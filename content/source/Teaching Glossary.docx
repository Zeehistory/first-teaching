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1092B" w14:textId="13CCDDC4" w:rsidR="00FD1A33" w:rsidRPr="00512709" w:rsidRDefault="00FD1A33" w:rsidP="00FD1A33">
      <w:pPr>
        <w:pStyle w:val="Heading1"/>
        <w:spacing w:before="120" w:after="0"/>
        <w:rPr>
          <w:rFonts w:asciiTheme="majorBidi" w:hAnsiTheme="majorBidi"/>
          <w:b/>
          <w:bCs/>
          <w:i/>
          <w:iCs/>
          <w:sz w:val="36"/>
          <w:szCs w:val="36"/>
        </w:rPr>
      </w:pPr>
      <w:bookmarkStart w:id="0" w:name="_Toc188509276"/>
      <w:bookmarkStart w:id="1" w:name="_Toc192407503"/>
      <w:r w:rsidRPr="00631F43">
        <w:rPr>
          <w:rFonts w:asciiTheme="majorBidi" w:hAnsiTheme="majorBidi"/>
          <w:b/>
          <w:bCs/>
          <w:i/>
          <w:iCs/>
          <w:sz w:val="36"/>
          <w:szCs w:val="36"/>
        </w:rPr>
        <w:t>Teaching Gloss</w:t>
      </w:r>
      <w:r>
        <w:rPr>
          <w:rFonts w:asciiTheme="majorBidi" w:hAnsiTheme="majorBidi"/>
          <w:b/>
          <w:bCs/>
          <w:i/>
          <w:iCs/>
          <w:sz w:val="36"/>
          <w:szCs w:val="36"/>
        </w:rPr>
        <w:t xml:space="preserve">ary </w:t>
      </w:r>
    </w:p>
    <w:p w14:paraId="70E9CF2B" w14:textId="3B3840C4" w:rsidR="0010131D" w:rsidRPr="000E697C" w:rsidRDefault="0010131D" w:rsidP="0010131D">
      <w:pPr>
        <w:rPr>
          <w:i/>
          <w:iCs/>
          <w:sz w:val="28"/>
          <w:szCs w:val="28"/>
        </w:rPr>
      </w:pPr>
      <w:bookmarkStart w:id="2" w:name="_Toc188509277"/>
      <w:bookmarkStart w:id="3" w:name="_Toc192407504"/>
      <w:bookmarkEnd w:id="0"/>
      <w:bookmarkEnd w:id="1"/>
      <w:r w:rsidRPr="000E697C">
        <w:rPr>
          <w:i/>
          <w:iCs/>
          <w:sz w:val="28"/>
          <w:szCs w:val="28"/>
        </w:rPr>
        <w:t>Important Paradigms, Cognitive Frames, Facts, &amp; Terms Used in This Work</w:t>
      </w:r>
    </w:p>
    <w:p w14:paraId="2C2CF2CC" w14:textId="77777777" w:rsidR="00FD1A33" w:rsidRPr="000E697C" w:rsidRDefault="00FD1A33" w:rsidP="000E697C">
      <w:pPr>
        <w:pStyle w:val="Heading2"/>
      </w:pPr>
      <w:r w:rsidRPr="000E697C">
        <w:t xml:space="preserve">Cognitive </w:t>
      </w:r>
      <w:bookmarkEnd w:id="2"/>
      <w:bookmarkEnd w:id="3"/>
      <w:r w:rsidRPr="000E697C">
        <w:t>Paradigms</w:t>
      </w:r>
    </w:p>
    <w:p w14:paraId="536B3A60" w14:textId="77777777" w:rsidR="00FD1A33" w:rsidRPr="00B10EB7" w:rsidRDefault="00FD1A33" w:rsidP="00E616ED">
      <w:pPr>
        <w:pStyle w:val="Heading3"/>
        <w:numPr>
          <w:ilvl w:val="0"/>
          <w:numId w:val="6"/>
        </w:numPr>
        <w:rPr>
          <w:rFonts w:asciiTheme="majorBidi" w:eastAsia="Times New Roman" w:hAnsiTheme="majorBidi"/>
          <w:b/>
          <w:bCs/>
          <w:i/>
          <w:iCs/>
          <w:color w:val="C00000"/>
        </w:rPr>
      </w:pPr>
      <w:r w:rsidRPr="00B10EB7">
        <w:rPr>
          <w:rFonts w:asciiTheme="majorBidi" w:hAnsiTheme="majorBidi"/>
          <w:b/>
          <w:bCs/>
          <w:i/>
          <w:iCs/>
          <w:color w:val="C00000"/>
        </w:rPr>
        <w:t>A Priori Truths &amp; A Posteriori Truths</w:t>
      </w:r>
    </w:p>
    <w:p w14:paraId="6DA437E6" w14:textId="37D0A599" w:rsidR="00FD1A33" w:rsidRPr="00527EBC" w:rsidRDefault="00FD1A33" w:rsidP="00A93D59">
      <w:pPr>
        <w:ind w:left="810"/>
        <w:rPr>
          <w:rFonts w:eastAsiaTheme="minorHAnsi"/>
        </w:rPr>
      </w:pPr>
      <w:r w:rsidRPr="00527EBC">
        <w:rPr>
          <w:rFonts w:asciiTheme="majorBidi" w:hAnsiTheme="majorBidi" w:cstheme="majorBidi"/>
          <w:b/>
          <w:bCs/>
          <w:i/>
        </w:rPr>
        <w:t>A Priori</w:t>
      </w:r>
      <w:r w:rsidRPr="00527EBC">
        <w:rPr>
          <w:rFonts w:asciiTheme="majorBidi" w:hAnsiTheme="majorBidi" w:cstheme="majorBidi"/>
          <w:b/>
          <w:bCs/>
        </w:rPr>
        <w:t xml:space="preserve"> Truths</w:t>
      </w:r>
      <w:r w:rsidRPr="00527EBC">
        <w:rPr>
          <w:rStyle w:val="FootnoteReference"/>
          <w:rFonts w:asciiTheme="majorBidi" w:hAnsiTheme="majorBidi" w:cstheme="majorBidi"/>
        </w:rPr>
        <w:footnoteReference w:id="1"/>
      </w:r>
      <w:r>
        <w:rPr>
          <w:rFonts w:eastAsiaTheme="minorHAnsi"/>
        </w:rPr>
        <w:tab/>
      </w:r>
      <w:r>
        <w:rPr>
          <w:rFonts w:eastAsiaTheme="minorHAnsi"/>
        </w:rPr>
        <w:tab/>
      </w:r>
      <w:bookmarkStart w:id="4" w:name="_Toc188509278"/>
    </w:p>
    <w:p w14:paraId="500176BA" w14:textId="77777777" w:rsidR="00FD1A33" w:rsidRPr="002A23EA" w:rsidRDefault="00FD1A33" w:rsidP="00E616ED">
      <w:pPr>
        <w:pStyle w:val="Heading4"/>
        <w:numPr>
          <w:ilvl w:val="0"/>
          <w:numId w:val="6"/>
        </w:numPr>
        <w:rPr>
          <w:rFonts w:asciiTheme="majorBidi" w:eastAsiaTheme="minorHAnsi" w:hAnsiTheme="majorBidi"/>
          <w:b/>
          <w:bCs/>
          <w:color w:val="C00000"/>
          <w:sz w:val="28"/>
          <w:szCs w:val="28"/>
        </w:rPr>
      </w:pPr>
      <w:r w:rsidRPr="00D1605B">
        <w:rPr>
          <w:rFonts w:asciiTheme="majorBidi" w:eastAsiaTheme="minorHAnsi" w:hAnsiTheme="majorBidi"/>
          <w:b/>
          <w:bCs/>
          <w:color w:val="C00000"/>
          <w:sz w:val="28"/>
          <w:szCs w:val="28"/>
        </w:rPr>
        <w:t>Absolute &amp; Infinite</w:t>
      </w:r>
      <w:bookmarkEnd w:id="4"/>
    </w:p>
    <w:p w14:paraId="6334A74B" w14:textId="77777777" w:rsidR="00FD1A33" w:rsidRPr="00527EBC" w:rsidRDefault="00FD1A33" w:rsidP="00FD1A33">
      <w:pPr>
        <w:ind w:left="810" w:right="1440"/>
        <w:jc w:val="both"/>
        <w:rPr>
          <w:rFonts w:asciiTheme="majorBidi" w:hAnsiTheme="majorBidi" w:cstheme="majorBidi"/>
        </w:rPr>
      </w:pPr>
      <w:bookmarkStart w:id="5" w:name="_Toc188509279"/>
      <w:r>
        <w:rPr>
          <w:rFonts w:asciiTheme="majorBidi" w:hAnsiTheme="majorBidi" w:cstheme="majorBidi"/>
        </w:rPr>
        <w:t xml:space="preserve">     </w:t>
      </w:r>
      <w:r w:rsidRPr="00631F43">
        <w:rPr>
          <w:rFonts w:asciiTheme="majorBidi" w:hAnsiTheme="majorBidi" w:cstheme="majorBidi"/>
        </w:rPr>
        <w:t xml:space="preserve">Our words “the Absolute” and “the Infinite” both come from Latin. Etymologically, “absolute” means “freed” and “unrestricted,” while “infinite” refers to that which has “no end” or “no limits.” The term Absolute is from the Latin </w:t>
      </w:r>
      <w:r w:rsidRPr="00631F43">
        <w:rPr>
          <w:rFonts w:asciiTheme="majorBidi" w:hAnsiTheme="majorBidi" w:cstheme="majorBidi"/>
          <w:i/>
          <w:iCs/>
        </w:rPr>
        <w:t>absolūtus</w:t>
      </w:r>
      <w:r w:rsidRPr="00631F43">
        <w:rPr>
          <w:rFonts w:asciiTheme="majorBidi" w:hAnsiTheme="majorBidi" w:cstheme="majorBidi"/>
        </w:rPr>
        <w:t xml:space="preserve">, which means “unconditional,” “unfettered,” and “rendered complete.” It is the perfect passive participle of the verb </w:t>
      </w:r>
      <w:r w:rsidRPr="00631F43">
        <w:rPr>
          <w:rFonts w:asciiTheme="majorBidi" w:hAnsiTheme="majorBidi" w:cstheme="majorBidi"/>
          <w:i/>
          <w:iCs/>
        </w:rPr>
        <w:t>absolv</w:t>
      </w:r>
      <w:r w:rsidRPr="00631F43">
        <w:rPr>
          <w:rFonts w:asciiTheme="majorBidi" w:hAnsiTheme="majorBidi" w:cstheme="majorBidi"/>
          <w:i/>
          <w:iCs/>
          <w:color w:val="000000" w:themeColor="text1"/>
        </w:rPr>
        <w:t>ō</w:t>
      </w:r>
      <w:r w:rsidRPr="00631F43">
        <w:rPr>
          <w:rFonts w:asciiTheme="majorBidi" w:hAnsiTheme="majorBidi" w:cstheme="majorBidi"/>
          <w:color w:val="000000" w:themeColor="text1"/>
        </w:rPr>
        <w:t xml:space="preserve">, </w:t>
      </w:r>
      <w:r w:rsidRPr="00631F43">
        <w:rPr>
          <w:rFonts w:asciiTheme="majorBidi" w:hAnsiTheme="majorBidi" w:cstheme="majorBidi"/>
          <w:i/>
          <w:iCs/>
          <w:color w:val="000000" w:themeColor="text1"/>
        </w:rPr>
        <w:t>absolvere</w:t>
      </w:r>
      <w:r w:rsidRPr="00631F43">
        <w:rPr>
          <w:rFonts w:asciiTheme="majorBidi" w:hAnsiTheme="majorBidi" w:cstheme="majorBidi"/>
          <w:color w:val="000000" w:themeColor="text1"/>
        </w:rPr>
        <w:t>, meaning “to loosen, set free, or render complete.” All of these Latin expressions are</w:t>
      </w:r>
      <w:r w:rsidRPr="00631F43">
        <w:rPr>
          <w:rFonts w:asciiTheme="majorBidi" w:hAnsiTheme="majorBidi" w:cstheme="majorBidi"/>
          <w:i/>
          <w:iCs/>
        </w:rPr>
        <w:t xml:space="preserve"> </w:t>
      </w:r>
      <w:r w:rsidRPr="00631F43">
        <w:rPr>
          <w:rFonts w:asciiTheme="majorBidi" w:hAnsiTheme="majorBidi" w:cstheme="majorBidi"/>
        </w:rPr>
        <w:t xml:space="preserve">similar to the Arabic </w:t>
      </w:r>
      <w:r w:rsidRPr="00631F43">
        <w:rPr>
          <w:rFonts w:asciiTheme="majorBidi" w:hAnsiTheme="majorBidi" w:cstheme="majorBidi"/>
          <w:i/>
          <w:iCs/>
        </w:rPr>
        <w:t>al-muṭlaq</w:t>
      </w:r>
      <w:r w:rsidRPr="00631F43">
        <w:rPr>
          <w:rFonts w:asciiTheme="majorBidi" w:hAnsiTheme="majorBidi" w:cstheme="majorBidi"/>
        </w:rPr>
        <w:t xml:space="preserve">, which also conveys the sense what is “absolute.” What is “absolute” in this sense is perfect and complete in itself, while being free of any limitations, restrictions, or exceptions. Thus, the absolute is unqualified. “The Infinite,” on the other hand, comes from the Latin </w:t>
      </w:r>
      <w:r w:rsidRPr="00631F43">
        <w:rPr>
          <w:rFonts w:asciiTheme="majorBidi" w:hAnsiTheme="majorBidi" w:cstheme="majorBidi"/>
          <w:i/>
          <w:iCs/>
        </w:rPr>
        <w:t>inf</w:t>
      </w:r>
      <w:r w:rsidRPr="00631F43">
        <w:rPr>
          <w:rFonts w:asciiTheme="majorBidi" w:hAnsiTheme="majorBidi" w:cstheme="majorBidi"/>
          <w:i/>
          <w:iCs/>
          <w:color w:val="000000" w:themeColor="text1"/>
        </w:rPr>
        <w:t>ī</w:t>
      </w:r>
      <w:r w:rsidRPr="00631F43">
        <w:rPr>
          <w:rFonts w:asciiTheme="majorBidi" w:hAnsiTheme="majorBidi" w:cstheme="majorBidi"/>
          <w:i/>
          <w:iCs/>
        </w:rPr>
        <w:t>n</w:t>
      </w:r>
      <w:r w:rsidRPr="00631F43">
        <w:rPr>
          <w:rFonts w:asciiTheme="majorBidi" w:hAnsiTheme="majorBidi" w:cstheme="majorBidi"/>
          <w:i/>
          <w:iCs/>
          <w:color w:val="000000" w:themeColor="text1"/>
        </w:rPr>
        <w:t>ī</w:t>
      </w:r>
      <w:r w:rsidRPr="00631F43">
        <w:rPr>
          <w:rFonts w:asciiTheme="majorBidi" w:hAnsiTheme="majorBidi" w:cstheme="majorBidi"/>
          <w:i/>
          <w:iCs/>
        </w:rPr>
        <w:t>tus</w:t>
      </w:r>
      <w:r w:rsidRPr="00631F43">
        <w:rPr>
          <w:rFonts w:asciiTheme="majorBidi" w:hAnsiTheme="majorBidi" w:cstheme="majorBidi"/>
        </w:rPr>
        <w:t xml:space="preserve">, which is a perfect passive participle, bringing together the particle </w:t>
      </w:r>
      <w:r w:rsidRPr="00631F43">
        <w:rPr>
          <w:rFonts w:asciiTheme="majorBidi" w:hAnsiTheme="majorBidi" w:cstheme="majorBidi"/>
          <w:i/>
          <w:iCs/>
        </w:rPr>
        <w:t>in</w:t>
      </w:r>
      <w:r w:rsidRPr="00631F43">
        <w:rPr>
          <w:rFonts w:asciiTheme="majorBidi" w:hAnsiTheme="majorBidi" w:cstheme="majorBidi"/>
        </w:rPr>
        <w:t xml:space="preserve"> (not or no) and </w:t>
      </w:r>
      <w:r w:rsidRPr="00631F43">
        <w:rPr>
          <w:rFonts w:asciiTheme="majorBidi" w:hAnsiTheme="majorBidi" w:cstheme="majorBidi"/>
          <w:i/>
          <w:iCs/>
        </w:rPr>
        <w:t>f</w:t>
      </w:r>
      <w:r w:rsidRPr="00631F43">
        <w:rPr>
          <w:rFonts w:asciiTheme="majorBidi" w:hAnsiTheme="majorBidi" w:cstheme="majorBidi"/>
          <w:i/>
          <w:iCs/>
          <w:color w:val="000000" w:themeColor="text1"/>
        </w:rPr>
        <w:t>ī</w:t>
      </w:r>
      <w:r w:rsidRPr="00631F43">
        <w:rPr>
          <w:rFonts w:asciiTheme="majorBidi" w:hAnsiTheme="majorBidi" w:cstheme="majorBidi"/>
          <w:i/>
          <w:iCs/>
        </w:rPr>
        <w:t>nis</w:t>
      </w:r>
      <w:r w:rsidRPr="00631F43">
        <w:rPr>
          <w:rFonts w:asciiTheme="majorBidi" w:hAnsiTheme="majorBidi" w:cstheme="majorBidi"/>
        </w:rPr>
        <w:t xml:space="preserve"> (end). Thus, what is </w:t>
      </w:r>
      <w:r w:rsidRPr="00631F43">
        <w:rPr>
          <w:rFonts w:asciiTheme="majorBidi" w:hAnsiTheme="majorBidi" w:cstheme="majorBidi"/>
          <w:i/>
          <w:iCs/>
        </w:rPr>
        <w:t>inf</w:t>
      </w:r>
      <w:r w:rsidRPr="00631F43">
        <w:rPr>
          <w:rFonts w:asciiTheme="majorBidi" w:hAnsiTheme="majorBidi" w:cstheme="majorBidi"/>
          <w:i/>
          <w:iCs/>
          <w:color w:val="000000" w:themeColor="text1"/>
        </w:rPr>
        <w:t>ī</w:t>
      </w:r>
      <w:r w:rsidRPr="00631F43">
        <w:rPr>
          <w:rFonts w:asciiTheme="majorBidi" w:hAnsiTheme="majorBidi" w:cstheme="majorBidi"/>
          <w:i/>
          <w:iCs/>
        </w:rPr>
        <w:t>n</w:t>
      </w:r>
      <w:r w:rsidRPr="00631F43">
        <w:rPr>
          <w:rFonts w:asciiTheme="majorBidi" w:hAnsiTheme="majorBidi" w:cstheme="majorBidi"/>
          <w:i/>
          <w:iCs/>
          <w:color w:val="000000" w:themeColor="text1"/>
        </w:rPr>
        <w:t>ī</w:t>
      </w:r>
      <w:r w:rsidRPr="00631F43">
        <w:rPr>
          <w:rFonts w:asciiTheme="majorBidi" w:hAnsiTheme="majorBidi" w:cstheme="majorBidi"/>
          <w:i/>
          <w:iCs/>
        </w:rPr>
        <w:t>tus</w:t>
      </w:r>
      <w:r w:rsidRPr="00631F43">
        <w:rPr>
          <w:rFonts w:asciiTheme="majorBidi" w:hAnsiTheme="majorBidi" w:cstheme="majorBidi"/>
        </w:rPr>
        <w:t xml:space="preserve"> has “no end.” It is “infinite,” “endless,” “without limits,” “boundless,” and “interminable,” all of which also made the Latin </w:t>
      </w:r>
      <w:r w:rsidRPr="00631F43">
        <w:rPr>
          <w:rFonts w:asciiTheme="majorBidi" w:hAnsiTheme="majorBidi" w:cstheme="majorBidi"/>
          <w:i/>
          <w:iCs/>
        </w:rPr>
        <w:t>inf</w:t>
      </w:r>
      <w:r w:rsidRPr="00631F43">
        <w:rPr>
          <w:rFonts w:asciiTheme="majorBidi" w:hAnsiTheme="majorBidi" w:cstheme="majorBidi"/>
          <w:i/>
          <w:iCs/>
          <w:color w:val="000000" w:themeColor="text1"/>
        </w:rPr>
        <w:t>ī</w:t>
      </w:r>
      <w:r w:rsidRPr="00631F43">
        <w:rPr>
          <w:rFonts w:asciiTheme="majorBidi" w:hAnsiTheme="majorBidi" w:cstheme="majorBidi"/>
          <w:i/>
          <w:iCs/>
        </w:rPr>
        <w:t>n</w:t>
      </w:r>
      <w:r w:rsidRPr="00631F43">
        <w:rPr>
          <w:rFonts w:asciiTheme="majorBidi" w:hAnsiTheme="majorBidi" w:cstheme="majorBidi"/>
          <w:i/>
          <w:iCs/>
          <w:color w:val="000000" w:themeColor="text1"/>
        </w:rPr>
        <w:t>ī</w:t>
      </w:r>
      <w:r w:rsidRPr="00631F43">
        <w:rPr>
          <w:rFonts w:asciiTheme="majorBidi" w:hAnsiTheme="majorBidi" w:cstheme="majorBidi"/>
          <w:i/>
          <w:iCs/>
        </w:rPr>
        <w:t>tus</w:t>
      </w:r>
      <w:r w:rsidRPr="00631F43">
        <w:rPr>
          <w:rFonts w:asciiTheme="majorBidi" w:hAnsiTheme="majorBidi" w:cstheme="majorBidi"/>
        </w:rPr>
        <w:t xml:space="preserve"> a synonym of “eternal” (</w:t>
      </w:r>
      <w:r w:rsidRPr="00631F43">
        <w:rPr>
          <w:rFonts w:asciiTheme="majorBidi" w:hAnsiTheme="majorBidi" w:cstheme="majorBidi"/>
          <w:i/>
          <w:iCs/>
          <w:color w:val="000000" w:themeColor="text1"/>
        </w:rPr>
        <w:t>æternus</w:t>
      </w:r>
      <w:r w:rsidRPr="00631F43">
        <w:rPr>
          <w:rFonts w:asciiTheme="majorBidi" w:hAnsiTheme="majorBidi" w:cstheme="majorBidi"/>
          <w:color w:val="000000" w:themeColor="text1"/>
        </w:rPr>
        <w:t xml:space="preserve">, </w:t>
      </w:r>
      <w:r w:rsidRPr="00631F43">
        <w:rPr>
          <w:rFonts w:asciiTheme="majorBidi" w:hAnsiTheme="majorBidi" w:cstheme="majorBidi"/>
          <w:i/>
          <w:iCs/>
          <w:color w:val="000000" w:themeColor="text1"/>
        </w:rPr>
        <w:t>sempiternus</w:t>
      </w:r>
      <w:r w:rsidRPr="00631F43">
        <w:rPr>
          <w:rFonts w:asciiTheme="majorBidi" w:hAnsiTheme="majorBidi" w:cstheme="majorBidi"/>
          <w:color w:val="000000" w:themeColor="text1"/>
        </w:rPr>
        <w:t xml:space="preserve">). </w:t>
      </w:r>
    </w:p>
    <w:p w14:paraId="7602CD65" w14:textId="77777777" w:rsidR="00FD1A33" w:rsidRDefault="00FD1A33" w:rsidP="00FD1A33">
      <w:pPr>
        <w:ind w:left="810" w:right="1440"/>
        <w:jc w:val="both"/>
        <w:rPr>
          <w:rFonts w:asciiTheme="majorBidi" w:hAnsiTheme="majorBidi" w:cstheme="majorBidi"/>
          <w:color w:val="000000" w:themeColor="text1"/>
        </w:rPr>
      </w:pPr>
      <w:r>
        <w:rPr>
          <w:rFonts w:asciiTheme="majorBidi" w:hAnsiTheme="majorBidi" w:cstheme="majorBidi"/>
          <w:color w:val="000000" w:themeColor="text1"/>
        </w:rPr>
        <w:t xml:space="preserve">       </w:t>
      </w:r>
      <w:r w:rsidRPr="00631F43">
        <w:rPr>
          <w:rFonts w:asciiTheme="majorBidi" w:hAnsiTheme="majorBidi" w:cstheme="majorBidi"/>
          <w:color w:val="000000" w:themeColor="text1"/>
        </w:rPr>
        <w:t xml:space="preserve">The Latin </w:t>
      </w:r>
      <w:r w:rsidRPr="00631F43">
        <w:rPr>
          <w:rFonts w:asciiTheme="majorBidi" w:hAnsiTheme="majorBidi" w:cstheme="majorBidi"/>
          <w:i/>
          <w:iCs/>
        </w:rPr>
        <w:t>absolūtus</w:t>
      </w:r>
      <w:r w:rsidRPr="00631F43">
        <w:rPr>
          <w:rFonts w:asciiTheme="majorBidi" w:hAnsiTheme="majorBidi" w:cstheme="majorBidi"/>
        </w:rPr>
        <w:t xml:space="preserve"> corresponds to the Greek </w:t>
      </w:r>
      <w:r w:rsidRPr="00631F43">
        <w:rPr>
          <w:rFonts w:asciiTheme="majorBidi" w:eastAsiaTheme="minorEastAsia" w:hAnsiTheme="majorBidi" w:cstheme="majorBidi"/>
          <w:i/>
          <w:iCs/>
          <w:color w:val="000000"/>
        </w:rPr>
        <w:t>À</w:t>
      </w:r>
      <w:r w:rsidRPr="00631F43">
        <w:rPr>
          <w:rFonts w:asciiTheme="majorBidi" w:hAnsiTheme="majorBidi" w:cstheme="majorBidi"/>
          <w:i/>
          <w:iCs/>
        </w:rPr>
        <w:t>p</w:t>
      </w:r>
      <w:r w:rsidRPr="00631F43">
        <w:rPr>
          <w:rFonts w:asciiTheme="majorBidi" w:hAnsiTheme="majorBidi" w:cstheme="majorBidi"/>
          <w:i/>
          <w:iCs/>
          <w:color w:val="000000" w:themeColor="text1"/>
        </w:rPr>
        <w:t>ólyton</w:t>
      </w:r>
      <w:r w:rsidRPr="00631F43">
        <w:rPr>
          <w:rFonts w:asciiTheme="majorBidi" w:hAnsiTheme="majorBidi" w:cstheme="majorBidi"/>
          <w:color w:val="000000" w:themeColor="text1"/>
        </w:rPr>
        <w:t xml:space="preserve">, </w:t>
      </w:r>
      <w:r w:rsidRPr="00631F43">
        <w:rPr>
          <w:rFonts w:asciiTheme="majorBidi" w:hAnsiTheme="majorBidi" w:cstheme="majorBidi"/>
          <w:i/>
          <w:iCs/>
          <w:color w:val="3D3A3A"/>
          <w:shd w:val="clear" w:color="auto" w:fill="FFFFFF"/>
        </w:rPr>
        <w:t>ἄ</w:t>
      </w:r>
      <w:r w:rsidRPr="00631F43">
        <w:rPr>
          <w:rStyle w:val="y2iqfc"/>
          <w:rFonts w:asciiTheme="majorBidi" w:eastAsiaTheme="majorEastAsia" w:hAnsiTheme="majorBidi" w:cstheme="majorBidi"/>
          <w:i/>
          <w:iCs/>
          <w:color w:val="1F1F1F"/>
          <w:lang w:val="el-GR"/>
        </w:rPr>
        <w:t>πόλυτο</w:t>
      </w:r>
      <w:r w:rsidRPr="00631F43">
        <w:rPr>
          <w:rFonts w:asciiTheme="majorBidi" w:hAnsiTheme="majorBidi" w:cstheme="majorBidi"/>
          <w:i/>
          <w:iCs/>
          <w:color w:val="000000" w:themeColor="text1"/>
        </w:rPr>
        <w:t>ν</w:t>
      </w:r>
      <w:r w:rsidRPr="00631F43">
        <w:rPr>
          <w:rFonts w:asciiTheme="majorBidi" w:hAnsiTheme="majorBidi" w:cstheme="majorBidi"/>
          <w:color w:val="000000" w:themeColor="text1"/>
        </w:rPr>
        <w:t xml:space="preserve"> as well as the term </w:t>
      </w:r>
      <w:r w:rsidRPr="00631F43">
        <w:rPr>
          <w:rFonts w:asciiTheme="majorBidi" w:eastAsiaTheme="minorEastAsia" w:hAnsiTheme="majorBidi" w:cstheme="majorBidi"/>
          <w:i/>
          <w:iCs/>
          <w:color w:val="000000"/>
        </w:rPr>
        <w:t xml:space="preserve">Ànhypótheton, </w:t>
      </w:r>
      <w:r w:rsidRPr="00631F43">
        <w:rPr>
          <w:rFonts w:asciiTheme="majorBidi" w:hAnsiTheme="majorBidi" w:cstheme="majorBidi"/>
          <w:i/>
          <w:iCs/>
          <w:color w:val="3D3A3A"/>
          <w:shd w:val="clear" w:color="auto" w:fill="FFFFFF"/>
        </w:rPr>
        <w:t>ἄν</w:t>
      </w:r>
      <w:r w:rsidRPr="00631F43">
        <w:rPr>
          <w:rFonts w:asciiTheme="majorBidi" w:hAnsiTheme="majorBidi" w:cstheme="majorBidi"/>
          <w:i/>
          <w:iCs/>
          <w:color w:val="000000"/>
        </w:rPr>
        <w:t>ὑπόθετον</w:t>
      </w:r>
      <w:r w:rsidRPr="00631F43">
        <w:rPr>
          <w:rFonts w:asciiTheme="majorBidi" w:hAnsiTheme="majorBidi" w:cstheme="majorBidi"/>
          <w:color w:val="000000"/>
        </w:rPr>
        <w:t>. Both</w:t>
      </w:r>
      <w:r w:rsidRPr="00631F43">
        <w:rPr>
          <w:rFonts w:asciiTheme="majorBidi" w:hAnsiTheme="majorBidi" w:cstheme="majorBidi"/>
          <w:color w:val="000000" w:themeColor="text1"/>
        </w:rPr>
        <w:t xml:space="preserve"> words are broad Philosophical equivalents, given the extensive cross pollination between Ancient Greek and Latin.</w:t>
      </w:r>
      <w:r w:rsidRPr="00631F43">
        <w:rPr>
          <w:rFonts w:asciiTheme="majorBidi" w:eastAsiaTheme="minorEastAsia" w:hAnsiTheme="majorBidi" w:cstheme="majorBidi"/>
          <w:i/>
          <w:iCs/>
          <w:color w:val="000000"/>
        </w:rPr>
        <w:t xml:space="preserve"> À</w:t>
      </w:r>
      <w:r w:rsidRPr="00631F43">
        <w:rPr>
          <w:rFonts w:asciiTheme="majorBidi" w:hAnsiTheme="majorBidi" w:cstheme="majorBidi"/>
          <w:i/>
          <w:iCs/>
        </w:rPr>
        <w:t>p</w:t>
      </w:r>
      <w:r w:rsidRPr="00631F43">
        <w:rPr>
          <w:rFonts w:asciiTheme="majorBidi" w:hAnsiTheme="majorBidi" w:cstheme="majorBidi"/>
          <w:i/>
          <w:iCs/>
          <w:color w:val="000000" w:themeColor="text1"/>
        </w:rPr>
        <w:t>ólyton</w:t>
      </w:r>
      <w:r w:rsidRPr="00631F43">
        <w:rPr>
          <w:rFonts w:asciiTheme="majorBidi" w:hAnsiTheme="majorBidi" w:cstheme="majorBidi"/>
          <w:color w:val="000000" w:themeColor="text1"/>
        </w:rPr>
        <w:t xml:space="preserve"> refers to what is sheer, perfect, unqualified, and unconditional and therefore self-sufficient, being dependent upon nothing external to itself. In Greek Theology, the adjective </w:t>
      </w:r>
      <w:r w:rsidRPr="00631F43">
        <w:rPr>
          <w:rFonts w:asciiTheme="majorBidi" w:eastAsiaTheme="minorEastAsia" w:hAnsiTheme="majorBidi" w:cstheme="majorBidi"/>
          <w:i/>
          <w:iCs/>
          <w:color w:val="000000"/>
        </w:rPr>
        <w:t>À</w:t>
      </w:r>
      <w:r w:rsidRPr="00631F43">
        <w:rPr>
          <w:rFonts w:asciiTheme="majorBidi" w:hAnsiTheme="majorBidi" w:cstheme="majorBidi"/>
          <w:i/>
          <w:iCs/>
        </w:rPr>
        <w:t>p</w:t>
      </w:r>
      <w:r w:rsidRPr="00631F43">
        <w:rPr>
          <w:rFonts w:asciiTheme="majorBidi" w:hAnsiTheme="majorBidi" w:cstheme="majorBidi"/>
          <w:i/>
          <w:iCs/>
          <w:color w:val="000000" w:themeColor="text1"/>
        </w:rPr>
        <w:t>ólyton</w:t>
      </w:r>
      <w:r w:rsidRPr="00631F43">
        <w:rPr>
          <w:rFonts w:asciiTheme="majorBidi" w:hAnsiTheme="majorBidi" w:cstheme="majorBidi"/>
          <w:color w:val="000000" w:themeColor="text1"/>
        </w:rPr>
        <w:t xml:space="preserve"> was conceived of in the absence of anything else. Thus, it negated all multiplicity within itself and was also used to designate the One, the Supreme Being. </w:t>
      </w:r>
      <w:r w:rsidRPr="00631F43">
        <w:rPr>
          <w:rFonts w:asciiTheme="majorBidi" w:hAnsiTheme="majorBidi" w:cstheme="majorBidi"/>
          <w:color w:val="000000"/>
        </w:rPr>
        <w:t>The second Greek term for “the Absolute,”</w:t>
      </w:r>
      <w:r w:rsidRPr="00631F43">
        <w:rPr>
          <w:rFonts w:asciiTheme="majorBidi" w:hAnsiTheme="majorBidi" w:cstheme="majorBidi"/>
          <w:color w:val="000000" w:themeColor="text1"/>
        </w:rPr>
        <w:t xml:space="preserve"> </w:t>
      </w:r>
      <w:r w:rsidRPr="00631F43">
        <w:rPr>
          <w:rFonts w:asciiTheme="majorBidi" w:eastAsiaTheme="minorEastAsia" w:hAnsiTheme="majorBidi" w:cstheme="majorBidi"/>
          <w:i/>
          <w:iCs/>
          <w:color w:val="000000"/>
        </w:rPr>
        <w:t xml:space="preserve">Ànhypótheton, </w:t>
      </w:r>
      <w:r w:rsidRPr="00631F43">
        <w:rPr>
          <w:rFonts w:asciiTheme="majorBidi" w:hAnsiTheme="majorBidi" w:cstheme="majorBidi"/>
          <w:i/>
          <w:iCs/>
          <w:color w:val="3D3A3A"/>
          <w:shd w:val="clear" w:color="auto" w:fill="FFFFFF"/>
        </w:rPr>
        <w:t>ἄν</w:t>
      </w:r>
      <w:r w:rsidRPr="00631F43">
        <w:rPr>
          <w:rFonts w:asciiTheme="majorBidi" w:hAnsiTheme="majorBidi" w:cstheme="majorBidi"/>
          <w:i/>
          <w:iCs/>
          <w:color w:val="000000"/>
        </w:rPr>
        <w:t>ὑπόθετον</w:t>
      </w:r>
      <w:r w:rsidRPr="00631F43">
        <w:rPr>
          <w:rFonts w:asciiTheme="majorBidi" w:hAnsiTheme="majorBidi" w:cstheme="majorBidi"/>
          <w:color w:val="000000"/>
        </w:rPr>
        <w:t xml:space="preserve"> literally means that which is not “placed beneath anything else,” and, by extension, it refers to whatever is not subordinate to or contingent upon anything else.</w:t>
      </w:r>
      <w:r w:rsidRPr="00631F43">
        <w:rPr>
          <w:rFonts w:asciiTheme="majorBidi" w:hAnsiTheme="majorBidi" w:cstheme="majorBidi"/>
          <w:color w:val="000000" w:themeColor="text1"/>
        </w:rPr>
        <w:t xml:space="preserve"> The Latin </w:t>
      </w:r>
      <w:r w:rsidRPr="00631F43">
        <w:rPr>
          <w:rFonts w:asciiTheme="majorBidi" w:hAnsiTheme="majorBidi" w:cstheme="majorBidi"/>
          <w:i/>
          <w:iCs/>
        </w:rPr>
        <w:t>inf</w:t>
      </w:r>
      <w:r w:rsidRPr="00631F43">
        <w:rPr>
          <w:rFonts w:asciiTheme="majorBidi" w:hAnsiTheme="majorBidi" w:cstheme="majorBidi"/>
          <w:i/>
          <w:iCs/>
          <w:color w:val="000000" w:themeColor="text1"/>
        </w:rPr>
        <w:t>ī</w:t>
      </w:r>
      <w:r w:rsidRPr="00631F43">
        <w:rPr>
          <w:rFonts w:asciiTheme="majorBidi" w:hAnsiTheme="majorBidi" w:cstheme="majorBidi"/>
          <w:i/>
          <w:iCs/>
        </w:rPr>
        <w:t>n</w:t>
      </w:r>
      <w:r w:rsidRPr="00631F43">
        <w:rPr>
          <w:rFonts w:asciiTheme="majorBidi" w:hAnsiTheme="majorBidi" w:cstheme="majorBidi"/>
          <w:i/>
          <w:iCs/>
          <w:color w:val="000000" w:themeColor="text1"/>
        </w:rPr>
        <w:t>ī</w:t>
      </w:r>
      <w:r w:rsidRPr="00631F43">
        <w:rPr>
          <w:rFonts w:asciiTheme="majorBidi" w:hAnsiTheme="majorBidi" w:cstheme="majorBidi"/>
          <w:i/>
          <w:iCs/>
        </w:rPr>
        <w:t>tus</w:t>
      </w:r>
      <w:r w:rsidRPr="00631F43">
        <w:rPr>
          <w:rFonts w:asciiTheme="majorBidi" w:hAnsiTheme="majorBidi" w:cstheme="majorBidi"/>
        </w:rPr>
        <w:t xml:space="preserve">, on the other hand, translated the Greek </w:t>
      </w:r>
      <w:r w:rsidRPr="00631F43">
        <w:rPr>
          <w:rFonts w:asciiTheme="majorBidi" w:hAnsiTheme="majorBidi" w:cstheme="majorBidi"/>
          <w:i/>
          <w:iCs/>
          <w:color w:val="000000" w:themeColor="text1"/>
        </w:rPr>
        <w:t>ápeiron</w:t>
      </w:r>
      <w:r w:rsidRPr="00631F43">
        <w:rPr>
          <w:rFonts w:asciiTheme="majorBidi" w:hAnsiTheme="majorBidi" w:cstheme="majorBidi"/>
        </w:rPr>
        <w:t>,</w:t>
      </w:r>
      <w:r w:rsidRPr="00631F43">
        <w:rPr>
          <w:rFonts w:asciiTheme="majorBidi" w:hAnsiTheme="majorBidi" w:cstheme="majorBidi"/>
          <w:color w:val="1F1F1F"/>
          <w:shd w:val="clear" w:color="auto" w:fill="FFFFFF"/>
        </w:rPr>
        <w:t xml:space="preserve"> </w:t>
      </w:r>
      <w:r w:rsidRPr="00631F43">
        <w:rPr>
          <w:rFonts w:asciiTheme="majorBidi" w:hAnsiTheme="majorBidi" w:cstheme="majorBidi"/>
          <w:i/>
          <w:iCs/>
          <w:color w:val="1F1F1F"/>
          <w:shd w:val="clear" w:color="auto" w:fill="FFFFFF"/>
        </w:rPr>
        <w:t>ἄπειρον</w:t>
      </w:r>
      <w:r w:rsidRPr="00631F43">
        <w:rPr>
          <w:rFonts w:asciiTheme="majorBidi" w:hAnsiTheme="majorBidi" w:cstheme="majorBidi"/>
        </w:rPr>
        <w:t xml:space="preserve">, referring to what is “unlimited,” “boundless,” “indefinite,” and “infinite,” from the combination of the Greek </w:t>
      </w:r>
      <w:r w:rsidRPr="00631F43">
        <w:rPr>
          <w:rFonts w:asciiTheme="majorBidi" w:hAnsiTheme="majorBidi" w:cstheme="majorBidi"/>
          <w:i/>
          <w:iCs/>
          <w:color w:val="000000" w:themeColor="text1"/>
        </w:rPr>
        <w:t>á</w:t>
      </w:r>
      <w:r w:rsidRPr="00631F43">
        <w:rPr>
          <w:rFonts w:asciiTheme="majorBidi" w:hAnsiTheme="majorBidi" w:cstheme="majorBidi"/>
          <w:i/>
          <w:iCs/>
        </w:rPr>
        <w:t xml:space="preserve">, </w:t>
      </w:r>
      <w:r w:rsidRPr="00631F43">
        <w:rPr>
          <w:rFonts w:asciiTheme="majorBidi" w:hAnsiTheme="majorBidi" w:cstheme="majorBidi"/>
          <w:i/>
          <w:iCs/>
          <w:color w:val="1F1F1F"/>
          <w:shd w:val="clear" w:color="auto" w:fill="FFFFFF"/>
        </w:rPr>
        <w:t>ἀ</w:t>
      </w:r>
      <w:r w:rsidRPr="00631F43">
        <w:rPr>
          <w:rFonts w:asciiTheme="majorBidi" w:hAnsiTheme="majorBidi" w:cstheme="majorBidi"/>
          <w:color w:val="1F1F1F"/>
          <w:shd w:val="clear" w:color="auto" w:fill="FFFFFF"/>
        </w:rPr>
        <w:t xml:space="preserve"> (without) and </w:t>
      </w:r>
      <w:r w:rsidRPr="00631F43">
        <w:rPr>
          <w:rFonts w:asciiTheme="majorBidi" w:hAnsiTheme="majorBidi" w:cstheme="majorBidi"/>
          <w:i/>
          <w:iCs/>
          <w:color w:val="1F1F1F"/>
          <w:shd w:val="clear" w:color="auto" w:fill="FFFFFF"/>
        </w:rPr>
        <w:t>pe</w:t>
      </w:r>
      <w:r w:rsidRPr="00631F43">
        <w:rPr>
          <w:rFonts w:asciiTheme="majorBidi" w:hAnsiTheme="majorBidi" w:cstheme="majorBidi"/>
          <w:i/>
          <w:iCs/>
          <w:color w:val="000000" w:themeColor="text1"/>
        </w:rPr>
        <w:t>îrar</w:t>
      </w:r>
      <w:r w:rsidRPr="00631F43">
        <w:rPr>
          <w:rFonts w:asciiTheme="majorBidi" w:hAnsiTheme="majorBidi" w:cstheme="majorBidi"/>
          <w:color w:val="000000" w:themeColor="text1"/>
        </w:rPr>
        <w:t xml:space="preserve">, </w:t>
      </w:r>
      <w:r w:rsidRPr="00631F43">
        <w:rPr>
          <w:rFonts w:asciiTheme="majorBidi" w:hAnsiTheme="majorBidi" w:cstheme="majorBidi"/>
          <w:i/>
          <w:iCs/>
          <w:color w:val="1F1F1F"/>
          <w:shd w:val="clear" w:color="auto" w:fill="FFFFFF"/>
        </w:rPr>
        <w:t>πεῖραρ</w:t>
      </w:r>
      <w:r w:rsidRPr="00631F43">
        <w:rPr>
          <w:rFonts w:asciiTheme="majorBidi" w:hAnsiTheme="majorBidi" w:cstheme="majorBidi"/>
          <w:color w:val="1F1F1F"/>
          <w:shd w:val="clear" w:color="auto" w:fill="FFFFFF"/>
        </w:rPr>
        <w:t xml:space="preserve"> (boundary, limit, end).</w:t>
      </w:r>
    </w:p>
    <w:p w14:paraId="648EA422" w14:textId="77777777" w:rsidR="00FD1A33" w:rsidRPr="00527EBC" w:rsidRDefault="00FD1A33" w:rsidP="00FD1A33">
      <w:pPr>
        <w:ind w:left="810" w:right="1440"/>
        <w:jc w:val="both"/>
        <w:rPr>
          <w:rFonts w:asciiTheme="majorBidi" w:hAnsiTheme="majorBidi" w:cstheme="majorBidi"/>
          <w:color w:val="000000" w:themeColor="text1"/>
        </w:rPr>
      </w:pPr>
      <w:r>
        <w:rPr>
          <w:rFonts w:asciiTheme="majorBidi" w:hAnsiTheme="majorBidi" w:cstheme="majorBidi"/>
          <w:color w:val="000000" w:themeColor="text1"/>
        </w:rPr>
        <w:t xml:space="preserve">      </w:t>
      </w:r>
      <w:r w:rsidRPr="00631F43">
        <w:rPr>
          <w:rFonts w:asciiTheme="majorBidi" w:hAnsiTheme="majorBidi" w:cstheme="majorBidi"/>
          <w:color w:val="474747"/>
          <w:shd w:val="clear" w:color="auto" w:fill="FFFFFF"/>
        </w:rPr>
        <w:t xml:space="preserve">In terms of Metaphysics, the Absolute contrasts with the relative, conditional, and the </w:t>
      </w:r>
      <w:r w:rsidRPr="00631F43">
        <w:rPr>
          <w:rFonts w:asciiTheme="majorBidi" w:hAnsiTheme="majorBidi" w:cstheme="majorBidi"/>
          <w:b/>
          <w:bCs/>
          <w:color w:val="474747"/>
          <w:shd w:val="clear" w:color="auto" w:fill="FFFFFF"/>
        </w:rPr>
        <w:t>contingent</w:t>
      </w:r>
      <w:r w:rsidRPr="00631F43">
        <w:rPr>
          <w:rFonts w:asciiTheme="majorBidi" w:hAnsiTheme="majorBidi" w:cstheme="majorBidi"/>
          <w:color w:val="474747"/>
          <w:shd w:val="clear" w:color="auto" w:fill="FFFFFF"/>
        </w:rPr>
        <w:t>.</w:t>
      </w:r>
      <w:r w:rsidRPr="00631F43">
        <w:rPr>
          <w:rStyle w:val="FootnoteReference"/>
          <w:rFonts w:asciiTheme="majorBidi" w:hAnsiTheme="majorBidi" w:cstheme="majorBidi"/>
          <w:color w:val="474747"/>
          <w:shd w:val="clear" w:color="auto" w:fill="FFFFFF"/>
        </w:rPr>
        <w:footnoteReference w:id="2"/>
      </w:r>
      <w:r w:rsidRPr="00631F43">
        <w:rPr>
          <w:rFonts w:asciiTheme="majorBidi" w:hAnsiTheme="majorBidi" w:cstheme="majorBidi"/>
          <w:color w:val="474747"/>
          <w:shd w:val="clear" w:color="auto" w:fill="FFFFFF"/>
        </w:rPr>
        <w:t xml:space="preserve"> </w:t>
      </w:r>
      <w:r w:rsidRPr="00631F43">
        <w:rPr>
          <w:rFonts w:asciiTheme="majorBidi" w:hAnsiTheme="majorBidi" w:cstheme="majorBidi"/>
        </w:rPr>
        <w:t xml:space="preserve">One of the most basic functions of the Intellect is to distinguish between the Absolute and non-Absolute, that is, the relative, conditional, and contingent. The Absolute cannot itself arise from what is relative, conditional, and contingent, and it, in turn, the Absolute stands as the ultimate explanation of all that is relative, conditional, and contingent. Taken in itself, Absolute Being is non-delimited Being, which is characterized by Self-Necessity and has Being without cause, since it necessarily lies beyond the realm of contingency, for which it is the ultimate cause. First Principles and universal Truths orient our cognition and our perception of everything that exists, both enabling and requiring us to make distinctions between the Absolute and the relative. God, the Supreme Being, is the Absolute and Immutable, who is always identical to Himself. As the Absolute, Infinite, and Immutable, He manifests Himself in creation at different levels, ranging from the universal to the particular. At the universal level, First Principles, universal Truths, and Archetypes underlie all manifestations of Conceptual Possibility and are “Signs,” “symbols,” and reflections of the Absolute. </w:t>
      </w:r>
      <w:r w:rsidRPr="00631F43">
        <w:rPr>
          <w:rFonts w:asciiTheme="majorBidi" w:hAnsiTheme="majorBidi" w:cstheme="majorBidi"/>
          <w:color w:val="000000"/>
        </w:rPr>
        <w:t xml:space="preserve">The Absolute Entity as well as absolute cognitive Truths—such as First Principles—constitute both the grounds and the limits of all cognition and explanation. As such, the Absolute has been one of the main themes of Traditional Philosophy. If the Absolute seems bewildering, it is usually because we have confused it with the contingent. The Absolute, by its essence, lies beyond explanation, but it also makes possible and satisfies the limits of all explanation in the contingent world. </w:t>
      </w:r>
    </w:p>
    <w:p w14:paraId="4F3BA3B6" w14:textId="77777777" w:rsidR="00FD1A33" w:rsidRDefault="00FD1A33" w:rsidP="00FD1A33">
      <w:pPr>
        <w:ind w:left="810" w:right="1440"/>
        <w:jc w:val="both"/>
        <w:rPr>
          <w:rFonts w:asciiTheme="majorBidi" w:hAnsiTheme="majorBidi" w:cstheme="majorBidi"/>
        </w:rPr>
      </w:pPr>
      <w:r>
        <w:rPr>
          <w:rFonts w:asciiTheme="majorBidi" w:hAnsiTheme="majorBidi" w:cstheme="majorBidi"/>
        </w:rPr>
        <w:t xml:space="preserve">      </w:t>
      </w:r>
      <w:r w:rsidRPr="00631F43">
        <w:rPr>
          <w:rFonts w:asciiTheme="majorBidi" w:hAnsiTheme="majorBidi" w:cstheme="majorBidi"/>
        </w:rPr>
        <w:t xml:space="preserve">The “Metaphysical Infinite” is real and describes to the Absolute Entity, which belies all delimitation in its Oneness and Essence. The Metaphysical Infinite must be distinguished from the so-called “mathematical infinite,” which is counterfeit if it is conceived of as a real set. Mathematical infinites or any infinites in the world of place and time can only be a “potential” and not an “actual” infinites. The Metaphysical order, on the other hand, is unlimited and free of delimitation. It lies beyond determination and is the affirmation of all that surpasses determination and delimitation. The so-called “mathematical infinite,” on the other hand, seeks to restricts the conception infinity to particulars and reproduce it in the limited domain of quantity. </w:t>
      </w:r>
      <w:r w:rsidRPr="00631F43">
        <w:rPr>
          <w:rFonts w:asciiTheme="majorBidi" w:hAnsiTheme="majorBidi" w:cstheme="majorBidi"/>
          <w:u w:val="single"/>
        </w:rPr>
        <w:t>The Infinite itself, however, cannot admit of any restriction, which emphasizes that it be absolutely unconditioned and undetermined</w:t>
      </w:r>
      <w:r w:rsidRPr="00631F43">
        <w:rPr>
          <w:rFonts w:asciiTheme="majorBidi" w:hAnsiTheme="majorBidi" w:cstheme="majorBidi"/>
        </w:rPr>
        <w:t>, for every determination of whatever sort is necessarily a limitation, since it must leave something outside of itself, namely all other equally possible determinations. Universal truths are Principles that determine everything that exists, and they are absolute in themselves and unrestricted in their application. The greater cannot, of itself, proceed from the lesser. The Absolute can emerge from the relative, conditional, or the contingent, and the Infinite cannot arise from the finite and delimited</w:t>
      </w:r>
      <w:r>
        <w:rPr>
          <w:rFonts w:asciiTheme="majorBidi" w:hAnsiTheme="majorBidi" w:cstheme="majorBidi"/>
        </w:rPr>
        <w:t>.</w:t>
      </w:r>
    </w:p>
    <w:p w14:paraId="3E046485" w14:textId="77777777" w:rsidR="00FD1A33" w:rsidRPr="00614701" w:rsidRDefault="00FD1A33" w:rsidP="00FD1A33">
      <w:pPr>
        <w:ind w:left="810" w:right="1440"/>
        <w:rPr>
          <w:rFonts w:asciiTheme="majorBidi" w:hAnsiTheme="majorBidi" w:cstheme="majorBidi"/>
        </w:rPr>
      </w:pPr>
      <w:r>
        <w:rPr>
          <w:rFonts w:asciiTheme="majorBidi" w:hAnsiTheme="majorBidi" w:cstheme="majorBidi"/>
          <w:sz w:val="28"/>
          <w:szCs w:val="28"/>
        </w:rPr>
        <w:t xml:space="preserve"> </w:t>
      </w:r>
      <w:r w:rsidRPr="00614701">
        <w:rPr>
          <w:rFonts w:asciiTheme="majorBidi" w:hAnsiTheme="majorBidi" w:cstheme="majorBidi"/>
        </w:rPr>
        <w:t xml:space="preserve">        Etymologically, “absolute” means “freed and unrestricted.” In terms of etymology, “infinity” refers to what which has no limits. The greater cannot come from the lesser; the Infinite cannot come from the finite and delimited. The Absolute cannot come from the contingent and conditional. We can use “metaphysical Infinite” to distinguish it from the “mathematical infinite,” which Guenon regards as counterfeit. The metaphysical order is unlimited; it contains no determination but is the affirmation of all that surpasses determination. “Mathematical infinite” restricts the conception to a particular and limited domain that of quantity. The </w:t>
      </w:r>
      <w:r w:rsidRPr="00614701">
        <w:rPr>
          <w:rFonts w:asciiTheme="majorBidi" w:hAnsiTheme="majorBidi" w:cstheme="majorBidi"/>
          <w:u w:val="single"/>
        </w:rPr>
        <w:t>Infinite</w:t>
      </w:r>
      <w:r w:rsidRPr="00614701">
        <w:rPr>
          <w:rFonts w:asciiTheme="majorBidi" w:hAnsiTheme="majorBidi" w:cstheme="majorBidi"/>
        </w:rPr>
        <w:t xml:space="preserve"> cannot admit of any restriction, which presupposes that it be absolutely unconditioned and undetermined, for every determination of whatever sort is necessarily a limitation because it must leave something outside of itself, namely all other equally possible determinations.</w:t>
      </w:r>
    </w:p>
    <w:p w14:paraId="49910F44" w14:textId="77777777" w:rsidR="00FD1A33" w:rsidRDefault="00FD1A33" w:rsidP="00FD1A33">
      <w:pPr>
        <w:ind w:left="810" w:right="1440"/>
        <w:jc w:val="both"/>
        <w:rPr>
          <w:rFonts w:asciiTheme="majorBidi" w:hAnsiTheme="majorBidi" w:cstheme="majorBidi"/>
        </w:rPr>
      </w:pPr>
    </w:p>
    <w:p w14:paraId="5D039272" w14:textId="77777777" w:rsidR="00FD1A33" w:rsidRPr="002A23EA" w:rsidRDefault="00FD1A33" w:rsidP="00FD1A33">
      <w:pPr>
        <w:ind w:left="810" w:right="1440"/>
        <w:jc w:val="both"/>
        <w:rPr>
          <w:rFonts w:asciiTheme="majorBidi" w:hAnsiTheme="majorBidi" w:cstheme="majorBidi"/>
        </w:rPr>
      </w:pPr>
    </w:p>
    <w:p w14:paraId="6D160B15" w14:textId="77777777" w:rsidR="00FD1A33" w:rsidRPr="00527EBC" w:rsidRDefault="00FD1A33" w:rsidP="00E616ED">
      <w:pPr>
        <w:pStyle w:val="Heading4"/>
        <w:numPr>
          <w:ilvl w:val="0"/>
          <w:numId w:val="6"/>
        </w:numPr>
        <w:rPr>
          <w:rFonts w:asciiTheme="majorBidi" w:eastAsiaTheme="minorHAnsi" w:hAnsiTheme="majorBidi"/>
          <w:b/>
          <w:bCs/>
          <w:color w:val="C00000"/>
          <w:sz w:val="28"/>
          <w:szCs w:val="28"/>
        </w:rPr>
      </w:pPr>
      <w:r w:rsidRPr="00527EBC">
        <w:rPr>
          <w:rFonts w:asciiTheme="majorBidi" w:eastAsiaTheme="minorHAnsi" w:hAnsiTheme="majorBidi"/>
          <w:b/>
          <w:bCs/>
          <w:color w:val="C00000"/>
          <w:sz w:val="28"/>
          <w:szCs w:val="28"/>
        </w:rPr>
        <w:t>Active &amp; Passive Intellect</w:t>
      </w:r>
      <w:bookmarkEnd w:id="5"/>
    </w:p>
    <w:p w14:paraId="01B42582" w14:textId="77777777" w:rsidR="00FD1A33" w:rsidRPr="00527EBC" w:rsidRDefault="00FD1A33" w:rsidP="00FD1A33">
      <w:pPr>
        <w:ind w:left="810" w:right="1440"/>
        <w:jc w:val="both"/>
        <w:rPr>
          <w:rFonts w:asciiTheme="majorBidi" w:hAnsiTheme="majorBidi" w:cstheme="majorBidi"/>
        </w:rPr>
      </w:pPr>
      <w:r>
        <w:rPr>
          <w:rFonts w:asciiTheme="majorBidi" w:eastAsiaTheme="majorEastAsia" w:hAnsiTheme="majorBidi" w:cstheme="majorBidi"/>
        </w:rPr>
        <w:t xml:space="preserve">    </w:t>
      </w:r>
      <w:r w:rsidRPr="00527EBC">
        <w:rPr>
          <w:rFonts w:asciiTheme="majorBidi" w:eastAsiaTheme="majorEastAsia" w:hAnsiTheme="majorBidi" w:cstheme="majorBidi"/>
        </w:rPr>
        <w:t>The “</w:t>
      </w:r>
      <w:r w:rsidRPr="00527EBC">
        <w:rPr>
          <w:rFonts w:asciiTheme="majorBidi" w:eastAsiaTheme="majorEastAsia" w:hAnsiTheme="majorBidi" w:cstheme="majorBidi"/>
          <w:b/>
          <w:bCs/>
        </w:rPr>
        <w:t>Active Intellect</w:t>
      </w:r>
      <w:r w:rsidRPr="00527EBC">
        <w:rPr>
          <w:rFonts w:asciiTheme="majorBidi" w:eastAsiaTheme="majorEastAsia" w:hAnsiTheme="majorBidi" w:cstheme="majorBidi"/>
        </w:rPr>
        <w:t>” (</w:t>
      </w:r>
      <w:r w:rsidRPr="00527EBC">
        <w:rPr>
          <w:rFonts w:asciiTheme="majorBidi" w:eastAsiaTheme="majorEastAsia" w:hAnsiTheme="majorBidi" w:cstheme="majorBidi"/>
          <w:i/>
          <w:iCs/>
        </w:rPr>
        <w:t>al-‘Aql al-Fi‘l</w:t>
      </w:r>
      <w:r w:rsidRPr="00527EBC">
        <w:rPr>
          <w:rFonts w:asciiTheme="majorBidi" w:hAnsiTheme="majorBidi" w:cstheme="majorBidi"/>
          <w:i/>
          <w:iCs/>
        </w:rPr>
        <w:t>ī</w:t>
      </w:r>
      <w:r w:rsidRPr="00527EBC">
        <w:rPr>
          <w:rFonts w:asciiTheme="majorBidi" w:eastAsiaTheme="majorEastAsia" w:hAnsiTheme="majorBidi" w:cstheme="majorBidi"/>
        </w:rPr>
        <w:t>) refers to Human cognition as naturally engaged “in the mode of discursive thought,” especially without the direct intervention of Revelation or Spiritual Unveiling (</w:t>
      </w:r>
      <w:r w:rsidRPr="00527EBC">
        <w:rPr>
          <w:rFonts w:asciiTheme="majorBidi" w:eastAsiaTheme="majorEastAsia" w:hAnsiTheme="majorBidi" w:cstheme="majorBidi"/>
          <w:i/>
          <w:iCs/>
        </w:rPr>
        <w:t>al-Kashf</w:t>
      </w:r>
      <w:r w:rsidRPr="00527EBC">
        <w:rPr>
          <w:rFonts w:asciiTheme="majorBidi" w:eastAsiaTheme="majorEastAsia" w:hAnsiTheme="majorBidi" w:cstheme="majorBidi"/>
        </w:rPr>
        <w:t xml:space="preserve">). This “active” quality of Human discourse reflects the Intellect as a manifestation of the Male Principle, which is also discussed in this Gloss along with its complementary, the Female Principle. </w:t>
      </w:r>
      <w:r w:rsidRPr="00527EBC">
        <w:rPr>
          <w:rFonts w:asciiTheme="majorBidi" w:hAnsiTheme="majorBidi" w:cstheme="majorBidi"/>
          <w:color w:val="000000"/>
        </w:rPr>
        <w:t xml:space="preserve">The Active Intellect contrasts with </w:t>
      </w:r>
      <w:r w:rsidRPr="00527EBC">
        <w:rPr>
          <w:rFonts w:asciiTheme="majorBidi" w:hAnsiTheme="majorBidi" w:cstheme="majorBidi"/>
        </w:rPr>
        <w:t>the “</w:t>
      </w:r>
      <w:r w:rsidRPr="00527EBC">
        <w:rPr>
          <w:rFonts w:asciiTheme="majorBidi" w:hAnsiTheme="majorBidi" w:cstheme="majorBidi"/>
          <w:b/>
          <w:bCs/>
        </w:rPr>
        <w:t>Passive</w:t>
      </w:r>
      <w:r w:rsidRPr="00527EBC">
        <w:rPr>
          <w:rFonts w:asciiTheme="majorBidi" w:hAnsiTheme="majorBidi" w:cstheme="majorBidi"/>
        </w:rPr>
        <w:t xml:space="preserve"> </w:t>
      </w:r>
      <w:r w:rsidRPr="00527EBC">
        <w:rPr>
          <w:rFonts w:asciiTheme="majorBidi" w:hAnsiTheme="majorBidi" w:cstheme="majorBidi"/>
          <w:b/>
          <w:bCs/>
        </w:rPr>
        <w:t>Intellect</w:t>
      </w:r>
      <w:r w:rsidRPr="00527EBC">
        <w:rPr>
          <w:rFonts w:asciiTheme="majorBidi" w:hAnsiTheme="majorBidi" w:cstheme="majorBidi"/>
        </w:rPr>
        <w:t>” (</w:t>
      </w:r>
      <w:r w:rsidRPr="00527EBC">
        <w:rPr>
          <w:rFonts w:asciiTheme="majorBidi" w:hAnsiTheme="majorBidi" w:cstheme="majorBidi"/>
          <w:i/>
          <w:iCs/>
        </w:rPr>
        <w:t xml:space="preserve">al-‘Aql </w:t>
      </w:r>
      <w:r w:rsidRPr="00527EBC">
        <w:rPr>
          <w:rFonts w:asciiTheme="majorBidi" w:eastAsiaTheme="majorEastAsia" w:hAnsiTheme="majorBidi" w:cstheme="majorBidi"/>
          <w:i/>
          <w:iCs/>
        </w:rPr>
        <w:t>al-Infi‘</w:t>
      </w:r>
      <w:r w:rsidRPr="00527EBC">
        <w:rPr>
          <w:rFonts w:asciiTheme="majorBidi" w:hAnsiTheme="majorBidi" w:cstheme="majorBidi"/>
          <w:i/>
          <w:iCs/>
          <w:color w:val="000000"/>
        </w:rPr>
        <w:t>ā</w:t>
      </w:r>
      <w:r w:rsidRPr="00527EBC">
        <w:rPr>
          <w:rFonts w:asciiTheme="majorBidi" w:eastAsiaTheme="majorEastAsia" w:hAnsiTheme="majorBidi" w:cstheme="majorBidi"/>
          <w:i/>
          <w:iCs/>
        </w:rPr>
        <w:t>l</w:t>
      </w:r>
      <w:r w:rsidRPr="00527EBC">
        <w:rPr>
          <w:rFonts w:asciiTheme="majorBidi" w:hAnsiTheme="majorBidi" w:cstheme="majorBidi"/>
          <w:i/>
          <w:iCs/>
        </w:rPr>
        <w:t>ī</w:t>
      </w:r>
      <w:r w:rsidRPr="00527EBC">
        <w:rPr>
          <w:rFonts w:asciiTheme="majorBidi" w:hAnsiTheme="majorBidi" w:cstheme="majorBidi"/>
        </w:rPr>
        <w:t>), which highlights the Intellect in its mode of subordination and receptivity to Revelation (</w:t>
      </w:r>
      <w:r w:rsidRPr="00527EBC">
        <w:rPr>
          <w:rFonts w:asciiTheme="majorBidi" w:hAnsiTheme="majorBidi" w:cstheme="majorBidi"/>
          <w:i/>
          <w:iCs/>
          <w:color w:val="000000"/>
        </w:rPr>
        <w:t>al-‘aql min ḥayth huwa qābil</w:t>
      </w:r>
      <w:r w:rsidRPr="00527EBC">
        <w:rPr>
          <w:rFonts w:asciiTheme="majorBidi" w:hAnsiTheme="majorBidi" w:cstheme="majorBidi"/>
        </w:rPr>
        <w:t>) as well as powerful but sound Spiritual experiences, most notably Spiritual Unveiling (</w:t>
      </w:r>
      <w:r w:rsidRPr="00527EBC">
        <w:rPr>
          <w:rFonts w:asciiTheme="majorBidi" w:hAnsiTheme="majorBidi" w:cstheme="majorBidi"/>
          <w:i/>
          <w:iCs/>
        </w:rPr>
        <w:t>al-Kashf</w:t>
      </w:r>
      <w:r w:rsidRPr="00527EBC">
        <w:rPr>
          <w:rFonts w:asciiTheme="majorBidi" w:hAnsiTheme="majorBidi" w:cstheme="majorBidi"/>
        </w:rPr>
        <w:t>), which is also defined in this Gloss. The Passive Intellect is superior to the Active Intellect and embodies the Female Principle, which is essential to Spiritual receptivity.</w:t>
      </w:r>
    </w:p>
    <w:p w14:paraId="770FAFE2" w14:textId="77777777" w:rsidR="00FD1A33" w:rsidRPr="00EF72D0" w:rsidRDefault="00FD1A33" w:rsidP="00FD1A33">
      <w:pPr>
        <w:ind w:left="810" w:right="1440"/>
        <w:jc w:val="both"/>
        <w:rPr>
          <w:rFonts w:asciiTheme="majorBidi" w:hAnsiTheme="majorBidi" w:cstheme="majorBidi"/>
        </w:rPr>
      </w:pPr>
      <w:r>
        <w:rPr>
          <w:rFonts w:asciiTheme="majorBidi" w:hAnsiTheme="majorBidi" w:cstheme="majorBidi"/>
        </w:rPr>
        <w:t xml:space="preserve">     </w:t>
      </w:r>
      <w:r w:rsidRPr="00527EBC">
        <w:rPr>
          <w:rFonts w:asciiTheme="majorBidi" w:hAnsiTheme="majorBidi" w:cstheme="majorBidi"/>
        </w:rPr>
        <w:t xml:space="preserve">The Active or discursive Intellect </w:t>
      </w:r>
      <w:r w:rsidRPr="00527EBC">
        <w:rPr>
          <w:rFonts w:asciiTheme="majorBidi" w:hAnsiTheme="majorBidi" w:cstheme="majorBidi"/>
          <w:i/>
          <w:iCs/>
        </w:rPr>
        <w:t>per se</w:t>
      </w:r>
      <w:r w:rsidRPr="00527EBC">
        <w:rPr>
          <w:rFonts w:asciiTheme="majorBidi" w:hAnsiTheme="majorBidi" w:cstheme="majorBidi"/>
        </w:rPr>
        <w:t xml:space="preserve"> employs First Principles, innate concepts, and authentic information. It organizes premises, constructs syllogisms, and discerns what is Conceptually Necessary, Possible, and Impossible. The Active Intellect’s inborn capacity to grasp First Principles—independent as they are of experience and data—and its intuitive grasp of </w:t>
      </w:r>
      <w:r w:rsidRPr="00527EBC">
        <w:rPr>
          <w:rFonts w:asciiTheme="majorBidi" w:hAnsiTheme="majorBidi" w:cstheme="majorBidi"/>
          <w:b/>
          <w:bCs/>
          <w:i/>
        </w:rPr>
        <w:t>A Priori</w:t>
      </w:r>
      <w:r w:rsidRPr="00527EBC">
        <w:rPr>
          <w:rFonts w:asciiTheme="majorBidi" w:hAnsiTheme="majorBidi" w:cstheme="majorBidi"/>
          <w:b/>
          <w:bCs/>
        </w:rPr>
        <w:t xml:space="preserve"> Truths</w:t>
      </w:r>
      <w:r>
        <w:rPr>
          <w:rFonts w:asciiTheme="majorBidi" w:hAnsiTheme="majorBidi" w:cstheme="majorBidi"/>
        </w:rPr>
        <w:t xml:space="preserve"> </w:t>
      </w:r>
      <w:r w:rsidRPr="00527EBC">
        <w:rPr>
          <w:rFonts w:asciiTheme="majorBidi" w:hAnsiTheme="majorBidi" w:cstheme="majorBidi"/>
        </w:rPr>
        <w:t>allows it—despite certain limitations—to work with its premises, process information, and arrive at sound conclusions—especially in the customary world of analogies, place, and time. Of all channels of Human consciousness, in the view of al-Imām al-Ghazālī, the Active Intellect and its powers of Rational thought have the inherent ability to perceive and grasp “spiritual realities” (</w:t>
      </w:r>
      <w:r w:rsidRPr="00527EBC">
        <w:rPr>
          <w:rFonts w:asciiTheme="majorBidi" w:hAnsiTheme="majorBidi" w:cstheme="majorBidi"/>
          <w:i/>
          <w:iCs/>
        </w:rPr>
        <w:t>al-ashyā’ al-rūḥāniyya</w:t>
      </w:r>
      <w:r w:rsidRPr="00527EBC">
        <w:rPr>
          <w:rFonts w:asciiTheme="majorBidi" w:hAnsiTheme="majorBidi" w:cstheme="majorBidi"/>
        </w:rPr>
        <w:t>), which also implies that it has the ability to flower and develop fully into the Passive Intellect.</w:t>
      </w:r>
    </w:p>
    <w:p w14:paraId="2FDB7222" w14:textId="77777777" w:rsidR="00FD1A33" w:rsidRPr="00EF72D0" w:rsidRDefault="00FD1A33" w:rsidP="00FD1A33">
      <w:pPr>
        <w:autoSpaceDE w:val="0"/>
        <w:autoSpaceDN w:val="0"/>
        <w:adjustRightInd w:val="0"/>
        <w:ind w:left="810" w:right="1440"/>
        <w:jc w:val="both"/>
        <w:rPr>
          <w:color w:val="000000"/>
        </w:rPr>
      </w:pPr>
      <w:r>
        <w:t xml:space="preserve">     </w:t>
      </w:r>
      <w:r w:rsidRPr="00527EBC">
        <w:t>To summarize, the Active Intellect refers to Human Cognition as our standard rational apparatus for working soundly with First Principles, innate concepts, verified information, as well as other tools of discursive thought such as Logic—but without reliance upon profound spiritual experiences and Unveiling (</w:t>
      </w:r>
      <w:r w:rsidRPr="00527EBC">
        <w:rPr>
          <w:i/>
          <w:iCs/>
        </w:rPr>
        <w:t>al-Kashf</w:t>
      </w:r>
      <w:r w:rsidRPr="00527EBC">
        <w:t>). The Passive or Receptive Intellect, on the other hand, shares all the sources of the Active Intellect but adds to them these additional spiritual dimensions—either as taken directly from individual illumination or as understood from the Prophets and the Masters of the Way. When the Active Intellect submits to and understands properly such essentially Revelatory elucidations and receives them inwardly, it may be called “Passive,” although it now has the capacity to “graduate” to a higher level and speak convincingly and with illumination about realities that were hidden from the Active Intellect. In this process of elucidation, the Passive Intellect employs and embellishes the language of the Active Intellect, while bringing to light Paradigms, Cognitive Frames, and Possibilities that would have never occurred to the discursive Intellect. The process of spiritual illumination profoundly transforms the Passive Intellect and generally renders it markedly superior to the systematically Active Intellect that has not undergone such renovation. When informed by authentic spiritual experience and Unveiling (</w:t>
      </w:r>
      <w:r w:rsidRPr="00527EBC">
        <w:rPr>
          <w:i/>
          <w:iCs/>
        </w:rPr>
        <w:t>al-Kashf</w:t>
      </w:r>
      <w:r w:rsidRPr="00527EBC">
        <w:t>), the Passive Intellect may also—in its own way—be said to function fully “under the rubric of Islam”—although it has come to enjoy a Metaphysical reach and sophistication unimaginable to the unaided Active Intellect, while it too was striving to work in the light of Revelation. The work of Ṣadr al-Dīn al-Qūnawī, Dāwūd al-Qayṣarī, and other Masters of the Corrective Tradition exemplifies the superior powers of the Passive Intellect, and it is to the Passive Intellect that the School of Critical Verification owes its greatest achievements.</w:t>
      </w:r>
      <w:r w:rsidRPr="00527EBC">
        <w:rPr>
          <w:color w:val="000000"/>
        </w:rPr>
        <w:t xml:space="preserve"> </w:t>
      </w:r>
    </w:p>
    <w:p w14:paraId="10B64484" w14:textId="77777777" w:rsidR="00FD1A33" w:rsidRPr="00EF72D0" w:rsidRDefault="00FD1A33" w:rsidP="00FD1A33">
      <w:pPr>
        <w:autoSpaceDE w:val="0"/>
        <w:autoSpaceDN w:val="0"/>
        <w:adjustRightInd w:val="0"/>
        <w:ind w:left="810" w:right="1440"/>
        <w:jc w:val="both"/>
        <w:rPr>
          <w:color w:val="000000"/>
        </w:rPr>
      </w:pPr>
      <w:r>
        <w:rPr>
          <w:color w:val="000000"/>
        </w:rPr>
        <w:t xml:space="preserve">     </w:t>
      </w:r>
      <w:r w:rsidRPr="00527EBC">
        <w:rPr>
          <w:color w:val="000000"/>
        </w:rPr>
        <w:t>Being subject to the Truth, however, according to traditional Metaphysics demands passivity of mind, illustrating that the intellect is not then free to think whatever it pleases but is only free to think the Truth. The Intellect does clearly act, but it cannot act unless it has itself been acted upon. It is only the knowledge of God that is independently creative and active. Thus, i</w:t>
      </w:r>
      <w:r w:rsidRPr="00527EBC">
        <w:rPr>
          <w:rFonts w:asciiTheme="majorBidi" w:hAnsiTheme="majorBidi" w:cstheme="majorBidi"/>
          <w:color w:val="000000"/>
        </w:rPr>
        <w:t>n speaking of discursive Reasoning among the Dialectical Scholars of Divinity (</w:t>
      </w:r>
      <w:r w:rsidRPr="00527EBC">
        <w:rPr>
          <w:rFonts w:asciiTheme="majorBidi" w:hAnsiTheme="majorBidi" w:cstheme="majorBidi"/>
          <w:i/>
          <w:iCs/>
          <w:color w:val="000000"/>
        </w:rPr>
        <w:t>al-Mutakallim</w:t>
      </w:r>
      <w:r w:rsidRPr="00527EBC">
        <w:rPr>
          <w:rFonts w:asciiTheme="majorBidi" w:hAnsiTheme="majorBidi" w:cstheme="majorBidi"/>
          <w:i/>
          <w:iCs/>
        </w:rPr>
        <w:t>ī</w:t>
      </w:r>
      <w:r w:rsidRPr="00527EBC">
        <w:rPr>
          <w:rFonts w:asciiTheme="majorBidi" w:hAnsiTheme="majorBidi" w:cstheme="majorBidi"/>
          <w:i/>
          <w:iCs/>
          <w:color w:val="000000"/>
        </w:rPr>
        <w:t>n</w:t>
      </w:r>
      <w:r w:rsidRPr="00527EBC">
        <w:rPr>
          <w:rFonts w:asciiTheme="majorBidi" w:hAnsiTheme="majorBidi" w:cstheme="majorBidi"/>
          <w:color w:val="000000"/>
        </w:rPr>
        <w:t xml:space="preserve">), Ibn al-‘Arabī observes: </w:t>
      </w:r>
    </w:p>
    <w:p w14:paraId="3B6F3E57" w14:textId="77777777" w:rsidR="00FD1A33" w:rsidRPr="00EF72D0" w:rsidRDefault="00FD1A33" w:rsidP="00FD1A33">
      <w:pPr>
        <w:autoSpaceDE w:val="0"/>
        <w:autoSpaceDN w:val="0"/>
        <w:adjustRightInd w:val="0"/>
        <w:ind w:left="1440" w:right="2340"/>
        <w:rPr>
          <w:rFonts w:asciiTheme="majorBidi" w:hAnsiTheme="majorBidi" w:cstheme="majorBidi"/>
          <w:color w:val="000000"/>
          <w:sz w:val="20"/>
          <w:szCs w:val="20"/>
        </w:rPr>
      </w:pPr>
      <w:r w:rsidRPr="00EF72D0">
        <w:rPr>
          <w:rFonts w:asciiTheme="majorBidi" w:hAnsiTheme="majorBidi" w:cstheme="majorBidi"/>
          <w:color w:val="000000"/>
          <w:sz w:val="20"/>
          <w:szCs w:val="20"/>
        </w:rPr>
        <w:t>Intellects have a limit, at which they must come to a halt in so far as they are discursive (</w:t>
      </w:r>
      <w:r w:rsidRPr="00EF72D0">
        <w:rPr>
          <w:rFonts w:asciiTheme="majorBidi" w:hAnsiTheme="majorBidi" w:cstheme="majorBidi"/>
          <w:i/>
          <w:iCs/>
          <w:color w:val="000000"/>
          <w:sz w:val="20"/>
          <w:szCs w:val="20"/>
        </w:rPr>
        <w:t>min ḥayth hiya mutafakkira</w:t>
      </w:r>
      <w:r w:rsidRPr="00EF72D0">
        <w:rPr>
          <w:rFonts w:asciiTheme="majorBidi" w:hAnsiTheme="majorBidi" w:cstheme="majorBidi"/>
          <w:color w:val="000000"/>
          <w:sz w:val="20"/>
          <w:szCs w:val="20"/>
        </w:rPr>
        <w:t>), but not in so far as they are receptive (</w:t>
      </w:r>
      <w:r w:rsidRPr="00EF72D0">
        <w:rPr>
          <w:rFonts w:asciiTheme="majorBidi" w:hAnsiTheme="majorBidi" w:cstheme="majorBidi"/>
          <w:i/>
          <w:iCs/>
          <w:color w:val="000000"/>
          <w:sz w:val="20"/>
          <w:szCs w:val="20"/>
        </w:rPr>
        <w:t>min ḥayth hiya qābila</w:t>
      </w:r>
      <w:r w:rsidRPr="00EF72D0">
        <w:rPr>
          <w:rFonts w:asciiTheme="majorBidi" w:hAnsiTheme="majorBidi" w:cstheme="majorBidi"/>
          <w:color w:val="000000"/>
          <w:sz w:val="20"/>
          <w:szCs w:val="20"/>
        </w:rPr>
        <w:t>).</w:t>
      </w:r>
    </w:p>
    <w:p w14:paraId="2C63711A" w14:textId="7761A91C" w:rsidR="00FD1A33" w:rsidRPr="00D90B4D" w:rsidRDefault="00FD1A33" w:rsidP="00D90B4D">
      <w:pPr>
        <w:autoSpaceDE w:val="0"/>
        <w:autoSpaceDN w:val="0"/>
        <w:adjustRightInd w:val="0"/>
        <w:ind w:left="810" w:right="1440"/>
        <w:jc w:val="both"/>
        <w:rPr>
          <w:rFonts w:asciiTheme="majorBidi" w:hAnsiTheme="majorBidi" w:cstheme="majorBidi"/>
          <w:color w:val="000000"/>
        </w:rPr>
      </w:pPr>
      <w:r>
        <w:rPr>
          <w:rFonts w:asciiTheme="majorBidi" w:hAnsiTheme="majorBidi" w:cstheme="majorBidi"/>
          <w:color w:val="000000"/>
        </w:rPr>
        <w:t xml:space="preserve">      </w:t>
      </w:r>
      <w:r w:rsidRPr="00EF72D0">
        <w:rPr>
          <w:rFonts w:asciiTheme="majorBidi" w:hAnsiTheme="majorBidi" w:cstheme="majorBidi"/>
          <w:color w:val="000000"/>
        </w:rPr>
        <w:t>By this statement, he asserts that the Active Intellect of discursive Divinity is able to demonstrate the validity of the fundamental Articles of faith such as God’s Oneness, Self-Necessity, the infallibility of the Divine Messengers, the role of Revelation, and the reasonability of God’s promises regarding the Hereafter. But the Active Intellect has limitations that impede its full understanding of Ultimate Truths (</w:t>
      </w:r>
      <w:r w:rsidRPr="00EF72D0">
        <w:rPr>
          <w:rFonts w:asciiTheme="majorBidi" w:hAnsiTheme="majorBidi" w:cstheme="majorBidi"/>
          <w:i/>
          <w:iCs/>
          <w:color w:val="000000"/>
        </w:rPr>
        <w:t>al-</w:t>
      </w:r>
      <w:r w:rsidRPr="00EF72D0">
        <w:rPr>
          <w:rFonts w:asciiTheme="majorBidi" w:hAnsiTheme="majorBidi" w:cstheme="majorBidi"/>
          <w:i/>
          <w:iCs/>
        </w:rPr>
        <w:t>Ḥ</w:t>
      </w:r>
      <w:r w:rsidRPr="00EF72D0">
        <w:rPr>
          <w:rFonts w:asciiTheme="majorBidi" w:hAnsiTheme="majorBidi" w:cstheme="majorBidi"/>
          <w:i/>
          <w:iCs/>
          <w:color w:val="000000"/>
        </w:rPr>
        <w:t>aq</w:t>
      </w:r>
      <w:r w:rsidRPr="00EF72D0">
        <w:rPr>
          <w:rFonts w:asciiTheme="majorBidi" w:hAnsiTheme="majorBidi" w:cstheme="majorBidi"/>
          <w:i/>
          <w:iCs/>
        </w:rPr>
        <w:t>ā</w:t>
      </w:r>
      <w:r w:rsidRPr="00EF72D0">
        <w:rPr>
          <w:rFonts w:asciiTheme="majorBidi" w:hAnsiTheme="majorBidi" w:cstheme="majorBidi"/>
          <w:i/>
          <w:iCs/>
          <w:color w:val="000000"/>
        </w:rPr>
        <w:t>’iq</w:t>
      </w:r>
      <w:r w:rsidRPr="00EF72D0">
        <w:rPr>
          <w:rFonts w:asciiTheme="majorBidi" w:hAnsiTheme="majorBidi" w:cstheme="majorBidi"/>
          <w:color w:val="000000"/>
        </w:rPr>
        <w:t>) as they are provided by the very Revelation it has proven to be valid, especially as regarding actual Realities pertaining to God and the Spiritual Domain (</w:t>
      </w:r>
      <w:r w:rsidRPr="00EF72D0">
        <w:rPr>
          <w:rFonts w:asciiTheme="majorBidi" w:hAnsiTheme="majorBidi" w:cstheme="majorBidi"/>
          <w:i/>
          <w:iCs/>
          <w:color w:val="000000"/>
        </w:rPr>
        <w:t>al-Malak</w:t>
      </w:r>
      <w:r w:rsidRPr="00EF72D0">
        <w:rPr>
          <w:rFonts w:asciiTheme="majorBidi" w:hAnsiTheme="majorBidi" w:cstheme="majorBidi"/>
          <w:i/>
          <w:iCs/>
        </w:rPr>
        <w:t>ū</w:t>
      </w:r>
      <w:r w:rsidRPr="00EF72D0">
        <w:rPr>
          <w:rFonts w:asciiTheme="majorBidi" w:hAnsiTheme="majorBidi" w:cstheme="majorBidi"/>
          <w:i/>
          <w:iCs/>
          <w:color w:val="000000"/>
        </w:rPr>
        <w:t>t</w:t>
      </w:r>
      <w:r w:rsidRPr="00EF72D0">
        <w:rPr>
          <w:rFonts w:asciiTheme="majorBidi" w:hAnsiTheme="majorBidi" w:cstheme="majorBidi"/>
          <w:color w:val="000000"/>
        </w:rPr>
        <w:t>) and the World of Divine Lights (</w:t>
      </w:r>
      <w:r w:rsidRPr="00EF72D0">
        <w:rPr>
          <w:rFonts w:asciiTheme="majorBidi" w:hAnsiTheme="majorBidi" w:cstheme="majorBidi"/>
          <w:i/>
          <w:iCs/>
          <w:color w:val="000000"/>
        </w:rPr>
        <w:t>al-Jabar</w:t>
      </w:r>
      <w:r w:rsidRPr="00EF72D0">
        <w:rPr>
          <w:rFonts w:asciiTheme="majorBidi" w:hAnsiTheme="majorBidi" w:cstheme="majorBidi"/>
          <w:i/>
          <w:iCs/>
        </w:rPr>
        <w:t>ū</w:t>
      </w:r>
      <w:r w:rsidRPr="00EF72D0">
        <w:rPr>
          <w:rFonts w:asciiTheme="majorBidi" w:hAnsiTheme="majorBidi" w:cstheme="majorBidi"/>
          <w:i/>
          <w:iCs/>
          <w:color w:val="000000"/>
        </w:rPr>
        <w:t>t</w:t>
      </w:r>
      <w:r w:rsidRPr="00EF72D0">
        <w:rPr>
          <w:rFonts w:asciiTheme="majorBidi" w:hAnsiTheme="majorBidi" w:cstheme="majorBidi"/>
          <w:color w:val="000000"/>
        </w:rPr>
        <w:t xml:space="preserve">). Sometimes, failure to acknowledge such limitations on the part of the Discursive Scholars has even led them to denying certain Truths altogether on the basis of presumed discursive “proofs” that affirmed apparent Conceptual Impossibility in matters that lied in reality beyond all valid analogy. </w:t>
      </w:r>
    </w:p>
    <w:p w14:paraId="7DF6B3EE" w14:textId="77777777" w:rsidR="00FD1A33" w:rsidRDefault="00FD1A33" w:rsidP="00E616ED">
      <w:pPr>
        <w:pStyle w:val="Heading4"/>
        <w:numPr>
          <w:ilvl w:val="0"/>
          <w:numId w:val="6"/>
        </w:numPr>
        <w:rPr>
          <w:rFonts w:asciiTheme="majorBidi" w:eastAsiaTheme="minorHAnsi" w:hAnsiTheme="majorBidi"/>
          <w:b/>
          <w:bCs/>
          <w:color w:val="C00000"/>
          <w:sz w:val="28"/>
          <w:szCs w:val="28"/>
        </w:rPr>
      </w:pPr>
      <w:bookmarkStart w:id="6" w:name="_Toc188509280"/>
      <w:r w:rsidRPr="00527EBC">
        <w:rPr>
          <w:rFonts w:asciiTheme="majorBidi" w:eastAsiaTheme="minorHAnsi" w:hAnsiTheme="majorBidi"/>
          <w:b/>
          <w:bCs/>
          <w:color w:val="C00000"/>
          <w:sz w:val="28"/>
          <w:szCs w:val="28"/>
        </w:rPr>
        <w:t>Adequation</w:t>
      </w:r>
      <w:bookmarkEnd w:id="6"/>
    </w:p>
    <w:p w14:paraId="7C61A838" w14:textId="77777777" w:rsidR="00FD1A33" w:rsidRPr="00956448" w:rsidRDefault="00FD1A33" w:rsidP="00FD1A33">
      <w:pPr>
        <w:rPr>
          <w:rFonts w:eastAsiaTheme="minorHAnsi"/>
        </w:rPr>
      </w:pPr>
      <w:r>
        <w:rPr>
          <w:rFonts w:asciiTheme="majorBidi" w:hAnsiTheme="majorBidi" w:cstheme="majorBidi"/>
          <w:sz w:val="28"/>
          <w:szCs w:val="28"/>
        </w:rPr>
        <w:t xml:space="preserve">          </w:t>
      </w:r>
      <w:r w:rsidRPr="00743798">
        <w:rPr>
          <w:rFonts w:asciiTheme="majorBidi" w:hAnsiTheme="majorBidi" w:cstheme="majorBidi"/>
          <w:sz w:val="28"/>
          <w:szCs w:val="28"/>
        </w:rPr>
        <w:t>“</w:t>
      </w:r>
      <w:r>
        <w:rPr>
          <w:rFonts w:asciiTheme="majorBidi" w:hAnsiTheme="majorBidi" w:cstheme="majorBidi"/>
          <w:b/>
          <w:bCs/>
          <w:sz w:val="28"/>
          <w:szCs w:val="28"/>
        </w:rPr>
        <w:t>A</w:t>
      </w:r>
      <w:r w:rsidRPr="00295878">
        <w:rPr>
          <w:rFonts w:asciiTheme="majorBidi" w:hAnsiTheme="majorBidi" w:cstheme="majorBidi"/>
          <w:b/>
          <w:bCs/>
          <w:sz w:val="28"/>
          <w:szCs w:val="28"/>
        </w:rPr>
        <w:t>dequation</w:t>
      </w:r>
      <w:r w:rsidRPr="00743798">
        <w:rPr>
          <w:rFonts w:asciiTheme="majorBidi" w:hAnsiTheme="majorBidi" w:cstheme="majorBidi"/>
          <w:sz w:val="28"/>
          <w:szCs w:val="28"/>
        </w:rPr>
        <w:t>”</w:t>
      </w:r>
      <w:r w:rsidRPr="00743798">
        <w:rPr>
          <w:rStyle w:val="FootnoteReference"/>
          <w:rFonts w:asciiTheme="majorBidi" w:hAnsiTheme="majorBidi" w:cstheme="majorBidi"/>
          <w:sz w:val="28"/>
          <w:szCs w:val="28"/>
        </w:rPr>
        <w:footnoteReference w:id="3"/>
      </w:r>
    </w:p>
    <w:p w14:paraId="497F68CD" w14:textId="77777777" w:rsidR="00FD1A33" w:rsidRDefault="00FD1A33" w:rsidP="00FD1A33">
      <w:pPr>
        <w:ind w:left="720" w:right="1440"/>
        <w:jc w:val="both"/>
        <w:rPr>
          <w:rFonts w:asciiTheme="majorBidi" w:hAnsiTheme="majorBidi" w:cstheme="majorBidi"/>
        </w:rPr>
      </w:pPr>
      <w:r>
        <w:rPr>
          <w:rFonts w:asciiTheme="majorBidi" w:eastAsiaTheme="minorHAnsi" w:hAnsiTheme="majorBidi" w:cstheme="majorBidi"/>
          <w:b/>
          <w:bCs/>
        </w:rPr>
        <w:t xml:space="preserve">     </w:t>
      </w:r>
      <w:r w:rsidRPr="009D2440">
        <w:rPr>
          <w:rFonts w:asciiTheme="majorBidi" w:eastAsiaTheme="minorHAnsi" w:hAnsiTheme="majorBidi" w:cstheme="majorBidi"/>
          <w:b/>
          <w:bCs/>
        </w:rPr>
        <w:t xml:space="preserve">Adequation </w:t>
      </w:r>
      <w:r w:rsidRPr="009D2440">
        <w:rPr>
          <w:rFonts w:asciiTheme="majorBidi" w:eastAsiaTheme="minorHAnsi" w:hAnsiTheme="majorBidi" w:cstheme="majorBidi"/>
        </w:rPr>
        <w:t>(Greek:</w:t>
      </w:r>
      <w:r w:rsidRPr="009D2440">
        <w:rPr>
          <w:rStyle w:val="y2iqfc"/>
          <w:rFonts w:asciiTheme="majorBidi" w:eastAsiaTheme="majorEastAsia" w:hAnsiTheme="majorBidi" w:cstheme="majorBidi"/>
          <w:color w:val="1F1F1F"/>
        </w:rPr>
        <w:t xml:space="preserve"> </w:t>
      </w:r>
      <w:r w:rsidRPr="009D2440">
        <w:rPr>
          <w:rStyle w:val="y2iqfc"/>
          <w:rFonts w:asciiTheme="majorBidi" w:eastAsiaTheme="majorEastAsia" w:hAnsiTheme="majorBidi" w:cstheme="majorBidi"/>
          <w:i/>
          <w:iCs/>
          <w:color w:val="1F1F1F"/>
        </w:rPr>
        <w:t>Epárkeia,</w:t>
      </w:r>
      <w:r w:rsidRPr="009D2440">
        <w:rPr>
          <w:rStyle w:val="y2iqfc"/>
          <w:rFonts w:asciiTheme="majorBidi" w:eastAsiaTheme="majorEastAsia" w:hAnsiTheme="majorBidi" w:cstheme="majorBidi"/>
          <w:i/>
          <w:iCs/>
          <w:color w:val="1F1F1F"/>
          <w:lang w:val="el-GR"/>
        </w:rPr>
        <w:t xml:space="preserve"> </w:t>
      </w:r>
      <w:r w:rsidRPr="009D2440">
        <w:rPr>
          <w:rFonts w:asciiTheme="majorBidi" w:hAnsiTheme="majorBidi" w:cstheme="majorBidi"/>
          <w:i/>
          <w:iCs/>
          <w:color w:val="000000" w:themeColor="text1"/>
        </w:rPr>
        <w:t>Ε</w:t>
      </w:r>
      <w:r w:rsidRPr="009D2440">
        <w:rPr>
          <w:rStyle w:val="y2iqfc"/>
          <w:rFonts w:asciiTheme="majorBidi" w:eastAsiaTheme="majorEastAsia" w:hAnsiTheme="majorBidi" w:cstheme="majorBidi"/>
          <w:i/>
          <w:iCs/>
          <w:color w:val="1F1F1F"/>
          <w:lang w:val="el-GR"/>
        </w:rPr>
        <w:t>πάρκεια</w:t>
      </w:r>
      <w:r w:rsidRPr="009D2440">
        <w:rPr>
          <w:rStyle w:val="y2iqfc"/>
          <w:rFonts w:asciiTheme="majorBidi" w:eastAsiaTheme="majorEastAsia" w:hAnsiTheme="majorBidi" w:cstheme="majorBidi"/>
          <w:color w:val="1F1F1F"/>
        </w:rPr>
        <w:t>;</w:t>
      </w:r>
      <w:r w:rsidRPr="009D2440">
        <w:rPr>
          <w:rFonts w:asciiTheme="majorBidi" w:eastAsiaTheme="minorHAnsi" w:hAnsiTheme="majorBidi" w:cstheme="majorBidi"/>
        </w:rPr>
        <w:t xml:space="preserve"> Latin: </w:t>
      </w:r>
      <w:r w:rsidRPr="009D2440">
        <w:rPr>
          <w:rStyle w:val="y2iqfc"/>
          <w:rFonts w:asciiTheme="majorBidi" w:eastAsiaTheme="majorEastAsia" w:hAnsiTheme="majorBidi" w:cstheme="majorBidi"/>
          <w:i/>
          <w:iCs/>
          <w:color w:val="1F1F1F"/>
          <w:lang w:val="la-Latn"/>
        </w:rPr>
        <w:t>Ad</w:t>
      </w:r>
      <w:r w:rsidRPr="009D2440">
        <w:rPr>
          <w:rFonts w:asciiTheme="majorBidi" w:hAnsiTheme="majorBidi" w:cstheme="majorBidi"/>
          <w:i/>
          <w:iCs/>
          <w:color w:val="000000" w:themeColor="text1"/>
        </w:rPr>
        <w:t>æ</w:t>
      </w:r>
      <w:r w:rsidRPr="009D2440">
        <w:rPr>
          <w:rStyle w:val="y2iqfc"/>
          <w:rFonts w:asciiTheme="majorBidi" w:eastAsiaTheme="majorEastAsia" w:hAnsiTheme="majorBidi" w:cstheme="majorBidi"/>
          <w:i/>
          <w:iCs/>
          <w:color w:val="1F1F1F"/>
          <w:lang w:val="la-Latn"/>
        </w:rPr>
        <w:t>quatio</w:t>
      </w:r>
      <w:r w:rsidRPr="009D2440">
        <w:rPr>
          <w:rFonts w:asciiTheme="majorBidi" w:eastAsiaTheme="minorHAnsi" w:hAnsiTheme="majorBidi" w:cstheme="majorBidi"/>
        </w:rPr>
        <w:t xml:space="preserve">) is taken from Greek, Islamic, and Medieval Western Philosophy. In </w:t>
      </w:r>
      <w:r w:rsidRPr="009D2440">
        <w:rPr>
          <w:rFonts w:asciiTheme="majorBidi" w:eastAsiaTheme="minorHAnsi" w:hAnsiTheme="majorBidi" w:cstheme="majorBidi"/>
          <w:i/>
          <w:iCs/>
        </w:rPr>
        <w:t>The First Teaching</w:t>
      </w:r>
      <w:r w:rsidRPr="009D2440">
        <w:rPr>
          <w:rFonts w:asciiTheme="majorBidi" w:eastAsiaTheme="minorHAnsi" w:hAnsiTheme="majorBidi" w:cstheme="majorBidi"/>
        </w:rPr>
        <w:t xml:space="preserve">, Adequation refers to the isomorphic relationship in cognition between the cognizant subject and his object of thought, which—despite the </w:t>
      </w:r>
      <w:r w:rsidRPr="009D2440">
        <w:rPr>
          <w:rFonts w:asciiTheme="majorBidi" w:eastAsiaTheme="minorHAnsi" w:hAnsiTheme="majorBidi" w:cstheme="majorBidi"/>
          <w:i/>
          <w:iCs/>
        </w:rPr>
        <w:t>relative</w:t>
      </w:r>
      <w:r w:rsidRPr="009D2440">
        <w:rPr>
          <w:rFonts w:asciiTheme="majorBidi" w:eastAsiaTheme="minorHAnsi" w:hAnsiTheme="majorBidi" w:cstheme="majorBidi"/>
        </w:rPr>
        <w:t xml:space="preserve"> perspective of the subject and the </w:t>
      </w:r>
      <w:r w:rsidRPr="009D2440">
        <w:rPr>
          <w:rFonts w:asciiTheme="majorBidi" w:eastAsiaTheme="minorHAnsi" w:hAnsiTheme="majorBidi" w:cstheme="majorBidi"/>
          <w:i/>
          <w:iCs/>
        </w:rPr>
        <w:t xml:space="preserve">relative </w:t>
      </w:r>
      <w:r w:rsidRPr="009D2440">
        <w:rPr>
          <w:rFonts w:asciiTheme="majorBidi" w:eastAsiaTheme="minorHAnsi" w:hAnsiTheme="majorBidi" w:cstheme="majorBidi"/>
        </w:rPr>
        <w:t xml:space="preserve">context of the object—is fully “adequate” in its coherence, its relationship to truth, and its potential to develop incrementally in a manner that confirms and does not overturn its first insights. </w:t>
      </w:r>
      <w:r w:rsidRPr="009D2440">
        <w:rPr>
          <w:rFonts w:asciiTheme="majorBidi" w:eastAsiaTheme="minorHAnsi" w:hAnsiTheme="majorBidi" w:cstheme="majorBidi"/>
          <w:i/>
          <w:iCs/>
        </w:rPr>
        <w:t>The First Teaching</w:t>
      </w:r>
      <w:r w:rsidRPr="009D2440">
        <w:rPr>
          <w:rFonts w:asciiTheme="majorBidi" w:eastAsiaTheme="minorHAnsi" w:hAnsiTheme="majorBidi" w:cstheme="majorBidi"/>
        </w:rPr>
        <w:t xml:space="preserve"> strongly advocates this </w:t>
      </w:r>
      <w:r w:rsidRPr="009D2440">
        <w:rPr>
          <w:rFonts w:asciiTheme="majorBidi" w:hAnsiTheme="majorBidi" w:cstheme="majorBidi"/>
        </w:rPr>
        <w:t xml:space="preserve">somewhat modified </w:t>
      </w:r>
      <w:r w:rsidRPr="009D2440">
        <w:rPr>
          <w:rFonts w:asciiTheme="majorBidi" w:eastAsiaTheme="minorHAnsi" w:hAnsiTheme="majorBidi" w:cstheme="majorBidi"/>
        </w:rPr>
        <w:t xml:space="preserve">concept of </w:t>
      </w:r>
      <w:r w:rsidRPr="009D2440">
        <w:rPr>
          <w:rFonts w:asciiTheme="majorBidi" w:hAnsiTheme="majorBidi" w:cstheme="majorBidi"/>
        </w:rPr>
        <w:t>Adequation as a cognitive imperative for sound Epistemology, Divinity, Metaphysics, Science, and other fields of theoretical and empirical knowledge.</w:t>
      </w:r>
    </w:p>
    <w:p w14:paraId="37E44F13" w14:textId="77777777" w:rsidR="00FD1A33" w:rsidRDefault="00FD1A33" w:rsidP="00FD1A33">
      <w:pPr>
        <w:ind w:left="720" w:right="1440"/>
        <w:jc w:val="both"/>
        <w:rPr>
          <w:rFonts w:asciiTheme="majorBidi" w:hAnsiTheme="majorBidi" w:cstheme="majorBidi"/>
        </w:rPr>
      </w:pPr>
      <w:r>
        <w:rPr>
          <w:rFonts w:asciiTheme="majorBidi" w:eastAsiaTheme="minorHAnsi" w:hAnsiTheme="majorBidi" w:cstheme="majorBidi"/>
          <w:b/>
          <w:bCs/>
        </w:rPr>
        <w:t xml:space="preserve">     </w:t>
      </w:r>
      <w:r w:rsidRPr="009D2440">
        <w:rPr>
          <w:rFonts w:asciiTheme="majorBidi" w:hAnsiTheme="majorBidi" w:cstheme="majorBidi"/>
          <w:i/>
          <w:iCs/>
        </w:rPr>
        <w:t>The First Teaching</w:t>
      </w:r>
      <w:r w:rsidRPr="009D2440">
        <w:rPr>
          <w:rFonts w:asciiTheme="majorBidi" w:hAnsiTheme="majorBidi" w:cstheme="majorBidi"/>
        </w:rPr>
        <w:t xml:space="preserve"> invokes Cognitive Adequation in its</w:t>
      </w:r>
      <w:r w:rsidRPr="009D2440">
        <w:rPr>
          <w:rFonts w:asciiTheme="majorBidi" w:hAnsiTheme="majorBidi" w:cstheme="majorBidi"/>
          <w:b/>
          <w:bCs/>
        </w:rPr>
        <w:t xml:space="preserve"> </w:t>
      </w:r>
      <w:r w:rsidRPr="009D2440">
        <w:rPr>
          <w:rFonts w:asciiTheme="majorBidi" w:hAnsiTheme="majorBidi" w:cstheme="majorBidi"/>
        </w:rPr>
        <w:t>presentation of the present-day phenomenon of thorough-going</w:t>
      </w:r>
      <w:r w:rsidRPr="009D2440">
        <w:rPr>
          <w:rFonts w:asciiTheme="majorBidi" w:hAnsiTheme="majorBidi" w:cstheme="majorBidi"/>
          <w:b/>
          <w:bCs/>
        </w:rPr>
        <w:t xml:space="preserve"> Relativism</w:t>
      </w:r>
      <w:r w:rsidRPr="009D2440">
        <w:rPr>
          <w:rFonts w:asciiTheme="majorBidi" w:hAnsiTheme="majorBidi" w:cstheme="majorBidi"/>
        </w:rPr>
        <w:t>, and the book advocates Adequation not just as an antidote for Relativism but also as a proper vindication of the necessary role of “</w:t>
      </w:r>
      <w:r w:rsidRPr="009D2440">
        <w:rPr>
          <w:rFonts w:asciiTheme="majorBidi" w:hAnsiTheme="majorBidi" w:cstheme="majorBidi"/>
          <w:i/>
          <w:iCs/>
        </w:rPr>
        <w:t>the relative</w:t>
      </w:r>
      <w:r w:rsidRPr="009D2440">
        <w:rPr>
          <w:rFonts w:asciiTheme="majorBidi" w:hAnsiTheme="majorBidi" w:cstheme="majorBidi"/>
        </w:rPr>
        <w:t>”—inwardly and outwardly—in all sound Human cognition and the definition and discovery of Truth.</w:t>
      </w:r>
      <w:r>
        <w:rPr>
          <w:rFonts w:asciiTheme="majorBidi" w:hAnsiTheme="majorBidi" w:cstheme="majorBidi"/>
        </w:rPr>
        <w:t xml:space="preserve"> </w:t>
      </w:r>
      <w:r w:rsidRPr="009D2440">
        <w:rPr>
          <w:rFonts w:asciiTheme="majorBidi" w:hAnsiTheme="majorBidi" w:cstheme="majorBidi"/>
        </w:rPr>
        <w:t>Total Relativism formulates “the relative” as a major disability in sound cognition, whereas, in fact, proper understanding of “the relative” lies as the heart of Human perception of the Truth. Relativism in the absolute, however, undercuts the possibility of sound cognition and knowledge, is a contradiction in terms. For, it rejects all established conclusions and firm assertions about Truth without regard to their proofs as well as Traditional Dogmas. Yet, strangely, Relativism fails to see that it is itself a Dogma and absolute statement of Truth—which, if Relativism were truthful, ought also to lead to its own rejection of itself. For, it boldly declares as absolute Truth that there is no absolute Truth, thus, fashioning itself as “an Axiom to destroy all Axioms,” asserting as “knowledge” that knowledge does not exist.</w:t>
      </w:r>
    </w:p>
    <w:p w14:paraId="4CBA5422" w14:textId="77777777" w:rsidR="00FD1A33" w:rsidRPr="009D2440" w:rsidRDefault="00FD1A33" w:rsidP="00FD1A33">
      <w:pPr>
        <w:ind w:left="720" w:right="1440"/>
        <w:jc w:val="both"/>
        <w:rPr>
          <w:rFonts w:asciiTheme="majorBidi" w:hAnsiTheme="majorBidi" w:cstheme="majorBidi"/>
        </w:rPr>
      </w:pPr>
      <w:r>
        <w:rPr>
          <w:rFonts w:asciiTheme="majorBidi" w:hAnsiTheme="majorBidi" w:cstheme="majorBidi"/>
          <w:i/>
          <w:iCs/>
        </w:rPr>
        <w:t xml:space="preserve">     </w:t>
      </w:r>
      <w:r w:rsidRPr="009D2440">
        <w:rPr>
          <w:rFonts w:asciiTheme="majorBidi" w:hAnsiTheme="majorBidi" w:cstheme="majorBidi"/>
        </w:rPr>
        <w:t>Although Relativism often casts itself as liberal, its rejection of all intrinsic certitude is, ultimately, illiberal, dictatorial, and totalitarian. Because it lacks any form of Adequation, it is futile and pointless, as well as being systematically superficial and self-satisfied. The willfully superficial mind—closed on itself in the name of “openness” and skeptical of all subjective and objective reality except its own arbitrary opinions about them—is incapable of personal transformation and true learning because proofs, knowledge, and counsel cannot be construed in a vacuum.</w:t>
      </w:r>
    </w:p>
    <w:p w14:paraId="233A7A17" w14:textId="77777777" w:rsidR="00FD1A33" w:rsidRPr="009D2440" w:rsidRDefault="00FD1A33" w:rsidP="00FD1A33">
      <w:pPr>
        <w:ind w:left="720" w:right="1440"/>
        <w:jc w:val="both"/>
        <w:rPr>
          <w:rFonts w:asciiTheme="majorBidi" w:hAnsiTheme="majorBidi" w:cstheme="majorBidi"/>
        </w:rPr>
      </w:pPr>
      <w:r>
        <w:rPr>
          <w:rFonts w:asciiTheme="majorBidi" w:hAnsiTheme="majorBidi" w:cstheme="majorBidi"/>
          <w:b/>
          <w:bCs/>
        </w:rPr>
        <w:t xml:space="preserve">    </w:t>
      </w:r>
      <w:r w:rsidRPr="009D2440">
        <w:rPr>
          <w:rFonts w:asciiTheme="majorBidi" w:hAnsiTheme="majorBidi" w:cstheme="majorBidi"/>
          <w:b/>
          <w:bCs/>
        </w:rPr>
        <w:t>Adequation</w:t>
      </w:r>
      <w:r w:rsidRPr="009D2440">
        <w:rPr>
          <w:rFonts w:asciiTheme="majorBidi" w:hAnsiTheme="majorBidi" w:cstheme="majorBidi"/>
        </w:rPr>
        <w:t xml:space="preserve"> or “the pursuit of cognitive Adequacy” are discussed in Volume Six. </w:t>
      </w:r>
      <w:r w:rsidRPr="009D2440">
        <w:rPr>
          <w:rFonts w:asciiTheme="majorBidi" w:hAnsiTheme="majorBidi" w:cstheme="majorBidi"/>
          <w:i/>
          <w:iCs/>
        </w:rPr>
        <w:t>The First Teaching</w:t>
      </w:r>
      <w:r w:rsidRPr="009D2440">
        <w:rPr>
          <w:rFonts w:asciiTheme="majorBidi" w:hAnsiTheme="majorBidi" w:cstheme="majorBidi"/>
        </w:rPr>
        <w:t xml:space="preserve"> takes the liberty to modify the standard concept of Adequation as found in Greek, Islamic, and Medieval Philosophers. From the standpoint of </w:t>
      </w:r>
      <w:r w:rsidRPr="009D2440">
        <w:rPr>
          <w:rFonts w:asciiTheme="majorBidi" w:hAnsiTheme="majorBidi" w:cstheme="majorBidi"/>
          <w:i/>
          <w:iCs/>
        </w:rPr>
        <w:t xml:space="preserve">The First Teaching, </w:t>
      </w:r>
      <w:r w:rsidRPr="009D2440">
        <w:rPr>
          <w:rFonts w:asciiTheme="majorBidi" w:hAnsiTheme="majorBidi" w:cstheme="majorBidi"/>
        </w:rPr>
        <w:t xml:space="preserve">Adequation or “the pursuit of Cognitive Adequacy” is an essential requirement for the systematic congruity of all Sciences and types of knowledge. Adequation, as conceived of in </w:t>
      </w:r>
      <w:r w:rsidRPr="009D2440">
        <w:rPr>
          <w:rFonts w:asciiTheme="majorBidi" w:hAnsiTheme="majorBidi" w:cstheme="majorBidi"/>
          <w:i/>
          <w:iCs/>
        </w:rPr>
        <w:t>The First Teaching</w:t>
      </w:r>
      <w:r w:rsidRPr="009D2440">
        <w:rPr>
          <w:rFonts w:asciiTheme="majorBidi" w:hAnsiTheme="majorBidi" w:cstheme="majorBidi"/>
        </w:rPr>
        <w:t>, is, therefore, one of the fruits of the proper “rooting” of every science and field of knowledge in First Principles and secondary corollaries of deduction, which gives them Adequate foundations and enables them to grow and expand without contradicting or turning on themselves. In this sense, providing the pedagogical means for Adequation is a primary imperative for all true cognition.</w:t>
      </w:r>
    </w:p>
    <w:p w14:paraId="156A80C0" w14:textId="77777777" w:rsidR="00FD1A33" w:rsidRPr="009D2440" w:rsidRDefault="00FD1A33" w:rsidP="00FD1A33">
      <w:pPr>
        <w:ind w:left="720" w:right="1440"/>
        <w:jc w:val="both"/>
        <w:rPr>
          <w:rFonts w:asciiTheme="majorBidi" w:hAnsiTheme="majorBidi" w:cstheme="majorBidi"/>
        </w:rPr>
      </w:pPr>
      <w:r>
        <w:rPr>
          <w:rFonts w:asciiTheme="majorBidi" w:hAnsiTheme="majorBidi" w:cstheme="majorBidi"/>
        </w:rPr>
        <w:t xml:space="preserve">      </w:t>
      </w:r>
      <w:r w:rsidRPr="009D2440">
        <w:rPr>
          <w:rFonts w:asciiTheme="majorBidi" w:hAnsiTheme="majorBidi" w:cstheme="majorBidi"/>
        </w:rPr>
        <w:t>“</w:t>
      </w:r>
      <w:r w:rsidRPr="009D2440">
        <w:rPr>
          <w:rFonts w:asciiTheme="majorBidi" w:hAnsiTheme="majorBidi" w:cstheme="majorBidi"/>
          <w:u w:val="single"/>
        </w:rPr>
        <w:t>The beginnings are the manifestations of the ends,” and sound cognition must begin in knowledge and Truth in order to end in knowledge and Truth</w:t>
      </w:r>
      <w:r w:rsidRPr="009D2440">
        <w:rPr>
          <w:rFonts w:asciiTheme="majorBidi" w:hAnsiTheme="majorBidi" w:cstheme="majorBidi"/>
        </w:rPr>
        <w:t xml:space="preserve">. Adequation seeks to get “the beginnings” of each field of knowledge correct by carefully laying down solid foundations and imparting sufficient knowledge of permanent Truth-value that are capable of continual growth without ever being at variance with or destroying the foundations they were built upon. For example, as the seed of Creedal knowledge germinates and grows into a lofty tree, it never pulls up or replaces the roots it put down in the beginning, and, as the tree grows higher and branches out, the roots grow commensurate with it. As regards the quest for deepest truths—especially as regards the knowledge of God, the Infinite and Absolute—Adequation in </w:t>
      </w:r>
      <w:r w:rsidRPr="009D2440">
        <w:rPr>
          <w:rFonts w:asciiTheme="majorBidi" w:hAnsiTheme="majorBidi" w:cstheme="majorBidi"/>
          <w:i/>
          <w:iCs/>
        </w:rPr>
        <w:t xml:space="preserve">The First Teaching </w:t>
      </w:r>
      <w:r w:rsidRPr="009D2440">
        <w:rPr>
          <w:rFonts w:asciiTheme="majorBidi" w:hAnsiTheme="majorBidi" w:cstheme="majorBidi"/>
        </w:rPr>
        <w:t>stands for sound beginnings that allow true cognition and facilitate spiritual experience but constantly expand and reach outward without ever negating the sound assertions upon which they were predicated from the outset.</w:t>
      </w:r>
    </w:p>
    <w:p w14:paraId="31DA08AA" w14:textId="77777777" w:rsidR="00FD1A33" w:rsidRPr="009D2440" w:rsidRDefault="00FD1A33" w:rsidP="00FD1A33">
      <w:pPr>
        <w:autoSpaceDE w:val="0"/>
        <w:autoSpaceDN w:val="0"/>
        <w:adjustRightInd w:val="0"/>
        <w:ind w:left="720" w:right="1440"/>
        <w:jc w:val="both"/>
        <w:rPr>
          <w:rFonts w:asciiTheme="majorBidi" w:hAnsiTheme="majorBidi" w:cstheme="majorBidi"/>
          <w:color w:val="000000"/>
        </w:rPr>
      </w:pPr>
      <w:r>
        <w:rPr>
          <w:rFonts w:asciiTheme="majorBidi" w:hAnsiTheme="majorBidi" w:cstheme="majorBidi"/>
        </w:rPr>
        <w:t xml:space="preserve">     </w:t>
      </w:r>
      <w:r w:rsidRPr="009D2440">
        <w:rPr>
          <w:rFonts w:asciiTheme="majorBidi" w:hAnsiTheme="majorBidi" w:cstheme="majorBidi"/>
        </w:rPr>
        <w:t>In the West, Adequation is generally best known for its application in the Theology o</w:t>
      </w:r>
      <w:r w:rsidRPr="008C48F9">
        <w:rPr>
          <w:rFonts w:asciiTheme="majorBidi" w:hAnsiTheme="majorBidi" w:cstheme="majorBidi"/>
        </w:rPr>
        <w:t xml:space="preserve">f </w:t>
      </w:r>
      <w:r w:rsidRPr="008C48F9">
        <w:rPr>
          <w:rFonts w:asciiTheme="majorBidi" w:eastAsiaTheme="minorEastAsia" w:hAnsiTheme="majorBidi" w:cstheme="majorBidi"/>
          <w:b/>
          <w:bCs/>
          <w:color w:val="000000"/>
        </w:rPr>
        <w:t>Saint Thomas Aquinas</w:t>
      </w:r>
      <w:r w:rsidRPr="008C48F9">
        <w:rPr>
          <w:rFonts w:asciiTheme="majorBidi" w:eastAsiaTheme="minorEastAsia" w:hAnsiTheme="majorBidi" w:cstheme="majorBidi"/>
          <w:color w:val="000000"/>
        </w:rPr>
        <w:t>.</w:t>
      </w:r>
      <w:r w:rsidRPr="008C48F9">
        <w:rPr>
          <w:rStyle w:val="FootnoteReference"/>
          <w:rFonts w:asciiTheme="majorBidi" w:eastAsiaTheme="minorEastAsia" w:hAnsiTheme="majorBidi" w:cstheme="majorBidi"/>
          <w:color w:val="000000"/>
        </w:rPr>
        <w:footnoteReference w:id="4"/>
      </w:r>
      <w:r w:rsidRPr="008C48F9">
        <w:rPr>
          <w:rFonts w:asciiTheme="majorBidi" w:hAnsiTheme="majorBidi" w:cstheme="majorBidi"/>
        </w:rPr>
        <w:t xml:space="preserve"> </w:t>
      </w:r>
      <w:r w:rsidRPr="009D2440">
        <w:rPr>
          <w:rFonts w:asciiTheme="majorBidi" w:hAnsiTheme="majorBidi" w:cstheme="majorBidi"/>
        </w:rPr>
        <w:t>But</w:t>
      </w:r>
      <w:r w:rsidRPr="009D2440">
        <w:rPr>
          <w:rFonts w:asciiTheme="majorBidi" w:eastAsiaTheme="minorEastAsia" w:hAnsiTheme="majorBidi" w:cstheme="majorBidi"/>
          <w:i/>
          <w:iCs/>
          <w:color w:val="000000"/>
        </w:rPr>
        <w:t xml:space="preserve"> </w:t>
      </w:r>
      <w:r w:rsidRPr="009D2440">
        <w:rPr>
          <w:rStyle w:val="y2iqfc"/>
          <w:rFonts w:asciiTheme="majorBidi" w:eastAsiaTheme="majorEastAsia" w:hAnsiTheme="majorBidi" w:cstheme="majorBidi"/>
          <w:i/>
          <w:iCs/>
          <w:color w:val="1F1F1F"/>
          <w:lang w:val="la-Latn"/>
        </w:rPr>
        <w:t>Ad</w:t>
      </w:r>
      <w:r w:rsidRPr="009D2440">
        <w:rPr>
          <w:rFonts w:asciiTheme="majorBidi" w:hAnsiTheme="majorBidi" w:cstheme="majorBidi"/>
          <w:i/>
          <w:iCs/>
          <w:color w:val="000000" w:themeColor="text1"/>
        </w:rPr>
        <w:t>æ</w:t>
      </w:r>
      <w:r w:rsidRPr="009D2440">
        <w:rPr>
          <w:rStyle w:val="y2iqfc"/>
          <w:rFonts w:asciiTheme="majorBidi" w:eastAsiaTheme="majorEastAsia" w:hAnsiTheme="majorBidi" w:cstheme="majorBidi"/>
          <w:i/>
          <w:iCs/>
          <w:color w:val="1F1F1F"/>
          <w:lang w:val="la-Latn"/>
        </w:rPr>
        <w:t>quatio</w:t>
      </w:r>
      <w:r w:rsidRPr="009D2440">
        <w:rPr>
          <w:rFonts w:asciiTheme="majorBidi" w:hAnsiTheme="majorBidi" w:cstheme="majorBidi"/>
        </w:rPr>
        <w:t xml:space="preserve"> as set forth in Aquinas did not begin with him and had long been part of the theory of Truth in Plato, Aristotle, Plotinus, and other Greek and Hellenistic Philosophers. </w:t>
      </w:r>
      <w:r w:rsidRPr="009D2440">
        <w:rPr>
          <w:rStyle w:val="y2iqfc"/>
          <w:rFonts w:asciiTheme="majorBidi" w:eastAsiaTheme="majorEastAsia" w:hAnsiTheme="majorBidi" w:cstheme="majorBidi"/>
          <w:i/>
          <w:iCs/>
          <w:color w:val="1F1F1F"/>
          <w:lang w:val="la-Latn"/>
        </w:rPr>
        <w:t>Ad</w:t>
      </w:r>
      <w:r w:rsidRPr="009D2440">
        <w:rPr>
          <w:rFonts w:asciiTheme="majorBidi" w:hAnsiTheme="majorBidi" w:cstheme="majorBidi"/>
          <w:i/>
          <w:iCs/>
          <w:color w:val="000000" w:themeColor="text1"/>
        </w:rPr>
        <w:t>æ</w:t>
      </w:r>
      <w:r w:rsidRPr="009D2440">
        <w:rPr>
          <w:rStyle w:val="y2iqfc"/>
          <w:rFonts w:asciiTheme="majorBidi" w:eastAsiaTheme="majorEastAsia" w:hAnsiTheme="majorBidi" w:cstheme="majorBidi"/>
          <w:i/>
          <w:iCs/>
          <w:color w:val="1F1F1F"/>
          <w:lang w:val="la-Latn"/>
        </w:rPr>
        <w:t>quatio</w:t>
      </w:r>
      <w:r w:rsidRPr="009D2440">
        <w:rPr>
          <w:rFonts w:asciiTheme="majorBidi" w:hAnsiTheme="majorBidi" w:cstheme="majorBidi"/>
          <w:i/>
          <w:iCs/>
        </w:rPr>
        <w:t xml:space="preserve"> </w:t>
      </w:r>
      <w:r w:rsidRPr="009D2440">
        <w:rPr>
          <w:rFonts w:asciiTheme="majorBidi" w:hAnsiTheme="majorBidi" w:cstheme="majorBidi"/>
        </w:rPr>
        <w:t>was Traditionally defined as a stratum of Truth in which there is sufficient agreement or adequate equality between any subjective cognitive proposition and the state of affairs expressed in that proposition as reflected in the objective world of things.</w:t>
      </w:r>
      <w:r w:rsidRPr="009D2440">
        <w:rPr>
          <w:rFonts w:asciiTheme="majorBidi" w:hAnsiTheme="majorBidi" w:cstheme="majorBidi"/>
          <w:color w:val="000000"/>
        </w:rPr>
        <w:t xml:space="preserve"> Such Truth correspondence between subjective propositions and objective reality </w:t>
      </w:r>
      <w:r w:rsidRPr="009D2440">
        <w:rPr>
          <w:rFonts w:asciiTheme="majorBidi" w:hAnsiTheme="majorBidi" w:cstheme="majorBidi"/>
          <w:color w:val="0F252D"/>
        </w:rPr>
        <w:t>must always be in agreement with ultimate reality—while not contradicting it—but it was not required to be an exact duplicate of what exists in the real world.</w:t>
      </w:r>
    </w:p>
    <w:p w14:paraId="148B1D1B" w14:textId="77777777" w:rsidR="00FD1A33" w:rsidRPr="009D2440" w:rsidRDefault="00FD1A33" w:rsidP="00FD1A33">
      <w:pPr>
        <w:autoSpaceDE w:val="0"/>
        <w:autoSpaceDN w:val="0"/>
        <w:adjustRightInd w:val="0"/>
        <w:ind w:left="720" w:right="1440"/>
        <w:jc w:val="both"/>
        <w:rPr>
          <w:rFonts w:asciiTheme="majorBidi" w:eastAsiaTheme="minorEastAsia" w:hAnsiTheme="majorBidi" w:cstheme="majorBidi"/>
          <w:color w:val="000000"/>
        </w:rPr>
      </w:pPr>
      <w:r>
        <w:rPr>
          <w:rFonts w:asciiTheme="majorBidi" w:hAnsiTheme="majorBidi" w:cstheme="majorBidi"/>
        </w:rPr>
        <w:t xml:space="preserve">     </w:t>
      </w:r>
      <w:r w:rsidRPr="009D2440">
        <w:rPr>
          <w:rFonts w:asciiTheme="majorBidi" w:hAnsiTheme="majorBidi" w:cstheme="majorBidi"/>
        </w:rPr>
        <w:t xml:space="preserve">This definition of Adequation affirmed the </w:t>
      </w:r>
      <w:r w:rsidRPr="009D2440">
        <w:rPr>
          <w:rFonts w:asciiTheme="majorBidi" w:eastAsiaTheme="minorEastAsia" w:hAnsiTheme="majorBidi" w:cstheme="majorBidi"/>
          <w:color w:val="000000"/>
        </w:rPr>
        <w:t xml:space="preserve">agreement of internal subjective thought with the extramental objective order of Being in a manner similar to later </w:t>
      </w:r>
      <w:r w:rsidRPr="009D2440">
        <w:rPr>
          <w:rFonts w:asciiTheme="majorBidi" w:eastAsiaTheme="minorEastAsia" w:hAnsiTheme="majorBidi" w:cstheme="majorBidi"/>
          <w:b/>
          <w:bCs/>
          <w:i/>
          <w:iCs/>
          <w:color w:val="000000"/>
        </w:rPr>
        <w:t xml:space="preserve">Correspondence </w:t>
      </w:r>
      <w:r>
        <w:rPr>
          <w:rFonts w:asciiTheme="majorBidi" w:eastAsiaTheme="minorEastAsia" w:hAnsiTheme="majorBidi" w:cstheme="majorBidi"/>
          <w:b/>
          <w:bCs/>
          <w:i/>
          <w:iCs/>
          <w:color w:val="000000"/>
        </w:rPr>
        <w:t>T</w:t>
      </w:r>
      <w:r w:rsidRPr="009D2440">
        <w:rPr>
          <w:rFonts w:asciiTheme="majorBidi" w:eastAsiaTheme="minorEastAsia" w:hAnsiTheme="majorBidi" w:cstheme="majorBidi"/>
          <w:b/>
          <w:bCs/>
          <w:i/>
          <w:iCs/>
          <w:color w:val="000000"/>
        </w:rPr>
        <w:t>heories of Truth</w:t>
      </w:r>
      <w:r w:rsidRPr="009D2440">
        <w:rPr>
          <w:rFonts w:asciiTheme="majorBidi" w:eastAsiaTheme="minorEastAsia" w:hAnsiTheme="majorBidi" w:cstheme="majorBidi"/>
          <w:color w:val="000000"/>
        </w:rPr>
        <w:t xml:space="preserve">. But Plotinus, for his part, did not understand this concept strictly in in terms of standard Correspondence Theory between subjective thought and an extramental objective order of Being outside of the Intellect, because he did not regard it as conceivable how thought could possibly verify its correlation with the external world and the objects its perception. Plotinus held instead that there is a correlation of thought with its objects as the identity of both—the isomorphic identity of thought and Being—in which the knowing Intellect entirely correlates </w:t>
      </w:r>
      <w:r w:rsidRPr="009D2440">
        <w:rPr>
          <w:rFonts w:asciiTheme="majorBidi" w:eastAsiaTheme="minorEastAsia" w:hAnsiTheme="majorBidi" w:cstheme="majorBidi"/>
          <w:i/>
          <w:iCs/>
          <w:color w:val="000000"/>
        </w:rPr>
        <w:t>with itself</w:t>
      </w:r>
      <w:r w:rsidRPr="009D2440">
        <w:rPr>
          <w:rFonts w:asciiTheme="majorBidi" w:eastAsiaTheme="minorEastAsia" w:hAnsiTheme="majorBidi" w:cstheme="majorBidi"/>
          <w:color w:val="000000"/>
        </w:rPr>
        <w:t xml:space="preserve"> as well as </w:t>
      </w:r>
      <w:r w:rsidRPr="009D2440">
        <w:rPr>
          <w:rFonts w:asciiTheme="majorBidi" w:eastAsiaTheme="minorEastAsia" w:hAnsiTheme="majorBidi" w:cstheme="majorBidi"/>
          <w:i/>
          <w:iCs/>
          <w:color w:val="000000"/>
        </w:rPr>
        <w:t>with what lies beyond itself</w:t>
      </w:r>
      <w:r w:rsidRPr="009D2440">
        <w:rPr>
          <w:rFonts w:asciiTheme="majorBidi" w:eastAsiaTheme="minorEastAsia" w:hAnsiTheme="majorBidi" w:cstheme="majorBidi"/>
          <w:color w:val="000000"/>
        </w:rPr>
        <w:t>. Plotinus believed that this view had also been the intention of both Plato and Aristotle. Thus, Plotinus sought to avoid the distinction between subjective “truth of judgments” and “ontological Truths” in the objective world, and this is a matter that will be dealt with more fully in Volume Seven. For Plotinus, ontological Truth is the recognizability or “manifestness” of Being itself. In sound cognition, both types of Truth become a unity, for, in his view, there can be only one Truth. Thus, the “manifestness” of Being is self-recognized because Being itself is transparent, and it sees and knows itself.</w:t>
      </w:r>
    </w:p>
    <w:p w14:paraId="37E842E4" w14:textId="77777777" w:rsidR="00FD1A33" w:rsidRPr="009D2440" w:rsidRDefault="00FD1A33" w:rsidP="00FD1A33">
      <w:pPr>
        <w:ind w:left="720" w:right="1440"/>
        <w:jc w:val="both"/>
        <w:rPr>
          <w:rFonts w:asciiTheme="majorBidi" w:hAnsiTheme="majorBidi" w:cstheme="majorBidi"/>
        </w:rPr>
      </w:pPr>
      <w:r>
        <w:rPr>
          <w:rFonts w:asciiTheme="majorBidi" w:hAnsiTheme="majorBidi" w:cstheme="majorBidi"/>
        </w:rPr>
        <w:t xml:space="preserve">      </w:t>
      </w:r>
      <w:r w:rsidRPr="009D2440">
        <w:rPr>
          <w:rFonts w:asciiTheme="majorBidi" w:hAnsiTheme="majorBidi" w:cstheme="majorBidi"/>
        </w:rPr>
        <w:t xml:space="preserve">In the High Middle Ages, Saint Thomas Aquinas relied heavily upon Ibn Sīnā (Avicenna) in his concept of Adequation. The ultimate source of Adequation, for both Ibn Sīnā and Aquinas, however, was Aristotle, who held that “falsehood and Truth are not in things but in thought.” Adequation was, however, first introduced to Medieval Europe by </w:t>
      </w:r>
      <w:r w:rsidRPr="009D2440">
        <w:rPr>
          <w:rFonts w:asciiTheme="majorBidi" w:hAnsiTheme="majorBidi" w:cstheme="majorBidi"/>
          <w:b/>
          <w:bCs/>
        </w:rPr>
        <w:t>William of Auvergne</w:t>
      </w:r>
      <w:r w:rsidRPr="009D2440">
        <w:rPr>
          <w:rFonts w:asciiTheme="majorBidi" w:hAnsiTheme="majorBidi" w:cstheme="majorBidi"/>
        </w:rPr>
        <w:t>,”</w:t>
      </w:r>
      <w:r w:rsidRPr="009D2440">
        <w:rPr>
          <w:rStyle w:val="FootnoteReference"/>
          <w:rFonts w:asciiTheme="majorBidi" w:hAnsiTheme="majorBidi" w:cstheme="majorBidi"/>
        </w:rPr>
        <w:footnoteReference w:id="5"/>
      </w:r>
      <w:r w:rsidRPr="009D2440">
        <w:rPr>
          <w:rFonts w:asciiTheme="majorBidi" w:hAnsiTheme="majorBidi" w:cstheme="majorBidi"/>
        </w:rPr>
        <w:t xml:space="preserve"> who also attributes the concept to Ibn Sīnā. </w:t>
      </w:r>
      <w:r w:rsidRPr="009D2440">
        <w:rPr>
          <w:rFonts w:asciiTheme="majorBidi" w:hAnsiTheme="majorBidi" w:cstheme="majorBidi"/>
          <w:b/>
          <w:bCs/>
        </w:rPr>
        <w:t>Albertus Magnus</w:t>
      </w:r>
      <w:r w:rsidRPr="009D2440">
        <w:rPr>
          <w:rStyle w:val="FootnoteReference"/>
          <w:rFonts w:asciiTheme="majorBidi" w:eastAsiaTheme="majorEastAsia" w:hAnsiTheme="majorBidi" w:cstheme="majorBidi"/>
          <w:bdr w:val="none" w:sz="0" w:space="0" w:color="auto" w:frame="1"/>
        </w:rPr>
        <w:footnoteReference w:id="6"/>
      </w:r>
      <w:r w:rsidRPr="009D2440">
        <w:rPr>
          <w:rFonts w:asciiTheme="majorBidi" w:hAnsiTheme="majorBidi" w:cstheme="majorBidi"/>
        </w:rPr>
        <w:t xml:space="preserve"> also referenced Adequation in his Philosophical work and relied heavily upon the Muslim Philosophers, when he defined Truth as “the Adequation of a thing to Intellect” (Latin: </w:t>
      </w:r>
      <w:r w:rsidRPr="009D2440">
        <w:rPr>
          <w:rStyle w:val="y2iqfc"/>
          <w:rFonts w:asciiTheme="majorBidi" w:eastAsiaTheme="majorEastAsia" w:hAnsiTheme="majorBidi" w:cstheme="majorBidi"/>
          <w:i/>
          <w:iCs/>
          <w:color w:val="1F1F1F"/>
          <w:lang w:val="la-Latn"/>
        </w:rPr>
        <w:t>Ad</w:t>
      </w:r>
      <w:r w:rsidRPr="009D2440">
        <w:rPr>
          <w:rFonts w:asciiTheme="majorBidi" w:hAnsiTheme="majorBidi" w:cstheme="majorBidi"/>
          <w:i/>
          <w:iCs/>
          <w:color w:val="000000" w:themeColor="text1"/>
        </w:rPr>
        <w:t>æ</w:t>
      </w:r>
      <w:r w:rsidRPr="009D2440">
        <w:rPr>
          <w:rStyle w:val="y2iqfc"/>
          <w:rFonts w:asciiTheme="majorBidi" w:eastAsiaTheme="majorEastAsia" w:hAnsiTheme="majorBidi" w:cstheme="majorBidi"/>
          <w:i/>
          <w:iCs/>
          <w:color w:val="1F1F1F"/>
          <w:lang w:val="la-Latn"/>
        </w:rPr>
        <w:t>quatio</w:t>
      </w:r>
      <w:r w:rsidRPr="009D2440">
        <w:rPr>
          <w:rStyle w:val="Emphasis"/>
          <w:rFonts w:asciiTheme="majorBidi" w:eastAsiaTheme="majorEastAsia" w:hAnsiTheme="majorBidi" w:cstheme="majorBidi"/>
          <w:color w:val="3B4045"/>
          <w:bdr w:val="none" w:sz="0" w:space="0" w:color="auto" w:frame="1"/>
        </w:rPr>
        <w:t xml:space="preserve"> re</w:t>
      </w:r>
      <w:r w:rsidRPr="009D2440">
        <w:rPr>
          <w:rFonts w:asciiTheme="majorBidi" w:hAnsiTheme="majorBidi" w:cstheme="majorBidi"/>
          <w:i/>
          <w:iCs/>
          <w:color w:val="000000" w:themeColor="text1"/>
        </w:rPr>
        <w:t>ī</w:t>
      </w:r>
      <w:r w:rsidRPr="009D2440">
        <w:rPr>
          <w:rStyle w:val="Emphasis"/>
          <w:rFonts w:asciiTheme="majorBidi" w:eastAsiaTheme="majorEastAsia" w:hAnsiTheme="majorBidi" w:cstheme="majorBidi"/>
          <w:color w:val="3B4045"/>
          <w:bdr w:val="none" w:sz="0" w:space="0" w:color="auto" w:frame="1"/>
        </w:rPr>
        <w:t xml:space="preserve"> cum intell</w:t>
      </w:r>
      <w:r w:rsidRPr="009D2440">
        <w:rPr>
          <w:rFonts w:asciiTheme="majorBidi" w:hAnsiTheme="majorBidi" w:cstheme="majorBidi"/>
          <w:i/>
          <w:iCs/>
          <w:color w:val="000000" w:themeColor="text1"/>
        </w:rPr>
        <w:t>ē</w:t>
      </w:r>
      <w:r w:rsidRPr="009D2440">
        <w:rPr>
          <w:rStyle w:val="Emphasis"/>
          <w:rFonts w:asciiTheme="majorBidi" w:eastAsiaTheme="majorEastAsia" w:hAnsiTheme="majorBidi" w:cstheme="majorBidi"/>
          <w:color w:val="3B4045"/>
          <w:bdr w:val="none" w:sz="0" w:space="0" w:color="auto" w:frame="1"/>
        </w:rPr>
        <w:t>ctu</w:t>
      </w:r>
      <w:r w:rsidRPr="009D2440">
        <w:rPr>
          <w:rFonts w:asciiTheme="majorBidi" w:hAnsiTheme="majorBidi" w:cstheme="majorBidi"/>
          <w:color w:val="3B4045"/>
        </w:rPr>
        <w:t>).</w:t>
      </w:r>
      <w:r w:rsidRPr="009D2440">
        <w:rPr>
          <w:rFonts w:asciiTheme="majorBidi" w:hAnsiTheme="majorBidi" w:cstheme="majorBidi"/>
        </w:rPr>
        <w:t xml:space="preserve"> Saint Thomas Aquinas understood Truth as Adequation, although his theory of Adequation (Latin: </w:t>
      </w:r>
      <w:r w:rsidRPr="009D2440">
        <w:rPr>
          <w:rStyle w:val="y2iqfc"/>
          <w:rFonts w:asciiTheme="majorBidi" w:eastAsiaTheme="majorEastAsia" w:hAnsiTheme="majorBidi" w:cstheme="majorBidi"/>
          <w:i/>
          <w:iCs/>
          <w:color w:val="1F1F1F"/>
          <w:lang w:val="la-Latn"/>
        </w:rPr>
        <w:t>Ad</w:t>
      </w:r>
      <w:r w:rsidRPr="009D2440">
        <w:rPr>
          <w:rFonts w:asciiTheme="majorBidi" w:hAnsiTheme="majorBidi" w:cstheme="majorBidi"/>
          <w:i/>
          <w:iCs/>
          <w:color w:val="000000" w:themeColor="text1"/>
        </w:rPr>
        <w:t>æ</w:t>
      </w:r>
      <w:r w:rsidRPr="009D2440">
        <w:rPr>
          <w:rStyle w:val="y2iqfc"/>
          <w:rFonts w:asciiTheme="majorBidi" w:eastAsiaTheme="majorEastAsia" w:hAnsiTheme="majorBidi" w:cstheme="majorBidi"/>
          <w:i/>
          <w:iCs/>
          <w:color w:val="1F1F1F"/>
          <w:lang w:val="la-Latn"/>
        </w:rPr>
        <w:t>quatio</w:t>
      </w:r>
      <w:r w:rsidRPr="009D2440">
        <w:rPr>
          <w:rFonts w:asciiTheme="majorBidi" w:hAnsiTheme="majorBidi" w:cstheme="majorBidi"/>
        </w:rPr>
        <w:t xml:space="preserve">) was essentially what would later be called the Correspondence Theory of Truth and what is studied as such in </w:t>
      </w:r>
      <w:r w:rsidRPr="009D2440">
        <w:rPr>
          <w:rFonts w:asciiTheme="majorBidi" w:hAnsiTheme="majorBidi" w:cstheme="majorBidi"/>
          <w:i/>
          <w:iCs/>
        </w:rPr>
        <w:t>The First Teaching</w:t>
      </w:r>
      <w:r w:rsidRPr="009D2440">
        <w:rPr>
          <w:rFonts w:asciiTheme="majorBidi" w:hAnsiTheme="majorBidi" w:cstheme="majorBidi"/>
        </w:rPr>
        <w:t>, especially in Volumes Six and Seven. Saint Thomas Aquinas stated: “Truth is the Adequation of the thing and the Intellect” (</w:t>
      </w:r>
      <w:r w:rsidRPr="009D2440">
        <w:rPr>
          <w:rFonts w:asciiTheme="majorBidi" w:hAnsiTheme="majorBidi" w:cstheme="majorBidi"/>
          <w:i/>
          <w:iCs/>
        </w:rPr>
        <w:t xml:space="preserve">Veritas est </w:t>
      </w:r>
      <w:r w:rsidRPr="009D2440">
        <w:rPr>
          <w:rStyle w:val="y2iqfc"/>
          <w:rFonts w:asciiTheme="majorBidi" w:eastAsiaTheme="majorEastAsia" w:hAnsiTheme="majorBidi" w:cstheme="majorBidi"/>
          <w:i/>
          <w:iCs/>
          <w:color w:val="1F1F1F"/>
          <w:lang w:val="la-Latn"/>
        </w:rPr>
        <w:t>Ad</w:t>
      </w:r>
      <w:r w:rsidRPr="009D2440">
        <w:rPr>
          <w:rFonts w:asciiTheme="majorBidi" w:hAnsiTheme="majorBidi" w:cstheme="majorBidi"/>
          <w:i/>
          <w:iCs/>
          <w:color w:val="000000" w:themeColor="text1"/>
        </w:rPr>
        <w:t>æ</w:t>
      </w:r>
      <w:r w:rsidRPr="009D2440">
        <w:rPr>
          <w:rStyle w:val="y2iqfc"/>
          <w:rFonts w:asciiTheme="majorBidi" w:eastAsiaTheme="majorEastAsia" w:hAnsiTheme="majorBidi" w:cstheme="majorBidi"/>
          <w:i/>
          <w:iCs/>
          <w:color w:val="1F1F1F"/>
          <w:lang w:val="la-Latn"/>
        </w:rPr>
        <w:t>quatio</w:t>
      </w:r>
      <w:r w:rsidRPr="009D2440">
        <w:rPr>
          <w:rFonts w:asciiTheme="majorBidi" w:hAnsiTheme="majorBidi" w:cstheme="majorBidi"/>
          <w:i/>
          <w:iCs/>
          <w:color w:val="000000" w:themeColor="text1"/>
        </w:rPr>
        <w:t xml:space="preserve"> </w:t>
      </w:r>
      <w:r w:rsidRPr="009D2440">
        <w:rPr>
          <w:rFonts w:asciiTheme="majorBidi" w:hAnsiTheme="majorBidi" w:cstheme="majorBidi"/>
          <w:i/>
          <w:iCs/>
        </w:rPr>
        <w:t>re</w:t>
      </w:r>
      <w:r w:rsidRPr="009D2440">
        <w:rPr>
          <w:rFonts w:asciiTheme="majorBidi" w:hAnsiTheme="majorBidi" w:cstheme="majorBidi"/>
          <w:i/>
          <w:iCs/>
          <w:color w:val="000000" w:themeColor="text1"/>
        </w:rPr>
        <w:t>ī</w:t>
      </w:r>
      <w:r w:rsidRPr="009D2440">
        <w:rPr>
          <w:rStyle w:val="Heading1Char"/>
          <w:rFonts w:asciiTheme="majorBidi" w:hAnsiTheme="majorBidi"/>
          <w:b/>
          <w:bCs/>
          <w:i/>
          <w:iCs/>
          <w:color w:val="767676"/>
          <w:sz w:val="24"/>
          <w:szCs w:val="24"/>
        </w:rPr>
        <w:t xml:space="preserve"> </w:t>
      </w:r>
      <w:r w:rsidRPr="009D2440">
        <w:rPr>
          <w:rFonts w:asciiTheme="majorBidi" w:hAnsiTheme="majorBidi" w:cstheme="majorBidi"/>
          <w:i/>
          <w:iCs/>
        </w:rPr>
        <w:t>et intell</w:t>
      </w:r>
      <w:r w:rsidRPr="009D2440">
        <w:rPr>
          <w:rFonts w:asciiTheme="majorBidi" w:hAnsiTheme="majorBidi" w:cstheme="majorBidi"/>
          <w:i/>
          <w:iCs/>
          <w:color w:val="000000" w:themeColor="text1"/>
        </w:rPr>
        <w:t>ē</w:t>
      </w:r>
      <w:r w:rsidRPr="009D2440">
        <w:rPr>
          <w:rFonts w:asciiTheme="majorBidi" w:hAnsiTheme="majorBidi" w:cstheme="majorBidi"/>
          <w:i/>
          <w:iCs/>
        </w:rPr>
        <w:t>ctus</w:t>
      </w:r>
      <w:r w:rsidRPr="009D2440">
        <w:rPr>
          <w:rFonts w:asciiTheme="majorBidi" w:hAnsiTheme="majorBidi" w:cstheme="majorBidi"/>
        </w:rPr>
        <w:t xml:space="preserve">). Here, Adequation (Latin: </w:t>
      </w:r>
      <w:r w:rsidRPr="009D2440">
        <w:rPr>
          <w:rStyle w:val="y2iqfc"/>
          <w:rFonts w:asciiTheme="majorBidi" w:eastAsiaTheme="majorEastAsia" w:hAnsiTheme="majorBidi" w:cstheme="majorBidi"/>
          <w:i/>
          <w:iCs/>
          <w:color w:val="1F1F1F"/>
          <w:lang w:val="la-Latn"/>
        </w:rPr>
        <w:t>Ad</w:t>
      </w:r>
      <w:r w:rsidRPr="009D2440">
        <w:rPr>
          <w:rFonts w:asciiTheme="majorBidi" w:hAnsiTheme="majorBidi" w:cstheme="majorBidi"/>
          <w:i/>
          <w:iCs/>
          <w:color w:val="000000" w:themeColor="text1"/>
        </w:rPr>
        <w:t>æ</w:t>
      </w:r>
      <w:r w:rsidRPr="009D2440">
        <w:rPr>
          <w:rStyle w:val="y2iqfc"/>
          <w:rFonts w:asciiTheme="majorBidi" w:eastAsiaTheme="majorEastAsia" w:hAnsiTheme="majorBidi" w:cstheme="majorBidi"/>
          <w:i/>
          <w:iCs/>
          <w:color w:val="1F1F1F"/>
          <w:lang w:val="la-Latn"/>
        </w:rPr>
        <w:t>quatio</w:t>
      </w:r>
      <w:r w:rsidRPr="009D2440">
        <w:rPr>
          <w:rStyle w:val="y2iqfc"/>
          <w:rFonts w:asciiTheme="majorBidi" w:eastAsiaTheme="majorEastAsia" w:hAnsiTheme="majorBidi" w:cstheme="majorBidi"/>
          <w:color w:val="1F1F1F"/>
          <w:lang w:val="la-Latn"/>
        </w:rPr>
        <w:t>) has the sense of one thing being equal to or literally “on the same level as” another, and, by virtue of that equivalence, it is equal to what is needed and therefore adequate for it.</w:t>
      </w:r>
      <w:r w:rsidRPr="009D2440">
        <w:rPr>
          <w:rFonts w:asciiTheme="majorBidi" w:hAnsiTheme="majorBidi" w:cstheme="majorBidi"/>
        </w:rPr>
        <w:t xml:space="preserve"> Thus, “Adequation” in this usage may be understood as “equal or adequate Truth correspondence,” although, again, valid Adequation did not </w:t>
      </w:r>
      <w:r w:rsidRPr="009D2440">
        <w:rPr>
          <w:rFonts w:asciiTheme="majorBidi" w:hAnsiTheme="majorBidi" w:cstheme="majorBidi"/>
          <w:color w:val="0F252D"/>
        </w:rPr>
        <w:t>require that the perception of a thing in the Intellect be an exact duplicate of what exists in the real world. Rather, it must be roughly on “the same level” or, in other words, “adequate.”</w:t>
      </w:r>
    </w:p>
    <w:p w14:paraId="645AF380" w14:textId="77777777" w:rsidR="00FD1A33" w:rsidRPr="009D2440" w:rsidRDefault="00FD1A33" w:rsidP="00FD1A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ight="1440"/>
        <w:jc w:val="both"/>
        <w:rPr>
          <w:rFonts w:asciiTheme="majorBidi" w:hAnsiTheme="majorBidi" w:cstheme="majorBidi"/>
          <w:color w:val="000000"/>
        </w:rPr>
      </w:pPr>
      <w:r>
        <w:rPr>
          <w:rFonts w:asciiTheme="majorBidi" w:hAnsiTheme="majorBidi" w:cstheme="majorBidi"/>
          <w:color w:val="000000"/>
        </w:rPr>
        <w:t xml:space="preserve">      </w:t>
      </w:r>
      <w:r w:rsidRPr="009D2440">
        <w:rPr>
          <w:rFonts w:asciiTheme="majorBidi" w:hAnsiTheme="majorBidi" w:cstheme="majorBidi"/>
          <w:color w:val="000000"/>
        </w:rPr>
        <w:t>In his critique the Human Intellect,</w:t>
      </w:r>
      <w:r w:rsidRPr="009D2440">
        <w:rPr>
          <w:rFonts w:asciiTheme="majorBidi" w:hAnsiTheme="majorBidi" w:cstheme="majorBidi"/>
          <w:color w:val="0F252D"/>
        </w:rPr>
        <w:t xml:space="preserve"> </w:t>
      </w:r>
      <w:r w:rsidRPr="009D2440">
        <w:rPr>
          <w:rFonts w:asciiTheme="majorBidi" w:hAnsiTheme="majorBidi" w:cstheme="majorBidi"/>
          <w:b/>
          <w:bCs/>
          <w:color w:val="0F252D"/>
        </w:rPr>
        <w:t>Friedrich Nietzsche</w:t>
      </w:r>
      <w:r w:rsidRPr="009D2440">
        <w:rPr>
          <w:rStyle w:val="FootnoteReference"/>
          <w:rFonts w:asciiTheme="majorBidi" w:eastAsiaTheme="minorEastAsia" w:hAnsiTheme="majorBidi" w:cstheme="majorBidi"/>
          <w:color w:val="000000"/>
        </w:rPr>
        <w:footnoteReference w:id="7"/>
      </w:r>
      <w:r w:rsidRPr="009D2440">
        <w:rPr>
          <w:rFonts w:asciiTheme="majorBidi" w:hAnsiTheme="majorBidi" w:cstheme="majorBidi"/>
          <w:color w:val="0F252D"/>
        </w:rPr>
        <w:t xml:space="preserve"> focused upon the fact Human Beings</w:t>
      </w:r>
      <w:r w:rsidRPr="009D2440">
        <w:rPr>
          <w:rFonts w:asciiTheme="majorBidi" w:hAnsiTheme="majorBidi" w:cstheme="majorBidi"/>
          <w:color w:val="000000"/>
        </w:rPr>
        <w:t xml:space="preserve"> can never avoid viewing the world from the perspectival angles necessitated by their relative limitations. To illustrate this reality, he simply noted that we cannot “see around the corner.” He concluded: “Thus, it is a hopeless piece of curiosity to want to know what exists for other species of Intellect and perspectives.” But Nietzsche’s objection that we cannot know things as they are in themselves does not do justice to the fact of valid cognitive Adequation itself, which is the foundation of nature of Human knowledge and also acknowledges and rests upon the soundness of valid relativist perspectives.</w:t>
      </w:r>
    </w:p>
    <w:p w14:paraId="103C6B11" w14:textId="77777777" w:rsidR="00FD1A33" w:rsidRPr="009D2440" w:rsidRDefault="00FD1A33" w:rsidP="00FD1A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ight="1440"/>
        <w:jc w:val="both"/>
        <w:rPr>
          <w:rFonts w:asciiTheme="majorBidi" w:hAnsiTheme="majorBidi" w:cstheme="majorBidi"/>
          <w:color w:val="000000"/>
        </w:rPr>
      </w:pPr>
      <w:r>
        <w:rPr>
          <w:rFonts w:asciiTheme="majorBidi" w:hAnsiTheme="majorBidi" w:cstheme="majorBidi"/>
          <w:color w:val="000000"/>
        </w:rPr>
        <w:t xml:space="preserve">     </w:t>
      </w:r>
      <w:r w:rsidRPr="009D2440">
        <w:rPr>
          <w:rFonts w:asciiTheme="majorBidi" w:hAnsiTheme="majorBidi" w:cstheme="majorBidi"/>
          <w:color w:val="000000"/>
        </w:rPr>
        <w:t xml:space="preserve">Epistemologically, the decisive consideration is that the purpose of sound cognition is to make Human Beings “adequately” conscious of any given reality, despite their relativist standpoints. Differences in the viewpoints of different onlookers do not prevent their perception of one and the same object from being both adequate and unanimous—even among themselves. The fact that an object appears smaller when seen from a distance creates no difficulty regarding the “objectivity” and “certitude” of the perception of that object, which then becomes clearer and clearer as it approaches. But, once there is absolute separation between subject and an object, which characterizes the </w:t>
      </w:r>
      <w:r w:rsidRPr="009D2440">
        <w:rPr>
          <w:rFonts w:asciiTheme="majorBidi" w:hAnsiTheme="majorBidi" w:cstheme="majorBidi"/>
          <w:b/>
          <w:bCs/>
          <w:color w:val="000000"/>
        </w:rPr>
        <w:t>cognitive polarization</w:t>
      </w:r>
      <w:r w:rsidRPr="009D2440">
        <w:rPr>
          <w:rFonts w:asciiTheme="majorBidi" w:hAnsiTheme="majorBidi" w:cstheme="majorBidi"/>
          <w:color w:val="000000"/>
        </w:rPr>
        <w:t xml:space="preserve"> of Modernist Relativism, sound cognition and True knowledge become impossible. Nevertheless, this fact of sound relative perspectives must not impede us from understanding that our “relative” knowledge is, from the standpoint of Adequation, still true knowledge and not ignorance. Indeed, without such “relativity,” we would be incapable of discerning real differences in the world. Every valid intellectual perception is a necessary “delimitation of reality” that places it in a relativist framework. Such limitations do not negate the conceptual Possibility of knowledge, although they reflect the fact that only the illuminated Human Heart can encompass reality in its entirety. Nevertheless, distinction, which lies at the basis of cognition, must not be confused with indeterminacy, which obscures cognition and renders it conceptually Impossible.</w:t>
      </w:r>
    </w:p>
    <w:p w14:paraId="78E41E6C" w14:textId="77777777" w:rsidR="00FD1A33" w:rsidRPr="008854A1" w:rsidRDefault="00FD1A33" w:rsidP="00FD1A33">
      <w:pPr>
        <w:ind w:left="720" w:right="1440"/>
        <w:jc w:val="both"/>
        <w:rPr>
          <w:rFonts w:asciiTheme="majorBidi" w:hAnsiTheme="majorBidi" w:cstheme="majorBidi"/>
          <w:sz w:val="28"/>
          <w:szCs w:val="28"/>
        </w:rPr>
      </w:pPr>
      <w:r>
        <w:rPr>
          <w:rFonts w:asciiTheme="majorBidi" w:hAnsiTheme="majorBidi" w:cstheme="majorBidi"/>
        </w:rPr>
        <w:t xml:space="preserve">     </w:t>
      </w:r>
      <w:r w:rsidRPr="009D2440">
        <w:rPr>
          <w:rFonts w:asciiTheme="majorBidi" w:hAnsiTheme="majorBidi" w:cstheme="majorBidi"/>
        </w:rPr>
        <w:t>Rational understanding of God, reality, and the world requires adequate Paradigms and Cognitive frames in addition to correct and exact language,</w:t>
      </w:r>
      <w:r w:rsidRPr="009D2440">
        <w:rPr>
          <w:rStyle w:val="FootnoteReference"/>
          <w:rFonts w:asciiTheme="majorBidi" w:hAnsiTheme="majorBidi" w:cstheme="majorBidi"/>
        </w:rPr>
        <w:footnoteReference w:id="8"/>
      </w:r>
      <w:r w:rsidRPr="009D2440">
        <w:rPr>
          <w:rFonts w:asciiTheme="majorBidi" w:hAnsiTheme="majorBidi" w:cstheme="majorBidi"/>
        </w:rPr>
        <w:t xml:space="preserve"> which allow for Adequation and the accumulation and growth of sound thought. It is Adequation that makes intelligence possible and allows us to assert valid Truth claims despite the fact that we are finite Human Beings and incapable—without sound Spiritual training—of immersing ourselves in the holistic perception of universal Truths. Thus, Cognitive Adequation is not just essential to sound Epistemology, it is also a critical element in the Believer’s journey to God and his valid but always increasing Knowledge of Him, which reaches its culmination in the Garden. Shaykh Ibn al-‘Arabī speaks of the different gradations of </w:t>
      </w:r>
      <w:r w:rsidRPr="009D2440">
        <w:rPr>
          <w:rFonts w:asciiTheme="majorBidi" w:hAnsiTheme="majorBidi" w:cstheme="majorBidi"/>
          <w:i/>
          <w:iCs/>
        </w:rPr>
        <w:t xml:space="preserve">Tawḥīd </w:t>
      </w:r>
      <w:r w:rsidRPr="009D2440">
        <w:rPr>
          <w:rFonts w:asciiTheme="majorBidi" w:hAnsiTheme="majorBidi" w:cstheme="majorBidi"/>
        </w:rPr>
        <w:t xml:space="preserve">(the affirmation of God’s Absolute Oneness) and the Believer’s incremental understanding of it. He says: </w:t>
      </w:r>
    </w:p>
    <w:p w14:paraId="62701EBA" w14:textId="77777777" w:rsidR="00FD1A33" w:rsidRPr="009D2440" w:rsidRDefault="00FD1A33" w:rsidP="00FD1A33">
      <w:pPr>
        <w:autoSpaceDE w:val="0"/>
        <w:autoSpaceDN w:val="0"/>
        <w:adjustRightInd w:val="0"/>
        <w:ind w:left="1440" w:right="2160"/>
        <w:jc w:val="both"/>
        <w:rPr>
          <w:rFonts w:asciiTheme="majorBidi" w:eastAsiaTheme="minorEastAsia" w:hAnsiTheme="majorBidi" w:cstheme="majorBidi"/>
          <w:color w:val="000000"/>
          <w:sz w:val="20"/>
          <w:szCs w:val="20"/>
        </w:rPr>
      </w:pPr>
      <w:r w:rsidRPr="009D2440">
        <w:rPr>
          <w:rFonts w:asciiTheme="majorBidi" w:eastAsiaTheme="minorEastAsia" w:hAnsiTheme="majorBidi" w:cstheme="majorBidi"/>
          <w:color w:val="000000"/>
          <w:sz w:val="20"/>
          <w:szCs w:val="20"/>
        </w:rPr>
        <w:t xml:space="preserve">Know that no one knows the </w:t>
      </w:r>
      <w:r w:rsidRPr="009D2440">
        <w:rPr>
          <w:rFonts w:asciiTheme="majorBidi" w:eastAsiaTheme="minorEastAsia" w:hAnsiTheme="majorBidi" w:cstheme="majorBidi"/>
          <w:i/>
          <w:iCs/>
          <w:color w:val="000000"/>
          <w:sz w:val="20"/>
          <w:szCs w:val="20"/>
        </w:rPr>
        <w:t>Tawḥīd</w:t>
      </w:r>
      <w:r w:rsidRPr="009D2440">
        <w:rPr>
          <w:rFonts w:asciiTheme="majorBidi" w:eastAsiaTheme="minorEastAsia" w:hAnsiTheme="majorBidi" w:cstheme="majorBidi"/>
          <w:color w:val="000000"/>
          <w:sz w:val="20"/>
          <w:szCs w:val="20"/>
        </w:rPr>
        <w:t xml:space="preserve"> that God, the Absolutely Real (</w:t>
      </w:r>
      <w:r w:rsidRPr="009D2440">
        <w:rPr>
          <w:rFonts w:asciiTheme="majorBidi" w:eastAsiaTheme="minorEastAsia" w:hAnsiTheme="majorBidi" w:cstheme="majorBidi"/>
          <w:i/>
          <w:iCs/>
          <w:color w:val="000000"/>
          <w:sz w:val="20"/>
          <w:szCs w:val="20"/>
        </w:rPr>
        <w:t>al-</w:t>
      </w:r>
      <w:r w:rsidRPr="009D2440">
        <w:rPr>
          <w:rFonts w:asciiTheme="majorBidi" w:hAnsiTheme="majorBidi" w:cstheme="majorBidi"/>
          <w:i/>
          <w:iCs/>
          <w:sz w:val="20"/>
          <w:szCs w:val="20"/>
        </w:rPr>
        <w:t>Ḥaqq</w:t>
      </w:r>
      <w:r w:rsidRPr="009D2440">
        <w:rPr>
          <w:rFonts w:asciiTheme="majorBidi" w:eastAsiaTheme="minorEastAsia" w:hAnsiTheme="majorBidi" w:cstheme="majorBidi"/>
          <w:color w:val="000000"/>
          <w:sz w:val="20"/>
          <w:szCs w:val="20"/>
        </w:rPr>
        <w:t xml:space="preserve">), really deserves except for God, the Real, Himself. As for us, when we affirm the </w:t>
      </w:r>
      <w:r w:rsidRPr="009D2440">
        <w:rPr>
          <w:rFonts w:asciiTheme="majorBidi" w:eastAsiaTheme="minorEastAsia" w:hAnsiTheme="majorBidi" w:cstheme="majorBidi"/>
          <w:i/>
          <w:iCs/>
          <w:color w:val="000000"/>
          <w:sz w:val="20"/>
          <w:szCs w:val="20"/>
        </w:rPr>
        <w:t>Tawḥīd</w:t>
      </w:r>
      <w:r w:rsidRPr="009D2440">
        <w:rPr>
          <w:rFonts w:asciiTheme="majorBidi" w:eastAsiaTheme="minorEastAsia" w:hAnsiTheme="majorBidi" w:cstheme="majorBidi"/>
          <w:color w:val="000000"/>
          <w:sz w:val="20"/>
          <w:szCs w:val="20"/>
        </w:rPr>
        <w:t xml:space="preserve"> of God, it is only as a type of </w:t>
      </w:r>
      <w:r w:rsidRPr="009D2440">
        <w:rPr>
          <w:rFonts w:asciiTheme="majorBidi" w:eastAsiaTheme="minorEastAsia" w:hAnsiTheme="majorBidi" w:cstheme="majorBidi"/>
          <w:i/>
          <w:iCs/>
          <w:color w:val="000000"/>
          <w:sz w:val="20"/>
          <w:szCs w:val="20"/>
        </w:rPr>
        <w:t>Tawḥīd al-Riḍā’</w:t>
      </w:r>
      <w:r w:rsidRPr="009D2440">
        <w:rPr>
          <w:rFonts w:asciiTheme="majorBidi" w:eastAsiaTheme="minorEastAsia" w:hAnsiTheme="majorBidi" w:cstheme="majorBidi"/>
          <w:color w:val="000000"/>
          <w:sz w:val="20"/>
          <w:szCs w:val="20"/>
        </w:rPr>
        <w:t xml:space="preserve">, a declaration of Divine Oneness that meets God’s full acceptance and pleasure. This [imperfection on our part] is because </w:t>
      </w:r>
      <w:r w:rsidRPr="009D2440">
        <w:rPr>
          <w:rFonts w:asciiTheme="majorBidi" w:eastAsiaTheme="minorEastAsia" w:hAnsiTheme="majorBidi" w:cstheme="majorBidi"/>
          <w:i/>
          <w:iCs/>
          <w:color w:val="000000"/>
          <w:sz w:val="20"/>
          <w:szCs w:val="20"/>
        </w:rPr>
        <w:t>Tawḥīd al-Istiḥqāq</w:t>
      </w:r>
      <w:r w:rsidRPr="009D2440">
        <w:rPr>
          <w:rFonts w:asciiTheme="majorBidi" w:eastAsiaTheme="minorEastAsia" w:hAnsiTheme="majorBidi" w:cstheme="majorBidi"/>
          <w:color w:val="000000"/>
          <w:sz w:val="20"/>
          <w:szCs w:val="20"/>
        </w:rPr>
        <w:t>, the affirmation of Oneness that God truly deserves, is Impossible [for us to attain without] it being accompanied by various types of anxiety (</w:t>
      </w:r>
      <w:r w:rsidRPr="009D2440">
        <w:rPr>
          <w:rFonts w:asciiTheme="majorBidi" w:eastAsiaTheme="minorEastAsia" w:hAnsiTheme="majorBidi" w:cstheme="majorBidi"/>
          <w:i/>
          <w:iCs/>
          <w:color w:val="000000"/>
          <w:sz w:val="20"/>
          <w:szCs w:val="20"/>
        </w:rPr>
        <w:t>hamm</w:t>
      </w:r>
      <w:r w:rsidRPr="009D2440">
        <w:rPr>
          <w:rFonts w:asciiTheme="majorBidi" w:eastAsiaTheme="minorEastAsia" w:hAnsiTheme="majorBidi" w:cstheme="majorBidi"/>
          <w:color w:val="000000"/>
          <w:sz w:val="20"/>
          <w:szCs w:val="20"/>
        </w:rPr>
        <w:t>) [about our limitations], sadness (</w:t>
      </w:r>
      <w:r w:rsidRPr="009D2440">
        <w:rPr>
          <w:rFonts w:asciiTheme="majorBidi" w:hAnsiTheme="majorBidi" w:cstheme="majorBidi"/>
          <w:i/>
          <w:iCs/>
          <w:sz w:val="20"/>
          <w:szCs w:val="20"/>
        </w:rPr>
        <w:t>ḥ</w:t>
      </w:r>
      <w:r w:rsidRPr="009D2440">
        <w:rPr>
          <w:rFonts w:asciiTheme="majorBidi" w:eastAsiaTheme="minorEastAsia" w:hAnsiTheme="majorBidi" w:cstheme="majorBidi"/>
          <w:i/>
          <w:iCs/>
          <w:color w:val="000000"/>
          <w:sz w:val="20"/>
          <w:szCs w:val="20"/>
        </w:rPr>
        <w:t>uzn</w:t>
      </w:r>
      <w:r w:rsidRPr="009D2440">
        <w:rPr>
          <w:rFonts w:asciiTheme="majorBidi" w:eastAsiaTheme="minorEastAsia" w:hAnsiTheme="majorBidi" w:cstheme="majorBidi"/>
          <w:color w:val="000000"/>
          <w:sz w:val="20"/>
          <w:szCs w:val="20"/>
        </w:rPr>
        <w:t>) [regarding our shortcomings], and personal choice (</w:t>
      </w:r>
      <w:r w:rsidRPr="009D2440">
        <w:rPr>
          <w:rFonts w:asciiTheme="majorBidi" w:eastAsiaTheme="minorEastAsia" w:hAnsiTheme="majorBidi" w:cstheme="majorBidi"/>
          <w:i/>
          <w:iCs/>
          <w:color w:val="000000"/>
          <w:sz w:val="20"/>
          <w:szCs w:val="20"/>
        </w:rPr>
        <w:t>ikhtiyar</w:t>
      </w:r>
      <w:r w:rsidRPr="009D2440">
        <w:rPr>
          <w:rFonts w:asciiTheme="majorBidi" w:eastAsiaTheme="minorEastAsia" w:hAnsiTheme="majorBidi" w:cstheme="majorBidi"/>
          <w:color w:val="000000"/>
          <w:sz w:val="20"/>
          <w:szCs w:val="20"/>
        </w:rPr>
        <w:t>) [in what we decide to do or not to do], [in addition to our] love of prominence (</w:t>
      </w:r>
      <w:r w:rsidRPr="009D2440">
        <w:rPr>
          <w:rFonts w:asciiTheme="majorBidi" w:eastAsiaTheme="minorEastAsia" w:hAnsiTheme="majorBidi" w:cstheme="majorBidi"/>
          <w:i/>
          <w:iCs/>
          <w:color w:val="000000"/>
          <w:sz w:val="20"/>
          <w:szCs w:val="20"/>
        </w:rPr>
        <w:t>riyāsa</w:t>
      </w:r>
      <w:r w:rsidRPr="009D2440">
        <w:rPr>
          <w:rFonts w:asciiTheme="majorBidi" w:eastAsiaTheme="minorEastAsia" w:hAnsiTheme="majorBidi" w:cstheme="majorBidi"/>
          <w:color w:val="000000"/>
          <w:sz w:val="20"/>
          <w:szCs w:val="20"/>
        </w:rPr>
        <w:t xml:space="preserve">), or [our] strong dislikes of anyone in His creation. </w:t>
      </w:r>
    </w:p>
    <w:p w14:paraId="0257AB67" w14:textId="77777777" w:rsidR="00FD1A33" w:rsidRPr="009D2440" w:rsidRDefault="00FD1A33" w:rsidP="00FD1A33">
      <w:pPr>
        <w:ind w:left="810" w:right="1350"/>
        <w:jc w:val="both"/>
        <w:rPr>
          <w:rFonts w:asciiTheme="majorBidi" w:hAnsiTheme="majorBidi" w:cstheme="majorBidi"/>
        </w:rPr>
      </w:pPr>
      <w:r w:rsidRPr="009D2440">
        <w:rPr>
          <w:rFonts w:asciiTheme="majorBidi" w:hAnsiTheme="majorBidi" w:cstheme="majorBidi"/>
        </w:rPr>
        <w:t>Thus, as noted, the study of Islamic discursive Divinity is the beginning of our Knowledge of God, not the end. For God is Absolute and Infinite, and true Knowledge of Him is never exhausted. Even among the Believers in the Garden of Paradise, their Knowledge of God increases in every moment and each breath and counts among their greatest rewards and personal ecstasies. In this world, we begin with the basic Creed, which is both obligatory and indispensable. Yet—most importantly—those sound Creedal beginnings grant full Adequation for us to gain access to eternal Truth and sound incremental Knowledge over the sweep of Eternity in this world and the next. The basic study of Divinity, however, is not an end in itself, but just a beginning rooted in Adequation. Thus, it is meant to be “the wet nurse” of things immeasurably greater, especially the Spiritual journey of a lifetime to draw near God, know Him more perfectly, and ultimately be illuminated by true, experiential Knowledge of God (</w:t>
      </w:r>
      <w:r w:rsidRPr="009D2440">
        <w:rPr>
          <w:rFonts w:asciiTheme="majorBidi" w:hAnsiTheme="majorBidi" w:cstheme="majorBidi"/>
          <w:i/>
          <w:iCs/>
        </w:rPr>
        <w:t>Ma‘rifa</w:t>
      </w:r>
      <w:r w:rsidRPr="009D2440">
        <w:rPr>
          <w:rFonts w:asciiTheme="majorBidi" w:hAnsiTheme="majorBidi" w:cstheme="majorBidi"/>
        </w:rPr>
        <w:t>)—which ranks among the ultimate purposes of religion.</w:t>
      </w:r>
    </w:p>
    <w:p w14:paraId="45AA69D3" w14:textId="0C084799" w:rsidR="00FD1A33" w:rsidRPr="00635E76" w:rsidRDefault="00FD1A33" w:rsidP="00635E76">
      <w:pPr>
        <w:autoSpaceDE w:val="0"/>
        <w:autoSpaceDN w:val="0"/>
        <w:adjustRightInd w:val="0"/>
        <w:ind w:left="810" w:right="1350"/>
        <w:jc w:val="both"/>
        <w:rPr>
          <w:rFonts w:asciiTheme="majorBidi" w:hAnsiTheme="majorBidi" w:cstheme="majorBidi"/>
          <w:color w:val="000000"/>
        </w:rPr>
      </w:pPr>
      <w:r>
        <w:rPr>
          <w:rFonts w:asciiTheme="majorBidi" w:hAnsiTheme="majorBidi" w:cstheme="majorBidi"/>
          <w:color w:val="000000"/>
        </w:rPr>
        <w:t xml:space="preserve">     </w:t>
      </w:r>
      <w:r w:rsidRPr="009D2440">
        <w:rPr>
          <w:rFonts w:asciiTheme="majorBidi" w:hAnsiTheme="majorBidi" w:cstheme="majorBidi"/>
          <w:color w:val="000000"/>
        </w:rPr>
        <w:t xml:space="preserve">We speak frequently in </w:t>
      </w:r>
      <w:r w:rsidRPr="009D2440">
        <w:rPr>
          <w:rFonts w:asciiTheme="majorBidi" w:hAnsiTheme="majorBidi" w:cstheme="majorBidi"/>
          <w:i/>
          <w:iCs/>
          <w:color w:val="000000"/>
        </w:rPr>
        <w:t>The First Teaching</w:t>
      </w:r>
      <w:r w:rsidRPr="009D2440">
        <w:rPr>
          <w:rFonts w:asciiTheme="majorBidi" w:hAnsiTheme="majorBidi" w:cstheme="majorBidi"/>
          <w:color w:val="000000"/>
        </w:rPr>
        <w:t xml:space="preserve"> of the Divine Plenitude (</w:t>
      </w:r>
      <w:r w:rsidRPr="009D2440">
        <w:rPr>
          <w:rFonts w:asciiTheme="majorBidi" w:hAnsiTheme="majorBidi" w:cstheme="majorBidi"/>
          <w:i/>
          <w:iCs/>
          <w:color w:val="000000"/>
        </w:rPr>
        <w:t>al-Ittis</w:t>
      </w:r>
      <w:r w:rsidRPr="009D2440">
        <w:rPr>
          <w:rFonts w:asciiTheme="majorBidi" w:hAnsiTheme="majorBidi" w:cstheme="majorBidi"/>
          <w:i/>
          <w:iCs/>
        </w:rPr>
        <w:t>ā</w:t>
      </w:r>
      <w:r w:rsidRPr="009D2440">
        <w:rPr>
          <w:rFonts w:asciiTheme="majorBidi" w:hAnsiTheme="majorBidi" w:cstheme="majorBidi"/>
          <w:i/>
          <w:iCs/>
          <w:color w:val="000000"/>
        </w:rPr>
        <w:t>‘ al-Il</w:t>
      </w:r>
      <w:r w:rsidRPr="009D2440">
        <w:rPr>
          <w:rFonts w:asciiTheme="majorBidi" w:hAnsiTheme="majorBidi" w:cstheme="majorBidi"/>
          <w:i/>
          <w:iCs/>
        </w:rPr>
        <w:t>ā</w:t>
      </w:r>
      <w:r w:rsidRPr="009D2440">
        <w:rPr>
          <w:rFonts w:asciiTheme="majorBidi" w:hAnsiTheme="majorBidi" w:cstheme="majorBidi"/>
          <w:i/>
          <w:iCs/>
          <w:color w:val="000000"/>
        </w:rPr>
        <w:t>h</w:t>
      </w:r>
      <w:r w:rsidRPr="009D2440">
        <w:rPr>
          <w:rFonts w:asciiTheme="majorBidi" w:hAnsiTheme="majorBidi" w:cstheme="majorBidi"/>
          <w:i/>
          <w:iCs/>
        </w:rPr>
        <w:t>ī</w:t>
      </w:r>
      <w:r w:rsidRPr="009D2440">
        <w:rPr>
          <w:rFonts w:asciiTheme="majorBidi" w:hAnsiTheme="majorBidi" w:cstheme="majorBidi"/>
          <w:color w:val="000000"/>
        </w:rPr>
        <w:t>). But the comprehensive reality around us, “the whole,” which mirrors the Divine Plenitude can never be caught in the meshes of any net of words. Thus, in the Garden, the Veil of Divine Greatness (</w:t>
      </w:r>
      <w:r w:rsidRPr="009D2440">
        <w:rPr>
          <w:rFonts w:asciiTheme="majorBidi" w:hAnsiTheme="majorBidi" w:cstheme="majorBidi"/>
          <w:i/>
          <w:iCs/>
        </w:rPr>
        <w:t>Ḥ</w:t>
      </w:r>
      <w:r w:rsidRPr="009D2440">
        <w:rPr>
          <w:rFonts w:asciiTheme="majorBidi" w:hAnsiTheme="majorBidi" w:cstheme="majorBidi"/>
          <w:i/>
          <w:iCs/>
          <w:color w:val="000000"/>
        </w:rPr>
        <w:t>ij</w:t>
      </w:r>
      <w:r w:rsidRPr="009D2440">
        <w:rPr>
          <w:rFonts w:asciiTheme="majorBidi" w:hAnsiTheme="majorBidi" w:cstheme="majorBidi"/>
          <w:i/>
          <w:iCs/>
        </w:rPr>
        <w:t>ā</w:t>
      </w:r>
      <w:r w:rsidRPr="009D2440">
        <w:rPr>
          <w:rFonts w:asciiTheme="majorBidi" w:hAnsiTheme="majorBidi" w:cstheme="majorBidi"/>
          <w:i/>
          <w:iCs/>
          <w:color w:val="000000"/>
        </w:rPr>
        <w:t>b al-‘A</w:t>
      </w:r>
      <w:r w:rsidRPr="009D2440">
        <w:rPr>
          <w:rFonts w:asciiTheme="majorBidi" w:hAnsiTheme="majorBidi" w:cstheme="majorBidi"/>
          <w:i/>
          <w:iCs/>
        </w:rPr>
        <w:t>ẓ</w:t>
      </w:r>
      <w:r w:rsidRPr="009D2440">
        <w:rPr>
          <w:rFonts w:asciiTheme="majorBidi" w:hAnsiTheme="majorBidi" w:cstheme="majorBidi"/>
          <w:i/>
          <w:iCs/>
          <w:color w:val="000000"/>
        </w:rPr>
        <w:t>ama</w:t>
      </w:r>
      <w:r w:rsidRPr="009D2440">
        <w:rPr>
          <w:rFonts w:asciiTheme="majorBidi" w:hAnsiTheme="majorBidi" w:cstheme="majorBidi"/>
          <w:color w:val="000000"/>
        </w:rPr>
        <w:t>) can never be removed from the Believer, and this figure of speech (</w:t>
      </w:r>
      <w:r w:rsidRPr="009D2440">
        <w:rPr>
          <w:rFonts w:asciiTheme="majorBidi" w:hAnsiTheme="majorBidi" w:cstheme="majorBidi"/>
          <w:i/>
          <w:iCs/>
          <w:color w:val="000000"/>
        </w:rPr>
        <w:t>kin</w:t>
      </w:r>
      <w:r w:rsidRPr="009D2440">
        <w:rPr>
          <w:rFonts w:asciiTheme="majorBidi" w:hAnsiTheme="majorBidi" w:cstheme="majorBidi"/>
          <w:i/>
          <w:iCs/>
        </w:rPr>
        <w:t>ā</w:t>
      </w:r>
      <w:r w:rsidRPr="009D2440">
        <w:rPr>
          <w:rFonts w:asciiTheme="majorBidi" w:hAnsiTheme="majorBidi" w:cstheme="majorBidi"/>
          <w:i/>
          <w:iCs/>
          <w:color w:val="000000"/>
        </w:rPr>
        <w:t>ya</w:t>
      </w:r>
      <w:r w:rsidRPr="009D2440">
        <w:rPr>
          <w:rFonts w:asciiTheme="majorBidi" w:hAnsiTheme="majorBidi" w:cstheme="majorBidi"/>
          <w:color w:val="000000"/>
        </w:rPr>
        <w:t>) refers to our utter lack of complete Knowledge (</w:t>
      </w:r>
      <w:r w:rsidRPr="009D2440">
        <w:rPr>
          <w:rFonts w:asciiTheme="majorBidi" w:hAnsiTheme="majorBidi" w:cstheme="majorBidi"/>
          <w:i/>
          <w:iCs/>
          <w:color w:val="000000"/>
        </w:rPr>
        <w:t>al-I</w:t>
      </w:r>
      <w:r w:rsidRPr="009D2440">
        <w:rPr>
          <w:rFonts w:asciiTheme="majorBidi" w:hAnsiTheme="majorBidi" w:cstheme="majorBidi"/>
          <w:i/>
          <w:iCs/>
        </w:rPr>
        <w:t>ḥāṭ</w:t>
      </w:r>
      <w:r w:rsidRPr="009D2440">
        <w:rPr>
          <w:rFonts w:asciiTheme="majorBidi" w:hAnsiTheme="majorBidi" w:cstheme="majorBidi"/>
          <w:i/>
          <w:iCs/>
          <w:color w:val="000000"/>
        </w:rPr>
        <w:t>a</w:t>
      </w:r>
      <w:r w:rsidRPr="009D2440">
        <w:rPr>
          <w:rFonts w:asciiTheme="majorBidi" w:hAnsiTheme="majorBidi" w:cstheme="majorBidi"/>
          <w:color w:val="000000"/>
        </w:rPr>
        <w:t>) regarding God. Yet again, one of the greatest ecstasies of the Garden is the Perfect Vision (</w:t>
      </w:r>
      <w:r w:rsidRPr="009D2440">
        <w:rPr>
          <w:rFonts w:asciiTheme="majorBidi" w:hAnsiTheme="majorBidi" w:cstheme="majorBidi"/>
          <w:i/>
          <w:iCs/>
          <w:color w:val="000000"/>
        </w:rPr>
        <w:t>Kam</w:t>
      </w:r>
      <w:r w:rsidRPr="009D2440">
        <w:rPr>
          <w:rFonts w:asciiTheme="majorBidi" w:hAnsiTheme="majorBidi" w:cstheme="majorBidi"/>
          <w:i/>
          <w:iCs/>
        </w:rPr>
        <w:t>ā</w:t>
      </w:r>
      <w:r w:rsidRPr="009D2440">
        <w:rPr>
          <w:rFonts w:asciiTheme="majorBidi" w:hAnsiTheme="majorBidi" w:cstheme="majorBidi"/>
          <w:i/>
          <w:iCs/>
          <w:color w:val="000000"/>
        </w:rPr>
        <w:t>l al-Ru’ya</w:t>
      </w:r>
      <w:r w:rsidRPr="009D2440">
        <w:rPr>
          <w:rFonts w:asciiTheme="majorBidi" w:hAnsiTheme="majorBidi" w:cstheme="majorBidi"/>
          <w:color w:val="000000"/>
        </w:rPr>
        <w:t>) of God Almighty, which in each instance is marked by greater and even greater revelation of Divine Unveiling (</w:t>
      </w:r>
      <w:r w:rsidRPr="009D2440">
        <w:rPr>
          <w:rFonts w:asciiTheme="majorBidi" w:hAnsiTheme="majorBidi" w:cstheme="majorBidi"/>
          <w:i/>
          <w:iCs/>
          <w:color w:val="000000"/>
        </w:rPr>
        <w:t>ziy</w:t>
      </w:r>
      <w:r w:rsidRPr="009D2440">
        <w:rPr>
          <w:rFonts w:asciiTheme="majorBidi" w:hAnsiTheme="majorBidi" w:cstheme="majorBidi"/>
          <w:i/>
          <w:iCs/>
        </w:rPr>
        <w:t>ā</w:t>
      </w:r>
      <w:r w:rsidRPr="009D2440">
        <w:rPr>
          <w:rFonts w:asciiTheme="majorBidi" w:hAnsiTheme="majorBidi" w:cstheme="majorBidi"/>
          <w:i/>
          <w:iCs/>
          <w:color w:val="000000"/>
        </w:rPr>
        <w:t>dat inkish</w:t>
      </w:r>
      <w:r w:rsidRPr="009D2440">
        <w:rPr>
          <w:rFonts w:asciiTheme="majorBidi" w:hAnsiTheme="majorBidi" w:cstheme="majorBidi"/>
          <w:i/>
          <w:iCs/>
        </w:rPr>
        <w:t>ā</w:t>
      </w:r>
      <w:r w:rsidRPr="009D2440">
        <w:rPr>
          <w:rFonts w:asciiTheme="majorBidi" w:hAnsiTheme="majorBidi" w:cstheme="majorBidi"/>
          <w:i/>
          <w:iCs/>
          <w:color w:val="000000"/>
        </w:rPr>
        <w:t>f</w:t>
      </w:r>
      <w:r w:rsidRPr="009D2440">
        <w:rPr>
          <w:rFonts w:asciiTheme="majorBidi" w:hAnsiTheme="majorBidi" w:cstheme="majorBidi"/>
          <w:color w:val="000000"/>
        </w:rPr>
        <w:t xml:space="preserve">). Nevertheless, actually removing the </w:t>
      </w:r>
      <w:r w:rsidRPr="009D2440">
        <w:rPr>
          <w:rFonts w:asciiTheme="majorBidi" w:hAnsiTheme="majorBidi" w:cstheme="majorBidi"/>
          <w:i/>
          <w:iCs/>
        </w:rPr>
        <w:t>Ḥ</w:t>
      </w:r>
      <w:r w:rsidRPr="009D2440">
        <w:rPr>
          <w:rFonts w:asciiTheme="majorBidi" w:hAnsiTheme="majorBidi" w:cstheme="majorBidi"/>
          <w:i/>
          <w:iCs/>
          <w:color w:val="000000"/>
        </w:rPr>
        <w:t>ij</w:t>
      </w:r>
      <w:r w:rsidRPr="009D2440">
        <w:rPr>
          <w:rFonts w:asciiTheme="majorBidi" w:hAnsiTheme="majorBidi" w:cstheme="majorBidi"/>
          <w:i/>
          <w:iCs/>
        </w:rPr>
        <w:t>ā</w:t>
      </w:r>
      <w:r w:rsidRPr="009D2440">
        <w:rPr>
          <w:rFonts w:asciiTheme="majorBidi" w:hAnsiTheme="majorBidi" w:cstheme="majorBidi"/>
          <w:i/>
          <w:iCs/>
          <w:color w:val="000000"/>
        </w:rPr>
        <w:t>b al-‘A</w:t>
      </w:r>
      <w:r w:rsidRPr="009D2440">
        <w:rPr>
          <w:rFonts w:asciiTheme="majorBidi" w:hAnsiTheme="majorBidi" w:cstheme="majorBidi"/>
          <w:i/>
          <w:iCs/>
        </w:rPr>
        <w:t>ẓ</w:t>
      </w:r>
      <w:r w:rsidRPr="009D2440">
        <w:rPr>
          <w:rFonts w:asciiTheme="majorBidi" w:hAnsiTheme="majorBidi" w:cstheme="majorBidi"/>
          <w:i/>
          <w:iCs/>
          <w:color w:val="000000"/>
        </w:rPr>
        <w:t>ama</w:t>
      </w:r>
      <w:r w:rsidRPr="009D2440">
        <w:rPr>
          <w:rFonts w:asciiTheme="majorBidi" w:hAnsiTheme="majorBidi" w:cstheme="majorBidi"/>
          <w:color w:val="000000"/>
        </w:rPr>
        <w:t xml:space="preserve"> would mean coming to know God as God, the Absolute and Infinite, knows Himself, and that is Impossible finite contingent Human Beings. Still, the People of the Garden are engulfed in the ecstasy of Eternal increase in the Revelation of the Divine (</w:t>
      </w:r>
      <w:r w:rsidRPr="009D2440">
        <w:rPr>
          <w:rFonts w:asciiTheme="majorBidi" w:hAnsiTheme="majorBidi" w:cstheme="majorBidi"/>
          <w:i/>
          <w:iCs/>
          <w:color w:val="000000"/>
        </w:rPr>
        <w:t>maz</w:t>
      </w:r>
      <w:r w:rsidRPr="009D2440">
        <w:rPr>
          <w:rFonts w:asciiTheme="majorBidi" w:hAnsiTheme="majorBidi" w:cstheme="majorBidi"/>
          <w:i/>
          <w:iCs/>
        </w:rPr>
        <w:t>ī</w:t>
      </w:r>
      <w:r w:rsidRPr="009D2440">
        <w:rPr>
          <w:rFonts w:asciiTheme="majorBidi" w:hAnsiTheme="majorBidi" w:cstheme="majorBidi"/>
          <w:i/>
          <w:iCs/>
          <w:color w:val="000000"/>
        </w:rPr>
        <w:t>d al-inkish</w:t>
      </w:r>
      <w:r w:rsidRPr="009D2440">
        <w:rPr>
          <w:rFonts w:asciiTheme="majorBidi" w:hAnsiTheme="majorBidi" w:cstheme="majorBidi"/>
          <w:i/>
          <w:iCs/>
        </w:rPr>
        <w:t>ā</w:t>
      </w:r>
      <w:r w:rsidRPr="009D2440">
        <w:rPr>
          <w:rFonts w:asciiTheme="majorBidi" w:hAnsiTheme="majorBidi" w:cstheme="majorBidi"/>
          <w:i/>
          <w:iCs/>
          <w:color w:val="000000"/>
        </w:rPr>
        <w:t>f</w:t>
      </w:r>
      <w:r w:rsidRPr="009D2440">
        <w:rPr>
          <w:rFonts w:asciiTheme="majorBidi" w:hAnsiTheme="majorBidi" w:cstheme="majorBidi"/>
          <w:color w:val="000000"/>
        </w:rPr>
        <w:t>) to them, and this reality points to the fact that God—even when He is witnessed in the Garden—can only be seen without any modality at all (</w:t>
      </w:r>
      <w:r w:rsidRPr="009D2440">
        <w:rPr>
          <w:rFonts w:asciiTheme="majorBidi" w:hAnsiTheme="majorBidi" w:cstheme="majorBidi"/>
          <w:i/>
          <w:iCs/>
          <w:color w:val="000000"/>
        </w:rPr>
        <w:t>bi-l</w:t>
      </w:r>
      <w:r w:rsidRPr="009D2440">
        <w:rPr>
          <w:rFonts w:asciiTheme="majorBidi" w:hAnsiTheme="majorBidi" w:cstheme="majorBidi"/>
          <w:i/>
          <w:iCs/>
        </w:rPr>
        <w:t>ā</w:t>
      </w:r>
      <w:r w:rsidRPr="009D2440">
        <w:rPr>
          <w:rFonts w:asciiTheme="majorBidi" w:hAnsiTheme="majorBidi" w:cstheme="majorBidi"/>
          <w:i/>
          <w:iCs/>
          <w:color w:val="000000"/>
        </w:rPr>
        <w:t xml:space="preserve"> kayf</w:t>
      </w:r>
      <w:r w:rsidRPr="009D2440">
        <w:rPr>
          <w:rFonts w:asciiTheme="majorBidi" w:hAnsiTheme="majorBidi" w:cstheme="majorBidi"/>
          <w:color w:val="000000"/>
        </w:rPr>
        <w:t>). For no analogies—not even those of the Garden—are Adequate in capturing His ultimate Perfection, Beauty, and Majesty.</w:t>
      </w:r>
    </w:p>
    <w:p w14:paraId="35AA9819" w14:textId="77777777" w:rsidR="00FD1A33" w:rsidRPr="00596141" w:rsidRDefault="00FD1A33" w:rsidP="00FD1A33">
      <w:pPr>
        <w:rPr>
          <w:rFonts w:eastAsiaTheme="minorHAnsi"/>
        </w:rPr>
      </w:pPr>
    </w:p>
    <w:p w14:paraId="6C99C5C1" w14:textId="77777777" w:rsidR="00FD1A33" w:rsidRPr="009D2440" w:rsidRDefault="00FD1A33" w:rsidP="00FD1A33">
      <w:pPr>
        <w:pStyle w:val="Heading5"/>
        <w:rPr>
          <w:rFonts w:asciiTheme="majorBidi" w:eastAsiaTheme="minorHAnsi" w:hAnsiTheme="majorBidi"/>
          <w:b/>
          <w:bCs/>
          <w:i/>
          <w:iCs/>
          <w:sz w:val="28"/>
          <w:szCs w:val="28"/>
        </w:rPr>
      </w:pPr>
      <w:r>
        <w:rPr>
          <w:rFonts w:eastAsiaTheme="minorHAnsi"/>
        </w:rPr>
        <w:tab/>
      </w:r>
      <w:bookmarkStart w:id="7" w:name="_Toc188509281"/>
      <w:r>
        <w:rPr>
          <w:rFonts w:eastAsiaTheme="minorHAnsi"/>
        </w:rPr>
        <w:t xml:space="preserve"> </w:t>
      </w:r>
      <w:r w:rsidRPr="009D2440">
        <w:rPr>
          <w:rFonts w:asciiTheme="majorBidi" w:eastAsiaTheme="minorHAnsi" w:hAnsiTheme="majorBidi"/>
          <w:b/>
          <w:bCs/>
          <w:i/>
          <w:iCs/>
          <w:color w:val="7030A0"/>
          <w:sz w:val="28"/>
          <w:szCs w:val="28"/>
        </w:rPr>
        <w:t>Adequation &amp; Access to Truth</w:t>
      </w:r>
      <w:bookmarkEnd w:id="7"/>
    </w:p>
    <w:p w14:paraId="624472AD" w14:textId="77777777" w:rsidR="00FD1A33" w:rsidRPr="009D2440" w:rsidRDefault="00FD1A33" w:rsidP="00FD1A33">
      <w:pPr>
        <w:ind w:left="810" w:right="1350"/>
        <w:jc w:val="both"/>
        <w:rPr>
          <w:rFonts w:asciiTheme="majorBidi" w:eastAsiaTheme="majorEastAsia" w:hAnsiTheme="majorBidi" w:cstheme="majorBidi"/>
        </w:rPr>
      </w:pPr>
      <w:bookmarkStart w:id="8" w:name="_Toc188509282"/>
      <w:r>
        <w:rPr>
          <w:rFonts w:asciiTheme="majorBidi" w:eastAsiaTheme="majorEastAsia" w:hAnsiTheme="majorBidi" w:cstheme="majorBidi"/>
        </w:rPr>
        <w:t xml:space="preserve">    </w:t>
      </w:r>
      <w:r w:rsidRPr="009D2440">
        <w:rPr>
          <w:rFonts w:asciiTheme="majorBidi" w:eastAsiaTheme="majorEastAsia" w:hAnsiTheme="majorBidi" w:cstheme="majorBidi"/>
        </w:rPr>
        <w:t>Cognitive Adequation in fundamental religious beliefs, First Principles, and the groundwork of Metaphysics and Science has no reality without this basic element of discerning conclusiveness</w:t>
      </w:r>
      <w:r w:rsidRPr="009D2440">
        <w:rPr>
          <w:rFonts w:asciiTheme="majorBidi" w:eastAsiaTheme="majorEastAsia" w:hAnsiTheme="majorBidi" w:cstheme="majorBidi"/>
          <w:shd w:val="clear" w:color="auto" w:fill="FFFFFF" w:themeFill="background1"/>
        </w:rPr>
        <w:t>: True faith in God, First Principles, and Metaphysics can neither</w:t>
      </w:r>
      <w:r w:rsidRPr="009D2440">
        <w:rPr>
          <w:rFonts w:asciiTheme="majorBidi" w:eastAsiaTheme="majorEastAsia" w:hAnsiTheme="majorBidi" w:cstheme="majorBidi"/>
        </w:rPr>
        <w:t xml:space="preserve"> be a probability statement nor merely a declaration of will.</w:t>
      </w:r>
    </w:p>
    <w:p w14:paraId="76F03089" w14:textId="77777777" w:rsidR="00FD1A33" w:rsidRPr="009D2440" w:rsidRDefault="00FD1A33" w:rsidP="00FD1A33">
      <w:pPr>
        <w:ind w:left="810" w:right="1350"/>
        <w:jc w:val="both"/>
        <w:rPr>
          <w:rFonts w:asciiTheme="majorBidi" w:hAnsiTheme="majorBidi" w:cstheme="majorBidi"/>
        </w:rPr>
      </w:pPr>
      <w:r>
        <w:rPr>
          <w:rFonts w:asciiTheme="majorBidi" w:hAnsiTheme="majorBidi" w:cstheme="majorBidi"/>
          <w:shd w:val="clear" w:color="auto" w:fill="FFFFFF" w:themeFill="background1"/>
        </w:rPr>
        <w:t xml:space="preserve">    </w:t>
      </w:r>
      <w:r w:rsidRPr="009D2440">
        <w:rPr>
          <w:rFonts w:asciiTheme="majorBidi" w:hAnsiTheme="majorBidi" w:cstheme="majorBidi"/>
          <w:shd w:val="clear" w:color="auto" w:fill="FFFFFF" w:themeFill="background1"/>
        </w:rPr>
        <w:t>One</w:t>
      </w:r>
      <w:r w:rsidRPr="009D2440">
        <w:rPr>
          <w:rFonts w:asciiTheme="majorBidi" w:hAnsiTheme="majorBidi" w:cstheme="majorBidi"/>
        </w:rPr>
        <w:t xml:space="preserve"> cannot correctly be said to have true knowledge of God if </w:t>
      </w:r>
      <w:r w:rsidRPr="009D2440">
        <w:rPr>
          <w:rFonts w:asciiTheme="majorBidi" w:hAnsiTheme="majorBidi" w:cstheme="majorBidi"/>
          <w:shd w:val="clear" w:color="auto" w:fill="FFFFFF" w:themeFill="background1"/>
        </w:rPr>
        <w:t>he or she does</w:t>
      </w:r>
      <w:r w:rsidRPr="009D2440">
        <w:rPr>
          <w:rFonts w:asciiTheme="majorBidi" w:hAnsiTheme="majorBidi" w:cstheme="majorBidi"/>
        </w:rPr>
        <w:t xml:space="preserve"> not—from the beginning—know how to speak about Him cogently and conceive of Him properly.</w:t>
      </w:r>
      <w:r w:rsidRPr="009D2440">
        <w:rPr>
          <w:rFonts w:asciiTheme="majorBidi" w:eastAsiaTheme="majorEastAsia" w:hAnsiTheme="majorBidi" w:cstheme="majorBidi"/>
        </w:rPr>
        <w:t xml:space="preserve"> The Divine Science</w:t>
      </w:r>
      <w:r w:rsidRPr="009D2440">
        <w:rPr>
          <w:rFonts w:asciiTheme="majorBidi" w:hAnsiTheme="majorBidi" w:cstheme="majorBidi"/>
        </w:rPr>
        <w:t xml:space="preserve"> is about forging pathways to Truth in order to discern objective reality and awaken us to the world we live in. </w:t>
      </w:r>
      <w:r w:rsidRPr="009D2440">
        <w:rPr>
          <w:rFonts w:asciiTheme="majorBidi" w:eastAsiaTheme="majorEastAsia" w:hAnsiTheme="majorBidi" w:cstheme="majorBidi"/>
        </w:rPr>
        <w:t>In this regard, b</w:t>
      </w:r>
      <w:r w:rsidRPr="009D2440">
        <w:rPr>
          <w:rFonts w:asciiTheme="majorBidi" w:hAnsiTheme="majorBidi" w:cstheme="majorBidi"/>
        </w:rPr>
        <w:t>asic Islamic Divinity and its branches are essential because they provide us with powerful conceptual tools and exact language that enable us to follow our thoughts, analyze our constructs and those of others, engage in profound reflection, communicate effectively and usefully, and, ultimately, to read the world around us and our innermost souls like clear books.</w:t>
      </w:r>
    </w:p>
    <w:p w14:paraId="7782E1DD" w14:textId="77777777" w:rsidR="00FD1A33" w:rsidRPr="009D2440" w:rsidRDefault="00FD1A33" w:rsidP="00FD1A33">
      <w:pPr>
        <w:ind w:left="810" w:right="1350"/>
        <w:jc w:val="both"/>
      </w:pPr>
      <w:r>
        <w:t xml:space="preserve">    </w:t>
      </w:r>
      <w:r w:rsidRPr="009D2440">
        <w:t>Just as cognitive Adequation is necessary for true knowledge, so does the lack of Adequation vitiate cognition and render it Impossible. The crucial task is to get our beginnings right and laying down solid foundations. This is why it is necessary, in teaching any form of serious knowledge, to begin with Epistemology, spell out carefully and verify the First Principles and Axioms that pertain to that field, a process that ensures that our beginnings are sound. Knowledge that lacks such Adequation is metaphorical and not real. We always end where we begin</w:t>
      </w:r>
      <w:r w:rsidRPr="009D2440">
        <w:rPr>
          <w:shd w:val="clear" w:color="auto" w:fill="FFFFFF" w:themeFill="background1"/>
        </w:rPr>
        <w:t xml:space="preserve">: </w:t>
      </w:r>
      <w:r w:rsidRPr="009D2440">
        <w:t>If we begin with truth, we will end with it. If we begin with falsehood or an inadequate vision of reality, we will not attain anything better in the end.</w:t>
      </w:r>
    </w:p>
    <w:p w14:paraId="3EC40F98" w14:textId="4EAE8C4D" w:rsidR="00FD1A33" w:rsidRDefault="00FD1A33" w:rsidP="00A93D59">
      <w:pPr>
        <w:ind w:left="810" w:right="1350"/>
        <w:jc w:val="both"/>
        <w:rPr>
          <w:rFonts w:asciiTheme="majorBidi" w:eastAsiaTheme="minorEastAsia" w:hAnsiTheme="majorBidi" w:cstheme="majorBidi"/>
          <w:color w:val="000000"/>
        </w:rPr>
      </w:pPr>
      <w:r>
        <w:rPr>
          <w:rFonts w:asciiTheme="majorBidi" w:eastAsiaTheme="minorEastAsia" w:hAnsiTheme="majorBidi" w:cstheme="majorBidi"/>
          <w:color w:val="000000"/>
        </w:rPr>
        <w:t xml:space="preserve">     </w:t>
      </w:r>
      <w:r w:rsidRPr="009D2440">
        <w:rPr>
          <w:rFonts w:asciiTheme="majorBidi" w:eastAsiaTheme="minorEastAsia" w:hAnsiTheme="majorBidi" w:cstheme="majorBidi"/>
          <w:color w:val="000000"/>
        </w:rPr>
        <w:t>Intelligibility shares an isomorphic relationship with Being and Existence, while paralleling and dovetailing with them both, to the greater and greater degrees that Being and Existence become Intelligible and inscribe themselves upon the Heart and the Mind. For in the Epistemology of Realism, no thing—Seen or Unseen—can be unintelligible, although Necessary Being can never be fathomed an known in the absolute. Yet it too is “knowable” and “Intelligible” in terms of isomorphic Adequation, and this knowledge increases and becomes more and more adequate to infinity. The truth of a thing, therefor, is a function its degree of Being and Existence, and Logical Truth reflects the Intellect’s prior agreement to know and its isomorphic conformity to relate to the things that it is capable of actively representing within itself. Still—as just intimated—this Adequation of cognitive perception does not ever exhaust Intelligibility within the vast and ever unfolding Ontological framework of Necessary Being and Possible Existence.</w:t>
      </w:r>
    </w:p>
    <w:p w14:paraId="29BD44C3" w14:textId="77777777" w:rsidR="00A93D59" w:rsidRPr="00A93D59" w:rsidRDefault="00A93D59" w:rsidP="00A93D59">
      <w:pPr>
        <w:ind w:left="810" w:right="1350"/>
        <w:jc w:val="both"/>
      </w:pPr>
    </w:p>
    <w:p w14:paraId="02970BE5" w14:textId="77777777" w:rsidR="00FD1A33" w:rsidRPr="00BF45BD" w:rsidRDefault="00FD1A33" w:rsidP="00FD1A33">
      <w:pPr>
        <w:rPr>
          <w:rFonts w:eastAsiaTheme="minorHAnsi"/>
          <w:b/>
          <w:bCs/>
          <w:i/>
          <w:iCs/>
          <w:u w:val="single"/>
        </w:rPr>
      </w:pPr>
      <w:r>
        <w:rPr>
          <w:rFonts w:eastAsiaTheme="minorHAnsi"/>
        </w:rPr>
        <w:t xml:space="preserve">            </w:t>
      </w:r>
      <w:r w:rsidRPr="00BF45BD">
        <w:rPr>
          <w:rFonts w:eastAsiaTheme="minorHAnsi"/>
          <w:b/>
          <w:bCs/>
          <w:i/>
          <w:iCs/>
          <w:u w:val="single"/>
        </w:rPr>
        <w:t>Adequation &amp; the Limits of Active Intellect</w:t>
      </w:r>
      <w:bookmarkEnd w:id="8"/>
    </w:p>
    <w:p w14:paraId="77B00337" w14:textId="77777777" w:rsidR="00FD1A33" w:rsidRPr="00F61B38" w:rsidRDefault="00FD1A33" w:rsidP="00FD1A33">
      <w:pPr>
        <w:ind w:left="810" w:right="1350"/>
        <w:jc w:val="both"/>
        <w:rPr>
          <w:rFonts w:asciiTheme="majorBidi" w:hAnsiTheme="majorBidi" w:cstheme="majorBidi"/>
        </w:rPr>
      </w:pPr>
      <w:r w:rsidRPr="00F61B38">
        <w:rPr>
          <w:rFonts w:asciiTheme="majorBidi" w:hAnsiTheme="majorBidi" w:cstheme="majorBidi"/>
        </w:rPr>
        <w:t>Adequation in discursive Divinity—and, in fact, in any other type of true knowledge that is solidly rooted—is an important fact that is new to many of us today. For most, the principle of Adequation is a foreign concept</w:t>
      </w:r>
      <w:r w:rsidRPr="00F61B38">
        <w:rPr>
          <w:rFonts w:asciiTheme="majorBidi" w:hAnsiTheme="majorBidi" w:cstheme="majorBidi"/>
          <w:shd w:val="clear" w:color="auto" w:fill="FFFFFF" w:themeFill="background1"/>
        </w:rPr>
        <w:t>, though it is one which</w:t>
      </w:r>
      <w:r w:rsidRPr="00F61B38">
        <w:rPr>
          <w:rFonts w:asciiTheme="majorBidi" w:hAnsiTheme="majorBidi" w:cstheme="majorBidi"/>
        </w:rPr>
        <w:t xml:space="preserve"> we must strive to understand if we are to escape the universal skepticism and agnosticism of relativism. It is adequation that makes intelligence possible and allows us to assert valid truth claims as finite human beings.</w:t>
      </w:r>
    </w:p>
    <w:p w14:paraId="36784992" w14:textId="77777777" w:rsidR="00FD1A33" w:rsidRPr="00F61B38" w:rsidRDefault="00FD1A33" w:rsidP="00FD1A33">
      <w:pPr>
        <w:ind w:left="810" w:right="1350"/>
        <w:jc w:val="both"/>
        <w:rPr>
          <w:rFonts w:asciiTheme="majorBidi" w:hAnsiTheme="majorBidi" w:cstheme="majorBidi"/>
        </w:rPr>
      </w:pPr>
      <w:r>
        <w:rPr>
          <w:rFonts w:asciiTheme="majorBidi" w:hAnsiTheme="majorBidi" w:cstheme="majorBidi"/>
        </w:rPr>
        <w:t xml:space="preserve">    </w:t>
      </w:r>
      <w:r w:rsidRPr="00F61B38">
        <w:rPr>
          <w:rFonts w:asciiTheme="majorBidi" w:hAnsiTheme="majorBidi" w:cstheme="majorBidi"/>
        </w:rPr>
        <w:t xml:space="preserve">There are limits and paradoxes inherent in intellect and its venture of discursive theology, but the knowledge it produces—despite its limitations—is true and adequate, giving us all we need to </w:t>
      </w:r>
      <w:r w:rsidRPr="00F61B38">
        <w:rPr>
          <w:rFonts w:asciiTheme="majorBidi" w:hAnsiTheme="majorBidi" w:cstheme="majorBidi"/>
          <w:shd w:val="clear" w:color="auto" w:fill="FFFFFF" w:themeFill="background1"/>
        </w:rPr>
        <w:t>establish</w:t>
      </w:r>
      <w:r w:rsidRPr="00F61B38">
        <w:rPr>
          <w:rFonts w:asciiTheme="majorBidi" w:hAnsiTheme="majorBidi" w:cstheme="majorBidi"/>
        </w:rPr>
        <w:t xml:space="preserve"> a correct beginning and proceed confidently to higher stages. Creedal knowledge is </w:t>
      </w:r>
      <w:r w:rsidRPr="00F61B38">
        <w:rPr>
          <w:rFonts w:asciiTheme="majorBidi" w:hAnsiTheme="majorBidi" w:cstheme="majorBidi"/>
          <w:shd w:val="clear" w:color="auto" w:fill="FFFFFF" w:themeFill="background1"/>
        </w:rPr>
        <w:t>neither</w:t>
      </w:r>
      <w:r w:rsidRPr="00F61B38">
        <w:rPr>
          <w:rFonts w:asciiTheme="majorBidi" w:hAnsiTheme="majorBidi" w:cstheme="majorBidi"/>
        </w:rPr>
        <w:t xml:space="preserve"> defeated nor rendered provisional and doubtful by the inherent limits of that disicipline. Discursive theology—like any form of knowledge rooted in first principles—is sufficient whenever it possesses the critical element of Adequation, which stands for “the systematic pursuit of cognitive adequacy.” Adequation is an essential requirement for the “rooting of knowledge” and the congruity of all sciences in epistemology and content. It begins carefully and correctly, lays down solid foundations, and imparts adequate knowledge of permanent value that is capable of continual growth without ever contradicting or destroying the foundations it has laid down. As the seed of creedal knowledge germinates and grows into a lofty tree, it never extracts or replaces the roots it put down in the beginning, and, as the tree grows, the roots grow with it.</w:t>
      </w:r>
    </w:p>
    <w:p w14:paraId="3FAB48B8" w14:textId="77777777" w:rsidR="00FD1A33" w:rsidRPr="00F61B38" w:rsidRDefault="00FD1A33" w:rsidP="00FD1A33">
      <w:pPr>
        <w:ind w:left="810" w:right="1350"/>
        <w:jc w:val="both"/>
        <w:rPr>
          <w:rFonts w:asciiTheme="majorBidi" w:hAnsiTheme="majorBidi" w:cstheme="majorBidi"/>
        </w:rPr>
      </w:pPr>
      <w:r>
        <w:rPr>
          <w:rFonts w:asciiTheme="majorBidi" w:hAnsiTheme="majorBidi" w:cstheme="majorBidi"/>
        </w:rPr>
        <w:t xml:space="preserve">    </w:t>
      </w:r>
      <w:r w:rsidRPr="00F61B38">
        <w:rPr>
          <w:rFonts w:asciiTheme="majorBidi" w:hAnsiTheme="majorBidi" w:cstheme="majorBidi"/>
        </w:rPr>
        <w:t>The Human Intellect—like the Human Being himself—is finite and limited by nature. But—like the human being, who is the grand Microcosm—it too is capable of reaching out to Infinity and grasping the unlimited Absolute. The finite, limited Intellect is the Active Intellect, which has not yet been po</w:t>
      </w:r>
      <w:r>
        <w:rPr>
          <w:rFonts w:asciiTheme="majorBidi" w:hAnsiTheme="majorBidi" w:cstheme="majorBidi"/>
        </w:rPr>
        <w:t>l</w:t>
      </w:r>
      <w:r w:rsidRPr="00F61B38">
        <w:rPr>
          <w:rFonts w:asciiTheme="majorBidi" w:hAnsiTheme="majorBidi" w:cstheme="majorBidi"/>
        </w:rPr>
        <w:t>linated by the secrets of Prophetic Revelation and the unveilings of the Saints, who follow in their footsteps. The second Intellect—that is the Passive or Receptive Intellect—is the one that can truly hitch its wagon to a star and pick fruit randomly from the Milky Way. This Passive Intellect reflects the Female Principle, but actually combines successfully both the Male and Female Princinples in a new synthesis that comes—not just from polination—but the very fruition of that pollen as it ripens into fruit and is harvested. The Active Intellect can only reach this culmination after it receives proper training and goes back to the beginning, and this is the necessity of Cognitive Adequation for it and for human Culture and Civilization in general.</w:t>
      </w:r>
    </w:p>
    <w:p w14:paraId="29119D27" w14:textId="77777777" w:rsidR="00FD1A33" w:rsidRPr="00F61B38" w:rsidRDefault="00FD1A33" w:rsidP="00FD1A33">
      <w:pPr>
        <w:ind w:left="810" w:right="1350"/>
        <w:jc w:val="both"/>
        <w:rPr>
          <w:rFonts w:asciiTheme="majorBidi" w:hAnsiTheme="majorBidi" w:cstheme="majorBidi"/>
        </w:rPr>
      </w:pPr>
      <w:r>
        <w:rPr>
          <w:rFonts w:asciiTheme="majorBidi" w:hAnsiTheme="majorBidi" w:cstheme="majorBidi"/>
        </w:rPr>
        <w:t xml:space="preserve">    </w:t>
      </w:r>
      <w:r w:rsidRPr="00F61B38">
        <w:rPr>
          <w:rFonts w:asciiTheme="majorBidi" w:hAnsiTheme="majorBidi" w:cstheme="majorBidi"/>
        </w:rPr>
        <w:t xml:space="preserve">Yet, it is capable of </w:t>
      </w:r>
      <w:r w:rsidRPr="00F61B38">
        <w:rPr>
          <w:rFonts w:asciiTheme="majorBidi" w:hAnsiTheme="majorBidi" w:cstheme="majorBidi"/>
          <w:shd w:val="clear" w:color="auto" w:fill="FFFFFF" w:themeFill="background1"/>
        </w:rPr>
        <w:t>approaching</w:t>
      </w:r>
      <w:r w:rsidRPr="00F61B38">
        <w:rPr>
          <w:rFonts w:asciiTheme="majorBidi" w:hAnsiTheme="majorBidi" w:cstheme="majorBidi"/>
        </w:rPr>
        <w:t xml:space="preserve"> the Infinite as well as </w:t>
      </w:r>
      <w:r w:rsidRPr="00F61B38">
        <w:rPr>
          <w:rFonts w:asciiTheme="majorBidi" w:hAnsiTheme="majorBidi" w:cstheme="majorBidi"/>
          <w:shd w:val="clear" w:color="auto" w:fill="FFFFFF" w:themeFill="background1"/>
        </w:rPr>
        <w:t>understanding</w:t>
      </w:r>
      <w:r w:rsidRPr="00F61B38">
        <w:rPr>
          <w:rFonts w:asciiTheme="majorBidi" w:hAnsiTheme="majorBidi" w:cstheme="majorBidi"/>
        </w:rPr>
        <w:t xml:space="preserve"> the reality of finite things on the basis of the principle of adequation, rooting knowledge, and getting our beginnings right. Only to the degree that we are capable of adequation can our intellects be described as intelligent, capable of knowledge, and justified in the pursuit of truth. The principle of adequation affirms the fact that knowledge of God does not require the comprehension of His essence and that knowledge of finite things in general does not necessitate that those things be perceived and understood in their totality as God knows and perceives them. Human beings do not hear, see, or perceive things in the totality of their existence as they are known in the infinite knowledge of God, </w:t>
      </w:r>
      <w:r w:rsidRPr="00F61B38">
        <w:rPr>
          <w:rFonts w:asciiTheme="majorBidi" w:hAnsiTheme="majorBidi" w:cstheme="majorBidi"/>
          <w:shd w:val="clear" w:color="auto" w:fill="FFFFFF" w:themeFill="background1"/>
        </w:rPr>
        <w:t>as demonstrated in the above example of the Ka‘ba</w:t>
      </w:r>
      <w:r w:rsidRPr="00F61B38">
        <w:rPr>
          <w:rFonts w:asciiTheme="majorBidi" w:hAnsiTheme="majorBidi" w:cstheme="majorBidi"/>
        </w:rPr>
        <w:t xml:space="preserve">. Ordinary human vision never exhausts the nature of the object it </w:t>
      </w:r>
      <w:r w:rsidRPr="00F61B38">
        <w:rPr>
          <w:rFonts w:asciiTheme="majorBidi" w:hAnsiTheme="majorBidi" w:cstheme="majorBidi"/>
          <w:shd w:val="clear" w:color="auto" w:fill="FFFFFF" w:themeFill="background1"/>
        </w:rPr>
        <w:t>witnesses</w:t>
      </w:r>
      <w:r w:rsidRPr="00F61B38">
        <w:rPr>
          <w:rFonts w:asciiTheme="majorBidi" w:hAnsiTheme="majorBidi" w:cstheme="majorBidi"/>
        </w:rPr>
        <w:t>, but our intellects—these universal Messengers to humanity—can reach beyond the relativities that we do perceive in order to grasp what is true and false about the objects and concepts that we examine.</w:t>
      </w:r>
    </w:p>
    <w:p w14:paraId="23C6A0A2" w14:textId="77777777" w:rsidR="00FD1A33" w:rsidRPr="00FA220B" w:rsidRDefault="00FD1A33" w:rsidP="00FD1A33">
      <w:pPr>
        <w:ind w:left="810" w:right="1350"/>
        <w:jc w:val="both"/>
        <w:rPr>
          <w:rFonts w:asciiTheme="majorBidi" w:hAnsiTheme="majorBidi" w:cstheme="majorBidi"/>
          <w:sz w:val="28"/>
          <w:szCs w:val="28"/>
        </w:rPr>
      </w:pPr>
      <w:r>
        <w:rPr>
          <w:rFonts w:asciiTheme="majorBidi" w:hAnsiTheme="majorBidi" w:cstheme="majorBidi"/>
        </w:rPr>
        <w:t xml:space="preserve">    </w:t>
      </w:r>
      <w:r w:rsidRPr="00F61B38">
        <w:rPr>
          <w:rFonts w:asciiTheme="majorBidi" w:hAnsiTheme="majorBidi" w:cstheme="majorBidi"/>
        </w:rPr>
        <w:t xml:space="preserve">When we apply the principle of adequation, we perceive the same things from our own different perspectives and limited points of view. But such limits, which are intrinsic to the finite intellect and finitude, do not prevent us from knowing those same things in a manner that is simultaneously adequate, unanimous, and true for us all. We do not perceive or know things in the absolute but in a manner that opens the door to the Absolute and </w:t>
      </w:r>
      <w:r w:rsidRPr="00F61B38">
        <w:rPr>
          <w:rFonts w:asciiTheme="majorBidi" w:hAnsiTheme="majorBidi" w:cstheme="majorBidi"/>
          <w:shd w:val="clear" w:color="auto" w:fill="FFFFFF" w:themeFill="background1"/>
        </w:rPr>
        <w:t>to</w:t>
      </w:r>
      <w:r w:rsidRPr="00F61B38">
        <w:rPr>
          <w:rFonts w:asciiTheme="majorBidi" w:hAnsiTheme="majorBidi" w:cstheme="majorBidi"/>
          <w:color w:val="FF0000"/>
        </w:rPr>
        <w:t xml:space="preserve"> </w:t>
      </w:r>
      <w:r w:rsidRPr="00F61B38">
        <w:rPr>
          <w:rFonts w:asciiTheme="majorBidi" w:hAnsiTheme="majorBidi" w:cstheme="majorBidi"/>
        </w:rPr>
        <w:t xml:space="preserve">ever-deepening knowledge of it. Despite its limits, the knowledge that we have is still knowledge and not something else which can only be said to be “relatively true” or simply our personal point of view. It is the adequation that underlies all of our finite perspectives—as long as their foundations are correct—that enables us to speak of knowledge and aspire for the truth and objective values. The fabric of the world around us is woven from relative subjectivity and relative objectivity. Adequation enables us to relate each subject to its object properly, which is what makes knowledge, intelligence, and the acquisition of knowledge humanly possible. </w:t>
      </w:r>
    </w:p>
    <w:p w14:paraId="160D3AED" w14:textId="77777777" w:rsidR="00FD1A33" w:rsidRPr="0082529A" w:rsidRDefault="00FD1A33" w:rsidP="00FD1A33">
      <w:pPr>
        <w:rPr>
          <w:rFonts w:eastAsiaTheme="minorHAnsi"/>
        </w:rPr>
      </w:pPr>
    </w:p>
    <w:p w14:paraId="149A41EF" w14:textId="77777777" w:rsidR="00FD1A33" w:rsidRPr="00BF45BD" w:rsidRDefault="00FD1A33" w:rsidP="00FD1A33">
      <w:pPr>
        <w:rPr>
          <w:rFonts w:eastAsiaTheme="minorHAnsi"/>
          <w:b/>
          <w:bCs/>
          <w:i/>
          <w:iCs/>
          <w:u w:val="single"/>
        </w:rPr>
      </w:pPr>
      <w:r>
        <w:rPr>
          <w:rFonts w:eastAsiaTheme="minorHAnsi"/>
        </w:rPr>
        <w:t xml:space="preserve">             </w:t>
      </w:r>
      <w:r w:rsidRPr="00BF45BD">
        <w:rPr>
          <w:rFonts w:eastAsiaTheme="minorHAnsi"/>
          <w:b/>
          <w:bCs/>
          <w:i/>
          <w:iCs/>
          <w:u w:val="single"/>
        </w:rPr>
        <w:t>Adequation, Definitions, &amp; the Identification of Essences</w:t>
      </w:r>
    </w:p>
    <w:p w14:paraId="7CE02B43" w14:textId="77777777" w:rsidR="00FD1A33" w:rsidRPr="002E26CA" w:rsidRDefault="00FD1A33" w:rsidP="00FD1A33">
      <w:pPr>
        <w:ind w:left="810" w:right="1350"/>
        <w:jc w:val="both"/>
        <w:rPr>
          <w:u w:val="single"/>
        </w:rPr>
      </w:pPr>
      <w:r w:rsidRPr="002E26CA">
        <w:rPr>
          <w:u w:val="single"/>
        </w:rPr>
        <w:t>Lack of Adequation</w:t>
      </w:r>
    </w:p>
    <w:p w14:paraId="3EE8A772" w14:textId="77777777" w:rsidR="00FD1A33" w:rsidRPr="002E26CA" w:rsidRDefault="00FD1A33" w:rsidP="00FD1A33">
      <w:pPr>
        <w:ind w:left="810" w:right="1350"/>
        <w:jc w:val="both"/>
      </w:pPr>
      <w:r w:rsidRPr="002E26CA">
        <w:t>Just as Cognitive Adequation is necessary for true knowledge, so does the lack of Adequation vitiate it and render it impossible. The crucial task is to get our beginnings right and lay down solid foundations. This is why it is necessary, in teaching any form of serious knowledge, to begin with Epistemology, spell out and verify First Principles and their Axioms, and confirm that our beginnings are sound. Knowledge that lacks such adequation is metaphorical and not real. We always end where we begin</w:t>
      </w:r>
      <w:r w:rsidRPr="002E26CA">
        <w:rPr>
          <w:shd w:val="clear" w:color="auto" w:fill="FFFFFF" w:themeFill="background1"/>
        </w:rPr>
        <w:t xml:space="preserve">: </w:t>
      </w:r>
      <w:r w:rsidRPr="002E26CA">
        <w:t>If we begin with truth, we will end with it. If we begin with falsehood or an inadequate vision of reality, we will not attain anything better in the end.</w:t>
      </w:r>
    </w:p>
    <w:p w14:paraId="7E6C8EDC" w14:textId="77777777" w:rsidR="00FD1A33" w:rsidRPr="002E26CA" w:rsidRDefault="00FD1A33" w:rsidP="00FD1A33">
      <w:pPr>
        <w:ind w:left="810" w:right="1350"/>
        <w:jc w:val="both"/>
        <w:rPr>
          <w:rFonts w:asciiTheme="majorBidi" w:eastAsiaTheme="minorEastAsia" w:hAnsiTheme="majorBidi" w:cstheme="majorBidi"/>
          <w:color w:val="000000"/>
        </w:rPr>
      </w:pPr>
      <w:r w:rsidRPr="002E26CA">
        <w:rPr>
          <w:rFonts w:asciiTheme="majorBidi" w:eastAsiaTheme="minorEastAsia" w:hAnsiTheme="majorBidi" w:cstheme="majorBidi"/>
          <w:color w:val="000000"/>
        </w:rPr>
        <w:t xml:space="preserve">    In principle in the Epistemology of Realism, no thing—Seen or Unseen—can be unintelligible, although Necessary Being can never be fathomed an known in the absolute. Yet it too is “knowable” and “Intelligible” in terms of isomorphic Adequation, and this knowledge increases and becomes more and more adequate to infinity. The truth of a thing, therefor, is a function its degree of Being and Existence, and Logical Truth reflects the Intellect’s prior agreement to know and its isomorphic conformity to relate to the things that it is capable of actively representing within itself. Still—as just intimated—this Adequation of cognitive perception does not ever exhaust Intelligibility within the vast and ever unfolding Ontological framework of Necessary Being and Possible Existence.</w:t>
      </w:r>
    </w:p>
    <w:p w14:paraId="25B194F2" w14:textId="77777777" w:rsidR="00FD1A33" w:rsidRPr="002E26CA" w:rsidRDefault="00FD1A33" w:rsidP="00FD1A33">
      <w:pPr>
        <w:ind w:left="810" w:right="1350"/>
        <w:jc w:val="both"/>
        <w:rPr>
          <w:rFonts w:asciiTheme="majorBidi" w:hAnsiTheme="majorBidi" w:cstheme="majorBidi"/>
          <w:color w:val="000000"/>
        </w:rPr>
      </w:pPr>
      <w:r w:rsidRPr="002E26CA">
        <w:rPr>
          <w:rFonts w:asciiTheme="majorBidi" w:hAnsiTheme="majorBidi" w:cstheme="majorBidi"/>
          <w:color w:val="000000"/>
        </w:rPr>
        <w:t xml:space="preserve">     Epistemological Realism rests upon the solid bedrock of First Principles, sound intuitions, and productive paradigms. On this basis, the book will assert the priority of Oneness, such as the principle that: “Whatever is not one cannot exist” (</w:t>
      </w:r>
      <w:r w:rsidRPr="002E26CA">
        <w:rPr>
          <w:rFonts w:asciiTheme="majorBidi" w:hAnsiTheme="majorBidi" w:cstheme="majorBidi"/>
          <w:i/>
          <w:iCs/>
          <w:color w:val="000000"/>
        </w:rPr>
        <w:t>m</w:t>
      </w:r>
      <w:r w:rsidRPr="002E26CA">
        <w:rPr>
          <w:rFonts w:asciiTheme="majorBidi" w:hAnsiTheme="majorBidi" w:cstheme="majorBidi"/>
          <w:i/>
          <w:iCs/>
        </w:rPr>
        <w:t>ā</w:t>
      </w:r>
      <w:r w:rsidRPr="002E26CA">
        <w:rPr>
          <w:rFonts w:asciiTheme="majorBidi" w:hAnsiTheme="majorBidi" w:cstheme="majorBidi"/>
          <w:i/>
          <w:iCs/>
          <w:color w:val="000000"/>
        </w:rPr>
        <w:t xml:space="preserve"> lam yatawa</w:t>
      </w:r>
      <w:r w:rsidRPr="002E26CA">
        <w:rPr>
          <w:rFonts w:asciiTheme="majorBidi" w:hAnsiTheme="majorBidi" w:cstheme="majorBidi"/>
          <w:i/>
          <w:iCs/>
        </w:rPr>
        <w:t>ḥḥ</w:t>
      </w:r>
      <w:r w:rsidRPr="002E26CA">
        <w:rPr>
          <w:rFonts w:asciiTheme="majorBidi" w:hAnsiTheme="majorBidi" w:cstheme="majorBidi"/>
          <w:i/>
          <w:iCs/>
          <w:color w:val="000000"/>
        </w:rPr>
        <w:t>ad lam yata</w:t>
      </w:r>
      <w:r w:rsidRPr="002E26CA">
        <w:rPr>
          <w:rFonts w:asciiTheme="majorBidi" w:hAnsiTheme="majorBidi" w:cstheme="majorBidi"/>
          <w:i/>
          <w:iCs/>
        </w:rPr>
        <w:t>wajjad</w:t>
      </w:r>
      <w:r w:rsidRPr="002E26CA">
        <w:rPr>
          <w:rFonts w:asciiTheme="majorBidi" w:hAnsiTheme="majorBidi" w:cstheme="majorBidi"/>
          <w:color w:val="000000"/>
        </w:rPr>
        <w:t>).” Similarly, delimitation and oneness are essential both to intelligibility and existence, since that which is conceived of as illimitable and not internally unified in the world of phenomena can neither exist nor be perceived. For: “Distinction is concomitant with fixed reality (</w:t>
      </w:r>
      <w:r w:rsidRPr="002E26CA">
        <w:rPr>
          <w:i/>
          <w:iCs/>
        </w:rPr>
        <w:t>al-tamayyuz yastalzim al-thub</w:t>
      </w:r>
      <w:r w:rsidRPr="002E26CA">
        <w:rPr>
          <w:rFonts w:asciiTheme="majorBidi" w:hAnsiTheme="majorBidi" w:cstheme="majorBidi"/>
          <w:i/>
          <w:iCs/>
        </w:rPr>
        <w:t>ū</w:t>
      </w:r>
      <w:r w:rsidRPr="002E26CA">
        <w:rPr>
          <w:i/>
          <w:iCs/>
        </w:rPr>
        <w:t>t</w:t>
      </w:r>
      <w:r w:rsidRPr="002E26CA">
        <w:rPr>
          <w:rFonts w:asciiTheme="majorBidi" w:hAnsiTheme="majorBidi" w:cstheme="majorBidi"/>
          <w:color w:val="000000"/>
        </w:rPr>
        <w:t>),” and: “Whatever is distinct is a fixed and real entity.” This may also be expressed in the negative: “Whatever is not distinct cannot occur” (</w:t>
      </w:r>
      <w:r w:rsidRPr="002E26CA">
        <w:rPr>
          <w:rFonts w:asciiTheme="majorBidi" w:hAnsiTheme="majorBidi" w:cstheme="majorBidi"/>
          <w:i/>
          <w:iCs/>
          <w:color w:val="000000"/>
        </w:rPr>
        <w:t>m</w:t>
      </w:r>
      <w:r w:rsidRPr="002E26CA">
        <w:rPr>
          <w:rFonts w:asciiTheme="majorBidi" w:hAnsiTheme="majorBidi" w:cstheme="majorBidi"/>
          <w:i/>
          <w:iCs/>
        </w:rPr>
        <w:t>ā</w:t>
      </w:r>
      <w:r w:rsidRPr="002E26CA">
        <w:rPr>
          <w:rFonts w:asciiTheme="majorBidi" w:hAnsiTheme="majorBidi" w:cstheme="majorBidi"/>
          <w:i/>
          <w:iCs/>
          <w:color w:val="000000"/>
        </w:rPr>
        <w:t xml:space="preserve"> lam yatamayyaz lam yata</w:t>
      </w:r>
      <w:r w:rsidRPr="002E26CA">
        <w:rPr>
          <w:rFonts w:asciiTheme="majorBidi" w:hAnsiTheme="majorBidi" w:cstheme="majorBidi"/>
          <w:i/>
          <w:iCs/>
        </w:rPr>
        <w:t>ḥ</w:t>
      </w:r>
      <w:r w:rsidRPr="002E26CA">
        <w:rPr>
          <w:rFonts w:asciiTheme="majorBidi" w:hAnsiTheme="majorBidi" w:cstheme="majorBidi"/>
          <w:i/>
          <w:iCs/>
          <w:color w:val="000000"/>
        </w:rPr>
        <w:t>assal</w:t>
      </w:r>
      <w:r w:rsidRPr="002E26CA">
        <w:rPr>
          <w:rFonts w:asciiTheme="majorBidi" w:hAnsiTheme="majorBidi" w:cstheme="majorBidi"/>
          <w:color w:val="000000"/>
        </w:rPr>
        <w:t>).” These principles assert that the fact of distinctiveness is the necessary ground of each thing that truly has reality. This most basic of truths enthrones our first intuition of the fact of distinction (</w:t>
      </w:r>
      <w:r w:rsidRPr="002E26CA">
        <w:rPr>
          <w:rFonts w:asciiTheme="majorBidi" w:hAnsiTheme="majorBidi" w:cstheme="majorBidi"/>
          <w:i/>
          <w:iCs/>
          <w:color w:val="000000"/>
        </w:rPr>
        <w:t>al-</w:t>
      </w:r>
      <w:r w:rsidRPr="002E26CA">
        <w:rPr>
          <w:i/>
          <w:iCs/>
        </w:rPr>
        <w:t>tamayyuz</w:t>
      </w:r>
      <w:r w:rsidRPr="002E26CA">
        <w:rPr>
          <w:rFonts w:asciiTheme="majorBidi" w:hAnsiTheme="majorBidi" w:cstheme="majorBidi"/>
          <w:color w:val="000000"/>
        </w:rPr>
        <w:t>) when we encounter around us a discrete world, in which each thing it contains presents itself to us as distinct (</w:t>
      </w:r>
      <w:r w:rsidRPr="002E26CA">
        <w:rPr>
          <w:i/>
          <w:iCs/>
        </w:rPr>
        <w:t>mutamayyiz</w:t>
      </w:r>
      <w:r w:rsidRPr="002E26CA">
        <w:rPr>
          <w:rFonts w:asciiTheme="majorBidi" w:hAnsiTheme="majorBidi" w:cstheme="majorBidi"/>
          <w:color w:val="000000"/>
        </w:rPr>
        <w:t>). This principle is rooted in the primacy of Oneness (</w:t>
      </w:r>
      <w:r w:rsidRPr="002E26CA">
        <w:rPr>
          <w:rFonts w:asciiTheme="majorBidi" w:hAnsiTheme="majorBidi" w:cstheme="majorBidi"/>
          <w:i/>
          <w:iCs/>
        </w:rPr>
        <w:t>aṣālat al-waḥda</w:t>
      </w:r>
      <w:r w:rsidRPr="002E26CA">
        <w:rPr>
          <w:rFonts w:asciiTheme="majorBidi" w:hAnsiTheme="majorBidi" w:cstheme="majorBidi"/>
          <w:color w:val="000000"/>
        </w:rPr>
        <w:t>), which—as we will see—is where realism begins</w:t>
      </w:r>
      <w:r w:rsidRPr="002E26CA">
        <w:rPr>
          <w:rFonts w:asciiTheme="majorBidi" w:hAnsiTheme="majorBidi" w:cstheme="majorBidi"/>
        </w:rPr>
        <w:t>.</w:t>
      </w:r>
      <w:r w:rsidRPr="002E26CA">
        <w:rPr>
          <w:rStyle w:val="FootnoteReference"/>
          <w:rFonts w:asciiTheme="majorBidi" w:hAnsiTheme="majorBidi" w:cstheme="majorBidi"/>
          <w:color w:val="000000"/>
        </w:rPr>
        <w:footnoteReference w:id="9"/>
      </w:r>
      <w:r w:rsidRPr="002E26CA">
        <w:rPr>
          <w:rFonts w:asciiTheme="majorBidi" w:hAnsiTheme="majorBidi" w:cstheme="majorBidi"/>
          <w:color w:val="000000"/>
        </w:rPr>
        <w:t xml:space="preserve"> From the primacy of Oneness, flows the First Principle of Identity and the reality of essence. For, given that each thing is a singularly unitary and distinctive unit, it follows that a thing cannot be other than itself, which reflects the principle of essence (</w:t>
      </w:r>
      <w:r w:rsidRPr="002E26CA">
        <w:rPr>
          <w:rFonts w:asciiTheme="majorBidi" w:hAnsiTheme="majorBidi" w:cstheme="majorBidi"/>
          <w:i/>
          <w:iCs/>
          <w:color w:val="000000"/>
        </w:rPr>
        <w:t>a</w:t>
      </w:r>
      <w:r w:rsidRPr="002E26CA">
        <w:rPr>
          <w:rFonts w:asciiTheme="majorBidi" w:hAnsiTheme="majorBidi" w:cstheme="majorBidi"/>
          <w:i/>
          <w:iCs/>
        </w:rPr>
        <w:t>ṣ</w:t>
      </w:r>
      <w:r w:rsidRPr="002E26CA">
        <w:rPr>
          <w:rFonts w:asciiTheme="majorBidi" w:hAnsiTheme="majorBidi" w:cstheme="majorBidi"/>
          <w:i/>
          <w:iCs/>
          <w:color w:val="000000"/>
        </w:rPr>
        <w:t>l al-m</w:t>
      </w:r>
      <w:r w:rsidRPr="002E26CA">
        <w:rPr>
          <w:rFonts w:asciiTheme="majorBidi" w:hAnsiTheme="majorBidi" w:cstheme="majorBidi"/>
          <w:i/>
          <w:iCs/>
        </w:rPr>
        <w:t>ā</w:t>
      </w:r>
      <w:r w:rsidRPr="002E26CA">
        <w:rPr>
          <w:rFonts w:asciiTheme="majorBidi" w:hAnsiTheme="majorBidi" w:cstheme="majorBidi"/>
          <w:i/>
          <w:iCs/>
          <w:color w:val="000000"/>
        </w:rPr>
        <w:t>hiyya</w:t>
      </w:r>
      <w:r w:rsidRPr="002E26CA">
        <w:rPr>
          <w:rFonts w:asciiTheme="majorBidi" w:hAnsiTheme="majorBidi" w:cstheme="majorBidi"/>
          <w:color w:val="000000"/>
        </w:rPr>
        <w:t>)</w:t>
      </w:r>
    </w:p>
    <w:p w14:paraId="28ABC788" w14:textId="77777777" w:rsidR="00FD1A33" w:rsidRPr="002E26CA" w:rsidRDefault="00FD1A33" w:rsidP="00FD1A33">
      <w:pPr>
        <w:autoSpaceDE w:val="0"/>
        <w:autoSpaceDN w:val="0"/>
        <w:adjustRightInd w:val="0"/>
        <w:ind w:left="810" w:right="1350"/>
        <w:jc w:val="both"/>
        <w:rPr>
          <w:rFonts w:asciiTheme="majorBidi" w:eastAsiaTheme="minorEastAsia" w:hAnsiTheme="majorBidi" w:cstheme="majorBidi"/>
          <w:color w:val="000000"/>
        </w:rPr>
      </w:pPr>
      <w:r w:rsidRPr="002E26CA">
        <w:rPr>
          <w:rFonts w:asciiTheme="majorBidi" w:hAnsiTheme="majorBidi" w:cstheme="majorBidi"/>
          <w:color w:val="000000"/>
        </w:rPr>
        <w:t xml:space="preserve">    Since the time of John Locke, the West has largely lived in an age that rejects Essence and affirms “concretism” in its place, which focuses only on the attributes and accidents of things as if they were those things themselves. As we will see, however, and as is intimated above, the affirmation of Essence is the mark of Intellect and true understanding. The denial of Essence, on the other hand—as is demonstrated in the ultimate and absolute failure of Locke’s “way of ideas” to produce any ideas that actual know anything or can grasp ultimate realities—necessarily lead to the rejection of the Intelligibility of the world and, by that, constitutes the codification of unintelligence. Beyond the vindication of the grand scheme of Essences in creation, the Essence-based Realism of sound Epistemolgy also acknowledges the superiority of Ontology over Epistemology or </w:t>
      </w:r>
      <w:r w:rsidRPr="002E26CA">
        <w:rPr>
          <w:rFonts w:asciiTheme="majorBidi" w:hAnsiTheme="majorBidi" w:cstheme="majorBidi"/>
          <w:b/>
          <w:bCs/>
          <w:color w:val="000000"/>
        </w:rPr>
        <w:t>Ontological Realism</w:t>
      </w:r>
      <w:r w:rsidRPr="002E26CA">
        <w:rPr>
          <w:rFonts w:asciiTheme="majorBidi" w:hAnsiTheme="majorBidi" w:cstheme="majorBidi"/>
          <w:color w:val="000000"/>
        </w:rPr>
        <w:t>, both of which reflect the principle of Being (</w:t>
      </w:r>
      <w:r w:rsidRPr="002E26CA">
        <w:rPr>
          <w:rFonts w:asciiTheme="majorBidi" w:hAnsiTheme="majorBidi" w:cstheme="majorBidi"/>
          <w:i/>
          <w:iCs/>
          <w:color w:val="000000"/>
        </w:rPr>
        <w:t>a</w:t>
      </w:r>
      <w:r w:rsidRPr="002E26CA">
        <w:rPr>
          <w:rFonts w:asciiTheme="majorBidi" w:hAnsiTheme="majorBidi" w:cstheme="majorBidi"/>
          <w:i/>
          <w:iCs/>
        </w:rPr>
        <w:t>ṣ</w:t>
      </w:r>
      <w:r w:rsidRPr="002E26CA">
        <w:rPr>
          <w:rFonts w:asciiTheme="majorBidi" w:hAnsiTheme="majorBidi" w:cstheme="majorBidi"/>
          <w:i/>
          <w:iCs/>
          <w:color w:val="000000"/>
        </w:rPr>
        <w:t>l al-wuj</w:t>
      </w:r>
      <w:r w:rsidRPr="002E26CA">
        <w:rPr>
          <w:rFonts w:asciiTheme="majorBidi" w:hAnsiTheme="majorBidi" w:cstheme="majorBidi"/>
          <w:i/>
          <w:iCs/>
        </w:rPr>
        <w:t>ū</w:t>
      </w:r>
      <w:r w:rsidRPr="002E26CA">
        <w:rPr>
          <w:rFonts w:asciiTheme="majorBidi" w:hAnsiTheme="majorBidi" w:cstheme="majorBidi"/>
          <w:i/>
          <w:iCs/>
          <w:color w:val="000000"/>
        </w:rPr>
        <w:t>d</w:t>
      </w:r>
      <w:r w:rsidRPr="002E26CA">
        <w:rPr>
          <w:rFonts w:asciiTheme="majorBidi" w:hAnsiTheme="majorBidi" w:cstheme="majorBidi"/>
          <w:color w:val="000000"/>
        </w:rPr>
        <w:t xml:space="preserve">) as expressed in the First Principle of Non-Contradiction—that two contradictory statements cannot be simultaneously true from the same perspective. The rejection of Essence in itself is not </w:t>
      </w:r>
      <w:r w:rsidRPr="002E26CA">
        <w:rPr>
          <w:rFonts w:asciiTheme="majorBidi" w:hAnsiTheme="majorBidi" w:cstheme="majorBidi"/>
          <w:i/>
          <w:iCs/>
          <w:color w:val="000000"/>
        </w:rPr>
        <w:t>kufr</w:t>
      </w:r>
      <w:r w:rsidRPr="002E26CA">
        <w:rPr>
          <w:rFonts w:asciiTheme="majorBidi" w:hAnsiTheme="majorBidi" w:cstheme="majorBidi"/>
          <w:color w:val="000000"/>
        </w:rPr>
        <w:t xml:space="preserve"> (willful disbelief) in the Divine Science, because of the subtle nature of Essences and the difficulty that many minds have in grasping the issues at hand that pertain to them. But the </w:t>
      </w:r>
      <w:r w:rsidRPr="002E26CA">
        <w:rPr>
          <w:rFonts w:asciiTheme="majorBidi" w:eastAsiaTheme="minorEastAsia" w:hAnsiTheme="majorBidi" w:cstheme="majorBidi"/>
          <w:color w:val="000000"/>
        </w:rPr>
        <w:t xml:space="preserve">rejection of Intelligibility is </w:t>
      </w:r>
      <w:r w:rsidRPr="002E26CA">
        <w:rPr>
          <w:rFonts w:asciiTheme="majorBidi" w:eastAsiaTheme="minorEastAsia" w:hAnsiTheme="majorBidi" w:cstheme="majorBidi"/>
          <w:i/>
          <w:iCs/>
          <w:color w:val="000000"/>
        </w:rPr>
        <w:t xml:space="preserve">kufr </w:t>
      </w:r>
      <w:r w:rsidRPr="002E26CA">
        <w:rPr>
          <w:rFonts w:asciiTheme="majorBidi" w:eastAsiaTheme="minorEastAsia" w:hAnsiTheme="majorBidi" w:cstheme="majorBidi"/>
          <w:color w:val="000000"/>
        </w:rPr>
        <w:t>(willful disbelief), which makes the rejection of Essence extremely problematic. For, “the logical consequences of a position are correlaries of that position” (</w:t>
      </w:r>
      <w:r w:rsidRPr="002E26CA">
        <w:rPr>
          <w:rFonts w:asciiTheme="majorBidi" w:eastAsiaTheme="minorEastAsia" w:hAnsiTheme="majorBidi" w:cstheme="majorBidi"/>
          <w:i/>
          <w:iCs/>
          <w:color w:val="000000"/>
        </w:rPr>
        <w:t>l</w:t>
      </w:r>
      <w:r w:rsidRPr="002E26CA">
        <w:rPr>
          <w:rFonts w:asciiTheme="majorBidi" w:hAnsiTheme="majorBidi" w:cstheme="majorBidi"/>
          <w:i/>
          <w:iCs/>
        </w:rPr>
        <w:t>ā</w:t>
      </w:r>
      <w:r w:rsidRPr="002E26CA">
        <w:rPr>
          <w:rFonts w:asciiTheme="majorBidi" w:eastAsiaTheme="minorEastAsia" w:hAnsiTheme="majorBidi" w:cstheme="majorBidi"/>
          <w:i/>
          <w:iCs/>
          <w:color w:val="000000"/>
        </w:rPr>
        <w:t>zim al-qawl</w:t>
      </w:r>
      <w:r w:rsidRPr="002E26CA">
        <w:rPr>
          <w:rFonts w:asciiTheme="majorBidi" w:eastAsiaTheme="minorEastAsia" w:hAnsiTheme="majorBidi" w:cstheme="majorBidi"/>
          <w:color w:val="000000"/>
        </w:rPr>
        <w:t>:</w:t>
      </w:r>
      <w:r w:rsidRPr="002E26CA">
        <w:rPr>
          <w:rFonts w:asciiTheme="majorBidi" w:eastAsiaTheme="minorEastAsia" w:hAnsiTheme="majorBidi" w:cstheme="majorBidi"/>
          <w:i/>
          <w:iCs/>
          <w:color w:val="000000"/>
        </w:rPr>
        <w:t xml:space="preserve"> qawl</w:t>
      </w:r>
      <w:r w:rsidRPr="002E26CA">
        <w:rPr>
          <w:rFonts w:asciiTheme="majorBidi" w:eastAsiaTheme="minorEastAsia" w:hAnsiTheme="majorBidi" w:cstheme="majorBidi"/>
          <w:color w:val="000000"/>
        </w:rPr>
        <w:t xml:space="preserve">). Thus, what applies to one position implicitly pertains to everything that flows from it. Nevertheless, many Muslim believers who reject Essences do not reject the Intelligibility of the world, although they also never understand how their rejection of </w:t>
      </w:r>
      <w:r w:rsidRPr="002E26CA">
        <w:rPr>
          <w:rFonts w:asciiTheme="majorBidi" w:eastAsiaTheme="minorEastAsia" w:hAnsiTheme="majorBidi" w:cstheme="majorBidi"/>
          <w:i/>
          <w:iCs/>
          <w:color w:val="000000"/>
        </w:rPr>
        <w:t>Essences</w:t>
      </w:r>
      <w:r w:rsidRPr="002E26CA">
        <w:rPr>
          <w:rFonts w:asciiTheme="majorBidi" w:eastAsiaTheme="minorEastAsia" w:hAnsiTheme="majorBidi" w:cstheme="majorBidi"/>
          <w:color w:val="000000"/>
        </w:rPr>
        <w:t xml:space="preserve"> ultimately leads to the rejection of Intelligibility. In many if not most cases, however, those believers who reject Essences today, do so as a result of their projecting very deeply-set and often unconscious Modernist and post-Modernist convictions into the Islamic Tradition, often without even knowing that they are doing so. In what follows we will discuss the issue of whether or not Ibn Taymiyya was a “nominalist” and “rejected Essences”—affirming that this is almost certainly not the case—but, the question of Ibn Taymiyya being put aside, there is probably hardly any other prominent Scholar in the entire Islamic Tradition who rejected Essences. </w:t>
      </w:r>
    </w:p>
    <w:p w14:paraId="6112680C" w14:textId="77777777" w:rsidR="00FD1A33" w:rsidRDefault="00FD1A33" w:rsidP="00FD1A33">
      <w:pPr>
        <w:autoSpaceDE w:val="0"/>
        <w:autoSpaceDN w:val="0"/>
        <w:adjustRightInd w:val="0"/>
        <w:ind w:left="810" w:right="1350"/>
        <w:jc w:val="both"/>
        <w:rPr>
          <w:rFonts w:asciiTheme="majorBidi" w:eastAsiaTheme="minorEastAsia" w:hAnsiTheme="majorBidi" w:cstheme="majorBidi"/>
          <w:color w:val="141414"/>
          <w:sz w:val="28"/>
          <w:szCs w:val="28"/>
        </w:rPr>
      </w:pPr>
      <w:r w:rsidRPr="002E26CA">
        <w:rPr>
          <w:rFonts w:asciiTheme="majorBidi" w:eastAsiaTheme="minorEastAsia" w:hAnsiTheme="majorBidi" w:cstheme="majorBidi"/>
          <w:color w:val="141414"/>
        </w:rPr>
        <w:t xml:space="preserve">    For one cannot disbelieve in Essences—construed in their broadest sense as the determinate Ontological substratum that renders a distinct world possible and everything in it—without undercutting the actuality of Identities and perceptible entities in the world, not to mention the meaning to the world of multiplicity as a whole. Every believer must affirm as a precondition of their Creed (</w:t>
      </w:r>
      <w:r w:rsidRPr="002E26CA">
        <w:rPr>
          <w:rFonts w:asciiTheme="majorBidi" w:eastAsiaTheme="minorEastAsia" w:hAnsiTheme="majorBidi" w:cstheme="majorBidi"/>
          <w:i/>
          <w:iCs/>
          <w:color w:val="141414"/>
        </w:rPr>
        <w:t>‘Aq</w:t>
      </w:r>
      <w:r w:rsidRPr="002E26CA">
        <w:rPr>
          <w:rFonts w:asciiTheme="majorBidi" w:hAnsiTheme="majorBidi" w:cstheme="majorBidi"/>
          <w:i/>
          <w:iCs/>
        </w:rPr>
        <w:t>ī</w:t>
      </w:r>
      <w:r w:rsidRPr="002E26CA">
        <w:rPr>
          <w:rFonts w:asciiTheme="majorBidi" w:eastAsiaTheme="minorEastAsia" w:hAnsiTheme="majorBidi" w:cstheme="majorBidi"/>
          <w:i/>
          <w:iCs/>
          <w:color w:val="141414"/>
        </w:rPr>
        <w:t>da</w:t>
      </w:r>
      <w:r w:rsidRPr="002E26CA">
        <w:rPr>
          <w:rFonts w:asciiTheme="majorBidi" w:eastAsiaTheme="minorEastAsia" w:hAnsiTheme="majorBidi" w:cstheme="majorBidi"/>
          <w:color w:val="141414"/>
        </w:rPr>
        <w:t xml:space="preserve">) that the world is Intelligible in the sense that it is objectively knowable, which is repeatedly affirmed in the </w:t>
      </w:r>
      <w:r w:rsidRPr="002E26CA">
        <w:rPr>
          <w:rFonts w:asciiTheme="majorBidi" w:hAnsiTheme="majorBidi" w:cstheme="majorBidi"/>
        </w:rPr>
        <w:t xml:space="preserve">Qur’ānic Revelation. </w:t>
      </w:r>
      <w:r w:rsidRPr="002E26CA">
        <w:rPr>
          <w:rFonts w:asciiTheme="majorBidi" w:eastAsiaTheme="minorEastAsia" w:hAnsiTheme="majorBidi" w:cstheme="majorBidi"/>
          <w:color w:val="141414"/>
        </w:rPr>
        <w:t xml:space="preserve">Thus, </w:t>
      </w:r>
      <w:r w:rsidRPr="002E26CA">
        <w:rPr>
          <w:rFonts w:asciiTheme="majorBidi" w:eastAsiaTheme="minorEastAsia" w:hAnsiTheme="majorBidi" w:cstheme="majorBidi"/>
          <w:b/>
          <w:bCs/>
          <w:color w:val="141414"/>
        </w:rPr>
        <w:t>al-Im</w:t>
      </w:r>
      <w:r w:rsidRPr="002E26CA">
        <w:rPr>
          <w:rFonts w:asciiTheme="majorBidi" w:hAnsiTheme="majorBidi" w:cstheme="majorBidi"/>
          <w:b/>
          <w:bCs/>
        </w:rPr>
        <w:t>ā</w:t>
      </w:r>
      <w:r w:rsidRPr="002E26CA">
        <w:rPr>
          <w:rFonts w:asciiTheme="majorBidi" w:eastAsiaTheme="minorEastAsia" w:hAnsiTheme="majorBidi" w:cstheme="majorBidi"/>
          <w:b/>
          <w:bCs/>
          <w:color w:val="141414"/>
        </w:rPr>
        <w:t>m</w:t>
      </w:r>
      <w:r w:rsidRPr="002E26CA">
        <w:rPr>
          <w:rFonts w:asciiTheme="majorBidi" w:eastAsiaTheme="minorEastAsia" w:hAnsiTheme="majorBidi" w:cstheme="majorBidi"/>
          <w:color w:val="141414"/>
        </w:rPr>
        <w:t xml:space="preserve"> </w:t>
      </w:r>
      <w:r w:rsidRPr="002E26CA">
        <w:rPr>
          <w:b/>
          <w:bCs/>
        </w:rPr>
        <w:t>Ab</w:t>
      </w:r>
      <w:r w:rsidRPr="002E26CA">
        <w:rPr>
          <w:rFonts w:asciiTheme="majorBidi" w:hAnsiTheme="majorBidi" w:cstheme="majorBidi"/>
          <w:b/>
          <w:bCs/>
        </w:rPr>
        <w:t>ū-Mu‘īn</w:t>
      </w:r>
      <w:r w:rsidRPr="002E26CA">
        <w:rPr>
          <w:b/>
          <w:bCs/>
        </w:rPr>
        <w:t xml:space="preserve"> al-Nasaf</w:t>
      </w:r>
      <w:r w:rsidRPr="002E26CA">
        <w:rPr>
          <w:rFonts w:asciiTheme="majorBidi" w:hAnsiTheme="majorBidi" w:cstheme="majorBidi"/>
          <w:b/>
          <w:bCs/>
        </w:rPr>
        <w:t>ī</w:t>
      </w:r>
      <w:r w:rsidRPr="002E26CA">
        <w:rPr>
          <w:rStyle w:val="FootnoteReference"/>
          <w:rFonts w:asciiTheme="majorBidi" w:hAnsiTheme="majorBidi" w:cstheme="majorBidi"/>
        </w:rPr>
        <w:footnoteReference w:id="10"/>
      </w:r>
      <w:r w:rsidRPr="002E26CA">
        <w:rPr>
          <w:rFonts w:asciiTheme="majorBidi" w:eastAsiaTheme="minorEastAsia" w:hAnsiTheme="majorBidi" w:cstheme="majorBidi"/>
          <w:color w:val="141414"/>
        </w:rPr>
        <w:t xml:space="preserve"> begins his famous Creedal text—</w:t>
      </w:r>
      <w:r w:rsidRPr="002E26CA">
        <w:rPr>
          <w:rFonts w:asciiTheme="majorBidi" w:eastAsiaTheme="minorEastAsia" w:hAnsiTheme="majorBidi" w:cstheme="majorBidi"/>
          <w:i/>
          <w:iCs/>
          <w:color w:val="141414"/>
        </w:rPr>
        <w:t>Al-‘Aq</w:t>
      </w:r>
      <w:r w:rsidRPr="002E26CA">
        <w:rPr>
          <w:rFonts w:asciiTheme="majorBidi" w:hAnsiTheme="majorBidi" w:cstheme="majorBidi"/>
          <w:i/>
          <w:iCs/>
        </w:rPr>
        <w:t>ā</w:t>
      </w:r>
      <w:r w:rsidRPr="002E26CA">
        <w:rPr>
          <w:rFonts w:asciiTheme="majorBidi" w:eastAsiaTheme="minorEastAsia" w:hAnsiTheme="majorBidi" w:cstheme="majorBidi"/>
          <w:i/>
          <w:iCs/>
          <w:color w:val="141414"/>
        </w:rPr>
        <w:t>’id al-Nasafiyya</w:t>
      </w:r>
      <w:r w:rsidRPr="002E26CA">
        <w:rPr>
          <w:rFonts w:asciiTheme="majorBidi" w:eastAsiaTheme="minorEastAsia" w:hAnsiTheme="majorBidi" w:cstheme="majorBidi"/>
          <w:color w:val="141414"/>
        </w:rPr>
        <w:t xml:space="preserve"> (The Creedal Statements of al-Nasaf</w:t>
      </w:r>
      <w:r w:rsidRPr="002E26CA">
        <w:rPr>
          <w:rFonts w:asciiTheme="majorBidi" w:hAnsiTheme="majorBidi" w:cstheme="majorBidi"/>
        </w:rPr>
        <w:t>ī</w:t>
      </w:r>
      <w:r w:rsidRPr="002E26CA">
        <w:rPr>
          <w:rFonts w:asciiTheme="majorBidi" w:eastAsiaTheme="minorEastAsia" w:hAnsiTheme="majorBidi" w:cstheme="majorBidi"/>
          <w:color w:val="141414"/>
        </w:rPr>
        <w:t>) by saying:</w:t>
      </w:r>
    </w:p>
    <w:p w14:paraId="1A2E84AE" w14:textId="77777777" w:rsidR="00FD1A33" w:rsidRPr="002E26CA" w:rsidRDefault="00FD1A33" w:rsidP="00FD1A33">
      <w:pPr>
        <w:autoSpaceDE w:val="0"/>
        <w:autoSpaceDN w:val="0"/>
        <w:adjustRightInd w:val="0"/>
        <w:ind w:left="1440" w:right="2160"/>
        <w:rPr>
          <w:rFonts w:asciiTheme="majorBidi" w:eastAsiaTheme="minorEastAsia" w:hAnsiTheme="majorBidi" w:cstheme="majorBidi"/>
          <w:color w:val="141414"/>
          <w:sz w:val="20"/>
          <w:szCs w:val="20"/>
        </w:rPr>
      </w:pPr>
      <w:r w:rsidRPr="002E26CA">
        <w:rPr>
          <w:rFonts w:asciiTheme="majorBidi" w:eastAsiaTheme="minorEastAsia" w:hAnsiTheme="majorBidi" w:cstheme="majorBidi"/>
          <w:color w:val="141414"/>
          <w:sz w:val="20"/>
          <w:szCs w:val="20"/>
        </w:rPr>
        <w:t>The Ultimate Realities [Identities and Essences] of things are fixed, and the knowledge of them has been firmly established [in proof] in contrast to the Sophists” (</w:t>
      </w:r>
      <w:r w:rsidRPr="002E26CA">
        <w:rPr>
          <w:rFonts w:asciiTheme="majorBidi" w:hAnsiTheme="majorBidi" w:cstheme="majorBidi"/>
          <w:i/>
          <w:iCs/>
          <w:sz w:val="20"/>
          <w:szCs w:val="20"/>
        </w:rPr>
        <w:t>ḥ</w:t>
      </w:r>
      <w:r w:rsidRPr="002E26CA">
        <w:rPr>
          <w:rFonts w:asciiTheme="majorBidi" w:eastAsiaTheme="minorEastAsia" w:hAnsiTheme="majorBidi" w:cstheme="majorBidi"/>
          <w:i/>
          <w:iCs/>
          <w:color w:val="141414"/>
          <w:sz w:val="20"/>
          <w:szCs w:val="20"/>
        </w:rPr>
        <w:t>aq</w:t>
      </w:r>
      <w:r w:rsidRPr="002E26CA">
        <w:rPr>
          <w:rFonts w:asciiTheme="majorBidi" w:hAnsiTheme="majorBidi" w:cstheme="majorBidi"/>
          <w:i/>
          <w:iCs/>
          <w:sz w:val="20"/>
          <w:szCs w:val="20"/>
        </w:rPr>
        <w:t>ā</w:t>
      </w:r>
      <w:r w:rsidRPr="002E26CA">
        <w:rPr>
          <w:rFonts w:asciiTheme="majorBidi" w:eastAsiaTheme="minorEastAsia" w:hAnsiTheme="majorBidi" w:cstheme="majorBidi"/>
          <w:i/>
          <w:iCs/>
          <w:color w:val="141414"/>
          <w:sz w:val="20"/>
          <w:szCs w:val="20"/>
        </w:rPr>
        <w:t>’iq al-ashy</w:t>
      </w:r>
      <w:r w:rsidRPr="002E26CA">
        <w:rPr>
          <w:rFonts w:asciiTheme="majorBidi" w:hAnsiTheme="majorBidi" w:cstheme="majorBidi"/>
          <w:i/>
          <w:iCs/>
          <w:sz w:val="20"/>
          <w:szCs w:val="20"/>
        </w:rPr>
        <w:t>ā’</w:t>
      </w:r>
      <w:r w:rsidRPr="002E26CA">
        <w:rPr>
          <w:rFonts w:asciiTheme="majorBidi" w:eastAsiaTheme="minorEastAsia" w:hAnsiTheme="majorBidi" w:cstheme="majorBidi"/>
          <w:i/>
          <w:iCs/>
          <w:color w:val="141414"/>
          <w:sz w:val="20"/>
          <w:szCs w:val="20"/>
        </w:rPr>
        <w:t xml:space="preserve"> th</w:t>
      </w:r>
      <w:r w:rsidRPr="002E26CA">
        <w:rPr>
          <w:rFonts w:asciiTheme="majorBidi" w:hAnsiTheme="majorBidi" w:cstheme="majorBidi"/>
          <w:i/>
          <w:iCs/>
          <w:sz w:val="20"/>
          <w:szCs w:val="20"/>
        </w:rPr>
        <w:t>ā</w:t>
      </w:r>
      <w:r w:rsidRPr="002E26CA">
        <w:rPr>
          <w:rFonts w:asciiTheme="majorBidi" w:eastAsiaTheme="minorEastAsia" w:hAnsiTheme="majorBidi" w:cstheme="majorBidi"/>
          <w:i/>
          <w:iCs/>
          <w:color w:val="141414"/>
          <w:sz w:val="20"/>
          <w:szCs w:val="20"/>
        </w:rPr>
        <w:t>bita, wa al-‘ilm bih</w:t>
      </w:r>
      <w:r w:rsidRPr="002E26CA">
        <w:rPr>
          <w:rFonts w:asciiTheme="majorBidi" w:hAnsiTheme="majorBidi" w:cstheme="majorBidi"/>
          <w:i/>
          <w:iCs/>
          <w:sz w:val="20"/>
          <w:szCs w:val="20"/>
        </w:rPr>
        <w:t>ā</w:t>
      </w:r>
      <w:r w:rsidRPr="002E26CA">
        <w:rPr>
          <w:rFonts w:asciiTheme="majorBidi" w:eastAsiaTheme="minorEastAsia" w:hAnsiTheme="majorBidi" w:cstheme="majorBidi"/>
          <w:i/>
          <w:iCs/>
          <w:color w:val="141414"/>
          <w:sz w:val="20"/>
          <w:szCs w:val="20"/>
        </w:rPr>
        <w:t xml:space="preserve"> muta</w:t>
      </w:r>
      <w:r w:rsidRPr="002E26CA">
        <w:rPr>
          <w:rFonts w:asciiTheme="majorBidi" w:hAnsiTheme="majorBidi" w:cstheme="majorBidi"/>
          <w:i/>
          <w:iCs/>
          <w:sz w:val="20"/>
          <w:szCs w:val="20"/>
        </w:rPr>
        <w:t>ḥ</w:t>
      </w:r>
      <w:r w:rsidRPr="002E26CA">
        <w:rPr>
          <w:rFonts w:asciiTheme="majorBidi" w:eastAsiaTheme="minorEastAsia" w:hAnsiTheme="majorBidi" w:cstheme="majorBidi"/>
          <w:i/>
          <w:iCs/>
          <w:color w:val="141414"/>
          <w:sz w:val="20"/>
          <w:szCs w:val="20"/>
        </w:rPr>
        <w:t>aqqiq khil</w:t>
      </w:r>
      <w:r w:rsidRPr="002E26CA">
        <w:rPr>
          <w:rFonts w:asciiTheme="majorBidi" w:hAnsiTheme="majorBidi" w:cstheme="majorBidi"/>
          <w:i/>
          <w:iCs/>
          <w:sz w:val="20"/>
          <w:szCs w:val="20"/>
        </w:rPr>
        <w:t>ā</w:t>
      </w:r>
      <w:r w:rsidRPr="002E26CA">
        <w:rPr>
          <w:rFonts w:asciiTheme="majorBidi" w:eastAsiaTheme="minorEastAsia" w:hAnsiTheme="majorBidi" w:cstheme="majorBidi"/>
          <w:i/>
          <w:iCs/>
          <w:color w:val="141414"/>
          <w:sz w:val="20"/>
          <w:szCs w:val="20"/>
        </w:rPr>
        <w:t>fan li-al-Sufus</w:t>
      </w:r>
      <w:r w:rsidRPr="002E26CA">
        <w:rPr>
          <w:rFonts w:asciiTheme="majorBidi" w:hAnsiTheme="majorBidi" w:cstheme="majorBidi"/>
          <w:i/>
          <w:iCs/>
          <w:sz w:val="20"/>
          <w:szCs w:val="20"/>
        </w:rPr>
        <w:t>ṭā</w:t>
      </w:r>
      <w:r w:rsidRPr="002E26CA">
        <w:rPr>
          <w:rFonts w:asciiTheme="majorBidi" w:eastAsiaTheme="minorEastAsia" w:hAnsiTheme="majorBidi" w:cstheme="majorBidi"/>
          <w:i/>
          <w:iCs/>
          <w:color w:val="141414"/>
          <w:sz w:val="20"/>
          <w:szCs w:val="20"/>
        </w:rPr>
        <w:t>’iyya’</w:t>
      </w:r>
      <w:r w:rsidRPr="002E26CA">
        <w:rPr>
          <w:rFonts w:asciiTheme="majorBidi" w:eastAsiaTheme="minorEastAsia" w:hAnsiTheme="majorBidi" w:cstheme="majorBidi"/>
          <w:color w:val="141414"/>
          <w:sz w:val="20"/>
          <w:szCs w:val="20"/>
        </w:rPr>
        <w:t xml:space="preserve">). </w:t>
      </w:r>
    </w:p>
    <w:p w14:paraId="05A4C568" w14:textId="77777777" w:rsidR="00FD1A33" w:rsidRPr="002E26CA" w:rsidRDefault="00FD1A33" w:rsidP="00FD1A33">
      <w:pPr>
        <w:ind w:left="810" w:right="1350"/>
        <w:jc w:val="both"/>
        <w:rPr>
          <w:rFonts w:asciiTheme="majorBidi" w:eastAsiaTheme="minorEastAsia" w:hAnsiTheme="majorBidi" w:cstheme="majorBidi"/>
          <w:color w:val="141414"/>
        </w:rPr>
      </w:pPr>
      <w:r>
        <w:rPr>
          <w:rFonts w:asciiTheme="majorBidi" w:eastAsiaTheme="minorEastAsia" w:hAnsiTheme="majorBidi" w:cstheme="majorBidi"/>
          <w:color w:val="141414"/>
          <w:sz w:val="28"/>
          <w:szCs w:val="28"/>
        </w:rPr>
        <w:t xml:space="preserve">     </w:t>
      </w:r>
      <w:r w:rsidRPr="002E26CA">
        <w:rPr>
          <w:rFonts w:asciiTheme="majorBidi" w:hAnsiTheme="majorBidi" w:cstheme="majorBidi"/>
        </w:rPr>
        <w:t>The expression emphasizes that our knowledge of Essences</w:t>
      </w:r>
      <w:r w:rsidRPr="002E26CA">
        <w:rPr>
          <w:rFonts w:asciiTheme="majorBidi" w:hAnsiTheme="majorBidi" w:cstheme="majorBidi"/>
          <w:rtl/>
        </w:rPr>
        <w:t xml:space="preserve"> </w:t>
      </w:r>
      <w:r w:rsidRPr="002E26CA">
        <w:rPr>
          <w:rFonts w:asciiTheme="majorBidi" w:hAnsiTheme="majorBidi" w:cstheme="majorBidi"/>
        </w:rPr>
        <w:t>is clearly and indubitably established (</w:t>
      </w:r>
      <w:r w:rsidRPr="002E26CA">
        <w:rPr>
          <w:rFonts w:asciiTheme="majorBidi" w:eastAsiaTheme="minorEastAsia" w:hAnsiTheme="majorBidi" w:cstheme="majorBidi"/>
          <w:i/>
          <w:iCs/>
          <w:color w:val="141414"/>
        </w:rPr>
        <w:t>muta</w:t>
      </w:r>
      <w:r w:rsidRPr="002E26CA">
        <w:rPr>
          <w:rFonts w:asciiTheme="majorBidi" w:hAnsiTheme="majorBidi" w:cstheme="majorBidi"/>
          <w:i/>
          <w:iCs/>
        </w:rPr>
        <w:t>ḥ</w:t>
      </w:r>
      <w:r w:rsidRPr="002E26CA">
        <w:rPr>
          <w:rFonts w:asciiTheme="majorBidi" w:eastAsiaTheme="minorEastAsia" w:hAnsiTheme="majorBidi" w:cstheme="majorBidi"/>
          <w:i/>
          <w:iCs/>
          <w:color w:val="141414"/>
        </w:rPr>
        <w:t>aqqiq</w:t>
      </w:r>
      <w:r w:rsidRPr="002E26CA">
        <w:rPr>
          <w:rFonts w:asciiTheme="majorBidi" w:hAnsiTheme="majorBidi" w:cstheme="majorBidi"/>
        </w:rPr>
        <w:t>) in the mirror of sound Intellect, which is so well-known that it is only challenged by the small minority of Sophists, who do not believe in substantial realities and truths in the first place. This knowledge is principle and worthy of being the first lines of</w:t>
      </w:r>
      <w:r w:rsidRPr="002E26CA">
        <w:t xml:space="preserve"> al-Nasaf</w:t>
      </w:r>
      <w:r w:rsidRPr="002E26CA">
        <w:rPr>
          <w:rFonts w:asciiTheme="majorBidi" w:hAnsiTheme="majorBidi" w:cstheme="majorBidi"/>
        </w:rPr>
        <w:t>ī’s Creedal text, f</w:t>
      </w:r>
      <w:r w:rsidRPr="002E26CA">
        <w:rPr>
          <w:rFonts w:asciiTheme="majorBidi" w:eastAsiaTheme="minorEastAsia" w:hAnsiTheme="majorBidi" w:cstheme="majorBidi"/>
          <w:color w:val="141414"/>
        </w:rPr>
        <w:t>or, if no Essences or fixed realities are established at the root of all things as they are themselves, the possibility of an objectively knowable world withers away into shere impossibility, and when an objectively knowable world becomes out of the question, then the knowledge of God Himself and the truth of Revelation are also rendered impossible.</w:t>
      </w:r>
    </w:p>
    <w:p w14:paraId="1D35D11E" w14:textId="77777777" w:rsidR="00FD1A33" w:rsidRPr="002E26CA" w:rsidRDefault="00FD1A33" w:rsidP="00FD1A33">
      <w:pPr>
        <w:ind w:left="810" w:right="1350"/>
        <w:jc w:val="both"/>
        <w:rPr>
          <w:rFonts w:asciiTheme="majorBidi" w:eastAsiaTheme="minorEastAsia" w:hAnsiTheme="majorBidi" w:cstheme="majorBidi"/>
          <w:color w:val="141414"/>
        </w:rPr>
      </w:pPr>
      <w:r w:rsidRPr="002E26CA">
        <w:rPr>
          <w:rFonts w:asciiTheme="majorBidi" w:eastAsiaTheme="minorEastAsia" w:hAnsiTheme="majorBidi" w:cstheme="majorBidi"/>
          <w:color w:val="141414"/>
        </w:rPr>
        <w:t xml:space="preserve">     DEFINITION:</w:t>
      </w:r>
    </w:p>
    <w:p w14:paraId="34A4376D" w14:textId="77777777" w:rsidR="00FD1A33" w:rsidRPr="002E26CA" w:rsidRDefault="00FD1A33" w:rsidP="00FD1A33">
      <w:pPr>
        <w:ind w:left="810" w:right="1350"/>
        <w:jc w:val="both"/>
        <w:rPr>
          <w:rFonts w:asciiTheme="majorBidi" w:hAnsiTheme="majorBidi" w:cstheme="majorBidi"/>
        </w:rPr>
      </w:pPr>
      <w:r w:rsidRPr="002E26CA">
        <w:t>In the Islamic Tradition, each science—even Arabic grammar and morphology—was carefully defined in a manner that established its relationship with its own content and methodology and those of other Sciences—Revealed or purely rational—and this approach sought to enunciate the rightful domain of each field of thought. The beginning of this process of Epistemological definition was set forth in “</w:t>
      </w:r>
      <w:r w:rsidRPr="002E26CA">
        <w:rPr>
          <w:b/>
          <w:bCs/>
        </w:rPr>
        <w:t>the Ten Starting Points</w:t>
      </w:r>
      <w:r w:rsidRPr="002E26CA">
        <w:t>” (</w:t>
      </w:r>
      <w:r w:rsidRPr="002E26CA">
        <w:rPr>
          <w:rFonts w:asciiTheme="majorBidi" w:hAnsiTheme="majorBidi" w:cstheme="majorBidi"/>
          <w:i/>
          <w:iCs/>
        </w:rPr>
        <w:t>al-Mabādi’ al-‘Ashara</w:t>
      </w:r>
      <w:r w:rsidRPr="002E26CA">
        <w:rPr>
          <w:rFonts w:asciiTheme="majorBidi" w:hAnsiTheme="majorBidi" w:cstheme="majorBidi"/>
        </w:rPr>
        <w:t>)</w:t>
      </w:r>
      <w:r w:rsidRPr="002E26CA">
        <w:t xml:space="preserve"> or “the Ten Basic Principles.” </w:t>
      </w:r>
      <w:r w:rsidRPr="002E26CA">
        <w:rPr>
          <w:rFonts w:asciiTheme="majorBidi" w:hAnsiTheme="majorBidi" w:cstheme="majorBidi"/>
        </w:rPr>
        <w:t>We may examine the Islamic Science of Divinity—as a universal Science—according to these categories as follows:</w:t>
      </w:r>
    </w:p>
    <w:p w14:paraId="1AEF2E09" w14:textId="77777777" w:rsidR="00FD1A33" w:rsidRPr="002E26CA" w:rsidRDefault="00FD1A33" w:rsidP="00E616ED">
      <w:pPr>
        <w:pStyle w:val="ListParagraph"/>
        <w:numPr>
          <w:ilvl w:val="0"/>
          <w:numId w:val="2"/>
        </w:numPr>
        <w:ind w:left="1440" w:right="2160"/>
        <w:jc w:val="both"/>
        <w:rPr>
          <w:sz w:val="20"/>
          <w:szCs w:val="20"/>
        </w:rPr>
      </w:pPr>
      <w:r w:rsidRPr="002E26CA">
        <w:rPr>
          <w:sz w:val="20"/>
          <w:szCs w:val="20"/>
        </w:rPr>
        <w:t>Name (</w:t>
      </w:r>
      <w:r w:rsidRPr="002E26CA">
        <w:rPr>
          <w:i/>
          <w:iCs/>
          <w:sz w:val="20"/>
          <w:szCs w:val="20"/>
        </w:rPr>
        <w:t>al-Ism</w:t>
      </w:r>
      <w:r w:rsidRPr="002E26CA">
        <w:rPr>
          <w:sz w:val="20"/>
          <w:szCs w:val="20"/>
        </w:rPr>
        <w:t>): The Divine Science (</w:t>
      </w:r>
      <w:r w:rsidRPr="002E26CA">
        <w:rPr>
          <w:i/>
          <w:iCs/>
          <w:sz w:val="20"/>
          <w:szCs w:val="20"/>
        </w:rPr>
        <w:t>al-‘Ilm al-Ilahi</w:t>
      </w:r>
      <w:r w:rsidRPr="002E26CA">
        <w:rPr>
          <w:sz w:val="20"/>
          <w:szCs w:val="20"/>
        </w:rPr>
        <w:t>) or the Highest Science (</w:t>
      </w:r>
      <w:r w:rsidRPr="002E26CA">
        <w:rPr>
          <w:i/>
          <w:iCs/>
          <w:sz w:val="20"/>
          <w:szCs w:val="20"/>
        </w:rPr>
        <w:t>al-‘Ilm al-A‘lā</w:t>
      </w:r>
      <w:r w:rsidRPr="002E26CA">
        <w:rPr>
          <w:sz w:val="20"/>
          <w:szCs w:val="20"/>
        </w:rPr>
        <w:t>).</w:t>
      </w:r>
      <w:r w:rsidRPr="002E26CA">
        <w:rPr>
          <w:rStyle w:val="FootnoteReference"/>
          <w:sz w:val="20"/>
          <w:szCs w:val="20"/>
        </w:rPr>
        <w:footnoteReference w:id="11"/>
      </w:r>
    </w:p>
    <w:p w14:paraId="64C5D626" w14:textId="77777777" w:rsidR="00FD1A33" w:rsidRPr="002E26CA" w:rsidRDefault="00FD1A33" w:rsidP="00E616ED">
      <w:pPr>
        <w:pStyle w:val="ListParagraph"/>
        <w:numPr>
          <w:ilvl w:val="0"/>
          <w:numId w:val="2"/>
        </w:numPr>
        <w:ind w:left="1440" w:right="2160"/>
        <w:jc w:val="both"/>
        <w:rPr>
          <w:sz w:val="20"/>
          <w:szCs w:val="20"/>
        </w:rPr>
      </w:pPr>
      <w:r w:rsidRPr="002E26CA">
        <w:rPr>
          <w:sz w:val="20"/>
          <w:szCs w:val="20"/>
        </w:rPr>
        <w:t>Definition (</w:t>
      </w:r>
      <w:r w:rsidRPr="002E26CA">
        <w:rPr>
          <w:i/>
          <w:iCs/>
          <w:sz w:val="20"/>
          <w:szCs w:val="20"/>
        </w:rPr>
        <w:t>al-Ḥadd</w:t>
      </w:r>
      <w:r w:rsidRPr="002E26CA">
        <w:rPr>
          <w:sz w:val="20"/>
          <w:szCs w:val="20"/>
        </w:rPr>
        <w:t>): A Science in conjunction with which it is possible to clarify Islam’s religious beliefs through clarifying its Revealed and Intellectual proofs and demonstrations, while unveiling the falsity of all fallacies intended to overturn those proofs and demonstrations (</w:t>
      </w:r>
      <w:r w:rsidRPr="002E26CA">
        <w:rPr>
          <w:i/>
          <w:iCs/>
          <w:sz w:val="20"/>
          <w:szCs w:val="20"/>
        </w:rPr>
        <w:t>‘ilm yuqtadaru ma‘ahu ‘alā ithbāt ṣiḥḥat ‘aqā’id al-Islām al-dīniyya bi-bayān adillatihā wa ḥujajihā wa kashf al-shubah al-wārida ‘an tilka al-adilla wa al-ḥujaj</w:t>
      </w:r>
      <w:r w:rsidRPr="002E26CA">
        <w:rPr>
          <w:sz w:val="20"/>
          <w:szCs w:val="20"/>
        </w:rPr>
        <w:t>).</w:t>
      </w:r>
    </w:p>
    <w:p w14:paraId="14B56991" w14:textId="77777777" w:rsidR="00FD1A33" w:rsidRPr="002E26CA" w:rsidRDefault="00FD1A33" w:rsidP="00E616ED">
      <w:pPr>
        <w:pStyle w:val="ListParagraph"/>
        <w:numPr>
          <w:ilvl w:val="0"/>
          <w:numId w:val="2"/>
        </w:numPr>
        <w:ind w:left="1440" w:right="2160"/>
        <w:jc w:val="both"/>
        <w:rPr>
          <w:sz w:val="20"/>
          <w:szCs w:val="20"/>
        </w:rPr>
      </w:pPr>
      <w:r w:rsidRPr="002E26CA">
        <w:rPr>
          <w:sz w:val="20"/>
          <w:szCs w:val="20"/>
        </w:rPr>
        <w:t>Subject Matter or Area of Focus (</w:t>
      </w:r>
      <w:r w:rsidRPr="002E26CA">
        <w:rPr>
          <w:i/>
          <w:iCs/>
          <w:sz w:val="20"/>
          <w:szCs w:val="20"/>
        </w:rPr>
        <w:t>al-Mawḍū‘</w:t>
      </w:r>
      <w:r w:rsidRPr="002E26CA">
        <w:rPr>
          <w:sz w:val="20"/>
          <w:szCs w:val="20"/>
        </w:rPr>
        <w:t>): The science of Being as it truly is according to the rubric of Islam.</w:t>
      </w:r>
      <w:r w:rsidRPr="002E26CA">
        <w:rPr>
          <w:rStyle w:val="FootnoteReference"/>
          <w:sz w:val="20"/>
          <w:szCs w:val="20"/>
        </w:rPr>
        <w:footnoteReference w:id="12"/>
      </w:r>
      <w:r w:rsidRPr="002E26CA">
        <w:rPr>
          <w:sz w:val="20"/>
          <w:szCs w:val="20"/>
        </w:rPr>
        <w:t xml:space="preserve"> </w:t>
      </w:r>
    </w:p>
    <w:p w14:paraId="0E9F9986" w14:textId="77777777" w:rsidR="00FD1A33" w:rsidRPr="002E26CA" w:rsidRDefault="00FD1A33" w:rsidP="00E616ED">
      <w:pPr>
        <w:pStyle w:val="ListParagraph"/>
        <w:numPr>
          <w:ilvl w:val="0"/>
          <w:numId w:val="2"/>
        </w:numPr>
        <w:ind w:left="1440" w:right="2160"/>
        <w:jc w:val="both"/>
        <w:rPr>
          <w:sz w:val="20"/>
          <w:szCs w:val="20"/>
        </w:rPr>
      </w:pPr>
      <w:r w:rsidRPr="002E26CA">
        <w:rPr>
          <w:sz w:val="20"/>
          <w:szCs w:val="20"/>
        </w:rPr>
        <w:t>End (</w:t>
      </w:r>
      <w:r w:rsidRPr="002E26CA">
        <w:rPr>
          <w:i/>
          <w:iCs/>
          <w:sz w:val="20"/>
          <w:szCs w:val="20"/>
        </w:rPr>
        <w:t>al-Ghāya</w:t>
      </w:r>
      <w:r w:rsidRPr="002E26CA">
        <w:rPr>
          <w:sz w:val="20"/>
          <w:szCs w:val="20"/>
        </w:rPr>
        <w:t>),</w:t>
      </w:r>
      <w:r w:rsidRPr="002E26CA">
        <w:rPr>
          <w:i/>
          <w:iCs/>
          <w:sz w:val="20"/>
          <w:szCs w:val="20"/>
        </w:rPr>
        <w:t xml:space="preserve"> </w:t>
      </w:r>
      <w:r w:rsidRPr="002E26CA">
        <w:rPr>
          <w:sz w:val="20"/>
          <w:szCs w:val="20"/>
        </w:rPr>
        <w:t>Fruit (</w:t>
      </w:r>
      <w:r w:rsidRPr="002E26CA">
        <w:rPr>
          <w:i/>
          <w:iCs/>
          <w:sz w:val="20"/>
          <w:szCs w:val="20"/>
        </w:rPr>
        <w:t>al-Thamara</w:t>
      </w:r>
      <w:r w:rsidRPr="002E26CA">
        <w:rPr>
          <w:sz w:val="20"/>
          <w:szCs w:val="20"/>
        </w:rPr>
        <w:t>), or Benefit (</w:t>
      </w:r>
      <w:r w:rsidRPr="002E26CA">
        <w:rPr>
          <w:i/>
          <w:iCs/>
          <w:sz w:val="20"/>
          <w:szCs w:val="20"/>
        </w:rPr>
        <w:t>al-Fā’ida</w:t>
      </w:r>
      <w:r w:rsidRPr="002E26CA">
        <w:rPr>
          <w:sz w:val="20"/>
          <w:szCs w:val="20"/>
        </w:rPr>
        <w:t>): The knowledge of God, the Prophets, and the Unseen with definitive proofs that lead to eternal felicity in the Hereafter. We may add to this seeking the perfection of the Soul (</w:t>
      </w:r>
      <w:r w:rsidRPr="002E26CA">
        <w:rPr>
          <w:i/>
          <w:iCs/>
          <w:sz w:val="20"/>
          <w:szCs w:val="20"/>
        </w:rPr>
        <w:t>istikmāl al-nafs</w:t>
      </w:r>
      <w:r w:rsidRPr="002E26CA">
        <w:rPr>
          <w:sz w:val="20"/>
          <w:szCs w:val="20"/>
        </w:rPr>
        <w:t>) by bringing to its Self-Knowledge to the paragon, which requires the full disclosure of the nature of Reality as it truly is as well as the general structure of Reality, including knowledge of the Psyche, the categories of thought, and the transcendentals (</w:t>
      </w:r>
      <w:r w:rsidRPr="002E26CA">
        <w:rPr>
          <w:i/>
          <w:iCs/>
          <w:sz w:val="20"/>
          <w:szCs w:val="20"/>
        </w:rPr>
        <w:t>al-umūr al-‘āmma</w:t>
      </w:r>
      <w:r w:rsidRPr="002E26CA">
        <w:rPr>
          <w:sz w:val="20"/>
          <w:szCs w:val="20"/>
        </w:rPr>
        <w:t xml:space="preserve">), because full knowledge of the Self requires maximum intelligibility and that we know the world in the most complete manner possible. </w:t>
      </w:r>
    </w:p>
    <w:p w14:paraId="1BD165DA" w14:textId="77777777" w:rsidR="00FD1A33" w:rsidRPr="002E26CA" w:rsidRDefault="00FD1A33" w:rsidP="00E616ED">
      <w:pPr>
        <w:pStyle w:val="ListParagraph"/>
        <w:numPr>
          <w:ilvl w:val="0"/>
          <w:numId w:val="2"/>
        </w:numPr>
        <w:ind w:left="1440" w:right="2160"/>
        <w:jc w:val="both"/>
        <w:rPr>
          <w:sz w:val="20"/>
          <w:szCs w:val="20"/>
        </w:rPr>
      </w:pPr>
      <w:r w:rsidRPr="002E26CA">
        <w:rPr>
          <w:sz w:val="20"/>
          <w:szCs w:val="20"/>
        </w:rPr>
        <w:t>Excellence and Nobility (</w:t>
      </w:r>
      <w:r w:rsidRPr="002E26CA">
        <w:rPr>
          <w:i/>
          <w:iCs/>
          <w:sz w:val="20"/>
          <w:szCs w:val="20"/>
        </w:rPr>
        <w:t>al-Faḍl</w:t>
      </w:r>
      <w:r w:rsidRPr="002E26CA">
        <w:rPr>
          <w:sz w:val="20"/>
          <w:szCs w:val="20"/>
        </w:rPr>
        <w:t xml:space="preserve"> or </w:t>
      </w:r>
      <w:r w:rsidRPr="002E26CA">
        <w:rPr>
          <w:i/>
          <w:iCs/>
          <w:sz w:val="20"/>
          <w:szCs w:val="20"/>
        </w:rPr>
        <w:t>al-Sharaf</w:t>
      </w:r>
      <w:r w:rsidRPr="002E26CA">
        <w:rPr>
          <w:sz w:val="20"/>
          <w:szCs w:val="20"/>
        </w:rPr>
        <w:t>): The Divine Science is the highest and most noble of all Sciences by virtue of its connection with God, God’s Messengers, the Unseen, the Human Being, and Ultimate Reality, which rank as the most noble of all things known. For the excellence, nobility, and honor of any Science are a function of the worthiness of what is known by that Science, and there is nothing more noble than the knowledge of God and His Creation.</w:t>
      </w:r>
    </w:p>
    <w:p w14:paraId="4B3D0A33" w14:textId="77777777" w:rsidR="00FD1A33" w:rsidRPr="002E26CA" w:rsidRDefault="00FD1A33" w:rsidP="00E616ED">
      <w:pPr>
        <w:pStyle w:val="ListParagraph"/>
        <w:numPr>
          <w:ilvl w:val="0"/>
          <w:numId w:val="2"/>
        </w:numPr>
        <w:ind w:left="1440" w:right="2160"/>
        <w:jc w:val="both"/>
        <w:rPr>
          <w:sz w:val="20"/>
          <w:szCs w:val="20"/>
        </w:rPr>
      </w:pPr>
      <w:r w:rsidRPr="002E26CA">
        <w:rPr>
          <w:sz w:val="20"/>
          <w:szCs w:val="20"/>
        </w:rPr>
        <w:t>Sources of Derivation (</w:t>
      </w:r>
      <w:r w:rsidRPr="002E26CA">
        <w:rPr>
          <w:i/>
          <w:iCs/>
          <w:sz w:val="20"/>
          <w:szCs w:val="20"/>
        </w:rPr>
        <w:t>al-Istimdād</w:t>
      </w:r>
      <w:r w:rsidRPr="002E26CA">
        <w:rPr>
          <w:sz w:val="20"/>
          <w:szCs w:val="20"/>
        </w:rPr>
        <w:t>): The definitive proofs of Intellect and Revealed transmission (</w:t>
      </w:r>
      <w:r w:rsidRPr="002E26CA">
        <w:rPr>
          <w:i/>
          <w:iCs/>
          <w:sz w:val="20"/>
          <w:szCs w:val="20"/>
        </w:rPr>
        <w:t>al-adilla al-‘aqliyya wa al-naqliyya</w:t>
      </w:r>
      <w:r w:rsidRPr="002E26CA">
        <w:rPr>
          <w:sz w:val="20"/>
          <w:szCs w:val="20"/>
        </w:rPr>
        <w:t xml:space="preserve">), especially the Qur’ān, the </w:t>
      </w:r>
      <w:r w:rsidRPr="002E26CA">
        <w:rPr>
          <w:i/>
          <w:iCs/>
          <w:sz w:val="20"/>
          <w:szCs w:val="20"/>
        </w:rPr>
        <w:t>Sunna</w:t>
      </w:r>
      <w:r w:rsidRPr="002E26CA">
        <w:rPr>
          <w:sz w:val="20"/>
          <w:szCs w:val="20"/>
        </w:rPr>
        <w:t>, the Scholarly Consensus of the World Community of Islam, the Proofs of the Intellect, Divine Inspiration (</w:t>
      </w:r>
      <w:r w:rsidRPr="002E26CA">
        <w:rPr>
          <w:i/>
          <w:iCs/>
          <w:sz w:val="20"/>
          <w:szCs w:val="20"/>
        </w:rPr>
        <w:t>al-ilhām al-ilāhī</w:t>
      </w:r>
      <w:r w:rsidRPr="002E26CA">
        <w:rPr>
          <w:sz w:val="20"/>
          <w:szCs w:val="20"/>
        </w:rPr>
        <w:t>), and Sound Unveiling (</w:t>
      </w:r>
      <w:r w:rsidRPr="002E26CA">
        <w:rPr>
          <w:i/>
          <w:iCs/>
          <w:sz w:val="20"/>
          <w:szCs w:val="20"/>
        </w:rPr>
        <w:t>al-Kashf al-Ṣaḥīḥ</w:t>
      </w:r>
      <w:r w:rsidRPr="002E26CA">
        <w:rPr>
          <w:sz w:val="20"/>
          <w:szCs w:val="20"/>
        </w:rPr>
        <w:t>).</w:t>
      </w:r>
    </w:p>
    <w:p w14:paraId="7FBD3498" w14:textId="77777777" w:rsidR="00FD1A33" w:rsidRPr="002E26CA" w:rsidRDefault="00FD1A33" w:rsidP="00E616ED">
      <w:pPr>
        <w:pStyle w:val="ListParagraph"/>
        <w:numPr>
          <w:ilvl w:val="0"/>
          <w:numId w:val="2"/>
        </w:numPr>
        <w:ind w:left="1440" w:right="2160"/>
        <w:jc w:val="both"/>
        <w:rPr>
          <w:sz w:val="20"/>
          <w:szCs w:val="20"/>
        </w:rPr>
      </w:pPr>
      <w:r w:rsidRPr="002E26CA">
        <w:rPr>
          <w:sz w:val="20"/>
          <w:szCs w:val="20"/>
        </w:rPr>
        <w:t>Issues and Research Topics (</w:t>
      </w:r>
      <w:r w:rsidRPr="002E26CA">
        <w:rPr>
          <w:i/>
          <w:iCs/>
          <w:sz w:val="20"/>
          <w:szCs w:val="20"/>
        </w:rPr>
        <w:t>al-Masā’il wa al-Mabāḥith</w:t>
      </w:r>
      <w:r w:rsidRPr="002E26CA">
        <w:rPr>
          <w:sz w:val="20"/>
          <w:szCs w:val="20"/>
        </w:rPr>
        <w:t xml:space="preserve">): All matters germane matters that pertain to the Henological and Ontological realms of conceptual necessity, impossibility, and possibility as relate to God and His relationship to the temporal world. This includes Epistemology, psychology, transcendentals, Divinity, Prophecy, and the Things-Heard by way of Prophetic Revelation. </w:t>
      </w:r>
    </w:p>
    <w:p w14:paraId="1897A4E8" w14:textId="77777777" w:rsidR="00FD1A33" w:rsidRPr="002E26CA" w:rsidRDefault="00FD1A33" w:rsidP="00E616ED">
      <w:pPr>
        <w:pStyle w:val="ListParagraph"/>
        <w:numPr>
          <w:ilvl w:val="0"/>
          <w:numId w:val="2"/>
        </w:numPr>
        <w:ind w:left="1440" w:right="2160"/>
        <w:jc w:val="both"/>
        <w:rPr>
          <w:sz w:val="20"/>
          <w:szCs w:val="20"/>
        </w:rPr>
      </w:pPr>
      <w:r w:rsidRPr="002E26CA">
        <w:rPr>
          <w:sz w:val="20"/>
          <w:szCs w:val="20"/>
        </w:rPr>
        <w:t>Founder (</w:t>
      </w:r>
      <w:r w:rsidRPr="002E26CA">
        <w:rPr>
          <w:i/>
          <w:iCs/>
          <w:sz w:val="20"/>
          <w:szCs w:val="20"/>
        </w:rPr>
        <w:t>al-Wāḍi‘</w:t>
      </w:r>
      <w:r w:rsidRPr="002E26CA">
        <w:rPr>
          <w:sz w:val="20"/>
          <w:szCs w:val="20"/>
        </w:rPr>
        <w:t>): The Founder of the Divine Science is God Almighty Himself, who sent down the Signs in His Revealed Books and on the tongues of His Prophetic-Messengers. Thus, it was founded, renewed, and refounded by the Prophet Muḥammad and all of God’s Prophet-Messengers before him, each in their own time and Community.</w:t>
      </w:r>
      <w:r w:rsidRPr="002E26CA">
        <w:rPr>
          <w:rStyle w:val="FootnoteReference"/>
          <w:sz w:val="20"/>
          <w:szCs w:val="20"/>
        </w:rPr>
        <w:footnoteReference w:id="13"/>
      </w:r>
    </w:p>
    <w:p w14:paraId="0C9E0B29" w14:textId="77777777" w:rsidR="00FD1A33" w:rsidRPr="002E26CA" w:rsidRDefault="00FD1A33" w:rsidP="00E616ED">
      <w:pPr>
        <w:pStyle w:val="ListParagraph"/>
        <w:numPr>
          <w:ilvl w:val="0"/>
          <w:numId w:val="2"/>
        </w:numPr>
        <w:ind w:left="1440" w:right="2160"/>
        <w:jc w:val="both"/>
        <w:rPr>
          <w:sz w:val="20"/>
          <w:szCs w:val="20"/>
        </w:rPr>
      </w:pPr>
      <w:r w:rsidRPr="002E26CA">
        <w:rPr>
          <w:sz w:val="20"/>
          <w:szCs w:val="20"/>
        </w:rPr>
        <w:t>Relationship to other sciences (</w:t>
      </w:r>
      <w:r w:rsidRPr="002E26CA">
        <w:rPr>
          <w:i/>
          <w:iCs/>
          <w:sz w:val="20"/>
          <w:szCs w:val="20"/>
        </w:rPr>
        <w:t>Nisbatuhu li-Bāqī al-‘Ulūm</w:t>
      </w:r>
      <w:r w:rsidRPr="002E26CA">
        <w:rPr>
          <w:sz w:val="20"/>
          <w:szCs w:val="20"/>
        </w:rPr>
        <w:t xml:space="preserve">): The Divine Science is </w:t>
      </w:r>
      <w:r w:rsidRPr="002E26CA">
        <w:rPr>
          <w:i/>
          <w:iCs/>
          <w:sz w:val="20"/>
          <w:szCs w:val="20"/>
        </w:rPr>
        <w:t xml:space="preserve">par excellence </w:t>
      </w:r>
      <w:r w:rsidRPr="002E26CA">
        <w:rPr>
          <w:sz w:val="20"/>
          <w:szCs w:val="20"/>
        </w:rPr>
        <w:t>the Science of the Fundamental Principles of the Religion (</w:t>
      </w:r>
      <w:r w:rsidRPr="002E26CA">
        <w:rPr>
          <w:i/>
          <w:iCs/>
          <w:sz w:val="20"/>
          <w:szCs w:val="20"/>
        </w:rPr>
        <w:t>‘Ilm Uṣūl al-Dīn</w:t>
      </w:r>
      <w:r w:rsidRPr="002E26CA">
        <w:rPr>
          <w:sz w:val="20"/>
          <w:szCs w:val="20"/>
        </w:rPr>
        <w:t>), because it constitutes the foundation of all the religious Sciences of Islam as well as all other empirical, mathematical, and speculative Sciences. Thus, all beneficial Human knowledge rests upon and comes back to the Divine Science, the Highest of all Sciences, and every other form of sound knowledge branches off of it.</w:t>
      </w:r>
    </w:p>
    <w:p w14:paraId="261EE42F" w14:textId="77777777" w:rsidR="00FD1A33" w:rsidRPr="002E26CA" w:rsidRDefault="00FD1A33" w:rsidP="00E616ED">
      <w:pPr>
        <w:pStyle w:val="ListParagraph"/>
        <w:numPr>
          <w:ilvl w:val="0"/>
          <w:numId w:val="2"/>
        </w:numPr>
        <w:ind w:left="1440" w:right="2160"/>
        <w:jc w:val="both"/>
        <w:rPr>
          <w:sz w:val="20"/>
          <w:szCs w:val="20"/>
        </w:rPr>
      </w:pPr>
      <w:r w:rsidRPr="002E26CA">
        <w:rPr>
          <w:sz w:val="20"/>
          <w:szCs w:val="20"/>
        </w:rPr>
        <w:t>Legal Ruling in the Prophetic Law (</w:t>
      </w:r>
      <w:r w:rsidRPr="002E26CA">
        <w:rPr>
          <w:i/>
          <w:iCs/>
          <w:sz w:val="20"/>
          <w:szCs w:val="20"/>
        </w:rPr>
        <w:t>al-Ḥukm al-Shar‘ī</w:t>
      </w:r>
      <w:r w:rsidRPr="002E26CA">
        <w:rPr>
          <w:sz w:val="20"/>
          <w:szCs w:val="20"/>
        </w:rPr>
        <w:t>): The Divine Science is emphatically obligatory (</w:t>
      </w:r>
      <w:r w:rsidRPr="002E26CA">
        <w:rPr>
          <w:i/>
          <w:iCs/>
          <w:sz w:val="20"/>
          <w:szCs w:val="20"/>
        </w:rPr>
        <w:t>wājib  muḥattam</w:t>
      </w:r>
      <w:r w:rsidRPr="002E26CA">
        <w:rPr>
          <w:sz w:val="20"/>
          <w:szCs w:val="20"/>
        </w:rPr>
        <w:t xml:space="preserve">) by the </w:t>
      </w:r>
      <w:r w:rsidRPr="002E26CA">
        <w:rPr>
          <w:i/>
          <w:iCs/>
          <w:sz w:val="20"/>
          <w:szCs w:val="20"/>
        </w:rPr>
        <w:t>Sharī‘a</w:t>
      </w:r>
      <w:r w:rsidRPr="002E26CA">
        <w:rPr>
          <w:sz w:val="20"/>
          <w:szCs w:val="20"/>
        </w:rPr>
        <w:t>—the</w:t>
      </w:r>
      <w:r w:rsidRPr="002E26CA">
        <w:rPr>
          <w:sz w:val="20"/>
          <w:szCs w:val="20"/>
          <w:u w:val="single"/>
        </w:rPr>
        <w:t xml:space="preserve"> Prophetic Code of Life.</w:t>
      </w:r>
      <w:r w:rsidRPr="002E26CA">
        <w:rPr>
          <w:sz w:val="20"/>
          <w:szCs w:val="20"/>
        </w:rPr>
        <w:t xml:space="preserve"> Its basic Creedal formulations (</w:t>
      </w:r>
      <w:r w:rsidRPr="002E26CA">
        <w:rPr>
          <w:i/>
          <w:iCs/>
          <w:sz w:val="20"/>
          <w:szCs w:val="20"/>
        </w:rPr>
        <w:t>al-‘Aqīda</w:t>
      </w:r>
      <w:r w:rsidRPr="002E26CA">
        <w:rPr>
          <w:sz w:val="20"/>
          <w:szCs w:val="20"/>
        </w:rPr>
        <w:t>) constitute a personal obligation (</w:t>
      </w:r>
      <w:r w:rsidRPr="002E26CA">
        <w:rPr>
          <w:i/>
          <w:iCs/>
          <w:sz w:val="20"/>
          <w:szCs w:val="20"/>
        </w:rPr>
        <w:t>farḍ al-‘ayn</w:t>
      </w:r>
      <w:r w:rsidRPr="002E26CA">
        <w:rPr>
          <w:sz w:val="20"/>
          <w:szCs w:val="20"/>
        </w:rPr>
        <w:t>)</w:t>
      </w:r>
      <w:r w:rsidRPr="002E26CA">
        <w:rPr>
          <w:i/>
          <w:iCs/>
          <w:sz w:val="20"/>
          <w:szCs w:val="20"/>
        </w:rPr>
        <w:t xml:space="preserve"> </w:t>
      </w:r>
      <w:r w:rsidRPr="002E26CA">
        <w:rPr>
          <w:sz w:val="20"/>
          <w:szCs w:val="20"/>
        </w:rPr>
        <w:t xml:space="preserve">for every man and woman, qualifying as full </w:t>
      </w:r>
      <w:r w:rsidRPr="002E26CA">
        <w:rPr>
          <w:rFonts w:eastAsiaTheme="majorEastAsia"/>
          <w:sz w:val="20"/>
          <w:szCs w:val="20"/>
        </w:rPr>
        <w:t>moral agents accountable to God</w:t>
      </w:r>
      <w:r w:rsidRPr="002E26CA">
        <w:rPr>
          <w:sz w:val="20"/>
          <w:szCs w:val="20"/>
        </w:rPr>
        <w:t xml:space="preserve"> (</w:t>
      </w:r>
      <w:r w:rsidRPr="002E26CA">
        <w:rPr>
          <w:i/>
          <w:iCs/>
          <w:sz w:val="20"/>
          <w:szCs w:val="20"/>
        </w:rPr>
        <w:t>mukallaf</w:t>
      </w:r>
      <w:r w:rsidRPr="002E26CA">
        <w:rPr>
          <w:sz w:val="20"/>
          <w:szCs w:val="20"/>
        </w:rPr>
        <w:t>).</w:t>
      </w:r>
      <w:r w:rsidRPr="002E26CA">
        <w:rPr>
          <w:rStyle w:val="FootnoteReference"/>
          <w:sz w:val="20"/>
          <w:szCs w:val="20"/>
        </w:rPr>
        <w:footnoteReference w:id="14"/>
      </w:r>
      <w:r w:rsidRPr="002E26CA">
        <w:rPr>
          <w:sz w:val="20"/>
          <w:szCs w:val="20"/>
        </w:rPr>
        <w:t xml:space="preserve"> Its additional teachings regarding God, the Prophets, the Things-Heard, and the general structure of Reality—which are not Creedal—fall under the category Societal Obligation (</w:t>
      </w:r>
      <w:r w:rsidRPr="002E26CA">
        <w:rPr>
          <w:i/>
          <w:iCs/>
          <w:sz w:val="20"/>
          <w:szCs w:val="20"/>
        </w:rPr>
        <w:t>farḍ al-kifāya</w:t>
      </w:r>
      <w:r w:rsidRPr="002E26CA">
        <w:rPr>
          <w:sz w:val="20"/>
          <w:szCs w:val="20"/>
        </w:rPr>
        <w:t>), binding upon an adequate number of qualified Scholars. The individual believer of sound mind and body and the World Community of Islam have no excuse for leaving aside full cultivation of the Divien Science. God says in the Qur’ān: “So, have [clear] knowledge that there is no god but God” (Muḥammad, 47:19). Similarly, God states in the the Qur’ān: “</w:t>
      </w:r>
      <w:r w:rsidRPr="002E26CA">
        <w:rPr>
          <w:rFonts w:eastAsiaTheme="minorEastAsia"/>
          <w:sz w:val="20"/>
          <w:szCs w:val="20"/>
        </w:rPr>
        <w:t xml:space="preserve">I only created the </w:t>
      </w:r>
      <w:r w:rsidRPr="002E26CA">
        <w:rPr>
          <w:rFonts w:eastAsiaTheme="minorEastAsia"/>
          <w:i/>
          <w:iCs/>
          <w:sz w:val="20"/>
          <w:szCs w:val="20"/>
        </w:rPr>
        <w:t>Jinn</w:t>
      </w:r>
      <w:r w:rsidRPr="002E26CA">
        <w:rPr>
          <w:rFonts w:eastAsiaTheme="minorEastAsia"/>
          <w:sz w:val="20"/>
          <w:szCs w:val="20"/>
        </w:rPr>
        <w:t xml:space="preserve"> and Human Beings in order that they worship Me” (Scattering Winds, 51:56), which has been Traditionally understood from the earliest period of Islam to mean “so that they know Me.” </w:t>
      </w:r>
      <w:r w:rsidRPr="002E26CA">
        <w:rPr>
          <w:sz w:val="20"/>
          <w:szCs w:val="20"/>
        </w:rPr>
        <w:t xml:space="preserve">This obligatory knowledge is individual in general Creedal matters. It is a societal obligation in all additional details that are not specifically Creedal, and all fallacies that threaten the truth in every age must be removed by categorically conclusive proof. </w:t>
      </w:r>
    </w:p>
    <w:p w14:paraId="0A24B313" w14:textId="77777777" w:rsidR="00FD1A33" w:rsidRPr="002E26CA" w:rsidRDefault="00FD1A33" w:rsidP="00FD1A33">
      <w:pPr>
        <w:ind w:left="810" w:right="1620"/>
        <w:jc w:val="both"/>
        <w:rPr>
          <w:rFonts w:asciiTheme="majorBidi" w:hAnsiTheme="majorBidi" w:cstheme="majorBidi"/>
          <w:color w:val="000000"/>
        </w:rPr>
      </w:pPr>
      <w:r w:rsidRPr="002E26CA">
        <w:rPr>
          <w:rFonts w:asciiTheme="majorBidi" w:hAnsiTheme="majorBidi" w:cstheme="majorBidi"/>
          <w:color w:val="000000"/>
        </w:rPr>
        <w:t xml:space="preserve">      </w:t>
      </w:r>
      <w:r w:rsidRPr="002E26CA">
        <w:rPr>
          <w:rFonts w:asciiTheme="majorBidi" w:hAnsiTheme="majorBidi" w:cstheme="majorBidi"/>
          <w:color w:val="000000"/>
          <w:u w:val="single"/>
        </w:rPr>
        <w:t xml:space="preserve">In the traditional understanding, following upon the doctrine of real definitions, ideas are not simply thoughts but </w:t>
      </w:r>
      <w:r w:rsidRPr="002E26CA">
        <w:rPr>
          <w:rFonts w:asciiTheme="majorBidi" w:hAnsiTheme="majorBidi" w:cstheme="majorBidi"/>
          <w:i/>
          <w:iCs/>
          <w:color w:val="000000"/>
          <w:u w:val="single"/>
        </w:rPr>
        <w:t>taṣawwurāt</w:t>
      </w:r>
      <w:r w:rsidRPr="002E26CA">
        <w:rPr>
          <w:rFonts w:asciiTheme="majorBidi" w:hAnsiTheme="majorBidi" w:cstheme="majorBidi"/>
          <w:color w:val="000000"/>
          <w:u w:val="single"/>
        </w:rPr>
        <w:t>, which are apprehensions of essences</w:t>
      </w:r>
      <w:r w:rsidRPr="002E26CA">
        <w:rPr>
          <w:rFonts w:asciiTheme="majorBidi" w:hAnsiTheme="majorBidi" w:cstheme="majorBidi"/>
          <w:color w:val="000000"/>
        </w:rPr>
        <w:t xml:space="preserve">. </w:t>
      </w:r>
      <w:r w:rsidRPr="002E26CA">
        <w:rPr>
          <w:rFonts w:asciiTheme="majorBidi" w:hAnsiTheme="majorBidi" w:cstheme="majorBidi"/>
          <w:color w:val="000000"/>
          <w:u w:val="single"/>
        </w:rPr>
        <w:t>Thoughts are the process or the pronouncement stemming from ideas, culminating in judgments (</w:t>
      </w:r>
      <w:r w:rsidRPr="002E26CA">
        <w:rPr>
          <w:rFonts w:asciiTheme="majorBidi" w:hAnsiTheme="majorBidi" w:cstheme="majorBidi"/>
          <w:i/>
          <w:iCs/>
          <w:color w:val="000000"/>
          <w:u w:val="single"/>
        </w:rPr>
        <w:t>taṣd</w:t>
      </w:r>
      <w:r w:rsidRPr="002E26CA">
        <w:rPr>
          <w:rFonts w:asciiTheme="majorBidi" w:hAnsiTheme="majorBidi" w:cstheme="majorBidi"/>
          <w:i/>
          <w:iCs/>
          <w:u w:val="single"/>
        </w:rPr>
        <w:t>ī</w:t>
      </w:r>
      <w:r w:rsidRPr="002E26CA">
        <w:rPr>
          <w:rFonts w:asciiTheme="majorBidi" w:hAnsiTheme="majorBidi" w:cstheme="majorBidi"/>
          <w:i/>
          <w:iCs/>
          <w:color w:val="000000"/>
          <w:u w:val="single"/>
        </w:rPr>
        <w:t>qāt</w:t>
      </w:r>
      <w:r w:rsidRPr="002E26CA">
        <w:rPr>
          <w:rFonts w:asciiTheme="majorBidi" w:hAnsiTheme="majorBidi" w:cstheme="majorBidi"/>
          <w:color w:val="000000"/>
          <w:u w:val="single"/>
        </w:rPr>
        <w:t>)</w:t>
      </w:r>
      <w:r w:rsidRPr="002E26CA">
        <w:rPr>
          <w:rFonts w:asciiTheme="majorBidi" w:hAnsiTheme="majorBidi" w:cstheme="majorBidi"/>
          <w:color w:val="000000"/>
        </w:rPr>
        <w:t>.</w:t>
      </w:r>
    </w:p>
    <w:p w14:paraId="3CF684C5" w14:textId="77777777" w:rsidR="00FD1A33" w:rsidRPr="002E26CA" w:rsidRDefault="00FD1A33" w:rsidP="00FD1A33">
      <w:pPr>
        <w:ind w:left="810" w:right="1620"/>
        <w:jc w:val="both"/>
        <w:rPr>
          <w:b/>
          <w:bCs/>
        </w:rPr>
      </w:pPr>
      <w:r w:rsidRPr="002E26CA">
        <w:rPr>
          <w:rFonts w:asciiTheme="majorBidi" w:hAnsiTheme="majorBidi" w:cstheme="majorBidi"/>
          <w:color w:val="000000"/>
        </w:rPr>
        <w:t xml:space="preserve">     </w:t>
      </w:r>
      <w:r w:rsidRPr="002E26CA">
        <w:rPr>
          <w:b/>
          <w:bCs/>
        </w:rPr>
        <w:t>The Concept of Essence</w:t>
      </w:r>
    </w:p>
    <w:p w14:paraId="58503B21" w14:textId="77777777" w:rsidR="00FD1A33" w:rsidRPr="002E26CA" w:rsidRDefault="00FD1A33" w:rsidP="00FD1A33">
      <w:pPr>
        <w:tabs>
          <w:tab w:val="left" w:pos="478"/>
        </w:tabs>
        <w:ind w:left="810" w:right="1620"/>
        <w:jc w:val="both"/>
        <w:rPr>
          <w:rFonts w:asciiTheme="majorBidi" w:hAnsiTheme="majorBidi" w:cstheme="majorBidi"/>
          <w:color w:val="000000"/>
        </w:rPr>
      </w:pPr>
      <w:r w:rsidRPr="002E26CA">
        <w:rPr>
          <w:rFonts w:asciiTheme="majorBidi" w:hAnsiTheme="majorBidi" w:cstheme="majorBidi"/>
          <w:color w:val="000000"/>
        </w:rPr>
        <w:t xml:space="preserve">The concept of </w:t>
      </w:r>
      <w:r w:rsidRPr="002E26CA">
        <w:rPr>
          <w:rFonts w:asciiTheme="majorBidi" w:hAnsiTheme="majorBidi" w:cstheme="majorBidi"/>
          <w:b/>
          <w:bCs/>
          <w:color w:val="000000"/>
        </w:rPr>
        <w:t xml:space="preserve">essence </w:t>
      </w:r>
      <w:r w:rsidRPr="002E26CA">
        <w:rPr>
          <w:rFonts w:asciiTheme="majorBidi" w:hAnsiTheme="majorBidi" w:cstheme="majorBidi"/>
          <w:color w:val="000000"/>
        </w:rPr>
        <w:t xml:space="preserve">( </w:t>
      </w:r>
      <w:r w:rsidRPr="002E26CA">
        <w:rPr>
          <w:rFonts w:asciiTheme="majorBidi" w:hAnsiTheme="majorBidi" w:cstheme="majorBidi"/>
          <w:i/>
          <w:iCs/>
          <w:color w:val="000000"/>
        </w:rPr>
        <w:t>dhāt</w:t>
      </w:r>
      <w:r w:rsidRPr="002E26CA">
        <w:rPr>
          <w:rFonts w:asciiTheme="majorBidi" w:hAnsiTheme="majorBidi" w:cstheme="majorBidi"/>
          <w:color w:val="000000"/>
        </w:rPr>
        <w:t xml:space="preserve">, </w:t>
      </w:r>
      <w:r w:rsidRPr="002E26CA">
        <w:rPr>
          <w:rFonts w:asciiTheme="majorBidi" w:hAnsiTheme="majorBidi" w:cstheme="majorBidi"/>
          <w:i/>
          <w:iCs/>
          <w:color w:val="000000"/>
        </w:rPr>
        <w:t>māhiyya</w:t>
      </w:r>
      <w:r w:rsidRPr="002E26CA">
        <w:rPr>
          <w:rFonts w:asciiTheme="majorBidi" w:hAnsiTheme="majorBidi" w:cstheme="majorBidi"/>
          <w:color w:val="000000"/>
        </w:rPr>
        <w:t xml:space="preserve">, and sometimes </w:t>
      </w:r>
      <w:r w:rsidRPr="002E26CA">
        <w:rPr>
          <w:rFonts w:asciiTheme="majorBidi" w:hAnsiTheme="majorBidi" w:cstheme="majorBidi"/>
          <w:i/>
          <w:iCs/>
          <w:color w:val="000000"/>
        </w:rPr>
        <w:t>jawhar</w:t>
      </w:r>
      <w:r w:rsidRPr="002E26CA">
        <w:rPr>
          <w:rFonts w:asciiTheme="majorBidi" w:hAnsiTheme="majorBidi" w:cstheme="majorBidi"/>
          <w:color w:val="000000"/>
        </w:rPr>
        <w:t>) corresponds to the question: “what is it?” (</w:t>
      </w:r>
      <w:r w:rsidRPr="002E26CA">
        <w:rPr>
          <w:rFonts w:asciiTheme="majorBidi" w:hAnsiTheme="majorBidi" w:cstheme="majorBidi"/>
          <w:i/>
          <w:iCs/>
          <w:color w:val="000000"/>
        </w:rPr>
        <w:t>māhuwa</w:t>
      </w:r>
      <w:r w:rsidRPr="002E26CA">
        <w:rPr>
          <w:rFonts w:asciiTheme="majorBidi" w:hAnsiTheme="majorBidi" w:cstheme="majorBidi"/>
          <w:color w:val="000000"/>
        </w:rPr>
        <w:t xml:space="preserve"> ; in Latin,</w:t>
      </w:r>
      <w:r w:rsidRPr="002E26CA">
        <w:rPr>
          <w:rFonts w:asciiTheme="majorBidi" w:hAnsiTheme="majorBidi" w:cstheme="majorBidi"/>
          <w:i/>
          <w:iCs/>
          <w:color w:val="000000"/>
        </w:rPr>
        <w:t xml:space="preserve"> quid est</w:t>
      </w:r>
      <w:r w:rsidRPr="002E26CA">
        <w:rPr>
          <w:rFonts w:asciiTheme="majorBidi" w:hAnsiTheme="majorBidi" w:cstheme="majorBidi"/>
          <w:color w:val="000000"/>
        </w:rPr>
        <w:t>). The essence of a thing is the thing-in-itself, its intrinsic nature and root identity. We grasp essences through intellectual inference and intuition, and they are expressed in the definitions of things and the etymologies of the words that denote them. As noted before, Jean Borella asserts that the disclosure of essence is “an illuminative encounter with the being itself of the object.” Thus, essence may also be understood as an inherent “act-of-being” or “being as an act manifest at the level of individual identity.”</w:t>
      </w:r>
    </w:p>
    <w:p w14:paraId="18F9385B" w14:textId="77777777" w:rsidR="00FD1A33" w:rsidRPr="002E26CA" w:rsidRDefault="00FD1A33" w:rsidP="00FD1A33">
      <w:pPr>
        <w:autoSpaceDE w:val="0"/>
        <w:autoSpaceDN w:val="0"/>
        <w:adjustRightInd w:val="0"/>
        <w:ind w:left="810" w:right="1620"/>
        <w:jc w:val="both"/>
        <w:rPr>
          <w:rFonts w:asciiTheme="majorBidi" w:hAnsiTheme="majorBidi" w:cstheme="majorBidi"/>
          <w:color w:val="000000"/>
        </w:rPr>
      </w:pPr>
      <w:r w:rsidRPr="002E26CA">
        <w:rPr>
          <w:rFonts w:asciiTheme="majorBidi" w:hAnsiTheme="majorBidi" w:cstheme="majorBidi"/>
          <w:color w:val="000000"/>
        </w:rPr>
        <w:t xml:space="preserve">    Rational animal is an immanent definition. We can see these qualities in the human being. I can see that he has a jins alongside horses, etc. But he has the nāṭiqiyya that distinguishes him from them. When we have these components together we have an intelligible world. But this is just the immanent essence. This is because the jins is only the relation to those other things. But it is not exhaustive what this thing really is. It is just the immanent manifestation of the thing with regard to other things. It enables us to do tamayyuz.  </w:t>
      </w:r>
    </w:p>
    <w:p w14:paraId="2BF3CCF5" w14:textId="77777777" w:rsidR="00FD1A33" w:rsidRPr="002E26CA" w:rsidRDefault="00FD1A33" w:rsidP="00FD1A33">
      <w:pPr>
        <w:autoSpaceDE w:val="0"/>
        <w:autoSpaceDN w:val="0"/>
        <w:adjustRightInd w:val="0"/>
        <w:ind w:left="810" w:right="1620"/>
        <w:jc w:val="both"/>
        <w:rPr>
          <w:rFonts w:asciiTheme="majorBidi" w:hAnsiTheme="majorBidi" w:cstheme="majorBidi"/>
          <w:color w:val="000000"/>
        </w:rPr>
      </w:pPr>
    </w:p>
    <w:p w14:paraId="430A9AEF" w14:textId="77777777" w:rsidR="00FD1A33" w:rsidRPr="002E26CA" w:rsidRDefault="00FD1A33" w:rsidP="00FD1A33">
      <w:pPr>
        <w:autoSpaceDE w:val="0"/>
        <w:autoSpaceDN w:val="0"/>
        <w:adjustRightInd w:val="0"/>
        <w:ind w:left="810" w:right="1620"/>
        <w:jc w:val="both"/>
        <w:rPr>
          <w:rFonts w:asciiTheme="majorBidi" w:hAnsiTheme="majorBidi" w:cstheme="majorBidi"/>
          <w:color w:val="000000"/>
        </w:rPr>
      </w:pPr>
      <w:r w:rsidRPr="002E26CA">
        <w:rPr>
          <w:rFonts w:asciiTheme="majorBidi" w:hAnsiTheme="majorBidi" w:cstheme="majorBidi"/>
          <w:color w:val="000000"/>
        </w:rPr>
        <w:t xml:space="preserve">Nominalism, as indicated earlier, strips things of their unseen essences. In the nominalist view, a thing is nothing more than the sum of its parts. This point of view declares things to be only “names” for the conglomerations of secondary attributes that we call things. In his masterly work </w:t>
      </w:r>
      <w:r w:rsidRPr="002E26CA">
        <w:rPr>
          <w:rFonts w:asciiTheme="majorBidi" w:hAnsiTheme="majorBidi" w:cstheme="majorBidi"/>
          <w:i/>
          <w:iCs/>
          <w:color w:val="000000"/>
        </w:rPr>
        <w:t xml:space="preserve">Ideas Have Consequences </w:t>
      </w:r>
      <w:r w:rsidRPr="002E26CA">
        <w:rPr>
          <w:rFonts w:asciiTheme="majorBidi" w:hAnsiTheme="majorBidi" w:cstheme="majorBidi"/>
          <w:color w:val="000000"/>
        </w:rPr>
        <w:t xml:space="preserve">Richard Weaver regards nominalism to be the single greatest philosophical mistake of Western civilization. In Weaver’s belief, when essence goes, everything else goes with it. Without essence, we lose the power of definition, and there can be no talk of first principles or any sound intellectual, philosophical, theological, or metaphysical discourse. We become entrapped in the labyrinth of plastic words with no denotations and constantly increasing connotations without end. The affirmation of the unseen reality of essence and the distinction between it and accidents is an </w:t>
      </w:r>
      <w:r w:rsidRPr="002E26CA">
        <w:rPr>
          <w:rFonts w:asciiTheme="majorBidi" w:hAnsiTheme="majorBidi" w:cstheme="majorBidi"/>
          <w:i/>
          <w:iCs/>
          <w:color w:val="000000"/>
        </w:rPr>
        <w:t xml:space="preserve">a priori </w:t>
      </w:r>
      <w:r w:rsidRPr="002E26CA">
        <w:rPr>
          <w:rFonts w:asciiTheme="majorBidi" w:hAnsiTheme="majorBidi" w:cstheme="majorBidi"/>
          <w:color w:val="000000"/>
        </w:rPr>
        <w:t xml:space="preserve">intuition of the intellect. Since affirmation of essence is a fundamental intuition of the intellect, it is not something that has to be proven. Rather, it is the foundation of our power to prove other things.  </w:t>
      </w:r>
    </w:p>
    <w:p w14:paraId="08E6AB0E" w14:textId="77777777" w:rsidR="00FD1A33" w:rsidRPr="002E26CA" w:rsidRDefault="00FD1A33" w:rsidP="00FD1A33">
      <w:pPr>
        <w:ind w:left="810" w:right="1620"/>
        <w:jc w:val="both"/>
        <w:rPr>
          <w:b/>
          <w:bCs/>
        </w:rPr>
      </w:pPr>
      <w:bookmarkStart w:id="9" w:name="_Toc180499053"/>
      <w:bookmarkStart w:id="10" w:name="_Toc185657752"/>
      <w:r w:rsidRPr="002E26CA">
        <w:rPr>
          <w:rFonts w:asciiTheme="majorBidi" w:hAnsiTheme="majorBidi" w:cstheme="majorBidi"/>
          <w:color w:val="000000"/>
        </w:rPr>
        <w:t xml:space="preserve">    </w:t>
      </w:r>
      <w:r w:rsidRPr="002E26CA">
        <w:rPr>
          <w:b/>
          <w:bCs/>
        </w:rPr>
        <w:t>The Art of Definition &amp; the Identification of Essences</w:t>
      </w:r>
      <w:bookmarkEnd w:id="9"/>
      <w:bookmarkEnd w:id="10"/>
      <w:r w:rsidRPr="002E26CA">
        <w:rPr>
          <w:b/>
          <w:bCs/>
        </w:rPr>
        <w:t xml:space="preserve"> </w:t>
      </w:r>
    </w:p>
    <w:p w14:paraId="143CDE9A" w14:textId="77777777" w:rsidR="00FD1A33" w:rsidRPr="002E26CA" w:rsidRDefault="00FD1A33" w:rsidP="00FD1A33">
      <w:pPr>
        <w:ind w:left="810" w:right="1620"/>
        <w:jc w:val="both"/>
        <w:rPr>
          <w:b/>
          <w:bCs/>
        </w:rPr>
      </w:pPr>
      <w:bookmarkStart w:id="11" w:name="_Toc176247249"/>
      <w:bookmarkStart w:id="12" w:name="_Toc180499054"/>
      <w:bookmarkStart w:id="13" w:name="_Toc185657753"/>
      <w:r w:rsidRPr="002E26CA">
        <w:rPr>
          <w:b/>
          <w:bCs/>
        </w:rPr>
        <w:t xml:space="preserve">     Metaphysical Intellect, Logic—the Grammar of Thought—&amp; Sound Definition</w:t>
      </w:r>
      <w:bookmarkEnd w:id="11"/>
      <w:bookmarkEnd w:id="12"/>
      <w:bookmarkEnd w:id="13"/>
    </w:p>
    <w:p w14:paraId="7E347B5B" w14:textId="77777777" w:rsidR="00FD1A33" w:rsidRPr="002E26CA" w:rsidRDefault="00FD1A33" w:rsidP="00FD1A33">
      <w:pPr>
        <w:autoSpaceDE w:val="0"/>
        <w:autoSpaceDN w:val="0"/>
        <w:adjustRightInd w:val="0"/>
        <w:ind w:left="810" w:right="1620"/>
        <w:jc w:val="both"/>
        <w:rPr>
          <w:rFonts w:asciiTheme="majorBidi" w:hAnsiTheme="majorBidi" w:cstheme="majorBidi"/>
          <w:color w:val="000000"/>
        </w:rPr>
      </w:pPr>
      <w:r w:rsidRPr="002E26CA">
        <w:rPr>
          <w:rFonts w:asciiTheme="majorBidi" w:hAnsiTheme="majorBidi" w:cstheme="majorBidi"/>
          <w:color w:val="000000"/>
        </w:rPr>
        <w:t xml:space="preserve">    It appears very pedantic and never seems to get beyond the difficulties inherent in “definition” itself. It does not treat the hierarchy of knowledge or the sciences as I had hoped this beginning with “definition” would do. In the end, it probably leaves the reader-listener in doubt about whether or not “definition” is even possible. Thus, how can we relate to a world of embodied essences in any way that can be called “knowledge.”</w:t>
      </w:r>
    </w:p>
    <w:p w14:paraId="3E6D41DA" w14:textId="77777777" w:rsidR="00FD1A33" w:rsidRPr="002E26CA" w:rsidRDefault="00FD1A33" w:rsidP="00FD1A33">
      <w:pPr>
        <w:autoSpaceDE w:val="0"/>
        <w:autoSpaceDN w:val="0"/>
        <w:adjustRightInd w:val="0"/>
        <w:ind w:left="810" w:right="1620"/>
        <w:jc w:val="both"/>
        <w:rPr>
          <w:rFonts w:asciiTheme="majorBidi" w:hAnsiTheme="majorBidi" w:cstheme="majorBidi"/>
        </w:rPr>
      </w:pPr>
      <w:r w:rsidRPr="002E26CA">
        <w:rPr>
          <w:rFonts w:asciiTheme="majorBidi" w:hAnsiTheme="majorBidi" w:cstheme="majorBidi"/>
          <w:color w:val="000000"/>
        </w:rPr>
        <w:t xml:space="preserve">     </w:t>
      </w:r>
      <w:r w:rsidRPr="002E26CA">
        <w:rPr>
          <w:rFonts w:asciiTheme="majorBidi" w:hAnsiTheme="majorBidi" w:cstheme="majorBidi"/>
        </w:rPr>
        <w:t xml:space="preserve">Definition is at the heart of all knowledge. The 18th century polymath, Ismaʿīl Galenbevi, captures definition’s pivotal role when he writes, ‘All human disputes resolve to disputes of definition’. The Process of Definition  As stated in the introduction to this paper, definition is the product of the attempt to articulate the intelligible essence of the object being defined. It was said there that our dominant culture is estranged not only from traditional definition, but even from the attempt to know natures and form. In a word, the form of definition is the goal. The process of definition is the means, a genetic build-up of sense, experience and ultimately conceptual thought, which allows us to define or to claim that a definition is warranted and ideally adequate, especially an essential definition. </w:t>
      </w:r>
    </w:p>
    <w:p w14:paraId="00842257" w14:textId="77777777" w:rsidR="00FD1A33" w:rsidRPr="002E26CA" w:rsidRDefault="00FD1A33" w:rsidP="00FD1A33">
      <w:pPr>
        <w:autoSpaceDE w:val="0"/>
        <w:autoSpaceDN w:val="0"/>
        <w:adjustRightInd w:val="0"/>
        <w:ind w:left="810" w:right="1620"/>
        <w:jc w:val="both"/>
        <w:rPr>
          <w:rFonts w:asciiTheme="majorBidi" w:hAnsiTheme="majorBidi" w:cstheme="majorBidi"/>
        </w:rPr>
      </w:pPr>
      <w:r w:rsidRPr="002E26CA">
        <w:rPr>
          <w:rFonts w:asciiTheme="majorBidi" w:hAnsiTheme="majorBidi" w:cstheme="majorBidi"/>
        </w:rPr>
        <w:t xml:space="preserve">     As definitions involve a statement of what something is and its essence, they cannot be proven through logical arguments taking the form of a syllogism (reasoning from two premises to their logical conclusion), but must be proven through induction, in the specific sense of producing a </w:t>
      </w:r>
      <w:r w:rsidRPr="002E26CA">
        <w:rPr>
          <w:rFonts w:asciiTheme="majorBidi" w:hAnsiTheme="majorBidi" w:cstheme="majorBidi"/>
          <w:i/>
          <w:iCs/>
        </w:rPr>
        <w:t xml:space="preserve">reductio ad absurdum </w:t>
      </w:r>
      <w:r w:rsidRPr="002E26CA">
        <w:rPr>
          <w:rFonts w:asciiTheme="majorBidi" w:hAnsiTheme="majorBidi" w:cstheme="majorBidi"/>
        </w:rPr>
        <w:t>if the claim that this set of beings has this attribute is denied.</w:t>
      </w:r>
      <w:r w:rsidRPr="002E26CA">
        <w:rPr>
          <w:rFonts w:asciiTheme="majorBidi" w:hAnsiTheme="majorBidi" w:cstheme="majorBidi"/>
          <w:position w:val="8"/>
        </w:rPr>
        <w:t xml:space="preserve"> </w:t>
      </w:r>
      <w:r w:rsidRPr="002E26CA">
        <w:rPr>
          <w:rFonts w:asciiTheme="majorBidi" w:hAnsiTheme="majorBidi" w:cstheme="majorBidi"/>
        </w:rPr>
        <w:t>There are various ways that one produces this induction, but in all cases it produces necessary certainty: the intellect must accept the result lest it accept a contradiction. Though this is a logical process, it takes its evidentiary root in the experience that is built up from the object. This is no purely armchair exercise, but a combination of intellect and sense. For definition seeks to move from the unity of the sensible particular to the multiplicity of properties that set out what kind of thing it is.</w:t>
      </w:r>
    </w:p>
    <w:p w14:paraId="6826046C" w14:textId="77777777" w:rsidR="00FD1A33" w:rsidRPr="002E26CA" w:rsidRDefault="00FD1A33" w:rsidP="00FD1A33">
      <w:pPr>
        <w:autoSpaceDE w:val="0"/>
        <w:autoSpaceDN w:val="0"/>
        <w:adjustRightInd w:val="0"/>
        <w:ind w:left="810" w:right="1620"/>
        <w:jc w:val="both"/>
        <w:rPr>
          <w:rFonts w:asciiTheme="majorBidi" w:hAnsiTheme="majorBidi" w:cstheme="majorBidi"/>
        </w:rPr>
      </w:pPr>
      <w:r w:rsidRPr="002E26CA">
        <w:rPr>
          <w:rFonts w:asciiTheme="majorBidi" w:hAnsiTheme="majorBidi" w:cstheme="majorBidi"/>
        </w:rPr>
        <w:t xml:space="preserve">    </w:t>
      </w:r>
      <w:r w:rsidRPr="002E26CA">
        <w:rPr>
          <w:rFonts w:asciiTheme="majorBidi" w:hAnsiTheme="majorBidi" w:cstheme="majorBidi"/>
          <w:u w:val="single"/>
        </w:rPr>
        <w:t>Definition’s capacity to produce knowledge is the thesis explored in this essay</w:t>
      </w:r>
      <w:r w:rsidRPr="002E26CA">
        <w:rPr>
          <w:rFonts w:asciiTheme="majorBidi" w:hAnsiTheme="majorBidi" w:cstheme="majorBidi"/>
        </w:rPr>
        <w:t>. Definition, like demonstration, has both material and formal aspects. The material aspect of demonstration comprises the premises looked at in terms of their certainty. Certain premises and causes are the gold-standard of the syllogism.    Definition is ‘a statement signifying the quiddity’.There are two ‘levels’ of definition, as noted previously. For Aristotle, these levels—treated properly after this introduction—are nominal and real.Of the nominal, Aristotle says it is, ‘an account of the name—or a different name-like account—[that] signifies, e.g. what a triangle signifies’ (93b29-32) and nearby states that nominal definition ‘signifies, but does not prove’ (why or what a thing is; 93b37-39).</w:t>
      </w:r>
      <w:r w:rsidRPr="002E26CA">
        <w:rPr>
          <w:rFonts w:asciiTheme="majorBidi" w:hAnsiTheme="majorBidi" w:cstheme="majorBidi"/>
          <w:position w:val="8"/>
        </w:rPr>
        <w:t xml:space="preserve"> </w:t>
      </w:r>
      <w:r w:rsidRPr="002E26CA">
        <w:rPr>
          <w:rFonts w:asciiTheme="majorBidi" w:hAnsiTheme="majorBidi" w:cstheme="majorBidi"/>
        </w:rPr>
        <w:t>The real definition is, ‘...an account showing why the thing is’, (93b39-40).</w:t>
      </w:r>
    </w:p>
    <w:p w14:paraId="15849282" w14:textId="77777777" w:rsidR="00FD1A33" w:rsidRPr="002E26CA" w:rsidRDefault="00FD1A33" w:rsidP="00FD1A33">
      <w:pPr>
        <w:autoSpaceDE w:val="0"/>
        <w:autoSpaceDN w:val="0"/>
        <w:adjustRightInd w:val="0"/>
        <w:ind w:left="810" w:right="1620"/>
        <w:jc w:val="both"/>
        <w:rPr>
          <w:rFonts w:asciiTheme="majorBidi" w:hAnsiTheme="majorBidi" w:cstheme="majorBidi"/>
        </w:rPr>
      </w:pPr>
      <w:r w:rsidRPr="002E26CA">
        <w:rPr>
          <w:rFonts w:asciiTheme="majorBidi" w:hAnsiTheme="majorBidi" w:cstheme="majorBidi"/>
        </w:rPr>
        <w:t xml:space="preserve">     Aristotle: What is first manifest and clear to us, rather, are things taken together confusedly (</w:t>
      </w:r>
      <w:r w:rsidRPr="002E26CA">
        <w:rPr>
          <w:rFonts w:asciiTheme="majorBidi" w:hAnsiTheme="majorBidi" w:cstheme="majorBidi"/>
          <w:i/>
          <w:iCs/>
        </w:rPr>
        <w:t>τὰ συγκεχυμένα</w:t>
      </w:r>
      <w:r w:rsidRPr="002E26CA">
        <w:rPr>
          <w:rFonts w:asciiTheme="majorBidi" w:hAnsiTheme="majorBidi" w:cstheme="majorBidi"/>
        </w:rPr>
        <w:t>). Later, the elements and principles come to be known by the division of these. Therefore, it is necessary to advance from the universals (</w:t>
      </w:r>
      <w:r w:rsidRPr="002E26CA">
        <w:rPr>
          <w:rFonts w:asciiTheme="majorBidi" w:hAnsiTheme="majorBidi" w:cstheme="majorBidi"/>
          <w:i/>
          <w:iCs/>
        </w:rPr>
        <w:t>ἐκ τῶν καθόλου</w:t>
      </w:r>
      <w:r w:rsidRPr="002E26CA">
        <w:rPr>
          <w:rFonts w:asciiTheme="majorBidi" w:hAnsiTheme="majorBidi" w:cstheme="majorBidi"/>
        </w:rPr>
        <w:t>) to the particulars (ἐπὶ τὰ καθ' ἕκαστα). For the whole (</w:t>
      </w:r>
      <w:r w:rsidRPr="002E26CA">
        <w:rPr>
          <w:rFonts w:asciiTheme="majorBidi" w:hAnsiTheme="majorBidi" w:cstheme="majorBidi"/>
          <w:i/>
          <w:iCs/>
        </w:rPr>
        <w:t>τὸ ὅλον</w:t>
      </w:r>
      <w:r w:rsidRPr="002E26CA">
        <w:rPr>
          <w:rFonts w:asciiTheme="majorBidi" w:hAnsiTheme="majorBidi" w:cstheme="majorBidi"/>
        </w:rPr>
        <w:t>) according to sense-perception (</w:t>
      </w:r>
      <w:r w:rsidRPr="002E26CA">
        <w:rPr>
          <w:rFonts w:asciiTheme="majorBidi" w:hAnsiTheme="majorBidi" w:cstheme="majorBidi"/>
          <w:i/>
          <w:iCs/>
        </w:rPr>
        <w:t>κατὰ τὴν αἴσθησιν</w:t>
      </w:r>
      <w:r w:rsidRPr="002E26CA">
        <w:rPr>
          <w:rFonts w:asciiTheme="majorBidi" w:hAnsiTheme="majorBidi" w:cstheme="majorBidi"/>
        </w:rPr>
        <w:t>) is better known (</w:t>
      </w:r>
      <w:r w:rsidRPr="002E26CA">
        <w:rPr>
          <w:rFonts w:asciiTheme="majorBidi" w:hAnsiTheme="majorBidi" w:cstheme="majorBidi"/>
          <w:i/>
          <w:iCs/>
        </w:rPr>
        <w:t>γνωριμώτερον</w:t>
      </w:r>
      <w:r w:rsidRPr="002E26CA">
        <w:rPr>
          <w:rFonts w:asciiTheme="majorBidi" w:hAnsiTheme="majorBidi" w:cstheme="majorBidi"/>
        </w:rPr>
        <w:t>), and the universal is a certain whole—for the universal embraces many things as its parts.</w:t>
      </w:r>
    </w:p>
    <w:p w14:paraId="19F53A0E" w14:textId="77777777" w:rsidR="00FD1A33" w:rsidRPr="002E26CA" w:rsidRDefault="00FD1A33" w:rsidP="00FD1A33">
      <w:pPr>
        <w:autoSpaceDE w:val="0"/>
        <w:autoSpaceDN w:val="0"/>
        <w:adjustRightInd w:val="0"/>
        <w:ind w:left="810" w:right="1620"/>
        <w:jc w:val="both"/>
        <w:rPr>
          <w:rFonts w:asciiTheme="majorBidi" w:hAnsiTheme="majorBidi" w:cstheme="majorBidi"/>
          <w:color w:val="000000"/>
        </w:rPr>
      </w:pPr>
      <w:r w:rsidRPr="002E26CA">
        <w:rPr>
          <w:rFonts w:asciiTheme="majorBidi" w:hAnsiTheme="majorBidi" w:cstheme="majorBidi"/>
        </w:rPr>
        <w:t xml:space="preserve">     In Aristotle’s scientific method, induction has the following applications: </w:t>
      </w:r>
    </w:p>
    <w:p w14:paraId="6FC0E0BB" w14:textId="77777777" w:rsidR="00FD1A33" w:rsidRPr="002E26CA" w:rsidRDefault="00FD1A33" w:rsidP="00E616ED">
      <w:pPr>
        <w:pStyle w:val="NormalWeb"/>
        <w:numPr>
          <w:ilvl w:val="0"/>
          <w:numId w:val="3"/>
        </w:numPr>
        <w:shd w:val="clear" w:color="auto" w:fill="FFFFFF"/>
        <w:ind w:left="810" w:right="1620"/>
        <w:jc w:val="both"/>
        <w:rPr>
          <w:rFonts w:asciiTheme="majorBidi" w:hAnsiTheme="majorBidi" w:cstheme="majorBidi"/>
        </w:rPr>
      </w:pPr>
      <w:r w:rsidRPr="002E26CA">
        <w:rPr>
          <w:rFonts w:asciiTheme="majorBidi" w:hAnsiTheme="majorBidi" w:cstheme="majorBidi"/>
          <w:i/>
          <w:iCs/>
        </w:rPr>
        <w:t xml:space="preserve">a)  that induction is integrated into Aristotle’s wider scientific method, </w:t>
      </w:r>
    </w:p>
    <w:p w14:paraId="557A683C" w14:textId="77777777" w:rsidR="00FD1A33" w:rsidRPr="002E26CA" w:rsidRDefault="00FD1A33" w:rsidP="00E616ED">
      <w:pPr>
        <w:pStyle w:val="NormalWeb"/>
        <w:numPr>
          <w:ilvl w:val="0"/>
          <w:numId w:val="3"/>
        </w:numPr>
        <w:shd w:val="clear" w:color="auto" w:fill="FFFFFF"/>
        <w:ind w:left="810" w:right="1620"/>
        <w:jc w:val="both"/>
        <w:rPr>
          <w:rFonts w:asciiTheme="majorBidi" w:hAnsiTheme="majorBidi" w:cstheme="majorBidi"/>
        </w:rPr>
      </w:pPr>
      <w:r w:rsidRPr="002E26CA">
        <w:rPr>
          <w:rFonts w:asciiTheme="majorBidi" w:hAnsiTheme="majorBidi" w:cstheme="majorBidi"/>
          <w:i/>
          <w:iCs/>
        </w:rPr>
        <w:t xml:space="preserve">b)  that sense perception is part of the process of induction (and hence definition), </w:t>
      </w:r>
    </w:p>
    <w:p w14:paraId="53FD9AD7" w14:textId="77777777" w:rsidR="00FD1A33" w:rsidRPr="002E26CA" w:rsidRDefault="00FD1A33" w:rsidP="00E616ED">
      <w:pPr>
        <w:pStyle w:val="NormalWeb"/>
        <w:numPr>
          <w:ilvl w:val="0"/>
          <w:numId w:val="3"/>
        </w:numPr>
        <w:shd w:val="clear" w:color="auto" w:fill="FFFFFF"/>
        <w:ind w:left="810" w:right="1620"/>
        <w:jc w:val="both"/>
        <w:rPr>
          <w:rFonts w:asciiTheme="majorBidi" w:hAnsiTheme="majorBidi" w:cstheme="majorBidi"/>
        </w:rPr>
      </w:pPr>
      <w:r w:rsidRPr="002E26CA">
        <w:rPr>
          <w:rFonts w:asciiTheme="majorBidi" w:hAnsiTheme="majorBidi" w:cstheme="majorBidi"/>
          <w:i/>
          <w:iCs/>
        </w:rPr>
        <w:t>c)  that induction parallels demonstration (i.e. certain deduction) and hence may be justly said to be qualified demonstration.</w:t>
      </w:r>
    </w:p>
    <w:p w14:paraId="432A0A2A" w14:textId="77777777" w:rsidR="00FD1A33" w:rsidRDefault="00FD1A33" w:rsidP="00FD1A33">
      <w:pPr>
        <w:pStyle w:val="NormalWeb"/>
        <w:shd w:val="clear" w:color="auto" w:fill="FFFFFF"/>
        <w:ind w:left="810" w:right="1620"/>
        <w:jc w:val="both"/>
        <w:rPr>
          <w:rFonts w:asciiTheme="majorBidi" w:hAnsiTheme="majorBidi" w:cstheme="majorBidi"/>
        </w:rPr>
      </w:pPr>
      <w:r w:rsidRPr="002E26CA">
        <w:rPr>
          <w:rFonts w:asciiTheme="majorBidi" w:hAnsiTheme="majorBidi" w:cstheme="majorBidi"/>
        </w:rPr>
        <w:t xml:space="preserve">    Induction is a mode of reasoning for arriving at essential properties that fall in the essence and hence in the definition. These essential properties are the first principles for demonstrative deductions</w:t>
      </w:r>
      <w:r w:rsidRPr="002E26CA">
        <w:rPr>
          <w:rFonts w:asciiTheme="majorBidi" w:hAnsiTheme="majorBidi" w:cstheme="majorBidi"/>
          <w:position w:val="8"/>
        </w:rPr>
        <w:t xml:space="preserve"> </w:t>
      </w:r>
      <w:r w:rsidRPr="002E26CA">
        <w:rPr>
          <w:rFonts w:asciiTheme="majorBidi" w:hAnsiTheme="majorBidi" w:cstheme="majorBidi"/>
        </w:rPr>
        <w:t xml:space="preserve">that produce demonstrative science—the heart of Aristotle’s project, similar to the way that it has been said that </w:t>
      </w:r>
      <w:r w:rsidRPr="002E26CA">
        <w:rPr>
          <w:rFonts w:asciiTheme="majorBidi" w:hAnsiTheme="majorBidi" w:cstheme="majorBidi"/>
          <w:i/>
          <w:iCs/>
        </w:rPr>
        <w:t xml:space="preserve">synthetic a priori </w:t>
      </w:r>
      <w:r w:rsidRPr="002E26CA">
        <w:rPr>
          <w:rFonts w:asciiTheme="majorBidi" w:hAnsiTheme="majorBidi" w:cstheme="majorBidi"/>
        </w:rPr>
        <w:t xml:space="preserve">knowledge is the heart of Kant’s project. Further, Aristotle’s scientific method is a general tool that moves beyond the deductive forms in the </w:t>
      </w:r>
      <w:r w:rsidRPr="002E26CA">
        <w:rPr>
          <w:rFonts w:asciiTheme="majorBidi" w:hAnsiTheme="majorBidi" w:cstheme="majorBidi"/>
          <w:i/>
          <w:iCs/>
        </w:rPr>
        <w:t xml:space="preserve">Posterior Analytics </w:t>
      </w:r>
      <w:r w:rsidRPr="002E26CA">
        <w:rPr>
          <w:rFonts w:asciiTheme="majorBidi" w:hAnsiTheme="majorBidi" w:cstheme="majorBidi"/>
        </w:rPr>
        <w:t>to give a thorough account of how to produce demonstrative science.</w:t>
      </w:r>
    </w:p>
    <w:p w14:paraId="3ED4C1DA" w14:textId="77777777" w:rsidR="00FD1A33" w:rsidRPr="00BF45BD" w:rsidRDefault="00FD1A33" w:rsidP="00FD1A33">
      <w:pPr>
        <w:pStyle w:val="NormalWeb"/>
        <w:shd w:val="clear" w:color="auto" w:fill="FFFFFF"/>
        <w:ind w:left="810" w:right="1620"/>
        <w:jc w:val="both"/>
        <w:rPr>
          <w:rFonts w:asciiTheme="majorBidi" w:hAnsiTheme="majorBidi" w:cstheme="majorBidi"/>
        </w:rPr>
      </w:pPr>
    </w:p>
    <w:p w14:paraId="031DA4D0" w14:textId="77777777" w:rsidR="00FD1A33" w:rsidRDefault="00FD1A33" w:rsidP="00E616ED">
      <w:pPr>
        <w:pStyle w:val="Heading4"/>
        <w:numPr>
          <w:ilvl w:val="0"/>
          <w:numId w:val="6"/>
        </w:numPr>
        <w:rPr>
          <w:rFonts w:asciiTheme="majorBidi" w:hAnsiTheme="majorBidi"/>
          <w:b/>
          <w:bCs/>
          <w:sz w:val="28"/>
          <w:szCs w:val="28"/>
        </w:rPr>
      </w:pPr>
      <w:bookmarkStart w:id="14" w:name="_Toc188509284"/>
      <w:r w:rsidRPr="3D2D3C0A">
        <w:rPr>
          <w:rFonts w:asciiTheme="majorBidi" w:hAnsiTheme="majorBidi"/>
          <w:b/>
          <w:bCs/>
          <w:color w:val="C00000"/>
          <w:sz w:val="28"/>
          <w:szCs w:val="28"/>
        </w:rPr>
        <w:t>Agathology</w:t>
      </w:r>
      <w:r w:rsidRPr="3D2D3C0A">
        <w:rPr>
          <w:rFonts w:asciiTheme="majorBidi" w:hAnsiTheme="majorBidi"/>
          <w:b/>
          <w:bCs/>
          <w:sz w:val="28"/>
          <w:szCs w:val="28"/>
        </w:rPr>
        <w:t xml:space="preserve"> </w:t>
      </w:r>
    </w:p>
    <w:p w14:paraId="01E780BF" w14:textId="2829CECB" w:rsidR="477FC3FF" w:rsidRDefault="273169E2" w:rsidP="62ED6EB9">
      <w:pPr>
        <w:ind w:left="990"/>
        <w:rPr>
          <w:b/>
          <w:bCs/>
          <w:i/>
          <w:iCs/>
          <w:u w:val="single"/>
        </w:rPr>
      </w:pPr>
      <w:r w:rsidRPr="62ED6EB9">
        <w:rPr>
          <w:b/>
          <w:bCs/>
          <w:i/>
          <w:iCs/>
          <w:u w:val="single"/>
        </w:rPr>
        <w:t>Agathology, Deontology, Moral Hierarchy, Henological Ascent &amp; Henological Descent</w:t>
      </w:r>
    </w:p>
    <w:p w14:paraId="587413D9" w14:textId="77777777" w:rsidR="3D2D3C0A" w:rsidRDefault="3D2D3C0A" w:rsidP="3D2D3C0A">
      <w:pPr>
        <w:ind w:left="990" w:right="1440"/>
        <w:rPr>
          <w:b/>
          <w:bCs/>
          <w:i/>
          <w:iCs/>
          <w:u w:val="single"/>
        </w:rPr>
      </w:pPr>
    </w:p>
    <w:p w14:paraId="05E612C8" w14:textId="5E533B25" w:rsidR="3D2D3C0A" w:rsidRDefault="3D2D3C0A" w:rsidP="3D2D3C0A">
      <w:pPr>
        <w:ind w:right="1440"/>
        <w:rPr>
          <w:b/>
          <w:bCs/>
          <w:i/>
          <w:iCs/>
          <w:u w:val="single"/>
        </w:rPr>
      </w:pPr>
    </w:p>
    <w:p w14:paraId="3576CBC9" w14:textId="77777777" w:rsidR="477FC3FF" w:rsidRDefault="477FC3FF" w:rsidP="3D2D3C0A">
      <w:pPr>
        <w:rPr>
          <w:b/>
          <w:bCs/>
          <w:i/>
          <w:iCs/>
          <w:u w:val="single"/>
        </w:rPr>
      </w:pPr>
      <w:r>
        <w:t xml:space="preserve">                 </w:t>
      </w:r>
      <w:r w:rsidRPr="3D2D3C0A">
        <w:rPr>
          <w:b/>
          <w:bCs/>
          <w:i/>
          <w:iCs/>
          <w:u w:val="single"/>
        </w:rPr>
        <w:t>Good Is Beauty; Evil Is Ugliness</w:t>
      </w:r>
    </w:p>
    <w:p w14:paraId="6D4DF79A" w14:textId="77777777" w:rsidR="477FC3FF" w:rsidRDefault="477FC3FF">
      <w:r>
        <w:t xml:space="preserve">                                         Beauty Is the Splendor of Truth</w:t>
      </w:r>
    </w:p>
    <w:p w14:paraId="7614A846" w14:textId="77777777" w:rsidR="477FC3FF" w:rsidRDefault="477FC3FF">
      <w:r>
        <w:t xml:space="preserve">                                         Beauty Attracts; Majesty Veils </w:t>
      </w:r>
    </w:p>
    <w:p w14:paraId="12B97CFD" w14:textId="77777777" w:rsidR="477FC3FF" w:rsidRDefault="477FC3FF" w:rsidP="3D2D3C0A">
      <w:pPr>
        <w:rPr>
          <w:rFonts w:eastAsiaTheme="minorEastAsia"/>
        </w:rPr>
      </w:pPr>
      <w:r w:rsidRPr="3D2D3C0A">
        <w:rPr>
          <w:rFonts w:eastAsiaTheme="minorEastAsia"/>
        </w:rPr>
        <w:t xml:space="preserve">                                         Beauty, Truth, the Good, &amp; Justice</w:t>
      </w:r>
    </w:p>
    <w:p w14:paraId="084E2B9C" w14:textId="77777777" w:rsidR="3D2D3C0A" w:rsidRDefault="3D2D3C0A"/>
    <w:p w14:paraId="4F9FB113" w14:textId="77777777" w:rsidR="3D2D3C0A" w:rsidRDefault="3D2D3C0A"/>
    <w:p w14:paraId="7BEF3F16" w14:textId="77777777" w:rsidR="477FC3FF" w:rsidRDefault="477FC3FF" w:rsidP="3D2D3C0A">
      <w:pPr>
        <w:rPr>
          <w:b/>
          <w:bCs/>
          <w:i/>
          <w:iCs/>
          <w:u w:val="single"/>
        </w:rPr>
      </w:pPr>
      <w:r>
        <w:t xml:space="preserve">                  </w:t>
      </w:r>
      <w:r w:rsidRPr="3D2D3C0A">
        <w:rPr>
          <w:b/>
          <w:bCs/>
          <w:i/>
          <w:iCs/>
          <w:u w:val="single"/>
        </w:rPr>
        <w:t>Agathology &amp; Privation: Defining Temporal Good &amp; Evil</w:t>
      </w:r>
    </w:p>
    <w:p w14:paraId="2FCA2EA9" w14:textId="50E234CE" w:rsidR="477FC3FF" w:rsidRDefault="477FC3FF" w:rsidP="3D2D3C0A">
      <w:pPr>
        <w:ind w:left="1080" w:hanging="1080"/>
        <w:rPr>
          <w:rFonts w:eastAsiaTheme="minorEastAsia"/>
        </w:rPr>
      </w:pPr>
      <w:r>
        <w:t xml:space="preserve">                             The Temporal Domain of Evil is Weak, Psychic, &amp; Illusory</w:t>
      </w:r>
    </w:p>
    <w:p w14:paraId="52FE22F5" w14:textId="00CFB16E" w:rsidR="3D2D3C0A" w:rsidRDefault="3D2D3C0A" w:rsidP="3D2D3C0A"/>
    <w:p w14:paraId="23486029" w14:textId="77777777" w:rsidR="00FD1A33" w:rsidRPr="002E26CA" w:rsidRDefault="00FD1A33" w:rsidP="00FD1A33">
      <w:pPr>
        <w:ind w:left="900" w:right="1350"/>
        <w:jc w:val="both"/>
        <w:rPr>
          <w:rFonts w:eastAsia="Gentium Plus"/>
        </w:rPr>
      </w:pPr>
      <w:r w:rsidRPr="002E26CA">
        <w:rPr>
          <w:rFonts w:eastAsia="Gentium Plus"/>
        </w:rPr>
        <w:t>LINKING THE ONE WITH THE GOOD:</w:t>
      </w:r>
    </w:p>
    <w:p w14:paraId="2A9DB8E6" w14:textId="77777777" w:rsidR="00FD1A33" w:rsidRPr="002E26CA" w:rsidRDefault="0A910C68" w:rsidP="62ED6EB9">
      <w:pPr>
        <w:ind w:left="900"/>
        <w:jc w:val="both"/>
      </w:pPr>
      <w:r w:rsidRPr="62ED6EB9">
        <w:rPr>
          <w:rFonts w:eastAsia="Gentium Plus"/>
        </w:rPr>
        <w:t xml:space="preserve">The One is perceived as the One in so far as it is the source of all Unity. </w:t>
      </w:r>
      <w:r w:rsidRPr="62ED6EB9">
        <w:rPr>
          <w:rFonts w:eastAsia="Gentium Plus"/>
          <w:b/>
          <w:bCs/>
          <w:u w:val="single"/>
        </w:rPr>
        <w:t xml:space="preserve">But, because it is the source of all else, it is also what is </w:t>
      </w:r>
      <w:r w:rsidRPr="62ED6EB9">
        <w:rPr>
          <w:rFonts w:eastAsia="Gentium Plus"/>
          <w:b/>
          <w:bCs/>
          <w:i/>
          <w:iCs/>
          <w:u w:val="single"/>
        </w:rPr>
        <w:t>desired</w:t>
      </w:r>
      <w:r w:rsidRPr="62ED6EB9">
        <w:rPr>
          <w:rFonts w:eastAsia="Gentium Plus"/>
          <w:b/>
          <w:bCs/>
          <w:u w:val="single"/>
        </w:rPr>
        <w:t xml:space="preserve"> or </w:t>
      </w:r>
      <w:r w:rsidRPr="62ED6EB9">
        <w:rPr>
          <w:rFonts w:eastAsia="Gentium Plus"/>
          <w:b/>
          <w:bCs/>
          <w:i/>
          <w:iCs/>
          <w:u w:val="single"/>
        </w:rPr>
        <w:t>yearned for</w:t>
      </w:r>
      <w:r w:rsidRPr="62ED6EB9">
        <w:rPr>
          <w:rFonts w:eastAsia="Gentium Plus"/>
          <w:b/>
          <w:bCs/>
          <w:u w:val="single"/>
        </w:rPr>
        <w:t xml:space="preserve"> by all else</w:t>
      </w:r>
      <w:r w:rsidRPr="62ED6EB9">
        <w:rPr>
          <w:rFonts w:eastAsia="Gentium Plus"/>
        </w:rPr>
        <w:t xml:space="preserve">. Thus, </w:t>
      </w:r>
      <w:r w:rsidRPr="62ED6EB9">
        <w:rPr>
          <w:rFonts w:eastAsia="Gentium Plus"/>
          <w:i/>
          <w:iCs/>
        </w:rPr>
        <w:t>al-A</w:t>
      </w:r>
      <w:r w:rsidRPr="62ED6EB9">
        <w:rPr>
          <w:i/>
          <w:iCs/>
        </w:rPr>
        <w:t>ḥad</w:t>
      </w:r>
      <w:r>
        <w:t xml:space="preserve"> is also </w:t>
      </w:r>
      <w:r w:rsidRPr="62ED6EB9">
        <w:rPr>
          <w:i/>
          <w:iCs/>
        </w:rPr>
        <w:t>al-Ṣamad</w:t>
      </w:r>
      <w:r>
        <w:t xml:space="preserve"> and </w:t>
      </w:r>
      <w:r w:rsidRPr="62ED6EB9">
        <w:rPr>
          <w:i/>
          <w:iCs/>
        </w:rPr>
        <w:t>al-Maṣmūd</w:t>
      </w:r>
      <w:r>
        <w:t>, to which all creation reaches out and which all creation seeks.</w:t>
      </w:r>
    </w:p>
    <w:p w14:paraId="7FCB1C47" w14:textId="77777777" w:rsidR="00FD1A33" w:rsidRPr="002E26CA" w:rsidRDefault="0A910C68" w:rsidP="62ED6EB9">
      <w:pPr>
        <w:ind w:left="900"/>
        <w:jc w:val="both"/>
      </w:pPr>
      <w:r>
        <w:t xml:space="preserve">    We may call this yearning for the One an </w:t>
      </w:r>
      <w:r w:rsidRPr="62ED6EB9">
        <w:rPr>
          <w:i/>
          <w:iCs/>
        </w:rPr>
        <w:t>appetition</w:t>
      </w:r>
      <w:r>
        <w:t xml:space="preserve"> for the One. </w:t>
      </w:r>
      <w:r w:rsidRPr="62ED6EB9">
        <w:rPr>
          <w:i/>
          <w:iCs/>
        </w:rPr>
        <w:t>Appetition</w:t>
      </w:r>
      <w:r>
        <w:t xml:space="preserve"> is a desire, yearning, or craving directed towards a specific object, goal, or purpose. The </w:t>
      </w:r>
      <w:r w:rsidRPr="62ED6EB9">
        <w:rPr>
          <w:i/>
          <w:iCs/>
        </w:rPr>
        <w:t>appetition</w:t>
      </w:r>
      <w:r>
        <w:t xml:space="preserve"> of all “unified beings” is ultimately for the One, which is the source of their own unity and their own reality. </w:t>
      </w:r>
    </w:p>
    <w:p w14:paraId="2E08CFFF" w14:textId="77777777" w:rsidR="00FD1A33" w:rsidRPr="002E26CA" w:rsidRDefault="0A910C68" w:rsidP="62ED6EB9">
      <w:pPr>
        <w:ind w:left="900"/>
        <w:jc w:val="both"/>
      </w:pPr>
      <w:r>
        <w:t xml:space="preserve">    In the procession of causes from Oneness to all that is “unified,” the more remote the cause in the hierarchy of henological descent, the more incomplete that thing is by its very nature. Yet all things seek completeness, Thus, what is more complete partakes more fully in its source-cause of Oneness. For the integrative unity of everything goes back to the One. Thus, the </w:t>
      </w:r>
      <w:r w:rsidRPr="62ED6EB9">
        <w:rPr>
          <w:i/>
          <w:iCs/>
        </w:rPr>
        <w:t>desire</w:t>
      </w:r>
      <w:r>
        <w:t xml:space="preserve"> or </w:t>
      </w:r>
      <w:r w:rsidRPr="62ED6EB9">
        <w:rPr>
          <w:i/>
          <w:iCs/>
        </w:rPr>
        <w:t>appetition</w:t>
      </w:r>
      <w:r>
        <w:t xml:space="preserve"> for what is truly good in each thing is the desire for what it does not possess but seeks and, which in finding, it satisfies its </w:t>
      </w:r>
      <w:r w:rsidRPr="62ED6EB9">
        <w:rPr>
          <w:i/>
          <w:iCs/>
        </w:rPr>
        <w:t>appetition</w:t>
      </w:r>
      <w:r>
        <w:t xml:space="preserve"> for the One. It is only the One that accounts for the essence and the existence of everything that enjoys any measure of reality and intelligibility.</w:t>
      </w:r>
    </w:p>
    <w:p w14:paraId="23203B63" w14:textId="77777777" w:rsidR="00FD1A33" w:rsidRPr="002E26CA" w:rsidRDefault="0A910C68" w:rsidP="62ED6EB9">
      <w:pPr>
        <w:ind w:left="900"/>
        <w:jc w:val="both"/>
      </w:pPr>
      <w:r>
        <w:t xml:space="preserve">    Thus, the Good is the One in terms of the One’s being an object of desire and appetition for the completion of each “unified thing.” It is the Good, therefore, that provides the ultimate explanation for everything. This is because the Good—as the One—is the source of the </w:t>
      </w:r>
      <w:r w:rsidRPr="62ED6EB9">
        <w:rPr>
          <w:i/>
          <w:iCs/>
        </w:rPr>
        <w:t>desire</w:t>
      </w:r>
      <w:r>
        <w:t xml:space="preserve"> and </w:t>
      </w:r>
      <w:r w:rsidRPr="62ED6EB9">
        <w:rPr>
          <w:i/>
          <w:iCs/>
        </w:rPr>
        <w:t>appetition</w:t>
      </w:r>
      <w:r>
        <w:t xml:space="preserve"> that informs every “unified thing.”     Thus, also, every good seeks to unify what participates in it, and all “</w:t>
      </w:r>
      <w:r w:rsidRPr="62ED6EB9">
        <w:rPr>
          <w:i/>
          <w:iCs/>
        </w:rPr>
        <w:t>unification</w:t>
      </w:r>
      <w:r>
        <w:t>” is an instance of the Good. Thus, the Good is identical with the One.</w:t>
      </w:r>
    </w:p>
    <w:p w14:paraId="2692FEF6" w14:textId="77777777" w:rsidR="00FD1A33" w:rsidRPr="002E26CA" w:rsidRDefault="0A910C68" w:rsidP="62ED6EB9">
      <w:pPr>
        <w:ind w:left="900"/>
        <w:jc w:val="both"/>
        <w:rPr>
          <w:rFonts w:eastAsia="Gentium Plus"/>
        </w:rPr>
      </w:pPr>
      <w:r w:rsidRPr="62ED6EB9">
        <w:rPr>
          <w:rFonts w:eastAsia="Gentium Plus"/>
        </w:rPr>
        <w:t xml:space="preserve">    The process of “unification” in each thing other-than-the-One is, therefore, a process of reversion unto the One. By contrast, the process of “multiplication” is an instance of procession from the One. [This is fundamental to the reality of henological ascent and henological descent.]</w:t>
      </w:r>
    </w:p>
    <w:p w14:paraId="704BED78" w14:textId="77777777" w:rsidR="00FD1A33" w:rsidRPr="002E26CA" w:rsidRDefault="0A910C68" w:rsidP="62ED6EB9">
      <w:pPr>
        <w:ind w:left="900"/>
        <w:jc w:val="both"/>
        <w:rPr>
          <w:rFonts w:eastAsia="Gentium Plus"/>
        </w:rPr>
      </w:pPr>
      <w:r w:rsidRPr="62ED6EB9">
        <w:rPr>
          <w:rFonts w:eastAsia="Gentium Plus"/>
        </w:rPr>
        <w:t xml:space="preserve">    Agathology &amp; Deontology: There is, therefore, a direct continuity between the henological descent of “unified being” and their henological ascent in partaking of the Good—both of which are fundamentally good, moral, and ethical. It is of the natures of things in the world of Unity that all that proceeds from any given principle will revert to that from which it proceeds in respect to its reality and its being. </w:t>
      </w:r>
    </w:p>
    <w:p w14:paraId="2BE20716" w14:textId="77777777" w:rsidR="00FD1A33" w:rsidRPr="002E26CA" w:rsidRDefault="00FD1A33" w:rsidP="62ED6EB9">
      <w:pPr>
        <w:ind w:left="900"/>
        <w:jc w:val="both"/>
        <w:rPr>
          <w:rFonts w:eastAsia="Gentium Plus"/>
        </w:rPr>
      </w:pPr>
    </w:p>
    <w:p w14:paraId="19369F73" w14:textId="77777777" w:rsidR="00FD1A33" w:rsidRPr="002E26CA" w:rsidRDefault="0A910C68" w:rsidP="62ED6EB9">
      <w:pPr>
        <w:ind w:left="900"/>
        <w:jc w:val="both"/>
        <w:rPr>
          <w:rFonts w:eastAsia="Gentium Plus"/>
        </w:rPr>
      </w:pPr>
      <w:r w:rsidRPr="62ED6EB9">
        <w:rPr>
          <w:rFonts w:eastAsia="Gentium Plus"/>
        </w:rPr>
        <w:t xml:space="preserve">If the thing did not revert to the cause of Oneness from which it proceeded, then that very thing would lack any </w:t>
      </w:r>
      <w:r w:rsidRPr="62ED6EB9">
        <w:rPr>
          <w:rFonts w:eastAsia="Gentium Plus"/>
          <w:i/>
          <w:iCs/>
        </w:rPr>
        <w:t>appetition</w:t>
      </w:r>
      <w:r w:rsidRPr="62ED6EB9">
        <w:rPr>
          <w:rFonts w:eastAsia="Gentium Plus"/>
        </w:rPr>
        <w:t xml:space="preserve"> for its cause, which would also mean that it had no </w:t>
      </w:r>
      <w:r w:rsidRPr="62ED6EB9">
        <w:rPr>
          <w:rFonts w:eastAsia="Gentium Plus"/>
          <w:i/>
          <w:iCs/>
        </w:rPr>
        <w:t>desire</w:t>
      </w:r>
      <w:r w:rsidRPr="62ED6EB9">
        <w:rPr>
          <w:rFonts w:eastAsia="Gentium Plus"/>
        </w:rPr>
        <w:t xml:space="preserve"> for the Good. This cannot be, however, since all things do, indeed, have </w:t>
      </w:r>
      <w:r w:rsidRPr="62ED6EB9">
        <w:rPr>
          <w:rFonts w:eastAsia="Gentium Plus"/>
          <w:i/>
          <w:iCs/>
        </w:rPr>
        <w:t>appetition</w:t>
      </w:r>
      <w:r w:rsidRPr="62ED6EB9">
        <w:rPr>
          <w:rFonts w:eastAsia="Gentium Plus"/>
        </w:rPr>
        <w:t xml:space="preserve">, </w:t>
      </w:r>
      <w:r w:rsidRPr="62ED6EB9">
        <w:rPr>
          <w:rFonts w:eastAsia="Gentium Plus"/>
          <w:i/>
          <w:iCs/>
        </w:rPr>
        <w:t>yearning</w:t>
      </w:r>
      <w:r w:rsidRPr="62ED6EB9">
        <w:rPr>
          <w:rFonts w:eastAsia="Gentium Plus"/>
        </w:rPr>
        <w:t xml:space="preserve">, and </w:t>
      </w:r>
      <w:r w:rsidRPr="62ED6EB9">
        <w:rPr>
          <w:rFonts w:eastAsia="Gentium Plus"/>
          <w:i/>
          <w:iCs/>
        </w:rPr>
        <w:t>desire</w:t>
      </w:r>
      <w:r w:rsidRPr="62ED6EB9">
        <w:rPr>
          <w:rFonts w:eastAsia="Gentium Plus"/>
        </w:rPr>
        <w:t xml:space="preserve"> for the Good. Therefore, they revert to their proximate cause in order to partake in it. ETHICS, therefore, has the obligation of retracing in an upward ascent the downward path of Metaphysics, in its henological descent. </w:t>
      </w:r>
    </w:p>
    <w:p w14:paraId="5F8FCB0E" w14:textId="77777777" w:rsidR="00FD1A33" w:rsidRPr="002E26CA" w:rsidRDefault="0A910C68" w:rsidP="62ED6EB9">
      <w:pPr>
        <w:ind w:left="900"/>
        <w:jc w:val="both"/>
        <w:rPr>
          <w:rFonts w:eastAsia="Gentium Plus"/>
        </w:rPr>
      </w:pPr>
      <w:r w:rsidRPr="62ED6EB9">
        <w:rPr>
          <w:rFonts w:eastAsia="Gentium Plus"/>
        </w:rPr>
        <w:t xml:space="preserve">    We identify the Good with the One in so far as the One is an object of </w:t>
      </w:r>
      <w:r w:rsidRPr="62ED6EB9">
        <w:rPr>
          <w:rFonts w:eastAsia="Gentium Plus"/>
          <w:i/>
          <w:iCs/>
        </w:rPr>
        <w:t>appetition</w:t>
      </w:r>
      <w:r w:rsidRPr="62ED6EB9">
        <w:rPr>
          <w:rFonts w:eastAsia="Gentium Plus"/>
        </w:rPr>
        <w:t>,</w:t>
      </w:r>
      <w:r w:rsidRPr="62ED6EB9">
        <w:rPr>
          <w:rFonts w:eastAsia="Gentium Plus"/>
          <w:i/>
          <w:iCs/>
        </w:rPr>
        <w:t xml:space="preserve"> yearning</w:t>
      </w:r>
      <w:r w:rsidRPr="62ED6EB9">
        <w:rPr>
          <w:rFonts w:eastAsia="Gentium Plus"/>
        </w:rPr>
        <w:t xml:space="preserve">, and </w:t>
      </w:r>
      <w:r w:rsidRPr="62ED6EB9">
        <w:rPr>
          <w:rFonts w:eastAsia="Gentium Plus"/>
          <w:i/>
          <w:iCs/>
        </w:rPr>
        <w:t>desire</w:t>
      </w:r>
      <w:r w:rsidRPr="62ED6EB9">
        <w:rPr>
          <w:rFonts w:eastAsia="Gentium Plus"/>
        </w:rPr>
        <w:t>. [Note: this is the language of Love].</w:t>
      </w:r>
    </w:p>
    <w:p w14:paraId="2A6DAE7B" w14:textId="77777777" w:rsidR="00FD1A33" w:rsidRPr="002E26CA" w:rsidRDefault="0A910C68" w:rsidP="62ED6EB9">
      <w:pPr>
        <w:ind w:left="900"/>
        <w:jc w:val="both"/>
        <w:rPr>
          <w:rFonts w:eastAsia="Gentium Plus"/>
        </w:rPr>
      </w:pPr>
      <w:r w:rsidRPr="62ED6EB9">
        <w:rPr>
          <w:rFonts w:eastAsia="Gentium Plus"/>
        </w:rPr>
        <w:t xml:space="preserve">Thus, Goodness is </w:t>
      </w:r>
      <w:r w:rsidRPr="62ED6EB9">
        <w:rPr>
          <w:rFonts w:eastAsia="Gentium Plus"/>
          <w:i/>
          <w:iCs/>
        </w:rPr>
        <w:t>unification</w:t>
      </w:r>
      <w:r w:rsidRPr="62ED6EB9">
        <w:rPr>
          <w:rFonts w:eastAsia="Gentium Plus"/>
        </w:rPr>
        <w:t xml:space="preserve">, and </w:t>
      </w:r>
      <w:r w:rsidRPr="62ED6EB9">
        <w:rPr>
          <w:rFonts w:eastAsia="Gentium Plus"/>
          <w:i/>
          <w:iCs/>
        </w:rPr>
        <w:t>unification</w:t>
      </w:r>
      <w:r w:rsidRPr="62ED6EB9">
        <w:rPr>
          <w:rFonts w:eastAsia="Gentium Plus"/>
        </w:rPr>
        <w:t xml:space="preserve"> is Goodness. The Good is One, and the One is the primal Good.</w:t>
      </w:r>
    </w:p>
    <w:p w14:paraId="4CCB68B8" w14:textId="77777777" w:rsidR="00FD1A33" w:rsidRPr="002E26CA" w:rsidRDefault="0A910C68" w:rsidP="62ED6EB9">
      <w:pPr>
        <w:ind w:left="900"/>
        <w:jc w:val="both"/>
        <w:rPr>
          <w:rFonts w:eastAsia="Gentium Plus"/>
        </w:rPr>
      </w:pPr>
      <w:r w:rsidRPr="62ED6EB9">
        <w:rPr>
          <w:rFonts w:eastAsia="Gentium Plus"/>
        </w:rPr>
        <w:t xml:space="preserve">The One is the principal of all being in terms of </w:t>
      </w:r>
      <w:r w:rsidRPr="62ED6EB9">
        <w:rPr>
          <w:rFonts w:eastAsia="Gentium Plus"/>
          <w:i/>
          <w:iCs/>
        </w:rPr>
        <w:t>DETERMINACY</w:t>
      </w:r>
      <w:r w:rsidRPr="62ED6EB9">
        <w:rPr>
          <w:rFonts w:eastAsia="Gentium Plus"/>
        </w:rPr>
        <w:t xml:space="preserve">. The One structures all being into an order of </w:t>
      </w:r>
      <w:r w:rsidRPr="62ED6EB9">
        <w:rPr>
          <w:rFonts w:eastAsia="Gentium Plus"/>
          <w:i/>
          <w:iCs/>
        </w:rPr>
        <w:t>desirability and appetition</w:t>
      </w:r>
      <w:r w:rsidRPr="62ED6EB9">
        <w:rPr>
          <w:rFonts w:eastAsia="Gentium Plus"/>
        </w:rPr>
        <w:t xml:space="preserve"> as the Good. Thus, the One—in so far as it is the principle of all things—has generated all Being as a consequence of its </w:t>
      </w:r>
      <w:r w:rsidRPr="62ED6EB9">
        <w:rPr>
          <w:rFonts w:eastAsia="Gentium Plus"/>
          <w:i/>
          <w:iCs/>
        </w:rPr>
        <w:t>plenitude</w:t>
      </w:r>
      <w:r w:rsidRPr="62ED6EB9">
        <w:rPr>
          <w:rFonts w:eastAsia="Gentium Plus"/>
        </w:rPr>
        <w:t xml:space="preserve">. </w:t>
      </w:r>
    </w:p>
    <w:p w14:paraId="327D31FD" w14:textId="77777777" w:rsidR="00FD1A33" w:rsidRPr="002E26CA" w:rsidRDefault="0A910C68" w:rsidP="62ED6EB9">
      <w:pPr>
        <w:ind w:left="900"/>
        <w:jc w:val="both"/>
        <w:rPr>
          <w:rFonts w:eastAsia="Gentium Plus"/>
        </w:rPr>
      </w:pPr>
      <w:r w:rsidRPr="62ED6EB9">
        <w:rPr>
          <w:rFonts w:eastAsia="Gentium Plus"/>
        </w:rPr>
        <w:t>In Platonism, because of its perfection, the One overflows, and its superabundance makes something else: the Intellect. The Intellect gazes upon the One, and that positionality ushers in Being. The Intellect pours out images of the One, and this is the activity of generation that is ascribed to the Soul.</w:t>
      </w:r>
    </w:p>
    <w:p w14:paraId="07F373E8" w14:textId="77777777" w:rsidR="00FD1A33" w:rsidRPr="002E26CA" w:rsidRDefault="0A910C68" w:rsidP="62ED6EB9">
      <w:pPr>
        <w:ind w:left="900"/>
        <w:jc w:val="both"/>
        <w:rPr>
          <w:rFonts w:eastAsia="Gentium Plus"/>
        </w:rPr>
      </w:pPr>
      <w:r w:rsidRPr="62ED6EB9">
        <w:rPr>
          <w:rFonts w:eastAsia="Gentium Plus"/>
        </w:rPr>
        <w:t>But the One remains unchanged when the Intellect gazes upon it. The Intellect also remains unchanged as the Soul effectuates its production. The Soul then gazes upon the intelligible realm of the Intellect and pours forth into Human Beings in the motivation of reason. In non-rational animals, it pours forth through the motivation of sense perception. In plants, it pours forth as a further instance of such descent.</w:t>
      </w:r>
    </w:p>
    <w:p w14:paraId="21B23937" w14:textId="77777777" w:rsidR="00FD1A33" w:rsidRPr="002E26CA" w:rsidRDefault="0A910C68" w:rsidP="62ED6EB9">
      <w:pPr>
        <w:ind w:left="900"/>
        <w:jc w:val="both"/>
        <w:rPr>
          <w:rFonts w:eastAsia="Gentium Plus"/>
        </w:rPr>
      </w:pPr>
      <w:r w:rsidRPr="62ED6EB9">
        <w:rPr>
          <w:rFonts w:eastAsia="Gentium Plus"/>
        </w:rPr>
        <w:t xml:space="preserve">Such “procession” is an aspect of henological descent, while </w:t>
      </w:r>
      <w:r w:rsidRPr="62ED6EB9">
        <w:rPr>
          <w:rFonts w:eastAsia="Gentium Plus"/>
          <w:i/>
          <w:iCs/>
        </w:rPr>
        <w:t>reversion</w:t>
      </w:r>
      <w:r w:rsidRPr="62ED6EB9">
        <w:rPr>
          <w:rFonts w:eastAsia="Gentium Plus"/>
        </w:rPr>
        <w:t xml:space="preserve"> is the upward aspect of ascent. Thus, beyond all bodies is the Soul’s essence. Beyond all Souls, there is the Intellective Principle. Beyond all Intellective substances, there is the One. </w:t>
      </w:r>
    </w:p>
    <w:p w14:paraId="4D49B3B8" w14:textId="77777777" w:rsidR="00FD1A33" w:rsidRPr="002E26CA" w:rsidRDefault="0A910C68" w:rsidP="62ED6EB9">
      <w:pPr>
        <w:ind w:left="900"/>
        <w:jc w:val="both"/>
        <w:rPr>
          <w:rFonts w:eastAsia="Gentium Plus"/>
        </w:rPr>
      </w:pPr>
      <w:r w:rsidRPr="62ED6EB9">
        <w:rPr>
          <w:rFonts w:eastAsia="Gentium Plus"/>
        </w:rPr>
        <w:t xml:space="preserve">In Platonism, contemplation is the key element in this procession. It is contemplation that renders each degree vital. At the level of Intellect, contemplation is identical with the object that is contemplated, and no separation remains between what is and what is contemplated and known. Contemplation descends into the Soul and then into sensible particulars, which leads to the multiplication of other objects of contemplation and knowledge. </w:t>
      </w:r>
    </w:p>
    <w:p w14:paraId="1F80714A" w14:textId="77777777" w:rsidR="00FD1A33" w:rsidRPr="002E26CA" w:rsidRDefault="0A910C68" w:rsidP="62ED6EB9">
      <w:pPr>
        <w:ind w:left="900"/>
        <w:jc w:val="both"/>
        <w:rPr>
          <w:rFonts w:eastAsia="Gentium Plus"/>
        </w:rPr>
      </w:pPr>
      <w:r w:rsidRPr="62ED6EB9">
        <w:rPr>
          <w:rFonts w:eastAsia="Gentium Plus"/>
        </w:rPr>
        <w:t>At the level of Being, the goal of contemplation is “the finished product in order to contemplate it.”</w:t>
      </w:r>
    </w:p>
    <w:p w14:paraId="1D86D663" w14:textId="77777777" w:rsidR="00FD1A33" w:rsidRDefault="0A910C68" w:rsidP="62ED6EB9">
      <w:pPr>
        <w:ind w:left="900"/>
        <w:jc w:val="both"/>
        <w:rPr>
          <w:sz w:val="28"/>
          <w:szCs w:val="28"/>
        </w:rPr>
      </w:pPr>
      <w:r w:rsidRPr="62ED6EB9">
        <w:rPr>
          <w:rFonts w:eastAsia="Gentium Plus"/>
        </w:rPr>
        <w:t xml:space="preserve">All objects of </w:t>
      </w:r>
      <w:r w:rsidRPr="62ED6EB9">
        <w:rPr>
          <w:rFonts w:eastAsia="Gentium Plus"/>
          <w:i/>
          <w:iCs/>
        </w:rPr>
        <w:t>existentiation</w:t>
      </w:r>
      <w:r w:rsidRPr="62ED6EB9">
        <w:rPr>
          <w:rFonts w:eastAsia="Gentium Plus"/>
        </w:rPr>
        <w:t xml:space="preserve"> contemplate and are simultaneously contemplated. This contemplation permeates the concrete objects of the heavens and the earth that we perceive in creation. This Platonic view reminds us of the </w:t>
      </w:r>
      <w:r>
        <w:t>Qur’ānic truth:</w:t>
      </w:r>
      <w:r w:rsidRPr="62ED6EB9">
        <w:rPr>
          <w:sz w:val="28"/>
          <w:szCs w:val="28"/>
        </w:rPr>
        <w:t xml:space="preserve"> </w:t>
      </w:r>
    </w:p>
    <w:p w14:paraId="58DB57C6" w14:textId="77777777" w:rsidR="00FD1A33" w:rsidRPr="00BF45BD" w:rsidRDefault="0A910C68" w:rsidP="62ED6EB9">
      <w:pPr>
        <w:ind w:left="1440"/>
        <w:jc w:val="both"/>
        <w:rPr>
          <w:sz w:val="20"/>
          <w:szCs w:val="20"/>
        </w:rPr>
      </w:pPr>
      <w:r w:rsidRPr="62ED6EB9">
        <w:rPr>
          <w:sz w:val="20"/>
          <w:szCs w:val="20"/>
        </w:rPr>
        <w:t>The seven heavens, the earth, and all that are in them glorify Him. For there is nothing but that it glorifies His praises, although [Human Beings] do not understand their praises: Indeed, [God] is all-Forbearing, all-Forgiving (The Night Journey, 17:44)</w:t>
      </w:r>
    </w:p>
    <w:p w14:paraId="329A709A" w14:textId="60CB8C42" w:rsidR="00FD1A33" w:rsidRPr="00A93D59" w:rsidRDefault="00FD1A33" w:rsidP="62ED6EB9">
      <w:pPr>
        <w:ind w:left="1080" w:hanging="1080"/>
        <w:rPr>
          <w:rFonts w:eastAsiaTheme="minorEastAsia"/>
        </w:rPr>
      </w:pPr>
    </w:p>
    <w:p w14:paraId="405C02C4" w14:textId="2733AADF" w:rsidR="00FD1A33" w:rsidRPr="00A93D59" w:rsidRDefault="009DEC80" w:rsidP="3D2D3C0A">
      <w:pPr>
        <w:ind w:left="810"/>
      </w:pPr>
      <w:r w:rsidRPr="3D2D3C0A">
        <w:t xml:space="preserve">FROM VOL. 9 </w:t>
      </w:r>
      <w:r w:rsidR="00FD1A33">
        <w:br/>
      </w:r>
      <w:r w:rsidRPr="3D2D3C0A">
        <w:t xml:space="preserve">Defining Good and Evil </w:t>
      </w:r>
      <w:r w:rsidR="00FD1A33">
        <w:br/>
      </w:r>
      <w:r w:rsidRPr="3D2D3C0A">
        <w:t xml:space="preserve">What is evil refers to what we generally understand as evil and all that is sinful in this world and the next—outwardly and inwardly—such as disbelief, all manifestations of disobedience, misguidance, bad intentions, bad deeds, bad character, being forsaken (receiving khidhlān) by God, and eternal perdition. What is bitter refers first and foremost to the bitterness of disbelief, the difficulties and hardships that come with disobedience, and the punishments we reap from them in this world and the next. Bitterness also refers to all things that are ultimately harmful and make life difficult for us, such as sickness, trouble, lack of provision, bad weather, war, lack of security, and political instability. </w:t>
      </w:r>
      <w:r w:rsidR="00FD1A33">
        <w:br/>
      </w:r>
      <w:r w:rsidR="00FD1A33">
        <w:br/>
      </w:r>
      <w:r w:rsidRPr="3D2D3C0A">
        <w:t xml:space="preserve">God's Mercy Dominated All </w:t>
      </w:r>
      <w:r w:rsidR="00FD1A33">
        <w:br/>
      </w:r>
      <w:r w:rsidRPr="3D2D3C0A">
        <w:t xml:space="preserve">Everything God creates in this world—happiness and sadness, prosperity and deprivation, health and sickness, justice and oppression, good and evil—are manifestations of God’s power, justice, and wisdom. They also reflect God’s absolute freedom to create in the infinite realms of possible being whatever God wills, directs, and ordains. The central truth of good and evil, however, is that they are under God’s absolute mercy and wisdom, whether that mercy and wisdom are known to us or unknown in this world. God always acts in wisdom and holds Himself to norms of goodness, mercy, and justice that God Himself has set. </w:t>
      </w:r>
      <w:r w:rsidR="00FD1A33">
        <w:br/>
      </w:r>
      <w:r w:rsidR="00FD1A33">
        <w:br/>
      </w:r>
      <w:r w:rsidRPr="3D2D3C0A">
        <w:t xml:space="preserve">God Creates and Decrees Evil. Yet It Is Not Ascribed to Him </w:t>
      </w:r>
      <w:r w:rsidR="00FD1A33">
        <w:br/>
      </w:r>
      <w:r w:rsidRPr="3D2D3C0A">
        <w:t xml:space="preserve">Moral evil is still affirmed as existing ontologically by divine creation and as eternally decreed by God. Yet it is not ascribed to Him in a moral sense out of veneration and etiquette. Human beings, however, are deemed fully responsible for their choices such as doing evil and are valid moral agents. </w:t>
      </w:r>
      <w:r w:rsidR="00FD1A33">
        <w:br/>
      </w:r>
      <w:r w:rsidR="00FD1A33">
        <w:br/>
      </w:r>
      <w:r w:rsidRPr="3D2D3C0A">
        <w:t xml:space="preserve">Al-Bayjuri: Evil and Ugliness Can Only Be Attributed to God in the Classroom </w:t>
      </w:r>
      <w:r w:rsidR="00FD1A33">
        <w:br/>
      </w:r>
      <w:r w:rsidRPr="3D2D3C0A">
        <w:t xml:space="preserve">Al-Bayjuri (d. 66) the raajiH position is that evil and ugliness (al-shuruur wa al-qabaa’iH) and other umuur khasiisa may be attributed to God only in maqaam al-ta‘liim and not otherwise. Thus, we do not say “God is the Creator of apes and swine and glory be to the one who gives provision to the Hudhud min dubab al-shawk. </w:t>
      </w:r>
      <w:r w:rsidR="00FD1A33">
        <w:br/>
      </w:r>
      <w:r w:rsidRPr="3D2D3C0A">
        <w:t xml:space="preserve">  </w:t>
      </w:r>
      <w:r w:rsidR="00FD1A33">
        <w:br/>
      </w:r>
      <w:r w:rsidR="00FD1A33">
        <w:br/>
      </w:r>
      <w:r w:rsidRPr="3D2D3C0A">
        <w:t xml:space="preserve">Although God Wills to Create Evil, He Himself Is Utterly Free of It </w:t>
      </w:r>
      <w:r w:rsidR="00FD1A33">
        <w:br/>
      </w:r>
      <w:r w:rsidRPr="3D2D3C0A">
        <w:t xml:space="preserve">Since God Is Free from Evil, the Qur'an and Hadith Do Not Attribute it to Him Directly </w:t>
      </w:r>
      <w:r w:rsidR="00FD1A33">
        <w:br/>
      </w:r>
      <w:r w:rsidRPr="3D2D3C0A">
        <w:t xml:space="preserve">The Creation of Evil Falls within the Scope of Wisdom and Mercy </w:t>
      </w:r>
      <w:r w:rsidR="00FD1A33">
        <w:br/>
      </w:r>
      <w:r w:rsidRPr="3D2D3C0A">
        <w:t xml:space="preserve">Evil is deprivation: it is close to non-existence: in itself it is utterly irrational and unintelligible--except as it is a function of God’s wisdom in creation to articulate the excellence of the Good and intelligibility: PI and the intelligibility of existence: </w:t>
      </w:r>
      <w:r w:rsidR="00FD1A33">
        <w:br/>
      </w:r>
      <w:r w:rsidRPr="3D2D3C0A">
        <w:t xml:space="preserve">Evil Is Unknown Wisdom and the Secret of Destiny </w:t>
      </w:r>
      <w:r w:rsidR="00FD1A33">
        <w:br/>
      </w:r>
      <w:r w:rsidRPr="3D2D3C0A">
        <w:t xml:space="preserve">God creates evil and evil people or confused and mistaken people who acquire it and are responsible for it. Yet God Himself is free of evil. H is utterly good, and evil cannot be attributed to Him. God does not “do” evil; God does not “acquire” evil; God creates evil, which moral agents “do” or “acquire” or actively oppose as an essential part of their earthly test. In addressing his Lord, the Prophet said: “All good in its totality is in Your Hands, and evil does not pertain to You” (al-khayru kulluhu bi-yadayka wa ’sh-sharru laysa ilayka ). By His ontological command, God gives evil its existential reality and makes its existence a supreme test for human beings as moral agents. Humans--as moral agents--give evil its moral and ethical qualities. If they “acquire” it, they are guilty of doing evil and, if they persist, live in danger of becoming evil. If they refuse to “acquire” it and fight against it, they do good and, if they persist, they have taken a path that leads to eternal goodness. This ḥadīth indicates that God everything God creates is created in wisdom, and He never creates absolute evil. Thus, in the end, even the evil that He creates ultimately leads to good by virtue of His wisdom, despite the harm and suffering that it causes for many people. By its privative nature, evil is relative and particular--not absolute and universal. In stating that evil is “not unto Him,” the ḥadīth indicates that God is above (munazzah ‘an) the creation of absolute and universal evil. </w:t>
      </w:r>
      <w:r w:rsidR="00FD1A33">
        <w:br/>
      </w:r>
    </w:p>
    <w:p w14:paraId="0085E0BA" w14:textId="02527E4D" w:rsidR="00FD1A33" w:rsidRPr="00A93D59" w:rsidRDefault="6C1E8E21" w:rsidP="3D2D3C0A">
      <w:pPr>
        <w:ind w:left="300"/>
      </w:pPr>
      <w:r w:rsidRPr="3D2D3C0A">
        <w:t xml:space="preserve">Definition of Henology </w:t>
      </w:r>
      <w:r w:rsidR="00FD1A33">
        <w:br/>
      </w:r>
      <w:r w:rsidRPr="3D2D3C0A">
        <w:t xml:space="preserve">Henology: </w:t>
      </w:r>
      <w:r w:rsidR="00FD1A33">
        <w:br/>
      </w:r>
      <w:r w:rsidRPr="3D2D3C0A">
        <w:t xml:space="preserve">Henology means “the Study of the One” and comes from the Greek word henós, ἑνός, meaning “one” and lógos, λόγος, meaning “rational discourse and understanding of something or the Reason or Reason-based understanding of something. The Henology is rational discourse about the One. By its nature, Henology is profoundly Metaphysical. In fact, it would not be an unfounded to say that it is the basis of Metaphysics, as The First Teaching attempts to show. Henology is based on First Principles. It establishes Rational Order, natural Hierarchies, Spiritual Ascents, and the very basis of sound Thought and perception. But, in the real world of created things, it relates directly to Paths of Ascent and Descent that pertain to the world of numbers, the nature of pairs, triads, pluralities, and natural hierarchies, and it includes the principles of Unity in multiplicity and “the One and the many,” which overlaps with Teleological proof in particular. Henology provides important proof for God’s Self-Necessity by reference to the systematic qualitative and quantitative unity that “goes beyond Being” but also runs through the Cosmos and the inherent interrelatedness—even mathematically and geometrically—of all things. Henology establishes the Metaphysical priority of Oneness, which extends from God, the One and the Creator, to all things in creation. It rests, for example, on the Principles that: “Whatever is not one cannot be real (mā lam yatawaḥḥad lam lam yataḥaqqaq) an distinctiveness, which arises from internal oneness and unity, which is the chief concomitant of fixed reality and is expressed in the principle: “Distinctiveness leads of necessity to fixity” (al-tamayyuz yastalzim al-thubūt) or, perhaps, more simply: “Whatever is not distinct cannot occur” (mā lam yatamayyaz lam yataḥassal), “cannot be real” (lam yataḥaqqaq), or simply “cannot be” (lam yatawajjad).” Thus, distinctiveness and uniqueness are necessary preconditions and grounds for each thing that truly has reality. This most basic of truths enthrones our first intuition of the fact of distinction (al-tamayyuz) when we encounter around us a discrete world of individual objects, in which each thing it contains presents itself to us as distinct (mutamayyiz) and having its own individual identity. These Principles are rooted in the primacy of Oneness (aṣālat al-waḥda), which is one of the foundations of Epistemological Realism. From the primacy of Oneness, flows the first Principle of Identity. For, given that each thing is a distinct unit, it follows that a thing cannot be other than itself. Thus—as we will see—the Principle of Identity also leads to the Principle of Essence (Aṣl al-Māhiyya), which is somewhat more complex. The First Teaching relies heavily upon Henology, and in our presentation of the Intellectual demonstrations of God’s Self-Necessity, Henology as understood as rooted in what is “Beyond Being,” and it shares that lofty realm with Agatholgy (the Study of the Good), Deontology (the Study of Moral Goodness and Justice), and Teleology (the Study of Purpose, Design, and Beauty). The First Teaching will argue that these four spheres of knowledge—Henology, Agathology, Deontology, and Teleology—all emanate from “Beyond Being.” Each of these four proofs is rationally conclusive by virtue of their being rooted in immediate, self-evident truths and first principles and “prior to” or “independent” of God’s creative act. Consequently, they may be said “metaphorically” take priority in the mirror of the Intellect over Ontology (the Study of Being) and Cosmology (the Study of the Cosmos or Creation). </w:t>
      </w:r>
      <w:r w:rsidR="00FD1A33">
        <w:br/>
      </w:r>
    </w:p>
    <w:p w14:paraId="79CEC7B9" w14:textId="23464CBD" w:rsidR="00FD1A33" w:rsidRPr="00A93D59" w:rsidRDefault="00FD1A33" w:rsidP="3D2D3C0A">
      <w:pPr>
        <w:ind w:left="810"/>
      </w:pPr>
    </w:p>
    <w:p w14:paraId="2208562C" w14:textId="40AA2920" w:rsidR="00FD1A33" w:rsidRPr="00A93D59" w:rsidRDefault="00FD1A33" w:rsidP="3D2D3C0A">
      <w:pPr>
        <w:ind w:left="1080" w:hanging="1080"/>
      </w:pPr>
      <w:r w:rsidRPr="3D2D3C0A">
        <w:rPr>
          <w:rFonts w:eastAsiaTheme="minorEastAsia"/>
        </w:rPr>
        <w:t xml:space="preserve">                            </w:t>
      </w:r>
    </w:p>
    <w:p w14:paraId="34DE9992" w14:textId="77777777" w:rsidR="00FD1A33" w:rsidRDefault="00FD1A33" w:rsidP="00E616ED">
      <w:pPr>
        <w:pStyle w:val="Heading4"/>
        <w:numPr>
          <w:ilvl w:val="0"/>
          <w:numId w:val="6"/>
        </w:numPr>
        <w:ind w:right="1440"/>
        <w:rPr>
          <w:rFonts w:asciiTheme="majorBidi" w:eastAsiaTheme="minorHAnsi" w:hAnsiTheme="majorBidi"/>
          <w:b/>
          <w:bCs/>
          <w:color w:val="C00000"/>
          <w:sz w:val="28"/>
          <w:szCs w:val="28"/>
        </w:rPr>
      </w:pPr>
      <w:r w:rsidRPr="00BF45BD">
        <w:rPr>
          <w:rFonts w:asciiTheme="majorBidi" w:eastAsiaTheme="minorHAnsi" w:hAnsiTheme="majorBidi"/>
          <w:b/>
          <w:bCs/>
          <w:color w:val="C00000"/>
          <w:sz w:val="28"/>
          <w:szCs w:val="28"/>
        </w:rPr>
        <w:t xml:space="preserve">Archetypes &amp; </w:t>
      </w:r>
      <w:r>
        <w:rPr>
          <w:rFonts w:asciiTheme="majorBidi" w:eastAsiaTheme="minorHAnsi" w:hAnsiTheme="majorBidi"/>
          <w:b/>
          <w:bCs/>
          <w:color w:val="C00000"/>
          <w:sz w:val="28"/>
          <w:szCs w:val="28"/>
        </w:rPr>
        <w:t>Metaphysical Exemplars</w:t>
      </w:r>
    </w:p>
    <w:p w14:paraId="5AB649BC" w14:textId="77777777" w:rsidR="00FD1A33" w:rsidRPr="00BF45BD" w:rsidRDefault="00FD1A33" w:rsidP="00FD1A33">
      <w:pPr>
        <w:ind w:left="1080"/>
        <w:rPr>
          <w:rFonts w:eastAsiaTheme="minorHAnsi"/>
          <w:b/>
          <w:bCs/>
          <w:i/>
          <w:iCs/>
          <w:u w:val="single"/>
        </w:rPr>
      </w:pPr>
      <w:r w:rsidRPr="00BF45BD">
        <w:rPr>
          <w:rFonts w:eastAsiaTheme="minorHAnsi"/>
          <w:b/>
          <w:bCs/>
          <w:i/>
          <w:iCs/>
          <w:u w:val="single"/>
        </w:rPr>
        <w:t xml:space="preserve">Archetypes &amp; Their Supreme Domain in Human </w:t>
      </w:r>
      <w:bookmarkEnd w:id="14"/>
      <w:r>
        <w:rPr>
          <w:rFonts w:eastAsiaTheme="minorHAnsi"/>
          <w:b/>
          <w:bCs/>
          <w:i/>
          <w:iCs/>
          <w:u w:val="single"/>
        </w:rPr>
        <w:t>Cognition</w:t>
      </w:r>
    </w:p>
    <w:p w14:paraId="0CAB50D5" w14:textId="720D4212" w:rsidR="00FD1A33" w:rsidRDefault="00FD1A33" w:rsidP="3D2D3C0A">
      <w:pPr>
        <w:rPr>
          <w:rFonts w:eastAsiaTheme="minorEastAsia"/>
        </w:rPr>
      </w:pPr>
      <w:r>
        <w:rPr>
          <w:rFonts w:eastAsiaTheme="minorHAnsi"/>
        </w:rPr>
        <w:tab/>
      </w:r>
      <w:r>
        <w:rPr>
          <w:rFonts w:eastAsiaTheme="minorHAnsi"/>
        </w:rPr>
        <w:tab/>
      </w:r>
      <w:r>
        <w:rPr>
          <w:rFonts w:eastAsiaTheme="minorHAnsi"/>
        </w:rPr>
        <w:tab/>
      </w:r>
      <w:bookmarkStart w:id="15" w:name="_Toc188509285"/>
      <w:r w:rsidRPr="3D2D3C0A">
        <w:rPr>
          <w:rFonts w:eastAsiaTheme="minorEastAsia"/>
        </w:rPr>
        <w:t>Understanding Archetypes, Emanation, &amp; Individuation</w:t>
      </w:r>
      <w:bookmarkEnd w:id="15"/>
    </w:p>
    <w:p w14:paraId="5651CAF4" w14:textId="12A6BF0E" w:rsidR="00FD1A33" w:rsidRDefault="00FD1A33" w:rsidP="3D2D3C0A">
      <w:pPr>
        <w:rPr>
          <w:rFonts w:eastAsiaTheme="minorEastAsia"/>
        </w:rPr>
      </w:pPr>
    </w:p>
    <w:p w14:paraId="494216A6" w14:textId="5A2E3AAE" w:rsidR="00FD1A33" w:rsidRDefault="5A6DDFD4" w:rsidP="3D2D3C0A">
      <w:pPr>
        <w:rPr>
          <w:rFonts w:eastAsiaTheme="minorEastAsia"/>
        </w:rPr>
      </w:pPr>
      <w:r w:rsidRPr="3D2D3C0A">
        <w:rPr>
          <w:rFonts w:eastAsiaTheme="minorEastAsia"/>
        </w:rPr>
        <w:t>FROM VOL 1</w:t>
      </w:r>
    </w:p>
    <w:p w14:paraId="2A615C08" w14:textId="71962748" w:rsidR="00FD1A33" w:rsidRDefault="5A6DDFD4" w:rsidP="7B3196B5">
      <w:pPr>
        <w:ind w:left="300"/>
        <w:rPr>
          <w:rFonts w:eastAsiaTheme="minorEastAsia"/>
        </w:rPr>
      </w:pPr>
      <w:r w:rsidRPr="3D2D3C0A">
        <w:t>The Islamic metaphysical tradition regards al-Malakūt as consisting of “the world of the transcendent Images” or “the world of the exemplary Archetypes” (‘Ālam al-Mithāl), which is ruled by “the world of the Spirits (‘Ālam al-Arwāḥ), which is ruled in turn by “the world of the fixed Entities” or “the world of the Immutable Archetypes” (Ālam al-A‘yān al-Thābita), which may also be translated as “fixed potentialities of particular essences,” that is, the “forms,” “images,” and “determinations” of the eternal divine Names.</w:t>
      </w:r>
    </w:p>
    <w:p w14:paraId="1F3F715D" w14:textId="3DB86133" w:rsidR="00FD1A33" w:rsidRDefault="00FD1A33" w:rsidP="3D2D3C0A">
      <w:pPr>
        <w:rPr>
          <w:rFonts w:eastAsiaTheme="minorEastAsia"/>
        </w:rPr>
      </w:pPr>
    </w:p>
    <w:p w14:paraId="1EF6506A" w14:textId="1383BFE6" w:rsidR="00FD1A33" w:rsidRDefault="5BC7EAE7" w:rsidP="3D2D3C0A">
      <w:pPr>
        <w:rPr>
          <w:rFonts w:eastAsiaTheme="minorEastAsia"/>
        </w:rPr>
      </w:pPr>
      <w:r w:rsidRPr="3D2D3C0A">
        <w:rPr>
          <w:rFonts w:eastAsiaTheme="minorEastAsia"/>
        </w:rPr>
        <w:t>FROM VOL 7</w:t>
      </w:r>
    </w:p>
    <w:p w14:paraId="3FD84509" w14:textId="671815A2" w:rsidR="00FD1A33" w:rsidRDefault="5BC7EAE7" w:rsidP="3D2D3C0A">
      <w:pPr>
        <w:ind w:left="300"/>
      </w:pPr>
      <w:r w:rsidRPr="3D2D3C0A">
        <w:t>“exemplarism” points to the transcendent realities--the Exemplars--that are the objects toward which lower realities point in their transcendence. The English word “exemplar” comes from the Latin exemplum, from which we get our word “example.” In Latin, an exemplum or an exemplar is a copy, model, or likeness of something else. The adjectival form of the words is exemplāris, meaning “following a model, pattern, or an ideal.” Transcendence is the clearest semantic opposite for “immanence.” In Latin, “transcendent” means literally “climbing over [something else]” (from the Latin trans- “over” or “beyond” and scandere “to climb” or “mount”). Thus, what is transcendent “climbs over and above” our range of customary physical experience, but--in the exemplarist view of reality--the essences and true natures of things “climb” or “mount up” from themselves to the divine Archetypes that give them their unique configurations in time and space.</w:t>
      </w:r>
    </w:p>
    <w:p w14:paraId="38676B55" w14:textId="73D21084" w:rsidR="00FD1A33" w:rsidRDefault="00FD1A33" w:rsidP="3D2D3C0A">
      <w:pPr>
        <w:ind w:left="300"/>
      </w:pPr>
    </w:p>
    <w:p w14:paraId="06FD929F" w14:textId="41DD3A75" w:rsidR="00FD1A33" w:rsidRDefault="40AE249C" w:rsidP="3D2D3C0A">
      <w:pPr>
        <w:ind w:left="300"/>
      </w:pPr>
      <w:r w:rsidRPr="3D2D3C0A">
        <w:t xml:space="preserve">Essence and Identity: </w:t>
      </w:r>
      <w:r w:rsidR="00FD1A33">
        <w:br/>
      </w:r>
      <w:r w:rsidRPr="3D2D3C0A">
        <w:t xml:space="preserve">Each individual thing is uniquely itself. </w:t>
      </w:r>
      <w:r w:rsidR="00FD1A33">
        <w:br/>
      </w:r>
      <w:r w:rsidRPr="3D2D3C0A">
        <w:t xml:space="preserve">NOTE: This might come under the principle of identity. </w:t>
      </w:r>
      <w:r w:rsidR="00FD1A33">
        <w:br/>
      </w:r>
      <w:r w:rsidRPr="3D2D3C0A">
        <w:t xml:space="preserve">In the recognized kalām view and especially in the later fully developed theological tradition, to be an individual means to have a māhiyya zā’id al-tashakhkhuṣ. These two elements must be clearly affirmed. An individual human being is a fard of human nature and not of mountain nature. There has to be a māhiyya to determine what kind or species of individual the thing will be. And there has to be the tashakhkhuṣat, which serve to differentiate one individual from another. </w:t>
      </w:r>
      <w:r w:rsidR="00FD1A33">
        <w:br/>
      </w:r>
      <w:r w:rsidR="00FD1A33">
        <w:br/>
      </w:r>
      <w:r w:rsidRPr="3D2D3C0A">
        <w:t xml:space="preserve">The principle of individuation (tashakhkhuṣ) has been a large question throughout the history of medieval philosophy. That discussion is not so central in the Islamic tradition. The most pervasive point of view seems to be that tashakhkhuṣ broadly takes place through the accidental categories. The Islamic tradition broadly accepted the Aristotelian categories. There are, however, different understandings of these categories among the Hellenes. Apparently, the Muslim world did not receive the critique of the Aristotelian categories as found in Plotinus. This is highly significant. But the medieval West did not receive it either. It does not seem ever to have been incorporated in a philosophical system other than that of Plotinus. Proclus did not really do it. Porphyry uses the Aristotelian categories as a logical tool. </w:t>
      </w:r>
      <w:r w:rsidR="00FD1A33">
        <w:br/>
      </w:r>
    </w:p>
    <w:p w14:paraId="07467447" w14:textId="16E86AD2" w:rsidR="00FD1A33" w:rsidRDefault="052E4F3D" w:rsidP="3D2D3C0A">
      <w:pPr>
        <w:ind w:left="300"/>
        <w:rPr>
          <w:color w:val="008000"/>
        </w:rPr>
      </w:pPr>
      <w:r w:rsidRPr="3D2D3C0A">
        <w:t xml:space="preserve">What Is an Entity? </w:t>
      </w:r>
      <w:r w:rsidR="00FD1A33">
        <w:br/>
      </w:r>
      <w:r w:rsidRPr="3D2D3C0A">
        <w:t>In simplest terms, an entity is a particularized instantiation of a universal essence. Therefore, it is capable in principle of being pointed at or otherwise singled out as an individual thing. This would be like the actual person called Zayd, who is a particular instantiation of “human being.</w:t>
      </w:r>
      <w:r w:rsidR="00FD1A33">
        <w:br/>
      </w:r>
      <w:r w:rsidR="00FD1A33">
        <w:br/>
      </w:r>
      <w:r w:rsidR="00FD1A33">
        <w:br/>
      </w:r>
      <w:r w:rsidRPr="3D2D3C0A">
        <w:t>This is because “extramental existents” are necessarily accompanied by individuation, and “cannot exist in uninstantiated form” according to the broad Peripatetic, Avicennian, and Kalām views.</w:t>
      </w:r>
    </w:p>
    <w:p w14:paraId="009619CB" w14:textId="33CAF1C9" w:rsidR="00FD1A33" w:rsidRDefault="00FD1A33" w:rsidP="3D2D3C0A">
      <w:pPr>
        <w:ind w:left="300"/>
        <w:rPr>
          <w:color w:val="008000"/>
        </w:rPr>
      </w:pPr>
    </w:p>
    <w:p w14:paraId="2EB2599E" w14:textId="487A0E94" w:rsidR="00FD1A33" w:rsidRDefault="4CE00B88" w:rsidP="3D2D3C0A">
      <w:pPr>
        <w:ind w:left="300"/>
      </w:pPr>
      <w:r w:rsidRPr="3D2D3C0A">
        <w:t>FROM VOL 7B</w:t>
      </w:r>
    </w:p>
    <w:p w14:paraId="311F76D9" w14:textId="7E7D3B14" w:rsidR="00FD1A33" w:rsidRDefault="4CE00B88" w:rsidP="3D2D3C0A">
      <w:pPr>
        <w:ind w:left="300"/>
      </w:pPr>
      <w:r w:rsidRPr="3D2D3C0A">
        <w:t xml:space="preserve">As we explore the correspondence theory of truth further in the next chapters, we will speak about “immanentism” and “exemplarism.” Both are metaphysical tenets about the essences of things in this world. “Immanentism” roots the essences of particular things within them and does not connect those essences with unseen actualities that lie beyond them. “Exemplarism,” on the other hand, acknowledges that particular things have essences, but it ties their essences to higher transcendent realities that account for them. In both cases--from the standpoint of Islamic Theology--all the essences of particular things are created, but the issue of their genesis and ultimate location is a reflection of the architecture of God’s creation, rooted in change and becdocoming. The “immanentist” view conceives of that structure as essentially flat and earth-bound. The “exemplarist” view, on the other hand, is hierarchical, and relates earthly things to their Exemplars and Archetypes that exist at higher levels of being. </w:t>
      </w:r>
      <w:r w:rsidR="00FD1A33">
        <w:br/>
      </w:r>
      <w:r w:rsidR="00FD1A33">
        <w:br/>
      </w:r>
      <w:r w:rsidRPr="3D2D3C0A">
        <w:t>In Greek thought, the first view is indebted to Aristotle, while the second has a strong affinity with Plato, although the Islamic view of the levels of being and the Archetypes grew up independently of Plato and goes far beyond his conception of the Ideas as we know it today.</w:t>
      </w:r>
      <w:r w:rsidR="00FD1A33">
        <w:br/>
      </w:r>
      <w:r w:rsidR="00FD1A33">
        <w:br/>
      </w:r>
      <w:r w:rsidRPr="3D2D3C0A">
        <w:t xml:space="preserve">Western Association of Essence and Attribute with Plato and Aristotle </w:t>
      </w:r>
      <w:r w:rsidR="00FD1A33">
        <w:br/>
      </w:r>
      <w:r w:rsidRPr="3D2D3C0A">
        <w:t xml:space="preserve">In Western philosophy, the concept of essence and accidents is closely associated with Plato and Aristotle, whose worldviews were based on the metaphysical position that things have real essences. It must be emphasized, however, that neither Plato nor Aristotle “invented” the concept of essence or “discovered” the distinction between essence and attribute. Furthermore, they were hardly the first to speak about them. Plato believed that the essences of things are given to them by their relationships with the “Forms,” ideal universals that are logically and ontologically separate from the objects themselves. Aristotle’s definition of substance, by which he means essence, has been the most influential in the history of Western thought. Aristotle differs from Plato in moving away from the “Forms” and locating the origin of essence in the individual thing itself. Aristotle’s uniqueness regarding the concept of essence and accidents lies in his rigorous analysis of them [ The Cynics, who were Plato’s contemporaries and also claimed to be authentic transmitters of Socratic thought, denied essences. The original Cynics held to a doctrine of cosmopolitan humanitarianism. They held there is a human “nature” beyond accidents of citizenship, language, and race. The Cynics placed freedom in renunciation of all superfluities. They revolted from the communal idea of the city-state. The “wise man,” for them, does not govern himself by enacted laws but by the law of virtue. The sole authentic citizenship is the citizenship of the world. Although the Cynics denied the validity of essences, they did affirm certain universals such as the unity of God, human nature, the primacy of virtue, and the evil and degradation of vice. But they rejected the Platonic notion of the unseen essences of things. Their position was very much part of their opposition to Plato and his representation of the Greek aristocracy in the Greek world of on-going civil war and sharp and detrimental class and ethnic divisions. The Cynics flourished about 100 years after Socrates (399-299 BCE). Most of their teachings are now lost. Much later, the Cynics (around 280-65 BCE) declined greatly and became associated with antinomianism and quixotry ]. </w:t>
      </w:r>
      <w:r w:rsidR="00FD1A33">
        <w:br/>
      </w:r>
      <w:r w:rsidR="00FD1A33">
        <w:br/>
      </w:r>
      <w:r w:rsidR="00FD1A33">
        <w:br/>
      </w:r>
      <w:r w:rsidRPr="3D2D3C0A">
        <w:t xml:space="preserve">TO THERE EXEMPLARISM </w:t>
      </w:r>
      <w:r w:rsidR="00FD1A33">
        <w:br/>
      </w:r>
      <w:r w:rsidRPr="3D2D3C0A">
        <w:t xml:space="preserve">“exemplarism.” </w:t>
      </w:r>
      <w:r w:rsidR="00FD1A33">
        <w:br/>
      </w:r>
      <w:r w:rsidRPr="3D2D3C0A">
        <w:t xml:space="preserve">Al-Kashani on Essence </w:t>
      </w:r>
      <w:r w:rsidR="00FD1A33">
        <w:br/>
      </w:r>
      <w:r w:rsidRPr="3D2D3C0A">
        <w:t xml:space="preserve">Essence: </w:t>
      </w:r>
      <w:r w:rsidR="00FD1A33">
        <w:br/>
      </w:r>
      <w:r w:rsidRPr="3D2D3C0A">
        <w:t xml:space="preserve">According to the ontology of al-Kāshānī, all essences are simultaneously manifest in numerous degrees of being, one of which is the world of imaginal representations, in which essences appear in numerous subtle bodily forms. This manifestation in the world of imaginal representations is itself only a more limited “locus of manifestation” (maẓhar) of their existences in the world of spirits (‘Ālam al-Arwāḥ) and of their ultimate subsistence in the Immutable Archetypes of God’s eternal knowledge. Their existence in the “sensible” world of extramental particulars is simply the final level of the manifestation of their essences. </w:t>
      </w:r>
      <w:r w:rsidR="00FD1A33">
        <w:br/>
      </w:r>
    </w:p>
    <w:p w14:paraId="36459883" w14:textId="47940173" w:rsidR="00FD1A33" w:rsidRDefault="00FD1A33" w:rsidP="3D2D3C0A">
      <w:pPr>
        <w:ind w:left="300"/>
      </w:pPr>
    </w:p>
    <w:p w14:paraId="48557999" w14:textId="73408DF1" w:rsidR="00FD1A33" w:rsidRDefault="439916A0" w:rsidP="3D2D3C0A">
      <w:pPr>
        <w:ind w:left="300"/>
      </w:pPr>
      <w:r w:rsidRPr="3D2D3C0A">
        <w:t>FROM VOL 9</w:t>
      </w:r>
    </w:p>
    <w:p w14:paraId="544B3621" w14:textId="2F00770E" w:rsidR="00FD1A33" w:rsidRDefault="439916A0" w:rsidP="3D2D3C0A">
      <w:pPr>
        <w:ind w:left="300"/>
      </w:pPr>
      <w:r w:rsidRPr="3D2D3C0A">
        <w:t>The first thing to attain individuality (fardiyya) was indeed his immutable archetype, because the first thing that emanated by the holiest emanation from the archetypes was his immutable archetype.</w:t>
      </w:r>
      <w:r w:rsidR="00FD1A33">
        <w:br/>
      </w:r>
      <w:r w:rsidR="00FD1A33">
        <w:br/>
      </w:r>
      <w:r w:rsidR="00FD1A33">
        <w:br/>
      </w:r>
      <w:r w:rsidRPr="3D2D3C0A">
        <w:t xml:space="preserve">Likewise the first thing from the cosmos which was existentiated by the holy emanation in extramental particulars was his sanctified spirit. As he said, “The first thing God created was my light.” </w:t>
      </w:r>
      <w:r w:rsidR="00FD1A33">
        <w:br/>
      </w:r>
      <w:r w:rsidR="00FD1A33">
        <w:br/>
      </w:r>
      <w:r w:rsidRPr="3D2D3C0A">
        <w:t>Fardiyya refers to distinct individuation with a determinacy other than what already was in the Dhāt in God’s eternal knowledge. Al-Qayṣarī states here that first from the standpoint of determinacy and primacy—but not temporality in place and time—the Immutable Archetype was that was individuated was that of the Prophet in his eternal Archetype, from which all other archetypes then came forth. This is because the Prophet’s Preparedness (Istiʿdād) superseded that of all other things, for “he is the receptacle of attribution for every attribute and the manifestation of every locus of manifestation.” He must therefore be the receptacle of the Divine Mercy from the perspective of the One, and the distributor of that Mercy from the perspective of the many. It is in this way that he reflects the comprehensiveness of God’s primary Name, Allāh, through which the refractions of all other names are manifested.</w:t>
      </w:r>
    </w:p>
    <w:p w14:paraId="4D5E3345" w14:textId="2210986A" w:rsidR="00FD1A33" w:rsidRDefault="00FD1A33" w:rsidP="3D2D3C0A">
      <w:pPr>
        <w:ind w:left="300"/>
      </w:pPr>
    </w:p>
    <w:p w14:paraId="428D0D56" w14:textId="5322DBBC" w:rsidR="00FD1A33" w:rsidRDefault="331A289C" w:rsidP="3D2D3C0A">
      <w:pPr>
        <w:ind w:left="300"/>
      </w:pPr>
      <w:r w:rsidRPr="3D2D3C0A">
        <w:t>FROM VOL 11</w:t>
      </w:r>
    </w:p>
    <w:p w14:paraId="3222BBEE" w14:textId="30179CB8" w:rsidR="00FD1A33" w:rsidRDefault="331A289C" w:rsidP="3D2D3C0A">
      <w:pPr>
        <w:ind w:left="300"/>
      </w:pPr>
      <w:r w:rsidRPr="3D2D3C0A">
        <w:t xml:space="preserve">STRUCTURE OF REALITY: WORLD OF ARCHETYPES; WORLD OF SPIRITS; WORLD OF FIXED EXAMPLARS </w:t>
      </w:r>
      <w:r w:rsidR="00FD1A33">
        <w:br/>
      </w:r>
      <w:r w:rsidRPr="3D2D3C0A">
        <w:t xml:space="preserve">The one over the many that governs all of these phenomena is human nature, most closely identified with intellect. What governs the aggregate of essences in the world, is nature, which is the principle of unity of the multiplicity of the world and the principle of unity of the possibility of there being a single world with all of these disperate forms--that nonetheless interact in the same world--because there is a predetermined harmony between those essences such that they be part of a single world--and then the principle of unity--al-ṭab ī ‘a --the principle of unity of the material world is nature--the principle of unity of nature is soul--which is the principle of motion--the principle of creativity that wants to take the essences from intellect and turn them into a limitable multiplicity of different manifestations--which in our tradition is ‘ Ā lam al-Mith ā l --taking from ‘ Ā lam al-Arw ā ḥ and creating all of these different images out of the same single meaning which is--‘ Ā lam al-Arw ā ḥ is a spirit, and the principle of Ā lam al-Mith ā l is ‘ Ā lam al-Arw ā ḥ or the principle of soul is the world of intellect--and the principle of unity of the ‘ Ā lam al-Arw ā ḥ is ‘ Ā lam al-A‘y ā n al-Th ā bita-- the principle of intellect is the One. This is where the Islamic tradition becomes deeper and provides a richer account than the Platonic account. We bring in ‘ Ā lam al-A‘y ā n al-Th ā bita , which are the determinations of the Divine Names--and are the images of the Divine Names. Then the principle of unity is al-Wuj ū d al-Muṭlaq , which of course Ṣadr al-D ī n al-Q ū naw ī says when we say that God, exalted be He, is al-wuj ū d this just for tafh ī m . It should not be understood that it is a real name of God. </w:t>
      </w:r>
      <w:r w:rsidR="00FD1A33">
        <w:br/>
      </w:r>
    </w:p>
    <w:p w14:paraId="5E25E25E" w14:textId="77777777" w:rsidR="00FD1A33" w:rsidRDefault="00FD1A33" w:rsidP="00E616ED">
      <w:pPr>
        <w:pStyle w:val="Heading4"/>
        <w:numPr>
          <w:ilvl w:val="0"/>
          <w:numId w:val="6"/>
        </w:numPr>
        <w:ind w:right="1350"/>
        <w:rPr>
          <w:rFonts w:asciiTheme="majorBidi" w:hAnsiTheme="majorBidi"/>
          <w:b/>
          <w:bCs/>
          <w:color w:val="C00000"/>
          <w:sz w:val="28"/>
          <w:szCs w:val="28"/>
        </w:rPr>
      </w:pPr>
      <w:r>
        <w:rPr>
          <w:rFonts w:asciiTheme="majorBidi" w:hAnsiTheme="majorBidi"/>
          <w:b/>
          <w:bCs/>
          <w:color w:val="C00000"/>
          <w:sz w:val="28"/>
          <w:szCs w:val="28"/>
        </w:rPr>
        <w:t>B</w:t>
      </w:r>
      <w:r w:rsidRPr="00B37517">
        <w:rPr>
          <w:rFonts w:asciiTheme="majorBidi" w:hAnsiTheme="majorBidi"/>
          <w:b/>
          <w:bCs/>
          <w:color w:val="C00000"/>
          <w:sz w:val="28"/>
          <w:szCs w:val="28"/>
        </w:rPr>
        <w:t>eing &amp; Existence</w:t>
      </w:r>
    </w:p>
    <w:p w14:paraId="51EE44E1" w14:textId="77777777" w:rsidR="00FD1A33" w:rsidRPr="00B37517" w:rsidRDefault="00FD1A33" w:rsidP="3D2D3C0A">
      <w:pPr>
        <w:ind w:left="1530" w:right="1350" w:hanging="1530"/>
        <w:rPr>
          <w:rStyle w:val="FootnoteReference"/>
          <w:rFonts w:asciiTheme="majorBidi" w:hAnsiTheme="majorBidi" w:cstheme="majorBidi"/>
          <w:sz w:val="28"/>
          <w:szCs w:val="28"/>
        </w:rPr>
      </w:pPr>
      <w:r>
        <w:rPr>
          <w:b/>
          <w:bCs/>
        </w:rPr>
        <w:t xml:space="preserve">                  </w:t>
      </w:r>
      <w:r w:rsidRPr="00B37517">
        <w:rPr>
          <w:b/>
          <w:bCs/>
        </w:rPr>
        <w:t>Being and Existence</w:t>
      </w:r>
    </w:p>
    <w:p w14:paraId="60E9EC77" w14:textId="6A905E34" w:rsidR="00FD1A33" w:rsidRPr="00B37517" w:rsidRDefault="00FD1A33" w:rsidP="3D2D3C0A">
      <w:pPr>
        <w:ind w:left="1530" w:right="1350" w:hanging="1530"/>
        <w:rPr>
          <w:b/>
          <w:bCs/>
        </w:rPr>
      </w:pPr>
    </w:p>
    <w:p w14:paraId="083EE60B" w14:textId="1F0B7118" w:rsidR="00FD1A33" w:rsidRPr="00B37517" w:rsidRDefault="42822F9C" w:rsidP="3D2D3C0A">
      <w:r w:rsidRPr="3D2D3C0A">
        <w:rPr>
          <w:b/>
          <w:bCs/>
        </w:rPr>
        <w:t>Being and Existence</w:t>
      </w:r>
      <w:r w:rsidRPr="3D2D3C0A">
        <w:t xml:space="preserve"> may be assigned different meanings in the English language, and it is the preferred usage of </w:t>
      </w:r>
      <w:r w:rsidRPr="3D2D3C0A">
        <w:rPr>
          <w:i/>
          <w:iCs/>
        </w:rPr>
        <w:t>The First Teaching</w:t>
      </w:r>
      <w:r w:rsidRPr="3D2D3C0A">
        <w:t xml:space="preserve"> to do just that. “Being” is a broader Category than Existence. This breadth is because Being includes Necessary Being and Possible Being. While the words “to exist” and “Existence” will be restricted to “temporal Existence,” which occurs in space and time and follows non-existence. Being, however, is more general, since it includes the ontological Necessity of God, which is eternal and does not precede from non-existence. All that exists has Being, but not all that has Being “exists,” in this restrictive sense of the word.</w:t>
      </w:r>
    </w:p>
    <w:p w14:paraId="7FC5C9A4" w14:textId="77777777" w:rsidR="00FD1A33" w:rsidRPr="00B37517" w:rsidRDefault="42822F9C" w:rsidP="3D2D3C0A">
      <w:r w:rsidRPr="3D2D3C0A">
        <w:t xml:space="preserve">    </w:t>
      </w:r>
      <w:r w:rsidRPr="3D2D3C0A">
        <w:rPr>
          <w:rFonts w:eastAsiaTheme="majorEastAsia"/>
        </w:rPr>
        <w:t xml:space="preserve">Our English words “Existence” and “to exist” come from a Latin root that readily lends itself to temporality. The expression “to exist” comes from the Latin verb </w:t>
      </w:r>
      <w:r w:rsidRPr="3D2D3C0A">
        <w:rPr>
          <w:rFonts w:eastAsiaTheme="majorEastAsia"/>
          <w:i/>
          <w:iCs/>
        </w:rPr>
        <w:t>exsistere</w:t>
      </w:r>
      <w:r w:rsidRPr="3D2D3C0A">
        <w:rPr>
          <w:rFonts w:eastAsiaTheme="majorEastAsia"/>
        </w:rPr>
        <w:t xml:space="preserve">, which means “to exist,” but literally—in terms of its root meaning—means “to stand out,” “to emerge,” “to take a stand,” or “to come into existence.” The Latin </w:t>
      </w:r>
      <w:r w:rsidRPr="3D2D3C0A">
        <w:rPr>
          <w:rFonts w:eastAsiaTheme="majorEastAsia"/>
          <w:i/>
          <w:iCs/>
        </w:rPr>
        <w:t>exsistere</w:t>
      </w:r>
      <w:r w:rsidRPr="3D2D3C0A">
        <w:rPr>
          <w:rFonts w:eastAsiaTheme="majorEastAsia"/>
        </w:rPr>
        <w:t xml:space="preserve"> is a compound of “</w:t>
      </w:r>
      <w:r w:rsidRPr="3D2D3C0A">
        <w:rPr>
          <w:rFonts w:eastAsiaTheme="majorEastAsia"/>
          <w:i/>
          <w:iCs/>
        </w:rPr>
        <w:t>ex</w:t>
      </w:r>
      <w:r w:rsidRPr="3D2D3C0A">
        <w:rPr>
          <w:rFonts w:eastAsiaTheme="majorEastAsia"/>
        </w:rPr>
        <w:t xml:space="preserve">,” meaning “from” and </w:t>
      </w:r>
      <w:r w:rsidRPr="3D2D3C0A">
        <w:rPr>
          <w:rFonts w:eastAsiaTheme="majorEastAsia"/>
          <w:i/>
          <w:iCs/>
        </w:rPr>
        <w:t>sistere</w:t>
      </w:r>
      <w:r w:rsidRPr="3D2D3C0A">
        <w:rPr>
          <w:rFonts w:eastAsiaTheme="majorEastAsia"/>
        </w:rPr>
        <w:t xml:space="preserve">, which means “to cause or make to stand,” “to stop,” “check,” in the sense of bringing something to a standstill. Thus, in terms of Latin semantics, “existence” implicitly refers to the phenomenon in creation of things being made manifest in the realm of Possible Existence, after being made to “emerge” and, as it were, “take a stand” in Reality, distinguishing Existence from non-Existence. Thus, “exist” and “existence” are appropriate English words for Temporal Existence, which always comes forth from non-Existence and manifests itself in the tangible world of All-Possibility. The “World” (Arabic: </w:t>
      </w:r>
      <w:r w:rsidRPr="3D2D3C0A">
        <w:rPr>
          <w:rFonts w:eastAsiaTheme="majorEastAsia"/>
          <w:i/>
          <w:iCs/>
        </w:rPr>
        <w:t>al-‘</w:t>
      </w:r>
      <w:r w:rsidRPr="3D2D3C0A">
        <w:rPr>
          <w:i/>
          <w:iCs/>
        </w:rPr>
        <w:t>Ā</w:t>
      </w:r>
      <w:r w:rsidRPr="3D2D3C0A">
        <w:rPr>
          <w:rFonts w:eastAsiaTheme="majorEastAsia"/>
          <w:i/>
          <w:iCs/>
        </w:rPr>
        <w:t>lam</w:t>
      </w:r>
      <w:r w:rsidRPr="3D2D3C0A">
        <w:rPr>
          <w:rFonts w:eastAsiaTheme="majorEastAsia"/>
        </w:rPr>
        <w:t>)</w:t>
      </w:r>
      <w:r w:rsidRPr="3D2D3C0A">
        <w:rPr>
          <w:rFonts w:eastAsiaTheme="majorEastAsia"/>
          <w:i/>
          <w:iCs/>
        </w:rPr>
        <w:t xml:space="preserve"> </w:t>
      </w:r>
      <w:r w:rsidRPr="3D2D3C0A">
        <w:rPr>
          <w:rFonts w:eastAsiaTheme="majorEastAsia"/>
        </w:rPr>
        <w:t xml:space="preserve">in the Islamic Science of Divinity is defined as “everything other than God.” Everything in the “world” belongs, without exception, to the realm of Possible Existence—from the Angels, the Throne of God, Heaven and Hell, to the smallest blade of grass or grain of sand on the earth. </w:t>
      </w:r>
      <w:r w:rsidRPr="3D2D3C0A">
        <w:t xml:space="preserve">Thus, as is stated in our treatment of the Epiphanies of God’s Self-Necessity, it is appropriate in English to speak not of God’s “Existence” but of His Self-Necessity and Necessary Being. Thus, we could say, for example, that God does </w:t>
      </w:r>
      <w:r w:rsidRPr="3D2D3C0A">
        <w:rPr>
          <w:i/>
          <w:iCs/>
        </w:rPr>
        <w:t>not</w:t>
      </w:r>
      <w:r w:rsidRPr="3D2D3C0A">
        <w:t xml:space="preserve"> “exist” but rather that God “</w:t>
      </w:r>
      <w:r w:rsidRPr="3D2D3C0A">
        <w:rPr>
          <w:i/>
          <w:iCs/>
        </w:rPr>
        <w:t>IS</w:t>
      </w:r>
      <w:r w:rsidRPr="3D2D3C0A">
        <w:t>”</w:t>
      </w:r>
      <w:r w:rsidRPr="3D2D3C0A">
        <w:rPr>
          <w:i/>
          <w:iCs/>
        </w:rPr>
        <w:t xml:space="preserve"> </w:t>
      </w:r>
      <w:r w:rsidRPr="3D2D3C0A">
        <w:t>in a manner that is distinctly superior to and different from the Existence of the world and everything in it. The World or Creation, on the other hand, truly “exists,” because it is Temporal—being located in Space and Time—after having been made to emerge miraculously from non-Existence into Existence. All things in “Existence” are analogical to each other in their shared provenance in the realm of All-Possibility, but God’s Being is a Henological and Ontological Necessity, which knows no opposites or contraries, not even of non-Being or imperfect Being.</w:t>
      </w:r>
    </w:p>
    <w:p w14:paraId="44686C98" w14:textId="079F28D2" w:rsidR="3D2D3C0A" w:rsidRDefault="3D2D3C0A" w:rsidP="3D2D3C0A">
      <w:pPr>
        <w:ind w:left="1530" w:right="1350" w:hanging="1530"/>
        <w:rPr>
          <w:b/>
          <w:bCs/>
        </w:rPr>
      </w:pPr>
    </w:p>
    <w:p w14:paraId="07C7188E" w14:textId="057A2919" w:rsidR="00FD1A33" w:rsidRDefault="00FD1A33" w:rsidP="00A93D59">
      <w:pPr>
        <w:rPr>
          <w:rFonts w:eastAsiaTheme="minorHAnsi"/>
        </w:rPr>
      </w:pPr>
      <w:r>
        <w:rPr>
          <w:rFonts w:eastAsiaTheme="minorHAnsi"/>
        </w:rPr>
        <w:tab/>
      </w:r>
      <w:r>
        <w:rPr>
          <w:rFonts w:eastAsiaTheme="minorHAnsi"/>
        </w:rPr>
        <w:tab/>
      </w:r>
      <w:r>
        <w:rPr>
          <w:rFonts w:eastAsiaTheme="minorHAnsi"/>
        </w:rPr>
        <w:tab/>
      </w:r>
      <w:r>
        <w:rPr>
          <w:rFonts w:eastAsiaTheme="minorHAnsi"/>
        </w:rPr>
        <w:tab/>
      </w:r>
    </w:p>
    <w:p w14:paraId="7C05C63D" w14:textId="77777777" w:rsidR="00FD1A33" w:rsidRPr="00BF45BD" w:rsidRDefault="00FD1A33" w:rsidP="00E616ED">
      <w:pPr>
        <w:pStyle w:val="Heading4"/>
        <w:numPr>
          <w:ilvl w:val="0"/>
          <w:numId w:val="6"/>
        </w:numPr>
        <w:rPr>
          <w:rFonts w:asciiTheme="majorBidi" w:eastAsiaTheme="minorHAnsi" w:hAnsiTheme="majorBidi"/>
          <w:b/>
          <w:bCs/>
          <w:color w:val="C00000"/>
          <w:sz w:val="28"/>
          <w:szCs w:val="28"/>
        </w:rPr>
      </w:pPr>
      <w:bookmarkStart w:id="16" w:name="_Toc188509289"/>
      <w:r w:rsidRPr="00BF45BD">
        <w:rPr>
          <w:rFonts w:asciiTheme="majorBidi" w:eastAsiaTheme="minorHAnsi" w:hAnsiTheme="majorBidi"/>
          <w:b/>
          <w:bCs/>
          <w:color w:val="C00000"/>
          <w:sz w:val="28"/>
          <w:szCs w:val="28"/>
        </w:rPr>
        <w:t xml:space="preserve">Being </w:t>
      </w:r>
      <w:r>
        <w:rPr>
          <w:rFonts w:asciiTheme="majorBidi" w:eastAsiaTheme="minorHAnsi" w:hAnsiTheme="majorBidi"/>
          <w:b/>
          <w:bCs/>
          <w:color w:val="C00000"/>
          <w:sz w:val="28"/>
          <w:szCs w:val="28"/>
        </w:rPr>
        <w:t>before</w:t>
      </w:r>
      <w:r w:rsidRPr="00BF45BD">
        <w:rPr>
          <w:rFonts w:asciiTheme="majorBidi" w:eastAsiaTheme="minorHAnsi" w:hAnsiTheme="majorBidi"/>
          <w:b/>
          <w:bCs/>
          <w:color w:val="C00000"/>
          <w:sz w:val="28"/>
          <w:szCs w:val="28"/>
        </w:rPr>
        <w:t xml:space="preserve"> Cognition</w:t>
      </w:r>
      <w:bookmarkEnd w:id="16"/>
    </w:p>
    <w:p w14:paraId="04931D62" w14:textId="77777777" w:rsidR="00FD1A33" w:rsidRDefault="00FD1A33" w:rsidP="00FD1A33">
      <w:pPr>
        <w:rPr>
          <w:rFonts w:eastAsiaTheme="minorHAnsi"/>
        </w:rPr>
      </w:pPr>
      <w:r>
        <w:rPr>
          <w:rFonts w:eastAsiaTheme="minorHAnsi"/>
        </w:rPr>
        <w:tab/>
      </w:r>
      <w:r>
        <w:rPr>
          <w:rFonts w:eastAsiaTheme="minorHAnsi"/>
        </w:rPr>
        <w:tab/>
      </w:r>
      <w:r>
        <w:rPr>
          <w:rFonts w:eastAsiaTheme="minorHAnsi"/>
        </w:rPr>
        <w:tab/>
      </w:r>
      <w:bookmarkStart w:id="17" w:name="_Toc188509290"/>
      <w:r>
        <w:rPr>
          <w:rFonts w:eastAsiaTheme="minorHAnsi"/>
        </w:rPr>
        <w:t>Affirming the Plenitude of Being</w:t>
      </w:r>
      <w:bookmarkEnd w:id="17"/>
    </w:p>
    <w:p w14:paraId="1ADAD873" w14:textId="77777777" w:rsidR="00FD1A33" w:rsidRDefault="00FD1A33" w:rsidP="00FD1A33">
      <w:pPr>
        <w:rPr>
          <w:rFonts w:eastAsiaTheme="minorHAnsi"/>
        </w:rPr>
      </w:pPr>
      <w:r>
        <w:rPr>
          <w:rFonts w:eastAsiaTheme="minorHAnsi"/>
        </w:rPr>
        <w:tab/>
      </w:r>
      <w:r>
        <w:rPr>
          <w:rFonts w:eastAsiaTheme="minorHAnsi"/>
        </w:rPr>
        <w:tab/>
      </w:r>
      <w:r>
        <w:rPr>
          <w:rFonts w:eastAsiaTheme="minorHAnsi"/>
        </w:rPr>
        <w:tab/>
      </w:r>
      <w:bookmarkStart w:id="18" w:name="_Toc188509291"/>
      <w:r>
        <w:rPr>
          <w:rFonts w:eastAsiaTheme="minorHAnsi"/>
        </w:rPr>
        <w:t>Being Is All-Inclusive &amp; Cannot Be Defined</w:t>
      </w:r>
      <w:bookmarkEnd w:id="18"/>
    </w:p>
    <w:p w14:paraId="58AE6ED2" w14:textId="77777777" w:rsidR="00FD1A33" w:rsidRDefault="00FD1A33" w:rsidP="00FD1A33">
      <w:pPr>
        <w:rPr>
          <w:rFonts w:eastAsiaTheme="minorHAnsi"/>
        </w:rPr>
      </w:pPr>
      <w:r>
        <w:rPr>
          <w:rFonts w:eastAsiaTheme="minorHAnsi"/>
        </w:rPr>
        <w:tab/>
      </w:r>
      <w:r>
        <w:rPr>
          <w:rFonts w:eastAsiaTheme="minorHAnsi"/>
        </w:rPr>
        <w:tab/>
      </w:r>
      <w:r>
        <w:rPr>
          <w:rFonts w:eastAsiaTheme="minorHAnsi"/>
        </w:rPr>
        <w:tab/>
      </w:r>
      <w:bookmarkStart w:id="19" w:name="_Toc188509292"/>
      <w:r>
        <w:rPr>
          <w:rFonts w:eastAsiaTheme="minorHAnsi"/>
        </w:rPr>
        <w:t>Logic &amp; Ontology Are Isomorphic</w:t>
      </w:r>
      <w:bookmarkEnd w:id="19"/>
    </w:p>
    <w:p w14:paraId="36DE4D39" w14:textId="77777777" w:rsidR="00FD1A33" w:rsidRDefault="00FD1A33" w:rsidP="3D2D3C0A">
      <w:pPr>
        <w:rPr>
          <w:rFonts w:eastAsiaTheme="minorEastAsia"/>
        </w:rPr>
      </w:pPr>
      <w:r>
        <w:rPr>
          <w:rFonts w:eastAsiaTheme="minorHAnsi"/>
        </w:rPr>
        <w:tab/>
      </w:r>
      <w:r>
        <w:rPr>
          <w:rFonts w:eastAsiaTheme="minorHAnsi"/>
        </w:rPr>
        <w:tab/>
      </w:r>
      <w:r>
        <w:rPr>
          <w:rFonts w:eastAsiaTheme="minorHAnsi"/>
        </w:rPr>
        <w:tab/>
      </w:r>
      <w:bookmarkStart w:id="20" w:name="_Toc188509293"/>
      <w:r w:rsidRPr="3D2D3C0A">
        <w:rPr>
          <w:rFonts w:eastAsiaTheme="minorEastAsia"/>
        </w:rPr>
        <w:t>Logic, Ontology, &amp; Metaphysics</w:t>
      </w:r>
      <w:bookmarkEnd w:id="20"/>
    </w:p>
    <w:p w14:paraId="2D8FBBA9" w14:textId="0148B86E" w:rsidR="3D2D3C0A" w:rsidRDefault="3D2D3C0A" w:rsidP="3D2D3C0A">
      <w:pPr>
        <w:rPr>
          <w:rFonts w:eastAsiaTheme="minorEastAsia"/>
        </w:rPr>
      </w:pPr>
    </w:p>
    <w:p w14:paraId="77AF8CDA" w14:textId="2014A4C7" w:rsidR="73B2B3CB" w:rsidRDefault="73B2B3CB" w:rsidP="3D2D3C0A">
      <w:pPr>
        <w:rPr>
          <w:rFonts w:eastAsiaTheme="minorEastAsia"/>
        </w:rPr>
      </w:pPr>
      <w:r w:rsidRPr="3D2D3C0A">
        <w:rPr>
          <w:rFonts w:eastAsiaTheme="minorEastAsia"/>
        </w:rPr>
        <w:t>FROM VOL 7</w:t>
      </w:r>
    </w:p>
    <w:p w14:paraId="41986487" w14:textId="451B3ACB" w:rsidR="73B2B3CB" w:rsidRDefault="73B2B3CB" w:rsidP="3D2D3C0A">
      <w:pPr>
        <w:ind w:left="300"/>
      </w:pPr>
      <w:r w:rsidRPr="3D2D3C0A">
        <w:t xml:space="preserve">PLENITUDE OF BEING </w:t>
      </w:r>
      <w:r>
        <w:br/>
      </w:r>
      <w:r w:rsidRPr="3D2D3C0A">
        <w:t xml:space="preserve">PSYCHOLOGY: The Self that truly knows itself has absolute certainty of truth. </w:t>
      </w:r>
      <w:r>
        <w:br/>
      </w:r>
      <w:r w:rsidRPr="3D2D3C0A">
        <w:t xml:space="preserve">For Plotinus and later for Hegel also, the Intellect that knows itself is the epitome of truth and of Being. Its knowledge is an absolute certainty that encompasses all true reality and is free from all doubt. </w:t>
      </w:r>
      <w:r>
        <w:br/>
      </w:r>
      <w:r>
        <w:br/>
      </w:r>
      <w:r>
        <w:br/>
      </w:r>
      <w:r w:rsidRPr="3D2D3C0A">
        <w:t xml:space="preserve">SELF-KNOWLEDGE &amp; THE KNOWLEDGE OF GOD </w:t>
      </w:r>
      <w:r>
        <w:br/>
      </w:r>
      <w:r w:rsidRPr="3D2D3C0A">
        <w:t xml:space="preserve">Plotinus demonstrates that the knowledge of the Intellect is knowledge of itself. It is precisely this self-knowledge that is the basis of a certainty free of any doubt. For, if the knowledge of the Intellect, were not knowledge of itself, but rather the recognition of extramental entities, the very same twofold lack of certainty would immediately set in. </w:t>
      </w:r>
      <w:r>
        <w:br/>
      </w:r>
      <w:r w:rsidRPr="3D2D3C0A">
        <w:t xml:space="preserve">  </w:t>
      </w:r>
      <w:r>
        <w:br/>
      </w:r>
      <w:r w:rsidRPr="3D2D3C0A">
        <w:t xml:space="preserve">The knowledge of the Intellect should also not be--as in Stoic and Epicurean realism--conceived of according to the model of sense perception: A recognizing subject that refers to external objects. This model misunderstands thought as the “imprints” (typoi) of objects outside of the Intellect itself, as if “they come to it from the outside and are imprinted upon it.” </w:t>
      </w:r>
      <w:r>
        <w:br/>
      </w:r>
      <w:r w:rsidRPr="3D2D3C0A">
        <w:t xml:space="preserve">  </w:t>
      </w:r>
      <w:r>
        <w:br/>
      </w:r>
      <w:r w:rsidRPr="3D2D3C0A">
        <w:t xml:space="preserve">It refers thought to something outside itself. This makes it impossible for thought to know with certainty whether or not it has actually grasped its object. Thus, there can be no realistic theory of “the foundations of judgment” (archaì tês krisêos, ἀρχαὶ τῆς κρισέως), to which thought must recur in the course of judging its content, since they are not contained within itself but are external to it. In this case, the truth (alêtheia, alḗtheia, ἀλήθεια) must be external to the act of perception itself. Plotinus held that such a concept vitiates the concept of truth and refutes itself. </w:t>
      </w:r>
      <w:r>
        <w:br/>
      </w:r>
      <w:r w:rsidRPr="3D2D3C0A">
        <w:t xml:space="preserve">  </w:t>
      </w:r>
      <w:r>
        <w:br/>
      </w:r>
      <w:r w:rsidRPr="3D2D3C0A">
        <w:t xml:space="preserve">Thought must grasp its content to the extent that it makes judgments about it. For example, At the most basic level, it asserts or denies the existence of its content. If the criterion for the truth of such judgment does not lie with thought itself--but in something external to it--then thought cannot be certain regarding truth. Plotinus held that our conciousness of perception finds itself in this problematic situation when no matter of truth is inherent but is merely opinion (dóxa, δόξα) and an “assumption” (paradéchesthai, παραδέχεσθαι) about the images of objects of perception located outside the Intellect. But if there is no truth is in the Intellect itself, then true insight is impossible and the concepts of the Intellect and the truth become devoid of sense. </w:t>
      </w:r>
      <w:r>
        <w:br/>
      </w:r>
      <w:r w:rsidRPr="3D2D3C0A">
        <w:t xml:space="preserve">  </w:t>
      </w:r>
      <w:r>
        <w:br/>
      </w:r>
      <w:r w:rsidRPr="3D2D3C0A">
        <w:t xml:space="preserve">Once we deny the Intellect access to truth, we make Being unrecognizable and ultimately non-Being—[meaning Evil itself as opposed to Good]. </w:t>
      </w:r>
      <w:r>
        <w:br/>
      </w:r>
      <w:r w:rsidRPr="3D2D3C0A">
        <w:t xml:space="preserve">  </w:t>
      </w:r>
      <w:r>
        <w:br/>
      </w:r>
      <w:r w:rsidRPr="3D2D3C0A">
        <w:t xml:space="preserve">If we want to maintain that knowledge, truth, and Being exist--and without this we cannot think a single sensible thought--then there remains no other possibility than to indentify them with the thinking Intellect itself. The infallibilly certain knowledge of Intellect is incapable of relating to something that is different from the Intellect. On the other hand, the Intellect that knows itself with certainty is free from doubt. By this, the Intellect becomes the truth and the foundation as well as the plenitude of Being. Thus, Intellect is the identity of Thought and Being. There is nothing outside of this self-recognizing Intellect that would be actual or veritable Being, since Being is what can be thought and recognized because it conforms to the standards of thought. If the knowledge of Intellect only refers to itself, truth can also not signify the correlation with an object that itself is differentiated from knowledge. Rather, it signifies the correlation of absolute knowledge with itself “so that the real truth is also that, which does not agree with something else, but with itself and says nothing other than itself, but it is what it says and it says what it is.” This is the view of Plotinus and Hegel. </w:t>
      </w:r>
      <w:r>
        <w:br/>
      </w:r>
    </w:p>
    <w:p w14:paraId="78532BF6" w14:textId="78A5C166" w:rsidR="3D2D3C0A" w:rsidRDefault="3D2D3C0A" w:rsidP="3D2D3C0A">
      <w:pPr>
        <w:rPr>
          <w:rFonts w:eastAsiaTheme="minorEastAsia"/>
        </w:rPr>
      </w:pPr>
    </w:p>
    <w:p w14:paraId="22403C6C" w14:textId="56ED688A" w:rsidR="3D2D3C0A" w:rsidRDefault="3D2D3C0A" w:rsidP="3D2D3C0A">
      <w:pPr>
        <w:rPr>
          <w:rFonts w:eastAsiaTheme="minorEastAsia"/>
        </w:rPr>
      </w:pPr>
    </w:p>
    <w:p w14:paraId="3F0B1812" w14:textId="3AC08117" w:rsidR="25F8AE4E" w:rsidRDefault="25F8AE4E" w:rsidP="3D2D3C0A">
      <w:pPr>
        <w:rPr>
          <w:rFonts w:eastAsiaTheme="minorEastAsia"/>
        </w:rPr>
      </w:pPr>
      <w:r w:rsidRPr="3D2D3C0A">
        <w:rPr>
          <w:rFonts w:eastAsiaTheme="minorEastAsia"/>
        </w:rPr>
        <w:t>FROM VOL 11</w:t>
      </w:r>
    </w:p>
    <w:p w14:paraId="78DD1E27" w14:textId="43CEE3C1" w:rsidR="25F8AE4E" w:rsidRDefault="25F8AE4E" w:rsidP="3D2D3C0A">
      <w:pPr>
        <w:rPr>
          <w:color w:val="008000"/>
        </w:rPr>
      </w:pPr>
      <w:r w:rsidRPr="3D2D3C0A">
        <w:t xml:space="preserve">To speak of God’s ontological necessity is to speak of the Divine Plenitude, God’s fullness in an of Himself, and the reality of this Divine Plenitude is such in its perfection and being beyond modality tht it can never be caught in the net of human words. We cannot speak of the Divine Plenitude thoroughly but we can and must speak of it adequately and correctly with knowledge that grows and opens out to the fuller and fuller and every increasing truth. This Plenitude arrays itself in absolute Unity, which is beyond Being. Thus, necessary being is absolutely and utterly one and constitutes a single reality that lies utterly beyond plurality and multiplicity. It is for this reason that it accounts for all plurality and multiplicity in creation. Actual infinites are not possible for existent things in space and time. But absolute infinity expresses the Divine Plenitude of God’s Self-Necessity. As al-Sibā‘ī states, the existence of what is infinite is only impossible with regard to what is temporal, but not what is necessary. God is dissimilar from everything that occurs to the mind. This is because only what occurs to our minds is that which has been brought to our attention through our knowledge of the attributes of temporal things. </w:t>
      </w:r>
      <w:r>
        <w:br/>
      </w:r>
      <w:r>
        <w:br/>
      </w:r>
      <w:r>
        <w:br/>
      </w:r>
      <w:r w:rsidRPr="3D2D3C0A">
        <w:t>In its Plenitude, necessary being is also marked by thorough Goodness, which for some ancient metaphysicians is also part of what is “beyond Being.</w:t>
      </w:r>
      <w:r>
        <w:br/>
      </w:r>
    </w:p>
    <w:p w14:paraId="5A83FBDF" w14:textId="0D0929FC" w:rsidR="3D2D3C0A" w:rsidRDefault="3D2D3C0A" w:rsidP="3D2D3C0A">
      <w:pPr>
        <w:rPr>
          <w:rFonts w:eastAsiaTheme="minorEastAsia"/>
        </w:rPr>
      </w:pPr>
    </w:p>
    <w:p w14:paraId="281EFF0D" w14:textId="2FCBA431" w:rsidR="3AECA3AC" w:rsidRDefault="3AECA3AC" w:rsidP="3D2D3C0A">
      <w:pPr>
        <w:rPr>
          <w:rFonts w:eastAsiaTheme="minorEastAsia"/>
        </w:rPr>
      </w:pPr>
      <w:r w:rsidRPr="3D2D3C0A">
        <w:rPr>
          <w:rFonts w:eastAsiaTheme="minorEastAsia"/>
        </w:rPr>
        <w:t>René Descartes (d. 1060/1650) was a famous Early Modern French philosopher, mathematician, and scientist. He was a pivotal figure in the formation of Modern philosophy, science, and thought. Descartes divide all objective and subjective reality as perceived by the Human mind into two distinct and ultimately unbridgeable realities. He declared physical bodies or objective things to follow under the category of what he called “a thing or substance extended [in space]” (Latin: rēs extēnsa or substantia extēnsa), and he relegated Human cognition or “the mind,” which was also a Cartesian neologism, as “a cognitive thing or substance” (Latin: rēs cognitans or substantia cognitans). This reductionist dualistic formula denied qualitative differences and divided reality into two distinctive and diametrically opposed quantitative elements, casting Western thought and science into the labyrinth of absolute dualism, from which West thought has not escaped even today. Descartes’ dualism creates a radical dichotomy between the world of the perceptive subject and the perceived object. Objective and subjective reality became two distinct realms with nothing in common. This, in turn, led to the paradox that the Human subject cannot actually know what exists in objective reality. In the Cartesian view, everything we perceive is merely a mental construct. What we are actually perceiving in the external world is a doubtful arrangement of countless possibilities and probabilities. In light of the paradox of Cartesian dualism—which still underlies much Modern sciences—it can be said that modern physics “does not believe in red apples.” The physicist will surely pick a “red apple” from the shelf if he wants to eat it, but, according to his Epistemology, he cannot be certain that the “red apple” in itself is actually “red” or an “apple” or non-existent phantasm and construction of his mind. Thus, the bifurcation of reality inherent in Cartesian dualism creates a self-destructive and metaphorically “suicidal” empirical Rationalism that reduces knowledge only to what the senses can perceive, but it then insists that the things we perceive are only what “they appear to be” in our cognition, not what they might actually be in themselves. In this cognitive prison, we become blinded to the fact that the essences and inherent natures of things pierce through their outward appearances continually to tell us what they are and what they mean in the grand scheme of phenomena. But when we cannot know the thing-in-itself, then perception and cognition have no meaning, and the objective world escapes our cognition and fades away like a phantom in the night.</w:t>
      </w:r>
      <w:r>
        <w:br/>
      </w:r>
      <w:r>
        <w:br/>
      </w:r>
      <w:r w:rsidRPr="3D2D3C0A">
        <w:rPr>
          <w:rFonts w:eastAsiaTheme="minorEastAsia"/>
        </w:rPr>
        <w:t>An Arabic poetic aphorism states cogently: “Nothing at all can be valid in [our] minds / If daytime itself stands in need of evidence,” which in Arabic reads: “Wa laysa yaṣiḥḥu fī-’l-adhāni shay’un / Idha-’ḥtāja-’n-nahāru ilā dalīli.” Descartes’ proposition might, however, be construed as a positive answer to the question: “Is it true that our Intellects only know Being by thinking?”s we will discuss in what follows, “Reality” is “Being &amp; Existence,” which are the first and fundamental ideas of the Realm of Conceptualization (al-Taṣawwur), and—by the Laws of Thought—both of them are immediate and self-evident and neither of them require proof. In this same regard, perception of Being and Existence belong to the a priori Intuitions and Intellections of the Intellect and self-evident Primary Conceptualization (al-Taṣawwur al-Awwalī), without which no Intelligence or thought are possible. Contrary to Descartes, the perception of Existence is the first of all a priori intuitions, which Muslim Scholars were careful to articulate. Existence is, in fact, the most self-evident of all concepts, and Muslim Scholars examined its self-evidence in different ways. They argued, for example, that knowledge of one’s existence is part of one’s existence, since Absolute Knowledge is Necessary and the knowledge of the part precedes the knowledge of the whole. Moreover, the conjoining of Existence and non-Existence is a contradiction. They also noted that the Conceptalization of Existence (Taṣawwur al-Wujūd) and the Conceptualization of non-Existence (Taṣawwur al-‘Adam) as opposites go hand in hand, since it is readily apparent that there is no intermediate between Existence and non-Existence. They also established that the knowledge of Existence is self-evident (badīhī) and cannot possibly be first acquired by discursive thought, making it “acquired” (muktasab), which upon analysis “circular” and constitute a contradiction in terms. They also asserted that our knowledge of Existence is more fundamental, general, and better known than anything else that could possibly be preliminary to it or upon which it could be cognitively contingent as a matter of cognition. In possibly a more sophisticated manner, Descartes’ existential enigma—which Plotinus (d. 270 CE) himself considered—might be framed as Plotinus formulated it many centuries earlier: “Is it conceivable that the Intellect might deceive itself into concluding that non-existence is existence.” But Descartes response along these Platonic lines might be: “I perceive existence, therefore I have Intellect” or “I distinguish existence from non-Existence, therefore I can think.” As we will see in the next footnote, Descartes question did not begin with him but had been posed by the Greek skeptic philosopher Sextus Empiricus (d. ca. 210 CE), then by Plotinus in the next generation, and several generations later by Saint Augustine (d. 430 CE), all of whom—like Descartes in the eleventh/seventeenth century were searching for an “unshakable basis [of certainty]” (fundāmentum inconcussum). Descartes’ proof is precise and seductively elegant. In posing his question and then asse Descartes knowingly inverted the Traditional Epistemological order when he asserted: “I think therefore I am” (Latin: cōgitō ergō sum; French: je pense donc je suis). His famous observation—“I think therefore I am”—grants priority to thought over Existence and Epistemology over Ontology. In doing so, he flung open the gates to the subjectivist prison of unqualified Cartesian dualism, which radically divided matter from mind. In doing so, he flung open the gates to the subjectivist prison of unqualified Cartesian dualism, which radically divided matter from mind. Traditionally, a more valid expression would have been: “I am therefore I think” (Latin: sum ergō cōgitō; French: je suis donce je pense), since it inverts the formula and grants priority to Being over cognition. Even less perplecing would have been the simple statement: “I am and I think) (sum et cōgitō), since the word “therefore” is of doubtful utility in Descartes’ expression. Neither of the two propositions necessarily follows from the other. More importantly, Existence is an immediate intuition and, since it is intuitively perceived at the level of First Principles, it does not require proof in the first place. If it did require proof, then the fact that Descartes was actually thinking would stand in even greater need of proof. In any case, Descartes’ conscious inversion of reality became in essence an Early Modern declaration of war against traditional Metaphysics, and it unwittingly released an avalanche of cognitive chaos, from which the West has not recovered until this day. Descartes began by denying the first and most basic intuition of the sound intellect: the obvious fact of Existence. For the immediate intuition that we exist stands in its certitude along the First Principle of Identity and can never be subject to doubt in the mirror of sound Intellect. He continued to be plagued about whether or not he truly existed until his death.</w:t>
      </w:r>
      <w:r>
        <w:br/>
      </w:r>
      <w:r>
        <w:br/>
      </w:r>
      <w:r w:rsidRPr="3D2D3C0A">
        <w:rPr>
          <w:rFonts w:eastAsiaTheme="minorEastAsia"/>
        </w:rPr>
        <w:t xml:space="preserve">Plotinus and Saint Augustine both reflected upon the proposition: “I think, therefore I am.” Thus, this theme is much older than Descartes. The proposition was also taken into consideration, for example, by the Ancient Greek physician and skeptic philosopher Sextus Empiricus (d. ca. 210 CE), who lived a generation before Plotinus. Plotinus refers to Sextus Empiricus in his search for the foundations of cognition, and Descartes also owes the decisive suggestions for his methodological skepticism to Sextus Empiricus. Saint Augustine of Hippo (d. 430 CE) in North Africa, however, seems to have been the first to state the Cartesian proposition explicitly in his native Latin language. Like Descartes many centuries later, both Polotinus (d. 270 CE) and Saint Augustine mentioned this formulation in their search for an “unshakable basis [of certainty]” (fundāmentum inconcussum). It was Descartes’ desperate Intellectual search for this same foundation, which became the topic of his famous contemplation of doubt, which the Modern German philosopher Georg Wilhelm Friedrich Hegel (d. 1247/1831) regarded as the beginning of Modern philosophy and thought. Descartes believed that his assertion—“cōgitō ergō sum”—had successfully discovered in his own self-consciousness an “unshakable foundation” that defied all doubt about his Existence and that of the world, although Descartes actually began to fall into doubt his Existence again with the approach of death and simply contented himself with the conviction that God in His Mercy would not deceive him about such a matter. As concerns Plotinus, he was speculating about the foundation of valid cognition and asked how we can be certain of the validity of our insights and knowledge, and in this particular case developed his search into a skeptical meditation like that of Sextus Empiricus and other Ancient skeptics before him. The Ancient Greek skeptics used such mediations in their efforts to undercut and annul any objective certainty for Human insights. But Plotinus—in contrast to them—asserted on this basis an absolute certainty that defied all doubt, which links both Saint Augustine and Descartes with him. Although Saint Augustine is the first known thinker to have literally stated: “I think, therefore I am,” Sextus Empiricus and Plotinus had formulated the same proposition in other words. Again, however, Plotinus, Saint Augustine, and Descartes endeavored to find in this self-consciousness of their own thought a foundation that eludes all doubt. Plotinus goes beyond Saint Augustine and Descartes, however, by demonstrating that this self-consciousness must constitute—not proof of existence—but absolute knowledge, which knows itself as the Identity of thought and Being, that is the self-knowledge of the absolute Intellect. Centuries later, Hegel would agree with Plotinus on this point. Plotinus first asked if it is possible that the Intellect—which in this case is sound Intellect in its truest manifestation as Intellect, that is, Intellect at its best—might possibly deceive itself and mistakenly conclude that non-Being is Being. Plotinus held that the Noûs, Νοῦς that deceives itself in this manner must necessarily be void of insight (anόētainοn; ἀνόηταινον), utterly inept, unintelligent, and unwise. That is, it must be Noûs, Νοῦς without Noûs, and, in the view of Plotinus, a Noûs without insight would be a self-contradiction. Plotinus asserts that proof based knowledge is also transmitted. It is dependent upon the validity of its premises and upon the accuracy of its method of demonstration, requiring considerations such as the rules of logical conclusion. Such knowledge is always susceptible to error. But this is not the case with direct knowledge which is spontaneous and autonomous as well as intuitive, without intermediaries, and self-evident. Perception alone can never strip away the doubt that comes with it regarding the uncertainty of what is perceived. Even when we accept that perception truly exists, perception only grasps an image, figure, or representation (eídolōn; εἴδωλον) and never the thing itself. Perception remains external to the thing perceived. Thus, despite intuitive evidence, perception lacks certainty for two reasons: 1) It can never be certain of the existence of the objects of its perception, and 2) it can never grasp more than their images. For Plotinus, the problem is that we are directing our focus outwardly—that is, to something other than perception itself. Therefore, perception occurs ex negativo, that a knowledge full of certainty and free of doubt can only be a knowledge of itself, that is, self-consciousness. Ex negativo meaning “from the negative,” which is typically used to categorize a definition that consists in an expression of what a term is not as opposed to what it actually is. </w:t>
      </w:r>
      <w:r>
        <w:br/>
      </w:r>
      <w:r>
        <w:br/>
      </w:r>
      <w:r>
        <w:br/>
      </w:r>
      <w:r w:rsidRPr="3D2D3C0A">
        <w:rPr>
          <w:rFonts w:eastAsiaTheme="minorEastAsia"/>
        </w:rPr>
        <w:t>Plotinus held that the Intellect (Noûs, Νοῦς) recognizes Being merely by thinking, but Being is there before the act of cognition, and—as we have seen—without it, Noûs would find no content.</w:t>
      </w:r>
      <w:r>
        <w:br/>
      </w:r>
      <w:r>
        <w:br/>
      </w:r>
      <w:r>
        <w:br/>
      </w:r>
      <w:r w:rsidRPr="3D2D3C0A">
        <w:rPr>
          <w:rFonts w:eastAsiaTheme="minorEastAsia"/>
        </w:rPr>
        <w:t>In the act of cognition (nóēsis, νόησις), the Intellect knows itself to be the isomorphic Identity of Being and thought. This identity is not a selective Identity, in which Intellect recognizes only its own Existence. Rather, it is also the Intellect’s complete self-recognition of its nature. For, the Intellect (Noûs, Νοῦς) does not know itself to be an entity among other entities. On the contrary, it knows itself as the isomorphic reflection of the complete plenitude of Being, outside of which there is no entity in any actual sense. Thus, there is nothing that Intellect does not know, if it knows itself, again reflecting the isomorphic kinship relationship between Man as Microcosm and the Cosmos as Macrocosm. Thus, the self-knowledge of the Intellect is the perfect self-transcendence of Being as the totality of all Ideas, and the Intellect itself constitutes a fundamental part of the Metaphysics of Cosmic Ontology</w:t>
      </w:r>
    </w:p>
    <w:p w14:paraId="54D8967A" w14:textId="7D3DFB60" w:rsidR="3D2D3C0A" w:rsidRDefault="3D2D3C0A" w:rsidP="3D2D3C0A">
      <w:pPr>
        <w:rPr>
          <w:rFonts w:eastAsiaTheme="minorEastAsia"/>
        </w:rPr>
      </w:pPr>
    </w:p>
    <w:p w14:paraId="094562DF" w14:textId="77777777" w:rsidR="00FD1A33" w:rsidRDefault="00FD1A33" w:rsidP="00FD1A33">
      <w:pPr>
        <w:rPr>
          <w:rFonts w:eastAsiaTheme="minorHAnsi"/>
        </w:rPr>
      </w:pPr>
    </w:p>
    <w:p w14:paraId="45EEAC59" w14:textId="77777777" w:rsidR="00FD1A33" w:rsidRPr="00856A2F" w:rsidRDefault="00FD1A33" w:rsidP="00E616ED">
      <w:pPr>
        <w:pStyle w:val="Heading4"/>
        <w:numPr>
          <w:ilvl w:val="0"/>
          <w:numId w:val="6"/>
        </w:numPr>
        <w:rPr>
          <w:rFonts w:asciiTheme="majorBidi" w:hAnsiTheme="majorBidi"/>
          <w:b/>
          <w:bCs/>
          <w:color w:val="C00000"/>
          <w:sz w:val="28"/>
          <w:szCs w:val="28"/>
        </w:rPr>
      </w:pPr>
      <w:r w:rsidRPr="3D2D3C0A">
        <w:rPr>
          <w:rFonts w:asciiTheme="majorBidi" w:hAnsiTheme="majorBidi"/>
          <w:b/>
          <w:bCs/>
          <w:color w:val="C00000"/>
          <w:sz w:val="28"/>
          <w:szCs w:val="28"/>
        </w:rPr>
        <w:t>Beyond Being</w:t>
      </w:r>
    </w:p>
    <w:p w14:paraId="4D568EE0" w14:textId="200EF015" w:rsidR="3D2D3C0A" w:rsidRDefault="3D2D3C0A" w:rsidP="3D2D3C0A"/>
    <w:p w14:paraId="78A053A5" w14:textId="5E2FCAD6" w:rsidR="35F7381F" w:rsidRDefault="35F7381F" w:rsidP="3D2D3C0A">
      <w:r>
        <w:t>FROM VOL 11</w:t>
      </w:r>
    </w:p>
    <w:p w14:paraId="4A2BADBB" w14:textId="62208CB6" w:rsidR="00FD1A33" w:rsidRDefault="35F7381F" w:rsidP="5C787B15">
      <w:pPr>
        <w:ind w:left="300"/>
        <w:rPr>
          <w:rFonts w:eastAsiaTheme="minorHAnsi"/>
        </w:rPr>
      </w:pPr>
      <w:r w:rsidRPr="3D2D3C0A">
        <w:t xml:space="preserve">BEING AND BEYOND BEING GO TOGETHER </w:t>
      </w:r>
      <w:r>
        <w:br/>
      </w:r>
      <w:r w:rsidRPr="3D2D3C0A">
        <w:t xml:space="preserve">Being underlies all other ideas. When we attempt to think of something, we think of something that possesses being, otherwise, it cannot be thought of. The reality of being, therefore, is the primary object of thought and is the basis of all thought. Following from this, any primary principle must exhibit an equally primary relation with being. The primacy of Oneness pertains to the privileging of being, by which we also privilege what is “Beyond-Being.” The primacy of being is not wrong per se but must be considered as rooted in the primacy of Unity, which is where we necessarily enter the domain of ineffability. The primacy of Unity is manifested in the primacy of being, and there is no contradiction in that hierarchy. Primacy of Unity must be stressed to obviate the reductionism of those in the West--such as Christian Wolff (d. 1754) and Étienne Henri Gilson (d. 1978) --and elsewhere who have reduced metaphysics to ontology, which reflects the fact that they lost the concept of “Beyond-Being,” in addition to which they also lost the understanding that ontology cannot exhaust reality, which leads in turn to the impoverishment of metaphysics. At the same time, it must be noted that much of the traditional discourse of ‘Ilm al-Kal ā m also takes place at this level. </w:t>
      </w:r>
      <w:r>
        <w:br/>
      </w:r>
      <w:r w:rsidRPr="3D2D3C0A">
        <w:t xml:space="preserve">  </w:t>
      </w:r>
      <w:r>
        <w:br/>
      </w:r>
      <w:r>
        <w:br/>
      </w:r>
      <w:r w:rsidRPr="3D2D3C0A">
        <w:t xml:space="preserve">Being Is Consciousness; Being is Intelligible </w:t>
      </w:r>
      <w:r>
        <w:br/>
      </w:r>
      <w:r w:rsidRPr="3D2D3C0A">
        <w:t xml:space="preserve">I also speak about the superiority of ontology over cognition. [I changed it to epistemology]. That is not a very fruitful presentation. The Platonist understanding is that Being--true being--is identical to intellect. Thus, the realm of true Being is the realm of intellect. The realm of intellect is conscious. The world of forms is made up of intellects, which possess awareness and cognition. This is a kind of aṣ ā lat al-wuj ū d understanding that you are expressing, but Hasan questions how fruitful it is, especially because--as you later say--being and truth are convertible. Even in the Thomist sense of his doctrine of the transcendentals, he holds that being and truth are convertible. He means that being is intrinsically intelligible, but then that presupposes cognition. It is not really that cognition is somehow posterior to that. It is in sense simultaneous with it. Existence is imbued with rational principles, and, in fact, represents in terms of the concept of existence an example of such a rational or intelligible principle. Some say it is the most primary intuition. I believe that unity is the most primary intuition. It is the basis of our metaphysical and epistemological realism. </w:t>
      </w:r>
      <w:r>
        <w:br/>
      </w:r>
      <w:r>
        <w:br/>
      </w:r>
      <w:r w:rsidRPr="3D2D3C0A">
        <w:t xml:space="preserve">Being As Determination </w:t>
      </w:r>
      <w:r>
        <w:br/>
      </w:r>
      <w:r w:rsidRPr="3D2D3C0A">
        <w:t xml:space="preserve">Hasan said: I do not believe that being can be understood as anything other than determination. That determination possesses a principle of unity which renders it distinct--as any particular thing--and that is the principle of unity, which is the essence. But it is not just a specific essence, but it reveals the hierarchy of being. </w:t>
      </w:r>
      <w:r>
        <w:br/>
      </w:r>
      <w:r w:rsidRPr="3D2D3C0A">
        <w:t xml:space="preserve">  </w:t>
      </w:r>
      <w:r>
        <w:br/>
      </w:r>
      <w:r>
        <w:br/>
      </w:r>
      <w:r w:rsidRPr="3D2D3C0A">
        <w:t xml:space="preserve">THE POVERTY OF BEING; THE RICHNESS OF UNITY </w:t>
      </w:r>
      <w:r>
        <w:br/>
      </w:r>
      <w:r w:rsidRPr="3D2D3C0A">
        <w:t xml:space="preserve">The concept of being is quite ‘aq ī m . The most that we can say that it means is determination or determinateness in terms of its source. But the fertile principle is unity. Because unity allows us to uncover an intrinsic ordering of being. Being itself is just sitting there being inertly being. The most that we can say is that there is a Necessary Being and there is being itself, as it were--whatever that means--and everything else participates in that. That creates a flat universe. Everything is participating in being itself. But there is no instrinsic principle that allows us to order or place the different entities that participate in being in an intrinsic order. What allows us to do that is unity and henology. So, the head, the supreme principle governing the human composite--in the ethical domain--of anger and appetite ruled by the intellect--in the domain of physical bodies, the soul--the principle of motion rules over the purely physical dimension--and intellect rules over the soul, because it is the determinate of what the soul will choose. It is the determinate which affects the choice in soul--with bodies, it is merely the principle of motion. </w:t>
      </w:r>
      <w:r>
        <w:br/>
      </w:r>
    </w:p>
    <w:p w14:paraId="08B4BD46" w14:textId="77777777" w:rsidR="00FD1A33" w:rsidRDefault="00FD1A33" w:rsidP="00E616ED">
      <w:pPr>
        <w:pStyle w:val="Heading4"/>
        <w:numPr>
          <w:ilvl w:val="0"/>
          <w:numId w:val="6"/>
        </w:numPr>
        <w:rPr>
          <w:rFonts w:asciiTheme="majorBidi" w:eastAsiaTheme="minorEastAsia" w:hAnsiTheme="majorBidi"/>
          <w:b/>
          <w:bCs/>
          <w:color w:val="C00000"/>
          <w:sz w:val="28"/>
          <w:szCs w:val="28"/>
        </w:rPr>
      </w:pPr>
      <w:bookmarkStart w:id="21" w:name="_Toc188509294"/>
      <w:r w:rsidRPr="19736EA0">
        <w:rPr>
          <w:rFonts w:asciiTheme="majorBidi" w:eastAsiaTheme="minorEastAsia" w:hAnsiTheme="majorBidi"/>
          <w:b/>
          <w:bCs/>
          <w:color w:val="C00000"/>
          <w:sz w:val="28"/>
          <w:szCs w:val="28"/>
        </w:rPr>
        <w:t>Cognitive Conception &amp; Logical Affirmation</w:t>
      </w:r>
      <w:bookmarkEnd w:id="21"/>
      <w:r w:rsidRPr="19736EA0">
        <w:rPr>
          <w:rFonts w:asciiTheme="majorBidi" w:eastAsiaTheme="minorEastAsia" w:hAnsiTheme="majorBidi"/>
          <w:b/>
          <w:bCs/>
          <w:color w:val="C00000"/>
          <w:sz w:val="28"/>
          <w:szCs w:val="28"/>
        </w:rPr>
        <w:t xml:space="preserve"> (al-Ta</w:t>
      </w:r>
      <w:r w:rsidRPr="19736EA0">
        <w:rPr>
          <w:rFonts w:asciiTheme="majorBidi" w:hAnsiTheme="majorBidi"/>
          <w:b/>
          <w:bCs/>
          <w:color w:val="C00000"/>
          <w:sz w:val="28"/>
          <w:szCs w:val="28"/>
        </w:rPr>
        <w:t>ṣ</w:t>
      </w:r>
      <w:r w:rsidRPr="19736EA0">
        <w:rPr>
          <w:rFonts w:asciiTheme="majorBidi" w:eastAsiaTheme="minorEastAsia" w:hAnsiTheme="majorBidi"/>
          <w:b/>
          <w:bCs/>
          <w:color w:val="C00000"/>
          <w:sz w:val="28"/>
          <w:szCs w:val="28"/>
        </w:rPr>
        <w:t>awwur wa al-Ta</w:t>
      </w:r>
      <w:r w:rsidRPr="19736EA0">
        <w:rPr>
          <w:rFonts w:asciiTheme="majorBidi" w:hAnsiTheme="majorBidi"/>
          <w:b/>
          <w:bCs/>
          <w:color w:val="C00000"/>
          <w:sz w:val="28"/>
          <w:szCs w:val="28"/>
        </w:rPr>
        <w:t>ṣ</w:t>
      </w:r>
      <w:r w:rsidRPr="19736EA0">
        <w:rPr>
          <w:rFonts w:asciiTheme="majorBidi" w:eastAsiaTheme="minorEastAsia" w:hAnsiTheme="majorBidi"/>
          <w:b/>
          <w:bCs/>
          <w:color w:val="C00000"/>
          <w:sz w:val="28"/>
          <w:szCs w:val="28"/>
        </w:rPr>
        <w:t>d</w:t>
      </w:r>
      <w:r w:rsidRPr="19736EA0">
        <w:rPr>
          <w:rFonts w:asciiTheme="majorBidi" w:hAnsiTheme="majorBidi"/>
          <w:b/>
          <w:bCs/>
          <w:color w:val="C00000"/>
          <w:sz w:val="28"/>
          <w:szCs w:val="28"/>
        </w:rPr>
        <w:t>ī</w:t>
      </w:r>
      <w:r w:rsidRPr="19736EA0">
        <w:rPr>
          <w:rFonts w:asciiTheme="majorBidi" w:eastAsiaTheme="minorEastAsia" w:hAnsiTheme="majorBidi"/>
          <w:b/>
          <w:bCs/>
          <w:color w:val="C00000"/>
          <w:sz w:val="28"/>
          <w:szCs w:val="28"/>
        </w:rPr>
        <w:t>q)</w:t>
      </w:r>
    </w:p>
    <w:p w14:paraId="04A104D8" w14:textId="0730C3BD" w:rsidR="3D2D3C0A" w:rsidRDefault="1CAE2FE2" w:rsidP="19736EA0">
      <w:pPr>
        <w:ind w:left="810" w:right="1620"/>
      </w:pPr>
      <w:r w:rsidRPr="19736EA0">
        <w:rPr>
          <w:color w:val="000000" w:themeColor="text1"/>
        </w:rPr>
        <w:t xml:space="preserve">     </w:t>
      </w:r>
    </w:p>
    <w:p w14:paraId="7BFF9BB1" w14:textId="5DC92BD8" w:rsidR="3D2D3C0A" w:rsidRDefault="1CAE2FE2" w:rsidP="5C787B15">
      <w:pPr>
        <w:rPr>
          <w:color w:val="000000" w:themeColor="text1"/>
        </w:rPr>
      </w:pPr>
      <w:r w:rsidRPr="19736EA0">
        <w:rPr>
          <w:color w:val="000000" w:themeColor="text1"/>
        </w:rPr>
        <w:t xml:space="preserve">In the traditional understanding, following upon the doctrine of real definitions, ideas are not simply thoughts but </w:t>
      </w:r>
      <w:r w:rsidRPr="19736EA0">
        <w:rPr>
          <w:i/>
          <w:iCs/>
          <w:color w:val="000000" w:themeColor="text1"/>
        </w:rPr>
        <w:t>taṣawwurāt</w:t>
      </w:r>
      <w:r w:rsidRPr="19736EA0">
        <w:rPr>
          <w:color w:val="000000" w:themeColor="text1"/>
        </w:rPr>
        <w:t>, which are apprehensions of essences. Thoughts are the process or the pronouncement stemming from ideas, culminating in judgments (</w:t>
      </w:r>
      <w:r w:rsidRPr="19736EA0">
        <w:rPr>
          <w:i/>
          <w:iCs/>
          <w:color w:val="000000" w:themeColor="text1"/>
        </w:rPr>
        <w:t>taṣdīqāt</w:t>
      </w:r>
      <w:r w:rsidRPr="19736EA0">
        <w:rPr>
          <w:color w:val="000000" w:themeColor="text1"/>
        </w:rPr>
        <w:t>).</w:t>
      </w:r>
    </w:p>
    <w:p w14:paraId="0AF714FE" w14:textId="4E4DA125" w:rsidR="3D2D3C0A" w:rsidRDefault="3D2D3C0A" w:rsidP="3D2D3C0A"/>
    <w:p w14:paraId="541E12BC" w14:textId="11FBFEDB" w:rsidR="5D2E6DA3" w:rsidRDefault="5D2E6DA3" w:rsidP="3D2D3C0A">
      <w:r>
        <w:t>FROM VOL 7</w:t>
      </w:r>
    </w:p>
    <w:p w14:paraId="3228A941" w14:textId="5F83F3D1" w:rsidR="5D2E6DA3" w:rsidRDefault="143F60AA" w:rsidP="3D2D3C0A">
      <w:r>
        <w:t>Self-Evident Conceptualizations &amp; Logical Affirmations; al-Taṣawwurāt wa al-Taṣdīqāt al-Badīhiyya).</w:t>
      </w:r>
      <w:r w:rsidR="5D2E6DA3">
        <w:br/>
      </w:r>
      <w:r w:rsidR="5D2E6DA3">
        <w:br/>
      </w:r>
      <w:r>
        <w:t xml:space="preserve">They pertain to knowledge and its conceptual divisions. They are among the first divisions of knowledge. </w:t>
      </w:r>
      <w:r w:rsidR="5D2E6DA3">
        <w:br/>
      </w:r>
      <w:r w:rsidR="5D2E6DA3">
        <w:br/>
      </w:r>
      <w:r>
        <w:t xml:space="preserve">Axiom: First Principles Are Judgments of Affirmation (Taṣdīqāt) </w:t>
      </w:r>
      <w:r w:rsidR="5D2E6DA3">
        <w:br/>
      </w:r>
      <w:r w:rsidR="5D2E6DA3">
        <w:br/>
      </w:r>
      <w:r>
        <w:t xml:space="preserve">First Principles as Judgments of Affirmation (Taṣdīqāt) are Preliminaries (Muqaddimāt) for the Syllogisms of That Science </w:t>
      </w:r>
      <w:r w:rsidR="5D2E6DA3">
        <w:br/>
      </w:r>
      <w:r w:rsidR="5D2E6DA3">
        <w:br/>
      </w:r>
      <w:r>
        <w:t xml:space="preserve">Look at the Notes Here </w:t>
      </w:r>
      <w:r w:rsidR="5D2E6DA3">
        <w:br/>
      </w:r>
      <w:r>
        <w:t xml:space="preserve">Logical Assent (Taṣdīq) </w:t>
      </w:r>
      <w:r w:rsidR="5D2E6DA3">
        <w:br/>
      </w:r>
      <w:r>
        <w:t xml:space="preserve">Principle: First Principles as Judgments of Affirmation (Taṣdīqāt) are Preliminaries (Muqaddimāt) for the Syllogisms of That Science </w:t>
      </w:r>
      <w:r w:rsidR="5D2E6DA3">
        <w:br/>
      </w:r>
      <w:r>
        <w:t xml:space="preserve">Principle: First Principles Are Judgments of Affirmation (Taṣdīqāt) </w:t>
      </w:r>
      <w:r w:rsidR="5D2E6DA3">
        <w:br/>
      </w:r>
      <w:r>
        <w:t xml:space="preserve">Principle: The Highest Level of Affirmation (Taṣdīq) Is Certainty (al-Yaqīn) </w:t>
      </w:r>
      <w:r w:rsidR="5D2E6DA3">
        <w:br/>
      </w:r>
      <w:r w:rsidR="5D2E6DA3">
        <w:br/>
      </w:r>
      <w:r>
        <w:t xml:space="preserve">Taṣdīq pertains to judgments, which in turn presuppose taṣawwur. But taṣawwur cannot take place when a thing cannot be known. If a thing cannot be known, there can be no taṣawwur and, consequently, taṣdīq is not possible. </w:t>
      </w:r>
      <w:r w:rsidR="5D2E6DA3">
        <w:br/>
      </w:r>
      <w:r w:rsidR="5D2E6DA3">
        <w:br/>
      </w:r>
      <w:r>
        <w:t xml:space="preserve">First Principles </w:t>
      </w:r>
      <w:r w:rsidR="5D2E6DA3">
        <w:br/>
      </w:r>
      <w:r>
        <w:t xml:space="preserve">First principles belong either to the category of self-evident conceptions (al-taṣawwurāt al-badīhiyya) or self-evident propositions (al-taṣdīqāt al-badīhiyya). </w:t>
      </w:r>
      <w:r w:rsidR="5D2E6DA3">
        <w:br/>
      </w:r>
      <w:r w:rsidR="5D2E6DA3">
        <w:br/>
      </w:r>
      <w:r>
        <w:t xml:space="preserve">First principles (al-uṣūl al-awwaliyāt or al-uṣūl al-muta‘ārafa) are Principles of natural Intellect and Intelligence. They are elements of the natural Reason that all Human Beings possess. They constitute ḍarūrī knowledge and belong either to al-taṣawwurāt al-badīhiyya or al-taṣdīqāt al-badīhiyya, which are the pillars of all ḍarūrī knowledge and cannot be negated or doubted by the sane mind. </w:t>
      </w:r>
      <w:r w:rsidR="5D2E6DA3">
        <w:br/>
      </w:r>
      <w:r w:rsidR="5D2E6DA3">
        <w:br/>
      </w:r>
      <w:r>
        <w:t xml:space="preserve">First Principles and Pure Intellect: </w:t>
      </w:r>
      <w:r w:rsidR="5D2E6DA3">
        <w:br/>
      </w:r>
      <w:r>
        <w:t xml:space="preserve">First Principles and Pure Intellect: </w:t>
      </w:r>
      <w:r w:rsidR="5D2E6DA3">
        <w:br/>
      </w:r>
      <w:r>
        <w:t xml:space="preserve">THE PART IS LESS THAN THE WHOLE: Euclid’s fifth axiom: </w:t>
      </w:r>
      <w:r w:rsidR="5D2E6DA3">
        <w:br/>
      </w:r>
      <w:r>
        <w:t xml:space="preserve">According to Ibn Sīnā, propositions that are necessary (ḍarūrī) have internal necessity as first principles (al-awwaliyyāt) in the mirror of pure intellect (mujarrad al-‘aql) and impose themselves upon us. They contain their own syllogisms within them (muqaddimāt fiṭriyyat al-qiyās or qaḍāyā qiyāsātuhā ma‘ahā). Such first principles (al-awwaliyyāt) include Euclid’s fifth axiom: “the whole is greater than the part.” They are deemed to have internal necessity and to rely entirely upon the pure intellect. The mere conceptualization (taṣawwur) of such terms in their propositions is sufficient to insure taṣdīq. The pure intellect sees the relation of the two ideas--“whole” and “part”--to be such that the judgment is necessary. The truth of the judgment is true as an existing objective relation that is present, a relation between subject and predicate to which the intellect does not add nor contribute anything. The psychological element also intrudes here naturally in the correct conceptualization of the terms, which are clear for some and obscure for others. </w:t>
      </w:r>
      <w:r w:rsidR="5D2E6DA3">
        <w:br/>
      </w:r>
      <w:r w:rsidR="5D2E6DA3">
        <w:br/>
      </w:r>
      <w:r>
        <w:t xml:space="preserve">Psychological receptivity. Thus, when we encounter problems with the first principles--which we in the West have been denied access to for generations such that they have become foreign to us--our hesitation is from the psyche and not from the intellect. I was this way when first confronted with the fact that there is no fourth to the triad of necessary, possible, and impossible. Likewise, the ability of Western mysosophists to deny first principles out of hand is also essentially a function of psychological disposition and not intellect. It is in this regard also that they contain as certain element of “sedition” in such figures as Kant, Marx, Foucault, Didera, and others such as Judith Butler and other ideological proponents of cynical Theory. </w:t>
      </w:r>
      <w:r w:rsidR="5D2E6DA3">
        <w:br/>
      </w:r>
      <w:r w:rsidR="5D2E6DA3">
        <w:br/>
      </w:r>
      <w:r w:rsidR="5D2E6DA3">
        <w:br/>
      </w:r>
      <w:r>
        <w:t xml:space="preserve">FIRST PRINCIPLES AND INTELLIGIBLE REALITY: </w:t>
      </w:r>
      <w:r w:rsidR="5D2E6DA3">
        <w:br/>
      </w:r>
      <w:r>
        <w:t xml:space="preserve">When we perceive intelligible reality, the first principles are those self-evident principles that arise in us from the intuitive grasp of this reality. When we say “reality” we are referring to Being (al-Wujūd) as the fundamental and principal self-evident conception in the realm of taṣawwur. </w:t>
      </w:r>
      <w:r w:rsidR="5D2E6DA3">
        <w:br/>
      </w:r>
      <w:r w:rsidR="5D2E6DA3">
        <w:br/>
      </w:r>
      <w:r>
        <w:t xml:space="preserve">Conceptualization (al-Taṣawwur) </w:t>
      </w:r>
      <w:r w:rsidR="5D2E6DA3">
        <w:br/>
      </w:r>
      <w:r>
        <w:t xml:space="preserve">Principle: “Reality” Is “Being &amp; Existence” As the Fundamental Idea of the Realm of Conceptualization (al-Taṣawwur) </w:t>
      </w:r>
      <w:r w:rsidR="5D2E6DA3">
        <w:br/>
      </w:r>
    </w:p>
    <w:p w14:paraId="0E6B6A66" w14:textId="3AA120C8" w:rsidR="5D2E6DA3" w:rsidRDefault="5D2E6DA3" w:rsidP="3D2D3C0A">
      <w:r w:rsidRPr="3D2D3C0A">
        <w:t xml:space="preserve">Ibn Sina and Principles taṣawwurāt or taṣdīqāt. </w:t>
      </w:r>
      <w:r>
        <w:br/>
      </w:r>
      <w:r>
        <w:br/>
      </w:r>
      <w:r w:rsidRPr="3D2D3C0A">
        <w:t xml:space="preserve">First Principles Are Either Conceptualizations (Taṣawwurāt) or Judgments of Affirmation (Taṣdīqāt) </w:t>
      </w:r>
      <w:r>
        <w:br/>
      </w:r>
      <w:r>
        <w:br/>
      </w:r>
      <w:r w:rsidRPr="3D2D3C0A">
        <w:t xml:space="preserve">First Principles That Are Conceptualizations (Taṣawwurāt) Are Definitions Used As Fundamentals </w:t>
      </w:r>
      <w:r>
        <w:br/>
      </w:r>
      <w:r>
        <w:br/>
      </w:r>
      <w:r w:rsidRPr="3D2D3C0A">
        <w:t xml:space="preserve">First Principles as Judgments of Affirmation (Taṣdīqāt) are Preliminaries (Muqaddimāt) for the Syllogisms of That Science </w:t>
      </w:r>
      <w:r>
        <w:br/>
      </w:r>
      <w:r>
        <w:br/>
      </w:r>
      <w:r w:rsidRPr="3D2D3C0A">
        <w:t xml:space="preserve">Conceptualizations (Taṣawwurāt) and Judgments of Affirmation (Taṣdīqāt) Belong to A Priori Knowledge </w:t>
      </w:r>
      <w:r>
        <w:br/>
      </w:r>
      <w:r>
        <w:br/>
      </w:r>
      <w:r w:rsidRPr="3D2D3C0A">
        <w:t xml:space="preserve">Ibn Sīnā held that principles can be either taṣawwurāt or taṣdīqāt. As taṣawwurāt, they are the definitions of things that are utilized in the particular science, either as the subject matter of a science or as a part of the subject matter or as a derivative subject matter or an essential accident. As taṣdīqāt, they are primitives (muqaddimāt) on which the syllogisms are formed in any particular science. These later principles take a propositional form that is either axiomatic (awwaliyyāt) or non-axiomatic. The former are propositions (qaḍāyā) that do not require any mediation or demonstration in order for them to be understood. They are also known as self-evident principles (al-uṣūl al-muta‘ārafa), which are absolute principles (mabādi’ ‘alā al-iṭlāq). Those that are non-axiomatic must be a priori accepted as postulates or hypotheses from other sciences in which they may be demonstrated. But they cannot be inferred or necessarily demonstrated from within the science in which they are being used. These are known as postulated principles (uṣūl mawḍū‘a). thus, once they are adopted on a working hypothetical basis, they are known specifically as muṣādarāt, and when conceded in good faith (ma‘a al-musāmaḥa) as postulates, including those by which the individual sciences are distinguished and interrelated. </w:t>
      </w:r>
      <w:r>
        <w:br/>
      </w:r>
      <w:r>
        <w:br/>
      </w:r>
      <w:r>
        <w:br/>
      </w:r>
      <w:r w:rsidRPr="3D2D3C0A">
        <w:t xml:space="preserve">Taṣawwur and Taṣdīq function at different levels, from the highest to the lowest. Not every Taṣawwur and Taṣdīq is a priori and axiomatic. </w:t>
      </w:r>
      <w:r>
        <w:br/>
      </w:r>
      <w:r w:rsidRPr="3D2D3C0A">
        <w:t xml:space="preserve">Axiom: The Highest Level of Affirmation (Taṣdīq) Is Certainty (al-Yaqīn). The lowest is mere Conjectural Conviction (al-Iqnā‘ al-Ẓannī). </w:t>
      </w:r>
      <w:r>
        <w:br/>
      </w:r>
      <w:r w:rsidRPr="3D2D3C0A">
        <w:t xml:space="preserve">Taṣdīq, according to Ibn Sina, also comes in degrees. The highest is certainty (al-yaqīn). </w:t>
      </w:r>
      <w:r>
        <w:br/>
      </w:r>
      <w:r w:rsidRPr="3D2D3C0A">
        <w:t xml:space="preserve">Without first principles--and conviction about them--there can be no certainty about anything. This is especially true of the law on non-contradiction. Certainty requires the law of non-contradiction. </w:t>
      </w:r>
      <w:r>
        <w:br/>
      </w:r>
      <w:r>
        <w:br/>
      </w:r>
      <w:r w:rsidRPr="3D2D3C0A">
        <w:t xml:space="preserve">Axiom: Conjectural Conviction (al-Iqnā‘ al-Ẓannī) Occurs with Determination (al-Tarjīḥ) between Possibilities </w:t>
      </w:r>
      <w:r>
        <w:br/>
      </w:r>
      <w:r>
        <w:br/>
      </w:r>
      <w:r w:rsidRPr="3D2D3C0A">
        <w:t xml:space="preserve">Opinion (iqnā‘ ẓannī) is where there is tarjīḥ between two possibilities. This means that there is one taṣdīq together with hold simultaneously to the possibility or the suspicion of its opposite. </w:t>
      </w:r>
      <w:r>
        <w:br/>
      </w:r>
      <w:r>
        <w:br/>
      </w:r>
      <w:r w:rsidRPr="3D2D3C0A">
        <w:t xml:space="preserve">Judgments of Affirmation (al-Taṣdīqāt) are about being. They are a priori and unequivocal, logical affirmations about what is and what is not on the basis of the Intellect’s perception of itself and its world. </w:t>
      </w:r>
      <w:r>
        <w:br/>
      </w:r>
      <w:r>
        <w:br/>
      </w:r>
      <w:r w:rsidRPr="3D2D3C0A">
        <w:t xml:space="preserve">All First Principles are either Conceptualizations (Taṣawwurāt) or Judgments of Affirmation (Taṣdīqāt) </w:t>
      </w:r>
      <w:r>
        <w:br/>
      </w:r>
      <w:r>
        <w:br/>
      </w:r>
      <w:r w:rsidRPr="3D2D3C0A">
        <w:t xml:space="preserve">Axiom: “Reality” Is “Being &amp; Existence” As the Fundamental Idea of the Realm of Conceptualization (al-Taṣawwur) </w:t>
      </w:r>
      <w:r>
        <w:br/>
      </w:r>
      <w:r>
        <w:br/>
      </w:r>
      <w:r w:rsidRPr="3D2D3C0A">
        <w:t xml:space="preserve">Judgments (Taṣdīqāt) are always about real things: that is, things that truly are in the truth-making realm of Things-in-Themselves (fī nafs-al-amr). </w:t>
      </w:r>
      <w:r>
        <w:br/>
      </w:r>
      <w:r>
        <w:br/>
      </w:r>
      <w:r>
        <w:br/>
      </w:r>
      <w:r w:rsidRPr="3D2D3C0A">
        <w:t xml:space="preserve">Axiom: The Highest Level of Affirmation (Taṣdīq) Is Certainty (al-Yaqīn) </w:t>
      </w:r>
      <w:r>
        <w:br/>
      </w:r>
      <w:r>
        <w:br/>
      </w:r>
      <w:r w:rsidRPr="3D2D3C0A">
        <w:t xml:space="preserve">Thoughts versus Ideas: Conceptualizations (Taṣawwurāt) &amp; Affirmative Cognitive Judgments (Taṣdīqāt) </w:t>
      </w:r>
      <w:r>
        <w:br/>
      </w:r>
      <w:r w:rsidRPr="3D2D3C0A">
        <w:t xml:space="preserve">Consceptualization: Today we think of thoughts as “ideas” rather than “Conceptualizations” (Taṣawwurāt) </w:t>
      </w:r>
      <w:r>
        <w:br/>
      </w:r>
      <w:r w:rsidRPr="3D2D3C0A">
        <w:t xml:space="preserve">Conceptualization (al-Taṣawwur) </w:t>
      </w:r>
      <w:r>
        <w:br/>
      </w:r>
      <w:r w:rsidRPr="3D2D3C0A">
        <w:t xml:space="preserve">Principle: First Principles That Are Conceptualizations (Taṣawwurāt) Are Definitions Used As Fundamentals </w:t>
      </w:r>
      <w:r>
        <w:br/>
      </w:r>
      <w:r>
        <w:br/>
      </w:r>
      <w:r w:rsidRPr="3D2D3C0A">
        <w:t xml:space="preserve">Conceptualizations (Taṣawwurāt) and Judgments of Affirmation (Taṣdīqāt) Belong to A Priori Knowledge </w:t>
      </w:r>
      <w:r>
        <w:br/>
      </w:r>
      <w:r>
        <w:br/>
      </w:r>
      <w:r w:rsidRPr="3D2D3C0A">
        <w:t xml:space="preserve">Being &amp; Existence Are A Priori Intellections &amp; Belong to Self-Evident Primary Conceptualization (al-Taṣawwur al-Awwalī) </w:t>
      </w:r>
      <w:r>
        <w:br/>
      </w:r>
    </w:p>
    <w:p w14:paraId="2A5E9FC7" w14:textId="42AA8DBA" w:rsidR="00FD1A33" w:rsidRDefault="00FD1A33" w:rsidP="00FD1A33">
      <w:pPr>
        <w:rPr>
          <w:rFonts w:eastAsiaTheme="minorHAnsi"/>
        </w:rPr>
      </w:pPr>
    </w:p>
    <w:p w14:paraId="0B2453A3" w14:textId="77777777" w:rsidR="00FD1A33" w:rsidRPr="008D36B3" w:rsidRDefault="00FD1A33" w:rsidP="00E616ED">
      <w:pPr>
        <w:pStyle w:val="Heading4"/>
        <w:numPr>
          <w:ilvl w:val="0"/>
          <w:numId w:val="6"/>
        </w:numPr>
        <w:rPr>
          <w:rFonts w:asciiTheme="majorBidi" w:hAnsiTheme="majorBidi"/>
          <w:b/>
          <w:bCs/>
          <w:color w:val="C00000"/>
          <w:sz w:val="28"/>
          <w:szCs w:val="28"/>
        </w:rPr>
      </w:pPr>
      <w:r>
        <w:rPr>
          <w:rFonts w:asciiTheme="majorBidi" w:hAnsiTheme="majorBidi"/>
          <w:b/>
          <w:bCs/>
          <w:color w:val="C00000"/>
          <w:sz w:val="28"/>
          <w:szCs w:val="28"/>
        </w:rPr>
        <w:t xml:space="preserve"> </w:t>
      </w:r>
      <w:r w:rsidRPr="008D36B3">
        <w:rPr>
          <w:rFonts w:asciiTheme="majorBidi" w:hAnsiTheme="majorBidi"/>
          <w:b/>
          <w:bCs/>
          <w:color w:val="C00000"/>
          <w:sz w:val="28"/>
          <w:szCs w:val="28"/>
        </w:rPr>
        <w:t>Conceptual Necessity, Possibility, &amp; Impossibility</w:t>
      </w:r>
    </w:p>
    <w:p w14:paraId="0BA94C7D" w14:textId="77777777" w:rsidR="00FD1A33" w:rsidRPr="008D36B3" w:rsidRDefault="00FD1A33" w:rsidP="00FD1A33">
      <w:pPr>
        <w:ind w:left="1170"/>
        <w:rPr>
          <w:rFonts w:eastAsiaTheme="minorHAnsi"/>
          <w:b/>
          <w:bCs/>
          <w:i/>
          <w:iCs/>
        </w:rPr>
      </w:pPr>
      <w:r w:rsidRPr="008D36B3">
        <w:rPr>
          <w:rFonts w:eastAsiaTheme="minorHAnsi"/>
          <w:b/>
          <w:bCs/>
          <w:i/>
          <w:iCs/>
        </w:rPr>
        <w:t>Great Triad of Cognitional Categories</w:t>
      </w:r>
    </w:p>
    <w:p w14:paraId="78E81AB1" w14:textId="77777777" w:rsidR="00FD1A33" w:rsidRPr="008D36B3" w:rsidRDefault="00FD1A33" w:rsidP="00FD1A33">
      <w:pPr>
        <w:ind w:left="1170"/>
        <w:rPr>
          <w:rFonts w:eastAsiaTheme="minorHAnsi"/>
          <w:b/>
          <w:bCs/>
          <w:i/>
          <w:iCs/>
        </w:rPr>
      </w:pPr>
      <w:bookmarkStart w:id="22" w:name="_Toc188509323"/>
      <w:r w:rsidRPr="008D36B3">
        <w:rPr>
          <w:rFonts w:eastAsiaTheme="minorHAnsi"/>
          <w:b/>
          <w:bCs/>
          <w:i/>
          <w:iCs/>
        </w:rPr>
        <w:t>Necessity Is Not High Probability</w:t>
      </w:r>
      <w:bookmarkEnd w:id="22"/>
    </w:p>
    <w:p w14:paraId="7B54FCD8" w14:textId="77777777" w:rsidR="00FD1A33" w:rsidRPr="008D36B3" w:rsidRDefault="00FD1A33" w:rsidP="00FD1A33">
      <w:pPr>
        <w:ind w:left="1170"/>
        <w:rPr>
          <w:rFonts w:eastAsiaTheme="minorHAnsi"/>
          <w:b/>
          <w:bCs/>
          <w:i/>
          <w:iCs/>
        </w:rPr>
      </w:pPr>
      <w:bookmarkStart w:id="23" w:name="_Toc188509324"/>
      <w:r w:rsidRPr="008D36B3">
        <w:rPr>
          <w:rFonts w:eastAsiaTheme="minorHAnsi"/>
          <w:b/>
          <w:bCs/>
          <w:i/>
          <w:iCs/>
        </w:rPr>
        <w:t>Possibility Is Not Probability</w:t>
      </w:r>
      <w:bookmarkEnd w:id="23"/>
      <w:r w:rsidRPr="008D36B3">
        <w:rPr>
          <w:rFonts w:eastAsiaTheme="minorHAnsi"/>
          <w:b/>
          <w:bCs/>
          <w:i/>
          <w:iCs/>
        </w:rPr>
        <w:t xml:space="preserve"> </w:t>
      </w:r>
    </w:p>
    <w:p w14:paraId="0674F71D" w14:textId="77777777" w:rsidR="00FD1A33" w:rsidRPr="008D36B3" w:rsidRDefault="00FD1A33" w:rsidP="3D2D3C0A">
      <w:pPr>
        <w:ind w:left="1170"/>
        <w:rPr>
          <w:rFonts w:eastAsiaTheme="minorEastAsia"/>
          <w:b/>
          <w:bCs/>
          <w:i/>
          <w:iCs/>
        </w:rPr>
      </w:pPr>
      <w:bookmarkStart w:id="24" w:name="_Toc188509325"/>
      <w:r w:rsidRPr="3D2D3C0A">
        <w:rPr>
          <w:rFonts w:eastAsiaTheme="minorEastAsia"/>
          <w:b/>
          <w:bCs/>
          <w:i/>
          <w:iCs/>
        </w:rPr>
        <w:t>Impossibility Is Not Improbability</w:t>
      </w:r>
      <w:bookmarkEnd w:id="24"/>
    </w:p>
    <w:p w14:paraId="788A5CE7" w14:textId="13E4D274" w:rsidR="3D2D3C0A" w:rsidRDefault="3D2D3C0A" w:rsidP="3D2D3C0A">
      <w:pPr>
        <w:ind w:left="1170"/>
        <w:rPr>
          <w:rFonts w:eastAsiaTheme="minorEastAsia"/>
          <w:b/>
          <w:bCs/>
          <w:i/>
          <w:iCs/>
        </w:rPr>
      </w:pPr>
    </w:p>
    <w:p w14:paraId="246112EB" w14:textId="50523C01" w:rsidR="5C983D70" w:rsidRDefault="5C983D70" w:rsidP="3D2D3C0A">
      <w:pPr>
        <w:ind w:left="1170"/>
        <w:rPr>
          <w:rFonts w:eastAsiaTheme="minorEastAsia"/>
        </w:rPr>
      </w:pPr>
      <w:r w:rsidRPr="3D2D3C0A">
        <w:rPr>
          <w:rFonts w:eastAsiaTheme="minorEastAsia"/>
        </w:rPr>
        <w:t>FROM VOL 1</w:t>
      </w:r>
    </w:p>
    <w:p w14:paraId="4C475DF0" w14:textId="7A2BE8DF" w:rsidR="5C983D70" w:rsidRDefault="5C983D70" w:rsidP="3D2D3C0A">
      <w:pPr>
        <w:ind w:left="300"/>
      </w:pPr>
      <w:r w:rsidRPr="3D2D3C0A">
        <w:t xml:space="preserve">The Intellect adopts three A Priori Transcendentals, which are essential to cognition and the differentiation between Truth and Falsehood and what is Real and what is un-Real. Metaphorically, these tree Truth-Making Categories serve as ambassadorial envoys to the Intellect from the Great Truth-Maker, the realm of Things-in-Themselves, as rules of thumb that make sound cognition of Truth and Falsehood possible in this World. The Categories are comprised of three universal judgments, which are fundamental to its understanding of Reality: </w:t>
      </w:r>
      <w:r>
        <w:br/>
      </w:r>
      <w:r>
        <w:br/>
      </w:r>
      <w:r w:rsidRPr="3D2D3C0A">
        <w:t xml:space="preserve">The Conceptually Necessary or simply the Necessary </w:t>
      </w:r>
      <w:r>
        <w:br/>
      </w:r>
      <w:r w:rsidRPr="3D2D3C0A">
        <w:t xml:space="preserve">The Conceptually Possible or simple the Possible </w:t>
      </w:r>
      <w:r>
        <w:br/>
      </w:r>
      <w:r w:rsidRPr="3D2D3C0A">
        <w:t xml:space="preserve">The Conceptually Impossible or simple the Impossible </w:t>
      </w:r>
      <w:r>
        <w:br/>
      </w:r>
      <w:r>
        <w:br/>
      </w:r>
      <w:r w:rsidRPr="3D2D3C0A">
        <w:t xml:space="preserve">Each of these is a Transcendental Category and a primary Intelligible, orienting the Intellect toward Truth and away from Falsehood. This all-encompassing Categorical triad consists of these three elements only and nothing more—it does not allow for a fourth, fifth, or any other essential judgment. Intellect passes just one of these judgments on any and all Essences and propositions that are presented to it. Each of Intellect’s three rulings is, in itself, conclusive and A Priori. In all cases, judgments about the Conceptual Necessity, Possibility, or Impossibility of things are based solely on their essences and intrinsic natures, without any reference to empirical evidence or factual information. Indeed, one of the most distinctive marks of the sound Intellect is its ability to judge all statements in the abstract prior to external references and not to confuse what is known A Priori by pure Reason with the norms of customary experience, which are consistently A Posteriori. Such confusion would come about, for example, by deeming things to be Necessary because they conform to Natural Laws, which we will discuss later in this Volume but which, in reality, are not true laws—like First Principles—although they are indeed sound generalizations about customary experience. Likewise, we do not deem things Possible because they conform to the Reality we know, nor do we pronounce them Impossible because they are contrary to such Realities. Breaking the patterns of customary experience—as happens, for example, in Prophetic Miracles—is Possible and not Impossible. Miracles do not, however, happen in the world of customary experience, and that is why we recognize them as miraculous. </w:t>
      </w:r>
      <w:r>
        <w:br/>
      </w:r>
      <w:r>
        <w:br/>
      </w:r>
      <w:r w:rsidRPr="3D2D3C0A">
        <w:t xml:space="preserve">None of these three Categorical judgments requires repeated experimentation or scientific investigation, nor can they ever be altered in light of such empirical methods. On the contrary, it is the independence of these Essence-based judgments that makes sound cognition and valid knowledge possible in science and other fields. </w:t>
      </w:r>
      <w:r>
        <w:br/>
      </w:r>
      <w:r>
        <w:br/>
      </w:r>
      <w:r w:rsidRPr="3D2D3C0A">
        <w:t xml:space="preserve">The input of experience must not impinge upon the three judgments of Intellect, but the opposite is not true. On the contrary, we must also concur that all encounters with the World must and do necessarily correspond to these three Categories. This is because the Conceptually Necessary, Possible, and Impossible interface with the essential Realities of existence. They are isomorphic truth-bearers, and they are in no way mere functions of the Mind’s subjective inner world. Intellect’s three judgments are fundamentally grounded ontological statements about Reality, which objective Reality must and does adhere to without contradiction. The Necessary cannot be other than Necessary in external Reality, both in the World of the Seen and the Unseen. The same holds true for Possibility and Impossibility. It is only in the dysfunctional Mind that this triad becomes merely an issue of semantics. Thus, each of the three rulings of the Intellect is absolute, universal, and unchanging in its own right. </w:t>
      </w:r>
      <w:r>
        <w:br/>
      </w:r>
      <w:r>
        <w:br/>
      </w:r>
      <w:r w:rsidRPr="3D2D3C0A">
        <w:t xml:space="preserve">Moreover—as we will show in what follows—these rulings have nothing to do with probability, and they must never be mistaken for probability statements. Probability is a matter of prediction, and it pertains exclusively to A Posteriori expectations about things that have been known to happen according to certain patterns in the realm of Possibility. Probability applies to the actual realities, data, and information at our hands, not to things considered abstractly in terms of their essences and intrinsic identities. </w:t>
      </w:r>
      <w:r>
        <w:br/>
      </w:r>
      <w:r>
        <w:br/>
      </w:r>
      <w:r w:rsidRPr="3D2D3C0A">
        <w:t xml:space="preserve">Given the prevailing relativism of our age, few people today understand the scheme of Essences and Necessary Truths in the World, and many of them harbor grave doubts about absolute statements of Principle—although, ironically, they may often have no problem accepting Culturally-based Ideals and False Universals, which have often taken the place of Principles in our time. This conceptual deficiency is one of the great dilemmas of our time and is part of what Arnold Toynbee calls the “intellectual anarchy” of the Modern and post-Modern periods. Empirical Reductionism has conditioned us to put unqualified trust in customary sense experience, which has produced a one-dimensional frame of mind incapable of the most modest flights of the Intellect into the realm of First Principles and Necessary Truths. Exclusive reliance upon the outer eye (al-baṣar) may lead to the atrophy or blindness of the inner eye (al-baṣīra). When the inner eye no longer functions properly, Human Beings are left destitute and find themselves unable to see Essential Realities—the grand scheme that underlies the Real World as it actually is. But when we see with the inner and outer eye together, the Intellect begins to function as it was meant to, and the World around us is transformed into a kaleidoscope of “Signs” (Arabic: Āyāt), not merely a random series of sense perceptions with little value beyond their practical usage and exploitation. </w:t>
      </w:r>
      <w:r>
        <w:br/>
      </w:r>
      <w:r>
        <w:br/>
      </w:r>
      <w:r w:rsidRPr="3D2D3C0A">
        <w:t xml:space="preserve">As people living in our times, it is imperative that we familiarize ourselves with the universal Categorical judgments of the Intellect—the Necessary, Possible, and the Impossible—and consciously train ourselves to apply them. This practical advice pertains equally well to identifying Categories and making repeated use of First Principles and their subordinate Corollaries. In fact, this obligation to familiarize ourselves with the workings of our Intellects is not just appropriate for our generation but was vitally important for earlier and coming generations as well. Mayyāra, who lived almost four centuries ago, states: </w:t>
      </w:r>
      <w:r>
        <w:br/>
      </w:r>
      <w:r>
        <w:br/>
      </w:r>
      <w:r w:rsidRPr="3D2D3C0A">
        <w:t xml:space="preserve">Know that it is imperative for every person of Intellect who desires to attain the great achievement of the [direct experiential] Knowledge (Arabic: Ma‘rifa) of God—exalted be He—and His Messengers—may the extolment [of God] and perfect peace be upon them—that he attain knowledge of these three Categories—[the Conceptually Necessary, Possible, and Impossible]. He must repeat them [constantly] and make the Heart familiar with examples of them so that no more trouble is needed to think about or to visualize what they mean. Indeed, Imām al-Ḥaramayn al-Juwaynī and a [significant] group [of other great Scholars] held that the knowledge of these three Categories constitutes the very [definition of] Intellect itself. Therefore, anyone who does not know their meanings is not a person of Intellect. </w:t>
      </w:r>
      <w:r>
        <w:br/>
      </w:r>
      <w:r>
        <w:br/>
      </w:r>
      <w:r w:rsidRPr="3D2D3C0A">
        <w:t xml:space="preserve">In this same light, al-Imām al-Māturīdī gives an appropriate general admonition: </w:t>
      </w:r>
      <w:r>
        <w:br/>
      </w:r>
      <w:r>
        <w:br/>
      </w:r>
      <w:r w:rsidRPr="3D2D3C0A">
        <w:t xml:space="preserve">Thus, let anyone who is fair-minded know that—from all points of view—there is profit in his [training his faculty of] reasoning.” </w:t>
      </w:r>
      <w:r>
        <w:br/>
      </w:r>
      <w:r>
        <w:br/>
      </w:r>
      <w:r w:rsidRPr="3D2D3C0A">
        <w:t xml:space="preserve">As noted in Volume Six, a well-known Traditional Islamic aphorism states: “To reflect for a moment is better than to worship for seventy years.” In light of that saying and the above counsel, each of us should strive to coach our Intellects and refine our native capacity to reason properly. </w:t>
      </w:r>
      <w:r>
        <w:br/>
      </w:r>
      <w:r>
        <w:br/>
      </w:r>
      <w:r w:rsidRPr="3D2D3C0A">
        <w:t xml:space="preserve">Disbelief in God goes hand in hand with neglect and debasement of the Intellect. The Disbelievers shall say, as they enter the Fire: </w:t>
      </w:r>
      <w:r>
        <w:br/>
      </w:r>
      <w:r>
        <w:br/>
      </w:r>
      <w:r w:rsidRPr="3D2D3C0A">
        <w:t xml:space="preserve">If only we had listened [to good amonition] and used our Intellects, we would not have been among the people of the blazing Fire” (Sovereignty, 67:10). </w:t>
      </w:r>
      <w:r>
        <w:br/>
      </w:r>
      <w:r>
        <w:br/>
      </w:r>
      <w:r w:rsidRPr="3D2D3C0A">
        <w:t>In fact, al-Sibā‘ī asserts that ignorance of the Necessity of the Necessary, the Possibility of the Possible, and the Impossibility of the Impossible constitutes one of the eight roots of Disbelief.</w:t>
      </w:r>
    </w:p>
    <w:p w14:paraId="3E5BE527" w14:textId="04AFA1EE" w:rsidR="3D2D3C0A" w:rsidRDefault="3D2D3C0A" w:rsidP="3D2D3C0A">
      <w:pPr>
        <w:ind w:left="1170"/>
        <w:rPr>
          <w:rFonts w:eastAsiaTheme="minorEastAsia"/>
        </w:rPr>
      </w:pPr>
    </w:p>
    <w:p w14:paraId="5038C4C3" w14:textId="77777777" w:rsidR="00FD1A33" w:rsidRPr="007C67E3" w:rsidRDefault="00FD1A33" w:rsidP="00FD1A33">
      <w:pPr>
        <w:rPr>
          <w:rFonts w:eastAsiaTheme="minorHAnsi"/>
        </w:rPr>
      </w:pPr>
    </w:p>
    <w:p w14:paraId="2CE153A5" w14:textId="77777777" w:rsidR="00FD1A33" w:rsidRPr="007C67E3" w:rsidRDefault="00FD1A33" w:rsidP="00E616ED">
      <w:pPr>
        <w:pStyle w:val="Heading4"/>
        <w:numPr>
          <w:ilvl w:val="0"/>
          <w:numId w:val="6"/>
        </w:numPr>
        <w:rPr>
          <w:rFonts w:asciiTheme="majorBidi" w:eastAsiaTheme="minorHAnsi" w:hAnsiTheme="majorBidi"/>
          <w:b/>
          <w:bCs/>
          <w:color w:val="C00000"/>
          <w:sz w:val="28"/>
          <w:szCs w:val="28"/>
        </w:rPr>
      </w:pPr>
      <w:bookmarkStart w:id="25" w:name="_Toc188509295"/>
      <w:r>
        <w:rPr>
          <w:rFonts w:asciiTheme="majorBidi" w:eastAsiaTheme="minorHAnsi" w:hAnsiTheme="majorBidi"/>
          <w:b/>
          <w:bCs/>
          <w:color w:val="C00000"/>
          <w:sz w:val="28"/>
          <w:szCs w:val="28"/>
        </w:rPr>
        <w:t xml:space="preserve"> C</w:t>
      </w:r>
      <w:r w:rsidRPr="007C67E3">
        <w:rPr>
          <w:rFonts w:asciiTheme="majorBidi" w:eastAsiaTheme="minorHAnsi" w:hAnsiTheme="majorBidi"/>
          <w:b/>
          <w:bCs/>
          <w:color w:val="C00000"/>
          <w:sz w:val="28"/>
          <w:szCs w:val="28"/>
        </w:rPr>
        <w:t xml:space="preserve">ommerciums </w:t>
      </w:r>
    </w:p>
    <w:p w14:paraId="5B529C82" w14:textId="77777777" w:rsidR="00FD1A33" w:rsidRDefault="0A910C68" w:rsidP="62ED6EB9">
      <w:pPr>
        <w:ind w:left="1080"/>
        <w:rPr>
          <w:rFonts w:eastAsiaTheme="minorEastAsia"/>
          <w:b/>
          <w:bCs/>
          <w:i/>
          <w:iCs/>
        </w:rPr>
      </w:pPr>
      <w:r w:rsidRPr="62ED6EB9">
        <w:rPr>
          <w:rFonts w:eastAsiaTheme="minorEastAsia"/>
          <w:b/>
          <w:bCs/>
          <w:i/>
          <w:iCs/>
        </w:rPr>
        <w:t>Commerciums, Coherence, &amp; Concordance</w:t>
      </w:r>
      <w:bookmarkEnd w:id="25"/>
    </w:p>
    <w:p w14:paraId="4B5CA7D9" w14:textId="738CA140" w:rsidR="62ED6EB9" w:rsidRDefault="62ED6EB9" w:rsidP="62ED6EB9">
      <w:pPr>
        <w:ind w:left="1080"/>
        <w:rPr>
          <w:rFonts w:eastAsiaTheme="minorEastAsia"/>
          <w:b/>
          <w:bCs/>
          <w:i/>
          <w:iCs/>
        </w:rPr>
      </w:pPr>
    </w:p>
    <w:p w14:paraId="0CB220E1" w14:textId="048CA17E" w:rsidR="1A31E369" w:rsidRDefault="1A31E369" w:rsidP="62ED6EB9">
      <w:pPr>
        <w:ind w:left="300"/>
      </w:pPr>
      <w:r w:rsidRPr="62ED6EB9">
        <w:t>FROM VOL 9</w:t>
      </w:r>
    </w:p>
    <w:p w14:paraId="3677755A" w14:textId="4186B38E" w:rsidR="76592889" w:rsidRDefault="76592889" w:rsidP="62ED6EB9">
      <w:pPr>
        <w:ind w:left="300"/>
      </w:pPr>
      <w:r w:rsidRPr="62ED6EB9">
        <w:t>Shahidullah Faridi: the Concordance and Concurrence We Find in Things Cannot Be Fortuitous</w:t>
      </w:r>
      <w:r w:rsidR="299D825D" w:rsidRPr="62ED6EB9">
        <w:t xml:space="preserve">. </w:t>
      </w:r>
    </w:p>
    <w:p w14:paraId="27696A21" w14:textId="0AED7A3F" w:rsidR="62ED6EB9" w:rsidRDefault="62ED6EB9" w:rsidP="62ED6EB9">
      <w:pPr>
        <w:ind w:left="300"/>
      </w:pPr>
    </w:p>
    <w:p w14:paraId="12E8A0E9" w14:textId="596F2031" w:rsidR="299D825D" w:rsidRDefault="299D825D" w:rsidP="62ED6EB9">
      <w:pPr>
        <w:ind w:left="300"/>
      </w:pPr>
      <w:r w:rsidRPr="62ED6EB9">
        <w:t>Here he speaks of the “inexplicable concordances” that make up the world around us and the universe that sustain us.</w:t>
      </w:r>
      <w:r w:rsidR="4C0534C2" w:rsidRPr="62ED6EB9">
        <w:t xml:space="preserve"> </w:t>
      </w:r>
      <w:r w:rsidRPr="62ED6EB9">
        <w:t xml:space="preserve">There must be a Supreme Controller of the universe and humankind.  </w:t>
      </w:r>
      <w:r>
        <w:br/>
      </w:r>
      <w:r w:rsidRPr="62ED6EB9">
        <w:t xml:space="preserve">Shahidullah Faridi, Inner Aspects of Faith, 7: </w:t>
      </w:r>
      <w:r>
        <w:br/>
      </w:r>
      <w:r w:rsidRPr="62ED6EB9">
        <w:t xml:space="preserve">This linkage of interdependence and concurrence....This cannot be fortuitous. Fortuity is the name for something which does not come within any known system or regulation, an apparently meaningless and haphazard occurrence. To call a system, a balance and cohesive organization fortuitous is obviously self-contradictory, and fallacious. A “fortuitous system” is simply an absurdity. Belief in God means precisely belief in a Planner of the universe. </w:t>
      </w:r>
      <w:r>
        <w:br/>
      </w:r>
    </w:p>
    <w:p w14:paraId="44526DE0" w14:textId="3E3AD308" w:rsidR="1A31E369" w:rsidRDefault="1A31E369" w:rsidP="62ED6EB9">
      <w:pPr>
        <w:ind w:left="300"/>
      </w:pPr>
      <w:r w:rsidRPr="62ED6EB9">
        <w:t xml:space="preserve">Effect relates to Cause Not as Commercium (a reciprocal interaction) &amp; Not as Dependentia (One-Sided-Dependence): But as Mulitiple Harmonies of Theophany </w:t>
      </w:r>
    </w:p>
    <w:p w14:paraId="225F841B" w14:textId="66F4BCC9" w:rsidR="62ED6EB9" w:rsidRDefault="62ED6EB9" w:rsidP="62ED6EB9">
      <w:pPr>
        <w:ind w:left="300"/>
      </w:pPr>
    </w:p>
    <w:p w14:paraId="2E65DFFC" w14:textId="2D5BEF85" w:rsidR="27D62F10" w:rsidRDefault="27D62F10" w:rsidP="62ED6EB9">
      <w:pPr>
        <w:ind w:left="300"/>
      </w:pPr>
      <w:r w:rsidRPr="62ED6EB9">
        <w:t>Divine Commerciums: To Exist Is to Interact with Things</w:t>
      </w:r>
    </w:p>
    <w:p w14:paraId="4EB28A95" w14:textId="191D07B8" w:rsidR="62ED6EB9" w:rsidRDefault="62ED6EB9" w:rsidP="62ED6EB9">
      <w:pPr>
        <w:ind w:left="300"/>
      </w:pPr>
    </w:p>
    <w:p w14:paraId="17BA5781" w14:textId="33A9EE2F" w:rsidR="248377B5" w:rsidRDefault="248377B5" w:rsidP="62ED6EB9">
      <w:pPr>
        <w:ind w:left="300"/>
      </w:pPr>
      <w:r w:rsidRPr="62ED6EB9">
        <w:t>FROM VOL 11</w:t>
      </w:r>
    </w:p>
    <w:p w14:paraId="706C9343" w14:textId="0B2F75CC" w:rsidR="248377B5" w:rsidRDefault="248377B5" w:rsidP="62ED6EB9">
      <w:pPr>
        <w:ind w:left="300"/>
      </w:pPr>
      <w:r w:rsidRPr="62ED6EB9">
        <w:t xml:space="preserve">Divine Causation &amp; the Negation of Other Independent Efficient Causes Is Implicit in the First Clause of the Prophetic Testimony of Faith </w:t>
      </w:r>
      <w:r>
        <w:br/>
      </w:r>
      <w:r>
        <w:br/>
      </w:r>
      <w:r>
        <w:br/>
      </w:r>
      <w:r w:rsidRPr="62ED6EB9">
        <w:t xml:space="preserve">Defining Primary (Direct) and Secondary (Indirect) Causation </w:t>
      </w:r>
    </w:p>
    <w:p w14:paraId="19EF75CF" w14:textId="1E8E95B0" w:rsidR="248377B5" w:rsidRDefault="248377B5" w:rsidP="62ED6EB9">
      <w:pPr>
        <w:ind w:left="300"/>
      </w:pPr>
      <w:r>
        <w:br/>
      </w:r>
      <w:r w:rsidRPr="62ED6EB9">
        <w:t xml:space="preserve">The Principle of Unity Is Essential to the Intelligibility of Nature </w:t>
      </w:r>
      <w:r>
        <w:br/>
      </w:r>
      <w:r>
        <w:br/>
      </w:r>
      <w:r w:rsidRPr="62ED6EB9">
        <w:t xml:space="preserve">The Supremacy of the One Divine Act </w:t>
      </w:r>
      <w:r>
        <w:br/>
      </w:r>
      <w:r>
        <w:br/>
      </w:r>
      <w:r w:rsidRPr="62ED6EB9">
        <w:t xml:space="preserve">The Meaning of the Oneness of God's Act </w:t>
      </w:r>
      <w:r>
        <w:br/>
      </w:r>
      <w:r>
        <w:br/>
      </w:r>
      <w:r w:rsidRPr="62ED6EB9">
        <w:t xml:space="preserve">God's Act Is One in the Sensory World (al-Mulk), the Angelic World (al-Malakūt), &amp; All Levels of Existence </w:t>
      </w:r>
      <w:r>
        <w:br/>
      </w:r>
      <w:r>
        <w:br/>
      </w:r>
      <w:r w:rsidRPr="62ED6EB9">
        <w:t xml:space="preserve">God Blinds from Seeing the Nature of the True Causal Links (al-Asbāb) All Who Are Not Worthy of Seeing His Craftsmanship </w:t>
      </w:r>
      <w:r>
        <w:br/>
      </w:r>
      <w:r>
        <w:br/>
      </w:r>
      <w:r w:rsidRPr="62ED6EB9">
        <w:t xml:space="preserve">Proper Terminology for Causes &amp; Things Caused </w:t>
      </w:r>
      <w:r>
        <w:br/>
      </w:r>
    </w:p>
    <w:p w14:paraId="5F31D8E4" w14:textId="77664D85" w:rsidR="248377B5" w:rsidRDefault="248377B5" w:rsidP="62ED6EB9">
      <w:pPr>
        <w:ind w:left="300"/>
      </w:pPr>
      <w:r w:rsidRPr="62ED6EB9">
        <w:t xml:space="preserve">Primary Causation: The Absolute Oneness &amp; Internal &amp; External Efficiency of the Divine Act </w:t>
      </w:r>
      <w:r>
        <w:br/>
      </w:r>
      <w:r w:rsidRPr="62ED6EB9">
        <w:t xml:space="preserve">A True Cause Must Have as Much Reality as Its Effect </w:t>
      </w:r>
      <w:r>
        <w:br/>
      </w:r>
      <w:r>
        <w:br/>
      </w:r>
      <w:r w:rsidRPr="62ED6EB9">
        <w:t xml:space="preserve">The Oneness of the Divine Act Means Absolute Power &amp; Dominion </w:t>
      </w:r>
      <w:r>
        <w:br/>
      </w:r>
      <w:r>
        <w:br/>
      </w:r>
      <w:r w:rsidRPr="62ED6EB9">
        <w:t xml:space="preserve">Absolute Causation Is One of the Primary Rights of God &amp; Signs of His Divine Glory </w:t>
      </w:r>
      <w:r>
        <w:br/>
      </w:r>
      <w:r>
        <w:br/>
      </w:r>
      <w:r w:rsidRPr="62ED6EB9">
        <w:t xml:space="preserve">Because God Is the Supreme Efficient Cause of All Things: All Things Conform with Wisdom and Purpose </w:t>
      </w:r>
      <w:r>
        <w:br/>
      </w:r>
      <w:r>
        <w:br/>
      </w:r>
      <w:r w:rsidRPr="62ED6EB9">
        <w:t xml:space="preserve">The Oneness of God’s Act Relates Utterly to Causation with No Partner </w:t>
      </w:r>
      <w:r>
        <w:br/>
      </w:r>
      <w:r>
        <w:br/>
      </w:r>
      <w:r w:rsidRPr="62ED6EB9">
        <w:t xml:space="preserve">Ramifications of the Oneness of God's Act &amp; God’s Absolute Freedom in Creation </w:t>
      </w:r>
      <w:r>
        <w:br/>
      </w:r>
      <w:r>
        <w:br/>
      </w:r>
      <w:r w:rsidRPr="62ED6EB9">
        <w:t xml:space="preserve">The Primal Oneness &amp; Manifest Multiplicity of the Divine Act </w:t>
      </w:r>
      <w:r>
        <w:br/>
      </w:r>
      <w:r>
        <w:br/>
      </w:r>
      <w:r w:rsidRPr="62ED6EB9">
        <w:t xml:space="preserve">Empirically, We Witness Nothing More Than the Congruence of Secondary Causes &amp; Effects  </w:t>
      </w:r>
      <w:r>
        <w:br/>
      </w:r>
      <w:r>
        <w:br/>
      </w:r>
      <w:r w:rsidRPr="62ED6EB9">
        <w:t xml:space="preserve">The Fallacy of Inferring Efficient Causation from Nothing but Congruence </w:t>
      </w:r>
      <w:r>
        <w:br/>
      </w:r>
      <w:r>
        <w:br/>
      </w:r>
      <w:r w:rsidRPr="62ED6EB9">
        <w:t xml:space="preserve">David Hume’s Notion of Our Understanding of Material Causation Is Necessarily Metaphysical &amp; Not Empirical </w:t>
      </w:r>
      <w:r>
        <w:br/>
      </w:r>
      <w:r>
        <w:br/>
      </w:r>
      <w:r w:rsidRPr="62ED6EB9">
        <w:t xml:space="preserve">The Customary Patterns of Secondary Causation are the Sunna of God (Sunnat-Allāh fī al-Asbāb) in Creation </w:t>
      </w:r>
      <w:r>
        <w:br/>
      </w:r>
      <w:r>
        <w:br/>
      </w:r>
      <w:r w:rsidRPr="62ED6EB9">
        <w:t xml:space="preserve">The Reality of Primary-Secondary Causation Does Not Deny Process &amp; Does Not Impede Empirical Study &amp; Scientific Prediction </w:t>
      </w:r>
      <w:r>
        <w:br/>
      </w:r>
      <w:r>
        <w:br/>
      </w:r>
      <w:r w:rsidRPr="62ED6EB9">
        <w:t xml:space="preserve">The Role of All Secondary Causal Commericiums--Unseen &amp; Seen--under the Aegis of the Supreme Divine Act </w:t>
      </w:r>
      <w:r>
        <w:br/>
      </w:r>
      <w:r>
        <w:br/>
      </w:r>
      <w:r w:rsidRPr="62ED6EB9">
        <w:t>We Live in a World of Intricate &amp; Interrelated Commerciums Brimming with Causation (al-Ta’thīr)--Unseen &amp; Seen, Primary &amp; Secondary</w:t>
      </w:r>
      <w:r>
        <w:br/>
      </w:r>
      <w:r>
        <w:br/>
      </w:r>
      <w:r w:rsidR="61F7CF88" w:rsidRPr="62ED6EB9">
        <w:t xml:space="preserve">Qur'an: No Leaf Falls But that God Knows It </w:t>
      </w:r>
      <w:r>
        <w:br/>
      </w:r>
      <w:r w:rsidR="61F7CF88" w:rsidRPr="62ED6EB9">
        <w:t xml:space="preserve">God states in the Qur’ān: “And with Him are the keys of the Unseen. None knows them but He, and He knows what is on the land and the sea: No leaf falls but that He knows it, nor [is there] any seed in the dark recesses of the earth, nor anything moist or dry but that it is [registered] in a Book [that makes all things] clear” (Livestock, 6:59). Here the Unseen refers to all realities--including what appears to us as random chance--that lie beyond the reach of ordinary human perception. God’s knowledge of even the seemingly most insignificant particulars--such as a leaf falling from a tree or a seed hidden away in the dark recesses of the earth--serves as a warning to us--as moral agents--that God is aware of all that we do, however hidden or small it may seem to us. </w:t>
      </w:r>
      <w:r>
        <w:br/>
      </w:r>
      <w:r>
        <w:br/>
      </w:r>
      <w:r w:rsidR="61F7CF88" w:rsidRPr="62ED6EB9">
        <w:t xml:space="preserve">Divine Causation and the Negation of Other Independent, Efficient Causes Is Implicit in the First Clause of the Testimony of Faith </w:t>
      </w:r>
      <w:r>
        <w:br/>
      </w:r>
      <w:r w:rsidR="61F7CF88" w:rsidRPr="62ED6EB9">
        <w:t xml:space="preserve">An essential implication of the first clause of the testimony of faith is that there is not nor can there be any power, agency, or force in heaven, earth, or the waters and seas below that is independent of God. All that exists and all that happens is subject to Him and under His control. </w:t>
      </w:r>
      <w:r>
        <w:br/>
      </w:r>
      <w:r>
        <w:br/>
      </w:r>
      <w:r w:rsidR="61F7CF88" w:rsidRPr="62ED6EB9">
        <w:t>NOTE: THE NEGATION OF OTHER EFFICIENT CAUSES DOES NOT REPUDIATE PATTERNS AND COMMERCIUMS OF CAUSATION.</w:t>
      </w:r>
      <w:r>
        <w:br/>
      </w:r>
      <w:r>
        <w:br/>
      </w:r>
      <w:r w:rsidR="61F7CF88" w:rsidRPr="62ED6EB9">
        <w:t xml:space="preserve">NOR DOES IT REJECT THE ROLE OF THE ARCHETYPICAL WORLD IN DETERMINING THIS WORLD. IT IS ALL HOW GOD ORCHESTRATES HIS CONTROL OF CREATION WHICH IS SUPREMELY SOPHISTICATED AND BEAUTIFUL AND OCCURS SIMULTANEOUSLY AT DIFFERENT LEVELS, EACH OF WHICH IS SO PERFECTLY DONE IT APPEARS SELF-SUFFICIENT. </w:t>
      </w:r>
      <w:r>
        <w:br/>
      </w:r>
    </w:p>
    <w:p w14:paraId="58735650" w14:textId="1E53DE52" w:rsidR="62ED6EB9" w:rsidRDefault="62ED6EB9" w:rsidP="62ED6EB9">
      <w:pPr>
        <w:ind w:left="300"/>
      </w:pPr>
    </w:p>
    <w:p w14:paraId="3D161A18" w14:textId="71B4CC68" w:rsidR="27D62F10" w:rsidRDefault="27D62F10" w:rsidP="62ED6EB9">
      <w:pPr>
        <w:ind w:left="300"/>
      </w:pPr>
      <w:r>
        <w:br/>
      </w:r>
    </w:p>
    <w:p w14:paraId="67E307F0" w14:textId="35D79C36" w:rsidR="1A31E369" w:rsidRDefault="1A31E369" w:rsidP="62ED6EB9">
      <w:pPr>
        <w:ind w:left="300"/>
      </w:pPr>
      <w:r>
        <w:br/>
      </w:r>
    </w:p>
    <w:p w14:paraId="61B52B36" w14:textId="654435BA" w:rsidR="62ED6EB9" w:rsidRDefault="62ED6EB9" w:rsidP="62ED6EB9">
      <w:pPr>
        <w:ind w:left="720"/>
        <w:rPr>
          <w:rFonts w:eastAsiaTheme="minorEastAsia"/>
          <w:b/>
          <w:bCs/>
          <w:i/>
          <w:iCs/>
        </w:rPr>
      </w:pPr>
    </w:p>
    <w:p w14:paraId="0B4B1094" w14:textId="77777777" w:rsidR="00FD1A33" w:rsidRDefault="00FD1A33" w:rsidP="00FD1A33">
      <w:pPr>
        <w:ind w:left="1080"/>
        <w:rPr>
          <w:rFonts w:eastAsiaTheme="minorHAnsi"/>
          <w:b/>
          <w:bCs/>
          <w:i/>
          <w:iCs/>
        </w:rPr>
      </w:pPr>
    </w:p>
    <w:p w14:paraId="59C7C013" w14:textId="77777777" w:rsidR="00FD1A33" w:rsidRPr="007C67E3" w:rsidRDefault="00FD1A33" w:rsidP="00FD1A33">
      <w:pPr>
        <w:ind w:left="1080"/>
        <w:rPr>
          <w:rFonts w:eastAsiaTheme="minorHAnsi"/>
          <w:b/>
          <w:bCs/>
          <w:i/>
          <w:iCs/>
        </w:rPr>
      </w:pPr>
    </w:p>
    <w:p w14:paraId="5F208F96" w14:textId="77777777" w:rsidR="00FD1A33" w:rsidRDefault="00FD1A33" w:rsidP="00E616ED">
      <w:pPr>
        <w:pStyle w:val="Heading4"/>
        <w:numPr>
          <w:ilvl w:val="0"/>
          <w:numId w:val="6"/>
        </w:numPr>
        <w:rPr>
          <w:rFonts w:asciiTheme="majorBidi" w:eastAsiaTheme="minorHAnsi" w:hAnsiTheme="majorBidi"/>
          <w:b/>
          <w:bCs/>
          <w:color w:val="C00000"/>
          <w:sz w:val="28"/>
          <w:szCs w:val="28"/>
        </w:rPr>
      </w:pPr>
      <w:bookmarkStart w:id="26" w:name="_Toc188509296"/>
      <w:r>
        <w:rPr>
          <w:rFonts w:asciiTheme="majorBidi" w:eastAsiaTheme="minorHAnsi" w:hAnsiTheme="majorBidi"/>
          <w:b/>
          <w:bCs/>
          <w:color w:val="C00000"/>
          <w:sz w:val="28"/>
          <w:szCs w:val="28"/>
        </w:rPr>
        <w:t xml:space="preserve"> </w:t>
      </w:r>
      <w:r w:rsidRPr="008C5850">
        <w:rPr>
          <w:rFonts w:asciiTheme="majorBidi" w:eastAsiaTheme="minorHAnsi" w:hAnsiTheme="majorBidi"/>
          <w:b/>
          <w:bCs/>
          <w:color w:val="C00000"/>
          <w:sz w:val="28"/>
          <w:szCs w:val="28"/>
        </w:rPr>
        <w:t>Correspondence Theories of Truth</w:t>
      </w:r>
      <w:bookmarkEnd w:id="26"/>
    </w:p>
    <w:p w14:paraId="7F3162E7" w14:textId="77777777" w:rsidR="00FD1A33" w:rsidRDefault="00FD1A33" w:rsidP="00FD1A33">
      <w:pPr>
        <w:rPr>
          <w:rFonts w:eastAsiaTheme="minorHAnsi"/>
        </w:rPr>
      </w:pPr>
    </w:p>
    <w:p w14:paraId="24AC29F6" w14:textId="2C685434" w:rsidR="00FD1A33" w:rsidRDefault="6F5A297D" w:rsidP="62ED6EB9">
      <w:pPr>
        <w:rPr>
          <w:rFonts w:eastAsiaTheme="minorEastAsia"/>
        </w:rPr>
      </w:pPr>
      <w:r w:rsidRPr="62ED6EB9">
        <w:rPr>
          <w:rFonts w:eastAsiaTheme="minorEastAsia"/>
        </w:rPr>
        <w:t>FROM VOL 6</w:t>
      </w:r>
    </w:p>
    <w:p w14:paraId="648CA8DC" w14:textId="3789917D" w:rsidR="6F5A297D" w:rsidRDefault="6F5A297D" w:rsidP="62ED6EB9">
      <w:pPr>
        <w:rPr>
          <w:rFonts w:eastAsiaTheme="minorEastAsia"/>
        </w:rPr>
      </w:pPr>
      <w:r w:rsidRPr="62ED6EB9">
        <w:rPr>
          <w:rFonts w:eastAsiaTheme="minorEastAsia"/>
        </w:rPr>
        <w:t xml:space="preserve">In the Islamic tradition, Muslim Theologians, Jurists, metaphysicians, philosophers, and thinkers in general held to correspondence theories of truth, a simple instance of which is the preceding definition of truthfulness and reality. Despite their various differences, all scholars shared in their recognition that truth must necessarily extend beyond the cognitive subject to the world beyond. </w:t>
      </w:r>
      <w:r>
        <w:br/>
      </w:r>
      <w:r>
        <w:br/>
      </w:r>
      <w:r w:rsidRPr="62ED6EB9">
        <w:rPr>
          <w:rFonts w:eastAsiaTheme="minorEastAsia"/>
        </w:rPr>
        <w:t xml:space="preserve">Aristotle set forth a basic correspondence theory that closely mirrored Plato. Aristotle himself held three views on the definition of truth: </w:t>
      </w:r>
      <w:r>
        <w:br/>
      </w:r>
      <w:r>
        <w:br/>
      </w:r>
      <w:r w:rsidRPr="62ED6EB9">
        <w:rPr>
          <w:rFonts w:eastAsiaTheme="minorEastAsia"/>
        </w:rPr>
        <w:t xml:space="preserve">Truth is the conformity of thought to objective reality. </w:t>
      </w:r>
      <w:r>
        <w:br/>
      </w:r>
      <w:r w:rsidRPr="62ED6EB9">
        <w:rPr>
          <w:rFonts w:eastAsiaTheme="minorEastAsia"/>
        </w:rPr>
        <w:t xml:space="preserve">Truth is a sound connection between concepts and judgments. </w:t>
      </w:r>
      <w:r>
        <w:br/>
      </w:r>
      <w:r w:rsidRPr="62ED6EB9">
        <w:rPr>
          <w:rFonts w:eastAsiaTheme="minorEastAsia"/>
        </w:rPr>
        <w:t xml:space="preserve">Truth is reality itself. </w:t>
      </w:r>
      <w:r>
        <w:br/>
      </w:r>
      <w:r>
        <w:br/>
      </w:r>
      <w:r w:rsidRPr="62ED6EB9">
        <w:rPr>
          <w:rFonts w:eastAsiaTheme="minorEastAsia"/>
        </w:rPr>
        <w:t xml:space="preserve">Ibn Rushd (Latin, Averroës) adopted Aristotle’s realism and laid down an important correspondence theory of truth in his refutation of al-Ghazālī’s Incoherence of the Philosophers (Tahāfut al-Falāsifa). He asserted that all intelligible concepts that are true must relate accurately to something existing outside of the subject of cognition, for truth is “the correspondence of what exists in the soul to what is outside of the soul.” In this assertion, Ibn Rushd is setting forth the Aristotelian correspondence theory of truth, and this is not something that al-Ghazālī or other scholars of the Islamic tradtion would have taken issue with. </w:t>
      </w:r>
      <w:r>
        <w:br/>
      </w:r>
      <w:r>
        <w:br/>
      </w:r>
      <w:r w:rsidRPr="62ED6EB9">
        <w:rPr>
          <w:rFonts w:eastAsiaTheme="minorEastAsia"/>
        </w:rPr>
        <w:t xml:space="preserve">A simple correspondence theory of truth as thought corresponding to objective reality is all that is required in practice, and it was sufficient for most Muslim thinkers. It constitutes a sound beginning and an adequate template. It is all that is needed for a common sense or neutral attitude toward ontology, in which case only a minimalist account of the nature of “things as they truly are” (nafs al-amr) is required. Thus, for example, Legal scholars and others often use the expression “things as they truly are” (nafs al-amr) in such a common sense manner without delving into its metaphysical problems or complexities. Beyond its basic adequation, however, the broader metaphysical implications of this correspondence became a major epistemological issue for the Theologians of the later Corrective Tradition, who sought to determine exactly the nature of that correspondence and fullest definition of the reality of things as they truly are in themselves (nafs al-amr). This question ultimately become one of the most important matters explored in logic, epistemology, and metaphysics. The solutions of the mature Tradition--as often indicated earlier--have important implications not just for Theology today but for knowledge theory in contemporary thought in general. </w:t>
      </w:r>
      <w:r>
        <w:br/>
      </w:r>
    </w:p>
    <w:p w14:paraId="1001D2D1" w14:textId="4568B490" w:rsidR="62ED6EB9" w:rsidRDefault="62ED6EB9" w:rsidP="62ED6EB9">
      <w:pPr>
        <w:rPr>
          <w:rFonts w:eastAsiaTheme="minorEastAsia"/>
        </w:rPr>
      </w:pPr>
    </w:p>
    <w:p w14:paraId="7BD2875F" w14:textId="77777777" w:rsidR="00FD1A33" w:rsidRPr="00856A2F" w:rsidRDefault="00FD1A33" w:rsidP="00E616ED">
      <w:pPr>
        <w:pStyle w:val="Heading4"/>
        <w:numPr>
          <w:ilvl w:val="0"/>
          <w:numId w:val="6"/>
        </w:numPr>
        <w:rPr>
          <w:rFonts w:asciiTheme="majorBidi" w:eastAsiaTheme="minorHAnsi" w:hAnsiTheme="majorBidi"/>
          <w:b/>
          <w:bCs/>
          <w:color w:val="C00000"/>
          <w:sz w:val="28"/>
          <w:szCs w:val="28"/>
        </w:rPr>
      </w:pPr>
      <w:bookmarkStart w:id="27" w:name="_Toc188509298"/>
      <w:bookmarkStart w:id="28" w:name="_Toc192407505"/>
      <w:r w:rsidRPr="00856A2F">
        <w:rPr>
          <w:rFonts w:asciiTheme="majorBidi" w:eastAsiaTheme="minorHAnsi" w:hAnsiTheme="majorBidi"/>
          <w:b/>
          <w:bCs/>
          <w:color w:val="C00000"/>
          <w:sz w:val="28"/>
          <w:szCs w:val="28"/>
        </w:rPr>
        <w:t>Cosmological Realism</w:t>
      </w:r>
      <w:bookmarkEnd w:id="27"/>
      <w:bookmarkEnd w:id="28"/>
    </w:p>
    <w:p w14:paraId="56A052E1" w14:textId="77777777" w:rsidR="00FD1A33" w:rsidRPr="00856A2F" w:rsidRDefault="00FD1A33" w:rsidP="00FD1A33">
      <w:pPr>
        <w:rPr>
          <w:rFonts w:eastAsiaTheme="minorHAnsi"/>
          <w:b/>
          <w:bCs/>
          <w:i/>
          <w:iCs/>
        </w:rPr>
      </w:pPr>
      <w:r>
        <w:rPr>
          <w:rFonts w:eastAsiaTheme="minorHAnsi"/>
        </w:rPr>
        <w:tab/>
      </w:r>
      <w:bookmarkStart w:id="29" w:name="_Toc188509299"/>
      <w:r w:rsidRPr="00856A2F">
        <w:rPr>
          <w:rFonts w:eastAsiaTheme="minorHAnsi"/>
          <w:b/>
          <w:bCs/>
          <w:i/>
          <w:iCs/>
        </w:rPr>
        <w:t>Cosmological Realism versus Modernist Reductionism</w:t>
      </w:r>
      <w:bookmarkEnd w:id="29"/>
    </w:p>
    <w:p w14:paraId="5F9855E2" w14:textId="77777777" w:rsidR="00FD1A33" w:rsidRDefault="00FD1A33" w:rsidP="62ED6EB9">
      <w:pPr>
        <w:rPr>
          <w:rFonts w:eastAsiaTheme="minorEastAsia"/>
          <w:b/>
          <w:bCs/>
          <w:i/>
          <w:iCs/>
        </w:rPr>
      </w:pPr>
      <w:r w:rsidRPr="00856A2F">
        <w:rPr>
          <w:rFonts w:eastAsiaTheme="minorHAnsi"/>
          <w:b/>
          <w:bCs/>
          <w:i/>
          <w:iCs/>
        </w:rPr>
        <w:tab/>
      </w:r>
      <w:bookmarkStart w:id="30" w:name="_Toc188509300"/>
      <w:r w:rsidR="0A910C68" w:rsidRPr="62ED6EB9">
        <w:rPr>
          <w:rFonts w:eastAsiaTheme="minorEastAsia"/>
          <w:b/>
          <w:bCs/>
          <w:i/>
          <w:iCs/>
        </w:rPr>
        <w:t>Reality Does Not Change</w:t>
      </w:r>
      <w:bookmarkEnd w:id="30"/>
    </w:p>
    <w:p w14:paraId="044F8633" w14:textId="5A1E9357" w:rsidR="62ED6EB9" w:rsidRDefault="62ED6EB9" w:rsidP="62ED6EB9">
      <w:pPr>
        <w:rPr>
          <w:rFonts w:eastAsiaTheme="minorEastAsia"/>
          <w:b/>
          <w:bCs/>
          <w:i/>
          <w:iCs/>
        </w:rPr>
      </w:pPr>
    </w:p>
    <w:p w14:paraId="2AC103A8" w14:textId="2ACAB437" w:rsidR="6421407D" w:rsidRDefault="6421407D" w:rsidP="62ED6EB9">
      <w:pPr>
        <w:rPr>
          <w:rFonts w:eastAsiaTheme="minorEastAsia"/>
        </w:rPr>
      </w:pPr>
      <w:r w:rsidRPr="62ED6EB9">
        <w:rPr>
          <w:rFonts w:eastAsiaTheme="minorEastAsia"/>
        </w:rPr>
        <w:t>FROM VOL 6</w:t>
      </w:r>
    </w:p>
    <w:p w14:paraId="37995085" w14:textId="34816F95" w:rsidR="6421407D" w:rsidRDefault="6421407D" w:rsidP="62ED6EB9">
      <w:pPr>
        <w:rPr>
          <w:rFonts w:eastAsiaTheme="minorEastAsia"/>
        </w:rPr>
      </w:pPr>
      <w:r w:rsidRPr="62ED6EB9">
        <w:rPr>
          <w:rFonts w:eastAsiaTheme="minorEastAsia"/>
        </w:rPr>
        <w:t xml:space="preserve">Cosmological realism means that the entirety of the created world—the cosmos—is imbued with Reality. Thus, it is also imbued with meaning, and this has various levels of correspondence in other realms of reality. This correspondence means that nothing can be totally isolated and [cut off from everything else, as is the general pattern of modernist reductionism]. The created world is not one-dimensional. It is not a static entity that is passively present for us to assert or foist our thoughts, prejudices, and desires upon. Rather, it is a reality that is ordered and suffused with effective and active meaningful symbolic activity. </w:t>
      </w:r>
      <w:r>
        <w:br/>
      </w:r>
      <w:r>
        <w:br/>
      </w:r>
      <w:r w:rsidRPr="62ED6EB9">
        <w:rPr>
          <w:rFonts w:eastAsiaTheme="minorEastAsia"/>
        </w:rPr>
        <w:t xml:space="preserve">Cosmological realism: Primacy of being over thought. </w:t>
      </w:r>
    </w:p>
    <w:p w14:paraId="00C449EB" w14:textId="4DAB569D" w:rsidR="62ED6EB9" w:rsidRDefault="62ED6EB9" w:rsidP="62ED6EB9">
      <w:pPr>
        <w:rPr>
          <w:rFonts w:eastAsiaTheme="minorEastAsia"/>
        </w:rPr>
      </w:pPr>
    </w:p>
    <w:p w14:paraId="1D75BDD8" w14:textId="0CC28C25" w:rsidR="1FB01202" w:rsidRDefault="1FB01202" w:rsidP="62ED6EB9">
      <w:pPr>
        <w:rPr>
          <w:rFonts w:eastAsiaTheme="minorEastAsia"/>
        </w:rPr>
      </w:pPr>
      <w:r w:rsidRPr="62ED6EB9">
        <w:rPr>
          <w:rFonts w:eastAsiaTheme="minorEastAsia"/>
        </w:rPr>
        <w:t>FROM VOL 1</w:t>
      </w:r>
    </w:p>
    <w:p w14:paraId="4FCA1A51" w14:textId="7848AAE6" w:rsidR="1FB01202" w:rsidRDefault="1FB01202" w:rsidP="62ED6EB9">
      <w:pPr>
        <w:rPr>
          <w:rFonts w:eastAsiaTheme="minorEastAsia"/>
        </w:rPr>
      </w:pPr>
      <w:r w:rsidRPr="62ED6EB9">
        <w:rPr>
          <w:rFonts w:eastAsiaTheme="minorEastAsia"/>
        </w:rPr>
        <w:t>Cosmological realism establishes the world is intelligible, and that truth is at once simultaneously objective and subjective. Cosmological realism goes hand in hand with epistemological realism. The cosmology of the great Corrective Tradition, there are different levels of creation (marātib al-khalq), but Reality is One. Thus, truth is a thorough-going correspondence between all levels of being--from highest to lowest, but all rooted in the fundamentals and pointing upward to the One. Thus, in cosmological realism the created world is imbued with reality and supreme intrinsic value--from the simplest of created beings to the most complex, from the lowest to the highest. For this reason, the cosmos and every part of it are also imbued with meaning, and all have various levels of correspondence to what exists in other realms of reality.</w:t>
      </w:r>
    </w:p>
    <w:p w14:paraId="17B370C3" w14:textId="5558D89F" w:rsidR="62ED6EB9" w:rsidRDefault="62ED6EB9" w:rsidP="62ED6EB9">
      <w:pPr>
        <w:rPr>
          <w:rFonts w:eastAsiaTheme="minorEastAsia"/>
        </w:rPr>
      </w:pPr>
    </w:p>
    <w:p w14:paraId="72239843" w14:textId="77777777" w:rsidR="00FD1A33" w:rsidRDefault="00FD1A33" w:rsidP="00FD1A33">
      <w:pPr>
        <w:rPr>
          <w:rFonts w:eastAsiaTheme="minorHAnsi"/>
          <w:b/>
          <w:bCs/>
          <w:i/>
          <w:iCs/>
        </w:rPr>
      </w:pPr>
    </w:p>
    <w:p w14:paraId="5A954863" w14:textId="77777777" w:rsidR="00FD1A33" w:rsidRDefault="00FD1A33" w:rsidP="00FD1A33">
      <w:pPr>
        <w:rPr>
          <w:rFonts w:eastAsiaTheme="minorHAnsi"/>
          <w:b/>
          <w:bCs/>
          <w:i/>
          <w:iCs/>
        </w:rPr>
      </w:pPr>
    </w:p>
    <w:p w14:paraId="2C06D628" w14:textId="77777777" w:rsidR="00FD1A33" w:rsidRDefault="00FD1A33" w:rsidP="00E616ED">
      <w:pPr>
        <w:pStyle w:val="Heading4"/>
        <w:numPr>
          <w:ilvl w:val="0"/>
          <w:numId w:val="6"/>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D</w:t>
      </w:r>
      <w:r w:rsidRPr="00856A2F">
        <w:rPr>
          <w:rFonts w:asciiTheme="majorBidi" w:eastAsiaTheme="minorHAnsi" w:hAnsiTheme="majorBidi"/>
          <w:b/>
          <w:bCs/>
          <w:color w:val="C00000"/>
          <w:sz w:val="28"/>
          <w:szCs w:val="28"/>
        </w:rPr>
        <w:t>eontology (the Study of Ethics &amp; Moral Duty) &amp; God’s Self-Necessity</w:t>
      </w:r>
    </w:p>
    <w:p w14:paraId="1D528E5B" w14:textId="77777777" w:rsidR="00FD1A33" w:rsidRPr="00856A2F" w:rsidRDefault="00FD1A33" w:rsidP="00FD1A33">
      <w:pPr>
        <w:ind w:left="630"/>
        <w:rPr>
          <w:rFonts w:eastAsiaTheme="minorHAnsi"/>
          <w:b/>
          <w:bCs/>
          <w:i/>
          <w:iCs/>
        </w:rPr>
      </w:pPr>
      <w:r>
        <w:rPr>
          <w:rFonts w:eastAsiaTheme="minorHAnsi"/>
          <w:b/>
          <w:bCs/>
          <w:i/>
          <w:iCs/>
        </w:rPr>
        <w:t xml:space="preserve">  </w:t>
      </w:r>
      <w:r w:rsidRPr="00856A2F">
        <w:rPr>
          <w:rFonts w:eastAsiaTheme="minorHAnsi"/>
          <w:b/>
          <w:bCs/>
          <w:i/>
          <w:iCs/>
        </w:rPr>
        <w:t xml:space="preserve">The Modernist Unencumbered Ego </w:t>
      </w:r>
      <w:r>
        <w:rPr>
          <w:rFonts w:eastAsiaTheme="minorHAnsi"/>
          <w:b/>
          <w:bCs/>
          <w:i/>
          <w:iCs/>
        </w:rPr>
        <w:t xml:space="preserve">&amp; the </w:t>
      </w:r>
      <w:r w:rsidRPr="00856A2F">
        <w:rPr>
          <w:rFonts w:eastAsiaTheme="minorHAnsi"/>
          <w:b/>
          <w:bCs/>
          <w:i/>
          <w:iCs/>
        </w:rPr>
        <w:t>Deni</w:t>
      </w:r>
      <w:r>
        <w:rPr>
          <w:rFonts w:eastAsiaTheme="minorHAnsi"/>
          <w:b/>
          <w:bCs/>
          <w:i/>
          <w:iCs/>
        </w:rPr>
        <w:t>al</w:t>
      </w:r>
      <w:r w:rsidRPr="00856A2F">
        <w:rPr>
          <w:rFonts w:eastAsiaTheme="minorHAnsi"/>
          <w:b/>
          <w:bCs/>
          <w:i/>
          <w:iCs/>
        </w:rPr>
        <w:t xml:space="preserve"> Intrinsic Morality</w:t>
      </w:r>
    </w:p>
    <w:p w14:paraId="032BFA07" w14:textId="77777777" w:rsidR="00FD1A33" w:rsidRDefault="00FD1A33" w:rsidP="00FD1A33">
      <w:pPr>
        <w:rPr>
          <w:rFonts w:eastAsiaTheme="minorHAnsi"/>
          <w:b/>
          <w:bCs/>
          <w:i/>
          <w:iCs/>
        </w:rPr>
      </w:pPr>
      <w:r>
        <w:rPr>
          <w:rFonts w:eastAsiaTheme="minorHAnsi"/>
        </w:rPr>
        <w:t xml:space="preserve">             </w:t>
      </w:r>
      <w:r w:rsidRPr="00856A2F">
        <w:rPr>
          <w:rFonts w:eastAsiaTheme="minorHAnsi"/>
          <w:b/>
          <w:bCs/>
          <w:i/>
          <w:iCs/>
        </w:rPr>
        <w:t xml:space="preserve">The Moral Order Requires a Divine Henological Order </w:t>
      </w:r>
    </w:p>
    <w:p w14:paraId="49237E2A" w14:textId="77777777" w:rsidR="00FD1A33" w:rsidRPr="00856A2F" w:rsidRDefault="00FD1A33" w:rsidP="00FD1A33">
      <w:pPr>
        <w:rPr>
          <w:rFonts w:eastAsiaTheme="minorHAnsi"/>
          <w:b/>
          <w:bCs/>
          <w:i/>
          <w:iCs/>
        </w:rPr>
      </w:pPr>
      <w:r>
        <w:rPr>
          <w:rFonts w:eastAsiaTheme="minorHAnsi"/>
          <w:b/>
          <w:bCs/>
          <w:i/>
          <w:iCs/>
        </w:rPr>
        <w:t xml:space="preserve">             </w:t>
      </w:r>
      <w:r w:rsidRPr="00856A2F">
        <w:rPr>
          <w:rFonts w:eastAsiaTheme="minorHAnsi"/>
          <w:b/>
          <w:bCs/>
          <w:i/>
          <w:iCs/>
        </w:rPr>
        <w:t>Extrinsic versus Intrinsic Morality: Ethics versus Morality</w:t>
      </w:r>
    </w:p>
    <w:p w14:paraId="71ABDDC2" w14:textId="77777777" w:rsidR="00FD1A33" w:rsidRPr="00856A2F" w:rsidRDefault="00FD1A33" w:rsidP="00FD1A33">
      <w:pPr>
        <w:rPr>
          <w:rFonts w:eastAsiaTheme="minorHAnsi"/>
          <w:b/>
          <w:bCs/>
          <w:i/>
          <w:iCs/>
        </w:rPr>
      </w:pPr>
      <w:r w:rsidRPr="00856A2F">
        <w:rPr>
          <w:rFonts w:eastAsiaTheme="minorHAnsi"/>
          <w:b/>
          <w:bCs/>
          <w:i/>
          <w:iCs/>
        </w:rPr>
        <w:t xml:space="preserve">             Morality &amp; Ethics Are Not Arbitrary</w:t>
      </w:r>
    </w:p>
    <w:p w14:paraId="69675DC6" w14:textId="77777777" w:rsidR="00FD1A33" w:rsidRDefault="0A910C68" w:rsidP="00FD1A33">
      <w:pPr>
        <w:rPr>
          <w:rFonts w:eastAsiaTheme="minorHAnsi"/>
          <w:b/>
          <w:bCs/>
          <w:i/>
          <w:iCs/>
        </w:rPr>
      </w:pPr>
      <w:r w:rsidRPr="62ED6EB9">
        <w:rPr>
          <w:rFonts w:eastAsiaTheme="minorEastAsia"/>
          <w:b/>
          <w:bCs/>
          <w:i/>
          <w:iCs/>
        </w:rPr>
        <w:t xml:space="preserve">             Morality &amp; Ethics Require a Hierarchical Cosmic Order</w:t>
      </w:r>
    </w:p>
    <w:p w14:paraId="587D00B6" w14:textId="6B042020" w:rsidR="62ED6EB9" w:rsidRDefault="62ED6EB9" w:rsidP="62ED6EB9">
      <w:pPr>
        <w:rPr>
          <w:rFonts w:eastAsiaTheme="minorEastAsia"/>
        </w:rPr>
      </w:pPr>
    </w:p>
    <w:p w14:paraId="401A6381" w14:textId="52419A5B" w:rsidR="1FA5212A" w:rsidRDefault="1FA5212A" w:rsidP="62ED6EB9">
      <w:pPr>
        <w:rPr>
          <w:rFonts w:eastAsiaTheme="minorEastAsia"/>
        </w:rPr>
      </w:pPr>
      <w:r w:rsidRPr="62ED6EB9">
        <w:rPr>
          <w:rFonts w:eastAsiaTheme="minorEastAsia"/>
        </w:rPr>
        <w:t>FROM VOL 9</w:t>
      </w:r>
    </w:p>
    <w:p w14:paraId="01282D92" w14:textId="2FE2C549" w:rsidR="1FA5212A" w:rsidRDefault="1FA5212A" w:rsidP="62ED6EB9">
      <w:pPr>
        <w:rPr>
          <w:rFonts w:eastAsiaTheme="minorEastAsia"/>
        </w:rPr>
      </w:pPr>
      <w:r w:rsidRPr="62ED6EB9">
        <w:rPr>
          <w:rFonts w:eastAsiaTheme="minorEastAsia"/>
        </w:rPr>
        <w:t xml:space="preserve">Deontology: Is also related to Justice and the Just, which are beyond Being. </w:t>
      </w:r>
    </w:p>
    <w:p w14:paraId="538F7CCE" w14:textId="71A70E2D" w:rsidR="1FA5212A" w:rsidRDefault="1FA5212A" w:rsidP="62ED6EB9">
      <w:r w:rsidRPr="62ED6EB9">
        <w:rPr>
          <w:rFonts w:eastAsiaTheme="minorEastAsia"/>
        </w:rPr>
        <w:t>It also relates to the fundamental quality of God as God—as opposed to Lord—of imparting to each thing its true qualities. Thus, God makes a cat a cat and a dog a dog. He makes the human being what the human being should be. It is prior to command and judgment but essential to them both. In this since, “God” is beyond Being, and the Lord, al-Rabb, who commands and prohibits and who manifested Himself to all Humanity on the Day of “Am I Not Your Lord,” manifests Himself within the domain of Being and the unfolding of Adamic history.</w:t>
      </w:r>
    </w:p>
    <w:p w14:paraId="1AA774F1" w14:textId="5BFFC341" w:rsidR="62ED6EB9" w:rsidRDefault="62ED6EB9" w:rsidP="62ED6EB9">
      <w:pPr>
        <w:rPr>
          <w:rFonts w:eastAsiaTheme="minorEastAsia"/>
        </w:rPr>
      </w:pPr>
    </w:p>
    <w:p w14:paraId="7A783678" w14:textId="7E7E0AF2" w:rsidR="2067AD9F" w:rsidRDefault="2067AD9F" w:rsidP="62ED6EB9">
      <w:pPr>
        <w:rPr>
          <w:rFonts w:eastAsiaTheme="minorEastAsia"/>
        </w:rPr>
      </w:pPr>
      <w:r w:rsidRPr="62ED6EB9">
        <w:rPr>
          <w:rFonts w:eastAsiaTheme="minorEastAsia"/>
        </w:rPr>
        <w:t xml:space="preserve">John Locke and his Essay Concerning Human Understanding would become a major standard bearer of the “representational” conception of human rationality as rooted in the empirical particular. Locke was also stands among the key progenitors of many other major paradigms of Enlightenment thought: his anti-hierarchical view of individual freedom, his notion of toleration and the social contract. </w:t>
      </w:r>
    </w:p>
    <w:p w14:paraId="02ACCC1D" w14:textId="01A3E35F" w:rsidR="2067AD9F" w:rsidRDefault="2067AD9F" w:rsidP="62ED6EB9">
      <w:pPr>
        <w:rPr>
          <w:rFonts w:eastAsiaTheme="minorEastAsia"/>
        </w:rPr>
      </w:pPr>
      <w:r w:rsidRPr="62ED6EB9">
        <w:rPr>
          <w:rFonts w:eastAsiaTheme="minorEastAsia"/>
        </w:rPr>
        <w:t xml:space="preserve"> </w:t>
      </w:r>
    </w:p>
    <w:p w14:paraId="02459EB3" w14:textId="42E158E8" w:rsidR="2067AD9F" w:rsidRDefault="2067AD9F" w:rsidP="62ED6EB9">
      <w:pPr>
        <w:rPr>
          <w:rFonts w:eastAsiaTheme="minorEastAsia"/>
        </w:rPr>
      </w:pPr>
      <w:r w:rsidRPr="62ED6EB9">
        <w:rPr>
          <w:rFonts w:eastAsiaTheme="minorEastAsia"/>
        </w:rPr>
        <w:t xml:space="preserve">Locke’s definitions of freedom varied. His theory of the good was “hedonistic.” Ultimately, however, he arrived at the position that the individual only achieves rational self-determination through the “suspension” of his desires. </w:t>
      </w:r>
    </w:p>
    <w:p w14:paraId="6FD91C63" w14:textId="475B270B" w:rsidR="2067AD9F" w:rsidRDefault="2067AD9F" w:rsidP="62ED6EB9">
      <w:pPr>
        <w:rPr>
          <w:rFonts w:eastAsiaTheme="minorEastAsia"/>
        </w:rPr>
      </w:pPr>
      <w:r w:rsidRPr="62ED6EB9">
        <w:rPr>
          <w:rFonts w:eastAsiaTheme="minorEastAsia"/>
        </w:rPr>
        <w:t xml:space="preserve"> </w:t>
      </w:r>
    </w:p>
    <w:p w14:paraId="3EDF1317" w14:textId="50DF1574" w:rsidR="2067AD9F" w:rsidRDefault="2067AD9F" w:rsidP="62ED6EB9">
      <w:pPr>
        <w:rPr>
          <w:rFonts w:eastAsiaTheme="minorEastAsia"/>
        </w:rPr>
      </w:pPr>
      <w:r w:rsidRPr="62ED6EB9">
        <w:rPr>
          <w:rFonts w:eastAsiaTheme="minorEastAsia"/>
        </w:rPr>
        <w:t xml:space="preserve">Locke’s empiricist epistemology led to his doctrine that human beings lacked access to real essences. This also means that it becomes impossible to ground moral prescriptions in the intrinsic nature of things or a transcendent moral order. </w:t>
      </w:r>
    </w:p>
    <w:p w14:paraId="34CAE2F9" w14:textId="349062CA" w:rsidR="2067AD9F" w:rsidRDefault="2067AD9F" w:rsidP="62ED6EB9">
      <w:pPr>
        <w:rPr>
          <w:rFonts w:eastAsiaTheme="minorEastAsia"/>
        </w:rPr>
      </w:pPr>
      <w:r w:rsidRPr="62ED6EB9">
        <w:rPr>
          <w:rFonts w:eastAsiaTheme="minorEastAsia"/>
        </w:rPr>
        <w:t xml:space="preserve">Lack of access to such realities makes descent into moral voluntarism and chaos inevitable. </w:t>
      </w:r>
    </w:p>
    <w:p w14:paraId="0AB80A40" w14:textId="3DECCAE2" w:rsidR="2067AD9F" w:rsidRDefault="2067AD9F" w:rsidP="62ED6EB9">
      <w:pPr>
        <w:rPr>
          <w:rFonts w:eastAsiaTheme="minorEastAsia"/>
        </w:rPr>
      </w:pPr>
      <w:r w:rsidRPr="62ED6EB9">
        <w:rPr>
          <w:rFonts w:eastAsiaTheme="minorEastAsia"/>
        </w:rPr>
        <w:t xml:space="preserve"> </w:t>
      </w:r>
    </w:p>
    <w:p w14:paraId="57C52E4F" w14:textId="2867738C" w:rsidR="2067AD9F" w:rsidRDefault="2067AD9F" w:rsidP="62ED6EB9">
      <w:pPr>
        <w:rPr>
          <w:rFonts w:eastAsiaTheme="minorEastAsia"/>
        </w:rPr>
      </w:pPr>
      <w:r w:rsidRPr="62ED6EB9">
        <w:rPr>
          <w:rFonts w:eastAsiaTheme="minorEastAsia"/>
        </w:rPr>
        <w:t>NOTE: This is possibly of use in deontology.</w:t>
      </w:r>
    </w:p>
    <w:p w14:paraId="777E5843" w14:textId="304C3651" w:rsidR="2067AD9F" w:rsidRDefault="2067AD9F" w:rsidP="62ED6EB9">
      <w:pPr>
        <w:rPr>
          <w:rFonts w:eastAsiaTheme="minorEastAsia"/>
        </w:rPr>
      </w:pPr>
      <w:r w:rsidRPr="62ED6EB9">
        <w:rPr>
          <w:rFonts w:eastAsiaTheme="minorEastAsia"/>
        </w:rPr>
        <w:t>Morality can only be real if there is a moral order. It implies a Maker of that order. Lack of such an order leads to a descent into moral anarchy. That which leads to absurdity is absurd. That which leads to falsity is false. That which leads to disorder, immorality, and anarchy is therefore absurd and false also. Consequently, there must be a moral order, and there cannot be a moral order without an objective criterion for morality, which requires a Divine order and the Divine Being. That which leads to unintelligibility is unintelligible itself and therefore false.</w:t>
      </w:r>
    </w:p>
    <w:p w14:paraId="00533484" w14:textId="4093917E" w:rsidR="62ED6EB9" w:rsidRDefault="62ED6EB9" w:rsidP="62ED6EB9">
      <w:pPr>
        <w:rPr>
          <w:rFonts w:eastAsiaTheme="minorEastAsia"/>
        </w:rPr>
      </w:pPr>
    </w:p>
    <w:p w14:paraId="1245F30B" w14:textId="79A5727E" w:rsidR="36BEFCDE" w:rsidRDefault="36BEFCDE" w:rsidP="62ED6EB9">
      <w:pPr>
        <w:rPr>
          <w:rFonts w:eastAsiaTheme="minorEastAsia"/>
        </w:rPr>
      </w:pPr>
      <w:r w:rsidRPr="62ED6EB9">
        <w:rPr>
          <w:rFonts w:eastAsiaTheme="minorEastAsia"/>
        </w:rPr>
        <w:t xml:space="preserve">USING THE LANGUAGE OF PERSONAL LIKE, DISLIKE, HARM, AND DISCOMFORT FOR MORALITY </w:t>
      </w:r>
    </w:p>
    <w:p w14:paraId="70EF69C9" w14:textId="594752B1" w:rsidR="36BEFCDE" w:rsidRDefault="36BEFCDE" w:rsidP="62ED6EB9">
      <w:r w:rsidRPr="62ED6EB9">
        <w:rPr>
          <w:rFonts w:eastAsiaTheme="minorEastAsia"/>
        </w:rPr>
        <w:t xml:space="preserve">Carl Trueman, Strange New World , 76: </w:t>
      </w:r>
    </w:p>
    <w:p w14:paraId="13B0A831" w14:textId="39E14C1D" w:rsidR="36BEFCDE" w:rsidRDefault="36BEFCDE" w:rsidP="62ED6EB9">
      <w:r w:rsidRPr="62ED6EB9">
        <w:rPr>
          <w:rFonts w:eastAsiaTheme="minorEastAsia"/>
        </w:rPr>
        <w:t xml:space="preserve">MORALITY </w:t>
      </w:r>
    </w:p>
    <w:p w14:paraId="0AA7BF65" w14:textId="5C38E274" w:rsidR="36BEFCDE" w:rsidRDefault="36BEFCDE" w:rsidP="62ED6EB9">
      <w:r w:rsidRPr="62ED6EB9">
        <w:rPr>
          <w:rFonts w:eastAsiaTheme="minorEastAsia"/>
        </w:rPr>
        <w:t>Today, morality has become taste. People express quasi-moral judgments by saying: “I don’t like this.” “This disgusts me.” “This joke was tasteless.” “Your argument is offensive.” “Your comment is hurtful.” “I felt unsafe in this discussion.” These are esthetic statements rooted in feelings and sentiments. But they present themselves as if they were speaking of right and wrong, truth and falsehood. The shift of vocabulary is important. Indeed, a statement may be offensive and hurtful but still true. Yet we conflate what is hurtful with what is wrong.</w:t>
      </w:r>
    </w:p>
    <w:p w14:paraId="28E83556" w14:textId="4AB214D0" w:rsidR="62ED6EB9" w:rsidRDefault="62ED6EB9" w:rsidP="62ED6EB9">
      <w:pPr>
        <w:rPr>
          <w:rFonts w:eastAsiaTheme="minorEastAsia"/>
        </w:rPr>
      </w:pPr>
    </w:p>
    <w:p w14:paraId="7EB50F1E" w14:textId="1083C126" w:rsidR="44D077F0" w:rsidRDefault="44D077F0" w:rsidP="62ED6EB9">
      <w:pPr>
        <w:rPr>
          <w:rFonts w:eastAsiaTheme="minorEastAsia"/>
        </w:rPr>
      </w:pPr>
      <w:r w:rsidRPr="62ED6EB9">
        <w:rPr>
          <w:rFonts w:eastAsiaTheme="minorEastAsia"/>
        </w:rPr>
        <w:t xml:space="preserve">THE PROBLEM OF MORALITY IN THE EMOTIVE SELF </w:t>
      </w:r>
      <w:r>
        <w:br/>
      </w:r>
      <w:r w:rsidRPr="62ED6EB9">
        <w:rPr>
          <w:rFonts w:eastAsiaTheme="minorEastAsia"/>
        </w:rPr>
        <w:t xml:space="preserve">Carl Trueman, Strange New World , 69: </w:t>
      </w:r>
      <w:r>
        <w:br/>
      </w:r>
      <w:r w:rsidRPr="62ED6EB9">
        <w:rPr>
          <w:rFonts w:eastAsiaTheme="minorEastAsia"/>
        </w:rPr>
        <w:t xml:space="preserve">MORALITY </w:t>
      </w:r>
      <w:r>
        <w:br/>
      </w:r>
      <w:r w:rsidRPr="62ED6EB9">
        <w:rPr>
          <w:rFonts w:eastAsiaTheme="minorEastAsia"/>
        </w:rPr>
        <w:t xml:space="preserve">Marx, Nietzsche, and Wilde--despite their differences--pointed to what would become a basic assumption of the modern cultural imagination: Human nature has little or no moral structure. To be human means nothing more than to be an intentional thinking agent, and what we think and do is our business. We are not answerable to any other authority--not even to our own biological bodies. </w:t>
      </w:r>
      <w:r>
        <w:br/>
      </w:r>
      <w:r w:rsidRPr="62ED6EB9">
        <w:rPr>
          <w:rFonts w:eastAsiaTheme="minorEastAsia"/>
        </w:rPr>
        <w:t xml:space="preserve">  </w:t>
      </w:r>
      <w:r>
        <w:br/>
      </w:r>
      <w:r w:rsidRPr="62ED6EB9">
        <w:rPr>
          <w:rFonts w:eastAsiaTheme="minorEastAsia"/>
        </w:rPr>
        <w:t xml:space="preserve">Carl Trueman, Strange New World , 70: </w:t>
      </w:r>
      <w:r>
        <w:br/>
      </w:r>
      <w:r w:rsidRPr="62ED6EB9">
        <w:rPr>
          <w:rFonts w:eastAsiaTheme="minorEastAsia"/>
        </w:rPr>
        <w:t xml:space="preserve">MORALITY </w:t>
      </w:r>
      <w:r>
        <w:br/>
      </w:r>
      <w:r w:rsidRPr="62ED6EB9">
        <w:rPr>
          <w:rFonts w:eastAsiaTheme="minorEastAsia"/>
        </w:rPr>
        <w:t xml:space="preserve">Morality--if it has any meaning at all--is contextually determined. For example, did a person consent to the sexual act they performed. The act itself has no moral significance in itself. </w:t>
      </w:r>
      <w:r>
        <w:br/>
      </w:r>
      <w:r w:rsidRPr="62ED6EB9">
        <w:rPr>
          <w:rFonts w:eastAsiaTheme="minorEastAsia"/>
        </w:rPr>
        <w:t> </w:t>
      </w:r>
      <w:r>
        <w:br/>
      </w:r>
      <w:r w:rsidRPr="62ED6EB9">
        <w:rPr>
          <w:rFonts w:eastAsiaTheme="minorEastAsia"/>
        </w:rPr>
        <w:t xml:space="preserve">Art, self-creation, and self-expression become the central focus of modern culture. Social media then allowed our lives to become acts of public performance. It is also notable that we came to allow artists great liberty in their personal “morality.” Today, moral iconoclasm has become the standard for all the “creative” and “performative” classes of our society. </w:t>
      </w:r>
    </w:p>
    <w:p w14:paraId="0159DA9E" w14:textId="599000B7" w:rsidR="62ED6EB9" w:rsidRDefault="62ED6EB9" w:rsidP="62ED6EB9">
      <w:pPr>
        <w:rPr>
          <w:rFonts w:eastAsiaTheme="minorEastAsia"/>
        </w:rPr>
      </w:pPr>
    </w:p>
    <w:p w14:paraId="58BC7984" w14:textId="7668D3E6" w:rsidR="4B974945" w:rsidRDefault="4B974945" w:rsidP="62ED6EB9">
      <w:pPr>
        <w:rPr>
          <w:rFonts w:eastAsiaTheme="minorEastAsia"/>
        </w:rPr>
      </w:pPr>
      <w:r w:rsidRPr="62ED6EB9">
        <w:rPr>
          <w:rFonts w:eastAsiaTheme="minorEastAsia"/>
        </w:rPr>
        <w:t xml:space="preserve">THE MODERNIST NOTION OF THE SELF </w:t>
      </w:r>
    </w:p>
    <w:p w14:paraId="64665122" w14:textId="33729F5E" w:rsidR="4B974945" w:rsidRDefault="4B974945" w:rsidP="62ED6EB9">
      <w:r w:rsidRPr="62ED6EB9">
        <w:rPr>
          <w:rFonts w:eastAsiaTheme="minorEastAsia"/>
        </w:rPr>
        <w:t xml:space="preserve">  </w:t>
      </w:r>
    </w:p>
    <w:p w14:paraId="50528DD0" w14:textId="1E91C401" w:rsidR="4B974945" w:rsidRDefault="4B974945" w:rsidP="62ED6EB9">
      <w:r w:rsidRPr="62ED6EB9">
        <w:rPr>
          <w:rFonts w:eastAsiaTheme="minorEastAsia"/>
        </w:rPr>
        <w:t xml:space="preserve">Carl Trueman, Strange New World , 21: </w:t>
      </w:r>
    </w:p>
    <w:p w14:paraId="03CC1B2F" w14:textId="23A45772" w:rsidR="4B974945" w:rsidRDefault="4B974945" w:rsidP="62ED6EB9">
      <w:r w:rsidRPr="62ED6EB9">
        <w:rPr>
          <w:rFonts w:eastAsiaTheme="minorEastAsia"/>
        </w:rPr>
        <w:t xml:space="preserve">It is first and foremost the modern notion of the self that lies at the center of the confusion that surrounds us. This self is then buttressed by three concepts: </w:t>
      </w:r>
    </w:p>
    <w:p w14:paraId="209B6B04" w14:textId="78C573FE" w:rsidR="4B974945" w:rsidRDefault="4B974945" w:rsidP="62ED6EB9">
      <w:r w:rsidRPr="62ED6EB9">
        <w:rPr>
          <w:rFonts w:eastAsiaTheme="minorEastAsia"/>
        </w:rPr>
        <w:t xml:space="preserve">1.     Expressive individualism </w:t>
      </w:r>
    </w:p>
    <w:p w14:paraId="396ABB7D" w14:textId="05164733" w:rsidR="4B974945" w:rsidRDefault="4B974945" w:rsidP="62ED6EB9">
      <w:r w:rsidRPr="62ED6EB9">
        <w:rPr>
          <w:rFonts w:eastAsiaTheme="minorEastAsia"/>
        </w:rPr>
        <w:t xml:space="preserve">2.     Sexual revolution </w:t>
      </w:r>
    </w:p>
    <w:p w14:paraId="4C88BD2B" w14:textId="167AAAD1" w:rsidR="4B974945" w:rsidRDefault="4B974945" w:rsidP="62ED6EB9">
      <w:r w:rsidRPr="62ED6EB9">
        <w:rPr>
          <w:rFonts w:eastAsiaTheme="minorEastAsia"/>
        </w:rPr>
        <w:t xml:space="preserve">3.     Social imagery (the social imaginary) </w:t>
      </w:r>
    </w:p>
    <w:p w14:paraId="456E3B4B" w14:textId="74AB485F" w:rsidR="4B974945" w:rsidRDefault="4B974945" w:rsidP="62ED6EB9">
      <w:r w:rsidRPr="62ED6EB9">
        <w:rPr>
          <w:rFonts w:eastAsiaTheme="minorEastAsia"/>
        </w:rPr>
        <w:t xml:space="preserve"> </w:t>
      </w:r>
    </w:p>
    <w:p w14:paraId="300C296B" w14:textId="32AA845B" w:rsidR="4B974945" w:rsidRDefault="4B974945" w:rsidP="62ED6EB9">
      <w:r w:rsidRPr="62ED6EB9">
        <w:rPr>
          <w:rFonts w:eastAsiaTheme="minorEastAsia"/>
        </w:rPr>
        <w:t xml:space="preserve">PUT THIS WITH FITRA ALSO </w:t>
      </w:r>
    </w:p>
    <w:p w14:paraId="5674C11B" w14:textId="479819E9" w:rsidR="4B974945" w:rsidRDefault="4B974945" w:rsidP="62ED6EB9">
      <w:r w:rsidRPr="62ED6EB9">
        <w:rPr>
          <w:rFonts w:eastAsiaTheme="minorEastAsia"/>
        </w:rPr>
        <w:t xml:space="preserve">THE MODERN SELF DENIES ANY INTRINSIC MORALITY </w:t>
      </w:r>
    </w:p>
    <w:p w14:paraId="0819E987" w14:textId="40DCBBA8" w:rsidR="4B974945" w:rsidRDefault="4B974945" w:rsidP="62ED6EB9">
      <w:r w:rsidRPr="62ED6EB9">
        <w:rPr>
          <w:rFonts w:eastAsiaTheme="minorEastAsia"/>
        </w:rPr>
        <w:t xml:space="preserve">PROMETHEUS UNBOUND </w:t>
      </w:r>
    </w:p>
    <w:p w14:paraId="6820E723" w14:textId="6905FFD9" w:rsidR="4B974945" w:rsidRDefault="4B974945" w:rsidP="62ED6EB9">
      <w:r w:rsidRPr="62ED6EB9">
        <w:rPr>
          <w:rFonts w:eastAsiaTheme="minorEastAsia"/>
        </w:rPr>
        <w:t xml:space="preserve">Carl Trueman, Strange New World , 51: </w:t>
      </w:r>
    </w:p>
    <w:p w14:paraId="3ABC8254" w14:textId="2C1828D2" w:rsidR="4B974945" w:rsidRDefault="4B974945" w:rsidP="62ED6EB9">
      <w:r w:rsidRPr="62ED6EB9">
        <w:rPr>
          <w:rFonts w:eastAsiaTheme="minorEastAsia"/>
        </w:rPr>
        <w:t xml:space="preserve">MORALITY </w:t>
      </w:r>
    </w:p>
    <w:p w14:paraId="17DF9CE6" w14:textId="509D5392" w:rsidR="4B974945" w:rsidRDefault="4B974945" w:rsidP="62ED6EB9">
      <w:r w:rsidRPr="62ED6EB9">
        <w:rPr>
          <w:rFonts w:eastAsiaTheme="minorEastAsia"/>
        </w:rPr>
        <w:t xml:space="preserve">The modern self asserts the authority of inner feelings. At the same time, however, it also rejects the notion that there is any intrinsic moral structure or significance in human nature. It is generally believed that the “fiction” of intrinsic morality was fabricated in order to justify the exploitation of one group by another. </w:t>
      </w:r>
    </w:p>
    <w:p w14:paraId="1ACEC9B6" w14:textId="7B999EE7" w:rsidR="4B974945" w:rsidRDefault="4B974945" w:rsidP="62ED6EB9">
      <w:r w:rsidRPr="62ED6EB9">
        <w:rPr>
          <w:rFonts w:eastAsiaTheme="minorEastAsia"/>
        </w:rPr>
        <w:t xml:space="preserve"> </w:t>
      </w:r>
    </w:p>
    <w:p w14:paraId="36893713" w14:textId="2C6A18FC" w:rsidR="4B974945" w:rsidRDefault="4B974945" w:rsidP="62ED6EB9">
      <w:r w:rsidRPr="62ED6EB9">
        <w:rPr>
          <w:rFonts w:eastAsiaTheme="minorEastAsia"/>
        </w:rPr>
        <w:t xml:space="preserve">ADD: MODERN MAN IS A MORAL IDIOT </w:t>
      </w:r>
    </w:p>
    <w:p w14:paraId="21A18A50" w14:textId="31B246E7" w:rsidR="4B974945" w:rsidRDefault="4B974945" w:rsidP="62ED6EB9">
      <w:r w:rsidRPr="62ED6EB9">
        <w:rPr>
          <w:rFonts w:eastAsiaTheme="minorEastAsia"/>
        </w:rPr>
        <w:t xml:space="preserve">THE UNENCUMBERED SELF </w:t>
      </w:r>
    </w:p>
    <w:p w14:paraId="30FBA524" w14:textId="7F5E8ECD" w:rsidR="62ED6EB9" w:rsidRDefault="62ED6EB9" w:rsidP="62ED6EB9">
      <w:pPr>
        <w:rPr>
          <w:rFonts w:eastAsiaTheme="minorEastAsia"/>
        </w:rPr>
      </w:pPr>
    </w:p>
    <w:p w14:paraId="0724E7B9" w14:textId="4EF60F17" w:rsidR="4B974945" w:rsidRDefault="4B974945" w:rsidP="62ED6EB9">
      <w:r w:rsidRPr="62ED6EB9">
        <w:rPr>
          <w:rFonts w:eastAsiaTheme="minorEastAsia"/>
        </w:rPr>
        <w:t xml:space="preserve">Ryan Anderson, Foreword to Strange New World , 12: </w:t>
      </w:r>
    </w:p>
    <w:p w14:paraId="2F2B359F" w14:textId="3822063E" w:rsidR="4B974945" w:rsidRDefault="4B974945" w:rsidP="62ED6EB9">
      <w:r w:rsidRPr="62ED6EB9">
        <w:rPr>
          <w:rFonts w:eastAsiaTheme="minorEastAsia"/>
        </w:rPr>
        <w:t xml:space="preserve">TAKLIF = THE ENCUMBERED SELF </w:t>
      </w:r>
    </w:p>
    <w:p w14:paraId="6DD42727" w14:textId="6982C753" w:rsidR="4B974945" w:rsidRDefault="4B974945" w:rsidP="62ED6EB9">
      <w:r w:rsidRPr="62ED6EB9">
        <w:rPr>
          <w:rFonts w:eastAsiaTheme="minorEastAsia"/>
        </w:rPr>
        <w:t xml:space="preserve">There is a self in the sense of a person with an interior life. In the Prophetic tradition, this inner self was in the outward service of God. This traditional self was an “encumbered self.” It stands in sharp contrast to today’s “unencumbered self.” The “encumbered self” had to aspire to conform to the truth, to objective moral standards, and seek the eternal pleasure of God. </w:t>
      </w:r>
    </w:p>
    <w:p w14:paraId="4137E3BA" w14:textId="4811DBF7" w:rsidR="4B974945" w:rsidRDefault="4B974945" w:rsidP="62ED6EB9">
      <w:r w:rsidRPr="62ED6EB9">
        <w:rPr>
          <w:rFonts w:eastAsiaTheme="minorEastAsia"/>
        </w:rPr>
        <w:t xml:space="preserve">  </w:t>
      </w:r>
    </w:p>
    <w:p w14:paraId="229EB2A6" w14:textId="233A688D" w:rsidR="4B974945" w:rsidRDefault="4B974945" w:rsidP="62ED6EB9">
      <w:r w:rsidRPr="62ED6EB9">
        <w:rPr>
          <w:rFonts w:eastAsiaTheme="minorEastAsia"/>
        </w:rPr>
        <w:t xml:space="preserve">Ryan Anderson, Foreword to Strange New World , 12-13: </w:t>
      </w:r>
    </w:p>
    <w:p w14:paraId="7FC748E1" w14:textId="6FF247F7" w:rsidR="4B974945" w:rsidRDefault="4B974945" w:rsidP="62ED6EB9">
      <w:r w:rsidRPr="62ED6EB9">
        <w:rPr>
          <w:rFonts w:eastAsiaTheme="minorEastAsia"/>
        </w:rPr>
        <w:t>The “unencumbered self” on the other hand seeks “to be true to itself.” It is not its purpose to conform in thoughts, feelings, and actions to objective reality. Its inner life is the source of its truth.</w:t>
      </w:r>
      <w:r>
        <w:br/>
      </w:r>
    </w:p>
    <w:p w14:paraId="5EF78DA7" w14:textId="0A04C130" w:rsidR="576C71FA" w:rsidRDefault="576C71FA" w:rsidP="62ED6EB9">
      <w:pPr>
        <w:rPr>
          <w:rFonts w:eastAsiaTheme="minorEastAsia"/>
          <w:b/>
          <w:bCs/>
        </w:rPr>
      </w:pPr>
      <w:r w:rsidRPr="62ED6EB9">
        <w:rPr>
          <w:rFonts w:eastAsiaTheme="minorEastAsia"/>
          <w:b/>
          <w:bCs/>
        </w:rPr>
        <w:t>There Is a Universal Order: Morals and Ethics Are Not Arbitrary</w:t>
      </w:r>
    </w:p>
    <w:p w14:paraId="1F8530F6" w14:textId="3A61B833" w:rsidR="576C71FA" w:rsidRDefault="576C71FA" w:rsidP="62ED6EB9">
      <w:r w:rsidRPr="62ED6EB9">
        <w:rPr>
          <w:rFonts w:eastAsiaTheme="minorEastAsia"/>
        </w:rPr>
        <w:t xml:space="preserve"> </w:t>
      </w:r>
    </w:p>
    <w:p w14:paraId="7C1034CE" w14:textId="0EC22C8B" w:rsidR="576C71FA" w:rsidRDefault="576C71FA" w:rsidP="62ED6EB9">
      <w:r w:rsidRPr="62ED6EB9">
        <w:rPr>
          <w:rFonts w:eastAsiaTheme="minorEastAsia"/>
        </w:rPr>
        <w:t xml:space="preserve">As discussed earlier, inherent human nature (al-Fiṭra ) is endowed with the knowledge of God, the comprehension of good and evil, and awareness of the Judgment to come and of Heaven and Hell. The moral and ethical orders are natural corollaries of the Fiṭra , and moral and ethical arguments for God are rooted in the conviction that such values and principles are a universal dimension of the human soul and not arbitrary or self-explanatory. Such proofs argue that good morals and sound ethics are intelligible and pleasing to the soul. Ethical living and good morality make sense to us. They impart an inherent spiritual reward and inward pleasure that is among the most pleasurable of all human feelings. Unethical behavior and bad morals, on the other hand, are naturally unintelligible and displeasing. They do not make sense to us. Rather, they disorder the soul, corrode its nature, and bring with them great discontent and displeasure, and they ultimately debase and destroy the cultural, social, and political orders upon which human societies depend. Human nature becomes warped, disorganized, and confused through immorality and vice, even to the extent that the universal testimony of God in creation is ultimately silenced in our hearts. </w:t>
      </w:r>
    </w:p>
    <w:p w14:paraId="70001225" w14:textId="5C753B95" w:rsidR="576C71FA" w:rsidRDefault="576C71FA" w:rsidP="62ED6EB9">
      <w:r w:rsidRPr="62ED6EB9">
        <w:rPr>
          <w:rFonts w:eastAsiaTheme="minorEastAsia"/>
        </w:rPr>
        <w:t xml:space="preserve"> </w:t>
      </w:r>
    </w:p>
    <w:p w14:paraId="10B83C96" w14:textId="1E3097E4" w:rsidR="576C71FA" w:rsidRDefault="576C71FA" w:rsidP="62ED6EB9">
      <w:r w:rsidRPr="62ED6EB9">
        <w:rPr>
          <w:rFonts w:eastAsiaTheme="minorEastAsia"/>
        </w:rPr>
        <w:t xml:space="preserve">Extrinsic and Intrinsic Morality: Ethics and Morality </w:t>
      </w:r>
    </w:p>
    <w:p w14:paraId="4AF69972" w14:textId="27EFC250" w:rsidR="576C71FA" w:rsidRDefault="576C71FA" w:rsidP="62ED6EB9">
      <w:r w:rsidRPr="62ED6EB9">
        <w:rPr>
          <w:rFonts w:eastAsiaTheme="minorEastAsia"/>
        </w:rPr>
        <w:t>Morality is of two types: Intrinsic and extrinsic. The first concerns innate laws, pertaining to the religious nature of human beings with a view to equilibrium in society. The second concerns specific laws, disposed in accordance with the objective and subjective conditions of a given traditional humanity. Often, we use the word “morality” for the first type and “ethics” for the second [ The words “ethics” and “morality” often go together and are interchangeable in many contexts. Both are concerned with knowing the difference between good and bad, right and wrong, what is ethical and what is unethical, what is moral and what is immoral. Those who distinguish between them use “ethics” for principles of good and evil that are defined by outward standards such as we find in the accepted ethical practices of religion or principles, codes, and protocols of law, medicine, and business. “Morality” in such a context refers to the personal, inward aspect of what is good or bad. In theological discussions, the word morality is preferred because of its inward, personal aspect. For example, Christian theologians give prominence to “moral theology.” Morality is driven by the desire to be good, and our “moral impulses” have much to do with getting our intentions right. Ethical behavior, on the other hand, tends to be more practical and may focus primarily on behavior and outward conformity with set standards and rules. Conformity with codes may be “ethical” but not moral. For example, it may be the code of a particular group not to speak with the police about crimes committed in their midst. While this conformity is “ethical” in a formalistic sense, it can be immoral in terms of the harm it leads to. Likewise, a lawyer might believe that his defendant is guilty of a crime. If he were to declare to the court that his client is in fact guilty, that might be regarded as a “moral” decision, because it is correct and, in this context, morally right. It would, however, be “unethical” in terms of constituting a violation of the ethical code of lawyers, which requires them to support their defendant, even if they believe him to be wrong. ]. Intrinsic or essential morality comprises the virtues; extrinsic morality, which alone is relative, concerns actions. It is very important to stress this double significance of morality: that which is good by the law and that which is good by virtue. The two do not always coincide, for base people can obey the law by being in outward conformity with it. Noble people may on certain occasions be obliged to transgress a law out of virtue and to put principle over formal duty. Legal or objective morality has its source in revelation and the realities of social existence, but innate and subjective morality derives from our theomorphic nature and the intellect as a divine gift. It is this intrinsic morality that is the sign of God.</w:t>
      </w:r>
    </w:p>
    <w:p w14:paraId="4333734D" w14:textId="77777777" w:rsidR="00FD1A33" w:rsidRDefault="00FD1A33" w:rsidP="00FD1A33">
      <w:pPr>
        <w:rPr>
          <w:rFonts w:eastAsiaTheme="minorHAnsi"/>
          <w:b/>
          <w:bCs/>
          <w:i/>
          <w:iCs/>
        </w:rPr>
      </w:pPr>
    </w:p>
    <w:p w14:paraId="27DB2592" w14:textId="77777777" w:rsidR="00FD1A33" w:rsidRPr="008D36B3" w:rsidRDefault="00FD1A33" w:rsidP="00E616ED">
      <w:pPr>
        <w:pStyle w:val="Heading4"/>
        <w:numPr>
          <w:ilvl w:val="0"/>
          <w:numId w:val="6"/>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8D36B3">
        <w:rPr>
          <w:rFonts w:asciiTheme="majorBidi" w:eastAsiaTheme="minorHAnsi" w:hAnsiTheme="majorBidi"/>
          <w:b/>
          <w:bCs/>
          <w:color w:val="C00000"/>
          <w:sz w:val="28"/>
          <w:szCs w:val="28"/>
        </w:rPr>
        <w:t xml:space="preserve">Epiphanies of God’s Self-Necessity </w:t>
      </w:r>
    </w:p>
    <w:p w14:paraId="1D3D084A" w14:textId="77777777" w:rsidR="00FD1A33" w:rsidRPr="008D36B3" w:rsidRDefault="00FD1A33" w:rsidP="00FD1A33">
      <w:pPr>
        <w:ind w:left="810"/>
        <w:rPr>
          <w:rFonts w:eastAsiaTheme="minorHAnsi"/>
          <w:b/>
          <w:bCs/>
          <w:i/>
          <w:iCs/>
        </w:rPr>
      </w:pPr>
      <w:r w:rsidRPr="008D36B3">
        <w:rPr>
          <w:rFonts w:eastAsiaTheme="minorHAnsi"/>
          <w:b/>
          <w:bCs/>
          <w:i/>
          <w:iCs/>
        </w:rPr>
        <w:t>God’s Self-Necessity Needs No Proof</w:t>
      </w:r>
    </w:p>
    <w:p w14:paraId="4973C5D7" w14:textId="77777777" w:rsidR="00FD1A33" w:rsidRPr="00856A2F" w:rsidRDefault="00FD1A33" w:rsidP="00FD1A33">
      <w:pPr>
        <w:rPr>
          <w:rFonts w:eastAsiaTheme="minorHAnsi"/>
          <w:b/>
          <w:bCs/>
          <w:i/>
          <w:iCs/>
        </w:rPr>
      </w:pPr>
    </w:p>
    <w:p w14:paraId="563AB154" w14:textId="7119C860" w:rsidR="00FD1A33" w:rsidRDefault="694A2587" w:rsidP="62ED6EB9">
      <w:pPr>
        <w:rPr>
          <w:rFonts w:eastAsiaTheme="minorEastAsia"/>
          <w:b/>
          <w:bCs/>
          <w:i/>
          <w:iCs/>
        </w:rPr>
      </w:pPr>
      <w:r w:rsidRPr="62ED6EB9">
        <w:rPr>
          <w:rFonts w:eastAsiaTheme="minorEastAsia"/>
        </w:rPr>
        <w:t>We will discuss later under Agathology (the study of the Good) and Deontology (the study of Moral duty) as demonstrations of God’s Self-Necessity that “the Good” is so fundamentally tied to the proper conception of God’s Oneness and necessary being that notable ancient Greek Philosophers regarded “the Good” as necessarily “beyond Being” and, consequently, taking precedence over any Ontological proof of God.</w:t>
      </w:r>
      <w:r w:rsidR="0A910C68" w:rsidRPr="62ED6EB9">
        <w:rPr>
          <w:rFonts w:eastAsiaTheme="minorEastAsia"/>
        </w:rPr>
        <w:t xml:space="preserve"> </w:t>
      </w:r>
    </w:p>
    <w:p w14:paraId="657F3067" w14:textId="3425DB75" w:rsidR="00FD1A33" w:rsidRDefault="00FD1A33" w:rsidP="62ED6EB9">
      <w:pPr>
        <w:rPr>
          <w:rFonts w:eastAsiaTheme="minorEastAsia"/>
          <w:b/>
          <w:bCs/>
          <w:i/>
          <w:iCs/>
        </w:rPr>
      </w:pPr>
    </w:p>
    <w:p w14:paraId="33D44C0E" w14:textId="0043A0BB" w:rsidR="00FD1A33" w:rsidRDefault="2EF11857" w:rsidP="62ED6EB9">
      <w:pPr>
        <w:rPr>
          <w:rFonts w:eastAsiaTheme="minorEastAsia"/>
        </w:rPr>
      </w:pPr>
      <w:r w:rsidRPr="62ED6EB9">
        <w:rPr>
          <w:rFonts w:eastAsiaTheme="minorEastAsia"/>
        </w:rPr>
        <w:t>FROM VOL 1</w:t>
      </w:r>
    </w:p>
    <w:p w14:paraId="7E336032" w14:textId="77747B2E" w:rsidR="00FD1A33" w:rsidRDefault="27A828AE" w:rsidP="62ED6EB9">
      <w:pPr>
        <w:rPr>
          <w:rFonts w:eastAsiaTheme="minorEastAsia"/>
        </w:rPr>
      </w:pPr>
      <w:r w:rsidRPr="62ED6EB9">
        <w:rPr>
          <w:rFonts w:eastAsiaTheme="minorEastAsia"/>
        </w:rPr>
        <w:t xml:space="preserve">Necessary Being and Possible Existence are preferred usages in The First Teaching, and they may be assigned different meanings in the English language. “Being” is the broader of the two terms and includes Necessary Being and Possible Being. “Existence,” however, is restricted semantically to “Possible Existence,” which is identical to Possible Being. Our English words “existence” and “to exist” come from a Latin root that implies temporality. Our English word “exist” comes from the Latin word exsistere, which means “to exist,” but literally—in terms of its root meaning—means “to stand out,” “to emerge,” “to take a stand,” or “to come into existence.” The Latin exsistere is a compound of “ex,” meaning “from” and sistere, which means “to cause or make to stand,” “to stop,” “check,” in the sense of bringing something to a standstill. Thus, in terms of Latin semantics, “existence” implicitly refers to the phenomenon in creation of things being made manifest in the realm of Possible Existence, after being made to “emerge” and, as it were, “take a stand” in Reality, distinguishing Existence from non-Existence. Thus, “exist” and “existence” are appropriate English words for Temporal Existence, which always comes forth from non-Existence and manifests itself in the tangible world of All-Possibility. The “World” (Arabic: al-‘Ālam) in the Islamic Science of Divinity is defined as “everything other than God.” Everything in the “world” belongs, without exception, to the realm of Possible Existence—from the Angels, the Throne of God, Heaven and Hell, to the smallest blade of grass or grain of sand on the earth. </w:t>
      </w:r>
    </w:p>
    <w:p w14:paraId="296DE1C8" w14:textId="1228E86C" w:rsidR="00FD1A33" w:rsidRDefault="27A828AE" w:rsidP="62ED6EB9">
      <w:pPr>
        <w:rPr>
          <w:rFonts w:eastAsiaTheme="minorEastAsia"/>
        </w:rPr>
      </w:pPr>
      <w:r w:rsidRPr="62ED6EB9">
        <w:rPr>
          <w:rFonts w:eastAsiaTheme="minorEastAsia"/>
        </w:rPr>
        <w:t xml:space="preserve"> </w:t>
      </w:r>
    </w:p>
    <w:p w14:paraId="08637E64" w14:textId="16054505" w:rsidR="00FD1A33" w:rsidRDefault="27A828AE" w:rsidP="62ED6EB9">
      <w:pPr>
        <w:rPr>
          <w:rFonts w:eastAsiaTheme="minorEastAsia"/>
        </w:rPr>
      </w:pPr>
      <w:r w:rsidRPr="62ED6EB9">
        <w:rPr>
          <w:rFonts w:eastAsiaTheme="minorEastAsia"/>
        </w:rPr>
        <w:t xml:space="preserve"> </w:t>
      </w:r>
    </w:p>
    <w:p w14:paraId="2627D2D6" w14:textId="30D9423A" w:rsidR="00FD1A33" w:rsidRDefault="27A828AE" w:rsidP="62ED6EB9">
      <w:pPr>
        <w:rPr>
          <w:rFonts w:eastAsiaTheme="minorEastAsia"/>
        </w:rPr>
      </w:pPr>
      <w:r w:rsidRPr="62ED6EB9">
        <w:rPr>
          <w:rFonts w:eastAsiaTheme="minorEastAsia"/>
        </w:rPr>
        <w:t>Thus, as is stated in our treatment of the Epiphanies of God’s Self-Necessity, it is appropriate in English to speak not of God’s “Existence” but of His Self-Necessity and Necessary Being.</w:t>
      </w:r>
    </w:p>
    <w:p w14:paraId="7F784779" w14:textId="6114EFC6" w:rsidR="00FD1A33" w:rsidRDefault="27A828AE" w:rsidP="62ED6EB9">
      <w:pPr>
        <w:rPr>
          <w:rFonts w:eastAsiaTheme="minorEastAsia"/>
        </w:rPr>
      </w:pPr>
      <w:r w:rsidRPr="62ED6EB9">
        <w:rPr>
          <w:rFonts w:eastAsiaTheme="minorEastAsia"/>
        </w:rPr>
        <w:t xml:space="preserve"> </w:t>
      </w:r>
    </w:p>
    <w:p w14:paraId="1AEF39B9" w14:textId="2F5EA0D2" w:rsidR="00FD1A33" w:rsidRDefault="27A828AE" w:rsidP="62ED6EB9">
      <w:pPr>
        <w:rPr>
          <w:rFonts w:eastAsiaTheme="minorEastAsia"/>
        </w:rPr>
      </w:pPr>
      <w:r w:rsidRPr="62ED6EB9">
        <w:rPr>
          <w:rFonts w:eastAsiaTheme="minorEastAsia"/>
        </w:rPr>
        <w:t xml:space="preserve"> </w:t>
      </w:r>
    </w:p>
    <w:p w14:paraId="6486F90D" w14:textId="7817B1E0" w:rsidR="00FD1A33" w:rsidRDefault="27A828AE" w:rsidP="62ED6EB9">
      <w:pPr>
        <w:rPr>
          <w:rFonts w:eastAsiaTheme="minorEastAsia"/>
        </w:rPr>
      </w:pPr>
      <w:r w:rsidRPr="62ED6EB9">
        <w:rPr>
          <w:rFonts w:eastAsiaTheme="minorEastAsia"/>
        </w:rPr>
        <w:t>Thus, we could say, for example, that God does not “exist” but rather that God “IS” in a manner that is distinctly superior to and different from the Existence of the world and everything in it. The World or Creation, on the other hand, truly “exists,” because it is Temporal—being located in Space and Time—after having been made to emerge miraculously from non-Existence into Existence. All things in “Existence” are analogical to each other in their shared provenance in the realm of All-Possibility, but God’s Being is a Henological and Ontological Necessity, which knows no opposites or contraries, not even of non-Being or imperfect Being.</w:t>
      </w:r>
    </w:p>
    <w:p w14:paraId="7979A377" w14:textId="1E8721B9" w:rsidR="00FD1A33" w:rsidRDefault="0A910C68" w:rsidP="62ED6EB9">
      <w:pPr>
        <w:rPr>
          <w:rFonts w:eastAsiaTheme="minorEastAsia"/>
          <w:b/>
          <w:bCs/>
          <w:i/>
          <w:iCs/>
        </w:rPr>
      </w:pPr>
      <w:r w:rsidRPr="62ED6EB9">
        <w:rPr>
          <w:rFonts w:eastAsiaTheme="minorEastAsia"/>
          <w:b/>
          <w:bCs/>
          <w:i/>
          <w:iCs/>
        </w:rPr>
        <w:t xml:space="preserve">                              </w:t>
      </w:r>
    </w:p>
    <w:p w14:paraId="4A810EAE" w14:textId="77777777" w:rsidR="00FD1A33" w:rsidRPr="00861959" w:rsidRDefault="00FD1A33" w:rsidP="00E616ED">
      <w:pPr>
        <w:pStyle w:val="Heading4"/>
        <w:numPr>
          <w:ilvl w:val="0"/>
          <w:numId w:val="6"/>
        </w:numPr>
        <w:rPr>
          <w:rFonts w:asciiTheme="majorBidi" w:hAnsiTheme="majorBidi"/>
          <w:b/>
          <w:bCs/>
          <w:color w:val="C00000"/>
          <w:sz w:val="28"/>
          <w:szCs w:val="28"/>
        </w:rPr>
      </w:pPr>
      <w:r>
        <w:rPr>
          <w:rFonts w:asciiTheme="majorBidi" w:hAnsiTheme="majorBidi"/>
          <w:b/>
          <w:bCs/>
          <w:color w:val="C00000"/>
          <w:sz w:val="28"/>
          <w:szCs w:val="28"/>
        </w:rPr>
        <w:t xml:space="preserve"> </w:t>
      </w:r>
      <w:r w:rsidRPr="00861959">
        <w:rPr>
          <w:rFonts w:asciiTheme="majorBidi" w:hAnsiTheme="majorBidi"/>
          <w:b/>
          <w:bCs/>
          <w:color w:val="C00000"/>
          <w:sz w:val="28"/>
          <w:szCs w:val="28"/>
        </w:rPr>
        <w:t xml:space="preserve">Epistemological Realism </w:t>
      </w:r>
      <w:r>
        <w:rPr>
          <w:rFonts w:asciiTheme="majorBidi" w:hAnsiTheme="majorBidi"/>
          <w:b/>
          <w:bCs/>
          <w:color w:val="C00000"/>
          <w:sz w:val="28"/>
          <w:szCs w:val="28"/>
        </w:rPr>
        <w:t>&amp; Ontological Realism</w:t>
      </w:r>
    </w:p>
    <w:p w14:paraId="7838AE3E" w14:textId="77777777" w:rsidR="00FD1A33" w:rsidRPr="00856A2F" w:rsidRDefault="0A910C68" w:rsidP="5C787B15">
      <w:pPr>
        <w:rPr>
          <w:rFonts w:eastAsiaTheme="minorEastAsia"/>
          <w:b/>
          <w:bCs/>
          <w:i/>
          <w:iCs/>
        </w:rPr>
      </w:pPr>
      <w:r w:rsidRPr="62ED6EB9">
        <w:rPr>
          <w:rFonts w:asciiTheme="majorBidi" w:hAnsiTheme="majorBidi" w:cstheme="majorBidi"/>
          <w:b/>
          <w:bCs/>
          <w:i/>
          <w:iCs/>
        </w:rPr>
        <w:t>Epistemological Realism</w:t>
      </w:r>
    </w:p>
    <w:p w14:paraId="6E910451" w14:textId="32B0CA9C" w:rsidR="00FD1A33" w:rsidRPr="00856A2F" w:rsidRDefault="452FECDC" w:rsidP="19736EA0">
      <w:pPr>
        <w:pStyle w:val="FootnoteText"/>
        <w:rPr>
          <w:rFonts w:ascii="Times New Roman" w:eastAsiaTheme="majorEastAsia" w:hAnsi="Times New Roman" w:cs="Times New Roman"/>
        </w:rPr>
      </w:pPr>
      <w:r w:rsidRPr="19736EA0">
        <w:rPr>
          <w:rFonts w:ascii="Times New Roman" w:hAnsi="Times New Roman" w:cs="Times New Roman"/>
          <w:b/>
          <w:bCs/>
        </w:rPr>
        <w:t xml:space="preserve">Epistemological realism </w:t>
      </w:r>
      <w:r w:rsidRPr="19736EA0">
        <w:rPr>
          <w:rFonts w:ascii="Times New Roman" w:hAnsi="Times New Roman" w:cs="Times New Roman"/>
        </w:rPr>
        <w:t xml:space="preserve">is the gateway to </w:t>
      </w:r>
      <w:r w:rsidRPr="19736EA0">
        <w:rPr>
          <w:rFonts w:ascii="Times New Roman" w:hAnsi="Times New Roman" w:cs="Times New Roman"/>
          <w:b/>
          <w:bCs/>
        </w:rPr>
        <w:t>cosmic realism</w:t>
      </w:r>
      <w:r w:rsidRPr="19736EA0">
        <w:rPr>
          <w:rFonts w:ascii="Times New Roman" w:hAnsi="Times New Roman" w:cs="Times New Roman"/>
        </w:rPr>
        <w:t xml:space="preserve">, both of which insist on the truth that </w:t>
      </w:r>
      <w:r w:rsidRPr="19736EA0">
        <w:rPr>
          <w:rFonts w:ascii="Times New Roman" w:hAnsi="Times New Roman" w:cs="Times New Roman"/>
          <w:u w:val="single"/>
        </w:rPr>
        <w:t>existence is intelligible</w:t>
      </w:r>
      <w:r w:rsidRPr="19736EA0">
        <w:rPr>
          <w:rFonts w:ascii="Times New Roman" w:hAnsi="Times New Roman" w:cs="Times New Roman"/>
        </w:rPr>
        <w:t xml:space="preserve"> and that the world customarily presents things to us as they actually are. Epistemological realism distinguishes the truth as truth and falsehood as falsehood. As human beings and rational animals, such objectivity is essential to our individual and group sanity.</w:t>
      </w:r>
      <w:r w:rsidRPr="19736EA0">
        <w:rPr>
          <w:rFonts w:ascii="Times New Roman" w:hAnsi="Times New Roman" w:cs="Times New Roman"/>
          <w:color w:val="000000" w:themeColor="text1"/>
        </w:rPr>
        <w:t xml:space="preserve"> </w:t>
      </w:r>
      <w:r w:rsidRPr="19736EA0">
        <w:rPr>
          <w:rFonts w:ascii="Times New Roman" w:hAnsi="Times New Roman" w:cs="Times New Roman"/>
        </w:rPr>
        <w:t xml:space="preserve">Aristotle said: “A small mistake at the level of principle leads to a catastrophe at the level of particulars.” Sound epistemology and the tangible realism it produces is where everything pertaining to deduction and inference begins. </w:t>
      </w:r>
      <w:r w:rsidRPr="19736EA0">
        <w:rPr>
          <w:rFonts w:ascii="Times New Roman" w:eastAsiaTheme="majorEastAsia" w:hAnsi="Times New Roman" w:cs="Times New Roman"/>
        </w:rPr>
        <w:t>Mistakes at the outset on the level of epistemology as well as any denial of epistemological realism lead necessarily to one disaster after another</w:t>
      </w:r>
      <w:r w:rsidRPr="19736EA0">
        <w:rPr>
          <w:rFonts w:ascii="Times New Roman" w:hAnsi="Times New Roman" w:cs="Times New Roman"/>
          <w:color w:val="000000" w:themeColor="text1"/>
        </w:rPr>
        <w:t>.</w:t>
      </w:r>
    </w:p>
    <w:p w14:paraId="79933AC4" w14:textId="60D655A6" w:rsidR="00FD1A33" w:rsidRPr="00856A2F" w:rsidRDefault="00FD1A33" w:rsidP="62ED6EB9">
      <w:pPr>
        <w:ind w:left="810"/>
        <w:rPr>
          <w:rFonts w:asciiTheme="majorBidi" w:hAnsiTheme="majorBidi" w:cstheme="majorBidi"/>
          <w:b/>
          <w:bCs/>
          <w:i/>
          <w:iCs/>
        </w:rPr>
      </w:pPr>
    </w:p>
    <w:p w14:paraId="6BD54F2F" w14:textId="77777777" w:rsidR="00FD1A33" w:rsidRPr="00856A2F" w:rsidRDefault="0A910C68" w:rsidP="5C787B15">
      <w:pPr>
        <w:rPr>
          <w:rStyle w:val="FootnoteReference"/>
          <w:rFonts w:asciiTheme="majorBidi" w:hAnsiTheme="majorBidi" w:cstheme="majorBidi"/>
          <w:b/>
          <w:bCs/>
          <w:i/>
          <w:iCs/>
          <w:color w:val="000000" w:themeColor="text1"/>
        </w:rPr>
      </w:pPr>
      <w:r w:rsidRPr="5C787B15">
        <w:rPr>
          <w:rFonts w:asciiTheme="majorBidi" w:hAnsiTheme="majorBidi" w:cstheme="majorBidi"/>
          <w:b/>
          <w:bCs/>
          <w:i/>
          <w:iCs/>
          <w:color w:val="000000" w:themeColor="text1"/>
        </w:rPr>
        <w:t xml:space="preserve"> Ontological Realism</w:t>
      </w:r>
    </w:p>
    <w:p w14:paraId="5A6B8968" w14:textId="7282FF1A" w:rsidR="00FD1A33" w:rsidRPr="00856A2F" w:rsidRDefault="48304A10" w:rsidP="19736EA0">
      <w:pPr>
        <w:rPr>
          <w:color w:val="000000" w:themeColor="text1"/>
        </w:rPr>
      </w:pPr>
      <w:r w:rsidRPr="19736EA0">
        <w:rPr>
          <w:b/>
          <w:bCs/>
          <w:color w:val="000000" w:themeColor="text1"/>
        </w:rPr>
        <w:t>Epistemology and ontology</w:t>
      </w:r>
      <w:r w:rsidRPr="19736EA0">
        <w:rPr>
          <w:color w:val="000000" w:themeColor="text1"/>
        </w:rPr>
        <w:t xml:space="preserve"> are distinct and must not be confused. The blind, for example, exist ontologically, but blindness itself as privation is only an Epistemological construct, and the ontology of blindness must not be mistaken for its Epistemology. Blind people and animals clearly exist in the objective world. Yet</w:t>
      </w:r>
      <w:r w:rsidRPr="19736EA0">
        <w:rPr>
          <w:color w:val="0F252D"/>
        </w:rPr>
        <w:t xml:space="preserve"> “blindness” and “absence of sight” themselves belong to the category of privations, which are known by negating their opposites. Thus, they are mind-dependent concepts that--like the notion of time--do not truly exist outside of our minds and the constructions it places on reality. We arrive at the notion of “the absence of sight” simply by affixing a negative to the intelligibile form of “sight” that does exist in the external world as well as in the mind. There is no question that </w:t>
      </w:r>
      <w:r w:rsidRPr="19736EA0">
        <w:rPr>
          <w:color w:val="000000" w:themeColor="text1"/>
        </w:rPr>
        <w:t xml:space="preserve">the blind really do </w:t>
      </w:r>
      <w:r w:rsidRPr="19736EA0">
        <w:rPr>
          <w:i/>
          <w:iCs/>
          <w:color w:val="000000" w:themeColor="text1"/>
        </w:rPr>
        <w:t>lack sight</w:t>
      </w:r>
      <w:r w:rsidRPr="19736EA0">
        <w:rPr>
          <w:color w:val="000000" w:themeColor="text1"/>
        </w:rPr>
        <w:t xml:space="preserve">, irrespective of whether or not there are other knowing subjects who perceive them, and this would be true even if there were only one person existing who was blind. If “blindness” were </w:t>
      </w:r>
      <w:r w:rsidRPr="19736EA0">
        <w:rPr>
          <w:i/>
          <w:iCs/>
          <w:color w:val="000000" w:themeColor="text1"/>
        </w:rPr>
        <w:t>ontologically</w:t>
      </w:r>
      <w:r w:rsidRPr="19736EA0">
        <w:rPr>
          <w:color w:val="000000" w:themeColor="text1"/>
        </w:rPr>
        <w:t xml:space="preserve"> mind-dependent, our minds would constitute the </w:t>
      </w:r>
      <w:r w:rsidRPr="19736EA0">
        <w:rPr>
          <w:i/>
          <w:iCs/>
          <w:color w:val="000000" w:themeColor="text1"/>
        </w:rPr>
        <w:t>cause</w:t>
      </w:r>
      <w:r w:rsidRPr="19736EA0">
        <w:rPr>
          <w:color w:val="000000" w:themeColor="text1"/>
        </w:rPr>
        <w:t xml:space="preserve"> of the phenomenon of the absence of sight. Yet, in the real world, “blindness” is only mind-dependent in terms of Epistemology. That is, we only intellect the phenomenon of blindness through acknowledging the absence of the concept of “sight,” which, unlike “blindness,” presents an </w:t>
      </w:r>
      <w:r w:rsidRPr="19736EA0">
        <w:rPr>
          <w:i/>
          <w:iCs/>
          <w:color w:val="000000" w:themeColor="text1"/>
        </w:rPr>
        <w:t>independently intelligible</w:t>
      </w:r>
      <w:r w:rsidRPr="19736EA0">
        <w:rPr>
          <w:color w:val="000000" w:themeColor="text1"/>
        </w:rPr>
        <w:t xml:space="preserve"> form to us such that its intellection requires no negation nor the affixation of a foreign concept in order for it to be fully perceived in the mind. On the other hand, privations--such as blindness--certainly </w:t>
      </w:r>
      <w:r w:rsidRPr="19736EA0">
        <w:rPr>
          <w:i/>
          <w:iCs/>
          <w:color w:val="000000" w:themeColor="text1"/>
        </w:rPr>
        <w:t>cannot</w:t>
      </w:r>
      <w:r w:rsidRPr="19736EA0">
        <w:rPr>
          <w:color w:val="000000" w:themeColor="text1"/>
        </w:rPr>
        <w:t xml:space="preserve"> exist in the sense of physical individuations in the external world. So, it is quite out of the question that a blind man should be blind “in outward reality” (</w:t>
      </w:r>
      <w:r w:rsidRPr="19736EA0">
        <w:rPr>
          <w:i/>
          <w:iCs/>
          <w:color w:val="000000" w:themeColor="text1"/>
        </w:rPr>
        <w:t>fī</w:t>
      </w:r>
      <w:r w:rsidRPr="19736EA0">
        <w:rPr>
          <w:color w:val="000000" w:themeColor="text1"/>
        </w:rPr>
        <w:t xml:space="preserve"> </w:t>
      </w:r>
      <w:r w:rsidRPr="19736EA0">
        <w:rPr>
          <w:i/>
          <w:iCs/>
          <w:color w:val="000000" w:themeColor="text1"/>
        </w:rPr>
        <w:t>al-khārij</w:t>
      </w:r>
      <w:r w:rsidRPr="19736EA0">
        <w:rPr>
          <w:color w:val="000000" w:themeColor="text1"/>
        </w:rPr>
        <w:t>), and yet it is equally clear that blindness is not mind-dependent, although it is epsitemologically</w:t>
      </w:r>
    </w:p>
    <w:p w14:paraId="03CE0557" w14:textId="77777777" w:rsidR="00FD1A33" w:rsidRPr="00856A2F" w:rsidRDefault="48304A10" w:rsidP="19736EA0">
      <w:pPr>
        <w:rPr>
          <w:color w:val="000000" w:themeColor="text1"/>
        </w:rPr>
      </w:pPr>
      <w:r w:rsidRPr="19736EA0">
        <w:rPr>
          <w:color w:val="000000" w:themeColor="text1"/>
        </w:rPr>
        <w:t xml:space="preserve">     In his Introduction (</w:t>
      </w:r>
      <w:r w:rsidRPr="19736EA0">
        <w:rPr>
          <w:i/>
          <w:iCs/>
          <w:color w:val="000000" w:themeColor="text1"/>
        </w:rPr>
        <w:t>al-Muqaddima</w:t>
      </w:r>
      <w:r w:rsidRPr="19736EA0">
        <w:rPr>
          <w:color w:val="000000" w:themeColor="text1"/>
        </w:rPr>
        <w:t xml:space="preserve">), Dāwūd al-Qayṣarī indicates that the </w:t>
      </w:r>
      <w:r w:rsidRPr="19736EA0">
        <w:rPr>
          <w:i/>
          <w:iCs/>
          <w:color w:val="000000" w:themeColor="text1"/>
        </w:rPr>
        <w:t>Kalām</w:t>
      </w:r>
      <w:r w:rsidRPr="19736EA0">
        <w:rPr>
          <w:color w:val="000000" w:themeColor="text1"/>
        </w:rPr>
        <w:t xml:space="preserve"> Theologians before him adhered to a relatively reasonable Epistemological understanding of concepts like “existence” as long as they understand them to be conceptual (</w:t>
      </w:r>
      <w:r w:rsidRPr="19736EA0">
        <w:rPr>
          <w:i/>
          <w:iCs/>
          <w:color w:val="000000" w:themeColor="text1"/>
        </w:rPr>
        <w:t>i‘tibārī</w:t>
      </w:r>
      <w:r w:rsidRPr="19736EA0">
        <w:rPr>
          <w:color w:val="000000" w:themeColor="text1"/>
        </w:rPr>
        <w:t>), that is, known by way of the mind’s processing extramental forms. Yet they confused this Epistemological understanding with ontological truth. Thus, in the main, they ultimately possessed no clear mechanism to account for the ontological status of objective entities, mental constructs, or “non-existent” entities such as impossible conceptions. By contrast, the later Corrective Tradition--in which al-Qayṣarī is one of the greatest pioneers--sought carefully to avoid this fallacy, which allowed them to conceive of ontological realities in their true complexity and resolve major theological and metaphysical questions pertaining to truth and its correspondence with the various dimensions of reality, objective, subjective, or Divine.</w:t>
      </w:r>
    </w:p>
    <w:p w14:paraId="4AC85E15" w14:textId="2EFA6159" w:rsidR="62ED6EB9" w:rsidRDefault="62ED6EB9" w:rsidP="62ED6EB9">
      <w:pPr>
        <w:ind w:left="810"/>
        <w:rPr>
          <w:rFonts w:asciiTheme="majorBidi" w:hAnsiTheme="majorBidi" w:cstheme="majorBidi"/>
          <w:b/>
          <w:bCs/>
          <w:i/>
          <w:iCs/>
          <w:color w:val="000000" w:themeColor="text1"/>
        </w:rPr>
      </w:pPr>
    </w:p>
    <w:p w14:paraId="611E01BD" w14:textId="2C1B07D2" w:rsidR="00FD1A33" w:rsidRPr="00A93D59" w:rsidRDefault="00FD1A33" w:rsidP="00A93D59">
      <w:pPr>
        <w:rPr>
          <w:rFonts w:eastAsiaTheme="minorEastAsia"/>
          <w:b/>
          <w:bCs/>
          <w:i/>
          <w:iCs/>
        </w:rPr>
      </w:pPr>
      <w:r w:rsidRPr="5C787B15">
        <w:rPr>
          <w:rFonts w:eastAsiaTheme="minorEastAsia"/>
          <w:b/>
          <w:bCs/>
          <w:i/>
          <w:iCs/>
        </w:rPr>
        <w:t>In Epistemological Realism, Logic &amp; Ontology Are Inseparable</w:t>
      </w:r>
    </w:p>
    <w:p w14:paraId="5735ABAA" w14:textId="77777777" w:rsidR="00FD1A33" w:rsidRPr="00856A2F" w:rsidRDefault="00FD1A33" w:rsidP="00FD1A33"/>
    <w:p w14:paraId="41078A33" w14:textId="77777777" w:rsidR="00FD1A33" w:rsidRDefault="00FD1A33" w:rsidP="00E616ED">
      <w:pPr>
        <w:pStyle w:val="Heading4"/>
        <w:numPr>
          <w:ilvl w:val="0"/>
          <w:numId w:val="6"/>
        </w:numPr>
        <w:rPr>
          <w:rFonts w:asciiTheme="majorBidi" w:hAnsiTheme="majorBidi"/>
          <w:b/>
          <w:bCs/>
          <w:color w:val="C00000"/>
          <w:sz w:val="28"/>
          <w:szCs w:val="28"/>
        </w:rPr>
      </w:pPr>
      <w:r>
        <w:rPr>
          <w:rFonts w:asciiTheme="majorBidi" w:hAnsiTheme="majorBidi"/>
          <w:b/>
          <w:bCs/>
          <w:color w:val="C00000"/>
          <w:sz w:val="28"/>
          <w:szCs w:val="28"/>
        </w:rPr>
        <w:t xml:space="preserve"> </w:t>
      </w:r>
      <w:r w:rsidRPr="002146B0">
        <w:rPr>
          <w:rFonts w:asciiTheme="majorBidi" w:hAnsiTheme="majorBidi"/>
          <w:b/>
          <w:bCs/>
          <w:color w:val="C00000"/>
          <w:sz w:val="28"/>
          <w:szCs w:val="28"/>
        </w:rPr>
        <w:t>Epistemology</w:t>
      </w:r>
    </w:p>
    <w:p w14:paraId="0DAE5E7A" w14:textId="77777777" w:rsidR="00FD1A33" w:rsidRDefault="0A910C68" w:rsidP="5C787B15">
      <w:pPr>
        <w:rPr>
          <w:rStyle w:val="FootnoteReference"/>
          <w:rFonts w:asciiTheme="majorBidi" w:hAnsiTheme="majorBidi" w:cstheme="majorBidi"/>
          <w:b/>
          <w:bCs/>
          <w:i/>
          <w:iCs/>
          <w:color w:val="000000" w:themeColor="text1"/>
        </w:rPr>
      </w:pPr>
      <w:r w:rsidRPr="19736EA0">
        <w:rPr>
          <w:b/>
          <w:bCs/>
          <w:i/>
          <w:iCs/>
        </w:rPr>
        <w:t>Epistemology</w:t>
      </w:r>
    </w:p>
    <w:p w14:paraId="2EB26AF0" w14:textId="6EDDE59A" w:rsidR="00FD1A33" w:rsidRDefault="3809FEE7" w:rsidP="19736EA0">
      <w:r w:rsidRPr="19736EA0">
        <w:rPr>
          <w:color w:val="202122"/>
        </w:rPr>
        <w:t>Our English word “</w:t>
      </w:r>
      <w:r w:rsidRPr="19736EA0">
        <w:rPr>
          <w:b/>
          <w:bCs/>
          <w:color w:val="202122"/>
          <w:u w:val="single"/>
        </w:rPr>
        <w:t>Epistemology</w:t>
      </w:r>
      <w:r w:rsidRPr="19736EA0">
        <w:rPr>
          <w:color w:val="202122"/>
        </w:rPr>
        <w:t xml:space="preserve">” comes from the Ancient Greek word </w:t>
      </w:r>
      <w:r w:rsidRPr="19736EA0">
        <w:rPr>
          <w:i/>
          <w:iCs/>
          <w:color w:val="000000" w:themeColor="text1"/>
        </w:rPr>
        <w:t>é</w:t>
      </w:r>
      <w:r w:rsidRPr="19736EA0">
        <w:rPr>
          <w:i/>
          <w:iCs/>
          <w:color w:val="202122"/>
        </w:rPr>
        <w:t>pist</w:t>
      </w:r>
      <w:r w:rsidRPr="19736EA0">
        <w:rPr>
          <w:i/>
          <w:iCs/>
          <w:color w:val="000000" w:themeColor="text1"/>
        </w:rPr>
        <w:t>é</w:t>
      </w:r>
      <w:r w:rsidRPr="19736EA0">
        <w:rPr>
          <w:i/>
          <w:iCs/>
          <w:color w:val="202122"/>
        </w:rPr>
        <w:t>m</w:t>
      </w:r>
      <w:r w:rsidRPr="19736EA0">
        <w:rPr>
          <w:i/>
          <w:iCs/>
          <w:color w:val="000000" w:themeColor="text1"/>
        </w:rPr>
        <w:t>e</w:t>
      </w:r>
      <w:r w:rsidRPr="19736EA0">
        <w:rPr>
          <w:color w:val="000000" w:themeColor="text1"/>
        </w:rPr>
        <w:t xml:space="preserve">, </w:t>
      </w:r>
      <w:r w:rsidRPr="19736EA0">
        <w:rPr>
          <w:i/>
          <w:iCs/>
          <w:color w:val="000000" w:themeColor="text1"/>
        </w:rPr>
        <w:t>έπιστήμη</w:t>
      </w:r>
      <w:r w:rsidRPr="19736EA0">
        <w:rPr>
          <w:rStyle w:val="apple-converted-space"/>
          <w:rFonts w:eastAsiaTheme="majorEastAsia"/>
          <w:color w:val="202122"/>
        </w:rPr>
        <w:t xml:space="preserve">, </w:t>
      </w:r>
      <w:r w:rsidRPr="19736EA0">
        <w:rPr>
          <w:color w:val="000000" w:themeColor="text1"/>
        </w:rPr>
        <w:t>meaning “knowledge,” which is then linked to the suffix “</w:t>
      </w:r>
      <w:r w:rsidRPr="19736EA0">
        <w:rPr>
          <w:i/>
          <w:iCs/>
          <w:color w:val="000000" w:themeColor="text1"/>
        </w:rPr>
        <w:t>lógia</w:t>
      </w:r>
      <w:r w:rsidRPr="19736EA0">
        <w:rPr>
          <w:color w:val="000000" w:themeColor="text1"/>
        </w:rPr>
        <w:t xml:space="preserve">, </w:t>
      </w:r>
      <w:r w:rsidRPr="19736EA0">
        <w:rPr>
          <w:i/>
          <w:iCs/>
          <w:color w:val="000000" w:themeColor="text1"/>
        </w:rPr>
        <w:t>λόγια</w:t>
      </w:r>
      <w:r w:rsidRPr="19736EA0">
        <w:rPr>
          <w:color w:val="000000" w:themeColor="text1"/>
        </w:rPr>
        <w:t xml:space="preserve">, which refers to any form of science or theoretical speculation. </w:t>
      </w:r>
      <w:r w:rsidRPr="19736EA0">
        <w:t xml:space="preserve">In Arabic, the same foundational subject matter is called </w:t>
      </w:r>
      <w:r w:rsidRPr="19736EA0">
        <w:rPr>
          <w:i/>
          <w:iCs/>
        </w:rPr>
        <w:t xml:space="preserve">Uṣūl al-‘Ilm wa al-Ma‘rifa </w:t>
      </w:r>
      <w:r w:rsidRPr="19736EA0">
        <w:t>(the Root Principles of Science and Knowledge)</w:t>
      </w:r>
      <w:r w:rsidRPr="19736EA0">
        <w:rPr>
          <w:color w:val="202122"/>
        </w:rPr>
        <w:t xml:space="preserve">. We will discuss Epistemology in some detail in the chapter, “Epistemology: Prologue to Faith.” Epistemology </w:t>
      </w:r>
      <w:r w:rsidRPr="19736EA0">
        <w:rPr>
          <w:color w:val="000000" w:themeColor="text1"/>
        </w:rPr>
        <w:t>is the knowledge that knowledge has of itself. The science of Epistemology ranks among the highest of all intellectual disciplines, since it determines how we discern the truth and distinguish sound thought from fallacy</w:t>
      </w:r>
      <w:r w:rsidRPr="19736EA0">
        <w:t xml:space="preserve">. </w:t>
      </w:r>
      <w:r w:rsidRPr="19736EA0">
        <w:rPr>
          <w:color w:val="202122"/>
        </w:rPr>
        <w:t xml:space="preserve">Although Epistemology is not counted among Islam’s six Pillars of Faith, those pillars cannot stand without it, and the same pertains to all other aspects of the Islamic faith. </w:t>
      </w:r>
      <w:r w:rsidRPr="19736EA0">
        <w:t xml:space="preserve">Epistemology, therefore, has always been an essential </w:t>
      </w:r>
      <w:r w:rsidRPr="19736EA0">
        <w:rPr>
          <w:color w:val="202122"/>
        </w:rPr>
        <w:t xml:space="preserve">part of the Tradition, and </w:t>
      </w:r>
      <w:r w:rsidRPr="19736EA0">
        <w:t>this book deals with it as such. I</w:t>
      </w:r>
      <w:r w:rsidRPr="19736EA0">
        <w:rPr>
          <w:color w:val="000000" w:themeColor="text1"/>
        </w:rPr>
        <w:t xml:space="preserve">n themselves, epistemological methods—whether in the Divine Science, Metaphysics, logic, the empirical sciences, or other matters—are neither true nor false. They are simply good or bad. Just as there </w:t>
      </w:r>
      <w:r w:rsidRPr="19736EA0">
        <w:rPr>
          <w:rFonts w:eastAsiaTheme="majorEastAsia"/>
        </w:rPr>
        <w:t>are good beginnings and bad ones, there are also good epistemologies and bad ones.</w:t>
      </w:r>
      <w:r w:rsidRPr="19736EA0">
        <w:rPr>
          <w:color w:val="000000" w:themeColor="text1"/>
        </w:rPr>
        <w:t xml:space="preserve"> A good method provides a good beginning, which is one that allows us to determine useful goals and attain them effectively. A bad method brings a bad beginning, which makes it impossible to envision a truly useful end or reach a desired goal, although—in some cases—it may allow for such goals to be attained with great difficulty.</w:t>
      </w:r>
      <w:r w:rsidRPr="19736EA0">
        <w:rPr>
          <w:rFonts w:eastAsiaTheme="majorEastAsia"/>
        </w:rPr>
        <w:t xml:space="preserve"> When epistemologies are good, they usher in the ascendancy of </w:t>
      </w:r>
      <w:r w:rsidRPr="19736EA0">
        <w:t xml:space="preserve">epistemological realism, which is discussed in the note below, and </w:t>
      </w:r>
      <w:r w:rsidRPr="19736EA0">
        <w:rPr>
          <w:color w:val="000000" w:themeColor="text1"/>
        </w:rPr>
        <w:t>rests upon the solid bedrock of First Principles, valid inferences, sound intuitions, and productive paradigms and cognitive frames.</w:t>
      </w:r>
    </w:p>
    <w:p w14:paraId="10A69747" w14:textId="4138E939" w:rsidR="62ED6EB9" w:rsidRDefault="62ED6EB9" w:rsidP="62ED6EB9">
      <w:pPr>
        <w:ind w:left="810"/>
        <w:rPr>
          <w:b/>
          <w:bCs/>
          <w:i/>
          <w:iCs/>
        </w:rPr>
      </w:pPr>
    </w:p>
    <w:p w14:paraId="1213C791" w14:textId="77777777" w:rsidR="00FD1A33" w:rsidRDefault="00FD1A33" w:rsidP="00FD1A33">
      <w:pPr>
        <w:ind w:left="810"/>
        <w:rPr>
          <w:b/>
          <w:bCs/>
          <w:i/>
          <w:iCs/>
        </w:rPr>
      </w:pPr>
    </w:p>
    <w:p w14:paraId="1BDBB076" w14:textId="77777777" w:rsidR="00FD1A33" w:rsidRPr="00856A2F" w:rsidRDefault="00FD1A33" w:rsidP="00FD1A33">
      <w:pPr>
        <w:ind w:left="810"/>
        <w:rPr>
          <w:b/>
          <w:bCs/>
          <w:i/>
          <w:iCs/>
        </w:rPr>
      </w:pPr>
    </w:p>
    <w:p w14:paraId="560D6DD7" w14:textId="77777777" w:rsidR="00FD1A33" w:rsidRPr="00856A2F" w:rsidRDefault="00FD1A33" w:rsidP="00E616ED">
      <w:pPr>
        <w:pStyle w:val="Heading4"/>
        <w:numPr>
          <w:ilvl w:val="0"/>
          <w:numId w:val="6"/>
        </w:numPr>
        <w:rPr>
          <w:rFonts w:asciiTheme="majorBidi" w:hAnsiTheme="majorBidi"/>
          <w:b/>
          <w:bCs/>
          <w:color w:val="C00000"/>
          <w:sz w:val="28"/>
          <w:szCs w:val="28"/>
        </w:rPr>
      </w:pPr>
      <w:r>
        <w:rPr>
          <w:rFonts w:asciiTheme="majorBidi" w:hAnsiTheme="majorBidi"/>
          <w:b/>
          <w:bCs/>
          <w:color w:val="C00000"/>
          <w:sz w:val="28"/>
          <w:szCs w:val="28"/>
        </w:rPr>
        <w:t xml:space="preserve"> </w:t>
      </w:r>
      <w:r w:rsidRPr="00856A2F">
        <w:rPr>
          <w:rFonts w:asciiTheme="majorBidi" w:hAnsiTheme="majorBidi"/>
          <w:b/>
          <w:bCs/>
          <w:color w:val="C00000"/>
          <w:sz w:val="28"/>
          <w:szCs w:val="28"/>
        </w:rPr>
        <w:t>Essence &amp; Substance</w:t>
      </w:r>
    </w:p>
    <w:p w14:paraId="5C3BBC2D" w14:textId="77777777" w:rsidR="00FD1A33" w:rsidRPr="00856A2F" w:rsidRDefault="00FD1A33" w:rsidP="19736EA0">
      <w:pPr>
        <w:ind w:left="810"/>
        <w:rPr>
          <w:rFonts w:eastAsiaTheme="minorEastAsia"/>
          <w:b/>
          <w:bCs/>
          <w:i/>
          <w:iCs/>
        </w:rPr>
      </w:pPr>
      <w:bookmarkStart w:id="31" w:name="_Toc188509307"/>
      <w:r w:rsidRPr="19736EA0">
        <w:rPr>
          <w:rFonts w:eastAsiaTheme="minorEastAsia"/>
          <w:b/>
          <w:bCs/>
          <w:i/>
          <w:iCs/>
        </w:rPr>
        <w:t>Imperative of Affirming the Intelligibility of the World</w:t>
      </w:r>
    </w:p>
    <w:p w14:paraId="6B7B5E71" w14:textId="77777777" w:rsidR="47055A87" w:rsidRDefault="47055A87" w:rsidP="19736EA0">
      <w:pPr>
        <w:ind w:left="810"/>
        <w:rPr>
          <w:rFonts w:eastAsiaTheme="minorEastAsia"/>
          <w:b/>
          <w:bCs/>
          <w:i/>
          <w:iCs/>
        </w:rPr>
      </w:pPr>
      <w:r w:rsidRPr="19736EA0">
        <w:rPr>
          <w:rFonts w:eastAsiaTheme="minorEastAsia"/>
          <w:b/>
          <w:bCs/>
          <w:i/>
          <w:iCs/>
        </w:rPr>
        <w:t>God’s Grand Scheme of Essences</w:t>
      </w:r>
    </w:p>
    <w:p w14:paraId="224CF8A1" w14:textId="77777777" w:rsidR="47055A87" w:rsidRDefault="47055A87" w:rsidP="19736EA0">
      <w:pPr>
        <w:ind w:left="810"/>
        <w:rPr>
          <w:rFonts w:eastAsiaTheme="minorEastAsia"/>
          <w:b/>
          <w:bCs/>
          <w:i/>
          <w:iCs/>
        </w:rPr>
      </w:pPr>
      <w:r w:rsidRPr="19736EA0">
        <w:rPr>
          <w:rFonts w:eastAsiaTheme="minorEastAsia"/>
          <w:b/>
          <w:bCs/>
          <w:i/>
          <w:iCs/>
        </w:rPr>
        <w:t xml:space="preserve">Essence Is a Principle of Unity: Unity Is Not a Principle of Essence      </w:t>
      </w:r>
    </w:p>
    <w:p w14:paraId="7CE0ED9B" w14:textId="285EB33C" w:rsidR="47055A87" w:rsidRDefault="47055A87" w:rsidP="19736EA0">
      <w:pPr>
        <w:ind w:left="810"/>
        <w:rPr>
          <w:rFonts w:eastAsiaTheme="minorEastAsia"/>
          <w:b/>
          <w:bCs/>
          <w:i/>
          <w:iCs/>
        </w:rPr>
      </w:pPr>
      <w:r w:rsidRPr="19736EA0">
        <w:rPr>
          <w:rFonts w:eastAsiaTheme="minorEastAsia"/>
          <w:b/>
          <w:bCs/>
          <w:i/>
          <w:iCs/>
        </w:rPr>
        <w:t>Archetypes, Emanation, &amp; Essences</w:t>
      </w:r>
    </w:p>
    <w:p w14:paraId="751090F0" w14:textId="24B6B04D" w:rsidR="19736EA0" w:rsidRDefault="19736EA0" w:rsidP="19736EA0">
      <w:pPr>
        <w:ind w:left="810"/>
        <w:rPr>
          <w:rFonts w:eastAsiaTheme="minorEastAsia"/>
          <w:b/>
          <w:bCs/>
          <w:i/>
          <w:iCs/>
        </w:rPr>
      </w:pPr>
    </w:p>
    <w:p w14:paraId="44646FC4" w14:textId="64F52BE0" w:rsidR="11677052" w:rsidRDefault="11677052" w:rsidP="19736EA0">
      <w:pPr>
        <w:rPr>
          <w:rFonts w:eastAsiaTheme="minorEastAsia"/>
        </w:rPr>
      </w:pPr>
      <w:r w:rsidRPr="19736EA0">
        <w:rPr>
          <w:rFonts w:eastAsiaTheme="minorEastAsia"/>
        </w:rPr>
        <w:t>FROM VOL 9</w:t>
      </w:r>
    </w:p>
    <w:p w14:paraId="47290870" w14:textId="4D39848B" w:rsidR="11677052" w:rsidRDefault="11677052" w:rsidP="19736EA0">
      <w:pPr>
        <w:rPr>
          <w:rFonts w:eastAsiaTheme="minorEastAsia"/>
        </w:rPr>
      </w:pPr>
      <w:r w:rsidRPr="19736EA0">
        <w:rPr>
          <w:rFonts w:eastAsiaTheme="minorEastAsia"/>
        </w:rPr>
        <w:t xml:space="preserve">Intelligibility of the World: </w:t>
      </w:r>
    </w:p>
    <w:p w14:paraId="30D01FE8" w14:textId="6D7002F5" w:rsidR="11677052" w:rsidRDefault="11677052" w:rsidP="19736EA0">
      <w:r w:rsidRPr="19736EA0">
        <w:rPr>
          <w:rFonts w:eastAsiaTheme="minorEastAsia"/>
        </w:rPr>
        <w:t xml:space="preserve">This work attempts in an intelligible philosophical idiom to outline various dimensions of traditional Islamic “correspondence” theories of truth. It asserts that purely intelligible, “abstract” concepts, universal natures, and general principles objectively apply to the world. They are not subjectively imposed. But these intelligible entities, universal natures, and general principles can only be validated when they are properly situated in an “all-encompassing theory of objective reality and truth, which was termed in Islamic intellectual history as nafs al-amr (things as they are). It transcends individual minds and sensible realities. In its breadth, it accounts for the ultimate ontological and henological status of universal and abstract principles and forms. Ultimately, the physical world of particulars is “intelligible” and constitutes objective knowledge because it is a branch of an  “intelligible”--as opposed to a “sensible”--non-physically instantiated world. </w:t>
      </w:r>
    </w:p>
    <w:p w14:paraId="10C65FF6" w14:textId="6C04ED02" w:rsidR="11677052" w:rsidRDefault="11677052" w:rsidP="19736EA0">
      <w:pPr>
        <w:ind w:left="720"/>
      </w:pPr>
      <w:r w:rsidRPr="19736EA0">
        <w:rPr>
          <w:rFonts w:eastAsiaTheme="minorEastAsia"/>
        </w:rPr>
        <w:t xml:space="preserve"> </w:t>
      </w:r>
    </w:p>
    <w:p w14:paraId="638CB823" w14:textId="2D3B28CE" w:rsidR="11677052" w:rsidRDefault="11677052" w:rsidP="19736EA0">
      <w:r w:rsidRPr="19736EA0">
        <w:rPr>
          <w:rFonts w:eastAsiaTheme="minorEastAsia"/>
        </w:rPr>
        <w:t>Truth is the Nature of Our Being: Truth is Unitive and Integrating</w:t>
      </w:r>
    </w:p>
    <w:p w14:paraId="19940522" w14:textId="75DB570B" w:rsidR="19736EA0" w:rsidRDefault="19736EA0" w:rsidP="19736EA0">
      <w:pPr>
        <w:rPr>
          <w:rFonts w:eastAsiaTheme="minorEastAsia"/>
        </w:rPr>
      </w:pPr>
    </w:p>
    <w:p w14:paraId="34475893" w14:textId="7F47AD33" w:rsidR="421F973B" w:rsidRDefault="421F973B" w:rsidP="19736EA0">
      <w:pPr>
        <w:rPr>
          <w:rFonts w:eastAsiaTheme="minorEastAsia"/>
        </w:rPr>
      </w:pPr>
      <w:r w:rsidRPr="19736EA0">
        <w:rPr>
          <w:rFonts w:eastAsiaTheme="minorEastAsia"/>
        </w:rPr>
        <w:t xml:space="preserve">The intelligibility of nature and the principle of unity: </w:t>
      </w:r>
    </w:p>
    <w:p w14:paraId="04EA65A3" w14:textId="0064CB6F" w:rsidR="421F973B" w:rsidRDefault="421F973B" w:rsidP="19736EA0">
      <w:r w:rsidRPr="19736EA0">
        <w:rPr>
          <w:rFonts w:eastAsiaTheme="minorEastAsia"/>
        </w:rPr>
        <w:t xml:space="preserve">Commercium: standing in relations to each other: </w:t>
      </w:r>
    </w:p>
    <w:p w14:paraId="5F8C874B" w14:textId="58163153" w:rsidR="421F973B" w:rsidRDefault="421F973B" w:rsidP="19736EA0">
      <w:pPr>
        <w:rPr>
          <w:rFonts w:eastAsiaTheme="minorEastAsia"/>
        </w:rPr>
      </w:pPr>
      <w:r w:rsidRPr="19736EA0">
        <w:rPr>
          <w:rFonts w:eastAsiaTheme="minorEastAsia"/>
        </w:rPr>
        <w:t>In order for nature to be known as the world of sensible particulars in space and time that we experience, all of its multifarious phenomena must be subordinated to a principle of unity external to those particulars, that has rendered it a single whole . In Plotinus, there are many principles of unity, including Forms for particulars, Nature for the aggregate of sensible particulars, Soul for Nature, Intellect for Soul, and the One for Intellect. For Kant, it is the transcendent unity of apperception that renders the world of nature a single world. For both thinkers, to reject the necessity that sensible objects be subordinated to a unifying principle would be to imply that objects of knowledge are each sui generis, and in their disparateness incapable of standing in relations to one another ; yet this is impossible, because no single world of nature could then be constructed out of their aggregate. Were objects of knowledge not subordinated to a principle of unity that transcends them, it would not be possible to describe them as belonging to the ‘same’ world. However, since we do in fact cognise objects within a single world, that aggregate of objects must actually be subordinated to a principle, or principles, of unity.</w:t>
      </w:r>
      <w:bookmarkEnd w:id="31"/>
    </w:p>
    <w:p w14:paraId="6A969B01" w14:textId="77777777" w:rsidR="00FD1A33" w:rsidRPr="00856A2F" w:rsidRDefault="00FD1A33" w:rsidP="00FD1A33">
      <w:pPr>
        <w:rPr>
          <w:rFonts w:eastAsiaTheme="minorHAnsi"/>
          <w:b/>
          <w:bCs/>
          <w:i/>
          <w:iCs/>
        </w:rPr>
      </w:pPr>
      <w:r w:rsidRPr="00856A2F">
        <w:rPr>
          <w:rFonts w:eastAsiaTheme="minorHAnsi"/>
          <w:b/>
          <w:bCs/>
          <w:i/>
          <w:iCs/>
        </w:rPr>
        <w:tab/>
      </w:r>
      <w:r w:rsidRPr="00856A2F">
        <w:rPr>
          <w:rFonts w:eastAsiaTheme="minorHAnsi"/>
          <w:b/>
          <w:bCs/>
          <w:i/>
          <w:iCs/>
        </w:rPr>
        <w:tab/>
      </w:r>
      <w:r w:rsidRPr="00856A2F">
        <w:rPr>
          <w:rFonts w:eastAsiaTheme="minorHAnsi"/>
          <w:b/>
          <w:bCs/>
          <w:i/>
          <w:iCs/>
        </w:rPr>
        <w:tab/>
      </w:r>
    </w:p>
    <w:p w14:paraId="2EC5756B" w14:textId="77777777" w:rsidR="00FD1A33" w:rsidRPr="009F24E7" w:rsidRDefault="00FD1A33" w:rsidP="00FD1A33">
      <w:pPr>
        <w:rPr>
          <w:rFonts w:eastAsiaTheme="minorHAnsi"/>
        </w:rPr>
      </w:pPr>
    </w:p>
    <w:p w14:paraId="68364D9B" w14:textId="77777777" w:rsidR="00FD1A33" w:rsidRPr="009F24E7" w:rsidRDefault="00FD1A33" w:rsidP="00E616ED">
      <w:pPr>
        <w:pStyle w:val="Heading4"/>
        <w:numPr>
          <w:ilvl w:val="0"/>
          <w:numId w:val="6"/>
        </w:numPr>
        <w:rPr>
          <w:rFonts w:asciiTheme="majorBidi" w:hAnsiTheme="majorBidi"/>
          <w:b/>
          <w:bCs/>
          <w:sz w:val="28"/>
          <w:szCs w:val="28"/>
        </w:rPr>
      </w:pPr>
      <w:bookmarkStart w:id="32" w:name="_Toc188509303"/>
      <w:r>
        <w:rPr>
          <w:rFonts w:asciiTheme="majorBidi" w:hAnsiTheme="majorBidi"/>
          <w:b/>
          <w:bCs/>
          <w:color w:val="C00000"/>
          <w:sz w:val="28"/>
          <w:szCs w:val="28"/>
        </w:rPr>
        <w:t xml:space="preserve"> </w:t>
      </w:r>
      <w:r w:rsidRPr="009F24E7">
        <w:rPr>
          <w:rFonts w:asciiTheme="majorBidi" w:hAnsiTheme="majorBidi"/>
          <w:b/>
          <w:bCs/>
          <w:color w:val="C00000"/>
          <w:sz w:val="28"/>
          <w:szCs w:val="28"/>
        </w:rPr>
        <w:t>Exemplarism, Immanentism</w:t>
      </w:r>
      <w:bookmarkEnd w:id="32"/>
      <w:r w:rsidRPr="009F24E7">
        <w:rPr>
          <w:rFonts w:asciiTheme="majorBidi" w:hAnsiTheme="majorBidi"/>
          <w:b/>
          <w:bCs/>
          <w:color w:val="C00000"/>
          <w:sz w:val="28"/>
          <w:szCs w:val="28"/>
        </w:rPr>
        <w:t>, &amp; Nominalism</w:t>
      </w:r>
    </w:p>
    <w:p w14:paraId="1386C9E3" w14:textId="77777777" w:rsidR="00FD1A33" w:rsidRPr="00856A2F" w:rsidRDefault="0A910C68" w:rsidP="19736EA0">
      <w:pPr>
        <w:rPr>
          <w:rFonts w:asciiTheme="majorBidi" w:hAnsiTheme="majorBidi" w:cstheme="majorBidi"/>
          <w:b/>
          <w:bCs/>
          <w:i/>
          <w:iCs/>
        </w:rPr>
      </w:pPr>
      <w:r w:rsidRPr="62ED6EB9">
        <w:rPr>
          <w:rFonts w:asciiTheme="majorBidi" w:hAnsiTheme="majorBidi" w:cstheme="majorBidi"/>
          <w:b/>
          <w:bCs/>
          <w:sz w:val="28"/>
          <w:szCs w:val="28"/>
        </w:rPr>
        <w:t xml:space="preserve">            </w:t>
      </w:r>
      <w:r w:rsidRPr="19736EA0">
        <w:rPr>
          <w:rFonts w:asciiTheme="majorBidi" w:hAnsiTheme="majorBidi" w:cstheme="majorBidi"/>
          <w:b/>
          <w:bCs/>
          <w:i/>
          <w:iCs/>
        </w:rPr>
        <w:t xml:space="preserve"> “Immanentism” and “Exemplarism.”</w:t>
      </w:r>
    </w:p>
    <w:p w14:paraId="2FCC2F07" w14:textId="77777777" w:rsidR="00FD1A33" w:rsidRPr="00856A2F" w:rsidRDefault="00FD1A33" w:rsidP="00FD1A33">
      <w:pPr>
        <w:ind w:left="900"/>
        <w:rPr>
          <w:rFonts w:eastAsiaTheme="minorHAnsi"/>
          <w:b/>
          <w:bCs/>
          <w:i/>
          <w:iCs/>
        </w:rPr>
      </w:pPr>
      <w:bookmarkStart w:id="33" w:name="_Toc188509304"/>
      <w:r>
        <w:rPr>
          <w:rFonts w:eastAsiaTheme="minorHAnsi"/>
          <w:b/>
          <w:bCs/>
          <w:i/>
          <w:iCs/>
        </w:rPr>
        <w:t xml:space="preserve">Exemplarist </w:t>
      </w:r>
      <w:r w:rsidRPr="00856A2F">
        <w:rPr>
          <w:rFonts w:eastAsiaTheme="minorHAnsi"/>
          <w:b/>
          <w:bCs/>
          <w:i/>
          <w:iCs/>
        </w:rPr>
        <w:t>Reasoning versus Immanentist Reasoning</w:t>
      </w:r>
      <w:bookmarkEnd w:id="33"/>
      <w:r w:rsidRPr="00856A2F">
        <w:rPr>
          <w:rFonts w:eastAsiaTheme="minorHAnsi"/>
          <w:b/>
          <w:bCs/>
          <w:i/>
          <w:iCs/>
        </w:rPr>
        <w:t xml:space="preserve"> </w:t>
      </w:r>
    </w:p>
    <w:p w14:paraId="6203491F" w14:textId="3FA49529" w:rsidR="00FD1A33" w:rsidRPr="00856A2F" w:rsidRDefault="0A910C68" w:rsidP="19736EA0">
      <w:pPr>
        <w:ind w:left="900"/>
        <w:rPr>
          <w:rFonts w:eastAsiaTheme="minorEastAsia"/>
          <w:b/>
          <w:bCs/>
          <w:i/>
          <w:iCs/>
        </w:rPr>
      </w:pPr>
      <w:r w:rsidRPr="19736EA0">
        <w:rPr>
          <w:rFonts w:eastAsiaTheme="minorEastAsia"/>
          <w:b/>
          <w:bCs/>
          <w:i/>
          <w:iCs/>
        </w:rPr>
        <w:t>Immanentism Is Self-Contradictory</w:t>
      </w:r>
    </w:p>
    <w:p w14:paraId="4734F257" w14:textId="49145F29" w:rsidR="00FD1A33" w:rsidRPr="00856A2F" w:rsidRDefault="0A910C68" w:rsidP="19736EA0">
      <w:pPr>
        <w:ind w:left="900"/>
        <w:rPr>
          <w:rFonts w:eastAsiaTheme="minorEastAsia"/>
          <w:b/>
          <w:bCs/>
          <w:i/>
          <w:iCs/>
        </w:rPr>
      </w:pPr>
      <w:r w:rsidRPr="19736EA0">
        <w:rPr>
          <w:rFonts w:eastAsiaTheme="minorEastAsia"/>
          <w:b/>
          <w:bCs/>
          <w:i/>
          <w:iCs/>
        </w:rPr>
        <w:t>The Relation between Immanentism, Nominalism</w:t>
      </w:r>
      <w:r w:rsidR="00FD1A33" w:rsidRPr="19736EA0">
        <w:rPr>
          <w:rStyle w:val="FootnoteReference"/>
          <w:rFonts w:eastAsiaTheme="minorEastAsia"/>
          <w:b/>
          <w:bCs/>
          <w:i/>
          <w:iCs/>
        </w:rPr>
        <w:footnoteReference w:id="15"/>
      </w:r>
      <w:r w:rsidRPr="19736EA0">
        <w:rPr>
          <w:rFonts w:eastAsiaTheme="minorEastAsia"/>
          <w:b/>
          <w:bCs/>
          <w:i/>
          <w:iCs/>
        </w:rPr>
        <w:t xml:space="preserve"> &amp; Modernism</w:t>
      </w:r>
    </w:p>
    <w:p w14:paraId="5541C26E" w14:textId="77777777" w:rsidR="00FD1A33" w:rsidRDefault="00FD1A33" w:rsidP="00FD1A33">
      <w:pPr>
        <w:ind w:left="900"/>
        <w:rPr>
          <w:rFonts w:eastAsiaTheme="minorHAnsi"/>
          <w:b/>
          <w:bCs/>
          <w:i/>
          <w:iCs/>
        </w:rPr>
      </w:pPr>
      <w:r w:rsidRPr="00856A2F">
        <w:rPr>
          <w:rFonts w:eastAsiaTheme="minorHAnsi"/>
          <w:b/>
          <w:bCs/>
          <w:i/>
          <w:iCs/>
        </w:rPr>
        <w:t xml:space="preserve">Exemplarism Views the World as </w:t>
      </w:r>
      <w:r>
        <w:rPr>
          <w:rFonts w:eastAsiaTheme="minorHAnsi"/>
          <w:b/>
          <w:bCs/>
          <w:i/>
          <w:iCs/>
        </w:rPr>
        <w:t xml:space="preserve">A Divine </w:t>
      </w:r>
      <w:r w:rsidRPr="00856A2F">
        <w:rPr>
          <w:rFonts w:eastAsiaTheme="minorHAnsi"/>
          <w:b/>
          <w:bCs/>
          <w:i/>
          <w:iCs/>
        </w:rPr>
        <w:t>Theophany</w:t>
      </w:r>
    </w:p>
    <w:p w14:paraId="56CCD319" w14:textId="77777777" w:rsidR="00FD1A33" w:rsidRPr="00856A2F" w:rsidRDefault="00FD1A33" w:rsidP="00FD1A33">
      <w:pPr>
        <w:ind w:left="900"/>
        <w:rPr>
          <w:rFonts w:eastAsiaTheme="minorHAnsi"/>
          <w:b/>
          <w:bCs/>
          <w:i/>
          <w:iCs/>
        </w:rPr>
      </w:pPr>
      <w:r w:rsidRPr="19736EA0">
        <w:rPr>
          <w:rFonts w:eastAsiaTheme="minorEastAsia"/>
          <w:b/>
          <w:bCs/>
          <w:i/>
          <w:iCs/>
        </w:rPr>
        <w:t>Immanentism Views the World as Effect</w:t>
      </w:r>
    </w:p>
    <w:p w14:paraId="5C0FE2B5" w14:textId="35DB2D05" w:rsidR="00FD1A33" w:rsidRDefault="00FD1A33" w:rsidP="19736EA0">
      <w:pPr>
        <w:ind w:left="900"/>
        <w:rPr>
          <w:rFonts w:eastAsiaTheme="minorEastAsia"/>
          <w:b/>
          <w:bCs/>
          <w:i/>
          <w:iCs/>
        </w:rPr>
      </w:pPr>
    </w:p>
    <w:p w14:paraId="20EEA362" w14:textId="46E66DEF" w:rsidR="00FD1A33" w:rsidRDefault="5610ADB8" w:rsidP="19736EA0">
      <w:pPr>
        <w:pStyle w:val="FootnoteText"/>
        <w:rPr>
          <w:rFonts w:ascii="Times New Roman" w:hAnsi="Times New Roman" w:cs="Times New Roman"/>
        </w:rPr>
      </w:pPr>
      <w:r w:rsidRPr="19736EA0">
        <w:rPr>
          <w:rFonts w:ascii="Times New Roman" w:hAnsi="Times New Roman" w:cs="Times New Roman"/>
        </w:rPr>
        <w:t>FOOTNOTE</w:t>
      </w:r>
    </w:p>
    <w:p w14:paraId="5EC7B7AE" w14:textId="119763DB" w:rsidR="00FD1A33" w:rsidRDefault="6EADA13E" w:rsidP="19736EA0">
      <w:pPr>
        <w:pStyle w:val="FootnoteText"/>
        <w:rPr>
          <w:rFonts w:ascii="Times New Roman" w:hAnsi="Times New Roman" w:cs="Times New Roman"/>
        </w:rPr>
      </w:pPr>
      <w:r w:rsidRPr="19736EA0">
        <w:rPr>
          <w:rFonts w:ascii="Times New Roman" w:hAnsi="Times New Roman" w:cs="Times New Roman"/>
        </w:rPr>
        <w:t>Literally, “immanent” means “to remain within” (from the Latin</w:t>
      </w:r>
      <w:r w:rsidRPr="19736EA0">
        <w:rPr>
          <w:rStyle w:val="apple-converted-space"/>
          <w:rFonts w:ascii="Times New Roman" w:eastAsiaTheme="majorEastAsia" w:hAnsi="Times New Roman" w:cs="Times New Roman"/>
          <w:color w:val="000000" w:themeColor="text1"/>
        </w:rPr>
        <w:t> </w:t>
      </w:r>
      <w:r w:rsidRPr="19736EA0">
        <w:rPr>
          <w:rStyle w:val="ff"/>
          <w:rFonts w:ascii="Times New Roman" w:hAnsi="Times New Roman" w:cs="Times New Roman"/>
          <w:i/>
          <w:iCs/>
          <w:color w:val="000000" w:themeColor="text1"/>
        </w:rPr>
        <w:t>in-</w:t>
      </w:r>
      <w:r w:rsidRPr="19736EA0">
        <w:rPr>
          <w:rStyle w:val="apple-converted-space"/>
          <w:rFonts w:ascii="Times New Roman" w:eastAsiaTheme="majorEastAsia" w:hAnsi="Times New Roman" w:cs="Times New Roman"/>
          <w:i/>
          <w:iCs/>
          <w:color w:val="000000" w:themeColor="text1"/>
        </w:rPr>
        <w:t> </w:t>
      </w:r>
      <w:r w:rsidRPr="19736EA0">
        <w:rPr>
          <w:rStyle w:val="gp"/>
          <w:rFonts w:ascii="Times New Roman" w:hAnsi="Times New Roman" w:cs="Times New Roman"/>
          <w:color w:val="000000" w:themeColor="text1"/>
        </w:rPr>
        <w:t>“in”</w:t>
      </w:r>
      <w:r w:rsidRPr="19736EA0">
        <w:rPr>
          <w:rStyle w:val="apple-converted-space"/>
          <w:rFonts w:ascii="Times New Roman" w:eastAsiaTheme="majorEastAsia" w:hAnsi="Times New Roman" w:cs="Times New Roman"/>
          <w:color w:val="000000" w:themeColor="text1"/>
        </w:rPr>
        <w:t> </w:t>
      </w:r>
      <w:r w:rsidRPr="19736EA0">
        <w:rPr>
          <w:rFonts w:ascii="Times New Roman" w:hAnsi="Times New Roman" w:cs="Times New Roman"/>
          <w:color w:val="000000" w:themeColor="text1"/>
        </w:rPr>
        <w:t xml:space="preserve">and </w:t>
      </w:r>
      <w:r w:rsidRPr="19736EA0">
        <w:rPr>
          <w:rStyle w:val="ff"/>
          <w:rFonts w:ascii="Times New Roman" w:hAnsi="Times New Roman" w:cs="Times New Roman"/>
          <w:i/>
          <w:iCs/>
          <w:color w:val="000000" w:themeColor="text1"/>
        </w:rPr>
        <w:t>manēre</w:t>
      </w:r>
      <w:r w:rsidRPr="19736EA0">
        <w:rPr>
          <w:rStyle w:val="apple-converted-space"/>
          <w:rFonts w:ascii="Times New Roman" w:eastAsiaTheme="majorEastAsia" w:hAnsi="Times New Roman" w:cs="Times New Roman"/>
          <w:i/>
          <w:iCs/>
          <w:color w:val="000000" w:themeColor="text1"/>
        </w:rPr>
        <w:t> </w:t>
      </w:r>
      <w:r w:rsidRPr="19736EA0">
        <w:rPr>
          <w:rStyle w:val="gp"/>
          <w:rFonts w:ascii="Times New Roman" w:hAnsi="Times New Roman" w:cs="Times New Roman"/>
          <w:color w:val="000000" w:themeColor="text1"/>
        </w:rPr>
        <w:t>“to remain”). What is immanent is fixed within a thing and remains there. An immanentist view of reality holds that outward things are self-contained, their being is rooted in themselves, and they are not ontologically linked to higher orders of reality--such as the IMMUTABLE ENTITIES or divine Archetypes--that constitute their essences.</w:t>
      </w:r>
    </w:p>
    <w:p w14:paraId="16381A1A" w14:textId="7B3264ED" w:rsidR="00FD1A33" w:rsidRDefault="00FD1A33" w:rsidP="19736EA0">
      <w:pPr>
        <w:pStyle w:val="FootnoteText"/>
        <w:rPr>
          <w:rStyle w:val="gp"/>
          <w:rFonts w:ascii="Times New Roman" w:hAnsi="Times New Roman" w:cs="Times New Roman"/>
          <w:color w:val="000000" w:themeColor="text1"/>
        </w:rPr>
      </w:pPr>
    </w:p>
    <w:p w14:paraId="04F2163E" w14:textId="2B7DD347" w:rsidR="00FD1A33" w:rsidRDefault="4BFF0454" w:rsidP="19736EA0">
      <w:pPr>
        <w:pStyle w:val="FootnoteText"/>
        <w:rPr>
          <w:rStyle w:val="gp"/>
          <w:rFonts w:ascii="Times New Roman" w:hAnsi="Times New Roman" w:cs="Times New Roman"/>
          <w:color w:val="000000" w:themeColor="text1"/>
        </w:rPr>
      </w:pPr>
      <w:r w:rsidRPr="19736EA0">
        <w:rPr>
          <w:rStyle w:val="gp"/>
          <w:rFonts w:ascii="Times New Roman" w:hAnsi="Times New Roman" w:cs="Times New Roman"/>
          <w:color w:val="000000" w:themeColor="text1"/>
        </w:rPr>
        <w:t>FOOTNOTE</w:t>
      </w:r>
    </w:p>
    <w:p w14:paraId="0620A345" w14:textId="50EC864C" w:rsidR="00FD1A33" w:rsidRDefault="4BFF0454" w:rsidP="19736EA0">
      <w:pPr>
        <w:rPr>
          <w:color w:val="000000" w:themeColor="text1"/>
        </w:rPr>
      </w:pPr>
      <w:r w:rsidRPr="19736EA0">
        <w:rPr>
          <w:rFonts w:eastAsiaTheme="majorEastAsia"/>
          <w:b/>
          <w:bCs/>
        </w:rPr>
        <w:t>Nominalism</w:t>
      </w:r>
      <w:r w:rsidRPr="19736EA0">
        <w:rPr>
          <w:rFonts w:eastAsiaTheme="majorEastAsia"/>
        </w:rPr>
        <w:t>, as indicated earlier, strips things of their unseen essences</w:t>
      </w:r>
      <w:r w:rsidRPr="19736EA0">
        <w:rPr>
          <w:rStyle w:val="Heading4Char"/>
          <w:rFonts w:cs="Times New Roman"/>
        </w:rPr>
        <w:t>.</w:t>
      </w:r>
      <w:r w:rsidRPr="19736EA0">
        <w:rPr>
          <w:color w:val="000000" w:themeColor="text1"/>
        </w:rPr>
        <w:t xml:space="preserve"> In the nominalist view, a thing is nothing more than the sum of its parts. This point of view declares things to be only “names” for the conglomerations of secondary attributes that we call things. In his masterly work </w:t>
      </w:r>
      <w:r w:rsidRPr="19736EA0">
        <w:rPr>
          <w:i/>
          <w:iCs/>
          <w:color w:val="000000" w:themeColor="text1"/>
        </w:rPr>
        <w:t xml:space="preserve">Ideas Have Consequences </w:t>
      </w:r>
      <w:r w:rsidRPr="19736EA0">
        <w:rPr>
          <w:color w:val="000000" w:themeColor="text1"/>
        </w:rPr>
        <w:t xml:space="preserve">Richard Weaver regards nominalism to be the single greatest philosophical mistake of Western civilization. In Weaver’s belief, when essence goes, everything else goes with it. Without essence, we lose the power of definition, and there can be no talk of first principles or any sound intellectual, philosophical, theological, or metaphysical discourse. We become entrapped in the labyrinth of plastic words with no denotations and constantly increasing connotations without end. The affirmation of the unseen reality of essence and the distinction between it and accidents is an </w:t>
      </w:r>
      <w:r w:rsidRPr="19736EA0">
        <w:rPr>
          <w:i/>
          <w:iCs/>
          <w:color w:val="000000" w:themeColor="text1"/>
        </w:rPr>
        <w:t xml:space="preserve">a priori </w:t>
      </w:r>
      <w:r w:rsidRPr="19736EA0">
        <w:rPr>
          <w:color w:val="000000" w:themeColor="text1"/>
        </w:rPr>
        <w:t xml:space="preserve">intuition of the intellect. Since affirmation of essence is a fundamental intuition of the intellect, it is not something that has to be proven. Rather, it is the foundation of our power to prove other things.   </w:t>
      </w:r>
    </w:p>
    <w:p w14:paraId="1D581D67" w14:textId="77777777" w:rsidR="00FD1A33" w:rsidRDefault="4BFF0454" w:rsidP="19736EA0">
      <w:pPr>
        <w:rPr>
          <w:color w:val="000000" w:themeColor="text1"/>
        </w:rPr>
      </w:pPr>
      <w:r w:rsidRPr="19736EA0">
        <w:rPr>
          <w:color w:val="000000" w:themeColor="text1"/>
        </w:rPr>
        <w:t xml:space="preserve">Thus, materialist reductionists deny them, just as they deny all things that they cannot perceive by the five outward senses.   </w:t>
      </w:r>
    </w:p>
    <w:p w14:paraId="416A3EFC" w14:textId="77777777" w:rsidR="00FD1A33" w:rsidRDefault="4BFF0454" w:rsidP="19736EA0">
      <w:pPr>
        <w:rPr>
          <w:color w:val="000000" w:themeColor="text1"/>
        </w:rPr>
      </w:pPr>
      <w:r w:rsidRPr="19736EA0">
        <w:rPr>
          <w:color w:val="000000" w:themeColor="text1"/>
        </w:rPr>
        <w:t xml:space="preserve">Denial of this intrinsic and unseen relation between essence and accident is typical of contemporary modernism and scientism. It is one of the first manifestations of the systematic superficiality of reductionism that characterizes human beings today. </w:t>
      </w:r>
    </w:p>
    <w:p w14:paraId="60B0D83E" w14:textId="77777777" w:rsidR="00FD1A33" w:rsidRDefault="4BFF0454" w:rsidP="19736EA0">
      <w:pPr>
        <w:tabs>
          <w:tab w:val="left" w:pos="478"/>
        </w:tabs>
        <w:rPr>
          <w:color w:val="000000" w:themeColor="text1"/>
        </w:rPr>
      </w:pPr>
      <w:r w:rsidRPr="19736EA0">
        <w:rPr>
          <w:color w:val="000000" w:themeColor="text1"/>
        </w:rPr>
        <w:t>Nominalism cuts names off from their essences so that they are all that empirically remains. Thus, nominalism is a theory of decapitated names. Names themselves, however, are of supreme importance in identifying the realities of things when they are used properly. The Names of God are supreme archetypes that govern creation, and the human names of things tie those things into their archetypes.</w:t>
      </w:r>
    </w:p>
    <w:p w14:paraId="3C55BB21" w14:textId="77777777" w:rsidR="00FD1A33" w:rsidRDefault="4BFF0454" w:rsidP="19736EA0">
      <w:pPr>
        <w:rPr>
          <w:color w:val="000000" w:themeColor="text1"/>
        </w:rPr>
      </w:pPr>
      <w:r w:rsidRPr="19736EA0">
        <w:rPr>
          <w:color w:val="000000" w:themeColor="text1"/>
        </w:rPr>
        <w:t xml:space="preserve">       The word “nominalism” (</w:t>
      </w:r>
      <w:r w:rsidRPr="19736EA0">
        <w:rPr>
          <w:i/>
          <w:iCs/>
          <w:color w:val="000000" w:themeColor="text1"/>
        </w:rPr>
        <w:t>al-ismiyya</w:t>
      </w:r>
      <w:r w:rsidRPr="19736EA0">
        <w:rPr>
          <w:color w:val="000000" w:themeColor="text1"/>
        </w:rPr>
        <w:t>) comes from the Latin word “</w:t>
      </w:r>
      <w:r w:rsidRPr="19736EA0">
        <w:rPr>
          <w:i/>
          <w:iCs/>
          <w:color w:val="000000" w:themeColor="text1"/>
        </w:rPr>
        <w:t>nōmen</w:t>
      </w:r>
      <w:r w:rsidRPr="19736EA0">
        <w:rPr>
          <w:color w:val="000000" w:themeColor="text1"/>
        </w:rPr>
        <w:t xml:space="preserve">,” which means “name.”  Nominalism holds that the whole (the thing itself) is nothing more than the sum of its parts--there are no essential difference between the whole and its parts. Nominalism is an important form of philosophical reductionism and derives its label from the fact that, in denying that things have essences, it insists that they have no greater reality than the names they have been given. Nominalism attacks the concept of essence, definition, universals (versus individual occurrences), and the logical syllogism; it rejects the basic distinction between essential and accidental qualities and between definitive and incidental properties. Nominalism is one of the great banes of the intellect and pure reason. We cannot understand anything if we cannot distinguish between its essence and its accidental dimensions. Without essence and definition, there can be no talk about first principles or any sound intellectual, philosophical, theological, or metaphysical discourse. </w:t>
      </w:r>
      <w:r w:rsidRPr="19736EA0">
        <w:rPr>
          <w:color w:val="000000" w:themeColor="text1"/>
          <w:highlight w:val="yellow"/>
        </w:rPr>
        <w:t>Nominalist thought in Europe and North America may be traced back to the English Franciscan monk, scholastic philosopher, and Catholic theologian William of Ockham (d. 1347). Ockham is famed for his “law of parsimony”—which, by the way, is not a law or first principle but a methodological rule of thumb—and is widely known as “Ockham’s razor.” The law of parsimony is a problem-solving technique—generally given preference in modern mathematics and science—that the simplest solution tends to be the best. When different solutions to a problem present themselves, this rule grants priority to the solution with the fewest assumptions.</w:t>
      </w:r>
      <w:r w:rsidRPr="19736EA0">
        <w:rPr>
          <w:color w:val="000000" w:themeColor="text1"/>
        </w:rPr>
        <w:t xml:space="preserve">  </w:t>
      </w:r>
    </w:p>
    <w:p w14:paraId="4B389758" w14:textId="77777777" w:rsidR="00FD1A33" w:rsidRDefault="4BFF0454" w:rsidP="19736EA0">
      <w:pPr>
        <w:rPr>
          <w:color w:val="000000" w:themeColor="text1"/>
        </w:rPr>
      </w:pPr>
      <w:r w:rsidRPr="19736EA0">
        <w:rPr>
          <w:color w:val="000000" w:themeColor="text1"/>
        </w:rPr>
        <w:t xml:space="preserve">     Some scholars contend that the formidable Islamic scholar and polymath Taqī ad-Dīn Aḥmad ibn Taymiyya (d. 728/1328) was a nominalist, which other scholars deny. In his work </w:t>
      </w:r>
      <w:r w:rsidRPr="19736EA0">
        <w:rPr>
          <w:i/>
          <w:iCs/>
          <w:color w:val="000000" w:themeColor="text1"/>
        </w:rPr>
        <w:t>Against the Greek Logicians</w:t>
      </w:r>
      <w:r w:rsidRPr="19736EA0">
        <w:rPr>
          <w:color w:val="000000" w:themeColor="text1"/>
        </w:rPr>
        <w:t xml:space="preserve"> , Wael Hallaq asserts that for Ibn Taymiyya the concept of essence was nothing but a mental abstraction. It existed only in the human mind and not externally. Likewise, for Ibn Taymiyya, in Hallaq’s view, “all universals, be they natural, logical, or mental, have only mental existence.” If this assertion were true, it would probably make Ibn Taymiyya the only significant nominalist in Islamic intellectual history prior to the present age. In his article “Muslim Theologians and Universals,” Dr. Omar Qureshi has shown, however, that a thorough study of Ibn Taymiyya’s doctrine of universals shows that he employed an Avicennian framework and maintained that natural universals and unconditioned essences exist both in the mind and in external particulars.  </w:t>
      </w:r>
    </w:p>
    <w:p w14:paraId="02D51F0A" w14:textId="77777777" w:rsidR="00FD1A33" w:rsidRDefault="4BFF0454" w:rsidP="19736EA0">
      <w:pPr>
        <w:rPr>
          <w:color w:val="000000" w:themeColor="text1"/>
        </w:rPr>
      </w:pPr>
      <w:r w:rsidRPr="19736EA0">
        <w:rPr>
          <w:color w:val="000000" w:themeColor="text1"/>
        </w:rPr>
        <w:t xml:space="preserve">    Ibn Taymiyya does have, however, a number of quasi-nominalist positions. These are most readily apparent in his works on logic. Surprisingly, although Ibn Taymiyya ostensibly denounced Greek influences on Islamic thought, especially in their Platonic, Neoplatonic, and Aristotelian forms, he took his own apparently nominalist philosophical speculations directly from the Greeks. Ibn Taymiyya’s apparent nominalism appears in two works primarily: His “Refutation of the Logicians” ( </w:t>
      </w:r>
      <w:r w:rsidRPr="19736EA0">
        <w:rPr>
          <w:i/>
          <w:iCs/>
          <w:color w:val="000000" w:themeColor="text1"/>
        </w:rPr>
        <w:t>Al-Radd ‘alā al-</w:t>
      </w:r>
      <w:r w:rsidRPr="19736EA0">
        <w:rPr>
          <w:color w:val="000000" w:themeColor="text1"/>
        </w:rPr>
        <w:t xml:space="preserve"> </w:t>
      </w:r>
      <w:r w:rsidRPr="19736EA0">
        <w:rPr>
          <w:i/>
          <w:iCs/>
          <w:color w:val="000000" w:themeColor="text1"/>
        </w:rPr>
        <w:t>Manṭiqiyy</w:t>
      </w:r>
      <w:r w:rsidRPr="19736EA0">
        <w:rPr>
          <w:color w:val="000000" w:themeColor="text1"/>
        </w:rPr>
        <w:t xml:space="preserve"> </w:t>
      </w:r>
      <w:r w:rsidRPr="19736EA0">
        <w:rPr>
          <w:i/>
          <w:iCs/>
          <w:color w:val="000000" w:themeColor="text1"/>
        </w:rPr>
        <w:t>ī</w:t>
      </w:r>
      <w:r w:rsidRPr="19736EA0">
        <w:rPr>
          <w:color w:val="000000" w:themeColor="text1"/>
        </w:rPr>
        <w:t xml:space="preserve"> </w:t>
      </w:r>
      <w:r w:rsidRPr="19736EA0">
        <w:rPr>
          <w:i/>
          <w:iCs/>
          <w:color w:val="000000" w:themeColor="text1"/>
        </w:rPr>
        <w:t>n</w:t>
      </w:r>
      <w:r w:rsidRPr="19736EA0">
        <w:rPr>
          <w:color w:val="000000" w:themeColor="text1"/>
        </w:rPr>
        <w:t xml:space="preserve"> )</w:t>
      </w:r>
      <w:r w:rsidRPr="19736EA0">
        <w:rPr>
          <w:i/>
          <w:iCs/>
          <w:color w:val="000000" w:themeColor="text1"/>
        </w:rPr>
        <w:t xml:space="preserve"> </w:t>
      </w:r>
      <w:r w:rsidRPr="19736EA0">
        <w:rPr>
          <w:color w:val="000000" w:themeColor="text1"/>
        </w:rPr>
        <w:t>and his “Invalidation of Logic” (</w:t>
      </w:r>
      <w:r w:rsidRPr="19736EA0">
        <w:rPr>
          <w:i/>
          <w:iCs/>
          <w:color w:val="000000" w:themeColor="text1"/>
        </w:rPr>
        <w:t>Naqḍ al-Manṭiq</w:t>
      </w:r>
      <w:r w:rsidRPr="19736EA0">
        <w:rPr>
          <w:color w:val="000000" w:themeColor="text1"/>
        </w:rPr>
        <w:t xml:space="preserve"> ). As Dr. Aref Nayed told me in a private conversation, his research has shown that, in both of these works, Ibn Taymiyya borrows word-for-word from the ancient Greek Pyrrhonist Skeptics </w:t>
      </w:r>
      <w:r w:rsidRPr="19736EA0">
        <w:rPr>
          <w:color w:val="101010"/>
        </w:rPr>
        <w:t>Aenesidemus (1</w:t>
      </w:r>
      <w:r w:rsidRPr="19736EA0">
        <w:rPr>
          <w:color w:val="000000" w:themeColor="text1"/>
        </w:rPr>
        <w:t xml:space="preserve"> </w:t>
      </w:r>
      <w:r w:rsidRPr="19736EA0">
        <w:rPr>
          <w:color w:val="101010"/>
          <w:vertAlign w:val="superscript"/>
        </w:rPr>
        <w:t>st</w:t>
      </w:r>
      <w:r w:rsidRPr="19736EA0">
        <w:rPr>
          <w:color w:val="101010"/>
        </w:rPr>
        <w:t xml:space="preserve"> century BCE) and Agrippa (1</w:t>
      </w:r>
      <w:r w:rsidRPr="19736EA0">
        <w:rPr>
          <w:color w:val="000000" w:themeColor="text1"/>
        </w:rPr>
        <w:t xml:space="preserve"> </w:t>
      </w:r>
      <w:r w:rsidRPr="19736EA0">
        <w:rPr>
          <w:color w:val="101010"/>
          <w:vertAlign w:val="superscript"/>
        </w:rPr>
        <w:t>st</w:t>
      </w:r>
      <w:r w:rsidRPr="19736EA0">
        <w:rPr>
          <w:color w:val="101010"/>
        </w:rPr>
        <w:t xml:space="preserve"> century BCE), who sought to establish the impossibility of certain knowledge based on </w:t>
      </w:r>
      <w:r w:rsidRPr="19736EA0">
        <w:rPr>
          <w:i/>
          <w:iCs/>
          <w:color w:val="101010"/>
        </w:rPr>
        <w:t xml:space="preserve">a priori </w:t>
      </w:r>
      <w:r w:rsidRPr="19736EA0">
        <w:rPr>
          <w:color w:val="101010"/>
        </w:rPr>
        <w:t xml:space="preserve">evidence. Ibn Taymiyya borrows primarily from “The Ten Modes of Aenesidemus” and “The Five Modes of Agrippa,” as transmitted by the Greek physician and philosopher Sextus Empiricus (d. ca. 210 CE), in his well-known work </w:t>
      </w:r>
      <w:r w:rsidRPr="19736EA0">
        <w:rPr>
          <w:i/>
          <w:iCs/>
          <w:color w:val="101010"/>
        </w:rPr>
        <w:t>The Outlines of Pyrrhonism</w:t>
      </w:r>
      <w:r w:rsidRPr="19736EA0">
        <w:rPr>
          <w:color w:val="101010"/>
        </w:rPr>
        <w:t xml:space="preserve"> .</w:t>
      </w:r>
      <w:r w:rsidRPr="19736EA0">
        <w:rPr>
          <w:color w:val="000000" w:themeColor="text1"/>
        </w:rPr>
        <w:t xml:space="preserve"> </w:t>
      </w:r>
    </w:p>
    <w:p w14:paraId="5646905B" w14:textId="77777777" w:rsidR="00FD1A33" w:rsidRDefault="4BFF0454" w:rsidP="19736EA0">
      <w:pPr>
        <w:rPr>
          <w:color w:val="000000" w:themeColor="text1"/>
        </w:rPr>
      </w:pPr>
      <w:r w:rsidRPr="19736EA0">
        <w:rPr>
          <w:color w:val="000000" w:themeColor="text1"/>
        </w:rPr>
        <w:t xml:space="preserve">     Ibn Taymiyya hailed from the city of Ḥ arrān (ancient Karrai, Carrhae, and Hellenopolis (Greek city)) in Upper Mesopotamia (modern Turkey), one of the oldest and most interesting cities of the world. In its rich history, Ḥ arrān was a center of Greek thought a nd is also considered the last refuge of Classical paganism. In the Muslim world, Ḥ arrān was rare in that certain pagan cults persisted there for a very long time. Such indigenous Ḥ arrān ian religion was based on cults of Ancient Mesopotamian, Neoplatonic Greek philosophy, Hellenism in general, and Egyptian Hermetic literature. The Ḥ arrān ians began the translation of Hermetic literature into Arabic from the second/eighth century onward. </w:t>
      </w:r>
    </w:p>
    <w:p w14:paraId="75140D93" w14:textId="77777777" w:rsidR="00FD1A33" w:rsidRDefault="4BFF0454" w:rsidP="19736EA0">
      <w:pPr>
        <w:tabs>
          <w:tab w:val="left" w:pos="478"/>
        </w:tabs>
        <w:rPr>
          <w:color w:val="000000" w:themeColor="text1"/>
        </w:rPr>
      </w:pPr>
      <w:r w:rsidRPr="19736EA0">
        <w:rPr>
          <w:rFonts w:eastAsia="MS Mincho"/>
          <w:color w:val="000000" w:themeColor="text1"/>
        </w:rPr>
        <w:t xml:space="preserve">Coincidentally, Ibn Taymiyya and William of Ockham were contemporaries, although Ibn Taymiyya was the older of the two and lived longer. </w:t>
      </w:r>
      <w:r w:rsidRPr="19736EA0">
        <w:rPr>
          <w:rFonts w:eastAsia="MS Mincho"/>
          <w:color w:val="000000" w:themeColor="text1"/>
          <w:highlight w:val="yellow"/>
        </w:rPr>
        <w:t xml:space="preserve">Richard Weaver sees Ockham’s nominalism as the single most harmful historical mistake and intellectual error in Western civilization (see Richard M. Weaver, </w:t>
      </w:r>
      <w:r w:rsidRPr="19736EA0">
        <w:rPr>
          <w:rFonts w:eastAsia="MS Mincho"/>
          <w:i/>
          <w:iCs/>
          <w:color w:val="000000" w:themeColor="text1"/>
          <w:highlight w:val="yellow"/>
        </w:rPr>
        <w:t>Ideas Have Consequences</w:t>
      </w:r>
      <w:r w:rsidRPr="19736EA0">
        <w:rPr>
          <w:rFonts w:eastAsia="MS Mincho"/>
          <w:color w:val="000000" w:themeColor="text1"/>
          <w:highlight w:val="yellow"/>
        </w:rPr>
        <w:t xml:space="preserve"> (Chicago and London: University of Chicago Press, 2013)). Ockham was a subtle and difficult thinker. William of Ockham brings about the complete “terrestrialization” of knowledge and its objects in the wake of Scotus. Ockham held that there are no universal essences that require to be embodied in matter in order to become individuals. The singular thing is a singular thing without any addition to it. The singular thing requires no metaphysical principle of individuation. It can be argued that Ockham dramatically restricted the domain of certain knowledge to the existence of sensations and our minds, and in this narrowness, he confined certain knowledge of reality as a part of his “subjective empiricism.” Spiker does note, however, that no school called “nominalism” was espoused by Ockham or his followers. That is a later back-projection.</w:t>
      </w:r>
      <w:r w:rsidRPr="19736EA0">
        <w:rPr>
          <w:rFonts w:eastAsia="MS Mincho"/>
          <w:color w:val="000000" w:themeColor="text1"/>
        </w:rPr>
        <w:t xml:space="preserve">  </w:t>
      </w:r>
    </w:p>
    <w:p w14:paraId="17A78814" w14:textId="77777777" w:rsidR="00FD1A33" w:rsidRDefault="00FD1A33" w:rsidP="19736EA0">
      <w:pPr>
        <w:tabs>
          <w:tab w:val="left" w:pos="478"/>
        </w:tabs>
        <w:rPr>
          <w:sz w:val="20"/>
          <w:szCs w:val="20"/>
        </w:rPr>
      </w:pPr>
    </w:p>
    <w:p w14:paraId="354988B8" w14:textId="77777777" w:rsidR="00FD1A33" w:rsidRDefault="00FD1A33" w:rsidP="19736EA0">
      <w:pPr>
        <w:pStyle w:val="FootnoteText"/>
        <w:rPr>
          <w:rFonts w:ascii="Times New Roman" w:hAnsi="Times New Roman" w:cs="Times New Roman"/>
          <w:sz w:val="20"/>
          <w:szCs w:val="20"/>
        </w:rPr>
      </w:pPr>
    </w:p>
    <w:p w14:paraId="2E5D9D04" w14:textId="6D4380D2" w:rsidR="00FD1A33" w:rsidRDefault="00FD1A33" w:rsidP="19736EA0">
      <w:pPr>
        <w:pStyle w:val="FootnoteText"/>
        <w:rPr>
          <w:rStyle w:val="gp"/>
          <w:rFonts w:ascii="Times New Roman" w:hAnsi="Times New Roman" w:cs="Times New Roman"/>
          <w:color w:val="000000" w:themeColor="text1"/>
        </w:rPr>
      </w:pPr>
    </w:p>
    <w:p w14:paraId="0F3EF94D" w14:textId="1383BFE6" w:rsidR="00FD1A33" w:rsidRDefault="0751AC93" w:rsidP="19736EA0">
      <w:pPr>
        <w:rPr>
          <w:rFonts w:eastAsiaTheme="minorEastAsia"/>
        </w:rPr>
      </w:pPr>
      <w:r w:rsidRPr="19736EA0">
        <w:rPr>
          <w:rFonts w:eastAsiaTheme="minorEastAsia"/>
        </w:rPr>
        <w:t>FROM VOL 7</w:t>
      </w:r>
    </w:p>
    <w:p w14:paraId="075148CE" w14:textId="671815A2" w:rsidR="00FD1A33" w:rsidRDefault="0751AC93" w:rsidP="19736EA0">
      <w:r>
        <w:t>“exemplarism” points to the transcendent realities--the Exemplars--that are the objects toward which lower realities point in their transcendence. The English word “exemplar” comes from the Latin exemplum, from which we get our word “example.” In Latin, an exemplum or an exemplar is a copy, model, or likeness of something else. The adjectival form of the words is exemplāris, meaning “following a model, pattern, or an ideal.” Transcendence is the clearest semantic opposite for “immanence.” In Latin, “transcendent” means literally “climbing over [something else]” (from the Latin trans- “over” or “beyond” and scandere “to climb” or “mount”). Thus, what is transcendent “climbs over and above” our range of customary physical experience, but--in the exemplarist view of reality--the essences and true natures of things “climb” or “mount up” from themselves to the divine Archetypes that give them their unique configurations in time and space.</w:t>
      </w:r>
    </w:p>
    <w:p w14:paraId="6CED4990" w14:textId="1BF21410" w:rsidR="00FD1A33" w:rsidRDefault="292B21C4" w:rsidP="19736EA0">
      <w:r>
        <w:t xml:space="preserve">In many of its strands, the Islamic Philosophical tradition even in Avicenna was dogmatically Aristotelian (Peripatetic; Mashshā’ī), and Kalām also often assumed an immanentist world view. In this form, neither tradition served in solving the problems that arose in defining things-in-themselves (fī nafs-al-amr) as they truly are. Al-Rāzī in Kalām and the Akbaris, however, offered a strong criticism of these immanentist assumptions, and, by that, they opened the doors to the achievements of the later Kalām tradition. They affirmed that immanentism as regards intelligible reality must be transcended if the reality of objective truth is to be established. </w:t>
      </w:r>
    </w:p>
    <w:p w14:paraId="52036FF6" w14:textId="45E88FCA" w:rsidR="00FD1A33" w:rsidRDefault="292B21C4" w:rsidP="19736EA0">
      <w:r>
        <w:t xml:space="preserve"> </w:t>
      </w:r>
    </w:p>
    <w:p w14:paraId="09CF6DE2" w14:textId="063EC4C3" w:rsidR="00FD1A33" w:rsidRDefault="292B21C4" w:rsidP="19736EA0">
      <w:r>
        <w:t xml:space="preserve">This is compatible with modernist “realism.” It does not necessarily imply nominalism. But then there is the problem of this begging the question in terms of how there can be essences instantiated in particulars without there being a ground for the instantiation of those essences in particular things. Then there must be a prior essence that s independently of particular individuation. </w:t>
      </w:r>
    </w:p>
    <w:p w14:paraId="7B82850C" w14:textId="4D26A67C" w:rsidR="00FD1A33" w:rsidRDefault="292B21C4" w:rsidP="19736EA0">
      <w:r>
        <w:t xml:space="preserve"> </w:t>
      </w:r>
    </w:p>
    <w:p w14:paraId="11ECAB50" w14:textId="53310B9C" w:rsidR="00FD1A33" w:rsidRDefault="292B21C4" w:rsidP="19736EA0">
      <w:r>
        <w:t xml:space="preserve">The immanentist approach may be boiled down to “existence depends only upon something becoming a distinct entity” (al-wujūd yatawaqqafu ‘alā al-ta‘ayyun) or its inverse, “whatever is not individuated cannot occur in reality” (mā lam yata‘ayyan lam yataḥassal). He the fundamental notion that reality inheres immanently in particular entities. Although it is a fact of creation, it is not rooted trascendant realities that exist beyond that thing. Thus, there are only individuated beings, and this concept of reality does not extend to our mental and conceptual apparatuses. These apparatuses and the relations of possibility, necessity, and impossibility are all mental phenomena. They are not muta‘ayyan. This belief is that fundamental reality is in the particular. </w:t>
      </w:r>
    </w:p>
    <w:p w14:paraId="03AACC91" w14:textId="45149DC7" w:rsidR="00FD1A33" w:rsidRDefault="292B21C4" w:rsidP="19736EA0">
      <w:r>
        <w:t xml:space="preserve"> </w:t>
      </w:r>
    </w:p>
    <w:p w14:paraId="7855B180" w14:textId="5AE02E7E" w:rsidR="00FD1A33" w:rsidRDefault="292B21C4" w:rsidP="19736EA0">
      <w:r>
        <w:t>It does not speak of exemplary forms or things underlying them. This is compatible with modernist “realism.” It does not necessarily imply nominalism. But then there is the problem of this begging the question in terms of how there can be essences instantiated in particulars without there being a ground for the instantiation of those essences in particular things. Then there must be a prior essence that s independently of particular individuation.</w:t>
      </w:r>
    </w:p>
    <w:p w14:paraId="64EA9BAF" w14:textId="5E44DB51" w:rsidR="00FD1A33" w:rsidRDefault="00FD1A33" w:rsidP="19736EA0"/>
    <w:p w14:paraId="7A472D70" w14:textId="1E190D78" w:rsidR="00FD1A33" w:rsidRDefault="654DE6D3" w:rsidP="19736EA0">
      <w:r>
        <w:t>Immanentism &amp; Exemplarism</w:t>
      </w:r>
    </w:p>
    <w:p w14:paraId="1F0EFA59" w14:textId="343A4839" w:rsidR="00FD1A33" w:rsidRDefault="654DE6D3" w:rsidP="19736EA0">
      <w:r>
        <w:t xml:space="preserve"> </w:t>
      </w:r>
    </w:p>
    <w:p w14:paraId="4CB55931" w14:textId="5900B8F4" w:rsidR="00FD1A33" w:rsidRDefault="654DE6D3" w:rsidP="19736EA0">
      <w:r>
        <w:t xml:space="preserve">Arise from the Question: Where Do Essences Come From? </w:t>
      </w:r>
    </w:p>
    <w:p w14:paraId="767181CA" w14:textId="45C38EBA" w:rsidR="00FD1A33" w:rsidRDefault="654DE6D3" w:rsidP="19736EA0">
      <w:r>
        <w:t xml:space="preserve"> </w:t>
      </w:r>
    </w:p>
    <w:p w14:paraId="2335D7BF" w14:textId="739D8F02" w:rsidR="00FD1A33" w:rsidRDefault="654DE6D3" w:rsidP="19736EA0">
      <w:r>
        <w:t xml:space="preserve">Essence &amp; Identy: Primary Being in the Very Different Eyes of Immanentism &amp; Explarism </w:t>
      </w:r>
    </w:p>
    <w:p w14:paraId="6B4779A0" w14:textId="2EE13A2C" w:rsidR="00FD1A33" w:rsidRDefault="654DE6D3" w:rsidP="19736EA0">
      <w:r>
        <w:t xml:space="preserve"> </w:t>
      </w:r>
    </w:p>
    <w:p w14:paraId="53A702CD" w14:textId="7D393940" w:rsidR="00FD1A33" w:rsidRDefault="654DE6D3" w:rsidP="19736EA0">
      <w:r>
        <w:t xml:space="preserve">Immanentism Defined </w:t>
      </w:r>
    </w:p>
    <w:p w14:paraId="3B40472D" w14:textId="19573DAF" w:rsidR="00FD1A33" w:rsidRDefault="654DE6D3" w:rsidP="19736EA0">
      <w:r>
        <w:t xml:space="preserve">Immanentism Is the Aristotelian View of Essence </w:t>
      </w:r>
    </w:p>
    <w:p w14:paraId="2A80C266" w14:textId="4975D406" w:rsidR="00FD1A33" w:rsidRDefault="654DE6D3" w:rsidP="19736EA0">
      <w:r>
        <w:t xml:space="preserve"> </w:t>
      </w:r>
    </w:p>
    <w:p w14:paraId="11519EE8" w14:textId="2CA6F610" w:rsidR="00FD1A33" w:rsidRDefault="654DE6D3" w:rsidP="19736EA0">
      <w:r>
        <w:t xml:space="preserve">IMMANENTISM </w:t>
      </w:r>
    </w:p>
    <w:p w14:paraId="1C3FE44B" w14:textId="2134814F" w:rsidR="00FD1A33" w:rsidRDefault="654DE6D3" w:rsidP="19736EA0">
      <w:r>
        <w:t xml:space="preserve">ESSENCE for Aristotle and Aristotelians </w:t>
      </w:r>
    </w:p>
    <w:p w14:paraId="41A1A677" w14:textId="54BFCED5" w:rsidR="00FD1A33" w:rsidRDefault="654DE6D3" w:rsidP="19736EA0">
      <w:r>
        <w:t xml:space="preserve">Metaphysical Self-Contradictions Inherent in Immanentism </w:t>
      </w:r>
    </w:p>
    <w:p w14:paraId="15616C1B" w14:textId="181696DF" w:rsidR="00FD1A33" w:rsidRDefault="654DE6D3" w:rsidP="19736EA0">
      <w:r>
        <w:t xml:space="preserve">Immanence is unintelligible without transcendence </w:t>
      </w:r>
    </w:p>
    <w:p w14:paraId="2BA27E84" w14:textId="1923DEF7" w:rsidR="00FD1A33" w:rsidRDefault="654DE6D3" w:rsidP="19736EA0">
      <w:r>
        <w:t xml:space="preserve">What Aristotle did when he defined ousia--which is primary being—Was to redefine ousia </w:t>
      </w:r>
    </w:p>
    <w:p w14:paraId="5D166281" w14:textId="5EB7BA96" w:rsidR="00FD1A33" w:rsidRDefault="654DE6D3" w:rsidP="19736EA0">
      <w:r>
        <w:t xml:space="preserve"> </w:t>
      </w:r>
    </w:p>
    <w:p w14:paraId="517167F1" w14:textId="57D9A676" w:rsidR="00FD1A33" w:rsidRDefault="654DE6D3" w:rsidP="19736EA0">
      <w:r>
        <w:t xml:space="preserve">The foundational Peripatetic assumption that was standard among both post-Avicennan philosophers and later kalām theologians maintained that the essences of things--say, of “man”--only have reality within their individuations in extramental particulars </w:t>
      </w:r>
    </w:p>
    <w:p w14:paraId="67A4334B" w14:textId="2E8A3F3D" w:rsidR="5C787B15" w:rsidRDefault="5C787B15"/>
    <w:p w14:paraId="21F8D882" w14:textId="6B701533" w:rsidR="00FD1A33" w:rsidRDefault="654DE6D3" w:rsidP="19736EA0">
      <w:r>
        <w:t xml:space="preserve">Immanentism Is Only One Step Away from Nominalism </w:t>
      </w:r>
    </w:p>
    <w:p w14:paraId="42B30752" w14:textId="18825D0E" w:rsidR="00FD1A33" w:rsidRDefault="654DE6D3" w:rsidP="19736EA0">
      <w:r>
        <w:t xml:space="preserve">“Nominalism” &amp; the Epistemological Dangers Inherent in Historiographical Labels &amp; Arbitarily  </w:t>
      </w:r>
    </w:p>
    <w:p w14:paraId="4C596E4D" w14:textId="79A07E03" w:rsidR="00FD1A33" w:rsidRDefault="654DE6D3" w:rsidP="19736EA0">
      <w:r>
        <w:t xml:space="preserve">Plotinus (d. 270 CE) regarded the “immanentism” and “abstractionism” of Peripatetic thought to be utterly untenable </w:t>
      </w:r>
    </w:p>
    <w:p w14:paraId="0165FA48" w14:textId="27965947" w:rsidR="00FD1A33" w:rsidRDefault="654DE6D3" w:rsidP="19736EA0">
      <w:r>
        <w:t xml:space="preserve"> </w:t>
      </w:r>
    </w:p>
    <w:p w14:paraId="4C7C71EF" w14:textId="50368497" w:rsidR="00FD1A33" w:rsidRDefault="654DE6D3" w:rsidP="19736EA0">
      <w:r>
        <w:t xml:space="preserve">Exemplarism Defined </w:t>
      </w:r>
    </w:p>
    <w:p w14:paraId="3E0A571E" w14:textId="574B8640" w:rsidR="00FD1A33" w:rsidRDefault="654DE6D3" w:rsidP="19736EA0">
      <w:r>
        <w:t xml:space="preserve">EXEMPLARISM </w:t>
      </w:r>
    </w:p>
    <w:p w14:paraId="33EF04AE" w14:textId="1F92BDEE" w:rsidR="00FD1A33" w:rsidRDefault="654DE6D3" w:rsidP="19736EA0">
      <w:r>
        <w:t xml:space="preserve"> </w:t>
      </w:r>
    </w:p>
    <w:p w14:paraId="025F729A" w14:textId="666B3FA6" w:rsidR="00FD1A33" w:rsidRDefault="654DE6D3" w:rsidP="19736EA0">
      <w:r>
        <w:t xml:space="preserve">We Need an Exemplarist Ontology </w:t>
      </w:r>
    </w:p>
    <w:p w14:paraId="3E5B5E0C" w14:textId="4A6E18B1" w:rsidR="00FD1A33" w:rsidRDefault="654DE6D3" w:rsidP="19736EA0">
      <w:r>
        <w:t xml:space="preserve">Essence is not really here. It is there &amp; Metaphyscial Yonder. </w:t>
      </w:r>
    </w:p>
    <w:p w14:paraId="59FF16D4" w14:textId="382BD03F" w:rsidR="00FD1A33" w:rsidRDefault="654DE6D3" w:rsidP="19736EA0">
      <w:r>
        <w:t xml:space="preserve">Essence Manifests on the Empirical Level What Is Configured in the Metaphysical Realm of the Names of God </w:t>
      </w:r>
    </w:p>
    <w:p w14:paraId="6F00FD96" w14:textId="0DF9EF80" w:rsidR="00FD1A33" w:rsidRDefault="654DE6D3" w:rsidP="19736EA0">
      <w:r>
        <w:t xml:space="preserve">Hearing the Music of the Spheres: Exemplarism &amp; Transcendent Truth Correspondence </w:t>
      </w:r>
    </w:p>
    <w:p w14:paraId="2A4BEE39" w14:textId="1F32E7DE" w:rsidR="00FD1A33" w:rsidRDefault="654DE6D3" w:rsidP="19736EA0">
      <w:r>
        <w:t xml:space="preserve">EXEMPLARISM &amp; THE IMMUTABLE ENTITIES (AL-A'YAN AL-THABITA) </w:t>
      </w:r>
    </w:p>
    <w:p w14:paraId="55397E55" w14:textId="34B25847" w:rsidR="00FD1A33" w:rsidRDefault="654DE6D3" w:rsidP="19736EA0">
      <w:r>
        <w:t xml:space="preserve">The a‘yān al-thābita are, according to al-Qaysari, the ṣuwar of the asmā’ </w:t>
      </w:r>
    </w:p>
    <w:p w14:paraId="574A12FB" w14:textId="657FD008" w:rsidR="00FD1A33" w:rsidRDefault="654DE6D3" w:rsidP="19736EA0">
      <w:r>
        <w:t>The Form is not “the universal.” Nor is the world of Forms a “map” of all that is below: What is Lower Is an Emblem of What Is Higher, but What Is Higher Is Not an Image of What is Lower</w:t>
      </w:r>
    </w:p>
    <w:p w14:paraId="06BE4982" w14:textId="1140B156" w:rsidR="00FD1A33" w:rsidRDefault="00FD1A33" w:rsidP="19736EA0"/>
    <w:p w14:paraId="311B4105" w14:textId="2B8D6AB3" w:rsidR="00FD1A33" w:rsidRDefault="00FD1A33" w:rsidP="19736EA0"/>
    <w:p w14:paraId="7D9A3B86" w14:textId="77777777" w:rsidR="00FD1A33" w:rsidRPr="005744FB" w:rsidRDefault="00FD1A33" w:rsidP="00E616ED">
      <w:pPr>
        <w:pStyle w:val="Heading4"/>
        <w:numPr>
          <w:ilvl w:val="0"/>
          <w:numId w:val="6"/>
        </w:numPr>
        <w:rPr>
          <w:rFonts w:asciiTheme="majorBidi" w:eastAsiaTheme="minorHAnsi" w:hAnsiTheme="majorBidi"/>
          <w:b/>
          <w:bCs/>
          <w:color w:val="C00000"/>
          <w:sz w:val="28"/>
          <w:szCs w:val="28"/>
        </w:rPr>
      </w:pPr>
      <w:bookmarkStart w:id="34" w:name="_Toc188509319"/>
      <w:r>
        <w:rPr>
          <w:rFonts w:asciiTheme="majorBidi" w:eastAsiaTheme="minorHAnsi" w:hAnsiTheme="majorBidi"/>
          <w:b/>
          <w:bCs/>
          <w:color w:val="C00000"/>
          <w:sz w:val="28"/>
          <w:szCs w:val="28"/>
        </w:rPr>
        <w:t xml:space="preserve"> </w:t>
      </w:r>
      <w:r w:rsidRPr="005744FB">
        <w:rPr>
          <w:rFonts w:asciiTheme="majorBidi" w:eastAsiaTheme="minorHAnsi" w:hAnsiTheme="majorBidi"/>
          <w:b/>
          <w:bCs/>
          <w:color w:val="C00000"/>
          <w:sz w:val="28"/>
          <w:szCs w:val="28"/>
        </w:rPr>
        <w:t>Fallacies: Formal &amp; Informal</w:t>
      </w:r>
      <w:bookmarkEnd w:id="34"/>
    </w:p>
    <w:p w14:paraId="20EA744D" w14:textId="77777777" w:rsidR="00FD1A33" w:rsidRPr="005744FB" w:rsidRDefault="00FD1A33" w:rsidP="00FD1A33">
      <w:pPr>
        <w:ind w:left="900"/>
        <w:rPr>
          <w:rFonts w:eastAsiaTheme="minorHAnsi"/>
          <w:b/>
          <w:bCs/>
          <w:i/>
          <w:iCs/>
        </w:rPr>
      </w:pPr>
      <w:bookmarkStart w:id="35" w:name="_Toc188509320"/>
      <w:r w:rsidRPr="005744FB">
        <w:rPr>
          <w:rFonts w:eastAsiaTheme="minorHAnsi"/>
          <w:b/>
          <w:bCs/>
          <w:i/>
          <w:iCs/>
        </w:rPr>
        <w:t>Truth Has Many Look-Alikes</w:t>
      </w:r>
      <w:bookmarkEnd w:id="35"/>
    </w:p>
    <w:p w14:paraId="5D7C61BF" w14:textId="77777777" w:rsidR="00FD1A33" w:rsidRPr="005744FB" w:rsidRDefault="00FD1A33" w:rsidP="19736EA0">
      <w:pPr>
        <w:ind w:left="900"/>
        <w:rPr>
          <w:rFonts w:eastAsiaTheme="minorEastAsia"/>
          <w:b/>
          <w:bCs/>
          <w:i/>
          <w:iCs/>
        </w:rPr>
      </w:pPr>
      <w:bookmarkStart w:id="36" w:name="_Toc188509321"/>
      <w:r w:rsidRPr="19736EA0">
        <w:rPr>
          <w:rFonts w:eastAsiaTheme="minorEastAsia"/>
          <w:b/>
          <w:bCs/>
          <w:i/>
          <w:iCs/>
        </w:rPr>
        <w:t>Resolving &amp; Correcting Fallacies Is One of the True Scholars Principal Duties</w:t>
      </w:r>
      <w:bookmarkEnd w:id="36"/>
    </w:p>
    <w:p w14:paraId="15DEF2A7" w14:textId="1E33E18A" w:rsidR="19736EA0" w:rsidRDefault="19736EA0" w:rsidP="19736EA0">
      <w:pPr>
        <w:ind w:left="900"/>
        <w:rPr>
          <w:rFonts w:eastAsiaTheme="minorEastAsia"/>
          <w:b/>
          <w:bCs/>
          <w:i/>
          <w:iCs/>
        </w:rPr>
      </w:pPr>
    </w:p>
    <w:p w14:paraId="43057886" w14:textId="583714B1" w:rsidR="616E4D70" w:rsidRDefault="616E4D70" w:rsidP="19736EA0">
      <w:pPr>
        <w:ind w:left="270"/>
        <w:rPr>
          <w:rFonts w:eastAsiaTheme="minorEastAsia"/>
        </w:rPr>
      </w:pPr>
      <w:r w:rsidRPr="19736EA0">
        <w:rPr>
          <w:rFonts w:eastAsiaTheme="minorEastAsia"/>
        </w:rPr>
        <w:t>FROM VOL 8</w:t>
      </w:r>
    </w:p>
    <w:p w14:paraId="49F9AA15" w14:textId="139BC1A2" w:rsidR="1E75546E" w:rsidRDefault="1E75546E" w:rsidP="19736EA0">
      <w:pPr>
        <w:ind w:left="270"/>
        <w:rPr>
          <w:rFonts w:eastAsiaTheme="minorEastAsia"/>
        </w:rPr>
      </w:pPr>
      <w:r w:rsidRPr="19736EA0">
        <w:rPr>
          <w:rFonts w:eastAsiaTheme="minorEastAsia"/>
        </w:rPr>
        <w:t>Logical Fallacies are a false and invalid transitions from premises—stated or unstated—to conclusions.</w:t>
      </w:r>
    </w:p>
    <w:p w14:paraId="2A44F1C3" w14:textId="0ACFC0DA" w:rsidR="1E75546E" w:rsidRDefault="1E75546E" w:rsidP="19736EA0">
      <w:pPr>
        <w:ind w:left="270"/>
        <w:rPr>
          <w:rFonts w:eastAsiaTheme="minorEastAsia"/>
        </w:rPr>
      </w:pPr>
      <w:r w:rsidRPr="19736EA0">
        <w:rPr>
          <w:rFonts w:eastAsiaTheme="minorEastAsia"/>
        </w:rPr>
        <w:t xml:space="preserve"> </w:t>
      </w:r>
    </w:p>
    <w:p w14:paraId="6FEFE862" w14:textId="7C206DE7" w:rsidR="1E75546E" w:rsidRDefault="1E75546E" w:rsidP="19736EA0">
      <w:pPr>
        <w:ind w:left="270"/>
        <w:rPr>
          <w:rFonts w:eastAsiaTheme="minorEastAsia"/>
        </w:rPr>
      </w:pPr>
      <w:r w:rsidRPr="19736EA0">
        <w:rPr>
          <w:rFonts w:eastAsiaTheme="minorEastAsia"/>
        </w:rPr>
        <w:t>Historically—fallacies are divided into formal and informal fallacies. Sound Logic is the grammar of thought. Today, however, we live in an age of blatantly fallacious thinking, especially in the world of politics and ideology, but also including the discrediting of sound forms of Traditional Logic. Because of the crucial importance of fallacies in detecting deviations from sound human thought, the careful study of Logical fallacies is an essential part—and in many ways the most beneficial and practical part—of the study of Logic. Logic is also difficult for many, but the study of fallacies serves to hone the Intellect with much less trouble, while also clarifying the meaning of standard Logical formulations. Formal fallacies distort a valid argument by mimicking sound syllogistic formats. In fact, formal fallacies are usually what we are referring to when we speak of fallacies in the strict sense. In Alice in Wonderland, which is an excellent text for the study of fallacies as well as being a classical example of excellent children’s fiction, Lewis Carroll (d. 1316/1898) has Alice say to the pigeon: “…but little girls eat eggs quite as much as serpents do, you know.” To which the pigeon replies with the formal fallacy: “…if they do, why, then they’re a kind of serpent: that’s all I can say.” Such invalid forms are temporarily or partly plausible because they distort valid Logical forms. Another example of a formal fallacy would be the statements: “All birds are egg-layers. No insects are birds. No insects are egg-layers.” A more universal symbolic expression of the formal fallacy is any assertion that “Some P are not Q; therefore some Q are not P.” We see this, for example, in the following fallacious statement: “Some states with parliamentary governments are not democratic; thus, there are genuinely democratic states that lack parliamentary governments.” Informal fallacies, on the other hand, lack the apparent form of “formal” fallacies and generally divert the Intellect from coherence and truth through vagueness and ambiguity, although ambiguity and vagueness are not fallacious in themselves but may easily lead to false thinking. Thus, in The Looking Glass, Alice is asked: “Why is a raven like a writing desk?” Similarly, she is baffled by the question of what a burning candle looks like when it is no longer burning: “…she tried to fancy what the flame of a candle looks like after the candle is blown out, for she could not remember ever having seen such a thing.” Indeterminant expressions also often lie behind informal fallacies. For example, the statement, “Men are unwise,” suffers from “suppressed quantification,” while “All men are unwise,” which could be fallaciously deduced from the first statement as no longer indeterminant. Therefore, its fallacious nature is not difficult to detect. The statement, “Some men are unwise,” is also determinant. It is the proper interpretation of “Men are unwise,” and is no longer fallacious.</w:t>
      </w:r>
    </w:p>
    <w:p w14:paraId="60714716" w14:textId="79386327" w:rsidR="1E75546E" w:rsidRDefault="1E75546E" w:rsidP="19736EA0">
      <w:pPr>
        <w:ind w:left="720"/>
        <w:rPr>
          <w:rFonts w:eastAsiaTheme="minorEastAsia"/>
        </w:rPr>
      </w:pPr>
      <w:r w:rsidRPr="19736EA0">
        <w:rPr>
          <w:rFonts w:eastAsiaTheme="minorEastAsia"/>
        </w:rPr>
        <w:t xml:space="preserve"> </w:t>
      </w:r>
    </w:p>
    <w:p w14:paraId="5312A4E9" w14:textId="0495F8E0" w:rsidR="4479F691" w:rsidRDefault="4479F691" w:rsidP="19736EA0">
      <w:pPr>
        <w:ind w:left="300"/>
      </w:pPr>
      <w:r w:rsidRPr="19736EA0">
        <w:t>FROM VOL 6</w:t>
      </w:r>
    </w:p>
    <w:p w14:paraId="6C9D88C9" w14:textId="74E2CC45" w:rsidR="4479F691" w:rsidRDefault="4479F691" w:rsidP="19736EA0">
      <w:pPr>
        <w:ind w:left="300"/>
      </w:pPr>
      <w:r w:rsidRPr="19736EA0">
        <w:t>Sa‘d-al-Dīn al-Taftāzānī and other great Scholars said: “The verification (al-taḥqīq) [of the truth] in this question of censuring deep involvement in the Science of Dialectical Divinity (dhamm al-khawḍ fī ‘Ilm al-Kalām) is that looking into that [Science] according to the method (‘alā ṭarīq) of the Scholars of Dialectical Divinity (al-Mutakallimīn) by way of clearly establishing and eslaborating proofs (taḥrīr al-adilla wa tadqīqihā) and rebuffing (daf‘) doubts and fallacies (shubah) from them is a Societal Obligation (Farḍ al-Kifāya) in the right of those who are fully qualified (muta’ahhalīn) to do it.</w:t>
      </w:r>
      <w:r>
        <w:br/>
      </w:r>
      <w:r>
        <w:br/>
      </w:r>
      <w:r>
        <w:br/>
      </w:r>
      <w:r w:rsidRPr="19736EA0">
        <w:t xml:space="preserve">Thus, it is enough for just some of them to do it. As for those who are not fully qualified (muta’ahhalīn) among those about whom it is feared that deep involvement (khawḍ) in it would lead to their falling into fallacies that would lead them astray (al-shubah al-muḍilla), it is not for them to become deeply involved (khawḍ) in it. </w:t>
      </w:r>
      <w:r>
        <w:br/>
      </w:r>
      <w:r>
        <w:br/>
      </w:r>
      <w:r w:rsidRPr="19736EA0">
        <w:t xml:space="preserve">It is probably in terms of this same reasoning that al-Imām al-Shāfi‘ī and other upright authorities of the first generations (al-salaf al-ṣāliḥ) objected to participation in Dialectical Theology, holding that only fully qualified people--like al-Imām al-Ash‘arī—could really look into Mu‘tazilite rationalist contentions and not be harmed by them. Thus, Jalāl-al-Dīn al-Maḥallī said that this was the reason why al-Shāfi‘ī and others of the upright salaf forbad engrossment in the Dialectical Science of Divinity (al-ishtighāl bi-‘Ilm al-Kalām). </w:t>
      </w:r>
      <w:r>
        <w:br/>
      </w:r>
      <w:r>
        <w:br/>
      </w:r>
      <w:r w:rsidRPr="19736EA0">
        <w:t xml:space="preserve">Still, it must be emphasized that Islam places great value on sound cognitive belief and regards it as the highest form of knowledge and the supreme fruit of the Intellect. For this reason, simple assent and trust may easily be threatened or waver, especially in an age such as ours when religion is constantly on the defensive. When faith wavers or our natures become distorted, greater explanation does become imperative in order to elucidate and establish firmly the internal logic and coherence of belief. </w:t>
      </w:r>
      <w:r>
        <w:br/>
      </w:r>
    </w:p>
    <w:p w14:paraId="70E4D73C" w14:textId="3D864876" w:rsidR="19736EA0" w:rsidRDefault="19736EA0" w:rsidP="19736EA0">
      <w:pPr>
        <w:ind w:left="720"/>
        <w:rPr>
          <w:rFonts w:eastAsiaTheme="minorEastAsia"/>
          <w:b/>
          <w:bCs/>
          <w:i/>
          <w:iCs/>
        </w:rPr>
      </w:pPr>
    </w:p>
    <w:p w14:paraId="07BEC9F0" w14:textId="77777777" w:rsidR="00FD1A33" w:rsidRPr="00A73C6A" w:rsidRDefault="00FD1A33" w:rsidP="00FD1A33">
      <w:pPr>
        <w:rPr>
          <w:rFonts w:eastAsiaTheme="minorHAnsi"/>
        </w:rPr>
      </w:pPr>
    </w:p>
    <w:p w14:paraId="3D559EBB" w14:textId="77777777" w:rsidR="00FD1A33" w:rsidRDefault="00FD1A33" w:rsidP="00E616ED">
      <w:pPr>
        <w:pStyle w:val="Heading4"/>
        <w:numPr>
          <w:ilvl w:val="0"/>
          <w:numId w:val="6"/>
        </w:numPr>
        <w:rPr>
          <w:rFonts w:asciiTheme="majorBidi" w:eastAsiaTheme="minorHAnsi" w:hAnsiTheme="majorBidi"/>
          <w:b/>
          <w:bCs/>
          <w:color w:val="C00000"/>
          <w:sz w:val="28"/>
          <w:szCs w:val="28"/>
        </w:rPr>
      </w:pPr>
      <w:bookmarkStart w:id="37" w:name="_Toc188509309"/>
      <w:r>
        <w:rPr>
          <w:rFonts w:asciiTheme="majorBidi" w:eastAsiaTheme="minorHAnsi" w:hAnsiTheme="majorBidi"/>
          <w:b/>
          <w:bCs/>
          <w:color w:val="C00000"/>
          <w:sz w:val="28"/>
          <w:szCs w:val="28"/>
        </w:rPr>
        <w:t xml:space="preserve"> </w:t>
      </w:r>
      <w:r w:rsidRPr="00AF1DB1">
        <w:rPr>
          <w:rFonts w:asciiTheme="majorBidi" w:eastAsiaTheme="minorHAnsi" w:hAnsiTheme="majorBidi"/>
          <w:b/>
          <w:bCs/>
          <w:color w:val="C00000"/>
          <w:sz w:val="28"/>
          <w:szCs w:val="28"/>
        </w:rPr>
        <w:t>First Principles</w:t>
      </w:r>
      <w:bookmarkEnd w:id="37"/>
    </w:p>
    <w:p w14:paraId="18B73BA9" w14:textId="235A89C8" w:rsidR="00FD1A33" w:rsidRPr="00856A2F" w:rsidRDefault="0A910C68" w:rsidP="19736EA0">
      <w:pPr>
        <w:ind w:left="1440" w:right="1440"/>
        <w:rPr>
          <w:rFonts w:asciiTheme="majorBidi" w:hAnsiTheme="majorBidi" w:cstheme="majorBidi"/>
          <w:i/>
          <w:iCs/>
        </w:rPr>
      </w:pPr>
      <w:r w:rsidRPr="19736EA0">
        <w:rPr>
          <w:rFonts w:asciiTheme="majorBidi" w:hAnsiTheme="majorBidi" w:cstheme="majorBidi"/>
          <w:b/>
          <w:bCs/>
          <w:i/>
          <w:iCs/>
        </w:rPr>
        <w:t>First Principles</w:t>
      </w:r>
      <w:r w:rsidRPr="19736EA0">
        <w:rPr>
          <w:rFonts w:asciiTheme="majorBidi" w:hAnsiTheme="majorBidi" w:cstheme="majorBidi"/>
          <w:i/>
          <w:iCs/>
        </w:rPr>
        <w:t xml:space="preserve"> Cognitive Categories and </w:t>
      </w:r>
      <w:r w:rsidRPr="19736EA0">
        <w:rPr>
          <w:rFonts w:asciiTheme="majorBidi" w:hAnsiTheme="majorBidi" w:cstheme="majorBidi"/>
          <w:b/>
          <w:bCs/>
          <w:i/>
          <w:iCs/>
        </w:rPr>
        <w:t>First Principles</w:t>
      </w:r>
      <w:r w:rsidRPr="19736EA0">
        <w:rPr>
          <w:rFonts w:asciiTheme="majorBidi" w:hAnsiTheme="majorBidi" w:cstheme="majorBidi"/>
          <w:i/>
          <w:iCs/>
        </w:rPr>
        <w:t xml:space="preserve"> (</w:t>
      </w:r>
      <w:r w:rsidRPr="19736EA0">
        <w:rPr>
          <w:rFonts w:asciiTheme="majorBidi" w:hAnsiTheme="majorBidi" w:cstheme="majorBidi"/>
          <w:i/>
          <w:iCs/>
          <w:color w:val="000000"/>
        </w:rPr>
        <w:t>al-Uṣūl al-Awwaliyāt or al-Mabādi’ al-Muta‘ārafa [Self-Evident Propositions]</w:t>
      </w:r>
      <w:r w:rsidRPr="19736EA0">
        <w:rPr>
          <w:rFonts w:asciiTheme="majorBidi" w:hAnsiTheme="majorBidi" w:cstheme="majorBidi"/>
          <w:i/>
          <w:iCs/>
        </w:rPr>
        <w:t xml:space="preserve">)—which are also functions of </w:t>
      </w:r>
      <w:commentRangeStart w:id="38"/>
      <w:commentRangeEnd w:id="38"/>
      <w:r w:rsidR="00FD1A33" w:rsidRPr="00856A2F">
        <w:rPr>
          <w:rStyle w:val="CommentReference"/>
          <w:rFonts w:asciiTheme="majorBidi" w:hAnsiTheme="majorBidi" w:cstheme="majorBidi"/>
          <w:i/>
          <w:iCs/>
          <w:sz w:val="24"/>
          <w:szCs w:val="24"/>
        </w:rPr>
        <w:commentReference w:id="38"/>
      </w:r>
      <w:r w:rsidRPr="19736EA0">
        <w:rPr>
          <w:rFonts w:asciiTheme="majorBidi" w:hAnsiTheme="majorBidi" w:cstheme="majorBidi"/>
          <w:i/>
          <w:iCs/>
        </w:rPr>
        <w:t>primordial Human Nature—along with several other secondary and auxiliary corollaries.</w:t>
      </w:r>
    </w:p>
    <w:p w14:paraId="4878800F" w14:textId="77777777" w:rsidR="00FD1A33" w:rsidRPr="00856A2F" w:rsidRDefault="00FD1A33" w:rsidP="00FD1A33">
      <w:pPr>
        <w:ind w:left="1440" w:right="990"/>
        <w:rPr>
          <w:b/>
          <w:bCs/>
          <w:i/>
          <w:iCs/>
        </w:rPr>
      </w:pPr>
      <w:bookmarkStart w:id="39" w:name="_Toc188509310"/>
      <w:r w:rsidRPr="00856A2F">
        <w:rPr>
          <w:b/>
          <w:bCs/>
          <w:i/>
          <w:iCs/>
        </w:rPr>
        <w:t>First Principles Are Primary Intelligibles</w:t>
      </w:r>
    </w:p>
    <w:p w14:paraId="51D5AC18" w14:textId="77777777" w:rsidR="00FD1A33" w:rsidRPr="00856A2F" w:rsidRDefault="00FD1A33" w:rsidP="00FD1A33">
      <w:pPr>
        <w:ind w:left="1440" w:right="990"/>
        <w:rPr>
          <w:rFonts w:eastAsiaTheme="minorHAnsi"/>
          <w:b/>
          <w:bCs/>
          <w:i/>
          <w:iCs/>
        </w:rPr>
      </w:pPr>
      <w:r w:rsidRPr="00856A2F">
        <w:rPr>
          <w:rFonts w:eastAsiaTheme="minorHAnsi"/>
          <w:b/>
          <w:bCs/>
          <w:i/>
          <w:iCs/>
        </w:rPr>
        <w:t xml:space="preserve">First Principles versus </w:t>
      </w:r>
      <w:r>
        <w:rPr>
          <w:rFonts w:eastAsiaTheme="minorHAnsi"/>
          <w:b/>
          <w:bCs/>
          <w:i/>
          <w:iCs/>
        </w:rPr>
        <w:t>“</w:t>
      </w:r>
      <w:r w:rsidRPr="00856A2F">
        <w:rPr>
          <w:rFonts w:eastAsiaTheme="minorHAnsi"/>
          <w:b/>
          <w:bCs/>
          <w:i/>
          <w:iCs/>
        </w:rPr>
        <w:t>Ideas</w:t>
      </w:r>
      <w:bookmarkEnd w:id="39"/>
      <w:r>
        <w:rPr>
          <w:rFonts w:eastAsiaTheme="minorHAnsi"/>
          <w:b/>
          <w:bCs/>
          <w:i/>
          <w:iCs/>
        </w:rPr>
        <w:t>”</w:t>
      </w:r>
    </w:p>
    <w:p w14:paraId="0D37FD19" w14:textId="77777777" w:rsidR="00FD1A33" w:rsidRPr="00856A2F" w:rsidRDefault="00FD1A33" w:rsidP="00FD1A33">
      <w:pPr>
        <w:ind w:left="1440" w:right="990"/>
        <w:rPr>
          <w:rFonts w:eastAsiaTheme="minorHAnsi"/>
          <w:b/>
          <w:bCs/>
          <w:i/>
          <w:iCs/>
        </w:rPr>
      </w:pPr>
      <w:bookmarkStart w:id="40" w:name="_Toc188509311"/>
      <w:r w:rsidRPr="00856A2F">
        <w:rPr>
          <w:rFonts w:eastAsiaTheme="minorHAnsi"/>
          <w:b/>
          <w:bCs/>
          <w:i/>
          <w:iCs/>
        </w:rPr>
        <w:t>First, Secondary, &amp; Non-Absolute Principles</w:t>
      </w:r>
      <w:bookmarkEnd w:id="40"/>
    </w:p>
    <w:p w14:paraId="37F55C88" w14:textId="77777777" w:rsidR="00FD1A33" w:rsidRPr="00856A2F" w:rsidRDefault="00FD1A33" w:rsidP="00FD1A33">
      <w:pPr>
        <w:ind w:left="1440" w:right="990"/>
        <w:rPr>
          <w:rFonts w:eastAsiaTheme="minorHAnsi"/>
          <w:b/>
          <w:bCs/>
          <w:i/>
          <w:iCs/>
        </w:rPr>
      </w:pPr>
      <w:bookmarkStart w:id="41" w:name="_Toc188509312"/>
      <w:r w:rsidRPr="00856A2F">
        <w:rPr>
          <w:rFonts w:eastAsiaTheme="minorHAnsi"/>
          <w:b/>
          <w:bCs/>
          <w:i/>
          <w:iCs/>
        </w:rPr>
        <w:t>Rejection of First Principles &amp; the Inversion of Reality</w:t>
      </w:r>
      <w:bookmarkEnd w:id="41"/>
    </w:p>
    <w:p w14:paraId="5AEBACF0" w14:textId="77777777" w:rsidR="00FD1A33" w:rsidRPr="00856A2F" w:rsidRDefault="00FD1A33" w:rsidP="00FD1A33">
      <w:pPr>
        <w:ind w:left="1440" w:right="990"/>
        <w:rPr>
          <w:rFonts w:eastAsiaTheme="minorHAnsi"/>
          <w:b/>
          <w:bCs/>
          <w:i/>
          <w:iCs/>
        </w:rPr>
      </w:pPr>
      <w:bookmarkStart w:id="42" w:name="_Toc188509313"/>
      <w:r w:rsidRPr="00856A2F">
        <w:rPr>
          <w:rFonts w:eastAsiaTheme="minorHAnsi"/>
          <w:b/>
          <w:bCs/>
          <w:i/>
          <w:iCs/>
        </w:rPr>
        <w:t>Rejecting First Principles through Psychological Imposture</w:t>
      </w:r>
      <w:bookmarkEnd w:id="42"/>
    </w:p>
    <w:p w14:paraId="1E5663BB" w14:textId="77777777" w:rsidR="00FD1A33" w:rsidRDefault="00FD1A33" w:rsidP="19736EA0">
      <w:pPr>
        <w:ind w:left="1440" w:right="990"/>
        <w:rPr>
          <w:rFonts w:eastAsiaTheme="minorEastAsia"/>
          <w:b/>
          <w:bCs/>
          <w:i/>
          <w:iCs/>
        </w:rPr>
      </w:pPr>
      <w:bookmarkStart w:id="43" w:name="_Toc188509314"/>
      <w:r w:rsidRPr="19736EA0">
        <w:rPr>
          <w:rFonts w:eastAsiaTheme="minorEastAsia"/>
          <w:b/>
          <w:bCs/>
          <w:i/>
          <w:iCs/>
        </w:rPr>
        <w:t>Rejection of First Principles &amp; the Inflation of Minor Observations to Universal Truths</w:t>
      </w:r>
      <w:bookmarkEnd w:id="43"/>
    </w:p>
    <w:p w14:paraId="1FCFC16D" w14:textId="1AB480BA" w:rsidR="19736EA0" w:rsidRDefault="19736EA0" w:rsidP="19736EA0">
      <w:pPr>
        <w:ind w:left="1440" w:right="990"/>
        <w:rPr>
          <w:rFonts w:eastAsiaTheme="minorEastAsia"/>
          <w:b/>
          <w:bCs/>
          <w:i/>
          <w:iCs/>
        </w:rPr>
      </w:pPr>
    </w:p>
    <w:p w14:paraId="21FCC53D" w14:textId="064B7496" w:rsidR="12E82561" w:rsidRDefault="12E82561" w:rsidP="19736EA0">
      <w:pPr>
        <w:ind w:left="720" w:right="990"/>
        <w:rPr>
          <w:rFonts w:eastAsiaTheme="minorEastAsia"/>
        </w:rPr>
      </w:pPr>
      <w:r w:rsidRPr="19736EA0">
        <w:rPr>
          <w:rFonts w:eastAsiaTheme="minorEastAsia"/>
        </w:rPr>
        <w:t>FOOTNOTE</w:t>
      </w:r>
    </w:p>
    <w:p w14:paraId="1205179C" w14:textId="18F7604D" w:rsidR="12E82561" w:rsidRDefault="12E82561" w:rsidP="19736EA0">
      <w:pPr>
        <w:ind w:left="720"/>
      </w:pPr>
      <w:r w:rsidRPr="19736EA0">
        <w:rPr>
          <w:b/>
          <w:bCs/>
        </w:rPr>
        <w:t xml:space="preserve">First Principles </w:t>
      </w:r>
      <w:r w:rsidRPr="19736EA0">
        <w:t xml:space="preserve">and </w:t>
      </w:r>
      <w:r w:rsidRPr="19736EA0">
        <w:rPr>
          <w:i/>
          <w:iCs/>
        </w:rPr>
        <w:t xml:space="preserve">a priori </w:t>
      </w:r>
      <w:r w:rsidRPr="19736EA0">
        <w:t xml:space="preserve">truth will be discussed in what follows in this Volume. The meaning of first principles and </w:t>
      </w:r>
      <w:r w:rsidRPr="19736EA0">
        <w:rPr>
          <w:i/>
          <w:iCs/>
        </w:rPr>
        <w:t xml:space="preserve">a priori </w:t>
      </w:r>
      <w:r w:rsidRPr="19736EA0">
        <w:t xml:space="preserve">truths in the section called, “Intellect and First Principles.” First Principles (in Arabic: </w:t>
      </w:r>
      <w:r w:rsidRPr="19736EA0">
        <w:rPr>
          <w:i/>
          <w:iCs/>
        </w:rPr>
        <w:t>al-Awwaliyyāt</w:t>
      </w:r>
      <w:r w:rsidRPr="19736EA0">
        <w:t xml:space="preserve">; </w:t>
      </w:r>
      <w:r w:rsidRPr="19736EA0">
        <w:rPr>
          <w:i/>
          <w:iCs/>
          <w:color w:val="000000" w:themeColor="text1"/>
        </w:rPr>
        <w:t>al-Uṣūl al-Awwaliyāt</w:t>
      </w:r>
      <w:r w:rsidRPr="19736EA0">
        <w:rPr>
          <w:color w:val="000000" w:themeColor="text1"/>
        </w:rPr>
        <w:t xml:space="preserve">; </w:t>
      </w:r>
      <w:r w:rsidRPr="19736EA0">
        <w:rPr>
          <w:i/>
          <w:iCs/>
          <w:color w:val="000000" w:themeColor="text1"/>
        </w:rPr>
        <w:t>al-Mabādi’ al-</w:t>
      </w:r>
      <w:r w:rsidRPr="19736EA0">
        <w:rPr>
          <w:i/>
          <w:iCs/>
        </w:rPr>
        <w:t>Ū</w:t>
      </w:r>
      <w:r w:rsidRPr="19736EA0">
        <w:rPr>
          <w:i/>
          <w:iCs/>
          <w:color w:val="000000" w:themeColor="text1"/>
        </w:rPr>
        <w:t>lā</w:t>
      </w:r>
      <w:r w:rsidRPr="19736EA0">
        <w:rPr>
          <w:color w:val="000000" w:themeColor="text1"/>
        </w:rPr>
        <w:t>;</w:t>
      </w:r>
      <w:r w:rsidRPr="19736EA0">
        <w:rPr>
          <w:i/>
          <w:iCs/>
          <w:color w:val="000000" w:themeColor="text1"/>
        </w:rPr>
        <w:t xml:space="preserve"> </w:t>
      </w:r>
      <w:r w:rsidRPr="19736EA0">
        <w:rPr>
          <w:color w:val="000000" w:themeColor="text1"/>
        </w:rPr>
        <w:t xml:space="preserve">or </w:t>
      </w:r>
      <w:r w:rsidRPr="19736EA0">
        <w:rPr>
          <w:i/>
          <w:iCs/>
          <w:color w:val="000000" w:themeColor="text1"/>
        </w:rPr>
        <w:t xml:space="preserve">al-Uṣūl al-Muta‘ārafa </w:t>
      </w:r>
      <w:r w:rsidRPr="19736EA0">
        <w:rPr>
          <w:color w:val="000000" w:themeColor="text1"/>
        </w:rPr>
        <w:t>[self-evident principles]</w:t>
      </w:r>
      <w:r w:rsidRPr="19736EA0">
        <w:t xml:space="preserve">) constitute the grounds of </w:t>
      </w:r>
      <w:r w:rsidRPr="19736EA0">
        <w:rPr>
          <w:color w:val="000000" w:themeColor="text1"/>
        </w:rPr>
        <w:t>natural intelligence</w:t>
      </w:r>
      <w:r w:rsidRPr="19736EA0">
        <w:t>. They produce “immediate,” “essential,” and “necessary” knowledge (</w:t>
      </w:r>
      <w:r w:rsidRPr="19736EA0">
        <w:rPr>
          <w:i/>
          <w:iCs/>
        </w:rPr>
        <w:t>al-‘ilm al-</w:t>
      </w:r>
      <w:r w:rsidRPr="19736EA0">
        <w:rPr>
          <w:i/>
          <w:iCs/>
          <w:color w:val="000000" w:themeColor="text1"/>
        </w:rPr>
        <w:t>ḍarūrī</w:t>
      </w:r>
      <w:r w:rsidRPr="19736EA0">
        <w:t>), which is the basis of all sound cognition. First principes are the pillars of all necessary and possible knowledge and cannot be negated or doubted by the sound intellect or the sane mind. Without first principles, the world as it truly is in itself cannot be intelligible or accessible to the human mind. These principles begin with the law of non-contradiction, which states that two opposite or contradictory statements cannot both be true in the same way at the same time. For example, a thing cannot both “exist” and “not exist” at the same time in the same sense. That thing, whatever it may be conceived to be, must either “exist” or “not exist,” but one of the two opposites must be excluded for any statement about it to be valid. Without first principles and intellectual conviction about their universal validity in all possible worlds, human beings cannot attain to certainty about anything else--not even their own existence. This statement is especially true of the law of non-contradiction, which is the foundation of our perception of truth and the certitude that it requires.</w:t>
      </w:r>
    </w:p>
    <w:p w14:paraId="0B9C4296" w14:textId="4F067BCD" w:rsidR="19736EA0" w:rsidRDefault="19736EA0" w:rsidP="19736EA0">
      <w:pPr>
        <w:ind w:left="720"/>
      </w:pPr>
    </w:p>
    <w:p w14:paraId="5651B3FF" w14:textId="636AF33E" w:rsidR="12E82561" w:rsidRDefault="12E82561" w:rsidP="19736EA0">
      <w:pPr>
        <w:ind w:left="720"/>
      </w:pPr>
      <w:r w:rsidRPr="19736EA0">
        <w:t>FOOTNOTE</w:t>
      </w:r>
    </w:p>
    <w:p w14:paraId="73729E30" w14:textId="16660C87" w:rsidR="12E82561" w:rsidRDefault="12E82561" w:rsidP="19736EA0">
      <w:pPr>
        <w:ind w:left="720"/>
      </w:pPr>
      <w:r w:rsidRPr="19736EA0">
        <w:rPr>
          <w:b/>
          <w:bCs/>
        </w:rPr>
        <w:t>First Principles</w:t>
      </w:r>
      <w:r w:rsidRPr="19736EA0">
        <w:t xml:space="preserve"> and self-evident </w:t>
      </w:r>
      <w:r w:rsidRPr="19736EA0">
        <w:rPr>
          <w:i/>
          <w:iCs/>
        </w:rPr>
        <w:t xml:space="preserve">a priori </w:t>
      </w:r>
      <w:r w:rsidRPr="19736EA0">
        <w:t xml:space="preserve">truths will be discussed much more fully in the section called, “Intellect &amp; First Principles” in Volume Two, and treatment of them there will also include Modernist doubts about their validity, which have predominated in the West since the time of the Enlightenment until the present. First Principles (in Arabic: </w:t>
      </w:r>
      <w:r w:rsidRPr="19736EA0">
        <w:rPr>
          <w:i/>
          <w:iCs/>
        </w:rPr>
        <w:t>al-Awwaliyyāt</w:t>
      </w:r>
      <w:r w:rsidRPr="19736EA0">
        <w:t xml:space="preserve">; </w:t>
      </w:r>
      <w:r w:rsidRPr="19736EA0">
        <w:rPr>
          <w:i/>
          <w:iCs/>
          <w:color w:val="000000" w:themeColor="text1"/>
        </w:rPr>
        <w:t>al-Uṣūl al-Awwaliyāt</w:t>
      </w:r>
      <w:r w:rsidRPr="19736EA0">
        <w:rPr>
          <w:color w:val="000000" w:themeColor="text1"/>
        </w:rPr>
        <w:t xml:space="preserve">; </w:t>
      </w:r>
      <w:r w:rsidRPr="19736EA0">
        <w:rPr>
          <w:i/>
          <w:iCs/>
          <w:color w:val="000000" w:themeColor="text1"/>
        </w:rPr>
        <w:t>al-Mabādi’ al-ūlā</w:t>
      </w:r>
      <w:r w:rsidRPr="19736EA0">
        <w:rPr>
          <w:color w:val="000000" w:themeColor="text1"/>
        </w:rPr>
        <w:t>;</w:t>
      </w:r>
      <w:r w:rsidRPr="19736EA0">
        <w:rPr>
          <w:i/>
          <w:iCs/>
          <w:color w:val="000000" w:themeColor="text1"/>
        </w:rPr>
        <w:t xml:space="preserve"> </w:t>
      </w:r>
      <w:r w:rsidRPr="19736EA0">
        <w:rPr>
          <w:color w:val="000000" w:themeColor="text1"/>
        </w:rPr>
        <w:t xml:space="preserve">or </w:t>
      </w:r>
      <w:r w:rsidRPr="19736EA0">
        <w:rPr>
          <w:i/>
          <w:iCs/>
          <w:color w:val="000000" w:themeColor="text1"/>
        </w:rPr>
        <w:t xml:space="preserve">al-Uṣūl al-Muta‘ārafa </w:t>
      </w:r>
      <w:r w:rsidRPr="19736EA0">
        <w:rPr>
          <w:color w:val="000000" w:themeColor="text1"/>
        </w:rPr>
        <w:t>[self-evident principles]</w:t>
      </w:r>
      <w:r w:rsidRPr="19736EA0">
        <w:t xml:space="preserve">) constitute the grounds of Intellect, intellection, and </w:t>
      </w:r>
      <w:r w:rsidRPr="19736EA0">
        <w:rPr>
          <w:color w:val="000000" w:themeColor="text1"/>
        </w:rPr>
        <w:t>natural intelligence</w:t>
      </w:r>
      <w:r w:rsidRPr="19736EA0">
        <w:t>. They produce “immediate,” “essential,” and “necessary” knowledge (</w:t>
      </w:r>
      <w:r w:rsidRPr="19736EA0">
        <w:rPr>
          <w:i/>
          <w:iCs/>
        </w:rPr>
        <w:t>al-‘ilm al-</w:t>
      </w:r>
      <w:r w:rsidRPr="19736EA0">
        <w:rPr>
          <w:i/>
          <w:iCs/>
          <w:color w:val="000000" w:themeColor="text1"/>
        </w:rPr>
        <w:t>ḍarūrī</w:t>
      </w:r>
      <w:r w:rsidRPr="19736EA0">
        <w:t>), which is the basis of sound cognition. First Principles are the pillars of all necessary and possible knowledge and cannot be negated or doubted by the sound Intellect or the sane mind. Without First Principles, the world as it truly is in itself cannot be intelligible or accessible to the human mind. These principles include the Law of Non-Contradiction, which states that two opposite or contradictory statements cannot both be true in the same way at the same time. Thus, for example, it is self-evident that a thing cannot both “exist” and “not exist” at the same time in the same sense. That thing, whatever it may be conceived to be, must either “exist” or “not exist,” but one of the two opposites must be excluded for any statement about it to be valid. Without First Principles and intellectual conviction regarding their universal validity in all possible worlds, human beings cannot attain to certainty about anything else—not even their own existence.</w:t>
      </w:r>
    </w:p>
    <w:p w14:paraId="737068D1" w14:textId="634AA698" w:rsidR="19736EA0" w:rsidRDefault="19736EA0" w:rsidP="19736EA0">
      <w:pPr>
        <w:ind w:left="720"/>
        <w:rPr>
          <w:sz w:val="20"/>
          <w:szCs w:val="20"/>
        </w:rPr>
      </w:pPr>
    </w:p>
    <w:p w14:paraId="46E6FBBB" w14:textId="4D71FFDD" w:rsidR="19736EA0" w:rsidRDefault="19736EA0" w:rsidP="19736EA0">
      <w:pPr>
        <w:ind w:left="720" w:right="990"/>
        <w:rPr>
          <w:rFonts w:eastAsiaTheme="minorEastAsia"/>
        </w:rPr>
      </w:pPr>
    </w:p>
    <w:p w14:paraId="1C20F23B" w14:textId="344EDB06" w:rsidR="00FD1A33" w:rsidRDefault="00FD1A33" w:rsidP="00E616ED">
      <w:pPr>
        <w:pStyle w:val="Heading4"/>
        <w:numPr>
          <w:ilvl w:val="0"/>
          <w:numId w:val="6"/>
        </w:numPr>
        <w:rPr>
          <w:rFonts w:asciiTheme="majorBidi" w:hAnsiTheme="majorBidi"/>
          <w:b/>
          <w:bCs/>
          <w:color w:val="C00000"/>
          <w:sz w:val="28"/>
          <w:szCs w:val="28"/>
        </w:rPr>
      </w:pPr>
      <w:bookmarkStart w:id="44" w:name="_Toc188509333"/>
      <w:r>
        <w:rPr>
          <w:rFonts w:asciiTheme="majorBidi" w:hAnsiTheme="majorBidi"/>
          <w:b/>
          <w:bCs/>
          <w:color w:val="C00000"/>
          <w:sz w:val="28"/>
          <w:szCs w:val="28"/>
        </w:rPr>
        <w:t xml:space="preserve"> </w:t>
      </w:r>
      <w:r w:rsidRPr="008D36B3">
        <w:rPr>
          <w:rFonts w:asciiTheme="majorBidi" w:hAnsiTheme="majorBidi"/>
          <w:b/>
          <w:bCs/>
          <w:color w:val="C00000"/>
          <w:sz w:val="28"/>
          <w:szCs w:val="28"/>
        </w:rPr>
        <w:t>Henology (the Study of the One)</w:t>
      </w:r>
    </w:p>
    <w:p w14:paraId="41D2C03A" w14:textId="7E93A06D" w:rsidR="00FD1A33" w:rsidRDefault="7A97B32D" w:rsidP="67D65C16">
      <w:pPr>
        <w:rPr>
          <w:b/>
          <w:bCs/>
          <w:i/>
          <w:iCs/>
        </w:rPr>
      </w:pPr>
      <w:r w:rsidRPr="67D65C16">
        <w:rPr>
          <w:b/>
          <w:bCs/>
          <w:i/>
          <w:iCs/>
        </w:rPr>
        <w:t>Human Epistemic Tools &amp; the Imperative of Unity</w:t>
      </w:r>
    </w:p>
    <w:p w14:paraId="70E8C045" w14:textId="6C85A105" w:rsidR="00FD1A33" w:rsidRDefault="7A97B32D" w:rsidP="67D65C16">
      <w:pPr>
        <w:rPr>
          <w:b/>
          <w:bCs/>
          <w:i/>
          <w:iCs/>
        </w:rPr>
      </w:pPr>
      <w:r w:rsidRPr="67D65C16">
        <w:rPr>
          <w:b/>
          <w:bCs/>
          <w:i/>
          <w:iCs/>
        </w:rPr>
        <w:t>Intellect &amp; the Five Inner &amp; Outer Senses Are a Unity</w:t>
      </w:r>
    </w:p>
    <w:p w14:paraId="083F55A5" w14:textId="15D86E48" w:rsidR="00FD1A33" w:rsidRDefault="7A97B32D" w:rsidP="67D65C16">
      <w:pPr>
        <w:rPr>
          <w:b/>
          <w:bCs/>
          <w:i/>
          <w:iCs/>
        </w:rPr>
      </w:pPr>
      <w:r w:rsidRPr="67D65C16">
        <w:rPr>
          <w:b/>
          <w:bCs/>
          <w:i/>
          <w:iCs/>
        </w:rPr>
        <w:t xml:space="preserve">The One Must Be Prior to the Many </w:t>
      </w:r>
    </w:p>
    <w:p w14:paraId="054FF5FA" w14:textId="432304EB" w:rsidR="00FD1A33" w:rsidRDefault="7A97B32D" w:rsidP="67D65C16">
      <w:pPr>
        <w:rPr>
          <w:b/>
          <w:bCs/>
          <w:i/>
          <w:iCs/>
        </w:rPr>
      </w:pPr>
      <w:r w:rsidRPr="67D65C16">
        <w:rPr>
          <w:b/>
          <w:bCs/>
          <w:i/>
          <w:iCs/>
        </w:rPr>
        <w:t>Unity Is an Irreducible Predicate: Being Is a Reducible Predicate</w:t>
      </w:r>
    </w:p>
    <w:p w14:paraId="38C5DB8B" w14:textId="77777777" w:rsidR="00FD1A33" w:rsidRDefault="7A97B32D" w:rsidP="67D65C16">
      <w:pPr>
        <w:rPr>
          <w:b/>
          <w:bCs/>
          <w:i/>
          <w:iCs/>
        </w:rPr>
      </w:pPr>
      <w:r w:rsidRPr="67D65C16">
        <w:rPr>
          <w:b/>
          <w:bCs/>
          <w:i/>
          <w:iCs/>
        </w:rPr>
        <w:t>Unity, Unification, &amp; the Appetition of the Good</w:t>
      </w:r>
    </w:p>
    <w:p w14:paraId="733CD007" w14:textId="49C4BBB1" w:rsidR="00FD1A33" w:rsidRPr="008F3D70" w:rsidRDefault="7A97B32D" w:rsidP="008F3D70">
      <w:pPr>
        <w:rPr>
          <w:b/>
          <w:bCs/>
          <w:i/>
          <w:iCs/>
        </w:rPr>
      </w:pPr>
      <w:r w:rsidRPr="67D65C16">
        <w:rPr>
          <w:b/>
          <w:bCs/>
          <w:i/>
          <w:iCs/>
        </w:rPr>
        <w:t>The World Is Not Plurality but a Unity-in-Plurality</w:t>
      </w:r>
      <w:r w:rsidR="00FD1A33" w:rsidRPr="008D36B3">
        <w:rPr>
          <w:rFonts w:asciiTheme="majorBidi" w:hAnsiTheme="majorBidi"/>
          <w:b/>
          <w:bCs/>
          <w:color w:val="C00000"/>
          <w:sz w:val="28"/>
          <w:szCs w:val="28"/>
        </w:rPr>
        <w:t xml:space="preserve"> </w:t>
      </w:r>
    </w:p>
    <w:p w14:paraId="021A717A" w14:textId="77777777" w:rsidR="001257EB" w:rsidRDefault="001257EB" w:rsidP="001257EB"/>
    <w:p w14:paraId="08855B4E" w14:textId="627D992D" w:rsidR="001257EB" w:rsidRDefault="001257EB" w:rsidP="00E616ED">
      <w:pPr>
        <w:pStyle w:val="ListParagraph"/>
        <w:numPr>
          <w:ilvl w:val="3"/>
          <w:numId w:val="6"/>
        </w:numPr>
      </w:pPr>
      <w:r w:rsidRPr="001257EB">
        <w:t>Henology—the study of the One—is the Gateway to Transcendence, and without access to Transcendence, the Intellect is not true Intellect, nor is Philosophy worthy of its name. The term “Henology” comes from the Greek word “the One” (tό Hén, τό Ἕν), which—in accord with the First Principles of Oneness, Distinctiveness, and Identity—is the One, utterly Unique, uncreated Creator-God, the ineffable source of all Oneness, Reality, Distinction, Identity, and Being. By its Nature, Henology is profoundly Metaphysical and, in fact, constitutes one of the spectacular displays of all Metaphysics. It establishes Intelligibility, the Rational Order, Natural Hierarchies—which are the basis of Freedom—Spiritual Ascents and Descents, Symbolism, and the very basis of sound thought and cognition. The Intellect was created for Transcendence, and there is no true Intellect or Philosophy without Transcendence, Henology is the Metaphysical journey into pure Transcendence. It begins “beyond Being;” it nourishes the radicals of Intellection; it nurtures “the Good;” and then it extends into the Ontology of Necessary Being and Possible Existence as a prelude to the dramatic unfolding of the entire Cosmos.</w:t>
      </w:r>
    </w:p>
    <w:p w14:paraId="0ADA877B" w14:textId="77777777" w:rsidR="001257EB" w:rsidRPr="001257EB" w:rsidRDefault="001257EB" w:rsidP="5C787B15">
      <w:pPr>
        <w:pStyle w:val="ListParagraph"/>
        <w:ind w:left="360"/>
      </w:pPr>
    </w:p>
    <w:p w14:paraId="7F05873D" w14:textId="77777777" w:rsidR="00FD1A33" w:rsidRDefault="00FD1A33" w:rsidP="5C787B15">
      <w:pPr>
        <w:rPr>
          <w:rFonts w:eastAsiaTheme="minorEastAsia"/>
          <w:b/>
          <w:bCs/>
          <w:i/>
          <w:iCs/>
        </w:rPr>
      </w:pPr>
      <w:r w:rsidRPr="5C787B15">
        <w:rPr>
          <w:rFonts w:eastAsiaTheme="minorEastAsia"/>
          <w:b/>
          <w:bCs/>
          <w:i/>
          <w:iCs/>
        </w:rPr>
        <w:t>Primacy of the One</w:t>
      </w:r>
      <w:bookmarkEnd w:id="44"/>
    </w:p>
    <w:p w14:paraId="4592BE9B" w14:textId="7A08E826" w:rsidR="00492617" w:rsidRPr="00492617" w:rsidRDefault="00492617" w:rsidP="00E616ED">
      <w:pPr>
        <w:pStyle w:val="ListParagraph"/>
        <w:numPr>
          <w:ilvl w:val="3"/>
          <w:numId w:val="6"/>
        </w:numPr>
        <w:rPr>
          <w:rFonts w:eastAsiaTheme="minorHAnsi"/>
        </w:rPr>
      </w:pPr>
      <w:r w:rsidRPr="00492617">
        <w:rPr>
          <w:rFonts w:eastAsiaTheme="minorHAnsi"/>
        </w:rPr>
        <w:t xml:space="preserve">Empty Sections in Volume 9 + 10 </w:t>
      </w:r>
    </w:p>
    <w:p w14:paraId="1222222E" w14:textId="77777777" w:rsidR="00FD1A33" w:rsidRDefault="00FD1A33" w:rsidP="5C787B15">
      <w:pPr>
        <w:rPr>
          <w:rFonts w:eastAsiaTheme="minorEastAsia"/>
          <w:b/>
          <w:bCs/>
          <w:i/>
          <w:iCs/>
        </w:rPr>
      </w:pPr>
      <w:bookmarkStart w:id="45" w:name="_Toc188509334"/>
      <w:r w:rsidRPr="5C787B15">
        <w:rPr>
          <w:rFonts w:eastAsiaTheme="minorEastAsia"/>
          <w:b/>
          <w:bCs/>
          <w:i/>
          <w:iCs/>
        </w:rPr>
        <w:t>Cognition Is the Anticipation of Unity</w:t>
      </w:r>
    </w:p>
    <w:p w14:paraId="571AE0D0" w14:textId="16742D95" w:rsidR="006A17B1" w:rsidRDefault="006A17B1" w:rsidP="00E616ED">
      <w:pPr>
        <w:pStyle w:val="ListParagraph"/>
        <w:numPr>
          <w:ilvl w:val="3"/>
          <w:numId w:val="6"/>
        </w:numPr>
        <w:rPr>
          <w:rFonts w:eastAsiaTheme="minorHAnsi"/>
        </w:rPr>
      </w:pPr>
      <w:r w:rsidRPr="006A17B1">
        <w:rPr>
          <w:rFonts w:eastAsiaTheme="minorHAnsi"/>
        </w:rPr>
        <w:t>Human cognition is an “anticipation of Unity,” and our perception of “the many” presupposes “Unity” in a double sense: 1. The “Unity” of the totality as a multiplicity and 2. the “Unity” of each of its individual components in itself. By contrast, a “radically disunited multiplicity” would not be Intelligible and could not be conceived of. Thus, “nothing can oppose the One.” For even multiplicity is only conceivable as a “Unity” and always presupposes and looks back at or forward to “the One” in Henological descent and ascent—as will be further explained in what follows.</w:t>
      </w:r>
    </w:p>
    <w:p w14:paraId="4497D02F" w14:textId="2C73DB79" w:rsidR="005D7502" w:rsidRDefault="005D7502" w:rsidP="00E616ED">
      <w:pPr>
        <w:pStyle w:val="ListParagraph"/>
        <w:numPr>
          <w:ilvl w:val="3"/>
          <w:numId w:val="6"/>
        </w:numPr>
        <w:rPr>
          <w:rFonts w:eastAsiaTheme="minorHAnsi"/>
        </w:rPr>
      </w:pPr>
      <w:r w:rsidRPr="005D7502">
        <w:rPr>
          <w:rFonts w:eastAsiaTheme="minorHAnsi"/>
        </w:rPr>
        <w:t>Both Unity and multiplicity are utterly contingent upon the One and the Principle of Oneness, and the very act of cognition—conscious as well as unconscious—is “an anticipation of Unity” or “a search for Oneness.” Since Unity is the basis of everything that is at all conceivable, even its contrary or opposite, the many—in so far as it too can be conceived of—must itself present a “Unity” utterly contingent upon the One. For if it were not one—even though it is composed of seemingly innumerable parts—it too would not be capable of Existence. In fact, the Intellect always and of necessity thinks of the many as a Unity, that is a “United multiplicity” and a “United” whole, which is formed of many elementary “Unities” and ultimately presents us with the “Universe.”</w:t>
      </w:r>
    </w:p>
    <w:p w14:paraId="76342FA5" w14:textId="31F466D2" w:rsidR="005D7502" w:rsidRDefault="00EF4848" w:rsidP="00E616ED">
      <w:pPr>
        <w:pStyle w:val="ListParagraph"/>
        <w:numPr>
          <w:ilvl w:val="3"/>
          <w:numId w:val="6"/>
        </w:numPr>
        <w:rPr>
          <w:rFonts w:eastAsiaTheme="minorHAnsi"/>
        </w:rPr>
      </w:pPr>
      <w:r w:rsidRPr="00EF4848">
        <w:rPr>
          <w:rFonts w:eastAsiaTheme="minorHAnsi"/>
        </w:rPr>
        <w:t>The intuition of Unity leads to the anticipation of Unity in all things, and it is this anticipation of Unity that must precede thought but which also makes thought possible. It must be emphasized, however, that our “intuition” of “Unity” in things is isomorphic. That is, our subjective intuition of Unity, which anticipates and looks for “Unity” in all things and “Unifies” them cognitively is a function of the Intellect which makes Intelligibility possible. But Reality itself—independent of our thought—is also informed by this same “Unity” and “Unification,” without which its existence would not be possible. Thus, the contention that Reality itself—independent of our thought—might consist of a potentially infinite series of disunited multiplicities manifested in disconnected things is Conceptually Impossible. That contention must itself first affirm the Unitary classifications of thought—such as actuality, multiplicity, and individual things—as stable reality. By doing so, it already presupposes the stability of Reality attained by the classifications of thought, that is, the anticipations of Unity in Reality that make existence possible.</w:t>
      </w:r>
    </w:p>
    <w:p w14:paraId="56E16BA3" w14:textId="77777777" w:rsidR="00512969" w:rsidRDefault="00512969" w:rsidP="00512969">
      <w:pPr>
        <w:rPr>
          <w:rFonts w:eastAsiaTheme="minorHAnsi"/>
        </w:rPr>
      </w:pPr>
    </w:p>
    <w:p w14:paraId="49AB999E" w14:textId="77777777" w:rsidR="00512969" w:rsidRPr="00512969" w:rsidRDefault="00512969" w:rsidP="00E616ED">
      <w:pPr>
        <w:pStyle w:val="ListParagraph"/>
        <w:numPr>
          <w:ilvl w:val="3"/>
          <w:numId w:val="6"/>
        </w:numPr>
        <w:rPr>
          <w:rFonts w:eastAsiaTheme="minorHAnsi"/>
        </w:rPr>
      </w:pPr>
      <w:r w:rsidRPr="00512969">
        <w:rPr>
          <w:rFonts w:eastAsiaTheme="minorHAnsi"/>
        </w:rPr>
        <w:t>Chief Principles of Henological Hierarchy</w:t>
      </w:r>
    </w:p>
    <w:p w14:paraId="57312394" w14:textId="77777777" w:rsidR="00512969" w:rsidRPr="00512969" w:rsidRDefault="00512969" w:rsidP="5C787B15">
      <w:pPr>
        <w:pStyle w:val="ListParagraph"/>
        <w:ind w:left="360"/>
        <w:rPr>
          <w:rFonts w:eastAsiaTheme="minorEastAsia"/>
        </w:rPr>
      </w:pPr>
      <w:r w:rsidRPr="5C787B15">
        <w:rPr>
          <w:rFonts w:eastAsiaTheme="minorEastAsia"/>
        </w:rPr>
        <w:t>Being and Existence are prior to thought, and thought must of necessity be posterior to them—as we discussed in Volume Seven under First Principles. This too is, of course, an essentially Hierarchical assertion. In fact, the entirety of the Platonism rests upon the identification of Logical priority with Metaphysical priority. Thus, the distinction in this sense between what is “prior” (Greek: próteros, πρότερος) and what is “posterior” (Greek: hýsteros, ΰστερος) constitutes one of the most important Platonic Paradigms in understanding the distinctive Nature of “Hierarchy.”</w:t>
      </w:r>
    </w:p>
    <w:p w14:paraId="132ED529" w14:textId="77777777" w:rsidR="00512969" w:rsidRPr="00512969" w:rsidRDefault="00512969" w:rsidP="5C787B15">
      <w:pPr>
        <w:pStyle w:val="ListParagraph"/>
        <w:ind w:left="360"/>
        <w:rPr>
          <w:rFonts w:eastAsiaTheme="minorEastAsia"/>
        </w:rPr>
      </w:pPr>
    </w:p>
    <w:p w14:paraId="06B44B0F" w14:textId="77777777" w:rsidR="00512969" w:rsidRPr="00512969" w:rsidRDefault="00512969" w:rsidP="00E616ED">
      <w:pPr>
        <w:pStyle w:val="ListParagraph"/>
        <w:numPr>
          <w:ilvl w:val="3"/>
          <w:numId w:val="6"/>
        </w:numPr>
        <w:rPr>
          <w:rFonts w:eastAsiaTheme="minorHAnsi"/>
        </w:rPr>
      </w:pPr>
      <w:r w:rsidRPr="00512969">
        <w:rPr>
          <w:rFonts w:eastAsiaTheme="minorHAnsi"/>
        </w:rPr>
        <w:t>This same distinction—either directly or indirectly—influenced virtually all formulations of Hierarchy in the Islamic and pre-Modern Western Traditions. For Reality is itself a Hierarchical structure of dependence, in which “the posterior” depends upon “the prior,” and that “prior” cannot be valid without another “prior” before it. All Entities and Existent things are existent due to the Oneness of the One. The fact that there are many existent things also means that the One must be prior to the many. Thus, both the existence and the illegibility of all existent entities is subject to their subsumption under the principle of Oneness. Each of them has principles of Unity that are unique to it, while there are principles of Unity that encompass them all. If the world were made up only of “the many,” only of “things-manifold,” then it would be completely incoherent and un-Intelligible, impossible to perceive and to understand. For we cannot truly see “connections” without also perceiving the “Distinctions.” If this were not the case, we would not be able to comprehend a single thing. For each thing would keep dividing, further dividing, and ultimately dissolving into an infinite number of other parts and aspects.</w:t>
      </w:r>
    </w:p>
    <w:p w14:paraId="4DB024AA" w14:textId="77777777" w:rsidR="00512969" w:rsidRPr="00512969" w:rsidRDefault="00512969" w:rsidP="5C787B15">
      <w:pPr>
        <w:pStyle w:val="ListParagraph"/>
        <w:ind w:left="360"/>
        <w:rPr>
          <w:rFonts w:eastAsiaTheme="minorEastAsia"/>
        </w:rPr>
      </w:pPr>
    </w:p>
    <w:p w14:paraId="797B59A8" w14:textId="77777777" w:rsidR="00512969" w:rsidRPr="00512969" w:rsidRDefault="00512969" w:rsidP="00E616ED">
      <w:pPr>
        <w:pStyle w:val="ListParagraph"/>
        <w:numPr>
          <w:ilvl w:val="3"/>
          <w:numId w:val="6"/>
        </w:numPr>
        <w:rPr>
          <w:rFonts w:eastAsiaTheme="minorHAnsi"/>
        </w:rPr>
      </w:pPr>
      <w:r w:rsidRPr="00512969">
        <w:rPr>
          <w:rFonts w:eastAsiaTheme="minorHAnsi"/>
        </w:rPr>
        <w:t>Thus, it is Metaphysically Impossible that the World be composed only of particular existents (al-muta‘ayyanāt), “things-manifold,” or “things-other-than-the One”—which is what Empirical Reductionism dictates. Yet if—as a hypothetical exercise—were were to imagine the Impossibility that only “things-manifold” exist, then, in a World of nothing but those manifold things, there would not just exist “connections” ad infinitum, but there would also exist “distinctions” ad infinitum. Thus, we could make out nothing and comprehend nothing. Only when “things-manifold” are subsumed under the principle of Unity—only when the other-than-One ascends to the One or descends with it in view—and  and—at the very least—when they manifest self-identity are we able to perceive them and understand them. Yet this most basic subordination of all “things-manifold” to the Principle of Unity uncovers a Hierarchical Order of priority regarding all things. The “thing-manifold” must be the subordinate element, and the principle of Unity must be the superordinate element. Only then is it possible for things to exist—much less for them to be Intelligible.</w:t>
      </w:r>
    </w:p>
    <w:p w14:paraId="0C2B8250" w14:textId="77777777" w:rsidR="00512969" w:rsidRPr="00512969" w:rsidRDefault="00512969" w:rsidP="5C787B15">
      <w:pPr>
        <w:pStyle w:val="ListParagraph"/>
        <w:ind w:left="360"/>
        <w:rPr>
          <w:rFonts w:eastAsiaTheme="minorEastAsia"/>
        </w:rPr>
      </w:pPr>
    </w:p>
    <w:p w14:paraId="7C32E956" w14:textId="77777777" w:rsidR="00512969" w:rsidRPr="00512969" w:rsidRDefault="00512969" w:rsidP="00E616ED">
      <w:pPr>
        <w:pStyle w:val="ListParagraph"/>
        <w:numPr>
          <w:ilvl w:val="3"/>
          <w:numId w:val="6"/>
        </w:numPr>
        <w:rPr>
          <w:rFonts w:eastAsiaTheme="minorHAnsi"/>
        </w:rPr>
      </w:pPr>
      <w:r w:rsidRPr="00512969">
        <w:rPr>
          <w:rFonts w:eastAsiaTheme="minorHAnsi"/>
        </w:rPr>
        <w:t>As we illustrated in our treatment of the First Principle of Oneness, whatever is many in its parts must be one in its entirety. Whatever is many in its attributes and qualities must be one as regards its subject. Whatever is many as regards its number and capabilities must be one in species. Whatever is many in its species must be one in its genus. Whatever is many in its genuses must be one in its procession from a single Source. Thus also, every productive cause must be superior to what it produces. For the greater can never proceed from the lesser, which we now see to be a fundamental Henological Principle pertaining to the priorities of Hierarchy. The primary Maker of things must be superior to all that is produced. All of Platonism is based upon this Principle. Thus, the Cause always must always be higher and more fully real than the effect.</w:t>
      </w:r>
    </w:p>
    <w:p w14:paraId="482E83E0" w14:textId="77777777" w:rsidR="00512969" w:rsidRPr="00512969" w:rsidRDefault="00512969" w:rsidP="5C787B15">
      <w:pPr>
        <w:pStyle w:val="ListParagraph"/>
        <w:ind w:left="360"/>
        <w:rPr>
          <w:rFonts w:eastAsiaTheme="minorEastAsia"/>
        </w:rPr>
      </w:pPr>
    </w:p>
    <w:p w14:paraId="3B85F6FA" w14:textId="77777777" w:rsidR="00512969" w:rsidRPr="00512969" w:rsidRDefault="00512969" w:rsidP="00E616ED">
      <w:pPr>
        <w:pStyle w:val="ListParagraph"/>
        <w:numPr>
          <w:ilvl w:val="3"/>
          <w:numId w:val="6"/>
        </w:numPr>
        <w:rPr>
          <w:rFonts w:eastAsiaTheme="minorHAnsi"/>
        </w:rPr>
      </w:pPr>
      <w:r w:rsidRPr="00512969">
        <w:rPr>
          <w:rFonts w:eastAsiaTheme="minorHAnsi"/>
        </w:rPr>
        <w:t>Thus, Hierarchy is not an arbitrary, inert, or unconscious ordering of things. Hierarchy is rather the supreme means of illumination by which knowledge is imparted from the higher to the lower and by which all things are assimilated under a single Divine Likeness. Thus, also the fact that all things in Creation are alive and glorify their Lord is also a reflection of the Hierarchical Nature of the World as an Epiphany of Henological ascent, in which even the lowest and most posterior of things participate in and manifest the highest and most primary of Realities and ultimately the appetition of the Ascent to the One—the epitome of all Spiritual Journeys. This Hierarchy is truly a “Sacred Order.” It is not just a right of one thing over another. It is a state of understanding and Cosmic activity that forever approaches the Divine and methodically recedes from Him—like the ebb and flow of the ocean tides. By this Sanctity, the lower both descends and ascends to the Higher. Thus, there is procession, and there is also a reversion.</w:t>
      </w:r>
    </w:p>
    <w:p w14:paraId="1D609D0E" w14:textId="77777777" w:rsidR="00512969" w:rsidRPr="00512969" w:rsidRDefault="00512969" w:rsidP="5C787B15">
      <w:pPr>
        <w:pStyle w:val="ListParagraph"/>
        <w:ind w:left="360"/>
        <w:rPr>
          <w:rFonts w:eastAsiaTheme="minorEastAsia"/>
        </w:rPr>
      </w:pPr>
    </w:p>
    <w:p w14:paraId="1E75D976" w14:textId="77777777" w:rsidR="00512969" w:rsidRPr="00512969" w:rsidRDefault="00512969" w:rsidP="00E616ED">
      <w:pPr>
        <w:pStyle w:val="ListParagraph"/>
        <w:numPr>
          <w:ilvl w:val="3"/>
          <w:numId w:val="6"/>
        </w:numPr>
        <w:rPr>
          <w:rFonts w:eastAsiaTheme="minorHAnsi"/>
        </w:rPr>
      </w:pPr>
      <w:r w:rsidRPr="00512969">
        <w:rPr>
          <w:rFonts w:eastAsiaTheme="minorHAnsi"/>
        </w:rPr>
        <w:t>Thus also, as we will elucidate in Agathology and Deontology as Divine Epiphanies, all things-other-than One seek to actualize the fullness of their Natures by returning to the higher Principle that accounts for their origins, their Oneness, and their Distinction. Thus, things-manifold always hearken back to the One. They beseech the One, and seek to return to Him. They do this my imitating the Principle of what is most proximate to them in the Hierarchical order, which constitute the rungs of the Henological ladder of ascent. But all that proceeds from a Principle shall revert to that Principle. Thus, all things desire the Good and what is Morally Right, and each seeks to attain it through the mediation of its own proximate cause. This Cosmic phenomenon of perpetual Henological ascent and descent is not static. Rather, it is a dynamic order that takes in every particle and entity of Creation form the greatest to the least, the biggest to the smallest.</w:t>
      </w:r>
    </w:p>
    <w:p w14:paraId="2A244043" w14:textId="77777777" w:rsidR="00512969" w:rsidRPr="00512969" w:rsidRDefault="00512969" w:rsidP="00E616ED">
      <w:pPr>
        <w:pStyle w:val="ListParagraph"/>
        <w:numPr>
          <w:ilvl w:val="3"/>
          <w:numId w:val="6"/>
        </w:numPr>
        <w:rPr>
          <w:rFonts w:eastAsiaTheme="minorHAnsi"/>
        </w:rPr>
      </w:pPr>
    </w:p>
    <w:p w14:paraId="4BC20D40" w14:textId="77777777" w:rsidR="00512969" w:rsidRPr="00512969" w:rsidRDefault="00512969" w:rsidP="00E616ED">
      <w:pPr>
        <w:pStyle w:val="ListParagraph"/>
        <w:numPr>
          <w:ilvl w:val="3"/>
          <w:numId w:val="6"/>
        </w:numPr>
        <w:rPr>
          <w:rFonts w:eastAsiaTheme="minorHAnsi"/>
        </w:rPr>
      </w:pPr>
      <w:r w:rsidRPr="00512969">
        <w:rPr>
          <w:rFonts w:eastAsiaTheme="minorHAnsi"/>
        </w:rPr>
        <w:t>When we—as knowing subjects—look at the world we do not see an “obscure haze of indistinguishable objects. As Rational Human Beings, Possessors of Intellect, when we look at the amazing World around us, make up of many different variegated and extraordinary distinct things—which seem almost to beg to be identified and grouped into different classes, species, and individuals—we do not see an “obscure haze” of indistinguishable conglomerations of accidents, attributes, and qualities. Rather, we see a World of distinct entities, which we can understand and know with the greatest precision—just as we can know ourselves. This is because of the Principles of Oneness, Distinction, and Identity, which buttress the Principle of the “One-over-the many” in the world of potenitially infinite instantiations of “things-other-than-One,” constantly looking forward or backward at the One, whom they love and aspire for.</w:t>
      </w:r>
    </w:p>
    <w:p w14:paraId="6E8331F4" w14:textId="77777777" w:rsidR="00512969" w:rsidRPr="00512969" w:rsidRDefault="00512969" w:rsidP="5C787B15">
      <w:pPr>
        <w:pStyle w:val="ListParagraph"/>
        <w:ind w:left="360"/>
        <w:rPr>
          <w:rFonts w:eastAsiaTheme="minorEastAsia"/>
        </w:rPr>
      </w:pPr>
    </w:p>
    <w:p w14:paraId="3A205873" w14:textId="77777777" w:rsidR="00512969" w:rsidRPr="00512969" w:rsidRDefault="00512969" w:rsidP="00E616ED">
      <w:pPr>
        <w:pStyle w:val="ListParagraph"/>
        <w:numPr>
          <w:ilvl w:val="3"/>
          <w:numId w:val="6"/>
        </w:numPr>
        <w:rPr>
          <w:rFonts w:eastAsiaTheme="minorHAnsi"/>
        </w:rPr>
      </w:pPr>
      <w:r w:rsidRPr="00512969">
        <w:rPr>
          <w:rFonts w:eastAsiaTheme="minorHAnsi"/>
        </w:rPr>
        <w:t>For Ibn Sīnā , nature and element are complementary and cannot exist without each other. They are created to interact with each other. For Ibn Sīnā, the first element (‘unSur) in the world is in principia the POINT, which, acted upon by nature, was extended to a line, plane, and finally a three-dimensional body (jism). Having become a body, it was then acted upon by the force of motion (taHriik) of nature and the power of ordering (tadbiir) of the Soul. The body, formed in this manner, going through the geometrical shapes from the most perfect circle, then triangle, and finally square, was purified and out of the part with the greatest degree of purity (Safaa’) the highest heaven was formed, to which the Intellect and Soul became attached. Out the less pure the next heaven was formed. After the moon, most purity was exhausted. Gravity and opaqueness (kathaafa) and impurity (kuduura) became dominant so that the body could no longer accept a hevenly form but became the world of generation and corruption.</w:t>
      </w:r>
    </w:p>
    <w:p w14:paraId="05EE0288" w14:textId="77777777" w:rsidR="00512969" w:rsidRPr="00512969" w:rsidRDefault="00512969" w:rsidP="5C787B15">
      <w:pPr>
        <w:pStyle w:val="ListParagraph"/>
        <w:ind w:left="360"/>
        <w:rPr>
          <w:rFonts w:eastAsiaTheme="minorEastAsia"/>
        </w:rPr>
      </w:pPr>
    </w:p>
    <w:p w14:paraId="16E3CB37" w14:textId="77777777" w:rsidR="00512969" w:rsidRPr="00512969" w:rsidRDefault="00512969" w:rsidP="00E616ED">
      <w:pPr>
        <w:pStyle w:val="ListParagraph"/>
        <w:numPr>
          <w:ilvl w:val="3"/>
          <w:numId w:val="6"/>
        </w:numPr>
        <w:rPr>
          <w:rFonts w:eastAsiaTheme="minorHAnsi"/>
        </w:rPr>
      </w:pPr>
      <w:r w:rsidRPr="00512969">
        <w:rPr>
          <w:rFonts w:eastAsiaTheme="minorHAnsi"/>
        </w:rPr>
        <w:t xml:space="preserve">For Ibn Sīnā, the notion of space is closely tied to the natural place of things in the universe. Each element has its natural place: earth below, fire above. The notion of space is closely tied to that of DIRECTION AND ORIENTATION, which have a central part to play in all traditional science. Hierarchy implies DIRECTION and ORIENTATION. </w:t>
      </w:r>
    </w:p>
    <w:p w14:paraId="3BF7AC1C" w14:textId="77777777" w:rsidR="00512969" w:rsidRPr="00512969" w:rsidRDefault="00512969" w:rsidP="5C787B15">
      <w:pPr>
        <w:pStyle w:val="ListParagraph"/>
        <w:ind w:left="360"/>
        <w:rPr>
          <w:rFonts w:eastAsiaTheme="minorEastAsia"/>
        </w:rPr>
      </w:pPr>
    </w:p>
    <w:p w14:paraId="279291AE" w14:textId="77777777" w:rsidR="00512969" w:rsidRPr="00512969" w:rsidRDefault="00512969" w:rsidP="00E616ED">
      <w:pPr>
        <w:pStyle w:val="ListParagraph"/>
        <w:numPr>
          <w:ilvl w:val="3"/>
          <w:numId w:val="6"/>
        </w:numPr>
        <w:rPr>
          <w:rFonts w:eastAsiaTheme="minorHAnsi"/>
        </w:rPr>
      </w:pPr>
      <w:r w:rsidRPr="00512969">
        <w:rPr>
          <w:rFonts w:eastAsiaTheme="minorHAnsi"/>
        </w:rPr>
        <w:t>For Ibn Sīnā the five interior senses are sensis communis (al-Hiss al-mushtarak), the power of retaining forms (al-muSawwira), imagination (takhayyul), apprehension (wahm), and memory (haafiZa).  These develop in them to differing degrees. Thus, they are between plants and human beings. Through their physical and psychic qualities they form a bridge between man and the rest of the earthly environment.</w:t>
      </w:r>
    </w:p>
    <w:p w14:paraId="3CEB7C14" w14:textId="77777777" w:rsidR="00512969" w:rsidRPr="00512969" w:rsidRDefault="00512969" w:rsidP="5C787B15">
      <w:pPr>
        <w:pStyle w:val="ListParagraph"/>
        <w:ind w:left="360"/>
        <w:rPr>
          <w:rFonts w:eastAsiaTheme="minorEastAsia"/>
        </w:rPr>
      </w:pPr>
    </w:p>
    <w:p w14:paraId="3103EA20" w14:textId="77777777" w:rsidR="00512969" w:rsidRPr="00512969" w:rsidRDefault="00512969" w:rsidP="00E616ED">
      <w:pPr>
        <w:pStyle w:val="ListParagraph"/>
        <w:numPr>
          <w:ilvl w:val="3"/>
          <w:numId w:val="6"/>
        </w:numPr>
        <w:rPr>
          <w:rFonts w:eastAsiaTheme="minorHAnsi"/>
        </w:rPr>
      </w:pPr>
      <w:r w:rsidRPr="00512969">
        <w:rPr>
          <w:rFonts w:eastAsiaTheme="minorHAnsi"/>
        </w:rPr>
        <w:t>Principle One of Hierarchy: What Is Closest to the One, God and Necessary Being</w:t>
      </w:r>
    </w:p>
    <w:p w14:paraId="7E39A5D0" w14:textId="77777777" w:rsidR="00512969" w:rsidRPr="00512969" w:rsidRDefault="00512969" w:rsidP="00E616ED">
      <w:pPr>
        <w:pStyle w:val="ListParagraph"/>
        <w:numPr>
          <w:ilvl w:val="3"/>
          <w:numId w:val="6"/>
        </w:numPr>
        <w:rPr>
          <w:rFonts w:eastAsiaTheme="minorHAnsi"/>
        </w:rPr>
      </w:pPr>
      <w:r w:rsidRPr="00512969">
        <w:rPr>
          <w:rFonts w:eastAsiaTheme="minorHAnsi"/>
        </w:rPr>
        <w:t xml:space="preserve">Basic Principles of Hierarchy   </w:t>
      </w:r>
    </w:p>
    <w:p w14:paraId="049B14C0" w14:textId="77777777" w:rsidR="00512969" w:rsidRPr="00512969" w:rsidRDefault="00512969" w:rsidP="5C787B15">
      <w:pPr>
        <w:pStyle w:val="ListParagraph"/>
        <w:ind w:left="360"/>
        <w:rPr>
          <w:rFonts w:eastAsiaTheme="minorEastAsia"/>
        </w:rPr>
      </w:pPr>
      <w:r w:rsidRPr="5C787B15">
        <w:rPr>
          <w:rFonts w:eastAsiaTheme="minorEastAsia"/>
        </w:rPr>
        <w:t xml:space="preserve">Whatever is more perfect and more real is closer to Necessary Being, which is the source of all perfection and Truth.   </w:t>
      </w:r>
    </w:p>
    <w:p w14:paraId="4C77CAB6" w14:textId="77777777" w:rsidR="00512969" w:rsidRPr="00512969" w:rsidRDefault="00512969" w:rsidP="00E616ED">
      <w:pPr>
        <w:pStyle w:val="ListParagraph"/>
        <w:numPr>
          <w:ilvl w:val="3"/>
          <w:numId w:val="6"/>
        </w:numPr>
        <w:rPr>
          <w:rFonts w:eastAsiaTheme="minorHAnsi"/>
        </w:rPr>
      </w:pPr>
      <w:r w:rsidRPr="00512969">
        <w:rPr>
          <w:rFonts w:eastAsiaTheme="minorHAnsi"/>
        </w:rPr>
        <w:t xml:space="preserve">For Ibn Sīnā, the anatomy of being and its essential hierarchies are based on two major principles. First, any particular generated thing increases in its degree of reality, beauty, and goodness according to how closely it approaches the Necessary Being. Thus, there are three types of beings according to whether they are pure goodness (God, the Necessary Being), both good and evil, or pure evil. </w:t>
      </w:r>
    </w:p>
    <w:p w14:paraId="2AA89477" w14:textId="0390F5A9" w:rsidR="00512969" w:rsidRPr="00512969" w:rsidRDefault="00512969" w:rsidP="5C787B15">
      <w:pPr>
        <w:pStyle w:val="ListParagraph"/>
        <w:ind w:left="360"/>
        <w:rPr>
          <w:rFonts w:eastAsiaTheme="minorEastAsia"/>
        </w:rPr>
      </w:pPr>
    </w:p>
    <w:p w14:paraId="205465BC" w14:textId="77777777" w:rsidR="00512969" w:rsidRPr="00512969" w:rsidRDefault="00512969" w:rsidP="00E616ED">
      <w:pPr>
        <w:pStyle w:val="ListParagraph"/>
        <w:numPr>
          <w:ilvl w:val="3"/>
          <w:numId w:val="6"/>
        </w:numPr>
        <w:rPr>
          <w:rFonts w:eastAsiaTheme="minorHAnsi"/>
        </w:rPr>
      </w:pPr>
      <w:r w:rsidRPr="00512969">
        <w:rPr>
          <w:rFonts w:eastAsiaTheme="minorHAnsi"/>
        </w:rPr>
        <w:t xml:space="preserve">Each being is delimited and defined by the character of the conditions that define it. Like all other beings, we take a position assigned by our natures and their complexity and contradiction--thus, we alone are the highest of the high, the lowest of the low, and we range in between. Some are “fanatic” manifesting the qualities of minerals; some are vegetative and passive; some are active like animals; some are like demons; some are like Angels; some are perfect human beings. </w:t>
      </w:r>
    </w:p>
    <w:p w14:paraId="421D270C" w14:textId="0757B54A" w:rsidR="007239C9" w:rsidRPr="002746DF" w:rsidRDefault="00512969" w:rsidP="00E616ED">
      <w:pPr>
        <w:pStyle w:val="ListParagraph"/>
        <w:numPr>
          <w:ilvl w:val="3"/>
          <w:numId w:val="6"/>
        </w:numPr>
        <w:rPr>
          <w:rFonts w:eastAsiaTheme="minorHAnsi"/>
        </w:rPr>
      </w:pPr>
      <w:r w:rsidRPr="00512969">
        <w:rPr>
          <w:rFonts w:eastAsiaTheme="minorHAnsi"/>
        </w:rPr>
        <w:t>WHAT IS CLOSEST TO GOD MOST MANIFEST HIS NAMES AND ATTRIBUTES</w:t>
      </w:r>
    </w:p>
    <w:bookmarkEnd w:id="45"/>
    <w:p w14:paraId="5260AAB1" w14:textId="77777777" w:rsidR="007239C9" w:rsidRPr="008D36B3" w:rsidRDefault="007239C9" w:rsidP="00FD1A33">
      <w:pPr>
        <w:ind w:left="1440"/>
        <w:rPr>
          <w:rFonts w:eastAsiaTheme="minorHAnsi"/>
          <w:b/>
          <w:bCs/>
          <w:i/>
          <w:iCs/>
        </w:rPr>
      </w:pPr>
    </w:p>
    <w:p w14:paraId="78451E32" w14:textId="658C7686" w:rsidR="007239C9" w:rsidRDefault="00FD1A33" w:rsidP="5C787B15">
      <w:pPr>
        <w:rPr>
          <w:rFonts w:eastAsiaTheme="minorEastAsia"/>
          <w:b/>
          <w:bCs/>
          <w:i/>
          <w:iCs/>
        </w:rPr>
      </w:pPr>
      <w:bookmarkStart w:id="46" w:name="_Toc188509335"/>
      <w:r w:rsidRPr="5C787B15">
        <w:rPr>
          <w:rFonts w:eastAsiaTheme="minorEastAsia"/>
          <w:b/>
          <w:bCs/>
          <w:i/>
          <w:iCs/>
        </w:rPr>
        <w:t>Henological, Agathological, &amp; Deontological Ascent &amp; Descent</w:t>
      </w:r>
      <w:bookmarkEnd w:id="46"/>
      <w:r w:rsidR="002746DF" w:rsidRPr="5C787B15">
        <w:rPr>
          <w:rFonts w:eastAsiaTheme="minorEastAsia"/>
          <w:b/>
          <w:bCs/>
          <w:i/>
          <w:iCs/>
        </w:rPr>
        <w:t xml:space="preserve"> </w:t>
      </w:r>
    </w:p>
    <w:p w14:paraId="56162AD8" w14:textId="77777777" w:rsidR="002746DF" w:rsidRDefault="002746DF" w:rsidP="002746DF">
      <w:pPr>
        <w:ind w:left="1440"/>
        <w:rPr>
          <w:rFonts w:eastAsiaTheme="minorHAnsi"/>
          <w:b/>
          <w:bCs/>
          <w:i/>
          <w:iCs/>
        </w:rPr>
      </w:pPr>
    </w:p>
    <w:p w14:paraId="1B01DE13" w14:textId="1ADC1150" w:rsidR="002746DF" w:rsidRPr="002746DF" w:rsidRDefault="002746DF" w:rsidP="00E616ED">
      <w:pPr>
        <w:pStyle w:val="ListParagraph"/>
        <w:numPr>
          <w:ilvl w:val="3"/>
          <w:numId w:val="6"/>
        </w:numPr>
        <w:rPr>
          <w:rFonts w:eastAsiaTheme="minorHAnsi"/>
          <w:b/>
          <w:bCs/>
          <w:u w:val="single"/>
        </w:rPr>
      </w:pPr>
      <w:r w:rsidRPr="002746DF">
        <w:rPr>
          <w:rFonts w:eastAsiaTheme="minorHAnsi"/>
          <w:b/>
          <w:bCs/>
          <w:u w:val="single"/>
        </w:rPr>
        <w:t xml:space="preserve">See Volume 9 for more </w:t>
      </w:r>
    </w:p>
    <w:p w14:paraId="333D25E2" w14:textId="3A95AC5A" w:rsidR="001C19DC" w:rsidRDefault="00AA6B17" w:rsidP="5C787B15">
      <w:pPr>
        <w:pStyle w:val="ListParagraph"/>
        <w:ind w:left="360"/>
        <w:rPr>
          <w:rFonts w:eastAsiaTheme="minorEastAsia"/>
        </w:rPr>
      </w:pPr>
      <w:r w:rsidRPr="5C787B15">
        <w:rPr>
          <w:rFonts w:eastAsiaTheme="minorEastAsia"/>
        </w:rPr>
        <w:t>Human cognition of “the many” presupposes “Unity” in a double sense: 1. The “Unity” of the totality as a multiplicity and 2. the “Unity” of each of its individual components in itself. By contrast, a “radically disunited multiplicity” would not be Intelligible and could not be conceived of. Thus, “nothing can oppose the One.” For even multiplicity is only conceivable as a “Unity” and always presupposes and looks back at or forward to “the One” in Henological descent and ascent—as will be further explained in what follows. Thus, again, the One is without opposition, and there is nothing “Beyond the One,” although the One is “Beyond Being” and has a Priority which Ontology lacks. In the Divine Science of Islam, God, the One, has no Opposite, Contrary, or likeness. Because the One has no Opposite, the One is also the Absolute (Apolýton, Aπολύτον), which in Greek negates all multiplicity and categorically affirms the Oneness of the One.</w:t>
      </w:r>
    </w:p>
    <w:p w14:paraId="157B4EA4" w14:textId="77777777" w:rsidR="001C19DC" w:rsidRPr="001C19DC" w:rsidRDefault="001C19DC" w:rsidP="00E616ED">
      <w:pPr>
        <w:pStyle w:val="ListParagraph"/>
        <w:numPr>
          <w:ilvl w:val="3"/>
          <w:numId w:val="6"/>
        </w:numPr>
        <w:rPr>
          <w:rFonts w:eastAsiaTheme="minorHAnsi"/>
        </w:rPr>
      </w:pPr>
      <w:r w:rsidRPr="001C19DC">
        <w:rPr>
          <w:rFonts w:eastAsiaTheme="minorHAnsi"/>
        </w:rPr>
        <w:t>Everything manifold—everything “other-than-One”—proceeds from this Unity and must of Necessity be posterior to it, for primal Unity does not participate in any form of multiplicity at all. For that which is primally One cannot be “Unified” after partaking in the fact of ever being “other-than-One.” Thus, the One becomes the single productive “First Cause” and “constant Cause” for everything manifold and “other-than-One” in creation. For this reason also, the One is Metaphysically Superior to everything else, since all other things depend upon it for their Unity. The process of “Unification” in each thing other-than-the-One is—such as we have seen in the butterfuly, for example—is, therefore, a process of “Reversion unto the One” or “Henological Ascent,” as we will demonstrate in Volume Nine. By contrast, the process of “Multiplication” in the potentially infinite process of the proliferation of things “other-than-One” is an instance of procession away from the One, which we may also refer to as Henological Descent, but—as diverse as its individual instances may appear—they never break the golden filament of absolute Oneness that runs through all creation and without which nothing can exist. For, “that which is not One cannot be.”</w:t>
      </w:r>
    </w:p>
    <w:p w14:paraId="3684B3AF" w14:textId="77777777" w:rsidR="001C19DC" w:rsidRPr="001C19DC" w:rsidRDefault="001C19DC" w:rsidP="5C787B15">
      <w:pPr>
        <w:pStyle w:val="ListParagraph"/>
        <w:ind w:left="360"/>
        <w:rPr>
          <w:rFonts w:eastAsiaTheme="minorEastAsia"/>
        </w:rPr>
      </w:pPr>
    </w:p>
    <w:p w14:paraId="1BEE0CB4" w14:textId="77777777" w:rsidR="001C19DC" w:rsidRPr="001C19DC" w:rsidRDefault="001C19DC" w:rsidP="00E616ED">
      <w:pPr>
        <w:pStyle w:val="ListParagraph"/>
        <w:numPr>
          <w:ilvl w:val="3"/>
          <w:numId w:val="6"/>
        </w:numPr>
        <w:rPr>
          <w:rFonts w:eastAsiaTheme="minorHAnsi"/>
        </w:rPr>
      </w:pPr>
      <w:r w:rsidRPr="001C19DC">
        <w:rPr>
          <w:rFonts w:eastAsiaTheme="minorHAnsi"/>
        </w:rPr>
        <w:t>The intuition of Unity leads to the anticipation of Unity in all things, and it is this anticipation of Unity that must precede thought but which also makes thought possible. It must be emphasized, however, that our “intuition” of “Unity” in things is isomorphic. That is, our subjective intuition of Unity, which anticipates and looks for “Unity” in all things and “Unifies” them cognitively is a function of the Intellect which makes Intelligibility possible. But Reality itself—independent of our thought—is also informed by this same “Unity” and “Unification,” without which its existence would not be possible. Thus, the contention that Reality itself—independent of our thought—might consist of a potentially infinite series of disunited multiplicities manifested in disconnected things is Conceptually Impossible. That contention must itself first affirm the Unitary classifications of thought—such as actuality, multiplicity, and individual things—as stable reality. By doing so, it already presupposes the stability of Reality attained by the classifications of thought, that is, the anticipations of Unity in Reality that make existence possible.</w:t>
      </w:r>
    </w:p>
    <w:p w14:paraId="166A1DD9" w14:textId="77777777" w:rsidR="001C19DC" w:rsidRPr="001C19DC" w:rsidRDefault="001C19DC" w:rsidP="5C787B15">
      <w:pPr>
        <w:pStyle w:val="ListParagraph"/>
        <w:ind w:left="360"/>
        <w:rPr>
          <w:rFonts w:eastAsiaTheme="minorEastAsia"/>
        </w:rPr>
      </w:pPr>
    </w:p>
    <w:p w14:paraId="0007DA1D" w14:textId="77777777" w:rsidR="001C19DC" w:rsidRPr="001C19DC" w:rsidRDefault="001C19DC" w:rsidP="00E616ED">
      <w:pPr>
        <w:pStyle w:val="ListParagraph"/>
        <w:numPr>
          <w:ilvl w:val="3"/>
          <w:numId w:val="6"/>
        </w:numPr>
        <w:rPr>
          <w:rFonts w:eastAsiaTheme="minorHAnsi"/>
        </w:rPr>
      </w:pPr>
      <w:r w:rsidRPr="001C19DC">
        <w:rPr>
          <w:rFonts w:eastAsiaTheme="minorHAnsi"/>
        </w:rPr>
        <w:t xml:space="preserve">Therefore, the One is not only the basis of Intellect and Intelligibility, but it is also due to our thought having an Isomorphic foundation in Reality, which is necessarily the basis for existence and all Being. The One which is presupposed by every Intellective act regarding the “other-than-One” as a condition for its taking place does not therefore rest upon the subjective positioning of the Intellect itself, but rather, it necessarily precedes all subjective Unifying actions of thought in an isomorphic relation between the two. </w:t>
      </w:r>
    </w:p>
    <w:p w14:paraId="48473A90" w14:textId="77777777" w:rsidR="001C19DC" w:rsidRPr="001C19DC" w:rsidRDefault="001C19DC" w:rsidP="5C787B15">
      <w:pPr>
        <w:pStyle w:val="ListParagraph"/>
        <w:ind w:left="360"/>
        <w:rPr>
          <w:rFonts w:eastAsiaTheme="minorEastAsia"/>
        </w:rPr>
      </w:pPr>
    </w:p>
    <w:p w14:paraId="6F9E90B6" w14:textId="77777777" w:rsidR="001C19DC" w:rsidRPr="001C19DC" w:rsidRDefault="001C19DC" w:rsidP="00E616ED">
      <w:pPr>
        <w:pStyle w:val="ListParagraph"/>
        <w:numPr>
          <w:ilvl w:val="3"/>
          <w:numId w:val="6"/>
        </w:numPr>
        <w:rPr>
          <w:rFonts w:eastAsiaTheme="minorHAnsi"/>
        </w:rPr>
      </w:pPr>
      <w:r w:rsidRPr="001C19DC">
        <w:rPr>
          <w:rFonts w:eastAsiaTheme="minorHAnsi"/>
        </w:rPr>
        <w:t>Likewise, the requirement of Unity in our cognition proves that the One is the Necessary condition for all our thinking and hypothesizing. If the One is denied, then all thinking itself would be suspended. For, the One is not a product of our thought, nor is it simply posited by the Intellect. Rather, each Intellective act is only possible in so far as the One has been presupposed. The One is therefore more prior to our thought and its Principles and must be the beginning of all. This reflects the Necessary priority of the One before Being, and everything that exists reveals this same priority of the One, which in turn leads to the absolute primacy of Unicity and what is “Beyond Being” (Arabic: Mā warā’ al-Wujūd; Greek: Epékeina tēs Oùsías, Επέκεινα τής οϋςίας).</w:t>
      </w:r>
    </w:p>
    <w:p w14:paraId="31227AE6" w14:textId="77777777" w:rsidR="001C19DC" w:rsidRPr="001C19DC" w:rsidRDefault="001C19DC" w:rsidP="5C787B15">
      <w:pPr>
        <w:pStyle w:val="ListParagraph"/>
        <w:ind w:left="360"/>
        <w:rPr>
          <w:rFonts w:eastAsiaTheme="minorEastAsia"/>
        </w:rPr>
      </w:pPr>
    </w:p>
    <w:p w14:paraId="12D188DF" w14:textId="77777777" w:rsidR="001C19DC" w:rsidRDefault="001C19DC" w:rsidP="00E616ED">
      <w:pPr>
        <w:pStyle w:val="ListParagraph"/>
        <w:numPr>
          <w:ilvl w:val="3"/>
          <w:numId w:val="6"/>
        </w:numPr>
        <w:rPr>
          <w:rFonts w:eastAsiaTheme="minorHAnsi"/>
        </w:rPr>
      </w:pPr>
      <w:r w:rsidRPr="001C19DC">
        <w:rPr>
          <w:rFonts w:eastAsiaTheme="minorHAnsi"/>
        </w:rPr>
        <w:t>Unity and what is “Beyond Being” are the grounds for Necessary Being, just as they underlie the temporal Existence of all things that come and go in the real World of space, place, and time. When a “thing” pertains to Possible Existence—as opposed to Necessary Being—whatever that something may be, it owes its Reality to its foundational Unity and “Unification,” since it was not originally one—but many parts—and, if it did not become One—it would—in each and every case—no longer exist or be what it is. Thus, whatever a Thing-Possible is, it can only be that thing or have that characteristic insofar as it is a “unified” Unity. Further, it always derives its basic Identity and Essence as a Unified Identity and a Uniquely Singular Essence. For without such an acquired Unitary character, it would remain forever suspended between Existence and non-Existence—utterly undefined, undefinable, and un-Intelligible. Whatever belongs to Possible-Existence, yet remains utterly undefined and not “unified,” it then does not become something, nor does it actually exist at all, much less can it even be properly thought of or constitute a veritable Reality. These Principles also apply to the Self-Necessary One, except that the One—by its Essence—is One, utterly beyond analogy, perfectly Unified without ever not being One, and Distinct from the Beginning—since it is utterly different from the World that proceeds from it.</w:t>
      </w:r>
    </w:p>
    <w:p w14:paraId="49321B22" w14:textId="0F4A1BB3" w:rsidR="00F06F2C" w:rsidRDefault="00F06F2C" w:rsidP="00E616ED">
      <w:pPr>
        <w:pStyle w:val="ListParagraph"/>
        <w:numPr>
          <w:ilvl w:val="3"/>
          <w:numId w:val="6"/>
        </w:numPr>
        <w:rPr>
          <w:rFonts w:eastAsiaTheme="minorHAnsi"/>
        </w:rPr>
      </w:pPr>
      <w:r w:rsidRPr="00F06F2C">
        <w:rPr>
          <w:rFonts w:eastAsiaTheme="minorHAnsi"/>
        </w:rPr>
        <w:t>As we will see, fixed hierarchies are an intrinsic part of objective reality and Epistemologically sound thought, flowing directly out of Henology and the other Intellectual Proofs of God’s Self-Necessity, which we will examine in Volume Three. This ascendant order—which in “Henological Ascent,” reaches upward toward the One by means of the distinct Unity of every created thing—moves upward beautifully from the primacy of Unity and allows us to uncover a real hierarchy in Existence. Understanding the Ontology of hierarchies and knowing how to work with them makes it possible for Epistemological Realism to illuminate the Intellect by presenting it with a Cosmos that is utterly Intelligible in every detail and in which puzzles are transformed into mosaics, while problems become their own solutions. Thus, the Epistemology of Realism is where our journey in The First Teaching must begin and by means of which it seeks to give meaning back to life and revive the planet on which we live. Existence itself—ours and that of the world around us—belongs to the first immediate Intelligibles that we perceive, and—since the perfection of Intelligibility is Truth—Being itself must also be intrinsically intelligible, and Truth in its isomorphic manifestations becomes universally convertible. Thus, sound Epistemology evokes in the believer’s heart the Prophetic prayer: “God, let us see things as they truly are (Allāhumma, arinā al-ashyā’ kamā hiya).”</w:t>
      </w:r>
    </w:p>
    <w:p w14:paraId="140EA49C" w14:textId="77777777" w:rsidR="002746DF" w:rsidRPr="002746DF" w:rsidRDefault="002746DF" w:rsidP="00E616ED">
      <w:pPr>
        <w:pStyle w:val="ListParagraph"/>
        <w:numPr>
          <w:ilvl w:val="3"/>
          <w:numId w:val="6"/>
        </w:numPr>
        <w:rPr>
          <w:rFonts w:eastAsiaTheme="minorHAnsi"/>
        </w:rPr>
      </w:pPr>
      <w:r w:rsidRPr="002746DF">
        <w:rPr>
          <w:rFonts w:eastAsiaTheme="minorHAnsi"/>
        </w:rPr>
        <w:t>The process of “unification” in each thing other-than-the-One is, therefore, a process of reversion unto the One. By contrast, the process of “multiplication” is an instance of procession from the One. [This is fundamental to the reality of henological ascent and henological descent.]</w:t>
      </w:r>
    </w:p>
    <w:p w14:paraId="10CDB9FC" w14:textId="77777777" w:rsidR="002746DF" w:rsidRPr="002746DF" w:rsidRDefault="002746DF" w:rsidP="5C787B15">
      <w:pPr>
        <w:pStyle w:val="ListParagraph"/>
        <w:ind w:left="360"/>
        <w:rPr>
          <w:rFonts w:eastAsiaTheme="minorEastAsia"/>
        </w:rPr>
      </w:pPr>
    </w:p>
    <w:p w14:paraId="278AD687" w14:textId="34F23BB9" w:rsidR="001C19DC" w:rsidRPr="002746DF" w:rsidRDefault="002746DF" w:rsidP="00E616ED">
      <w:pPr>
        <w:pStyle w:val="ListParagraph"/>
        <w:numPr>
          <w:ilvl w:val="3"/>
          <w:numId w:val="6"/>
        </w:numPr>
        <w:rPr>
          <w:rFonts w:eastAsiaTheme="minorHAnsi"/>
        </w:rPr>
      </w:pPr>
      <w:r w:rsidRPr="002746DF">
        <w:rPr>
          <w:rFonts w:eastAsiaTheme="minorHAnsi"/>
        </w:rPr>
        <w:t>Agathology &amp; Deontology: There is, therefore, a direct continuity between the henological descent of “unified being” and their henological ascent in partaking of the Good—both of which are fundamentally good, moral, and ethical. It is of the natures of things in the world of Unity that all that proceeds from any given principle will revert to that from which it proceeds in respect to its reality and its being.</w:t>
      </w:r>
    </w:p>
    <w:p w14:paraId="3C815CE0" w14:textId="120EC195" w:rsidR="19736EA0" w:rsidRDefault="19736EA0" w:rsidP="002746DF">
      <w:pPr>
        <w:rPr>
          <w:rFonts w:eastAsiaTheme="minorEastAsia"/>
          <w:b/>
          <w:bCs/>
          <w:i/>
          <w:iCs/>
        </w:rPr>
      </w:pPr>
    </w:p>
    <w:p w14:paraId="110571BF" w14:textId="62AA6369" w:rsidR="00FD1A33" w:rsidRDefault="2DB5951F" w:rsidP="00E616ED">
      <w:pPr>
        <w:pStyle w:val="ListParagraph"/>
        <w:numPr>
          <w:ilvl w:val="3"/>
          <w:numId w:val="6"/>
        </w:numPr>
        <w:rPr>
          <w:rFonts w:eastAsiaTheme="minorEastAsia"/>
        </w:rPr>
      </w:pPr>
      <w:r w:rsidRPr="19736EA0">
        <w:rPr>
          <w:rFonts w:eastAsiaTheme="minorEastAsia"/>
        </w:rPr>
        <w:t xml:space="preserve">Henology means “the Study of the One” and comes from the Greek word henós, ἑνός, meaning “one” and lógos, λόγος, meaning “rational discourse and understanding of something or the Reason or Reason-based understanding of something. The Henology is rational discourse about the One. By its nature, Henology is profoundly Metaphysical. In fact, it would not be an unfounded to say that it is the basis of Metaphysics, as The First Teaching attempts to show. Henology is based on First Principles. It establishes Rational Order, natural Hierarchies, Spiritual Ascents, and the very basis of sound Thought and perception. But, in the real world of created things, it relates directly to Paths of Ascent and Descent that pertain to the world of numbers, the nature of pairs, triads, pluralities, and natural hierarchies, and it includes the principles of Unity in multiplicity and “the One and the many,” which overlaps with Teleological proof in particular. Henology provides important proof for God’s Self-Necessity by reference to the systematic qualitative and quantitative unity that “goes beyond Being” but also runs through the Cosmos and the inherent interrelatedness—even mathematically and geometrically—of all things. Henology establishes the Metaphysical priority of Oneness, which extends from God, the One and the Creator, to all things in creation. It rests, for example, on the Principles that: “Whatever is not one cannot be real (mā lam yatawaḥḥad lam lam yataḥaqqaq) an distinctiveness, which arises from internal oneness and unity, which is the chief concomitant of fixed reality and is expressed in the principle: “Distinctiveness leads of necessity to fixity” (al-tamayyuz yastalzim al-thubūt) or, perhaps, more simply: “Whatever is not distinct cannot occur” (mā lam yatamayyaz lam yataḥassal), “cannot be real” (lam yataḥaqqaq), or simply “cannot be” (lam yatawajjad).” Thus, distinctiveness and uniqueness are necessary preconditions and grounds for each thing that truly has reality. This most basic of truths enthrones our first intuition of the fact of distinction (al-tamayyuz) when we encounter around us a discrete world of individual objects, in which each thing it contains presents itself to us as distinct (mutamayyiz) and having its own individual identity. These Principles are rooted in the primacy of Oneness (aṣālat al-waḥda), which is one of the foundations of Epistemological Realism. From the primacy of Oneness, flows the first Principle of Identity. For, given that each thing is a distinct unit, it follows that a thing cannot be other than itself. Thus—as we will see—the Principle of Identity also leads to the Principle of Essence (Aṣl al-Māhiyya), which is somewhat more complex. The First Teaching relies heavily upon Henology, and in our presentation of the Intellectual demonstrations of God’s Self-Necessity, Henology as understood as rooted in what is “Beyond Being,” and it shares that lofty realm with Agatholgy (the Study of the Good), Deontology (the Study of Moral Goodness and Justice), and Teleology (the Study of Purpose, Design, and Beauty). The First Teaching will argue that these four spheres of knowledge—Henology, Agathology, Deontology, and Teleology—all emanate from “Beyond Being.” Each of these four proofs is rationally conclusive by virtue of their being rooted in immediate, self-evident truths and first principles and “prior to” or “independent” of God’s creative act. Consequently, they may be said “metaphorically” take priority in the mirror of the Intellect over Ontology (the Study of Being) and Cosmology (the Study of the Cosmos or Creation). </w:t>
      </w:r>
    </w:p>
    <w:p w14:paraId="7369E2B0" w14:textId="77777777" w:rsidR="000E2A5D" w:rsidRDefault="000E2A5D" w:rsidP="009675EA">
      <w:pPr>
        <w:ind w:left="720"/>
        <w:rPr>
          <w:rFonts w:eastAsiaTheme="minorEastAsia"/>
        </w:rPr>
      </w:pPr>
    </w:p>
    <w:p w14:paraId="0AA2A3BC" w14:textId="77777777" w:rsidR="000E2A5D" w:rsidRPr="000E2A5D" w:rsidRDefault="000E2A5D" w:rsidP="00E616ED">
      <w:pPr>
        <w:pStyle w:val="ListParagraph"/>
        <w:numPr>
          <w:ilvl w:val="3"/>
          <w:numId w:val="6"/>
        </w:numPr>
        <w:rPr>
          <w:rFonts w:eastAsiaTheme="minorEastAsia"/>
        </w:rPr>
      </w:pPr>
      <w:r w:rsidRPr="000E2A5D">
        <w:rPr>
          <w:rFonts w:eastAsiaTheme="minorEastAsia"/>
        </w:rPr>
        <w:t>Defining “Oneness” and “Unification”</w:t>
      </w:r>
    </w:p>
    <w:p w14:paraId="1C70296F" w14:textId="77777777" w:rsidR="000E2A5D" w:rsidRPr="000E2A5D" w:rsidRDefault="000E2A5D" w:rsidP="5C787B15">
      <w:pPr>
        <w:pStyle w:val="ListParagraph"/>
        <w:ind w:left="360"/>
        <w:rPr>
          <w:rFonts w:eastAsiaTheme="minorEastAsia"/>
        </w:rPr>
      </w:pPr>
      <w:r w:rsidRPr="000E2A5D">
        <w:rPr>
          <w:rFonts w:eastAsiaTheme="minorEastAsia"/>
        </w:rPr>
        <w:t xml:space="preserve">But what, then, does it mean for a thing “to be One” or to be “Unified,” when individual things and their clusters are, in fact, made up of so many different elements and parts? First of all, because of this multiplicity in things, we must assert that nothing is a “pure Unity” or an “unqualified Unity” in itself, but it is the golden thread of Unity that links all of its parts and partners together that “Unifies” it and makes it “One.” </w:t>
      </w:r>
    </w:p>
    <w:p w14:paraId="15F23B67" w14:textId="77777777" w:rsidR="000E2A5D" w:rsidRPr="00FB2AD7" w:rsidRDefault="000E2A5D" w:rsidP="00FB2AD7">
      <w:pPr>
        <w:rPr>
          <w:rFonts w:eastAsiaTheme="minorEastAsia"/>
        </w:rPr>
      </w:pPr>
    </w:p>
    <w:p w14:paraId="08DD9B1D" w14:textId="77777777" w:rsidR="000E2A5D" w:rsidRPr="000E2A5D" w:rsidRDefault="000E2A5D" w:rsidP="00E616ED">
      <w:pPr>
        <w:pStyle w:val="ListParagraph"/>
        <w:numPr>
          <w:ilvl w:val="3"/>
          <w:numId w:val="6"/>
        </w:numPr>
        <w:rPr>
          <w:rFonts w:eastAsiaTheme="minorEastAsia"/>
        </w:rPr>
      </w:pPr>
      <w:r w:rsidRPr="000E2A5D">
        <w:rPr>
          <w:rFonts w:eastAsiaTheme="minorEastAsia"/>
        </w:rPr>
        <w:t>Butterflies, for example—like most other insects—undergo a four-stage metamorphosis of radically distinct structures—with little or no apparent connection between them—from their earliest phases until their deaths. The butterfly begins 1) as a tiny egg, often laid on a specific type of host plant. Then 2) the egg then hatches into a larva or caterpillar, which is analogous to a mobile stomach that does nothing but eat and grow, constantly molting and shedding its skin as it increases in size. The caterpillar then 3) spins and enters cocoon (chrysalis), which is generally hard and encases it for protection. Inside the cocoon, it transforms into a pupa, which undergoes dramatic transformation as its body tissues break down and gradually reform to fashion the form of 4) an adult butterfly, which will later emerge from the chrysalis. At first its wings will be soft and folded, but then they will dry, finally being spread and readied for flight. Finally, the butterfly flies off, to mate, reproduce, lay eggs, and continue the cycle.</w:t>
      </w:r>
    </w:p>
    <w:p w14:paraId="38945FF5" w14:textId="77777777" w:rsidR="000E2A5D" w:rsidRPr="000E2A5D" w:rsidRDefault="000E2A5D" w:rsidP="5C787B15">
      <w:pPr>
        <w:pStyle w:val="ListParagraph"/>
        <w:ind w:left="360"/>
        <w:rPr>
          <w:rFonts w:eastAsiaTheme="minorEastAsia"/>
        </w:rPr>
      </w:pPr>
    </w:p>
    <w:p w14:paraId="2F320B3A" w14:textId="77777777" w:rsidR="000E2A5D" w:rsidRPr="000E2A5D" w:rsidRDefault="000E2A5D" w:rsidP="00E616ED">
      <w:pPr>
        <w:pStyle w:val="ListParagraph"/>
        <w:numPr>
          <w:ilvl w:val="3"/>
          <w:numId w:val="6"/>
        </w:numPr>
        <w:rPr>
          <w:rFonts w:eastAsiaTheme="minorEastAsia"/>
        </w:rPr>
      </w:pPr>
      <w:r w:rsidRPr="000E2A5D">
        <w:rPr>
          <w:rFonts w:eastAsiaTheme="minorEastAsia"/>
        </w:rPr>
        <w:t xml:space="preserve">Despite these remarkable, utterly different, and seemingly unrelated changes, the butterfly remains “One” at all stages from the beginning to the end. Each phase participates in the same shared Identity or Essence, and each of them feeds into the outflow of all the other developments. The Special Principle states: “The greater cannot proceed from the lesser.” This Metaphysical Truth is imprinted upon each successive stage of the butterfly’s metamorphosis from the egg to the adult. At the biological level, in the view of Modern Science the “Unity” of the butterfly’s metamorphosis is exemplified in the Divine Miracle of DNA, which fully describes and programs the evolution of the butterfly from a tiny egg to a colorful and remarkably beautifully winged insect. We will speak later in this Volume and others about the Realm of the Divine Archetypes. The DNA molecule, however, is a clear theomorphic analogy of the Grand Archetypes, and like the Divine Archetypes, it embodies on a minute biological level all the configurations, patterns, designs, and Identities of the entire biological World—from viruses, bacteria, plant, and animal cells to all the creatures God’s Tablet of Light has “unfolded” and “manifested” from the beginning of life on the Earth until the end. </w:t>
      </w:r>
    </w:p>
    <w:p w14:paraId="2DE58604" w14:textId="77777777" w:rsidR="000E2A5D" w:rsidRPr="000E2A5D" w:rsidRDefault="000E2A5D" w:rsidP="5C787B15">
      <w:pPr>
        <w:pStyle w:val="ListParagraph"/>
        <w:ind w:left="360"/>
        <w:rPr>
          <w:rFonts w:eastAsiaTheme="minorEastAsia"/>
        </w:rPr>
      </w:pPr>
    </w:p>
    <w:p w14:paraId="5953080A" w14:textId="77777777" w:rsidR="000E2A5D" w:rsidRPr="000E2A5D" w:rsidRDefault="000E2A5D" w:rsidP="00E616ED">
      <w:pPr>
        <w:pStyle w:val="ListParagraph"/>
        <w:numPr>
          <w:ilvl w:val="3"/>
          <w:numId w:val="6"/>
        </w:numPr>
        <w:rPr>
          <w:rFonts w:eastAsiaTheme="minorEastAsia"/>
        </w:rPr>
      </w:pPr>
      <w:r w:rsidRPr="000E2A5D">
        <w:rPr>
          <w:rFonts w:eastAsiaTheme="minorEastAsia"/>
        </w:rPr>
        <w:t>From the beginning—from the tiny egg, to the larva, to the chrysalis, to the butterfly—the butterfly participates in “Unity,” by virtue of which it is one thing despite its four very different manifestations. At the same time, it also clearly participates in a form of multiplicity, through which, however, all of its stages and their attributes are brought together and are made “One,” although each of them—taken alone and in the abstract—is “other-than-One.” Thus, the butterfly in its four phases is not an “unqualified Unity.” Nevertheless, it undergoes the process of “becoming One” or of “Unification” in that its multiple parts, aspects, and phases as they come together in a Unitary fashion as manifestations of a single insect. Thus—despite its egg, larva stage, cacoon, pupa, and winged adulthood—we may validly say: “It is a butterfly,” just as we can say that a baby or young man will someday be a man. Thus, the butterfly—in all its multiplicities of metamorphosis—has one DNA, one Essence, and continually “becomes One,” despite its aspects of being “other-than-One” at the level of the individuations of its stages. Thus also, its “Unity” must be due to a “Oneness” which has entered into it and let it be what it is.</w:t>
      </w:r>
    </w:p>
    <w:p w14:paraId="61685780" w14:textId="77777777" w:rsidR="000E2A5D" w:rsidRPr="000E2A5D" w:rsidRDefault="000E2A5D" w:rsidP="5C787B15">
      <w:pPr>
        <w:pStyle w:val="ListParagraph"/>
        <w:ind w:left="360"/>
        <w:rPr>
          <w:rFonts w:eastAsiaTheme="minorEastAsia"/>
        </w:rPr>
      </w:pPr>
      <w:r w:rsidRPr="000E2A5D">
        <w:rPr>
          <w:rFonts w:eastAsiaTheme="minorEastAsia"/>
        </w:rPr>
        <w:t xml:space="preserve"> </w:t>
      </w:r>
    </w:p>
    <w:p w14:paraId="7AF1AA9B" w14:textId="77777777" w:rsidR="000E2A5D" w:rsidRPr="000E2A5D" w:rsidRDefault="000E2A5D" w:rsidP="00E616ED">
      <w:pPr>
        <w:pStyle w:val="ListParagraph"/>
        <w:numPr>
          <w:ilvl w:val="3"/>
          <w:numId w:val="6"/>
        </w:numPr>
        <w:rPr>
          <w:rFonts w:eastAsiaTheme="minorEastAsia"/>
        </w:rPr>
      </w:pPr>
      <w:r w:rsidRPr="000E2A5D">
        <w:rPr>
          <w:rFonts w:eastAsiaTheme="minorEastAsia"/>
        </w:rPr>
        <w:t>Looking at the butterfly in the eyes of Oneness, we must insist—as we do later in Volume Seven—that Science must be based upon First Principles and sound Metaphysics. It cannot be constructed from daydreaming. Rather, it is mandatory for the Scientist—on the basis of Principle and sound understanding—to contemplate correctly and profoundly the Miracle of life that he sees constantly before him. Organically, the DNA molecule attests to and accounts for the butterfly’s Oneness. We can clearly track the beautiful butterfly that emerges in the fourth stage to the particular egg that was laid at the first stage, and we know that it became a single individual caterpillar that spun and entered a specific cocoon, in which a peculiar pupa developed and from which the specific butterfly emerged.</w:t>
      </w:r>
    </w:p>
    <w:p w14:paraId="242AE5BC" w14:textId="77777777" w:rsidR="000E2A5D" w:rsidRPr="000E2A5D" w:rsidRDefault="000E2A5D" w:rsidP="5C787B15">
      <w:pPr>
        <w:pStyle w:val="ListParagraph"/>
        <w:ind w:left="360"/>
        <w:rPr>
          <w:rFonts w:eastAsiaTheme="minorEastAsia"/>
        </w:rPr>
      </w:pPr>
    </w:p>
    <w:p w14:paraId="1CBC26A7" w14:textId="77777777" w:rsidR="000E2A5D" w:rsidRPr="000E2A5D" w:rsidRDefault="000E2A5D" w:rsidP="00E616ED">
      <w:pPr>
        <w:pStyle w:val="ListParagraph"/>
        <w:numPr>
          <w:ilvl w:val="3"/>
          <w:numId w:val="6"/>
        </w:numPr>
        <w:rPr>
          <w:rFonts w:eastAsiaTheme="minorEastAsia"/>
        </w:rPr>
      </w:pPr>
      <w:r w:rsidRPr="000E2A5D">
        <w:rPr>
          <w:rFonts w:eastAsiaTheme="minorEastAsia"/>
        </w:rPr>
        <w:t>Thus, the four distinct stages constitute a single process and unitary development from the beginning to the end. Beyond that, however, we also know today that during the long millennia of the Earth’s past, the Miracle of DNA has laid at the root of all the transformations of life from the beginning to the present. Some forms of life are relatively simple, although internally complex, while others are more obviously complex, but none of them can be said to be “primitive.” Although Science often distinguishes between “simple” and “complex” forms of life, it must be emphasized that all organic life is highly complex—from the earliest archaea of the pre-Cambrian Seas to the most complex Human Beings of the Cenozoic (New Life) Period from sixty-six million years ago until the present (66 MYA-present), which is known as the Age of Mammals. This irreducible complexity of organic life is, among other reasons as well, because DNA is the basis of all known organic life on earth, and the DNA molecule—as we will discuss further in what follows—is more complex than the most developed Modern computers and Artificial Intelligence.</w:t>
      </w:r>
    </w:p>
    <w:p w14:paraId="7923A7D6" w14:textId="77777777" w:rsidR="000E2A5D" w:rsidRPr="000E2A5D" w:rsidRDefault="000E2A5D" w:rsidP="5C787B15">
      <w:pPr>
        <w:pStyle w:val="ListParagraph"/>
        <w:ind w:left="360"/>
        <w:rPr>
          <w:rFonts w:eastAsiaTheme="minorEastAsia"/>
        </w:rPr>
      </w:pPr>
    </w:p>
    <w:p w14:paraId="67EAAE68" w14:textId="77777777" w:rsidR="000E2A5D" w:rsidRPr="000E2A5D" w:rsidRDefault="000E2A5D" w:rsidP="00E616ED">
      <w:pPr>
        <w:pStyle w:val="ListParagraph"/>
        <w:numPr>
          <w:ilvl w:val="3"/>
          <w:numId w:val="6"/>
        </w:numPr>
        <w:rPr>
          <w:rFonts w:eastAsiaTheme="minorEastAsia"/>
        </w:rPr>
      </w:pPr>
      <w:r w:rsidRPr="000E2A5D">
        <w:rPr>
          <w:rFonts w:eastAsiaTheme="minorEastAsia"/>
        </w:rPr>
        <w:t xml:space="preserve">Returning to the butterfly, each thing receives the “entrance” of “the One” and participates in “Unity” only in so far as it is “Unified.” Moreover, since it has become “Unified” after being “other-than-One,” it is not a pure Unity in itself, nor can it constitute the One. For the One by virtue of being the One, does not undergo a process by which it becomes its very self. Rather it has that attribute as a function of its Self-Necessity—as we will examine in Volume Nine. Taken as a whole, however, no existent thing in the World of Phenomena can be both “One” and “other-than-One” simultaneously and in the same way, which would lead to an Infinite Regress—the Impossibility of which we will study in Volume Nine. In the case of such Infinite Regress, nothing could have ever appeared as a Unity in the first place, which would mean that the World could not exist either. Thus, the very fact that we perceive “Unified existent things” around us, points to the fact that there is an entity—the One—which is not “Unified” but is always and forever pure Unity in and of itself and which then bountifully expends “Unity” upon everything else, which is central to the Henological demonstration of God’s Self-Necessity, which we will examine in Volume Nine. </w:t>
      </w:r>
    </w:p>
    <w:p w14:paraId="3131BAC0" w14:textId="77777777" w:rsidR="000E2A5D" w:rsidRPr="000E2A5D" w:rsidRDefault="000E2A5D" w:rsidP="00E616ED">
      <w:pPr>
        <w:pStyle w:val="ListParagraph"/>
        <w:numPr>
          <w:ilvl w:val="3"/>
          <w:numId w:val="6"/>
        </w:numPr>
        <w:rPr>
          <w:rFonts w:eastAsiaTheme="minorEastAsia"/>
        </w:rPr>
      </w:pPr>
    </w:p>
    <w:p w14:paraId="5BD631F6" w14:textId="77777777" w:rsidR="000E2A5D" w:rsidRPr="000E2A5D" w:rsidRDefault="000E2A5D" w:rsidP="00E616ED">
      <w:pPr>
        <w:pStyle w:val="ListParagraph"/>
        <w:numPr>
          <w:ilvl w:val="3"/>
          <w:numId w:val="6"/>
        </w:numPr>
        <w:rPr>
          <w:rFonts w:eastAsiaTheme="minorEastAsia"/>
        </w:rPr>
      </w:pPr>
      <w:r w:rsidRPr="000E2A5D">
        <w:rPr>
          <w:rFonts w:eastAsiaTheme="minorEastAsia"/>
        </w:rPr>
        <w:t>Primal Unity and the “Unification” of “Other-than-One”</w:t>
      </w:r>
    </w:p>
    <w:p w14:paraId="43479EE1" w14:textId="77777777" w:rsidR="000E2A5D" w:rsidRPr="000E2A5D" w:rsidRDefault="000E2A5D" w:rsidP="00E616ED">
      <w:pPr>
        <w:pStyle w:val="ListParagraph"/>
        <w:numPr>
          <w:ilvl w:val="3"/>
          <w:numId w:val="6"/>
        </w:numPr>
        <w:rPr>
          <w:rFonts w:eastAsiaTheme="minorEastAsia"/>
        </w:rPr>
      </w:pPr>
      <w:r w:rsidRPr="000E2A5D">
        <w:rPr>
          <w:rFonts w:eastAsiaTheme="minorEastAsia"/>
        </w:rPr>
        <w:t>Everything manifold—everything “other-than-One”—proceeds from this Unity and must of Necessity be posterior to it, for primal Unity does not participate in any form of multiplicity at all. For that which is primally One cannot be “Unified” after partaking in the fact of ever being “other-than-One.” Thus, the One becomes the single productive “First Cause” and “constant Cause” for everything manifold and “other-than-One” in creation. For this reason also, the One is Metaphysically Superior to everything else, since all other things depend upon it for their Unity. The process of “Unification” in each thing other-than-the-One is—such as we have seen in the butterfuly, for example—is, therefore, a process of “Reversion unto the One” or “Henological Ascent,” as we will demonstrate in Volume Nine. By contrast, the process of “Multiplication” in the potentially infinite process of the proliferation of things “other-than-One” is an instance of procession away from the One, which we may also refer to as Henological Descent, but—as diverse as its individual instances may appear—they never break the golden filament of absolute Oneness that runs through all creation and without which nothing can exist. For, “that which is not One cannot be.”</w:t>
      </w:r>
    </w:p>
    <w:p w14:paraId="2DA708E3" w14:textId="77777777" w:rsidR="000E2A5D" w:rsidRPr="000E2A5D" w:rsidRDefault="000E2A5D" w:rsidP="5C787B15">
      <w:pPr>
        <w:pStyle w:val="ListParagraph"/>
        <w:ind w:left="360"/>
        <w:rPr>
          <w:rFonts w:eastAsiaTheme="minorEastAsia"/>
        </w:rPr>
      </w:pPr>
    </w:p>
    <w:p w14:paraId="7C0CBC8F" w14:textId="77777777" w:rsidR="000E2A5D" w:rsidRPr="000E2A5D" w:rsidRDefault="000E2A5D" w:rsidP="00E616ED">
      <w:pPr>
        <w:pStyle w:val="ListParagraph"/>
        <w:numPr>
          <w:ilvl w:val="3"/>
          <w:numId w:val="6"/>
        </w:numPr>
        <w:rPr>
          <w:rFonts w:eastAsiaTheme="minorEastAsia"/>
        </w:rPr>
      </w:pPr>
      <w:r w:rsidRPr="000E2A5D">
        <w:rPr>
          <w:rFonts w:eastAsiaTheme="minorEastAsia"/>
        </w:rPr>
        <w:t>The intuition of Unity leads to the anticipation of Unity in all things, and it is this anticipation of Unity that must precede thought but which also makes thought possible. It must be emphasized, however, that our “intuition” of “Unity” in things is isomorphic. That is, our subjective intuition of Unity, which anticipates and looks for “Unity” in all things and “Unifies” them cognitively is a function of the Intellect which makes Intelligibility possible. But Reality itself—independent of our thought—is also informed by this same “Unity” and “Unification,” without which its existence would not be possible. Thus, the contention that Reality itself—independent of our thought—might consist of a potentially infinite series of disunited multiplicities manifested in disconnected things is Conceptually Impossible. That contention must itself first affirm the Unitary classifications of thought—such as actuality, multiplicity, and individual things—as stable reality. By doing so, it already presupposes the stability of Reality attained by the classifications of thought, that is, the anticipations of Unity in Reality that make existence possible.</w:t>
      </w:r>
    </w:p>
    <w:p w14:paraId="0FAAC0D3" w14:textId="77777777" w:rsidR="000E2A5D" w:rsidRPr="000E2A5D" w:rsidRDefault="000E2A5D" w:rsidP="5C787B15">
      <w:pPr>
        <w:pStyle w:val="ListParagraph"/>
        <w:ind w:left="360"/>
        <w:rPr>
          <w:rFonts w:eastAsiaTheme="minorEastAsia"/>
        </w:rPr>
      </w:pPr>
    </w:p>
    <w:p w14:paraId="24B41055" w14:textId="77777777" w:rsidR="000E2A5D" w:rsidRPr="000E2A5D" w:rsidRDefault="000E2A5D" w:rsidP="00E616ED">
      <w:pPr>
        <w:pStyle w:val="ListParagraph"/>
        <w:numPr>
          <w:ilvl w:val="3"/>
          <w:numId w:val="6"/>
        </w:numPr>
        <w:rPr>
          <w:rFonts w:eastAsiaTheme="minorEastAsia"/>
        </w:rPr>
      </w:pPr>
      <w:r w:rsidRPr="000E2A5D">
        <w:rPr>
          <w:rFonts w:eastAsiaTheme="minorEastAsia"/>
        </w:rPr>
        <w:t xml:space="preserve">Therefore, the One is not only the basis of Intellect and Intelligibility, but it is also due to our thought having an Isomorphic foundation in Reality, which is necessarily the basis for existence and all Being. The One which is presupposed by every Intellective act regarding the “other-than-One” as a condition for its taking place does not therefore rest upon the subjective positioning of the Intellect itself, but rather, it necessarily precedes all subjective Unifying actions of thought in an isomorphic relation between the two. </w:t>
      </w:r>
    </w:p>
    <w:p w14:paraId="2AE350C4" w14:textId="77777777" w:rsidR="000E2A5D" w:rsidRPr="000E2A5D" w:rsidRDefault="000E2A5D" w:rsidP="5C787B15">
      <w:pPr>
        <w:pStyle w:val="ListParagraph"/>
        <w:ind w:left="360"/>
        <w:rPr>
          <w:rFonts w:eastAsiaTheme="minorEastAsia"/>
        </w:rPr>
      </w:pPr>
    </w:p>
    <w:p w14:paraId="6D9E3868" w14:textId="77777777" w:rsidR="000E2A5D" w:rsidRPr="000E2A5D" w:rsidRDefault="000E2A5D" w:rsidP="00E616ED">
      <w:pPr>
        <w:pStyle w:val="ListParagraph"/>
        <w:numPr>
          <w:ilvl w:val="3"/>
          <w:numId w:val="6"/>
        </w:numPr>
        <w:rPr>
          <w:rFonts w:eastAsiaTheme="minorEastAsia"/>
        </w:rPr>
      </w:pPr>
      <w:r w:rsidRPr="000E2A5D">
        <w:rPr>
          <w:rFonts w:eastAsiaTheme="minorEastAsia"/>
        </w:rPr>
        <w:t>Likewise, the requirement of Unity in our cognition proves that the One is the Necessary condition for all our thinking and hypothesizing. If the One is denied, then all thinking itself would be suspended. For, the One is not a product of our thought, nor is it simply posited by the Intellect. Rather, each Intellective act is only possible in so far as the One has been presupposed. The One is therefore more prior to our thought and its Principles and must be the beginning of all. This reflects the Necessary priority of the One before Being, and everything that exists reveals this same priority of the One, which in turn leads to the absolute primacy of Unicity and what is “Beyond Being” (Arabic: Mā warā’ al-Wujūd; Greek: Epékeina tēs Oùsías, Επέκεινα τής οϋςίας).</w:t>
      </w:r>
    </w:p>
    <w:p w14:paraId="69E6D960" w14:textId="77777777" w:rsidR="000E2A5D" w:rsidRPr="000E2A5D" w:rsidRDefault="000E2A5D" w:rsidP="000E2A5D">
      <w:pPr>
        <w:rPr>
          <w:rFonts w:eastAsiaTheme="minorEastAsia"/>
        </w:rPr>
      </w:pPr>
    </w:p>
    <w:p w14:paraId="370A1AEE" w14:textId="582E31C8" w:rsidR="000E2A5D" w:rsidRPr="000E2A5D" w:rsidRDefault="000E2A5D" w:rsidP="00E616ED">
      <w:pPr>
        <w:pStyle w:val="ListParagraph"/>
        <w:numPr>
          <w:ilvl w:val="3"/>
          <w:numId w:val="6"/>
        </w:numPr>
        <w:rPr>
          <w:rFonts w:eastAsiaTheme="minorEastAsia"/>
        </w:rPr>
      </w:pPr>
      <w:r w:rsidRPr="000E2A5D">
        <w:rPr>
          <w:rFonts w:eastAsiaTheme="minorEastAsia"/>
        </w:rPr>
        <w:t>Unity and what is “Beyond Being” are the grounds for Necessary Being, just as they underlie the temporal Existence of all things that come and go in the real World of space, place, and time. When a “thing” pertains to Possible Existence—as opposed to Necessary Being—whatever that something may be, it owes its Reality to its foundational Unity and “Unification,” since it was not originally one—but many parts—and, if it did not become One—it would—in each and every case—no longer exist or be what it is. Thus, whatever a Thing-Possible is, it can only be that thing or have that characteristic insofar as it is a “unified” Unity. Further, it always derives its basic Identity and Essence as a Unified Identity and a Uniquely Singular Essence. For without such an acquired Unitary character, it would remain forever suspended between Existence and non-Existence—utterly undefined, undefinable, and un-Intelligible. Whatever belongs to Possible-Existence, yet remains utterly undefined and not “unified,” it then does not become something, nor does it actually exist at all, much less can it even be properly thought of or constitute a veritable Reality. These Principles also apply to the Self-Necessary One, except that the One—by its Essence—is One, utterly beyond analogy, perfectly Unified without ever not being One, and Distinct from the Beginning—since it is utterly different from the World that proceeds from it.</w:t>
      </w:r>
    </w:p>
    <w:p w14:paraId="18E976DE" w14:textId="77777777" w:rsidR="00FD1A33" w:rsidRDefault="00FD1A33" w:rsidP="00FD1A33">
      <w:pPr>
        <w:ind w:left="1440"/>
        <w:rPr>
          <w:rFonts w:eastAsiaTheme="minorHAnsi"/>
          <w:b/>
          <w:bCs/>
          <w:i/>
          <w:iCs/>
        </w:rPr>
      </w:pPr>
    </w:p>
    <w:p w14:paraId="3D48D654" w14:textId="77777777" w:rsidR="002746DF" w:rsidRPr="008D36B3" w:rsidRDefault="002746DF" w:rsidP="67D65C16">
      <w:pPr>
        <w:rPr>
          <w:rFonts w:eastAsiaTheme="minorHAnsi"/>
        </w:rPr>
      </w:pPr>
    </w:p>
    <w:p w14:paraId="4F81EB41" w14:textId="77777777" w:rsidR="00FD1A33" w:rsidRPr="008D36B3" w:rsidRDefault="00FD1A33" w:rsidP="00E616ED">
      <w:pPr>
        <w:pStyle w:val="Heading4"/>
        <w:numPr>
          <w:ilvl w:val="0"/>
          <w:numId w:val="6"/>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8D36B3">
        <w:rPr>
          <w:rFonts w:asciiTheme="majorBidi" w:eastAsiaTheme="minorHAnsi" w:hAnsiTheme="majorBidi"/>
          <w:b/>
          <w:bCs/>
          <w:color w:val="C00000"/>
          <w:sz w:val="28"/>
          <w:szCs w:val="28"/>
        </w:rPr>
        <w:t>Hierarchy &amp; Metaphysical Truth</w:t>
      </w:r>
    </w:p>
    <w:p w14:paraId="462AF6D4" w14:textId="77777777" w:rsidR="00FD1A33" w:rsidRDefault="00FD1A33" w:rsidP="00FD1A33">
      <w:pPr>
        <w:ind w:left="1440" w:hanging="900"/>
        <w:rPr>
          <w:rFonts w:eastAsiaTheme="minorHAnsi"/>
          <w:b/>
          <w:bCs/>
          <w:i/>
          <w:iCs/>
        </w:rPr>
      </w:pPr>
      <w:r>
        <w:rPr>
          <w:rFonts w:eastAsiaTheme="minorHAnsi"/>
          <w:b/>
          <w:bCs/>
          <w:i/>
          <w:iCs/>
        </w:rPr>
        <w:t xml:space="preserve">   </w:t>
      </w:r>
      <w:r w:rsidRPr="008D36B3">
        <w:rPr>
          <w:rFonts w:eastAsiaTheme="minorHAnsi"/>
          <w:b/>
          <w:bCs/>
          <w:i/>
          <w:iCs/>
        </w:rPr>
        <w:t>The Great Sphere of Being versus the Great Chain of Being</w:t>
      </w:r>
    </w:p>
    <w:p w14:paraId="2F91BC18" w14:textId="4E738189" w:rsidR="00E965D7" w:rsidRPr="00566393" w:rsidRDefault="00566393" w:rsidP="67D65C16">
      <w:pPr>
        <w:ind w:left="720"/>
        <w:rPr>
          <w:rFonts w:eastAsiaTheme="minorEastAsia"/>
        </w:rPr>
      </w:pPr>
      <w:r w:rsidRPr="67D65C16">
        <w:rPr>
          <w:rFonts w:eastAsiaTheme="minorEastAsia"/>
        </w:rPr>
        <w:t>In the Great Chain of Being--which is vertical--all levels of reality are related in a cosmic hierarchy. By the nineteenth century, this notion had become horizontalized and temporalized.</w:t>
      </w:r>
    </w:p>
    <w:p w14:paraId="794BF12A" w14:textId="77777777" w:rsidR="00FD1A33" w:rsidRDefault="00FD1A33" w:rsidP="00FD1A33">
      <w:pPr>
        <w:ind w:left="900" w:hanging="900"/>
        <w:rPr>
          <w:rFonts w:eastAsiaTheme="minorHAnsi"/>
          <w:b/>
          <w:bCs/>
          <w:i/>
          <w:iCs/>
        </w:rPr>
      </w:pPr>
    </w:p>
    <w:p w14:paraId="42634890" w14:textId="77A27394" w:rsidR="53589090" w:rsidRDefault="53589090" w:rsidP="00E616ED">
      <w:pPr>
        <w:pStyle w:val="ListParagraph"/>
        <w:numPr>
          <w:ilvl w:val="3"/>
          <w:numId w:val="6"/>
        </w:numPr>
        <w:rPr>
          <w:rFonts w:eastAsiaTheme="minorEastAsia"/>
        </w:rPr>
      </w:pPr>
      <w:r w:rsidRPr="67D65C16">
        <w:rPr>
          <w:rFonts w:eastAsiaTheme="minorEastAsia"/>
        </w:rPr>
        <w:t xml:space="preserve">Metaphysical Truth is grounded in Certainty (Arabic: al-Yaqīn). The Conceptually Necessary, Possible, and Impossible—these three Transcendental envoys of Truth from the realm of Things-in-Themselves—constitute matters of absolute Certainty. Because of their inherent Certainty, they do not admit of degrees. Such Metaphysical Certainty represents the knowledge of things in a manner that does not permit the possibility of Logical contradiction. Uncertainty, on the other hand, occurs when the possibility of contradiction can be envisaged and, in fact, must be considered. But uncertainty can also be true. For example, in the Epistemology of Certainty in the Islamic Sciences, we what is conjectural but well-founded (Arabic: ẓannī) as presumptively authoritative and unquestionably Truth-bearing—although it bears the possibility of contradiction. Human Beings normally regard certain things to be true with various gradations and degrees of conviction, which do not necessarily rule out the validity of what they hold—although their beliefs are potentially open to contradiction.    </w:t>
      </w:r>
    </w:p>
    <w:p w14:paraId="33AFDAD7" w14:textId="77777777" w:rsidR="00FA4B85" w:rsidRPr="00FA4B85" w:rsidRDefault="00FA4B85" w:rsidP="00E616ED">
      <w:pPr>
        <w:pStyle w:val="ListParagraph"/>
        <w:numPr>
          <w:ilvl w:val="3"/>
          <w:numId w:val="6"/>
        </w:numPr>
        <w:rPr>
          <w:rFonts w:eastAsiaTheme="minorHAnsi"/>
        </w:rPr>
      </w:pPr>
      <w:r w:rsidRPr="00FA4B85">
        <w:rPr>
          <w:rFonts w:eastAsiaTheme="minorHAnsi"/>
        </w:rPr>
        <w:t>Hierarchy will be discussed below and in what follows in considerable length. Our English word “Hierarchy” comes from the Ancient Greek hierarkhía, ἱεραρχία, meaning literally “the rule or order (arkhía, αρχία) of what is holy or sacred (hierόs, ἱερός).” In light of its etymology, real Hierarchies pertain to the order of the sacred, while the absolute rejection of hierarchies or the adoption of counterfeit ones belong to the profane. The repudiation of intrinsic Hierarchies is one of the defining contentions of Early Modern, Modernist, and post-Modernist liberal thought in the West and is characteristic of the dominant strands of Philosophical, social, and political theory that underlie the Western worldview. Thus, the very mention of the notion of Hierachy is provocative for many people today. We must, however, distinguish between natural and rightful Hierarchies, which are fundamental to the structure of reality and freedom, and not confuse them with counterfeit hierarchies, which are dispossessed of any ontological reality, destroy freedom, and bring about harm and exploitation. In the West, Hierarchy has been broadly pictured as graded classifications from higher to lower, as, for example, in the image of “the Great Chain of Being.” Thus, in the West, Hierarchies were typically seen as radiating in linear fashion from “above” to “below.” Muslims, however, often conceived of Hierarchy as circular—working out from the center—which was principial and superior to the periphery. Such circular Hierarchies also lent themselves to being conceived of as spherical, that is, three dimensional circles. Western rejection of intrinsic Hierarchies is intimately connected with Enlightenment and post-Enlightenment notions of the autonomy of the individual. Hierarchies—in thought as well as in social structure—were abandoned to liberate the mind and society and to create an independent universe of our own Human making without subordination to anything fixed, which had the “right” to rule it from above. Thus, the rejection of Hierarchy was also closely associated with Western notions of individual and political freedom. As the Modern Age developed, repudiation of intrinsic or natural Hierarchies—within ourselves, society, and nature—became typical of Western liberal society and certain dominant strains of its Philosophical and socio-political thought.</w:t>
      </w:r>
    </w:p>
    <w:p w14:paraId="716FC367" w14:textId="666F9B3F" w:rsidR="00FD1A33" w:rsidRDefault="00FA4B85" w:rsidP="00E616ED">
      <w:pPr>
        <w:pStyle w:val="ListParagraph"/>
        <w:numPr>
          <w:ilvl w:val="3"/>
          <w:numId w:val="6"/>
        </w:numPr>
        <w:rPr>
          <w:rFonts w:eastAsiaTheme="minorEastAsia"/>
        </w:rPr>
      </w:pPr>
      <w:r w:rsidRPr="67D65C16">
        <w:rPr>
          <w:rFonts w:eastAsiaTheme="minorEastAsia"/>
        </w:rPr>
        <w:t>Human Beings must establish within themselves sound inward Hierarchy of Spirit, Intellect, Heart, and Soul—and ones that make anger and appetite subordinate to the Intellect and Spirit. Establishing such Hierarchies within ourselves is essential to Spiritual growth and reflects the natural order in the world beyond us, which is unveiled and brought to light through sound Metaphysics. True Hierarchies are intrinsic routings of benefit and good in creation. Counterfeit hierarchies, on the other hand, are tools of control and oppression. But in rejecting false Hierarchies, we must not also cast aside true Hierarchies, which are essential to liberty and well-being. Rejection of Hierarchy without proof but for questionable motives—however agreeable they may be to us—is fundamentally fallacious and misconstrued. For, the relevant question is not what we want from Reality but what Reality actually is and how it is structured. Indeed, the realization of individual autonomy and freedom requires a strong but sound concept of Hierarchy rather than a “flattened” vision of an egalitarian cosmos where all things are essentially the same and none take precedence over others. Likewise, in Morality, Logic, and Intellect, there are necessary Hierarchies of fundamental values—such as humility and preference of the Other over the self—as well as submission to the dictates of First Principles and other intrinsic rules of thought.</w:t>
      </w:r>
    </w:p>
    <w:p w14:paraId="7F8A04EE" w14:textId="77777777" w:rsidR="00380C14" w:rsidRPr="00380C14" w:rsidRDefault="00380C14" w:rsidP="00E616ED">
      <w:pPr>
        <w:pStyle w:val="ListParagraph"/>
        <w:numPr>
          <w:ilvl w:val="3"/>
          <w:numId w:val="6"/>
        </w:numPr>
        <w:rPr>
          <w:rFonts w:eastAsiaTheme="minorHAnsi"/>
        </w:rPr>
      </w:pPr>
      <w:r w:rsidRPr="00380C14">
        <w:rPr>
          <w:rFonts w:eastAsiaTheme="minorHAnsi"/>
        </w:rPr>
        <w:t>According to the Principles of Henology, Natural Hierarchy is derived from the One and the descent and ascent of Being and Existence from Him. In the World of the Archetypes, Hierarchy is established by the Divine Names and Attributes, which set forth different levels and degrees of Being and Existence. The higher stations belong to those entities that are closer to the Principle of the One and, therefore, greater their Reality. A given Entity is good or better only to the degree that it approaches the Absolute and Perfect Good of the One, and it is only against this standard of Perfection that any “objective reference” can be made to that Entity and its intrinsic value. Conversely, an Entity is bad, worse, or even Evil only to the extent that it lacks “unification” and Absolute Goodness, just as it is false to the extent that it lacks identity with Absolute Truth.</w:t>
      </w:r>
    </w:p>
    <w:p w14:paraId="6CEC1BE3" w14:textId="77777777" w:rsidR="00380C14" w:rsidRPr="00380C14" w:rsidRDefault="00380C14" w:rsidP="67D65C16">
      <w:pPr>
        <w:pStyle w:val="ListParagraph"/>
        <w:ind w:left="360"/>
        <w:rPr>
          <w:rFonts w:eastAsiaTheme="minorEastAsia"/>
        </w:rPr>
      </w:pPr>
    </w:p>
    <w:p w14:paraId="7084D478" w14:textId="49D8DD99" w:rsidR="00380C14" w:rsidRPr="00C546B0" w:rsidRDefault="00380C14" w:rsidP="00E616ED">
      <w:pPr>
        <w:pStyle w:val="ListParagraph"/>
        <w:numPr>
          <w:ilvl w:val="3"/>
          <w:numId w:val="6"/>
        </w:numPr>
        <w:rPr>
          <w:rFonts w:eastAsiaTheme="minorHAnsi"/>
        </w:rPr>
      </w:pPr>
      <w:r w:rsidRPr="00380C14">
        <w:rPr>
          <w:rFonts w:eastAsiaTheme="minorHAnsi"/>
        </w:rPr>
        <w:t>Henology enables us to uncover the Hierarchy of Being and Existence as proceeding from the One and always looking back at the One in Appetition and various degrees of closeness and Perfection. It shows that Reality by its very Nature must have different Levels (Marātib)—some of which are anterior and others of which are posterior, some of which are central and others of which are peripheral. Henology allows for and necessitates the Hierarchical Marātib structure of Being and Existene because it identifies the Principles of Unity that render the One-over-the-many and which, in turn, renders the particulars of the same species as intelligible as that species itself and not to be confused with something else. Yet that Principle of Unity itself cannot remain exclusively immanent. It must also be manifest outward in its reference to a Reality which underlies and transcends the particulars themselves so as not to lead to a circularity, which is precisely the problem with Aristotelian philosophy broadly speaking because of its immanentism and its stopping at the immanent level, which gives it this circularity. The particulars require the principle of unity for their intelligibility. But the Aristotelian view regards the particular as the sole form of existence that the principle of unity has. Thus, the principle of unity has to be prior. Thus, in the tradition of Plotinus the principle of unity is the form of the human being. But the principle of unity in all the essences in the world in relation to one another is Nature, which is the lower part of the world Soul, which is part of Soul. The principle of Soul is Intellect and the world of forms. The One is then the principle of unity that requires no principle for Himself because He is simple and absolutely non-composite. Starting with henology is necessary in our presentation of the corrective tradition, which uncovers an intrinsically hierarchically ordered ontology in reality that constitutes existence.</w:t>
      </w:r>
    </w:p>
    <w:p w14:paraId="6771F5D9" w14:textId="32D7ED4A" w:rsidR="00380C14" w:rsidRPr="00FA4B85" w:rsidRDefault="00380C14" w:rsidP="00E616ED">
      <w:pPr>
        <w:pStyle w:val="ListParagraph"/>
        <w:numPr>
          <w:ilvl w:val="3"/>
          <w:numId w:val="6"/>
        </w:numPr>
        <w:rPr>
          <w:rFonts w:eastAsiaTheme="minorHAnsi"/>
        </w:rPr>
      </w:pPr>
      <w:r w:rsidRPr="00380C14">
        <w:rPr>
          <w:rFonts w:eastAsiaTheme="minorHAnsi"/>
        </w:rPr>
        <w:t>The Greek term “Hierarchy” is first found in Dionysius the Areopagite, if, indeed, his writings may authentically be attributed to him, which is an issue of on-going academic debate. Otherwise, the word seems also to have appeared in the fifth century CE Book of the Holy Hierotheos by Stephen bar Sudhaili, although the same questions of authenticity pertain to him and his book as well.</w:t>
      </w:r>
    </w:p>
    <w:p w14:paraId="67A83CE1" w14:textId="77777777" w:rsidR="00FD1A33" w:rsidRDefault="00FD1A33" w:rsidP="00E616ED">
      <w:pPr>
        <w:pStyle w:val="Heading4"/>
        <w:numPr>
          <w:ilvl w:val="0"/>
          <w:numId w:val="6"/>
        </w:numPr>
        <w:rPr>
          <w:rFonts w:asciiTheme="majorBidi" w:hAnsiTheme="majorBidi"/>
          <w:b/>
          <w:bCs/>
          <w:color w:val="C00000"/>
          <w:sz w:val="28"/>
          <w:szCs w:val="28"/>
        </w:rPr>
      </w:pPr>
      <w:r>
        <w:rPr>
          <w:rFonts w:asciiTheme="majorBidi" w:hAnsiTheme="majorBidi"/>
          <w:b/>
          <w:bCs/>
          <w:color w:val="C00000"/>
          <w:sz w:val="28"/>
          <w:szCs w:val="28"/>
        </w:rPr>
        <w:t xml:space="preserve"> </w:t>
      </w:r>
      <w:r w:rsidRPr="00137C47">
        <w:rPr>
          <w:rFonts w:asciiTheme="majorBidi" w:hAnsiTheme="majorBidi"/>
          <w:b/>
          <w:bCs/>
          <w:color w:val="C00000"/>
          <w:sz w:val="28"/>
          <w:szCs w:val="28"/>
        </w:rPr>
        <w:t>Identity, Distinctiveness, &amp; Essence</w:t>
      </w:r>
    </w:p>
    <w:p w14:paraId="3C346452" w14:textId="77777777" w:rsidR="00FD1A33" w:rsidRDefault="0A910C68" w:rsidP="00FD1A33">
      <w:pPr>
        <w:ind w:left="810"/>
        <w:rPr>
          <w:rStyle w:val="FootnoteReference"/>
          <w:rFonts w:asciiTheme="majorBidi" w:hAnsiTheme="majorBidi" w:cstheme="majorBidi"/>
          <w:b/>
          <w:bCs/>
          <w:i/>
          <w:iCs/>
        </w:rPr>
      </w:pPr>
      <w:r w:rsidRPr="19736EA0">
        <w:rPr>
          <w:b/>
          <w:bCs/>
          <w:i/>
          <w:iCs/>
        </w:rPr>
        <w:t>“Identity”</w:t>
      </w:r>
    </w:p>
    <w:p w14:paraId="35BEE6BF" w14:textId="77777777" w:rsidR="00881827" w:rsidRDefault="00881827" w:rsidP="00FD1A33">
      <w:pPr>
        <w:ind w:left="810"/>
        <w:rPr>
          <w:b/>
          <w:bCs/>
          <w:i/>
          <w:iCs/>
        </w:rPr>
      </w:pPr>
    </w:p>
    <w:p w14:paraId="63637EDE" w14:textId="08585931" w:rsidR="20AB5170" w:rsidRDefault="20AB5170" w:rsidP="00E616ED">
      <w:pPr>
        <w:pStyle w:val="ListParagraph"/>
        <w:numPr>
          <w:ilvl w:val="3"/>
          <w:numId w:val="6"/>
        </w:numPr>
      </w:pPr>
      <w:r w:rsidRPr="67D65C16">
        <w:t>“</w:t>
      </w:r>
      <w:r w:rsidRPr="67D65C16">
        <w:rPr>
          <w:b/>
          <w:bCs/>
        </w:rPr>
        <w:t>Identity</w:t>
      </w:r>
      <w:r w:rsidRPr="67D65C16">
        <w:t>” is a Plastic Word. We will later discuss the reign of “Plastic Words” under our discussion of “Linguistic Dissonance in Today’s Brave New World” in Volume Eight. “Plastic Words” have many connotations and are generally perceived as either good or bad, positive or negative, but they have lost their clear denotations. Identity is an essential concept in Traditional languages and all discourse about Divinity, and—as we will see in Volume Seven—is closely associated with the reality of “Essence.”</w:t>
      </w:r>
    </w:p>
    <w:p w14:paraId="136F8AE2" w14:textId="2DFC25C7" w:rsidR="67D65C16" w:rsidRDefault="67D65C16" w:rsidP="67D65C16">
      <w:pPr>
        <w:pStyle w:val="ListParagraph"/>
        <w:ind w:left="360"/>
      </w:pPr>
    </w:p>
    <w:p w14:paraId="5D62B287" w14:textId="3760F1CD" w:rsidR="00881827" w:rsidRDefault="00881827" w:rsidP="00E616ED">
      <w:pPr>
        <w:pStyle w:val="ListParagraph"/>
        <w:numPr>
          <w:ilvl w:val="3"/>
          <w:numId w:val="6"/>
        </w:numPr>
      </w:pPr>
      <w:r w:rsidRPr="00881827">
        <w:t>The First Principle of Distinction flows directly from the Priority of Oneness and Principle of Unity and Unification, since distinctiveness is only true of what is “Unified” and “One.” We may express the Principle of Distinctiveness: “Distinction is concomitant with certain and fixed reality (al-Tamayyuz yastalzim al-thubūt),” and: “Whatever is distinct is a fixed and real entity” (Mā tamayyaza tathabbata). The Principle of Distinction may also be expressed in the negative as: “Whatever is not distinct cannot occur” (Mā lam yatamayyaz lam yataḥassal).” This Principle of Reason must not be confused with the basic Immanentist definition of Existence: “Existence is concomitant with the individual instantiate of the particular” (Arabic: al-Wujūd yatawaqqafu ‘alā al-ta‘ayyun). Here it must be emphasized that Ta‘ayyun in Arabic can and if fact is used with the meaning of tamayyuz—or “the taking on of distinctions.” For the literal meaning of Ta‘ayyun is for something to become an ‘ayn—or an entity or Essence. Thus, Ta‘ayyun can even be used for the Divine as rendered Distinct by His Attributes and Names. But the Immanentist use of Ta‘ayyun for the instantiation of “entities” as “tangible bodies” is a very different and much more limited concept than the Universal Principle of Distinction, although Immanentist use of Ta‘ayyun for physical entities also buttresses itself upon the Principle of Distinction as the basis of the “individual instantiation of the particular” (al-ta‘ayyun).</w:t>
      </w:r>
    </w:p>
    <w:p w14:paraId="328C1121" w14:textId="05173088" w:rsidR="0082796D" w:rsidRDefault="0082796D" w:rsidP="00E616ED">
      <w:pPr>
        <w:pStyle w:val="ListParagraph"/>
        <w:numPr>
          <w:ilvl w:val="3"/>
          <w:numId w:val="6"/>
        </w:numPr>
      </w:pPr>
      <w:r>
        <w:t>I</w:t>
      </w:r>
      <w:r w:rsidRPr="0082796D">
        <w:t>t rests, for example, on the Principles that: “Whatever is not one cannot be real (mā lam yatawaḥḥad lam lam yataḥaqqaq) an distinctiveness, which arises from internal oneness and unity, which is the chief concomitant of fixed reality and is expressed in the principle: “Distinctiveness leads of necessity to fixity” (al-tamayyuz yastalzim al-thubūt) or, perhaps, more simply: “Whatever is not distinct cannot occur” (mā lam yatamayyaz lam yataḥassal), “cannot be real” (lam yataḥaqqaq), or simply “cannot be” (lam yatawajjad).” Thus, distinctiveness and uniqueness are necessary preconditions and grounds for each thing that truly has reality. This most basic of truths enthrones our first intuition of the fact of distinction (al-tamayyuz) when we encounter around us a discrete world of individual objects, in which each thing it contains presents itself to us as distinct (mutamayyiz) and having its own individual identity. These Principles are rooted in the primacy of Oneness (aṣālat al-waḥda), which is one of the foundations of Epistemological Realism. From the primacy of Oneness, flows the first Principle of Identity. For, given that each thing is a distinct unit, it follows that a thing cannot be other than itself. Thus—as we will see—the Principle of Identity also leads to the Principle of Essence (Aṣl al-Māhiyya), which is somewhat more complex. The First Teaching relies heavily upon Henology, and in our presentation of the Intellectual demonstrations of God’s Self-Necessity, Henology as understood as rooted in what is “Beyond Being,” and it shares that lofty realm with Agatholgy (the Study of the Good), Deontology (the Study of Moral Goodness and Justice), and Teleology (the Study of Purpose, Design, and Beauty). The First Teaching will argue that these four spheres of knowledge—Henology, Agathology, Deontology, and Teleology—all emanate from “Beyond Being.” Each of these four proofs is rationally conclusive by virtue of their being rooted in immediate, self-evident truths and first principles and “prior to” or “independent” of God’s creative act. Consequently, they may be said “metaphorically” take priority in the mirror of the Intellect over Ontology (the Study of Being) and Cosmology (the Study of the Cosmos or Creation).</w:t>
      </w:r>
    </w:p>
    <w:p w14:paraId="56F81B2F" w14:textId="77777777" w:rsidR="00653866" w:rsidRDefault="00653866" w:rsidP="00653866"/>
    <w:p w14:paraId="0F5A4EFD" w14:textId="77777777" w:rsidR="00653866" w:rsidRDefault="00653866" w:rsidP="00E616ED">
      <w:pPr>
        <w:pStyle w:val="ListParagraph"/>
        <w:numPr>
          <w:ilvl w:val="3"/>
          <w:numId w:val="6"/>
        </w:numPr>
      </w:pPr>
      <w:r>
        <w:t>The First Principle of Distinction flows directly from the Priority of Oneness and Principle of Unity and Unification, since distinctiveness is only true of what is “Unified” and “One.” We may express the Principle of Distinctiveness: “Distinction is concomitant with certain and fixed reality (al-Tamayyuz yastalzim al-thubūt),” and: “Whatever is distinct is a fixed and real entity” (Mā tamayyaza tathabbata). The Principle of Distinction may also be expressed in the negative as: “Whatever is not distinct cannot occur” (Mā lam yatamayyaz lam yataḥassal).” This Principle of Reason must not be confused with the basic Immanentist definition of Existence: “Existence is concomitant with the individual instantiate of the particular” (Arabic: al-Wujūd yatawaqqafu ‘alā al-ta‘ayyun). Here it must be emphasized that Ta‘ayyun in Arabic can and if fact is used with the meaning of tamayyuz—or “the taking on of distinctions.” For the literal meaning of Ta‘ayyun is for something to become an ‘ayn—or an entity or Essence. Thus, Ta‘ayyun can even be used for the Divine as rendered Distinct by His Attributes and Names. But the Immanentist use of Ta‘ayyun for the instantiation of “entities” as “tangible bodies” is a very different and much more limited concept than the Universal Principle of Distinction, although Immanentist use of Ta‘ayyun for physical entities also buttresses itself upon the Principle of Distinction as the basis of the “individual instantiation of the particular” (al-ta‘ayyun).</w:t>
      </w:r>
    </w:p>
    <w:p w14:paraId="1694FD81" w14:textId="77777777" w:rsidR="00653866" w:rsidRDefault="00653866" w:rsidP="67D65C16">
      <w:pPr>
        <w:pStyle w:val="ListParagraph"/>
        <w:ind w:left="360"/>
      </w:pPr>
    </w:p>
    <w:p w14:paraId="6CCDFD2D" w14:textId="77777777" w:rsidR="00653866" w:rsidRDefault="00653866" w:rsidP="00E616ED">
      <w:pPr>
        <w:pStyle w:val="ListParagraph"/>
        <w:numPr>
          <w:ilvl w:val="3"/>
          <w:numId w:val="6"/>
        </w:numPr>
      </w:pPr>
      <w:r>
        <w:t xml:space="preserve">Symbolically, we may represent the Principle of Distinction as: (X is </w:t>
      </w:r>
      <w:r>
        <w:rPr>
          <w:rFonts w:ascii="Cambria Math" w:hAnsi="Cambria Math" w:cs="Cambria Math"/>
        </w:rPr>
        <w:t>∃</w:t>
      </w:r>
      <w:r>
        <w:t>!) or (X is X!), in which “</w:t>
      </w:r>
      <w:r>
        <w:rPr>
          <w:rFonts w:ascii="Cambria Math" w:hAnsi="Cambria Math" w:cs="Cambria Math"/>
        </w:rPr>
        <w:t>∃</w:t>
      </w:r>
      <w:r>
        <w:t>!” and “X!” signify what is distinct and unique. As a special corollary of this Principle, we may assert that Whatever is not Distinct cannot be not a “veritable concept" (mafhūm haqīqī).</w:t>
      </w:r>
    </w:p>
    <w:p w14:paraId="357693D8" w14:textId="77777777" w:rsidR="00653866" w:rsidRDefault="00653866" w:rsidP="67D65C16">
      <w:pPr>
        <w:pStyle w:val="ListParagraph"/>
        <w:ind w:left="360"/>
      </w:pPr>
    </w:p>
    <w:p w14:paraId="21129FE9" w14:textId="77777777" w:rsidR="00653866" w:rsidRDefault="00653866" w:rsidP="00E616ED">
      <w:pPr>
        <w:pStyle w:val="ListParagraph"/>
        <w:numPr>
          <w:ilvl w:val="3"/>
          <w:numId w:val="6"/>
        </w:numPr>
      </w:pPr>
      <w:r>
        <w:t>Oneness, Distinction and—in the case of finite concepts and things—Delimitation are crucial for Identity, Intelligibility, Being, and Existence, since that which is conceived of as illimitable and not internally unified in the World of phenomena can neither be perceived or exist, although these same qualities are Essential to the Distinctiveness of the Absolute and Infinite One. These principles concur in asserting that the fact of Distinctiveness is the Necessary Ground of each Entity, concept, or thing that has true Reality. Moreover, the Principle of Distinction spells out the most basic of Truths that enthrone our first Intuition of the fact of Distinction (al-Tamayyuz) when we encounter around us a discrete world, in which each thing it contains presents itself to us as something distinct (mutamayyiz) and clearly different from other things—even those that look exactly like it.</w:t>
      </w:r>
    </w:p>
    <w:p w14:paraId="628D6A56" w14:textId="77777777" w:rsidR="00653866" w:rsidRDefault="00653866" w:rsidP="67D65C16">
      <w:pPr>
        <w:pStyle w:val="ListParagraph"/>
        <w:ind w:left="360"/>
      </w:pPr>
    </w:p>
    <w:p w14:paraId="66354406" w14:textId="77777777" w:rsidR="00653866" w:rsidRDefault="00653866" w:rsidP="00E616ED">
      <w:pPr>
        <w:pStyle w:val="ListParagraph"/>
        <w:numPr>
          <w:ilvl w:val="3"/>
          <w:numId w:val="6"/>
        </w:numPr>
      </w:pPr>
      <w:r>
        <w:t>Rationality is an act of “discrimination”—a basic postulate in the thought of Plato and Aristotle—that is, Rationality the ability to distinguish one thing as distinct in itself from another and to perceive the distinctiveness of each thing. The Principle of “Individual Distinction” (al-Tamayyuz) Necessarily points to Beyond Being and the Primacy of Oneness. A thing cannot exist if it is not one, if it is not a unity, but it must also be distinctive, possessing a determined limitation and a unique Identity. In the case of the Absolute and Infinity, however, that is the Oneness of God in His Self-Necessity His Distinctiveness is not a delimitation of Identity but stands out in contrast to all that is other-than-One, which is a matter we will return to later in Volumes Nine, Ten, and Eleven when we discuss the proofs of God’s Self-Necessity and the Reality of His Attributes and Names.</w:t>
      </w:r>
    </w:p>
    <w:p w14:paraId="247F91C4" w14:textId="77777777" w:rsidR="00653866" w:rsidRDefault="00653866" w:rsidP="67D65C16">
      <w:pPr>
        <w:pStyle w:val="ListParagraph"/>
        <w:ind w:left="360"/>
      </w:pPr>
    </w:p>
    <w:p w14:paraId="4D07E225" w14:textId="77777777" w:rsidR="00653866" w:rsidRDefault="00653866" w:rsidP="00E616ED">
      <w:pPr>
        <w:pStyle w:val="ListParagraph"/>
        <w:numPr>
          <w:ilvl w:val="3"/>
          <w:numId w:val="6"/>
        </w:numPr>
      </w:pPr>
      <w:r>
        <w:t>Speaking about the Necessary Distinction of created things, Ibn Taymiyya states that each thing must have “Individual Distinctiveness” (al-Tashakhkhuṣ). For, every existent thing must be distinguished from all other existent things. Although he might appear to be speaking about the Principle of Distinction here, Ibn Taymiyya is actually referencing the Immanentist position that “Existence is concomitant with the individual instantiate of the particular” (Arabic: al-Wujūd yatawaqqafu ‘alā al-ta‘ayyun). Such “individuation,” which may be referred to as Ta‘ayyun—literally, “becoming an ‘ayn” or a tangible entity—or Tashakhkhuṣ--literally, “becoming a shakhs” or an individual, and it refers to physical bodies and other tangibles in place, space, and time. However, the great Islamic Scholar of Divinity Mayyāra explains in broader terms things cannot exist without being Distinctive, while—on the other hand—the Infinite is beyond that quality, meaning that it the One cannot be delimited in space, place, and time. But Mayyāra too—as an Immanentist—probably also has the rule of ta‘ayyun in mind. He states:</w:t>
      </w:r>
    </w:p>
    <w:p w14:paraId="427B8C65" w14:textId="77777777" w:rsidR="00653866" w:rsidRDefault="00653866" w:rsidP="67D65C16">
      <w:pPr>
        <w:pStyle w:val="ListParagraph"/>
        <w:ind w:left="360"/>
      </w:pPr>
    </w:p>
    <w:p w14:paraId="18C5C833" w14:textId="77777777" w:rsidR="00653866" w:rsidRDefault="00653866" w:rsidP="00E616ED">
      <w:pPr>
        <w:pStyle w:val="ListParagraph"/>
        <w:numPr>
          <w:ilvl w:val="3"/>
          <w:numId w:val="6"/>
        </w:numPr>
      </w:pPr>
      <w:r>
        <w:t>Whatever enters under [the Reality of] Existence must have valid distinctiveness (fa-lā budd min ṣiḥḥat tamyīzihi), while it is impossible that what is infinite have distinctiveness (wa tamyīz mā lā yatanāhā muḥāl).”</w:t>
      </w:r>
    </w:p>
    <w:p w14:paraId="769E0745" w14:textId="2D29376E" w:rsidR="00653866" w:rsidRDefault="00653866" w:rsidP="67D65C16">
      <w:pPr>
        <w:pStyle w:val="ListParagraph"/>
        <w:ind w:left="360"/>
      </w:pPr>
    </w:p>
    <w:p w14:paraId="2789CB7E" w14:textId="77777777" w:rsidR="00653866" w:rsidRDefault="00653866" w:rsidP="00E616ED">
      <w:pPr>
        <w:pStyle w:val="ListParagraph"/>
        <w:numPr>
          <w:ilvl w:val="3"/>
          <w:numId w:val="6"/>
        </w:numPr>
      </w:pPr>
      <w:r>
        <w:t>Each existent thing must have a distinctiveness, which means that with regard to other bodies and things, for example, they must be delimited and finite in all physical regards at any given moment. They must have front, back, two sides, and up and down. A mountain without a top, for example, cannot be One. It cannot be Distinctive. Therefore, it cannot exist or have Identity. At the same time, a mountain with no top cannot be imagined or conceived of in the Mind because it is not “Veritable Concept" (Mafhūm Ḥaqīqī). The Impossibility that a mountain without a top neither exist nor be conceivable in the Intellect is Logical and Ontological and reflects again the Isomorphic interrelationship between what is Real and what is perceived in the Intellect.</w:t>
      </w:r>
    </w:p>
    <w:p w14:paraId="64044728" w14:textId="77777777" w:rsidR="00653866" w:rsidRDefault="00653866" w:rsidP="67D65C16">
      <w:pPr>
        <w:pStyle w:val="ListParagraph"/>
        <w:ind w:left="360"/>
      </w:pPr>
    </w:p>
    <w:p w14:paraId="132ABB33" w14:textId="77777777" w:rsidR="00653866" w:rsidRDefault="00653866" w:rsidP="00E616ED">
      <w:pPr>
        <w:pStyle w:val="ListParagraph"/>
        <w:numPr>
          <w:ilvl w:val="3"/>
          <w:numId w:val="6"/>
        </w:numPr>
      </w:pPr>
      <w:r>
        <w:t>The Principle of Identity</w:t>
      </w:r>
    </w:p>
    <w:p w14:paraId="695C5C0E" w14:textId="77777777" w:rsidR="00653866" w:rsidRDefault="00653866" w:rsidP="67D65C16">
      <w:pPr>
        <w:pStyle w:val="ListParagraph"/>
        <w:ind w:left="360"/>
      </w:pPr>
      <w:r>
        <w:t xml:space="preserve">The Principle of Identity or the Principle of Individual Identity flows out of the Principle of Oneness and Distinction. It is also based in our primary and fundamental intuition of Existence and the fact that the Knowledge of Being and Existence is A Priori. The Existence and the Individual Identity of ourselves and the things making up the World around us is a Self-Evident Reality that forces itself upon our Intellects as a Necessary Conception (Taṣawwur) and requires no proof or demonstration.  </w:t>
      </w:r>
    </w:p>
    <w:p w14:paraId="17447EB3" w14:textId="77777777" w:rsidR="00653866" w:rsidRDefault="00653866" w:rsidP="67D65C16">
      <w:pPr>
        <w:pStyle w:val="ListParagraph"/>
        <w:ind w:left="360"/>
      </w:pPr>
    </w:p>
    <w:p w14:paraId="39BD44F0" w14:textId="77777777" w:rsidR="00653866" w:rsidRDefault="00653866" w:rsidP="00E616ED">
      <w:pPr>
        <w:pStyle w:val="ListParagraph"/>
        <w:numPr>
          <w:ilvl w:val="3"/>
          <w:numId w:val="6"/>
        </w:numPr>
      </w:pPr>
      <w:r>
        <w:t>The Principle of Identity, which may be abbreviated as PI, underlies the Intelligibility of Being and Existence. The Principle of Identity means that a thing is identical with itself and different from all things other than itself. The Principle of Identity also means the Being cannot be non-Being, and Existence cannot be non-Existence. It is expressed in Arabic as: “Each thing is itself alone” (kull shay’ huwa nafsuhu). It also means: “Whatever is, is” or “Whatever is, is as it is.” Symbolically, the Law of Identity may be expressed in various ways as: X = X; X is X; X is not non-X; A is A; P = P, and P ≠ ~ P, that is “a thing cannot be other than what it is.” As a Necessary Corollary of the Law of Identity, whatever lacks Identity cannot be not a “veritable concept" (mafhūm haqīqī).</w:t>
      </w:r>
    </w:p>
    <w:p w14:paraId="2D0A6F99" w14:textId="77777777" w:rsidR="00653866" w:rsidRDefault="00653866" w:rsidP="67D65C16">
      <w:pPr>
        <w:pStyle w:val="ListParagraph"/>
        <w:ind w:left="360"/>
      </w:pPr>
    </w:p>
    <w:p w14:paraId="04681435" w14:textId="77777777" w:rsidR="00653866" w:rsidRDefault="00653866" w:rsidP="00E616ED">
      <w:pPr>
        <w:pStyle w:val="ListParagraph"/>
        <w:numPr>
          <w:ilvl w:val="3"/>
          <w:numId w:val="6"/>
        </w:numPr>
      </w:pPr>
      <w:r>
        <w:t xml:space="preserve">The Law or Principle of Identity is customarily mentioned as one of the most basic rules of thought. The Principle holds that a thing is necessarily itself and not something else. Thus, it asserts that things have fixed realities by which they are known and identified, and these realities cannot be arbitrarily inverted. Indeed, one thing can be changed into another—just as a tree may be cut and fashioned into a house—but their identities do not merge at random with other things such that, for example, one person is also another person or one tree is also another tree or a rock or something else at the same time and in the same way. Thus, the Identities of things are separate and do not overlap, and they must be fully constituted in the Realities and Personas of individual things. </w:t>
      </w:r>
    </w:p>
    <w:p w14:paraId="27DBDDA4" w14:textId="77777777" w:rsidR="00653866" w:rsidRDefault="00653866" w:rsidP="67D65C16">
      <w:pPr>
        <w:pStyle w:val="ListParagraph"/>
        <w:ind w:left="360"/>
      </w:pPr>
    </w:p>
    <w:p w14:paraId="38D2B2BF" w14:textId="77777777" w:rsidR="00653866" w:rsidRDefault="00653866" w:rsidP="00E616ED">
      <w:pPr>
        <w:pStyle w:val="ListParagraph"/>
        <w:numPr>
          <w:ilvl w:val="3"/>
          <w:numId w:val="6"/>
        </w:numPr>
      </w:pPr>
      <w:r>
        <w:t>From the standpoint of The First Teaching, the Principles of Oneness, Distinction, and Identity belong to the Realm of Beyond Being, since they are Necessary preconditions for Being. The Realm of Existence, on the other hand, begins with the Principle of Causality, which we will discuss next. In the context of Being and Existence, the Principle of Non-Contradiction or the Excluded Middle and the Principle of Contraries and Complementarities become the focus. Each of them pertains to the World of Being and Existent things, which is the world of dualities, Opposites, Contraries, and Differences. As we will see below, the Principle of Identity is manifested in the Ontological World by its inverse in the Principle of non-Contradiction. The Principle of Identity holds that “each Being is exclusively itself,” which is one of the foundations of Cosmological Realism, which—in like fashion—asserts that each Being and Existent thing is One, Unique, and Distinct, while being neither interchangeable nor expendable. Thus, the Principle of Identity and the Principle of non-Contradiction are the reverse of each other. The Principle of Identity holds that “X is X.” The Principle of non-Contradiction holds that “X is not non-X.” Thus, the Principle of Identity is the positive form Beyond Being and in the Realm of Being, while the Principle of non-Contradiction is its negative formulation.</w:t>
      </w:r>
    </w:p>
    <w:p w14:paraId="06201EE2" w14:textId="77777777" w:rsidR="00653866" w:rsidRDefault="00653866" w:rsidP="67D65C16">
      <w:pPr>
        <w:pStyle w:val="ListParagraph"/>
        <w:ind w:left="360"/>
      </w:pPr>
    </w:p>
    <w:p w14:paraId="194D813F" w14:textId="77777777" w:rsidR="00653866" w:rsidRDefault="00653866" w:rsidP="00E616ED">
      <w:pPr>
        <w:pStyle w:val="ListParagraph"/>
        <w:numPr>
          <w:ilvl w:val="3"/>
          <w:numId w:val="6"/>
        </w:numPr>
      </w:pPr>
      <w:r>
        <w:t xml:space="preserve">As pertains to the Law of Identity in the Realm of Being, the difference between one and two is relative. But the difference between one and zero is absolute. When two or three out of four candles are put out, the difference in luminosity is relative. When the last candle goes out, the difference is total, because it is now a contrast between light and darkness. In light of this illustration, it must be emphasized that nothing can exist half-way. An entity either exists, or it does not exist. Thus, there is something absolute about Existence in relation to non-Existence. This may be said also to be the Miracle of Creation—the allotment of Being to things other-than-the One—and the Mercy and Goodness of Being as opposed to non-Being. The idea of “Being” positively implies Reality, while restrictively suggesting Manifestation. This is restrictive—pertain to Distinction and delimitation—because Manifestation and Existence represents a “lesser form”—as is true of all that is other-than-One and must be “Unified”—or delimitation in relation to the Principle of Pure Being or the One-as-One. </w:t>
      </w:r>
    </w:p>
    <w:p w14:paraId="4D6409C1" w14:textId="77777777" w:rsidR="00653866" w:rsidRDefault="00653866" w:rsidP="00E616ED">
      <w:pPr>
        <w:pStyle w:val="ListParagraph"/>
        <w:numPr>
          <w:ilvl w:val="3"/>
          <w:numId w:val="6"/>
        </w:numPr>
      </w:pPr>
    </w:p>
    <w:p w14:paraId="11D70FFA" w14:textId="77777777" w:rsidR="00653866" w:rsidRDefault="00653866" w:rsidP="00E616ED">
      <w:pPr>
        <w:pStyle w:val="ListParagraph"/>
        <w:numPr>
          <w:ilvl w:val="3"/>
          <w:numId w:val="6"/>
        </w:numPr>
      </w:pPr>
      <w:r>
        <w:t>As we have noted and as will be discussed later in detail in Volumes Nine and Tens, Evil lacks Being and Existence. That is, it is not “Real” like trees, mountains, and seas are Real. Evil is “privation,” and it is essential “psychic” and “psychotic.” It is, of course, capable of producing immense and unparalleled harm in the World of Existence by those who imbibe its illusory Nature, but Evil in itself is close to non-Existence and may even be identified with it. In itself, Evil is utterly irrational and unintelligible—except as it is a function of God’s wisdom in Creation to articulate the excellence of the Good and the Intelligibility of the World—as we will discuss later. In this same regard, however, Evil is not informed by the Principle of Oneness, Distinction, nor Identity. Rather, Evil is essentially non-Distinct, formless, and Unreal—despite the immense dangers that it entails for things that are Real and living.</w:t>
      </w:r>
    </w:p>
    <w:p w14:paraId="028C9BA7" w14:textId="77777777" w:rsidR="00653866" w:rsidRDefault="00653866" w:rsidP="67D65C16">
      <w:pPr>
        <w:pStyle w:val="ListParagraph"/>
        <w:ind w:left="360"/>
      </w:pPr>
    </w:p>
    <w:p w14:paraId="673C0120" w14:textId="77777777" w:rsidR="00653866" w:rsidRDefault="00653866" w:rsidP="00E616ED">
      <w:pPr>
        <w:pStyle w:val="ListParagraph"/>
        <w:numPr>
          <w:ilvl w:val="3"/>
          <w:numId w:val="6"/>
        </w:numPr>
      </w:pPr>
      <w:r>
        <w:t>Of Necessity, Intelligibility parallels Being and Existence. This Necessity arises from the Principle of Identity, and rejection of this Intelligibility requires rejection of the Principle of Identity. For the predicate, “X is Intelligible,” flows from the Essence of Being as subject. In other words, X must first be Real. To reject this Essential predicate is to reject and deny the subject, Being and Existence. For it is an Essential predicate that is exclusive to Being and Existence. If it were not Real, it would be a predicate of non-Being and non-Existence: “Unreal X is Intelligible.” Then, “Intelligible” would apply equally to Being and non-Being, Existence and non-Existence, which is absurd. For this formulation would mean that Being has become tantamount to non-Being, and Existence would be the same as non-Existence. But Being and Existence can never be non-Being and non-Existence. For the Principle of Identity tells us: “Being is Being” and “Existence is Existence,” which the Principle of non-Contradiction affirms: “Being cannot be non-Being” and “Existence cannot be non-Existence.” Thus, the fact of being Intelligible can never be the predicate of non-Being and non-Existence.</w:t>
      </w:r>
    </w:p>
    <w:p w14:paraId="2AE4E0A1" w14:textId="77777777" w:rsidR="00653866" w:rsidRDefault="00653866" w:rsidP="67D65C16">
      <w:pPr>
        <w:pStyle w:val="ListParagraph"/>
        <w:ind w:left="360"/>
      </w:pPr>
    </w:p>
    <w:p w14:paraId="298A43ED" w14:textId="77777777" w:rsidR="00653866" w:rsidRDefault="00653866" w:rsidP="00E616ED">
      <w:pPr>
        <w:pStyle w:val="ListParagraph"/>
        <w:numPr>
          <w:ilvl w:val="3"/>
          <w:numId w:val="6"/>
        </w:numPr>
      </w:pPr>
      <w:r>
        <w:t>The Grand Scheme of Essences in the Light of the Principles of Unity, Distinctiveness, &amp; Identity</w:t>
      </w:r>
    </w:p>
    <w:p w14:paraId="385CA0DB" w14:textId="77777777" w:rsidR="00653866" w:rsidRDefault="00653866" w:rsidP="00E616ED">
      <w:pPr>
        <w:pStyle w:val="ListParagraph"/>
        <w:numPr>
          <w:ilvl w:val="3"/>
          <w:numId w:val="6"/>
        </w:numPr>
      </w:pPr>
      <w:r>
        <w:t>The Principle of Essence (Aṣl al-Māhiyya) is a Corollary of the Principles of Oneness, Distinction, and Identity, and this Truth applies equally well to the grand scheme of Essences that underlies the Intelligibility of the World. In the grand universal scheme of Essences, the Identity of each Being and Existent thing is rooted in its Essence (Arabic: Māhiyya, Dhāt, Jawhar; Greek: Oúsía, Oύσία). Essence or Substance  is a primary Intelligible that identifies the Reality of each Being, concept, or thing as a distinctive singular unit, and it manifests the Principle of Identity and non-Contradiction that a thing cannot be other than itself, which reflects the Principle of Essence.</w:t>
      </w:r>
    </w:p>
    <w:p w14:paraId="5493CF85" w14:textId="77777777" w:rsidR="00653866" w:rsidRDefault="00653866" w:rsidP="67D65C16">
      <w:pPr>
        <w:pStyle w:val="ListParagraph"/>
        <w:ind w:left="360"/>
      </w:pPr>
    </w:p>
    <w:p w14:paraId="458CF29D" w14:textId="77777777" w:rsidR="00653866" w:rsidRDefault="00653866" w:rsidP="00E616ED">
      <w:pPr>
        <w:pStyle w:val="ListParagraph"/>
        <w:numPr>
          <w:ilvl w:val="3"/>
          <w:numId w:val="6"/>
        </w:numPr>
      </w:pPr>
      <w:r>
        <w:t>In the Hierarchical Order, it is the Primacy of Oneness (Aṣālat-al-Waḥda) that determines the Primacy of Essence (Aṣālat-al-Māhiyya, although, in many ways, the Principle of Essence (al-Māhiyya) is indistinguishable from the Principle of Unity. Indeed, Essence itself is a Principle of Unity and the basis of “Unification.” Logical Unity refers to the Order of Essence, that is, the Unity of Essence in the Intellect when shorn of all the differences manifested in particulars. Logical Unity should not be confused with Metaphysical Unity. Logical Unity requires the exclusion of differences, whereas Metaphysical Unity—which functions at the level of Ontology—is inclusive of all the differences that are found in “things as external manifestations” (al-a‘yān fī al-khārij).</w:t>
      </w:r>
    </w:p>
    <w:p w14:paraId="4B444DF2" w14:textId="74D649EC" w:rsidR="00653866" w:rsidRDefault="00653866" w:rsidP="67D65C16">
      <w:pPr>
        <w:pStyle w:val="ListParagraph"/>
        <w:ind w:left="360"/>
      </w:pPr>
    </w:p>
    <w:p w14:paraId="166F1FBF" w14:textId="77777777" w:rsidR="00653866" w:rsidRDefault="00653866" w:rsidP="00E616ED">
      <w:pPr>
        <w:pStyle w:val="ListParagraph"/>
        <w:numPr>
          <w:ilvl w:val="3"/>
          <w:numId w:val="6"/>
        </w:numPr>
      </w:pPr>
      <w:r>
        <w:t>The concept of Essence corresponds to the question: “what is it?” (Arabic: Mā huwa; Latin, quid est, which gives the word “quiddity”). The Essence of a thing is “the thing-in-itself,” reflecting its intrinsic Nature and root Identity. In light of the Principle of Identity, we infer that each existent thing has an underlying Reality at its root which allows us to single out that particular thing as itself and confirm its fixed Identity despite the changes that happen to it outwardly and inwardly. We call this fundamental center of Identity, attribution, and change, which constitutes the underlying root of a thing’s identity its Dhāt or its Essence or—in an Immanentist view—its Substance. The Essence or Substance of a thing is that intrinsic and indispensable quality of it that determines what it is and gives it its Unity, Distinction, and Identity. Without an Essence, a thing cannot be or exist as what it is. As Aḥmad ibn Idrīs al-Qarāfī states attributes cannot be objects. Colors are not camels, and odors are not riding horses. Attributes require loci or substratums—specific locuses a spatial areas where they exist. Objects do not, although they have physical places (amākin), where they can be located. How, then, can that which has no Existence independent of something else—such as an accident or attribute—become independent. A Human Being can only be regarded as one Being, because his accidents, attributes, and secondary attributes do not extend to others, which—as we have seen—is a corollary of the Principle of Identity.</w:t>
      </w:r>
    </w:p>
    <w:p w14:paraId="4021AC44" w14:textId="77777777" w:rsidR="00653866" w:rsidRDefault="00653866" w:rsidP="67D65C16">
      <w:pPr>
        <w:pStyle w:val="ListParagraph"/>
        <w:ind w:left="360"/>
      </w:pPr>
    </w:p>
    <w:p w14:paraId="66DA8A49" w14:textId="77777777" w:rsidR="00653866" w:rsidRDefault="00653866" w:rsidP="00E616ED">
      <w:pPr>
        <w:pStyle w:val="ListParagraph"/>
        <w:numPr>
          <w:ilvl w:val="3"/>
          <w:numId w:val="6"/>
        </w:numPr>
      </w:pPr>
      <w:r>
        <w:t>The Arabic term Dhāt (Essence) was introduced by Muslim Scholars of Divinity in discussing the concept fundamental Being and Existence. The Dhāt, in their view, is synonymous with what would ordinarily be called by the “Nafs” (self) or “‘Ayn” (the thing itself). The Essence of a thing is the chief Transcendental Category that pertains to it, and Categories—as we have seen—are first Intelligibles that do not have external material Existence, although—like space, place, and time—that are more Real than materially existent things. But, in defining Essence, it is so central to the Existence of a thing that it may be regarded as “the Existent thing itself,” a point of view reflected in the Arabic word for Essence al-Dhāt or Dhāt-al-Shay’, and the same would apply to the words “Nafs” (self) or “‘Ayn” (the thing itself). Thus, Essence constitutes a “nucleus of Existence” or a “focal point of Existence.” Again, it is the core and unchanging Identity of each existent thing as itself without regard to its many changing accidents, attributes, and secondary qualities.</w:t>
      </w:r>
    </w:p>
    <w:p w14:paraId="68F80DB3" w14:textId="77777777" w:rsidR="00653866" w:rsidRDefault="00653866" w:rsidP="67D65C16">
      <w:pPr>
        <w:pStyle w:val="ListParagraph"/>
        <w:ind w:left="360"/>
      </w:pPr>
    </w:p>
    <w:p w14:paraId="0F327D8C" w14:textId="77777777" w:rsidR="00653866" w:rsidRDefault="00653866" w:rsidP="00E616ED">
      <w:pPr>
        <w:pStyle w:val="ListParagraph"/>
        <w:numPr>
          <w:ilvl w:val="3"/>
          <w:numId w:val="6"/>
        </w:numPr>
      </w:pPr>
      <w:r>
        <w:t>Essence is the Principle of synthesis in things that brings all of their accidents, attributes, and qualities together, which belong to that entity and make it what it is. In the Akbarian Tradition, Essences are rooted in the Divine Architypes, which makes them “Exemplarist” and not “Immanentist.” It is equally valid to say in a similar vein, however, that for Plato, his Archetypical Ideas were also Essences. In this regard, Plato gave expression chiefly to the Transcendent aspect of Essence, while Aristotelianism inverted this perspective by making Essences “immanent” in things and not Archetypal. Thus, the Platonic Ideas were purely qualitative and are not quantitative in the ordinary sense of the word. In the light of this view of Transcendent Essence as a supreme Category, the true explanation of things—and the root of all Intelligibility—must be sought, not on the material or horizontal level, but on the vertical of Essential side. Thus, in terms of the metaphor of verticality, explanation must proceed from Essence, which is to say from above downwards and not from below upwards.</w:t>
      </w:r>
    </w:p>
    <w:p w14:paraId="1F071E75" w14:textId="77777777" w:rsidR="00653866" w:rsidRDefault="00653866" w:rsidP="67D65C16">
      <w:pPr>
        <w:pStyle w:val="ListParagraph"/>
        <w:ind w:left="360"/>
      </w:pPr>
    </w:p>
    <w:p w14:paraId="6F2823A0" w14:textId="77777777" w:rsidR="00653866" w:rsidRDefault="00653866" w:rsidP="00E616ED">
      <w:pPr>
        <w:pStyle w:val="ListParagraph"/>
        <w:numPr>
          <w:ilvl w:val="3"/>
          <w:numId w:val="6"/>
        </w:numPr>
      </w:pPr>
      <w:r>
        <w:t xml:space="preserve">Thus, each thing’s Essence represents that thing-in-itself, and each thing’s Essence is its constant underlying Reality as opposed to its forever changing outward and inward qualities, attributes, accidents, and conditions, which make it perceptible but also—as a rule—vary greatly. Each perceptible quality, which a thing (Essence) has, may be called its accident, attribute (ṣifa), or secondary attribute. Accidents, attributes, and secondaries come and go, but Essence always remains the same. In the mirror of sound Intellect, there is a necessary link between the perceptible accidents, attributes, and secondary qualities that things exhibit and their Essential Identity, which call Essence. </w:t>
      </w:r>
    </w:p>
    <w:p w14:paraId="71EBA902" w14:textId="77777777" w:rsidR="00653866" w:rsidRDefault="00653866" w:rsidP="67D65C16">
      <w:pPr>
        <w:pStyle w:val="ListParagraph"/>
        <w:ind w:left="360"/>
      </w:pPr>
    </w:p>
    <w:p w14:paraId="78BFA38A" w14:textId="77777777" w:rsidR="00653866" w:rsidRDefault="00653866" w:rsidP="00E616ED">
      <w:pPr>
        <w:pStyle w:val="ListParagraph"/>
        <w:numPr>
          <w:ilvl w:val="3"/>
          <w:numId w:val="6"/>
        </w:numPr>
      </w:pPr>
      <w:r>
        <w:t>Thus, the Category of Essence is a manifestation of the Principle of Unity, which refers to a thing’s “primary identity, while informing and being the center of its “primary entification.” Moreover, Essence is the Principle of Unity in each thing—which makes it uniquely itself—even when Shorn of its attributes and accidental properties. Particularized entities must bear a relation to a prior Reality that constitutes their Principle of Unity and from which they derive their Distinction, Identity, and their unique share of Reality. Individuation is only Possible because there are prior degrees of Reality with their own superordinate individuation-conditions that make those things centers of Existence. Al-Sibā‘ī states that the “ultimate Reality” (Ḥaqīqa) of a thing is what makes it itself” (mā bihi yakūn al-shay’ huwa huwa). Thus, the Grand Scheme of Essences in Reality and the Cosmos pertains to the most basic of all the “ultimate Realities” (al-Ḥaqā’iq).</w:t>
      </w:r>
    </w:p>
    <w:p w14:paraId="6AF1E209" w14:textId="77777777" w:rsidR="00653866" w:rsidRDefault="00653866" w:rsidP="67D65C16">
      <w:pPr>
        <w:pStyle w:val="ListParagraph"/>
        <w:ind w:left="360"/>
      </w:pPr>
    </w:p>
    <w:p w14:paraId="5C796BAE" w14:textId="77777777" w:rsidR="00653866" w:rsidRDefault="00653866" w:rsidP="00E616ED">
      <w:pPr>
        <w:pStyle w:val="ListParagraph"/>
        <w:numPr>
          <w:ilvl w:val="3"/>
          <w:numId w:val="6"/>
        </w:numPr>
      </w:pPr>
      <w:r>
        <w:t>We grasp the Category of Essences naturally and A Priori through Intellectual Intuition and inference, and they are expressed more fully in the definitions of things and the etymologies of the words that denote them. As noted before, Jean Borella asserts that the disclosure of Essence is “an illuminative encounter with the being itself of the object.” Again, this reflects the Isomorphic Nature of Being, Reality, and thought and how they perfectly correspond to each other. Thus, Essence may also be understood as an inherent “act-of-Reality” and “act-of-Being” or as “Being manifesting itself at the level of individual Identity.” Whatever is conceived of as being or existing without an Essence is not a “veritable concept” (mafhūm haqīqī).</w:t>
      </w:r>
    </w:p>
    <w:p w14:paraId="3924C828" w14:textId="77777777" w:rsidR="00653866" w:rsidRDefault="00653866" w:rsidP="67D65C16">
      <w:pPr>
        <w:pStyle w:val="ListParagraph"/>
        <w:ind w:left="360"/>
      </w:pPr>
    </w:p>
    <w:p w14:paraId="531F671E" w14:textId="77777777" w:rsidR="00653866" w:rsidRDefault="00653866" w:rsidP="00E616ED">
      <w:pPr>
        <w:pStyle w:val="ListParagraph"/>
        <w:numPr>
          <w:ilvl w:val="3"/>
          <w:numId w:val="6"/>
        </w:numPr>
      </w:pPr>
      <w:r>
        <w:t>Essence stays the same and never changes, although outward and inward qualities (Accidents) are in continual flux. Thus, for example, a person remains the same person throughout his or her lifetime with the same identity from the time he or she is born, through childhood, adulthood, and until the end of his or her life at an advanced age. Similarly, the butterfly remains a butterfly although it passes through the thoroughly different phases of being an egg, larva, pupa, and adult. Outwardly and inwardly, this person just like the butterfly undergoes immense and, often, unrecognizable changes, yet his or her Identity remains the same. The Oneness, Distinction, and Identity of each being is rooted in its Essence.</w:t>
      </w:r>
    </w:p>
    <w:p w14:paraId="76C3D9C3" w14:textId="77777777" w:rsidR="00653866" w:rsidRDefault="00653866" w:rsidP="67D65C16">
      <w:pPr>
        <w:pStyle w:val="ListParagraph"/>
        <w:ind w:left="360"/>
      </w:pPr>
    </w:p>
    <w:p w14:paraId="5286154F" w14:textId="77777777" w:rsidR="00653866" w:rsidRDefault="00653866" w:rsidP="00E616ED">
      <w:pPr>
        <w:pStyle w:val="ListParagraph"/>
        <w:numPr>
          <w:ilvl w:val="3"/>
          <w:numId w:val="6"/>
        </w:numPr>
      </w:pPr>
      <w:r>
        <w:t>As indicated before, belief in Essence is not a Creedal obligation such that the rejection of Essence in itself does not amount to willful Disbelief (Kufr), but it is not far removed from that position and remains vulnerable to it. For, “the logical consequences of a position are corollaries of that position” (lāzim al-qawl: qawl). Thus, what applies to one position implicitly pertains to everything that flows from that position. Thus, as Ibn Taymiyya states: “A thing cannot exist without the Necessary attributes and corollaries of its Existence (Inna al-mawjūd lā yakūnu mawjūdan illā bi-wujūd lawāzimihi). This means, for example, that a physical body cannot exist without locus or substratum (maḥall)—a space that it occupies—or a place (makān) where it is located with regard to other things. Likewise, that body must be delimited limited in and enclosed by all dimensions, and it must be either being moving or still. Similarly, God in His Self-Necessity must be One, Good, True, Beautiful, and Just and characterized by all perfections, including Necessary Being and its Necessary negative and positive Attributes, which we will discuss in Volume Eleven, while the implication of any imperfection would negate His very Being.</w:t>
      </w:r>
    </w:p>
    <w:p w14:paraId="7CEC611F" w14:textId="77777777" w:rsidR="00653866" w:rsidRDefault="00653866" w:rsidP="67D65C16">
      <w:pPr>
        <w:pStyle w:val="ListParagraph"/>
        <w:ind w:left="360"/>
      </w:pPr>
    </w:p>
    <w:p w14:paraId="1356D1E8" w14:textId="77777777" w:rsidR="00653866" w:rsidRDefault="00653866" w:rsidP="00E616ED">
      <w:pPr>
        <w:pStyle w:val="ListParagraph"/>
        <w:numPr>
          <w:ilvl w:val="3"/>
          <w:numId w:val="6"/>
        </w:numPr>
      </w:pPr>
      <w:r>
        <w:t>Nevertheless, many Muslim Believers who reject Essences do not reject the Intelligibility of the world, although they also rarely understand how their rejection of Essences ultimately leads to the rejection of Intelligibility. In many if not most cases, however, those Believers who reject Essences today, do so as a result of their projecting very deeply-set and often unconscious Modernist and post-Modernist convictions into the Islamic Tradition, often without knowing that they are doing so. As we have noted, there is a question about whether or not Ibn Taymiyya rejected Essence and was a “Nominalist.” As noted, this assertion about Ibn Taymiyya is almost certainly wrong—but, the question of Ibn Taymiyya being put aside, there is hardly any other prominent Scholar in the entire Islamic Tradition who rejected Essences.</w:t>
      </w:r>
    </w:p>
    <w:p w14:paraId="04BF7D7D" w14:textId="77777777" w:rsidR="00653866" w:rsidRDefault="00653866" w:rsidP="67D65C16">
      <w:pPr>
        <w:pStyle w:val="ListParagraph"/>
        <w:ind w:left="360"/>
      </w:pPr>
    </w:p>
    <w:p w14:paraId="413DCD79" w14:textId="77777777" w:rsidR="00653866" w:rsidRDefault="00653866" w:rsidP="00E616ED">
      <w:pPr>
        <w:pStyle w:val="ListParagraph"/>
        <w:numPr>
          <w:ilvl w:val="3"/>
          <w:numId w:val="6"/>
        </w:numPr>
      </w:pPr>
      <w:r>
        <w:t xml:space="preserve">It must be emphasized that ideas have consequences, and the repudiation of Essence is a wrong and a very dangerous idea with serious consequences—most of which are not readily apparent. As we will discuss in what follows, for example, Locke’s reductionist Empiricist Epistemology led to his doctrine that Human Beings lacked utterly any access to real Essences. Of course, his Epistemology would ultimately lead to the incapacity of the Human Intellect even to know the individual particulars, which he regarded as the root of cognition. But this was not just an Epistemological failure, it was also a Moral error of the greatest magnitude. This is because, Locke’s Epistemology also meant that it was Humanly Impossible to ground Moral prescriptions in the intrinsic Nature of things or a Transcendent Moral order. Morality can only be real if there is a Moral Order, and the very fact of such an order implies a Supreme Maker who instituted that order. Lack of such access to the basic Realities of Good and Evil also inevitably spelled the descent of Modernist and post-Modernist Man into Epistemological anarchy, antinomian Moral voluntarism, and Ethical chaos, which was an issue that Locke unsuccessfully wrestled with for the remainder of his life. As stated in First Principles, that which leads to falsehood is false, and that which leads to absurdity is absurd. Similary, that which leads to anarchy, Immorality, and decadence cannot be true.  </w:t>
      </w:r>
    </w:p>
    <w:p w14:paraId="7B00631C" w14:textId="77777777" w:rsidR="00653866" w:rsidRDefault="00653866" w:rsidP="67D65C16">
      <w:pPr>
        <w:pStyle w:val="ListParagraph"/>
        <w:ind w:left="360"/>
      </w:pPr>
    </w:p>
    <w:p w14:paraId="58E7264D" w14:textId="77777777" w:rsidR="00653866" w:rsidRDefault="00653866" w:rsidP="00E616ED">
      <w:pPr>
        <w:pStyle w:val="ListParagraph"/>
        <w:numPr>
          <w:ilvl w:val="3"/>
          <w:numId w:val="6"/>
        </w:numPr>
      </w:pPr>
      <w:r>
        <w:t>Because of his rejection of objective intrinsic Hierarchies—including a Real Moral Order—Locke could only provide probabilistic and essentially self-serving arguments for the preference of one Moral course over another, which ultimately identified the ultimate Good with the “hedonistic” attainment of ultimate pleasure and protection from ultimate pain, granted by God in the Afterdeath. But Locke had doubts about the Afterlife and regarded it as only a matter of possibility with varying degrees of probability. Thus, his argument for Freedom as rational self-determination came to rest upon “possible” and “probable” assumptions, which—in terms of his Epistemology in the “way of ideas”—might easily prove to be entirely false. This weakness in Locke’s theory of Freedom is typical of the contemporary chaos in which notions of freedom are confused with voluntarist conceptions of arbitrary self-determination and “Morality,” in which there are no objective criteria. The “supreme value” would ultimately evolve as one “individual choice” per se, regardless of what is chosen—which is true of many Modernists and post-Modernists in our time.</w:t>
      </w:r>
    </w:p>
    <w:p w14:paraId="36B53EDA" w14:textId="77777777" w:rsidR="00653866" w:rsidRDefault="00653866" w:rsidP="67D65C16">
      <w:pPr>
        <w:pStyle w:val="ListParagraph"/>
        <w:ind w:left="360"/>
      </w:pPr>
    </w:p>
    <w:p w14:paraId="6238F3BB" w14:textId="77777777" w:rsidR="00653866" w:rsidRDefault="00653866" w:rsidP="00E616ED">
      <w:pPr>
        <w:pStyle w:val="ListParagraph"/>
        <w:numPr>
          <w:ilvl w:val="3"/>
          <w:numId w:val="6"/>
        </w:numPr>
      </w:pPr>
      <w:r>
        <w:t xml:space="preserve">Again, regarding obligatory Creedal Belief in Islam, it is required to affirm the Intelligibility of the World in the sense that the World is objectively knowable and serves as a Sign of God, which is repeatedly affirmed in the Qur’ānic Revelation. Metaphysically, Philosophically, Logically, and Ontologically, the Intelligibility of Creation is a function of affirming “Essence” and the unique quality of “Unified Essence” in all Beings, Existent things, and anything conceivable as an Existent thing. But this matter is highly subtle and not easy for all Minds to grasp. </w:t>
      </w:r>
    </w:p>
    <w:p w14:paraId="3DEB322A" w14:textId="77777777" w:rsidR="00653866" w:rsidRDefault="00653866" w:rsidP="67D65C16">
      <w:pPr>
        <w:pStyle w:val="ListParagraph"/>
        <w:ind w:left="360"/>
      </w:pPr>
    </w:p>
    <w:p w14:paraId="02F037F3" w14:textId="77777777" w:rsidR="00653866" w:rsidRDefault="00653866" w:rsidP="00E616ED">
      <w:pPr>
        <w:pStyle w:val="ListParagraph"/>
        <w:numPr>
          <w:ilvl w:val="3"/>
          <w:numId w:val="6"/>
        </w:numPr>
      </w:pPr>
      <w:r>
        <w:t>For one cannot disbelieve in Essences—construed in their broadest sense as the determinate Ontological substratum that renders a distinct world possible and everything in it—without undercutting the actuality of the Unities, Distinctions, and Identities of imperceptible Beings and Truths and the perceptible entities in the World, not to mention the meaning to the World of multiplicity and “other-than-One” as a whole. Thus, al-Imām Abū-Mu‘īn al-Nasafī begins his famous Creedal text—Al-‘Aqā’id al-Nasafiyya (The Creedal Statements of al-Nasafī) by saying:</w:t>
      </w:r>
    </w:p>
    <w:p w14:paraId="549F0BB7" w14:textId="77777777" w:rsidR="00653866" w:rsidRDefault="00653866" w:rsidP="67D65C16">
      <w:pPr>
        <w:pStyle w:val="ListParagraph"/>
        <w:ind w:left="360"/>
      </w:pPr>
    </w:p>
    <w:p w14:paraId="74914C4A" w14:textId="77777777" w:rsidR="00653866" w:rsidRDefault="00653866" w:rsidP="00E616ED">
      <w:pPr>
        <w:pStyle w:val="ListParagraph"/>
        <w:numPr>
          <w:ilvl w:val="3"/>
          <w:numId w:val="6"/>
        </w:numPr>
      </w:pPr>
      <w:r>
        <w:t>The Ultimate Realities [Identities and Essences] of things are fixed, and the knowledge of them has been firmly established [in proof] in contrast to the Sophists” (ḥaqā’iq al-ashyā’ thābita, wa al-‘ilm bihā mutaḥaqqiq khilāfan li-al-Sufusṭā’iyya’).</w:t>
      </w:r>
    </w:p>
    <w:p w14:paraId="01467464" w14:textId="103D7E32" w:rsidR="00653866" w:rsidRDefault="00653866" w:rsidP="67D65C16">
      <w:pPr>
        <w:pStyle w:val="ListParagraph"/>
        <w:ind w:left="360"/>
      </w:pPr>
    </w:p>
    <w:p w14:paraId="06EBC57F" w14:textId="77777777" w:rsidR="00653866" w:rsidRDefault="00653866" w:rsidP="00E616ED">
      <w:pPr>
        <w:pStyle w:val="ListParagraph"/>
        <w:numPr>
          <w:ilvl w:val="3"/>
          <w:numId w:val="6"/>
        </w:numPr>
      </w:pPr>
      <w:r>
        <w:t xml:space="preserve">Al-Nasafī’s expression emphasizes that our knowledge of Essences is clearly and indubitably established (mutaḥaqqiq) in the mirror of sound Intellect, which is so well-known that it is only challenged by the small minority of Sophists, who do not believe in substantial Realities and Truths in the first place. This knowledge is Principial and thus worthy of being the first lines of al-Nasafī’s Creedal text, for, if no Essences or fixed Realities were established at the root of all things as they are themselves, the Possibility of an objectively knowable World would wither away into sheer Impossibility, and when the objectively knowable World becomes out of the question, then the knowledge of God Himself and the truth of Revelation are also rendered unattainable. </w:t>
      </w:r>
    </w:p>
    <w:p w14:paraId="1E045036" w14:textId="77777777" w:rsidR="00653866" w:rsidRDefault="00653866" w:rsidP="67D65C16">
      <w:pPr>
        <w:pStyle w:val="ListParagraph"/>
        <w:ind w:left="360"/>
      </w:pPr>
    </w:p>
    <w:p w14:paraId="2685FA01" w14:textId="77777777" w:rsidR="00653866" w:rsidRDefault="00653866" w:rsidP="00E616ED">
      <w:pPr>
        <w:pStyle w:val="ListParagraph"/>
        <w:numPr>
          <w:ilvl w:val="3"/>
          <w:numId w:val="6"/>
        </w:numPr>
      </w:pPr>
      <w:r>
        <w:t>Regarding the subtly of Essence, however, once belief in Essence has been affirmed other questions arise about “where” and “how” Essences exist. Moreover, it is difficult to discover and define the true Essences of things, and, if we affirm Essences, are they “inherent” in Beings and things themselves, which is an “immanent” view of Essence and is consistent with Aristotelianism and “Immanentist” Kalām, or are they “Archetypal” and “Exemplarist,” being rooted in the World of the Names and Attributes of God and the Archetypes, which is a characteristically Platonic and Akbarian position, just as it is true of the Corrective Tradition—Madhhab al-Taḥqīq.</w:t>
      </w:r>
    </w:p>
    <w:p w14:paraId="7CD4B40A" w14:textId="77777777" w:rsidR="00653866" w:rsidRDefault="00653866" w:rsidP="67D65C16">
      <w:pPr>
        <w:pStyle w:val="ListParagraph"/>
        <w:ind w:left="360"/>
      </w:pPr>
    </w:p>
    <w:p w14:paraId="070BEA9F" w14:textId="77777777" w:rsidR="00653866" w:rsidRDefault="00653866" w:rsidP="00E616ED">
      <w:pPr>
        <w:pStyle w:val="ListParagraph"/>
        <w:numPr>
          <w:ilvl w:val="3"/>
          <w:numId w:val="6"/>
        </w:numPr>
      </w:pPr>
      <w:r>
        <w:t>Repudiation of Belief in Essences as well as First Principles and independent A Priori Truths is one of the characteristics of Early Modern, Modernist, and post-Modernist thought in the West. Since the eleventh/seventeenth century and the time of Galileo, Descartes, and John Locke, the West has entered an age that rejects Essence and affirms “concretism” in its place, which focuses only on the outward attributes and accidents of things as if they were those things themselves. This rejection of Essence did not begin with these figures, however, but may be traced back to the so-called “Nominalism” of the High Middle Ages. and it has been one of the most decisive developments in Western thought. In the West, the disavowal of Essence would then be magnified by the bifurcationist Epistemology of Descartes, which we will discuss in Volume Eight, and which divided the World into cognitive subjects and perceived objects in extended space, which relegated all perceptible qualities—not to the outward manifestations of Essence—but to the psychological “constructions” of the Mind in the subjective domain of cognition. Nevertheless, “Essence” remained the working method (modus operandi) of the Sciences for centuries, although Modernist Science was almost exclusively concerned with studying the outward quantitative aspects of Reality. During the first quarter of the fourteenth/twentieth century, however, Essence was finally “exorcised” from Western study of the physical Universe as well, so that Sir Arthur Eddington could validly assert that: “The concept of substance—[that is, immanentist Essence]—has disappeared from fundamental physics.”</w:t>
      </w:r>
    </w:p>
    <w:p w14:paraId="6F347EBF" w14:textId="77777777" w:rsidR="00653866" w:rsidRDefault="00653866" w:rsidP="67D65C16">
      <w:pPr>
        <w:pStyle w:val="ListParagraph"/>
        <w:ind w:left="360"/>
      </w:pPr>
    </w:p>
    <w:p w14:paraId="4BEF4CF0" w14:textId="77777777" w:rsidR="00653866" w:rsidRDefault="00653866" w:rsidP="00E616ED">
      <w:pPr>
        <w:pStyle w:val="ListParagraph"/>
        <w:numPr>
          <w:ilvl w:val="3"/>
          <w:numId w:val="6"/>
        </w:numPr>
      </w:pPr>
      <w:r>
        <w:t xml:space="preserve">Proof of Essence is not an easy matter. But it is certainly no easier to prove the absence of Essence, which runs against the Intellect’s first intuitions and A Priori cognitions. Locke is known for his “way of ideas,” which redefined Rationality by making the Intellect subordinate to the empirical particular that it perceives. His “way of ideas” also rejected innate ideas and denied the Possibility of the knowledge of real Essences and extramental entities. Moreover, this denial of Essence—as is demonstrated in the ultimate failure of Locke’s so-called “way of ideas” to produce any ideas that actual “know anything” or can “grasp ultimate realities”—necessarily lead to the rejection of the Intelligibility of the World and, by that, the denial of Essence constitutes the codification of unintelligence, which is also a manifest proof of the invalidity of the rejection of Essence. For that which leads to the absurd is absurd. </w:t>
      </w:r>
    </w:p>
    <w:p w14:paraId="40F97CCC" w14:textId="77777777" w:rsidR="00FD1A33" w:rsidRPr="00653866" w:rsidRDefault="00FD1A33" w:rsidP="00653866">
      <w:pPr>
        <w:pStyle w:val="ListParagraph"/>
        <w:ind w:left="360"/>
      </w:pPr>
    </w:p>
    <w:p w14:paraId="3E35843D" w14:textId="77777777" w:rsidR="00FD1A33" w:rsidRDefault="00FD1A33" w:rsidP="00E616ED">
      <w:pPr>
        <w:pStyle w:val="Heading4"/>
        <w:numPr>
          <w:ilvl w:val="0"/>
          <w:numId w:val="6"/>
        </w:numPr>
        <w:rPr>
          <w:rFonts w:asciiTheme="majorBidi" w:eastAsiaTheme="minorHAnsi" w:hAnsiTheme="majorBidi"/>
          <w:b/>
          <w:bCs/>
          <w:color w:val="C00000"/>
          <w:sz w:val="28"/>
          <w:szCs w:val="28"/>
        </w:rPr>
      </w:pPr>
      <w:r w:rsidRPr="67D65C16">
        <w:rPr>
          <w:rFonts w:asciiTheme="majorBidi" w:eastAsiaTheme="minorEastAsia" w:hAnsiTheme="majorBidi"/>
          <w:b/>
          <w:bCs/>
          <w:color w:val="C00000"/>
          <w:sz w:val="28"/>
          <w:szCs w:val="28"/>
        </w:rPr>
        <w:t xml:space="preserve"> Intellect (al-‘Aql)</w:t>
      </w:r>
    </w:p>
    <w:p w14:paraId="6E8DD01A" w14:textId="77777777" w:rsidR="00C20C93" w:rsidRPr="00C20C93" w:rsidRDefault="00DEC1B0" w:rsidP="67D65C16">
      <w:pPr>
        <w:ind w:left="810"/>
        <w:rPr>
          <w:rFonts w:asciiTheme="majorBidi" w:eastAsiaTheme="minorEastAsia" w:hAnsiTheme="majorBidi" w:cstheme="majorBidi"/>
          <w:b/>
          <w:bCs/>
          <w:i/>
          <w:iCs/>
        </w:rPr>
      </w:pPr>
      <w:r w:rsidRPr="67D65C16">
        <w:rPr>
          <w:rFonts w:asciiTheme="majorBidi" w:eastAsiaTheme="minorEastAsia" w:hAnsiTheme="majorBidi" w:cstheme="majorBidi"/>
          <w:b/>
          <w:bCs/>
          <w:i/>
          <w:iCs/>
        </w:rPr>
        <w:t>Virtue &amp; Holistic Intellect versus the Modern Cult of Genius</w:t>
      </w:r>
    </w:p>
    <w:p w14:paraId="5DD51CDB" w14:textId="121A0197" w:rsidR="00C20C93" w:rsidRPr="00C20C93" w:rsidRDefault="00DEC1B0" w:rsidP="5C1B0047">
      <w:pPr>
        <w:ind w:left="810"/>
        <w:rPr>
          <w:b/>
          <w:bCs/>
          <w:i/>
          <w:iCs/>
        </w:rPr>
      </w:pPr>
      <w:r w:rsidRPr="5C1B0047">
        <w:rPr>
          <w:rFonts w:asciiTheme="majorBidi" w:hAnsiTheme="majorBidi" w:cstheme="majorBidi"/>
          <w:b/>
          <w:bCs/>
          <w:i/>
          <w:iCs/>
        </w:rPr>
        <w:t>The Intellect</w:t>
      </w:r>
      <w:commentRangeStart w:id="47"/>
      <w:r w:rsidR="00C20C93" w:rsidRPr="5C1B0047">
        <w:rPr>
          <w:rStyle w:val="FootnoteReference"/>
          <w:rFonts w:asciiTheme="majorBidi" w:hAnsiTheme="majorBidi" w:cstheme="majorBidi"/>
          <w:b/>
          <w:bCs/>
          <w:i/>
          <w:iCs/>
        </w:rPr>
        <w:footnoteReference w:id="16"/>
      </w:r>
      <w:commentRangeEnd w:id="47"/>
      <w:r w:rsidR="00C20C93" w:rsidRPr="5C1B0047">
        <w:rPr>
          <w:rStyle w:val="CommentReference"/>
          <w:rFonts w:asciiTheme="majorBidi" w:hAnsiTheme="majorBidi" w:cstheme="majorBidi"/>
          <w:b/>
          <w:bCs/>
          <w:i/>
          <w:iCs/>
          <w:sz w:val="24"/>
          <w:szCs w:val="24"/>
        </w:rPr>
        <w:commentReference w:id="47"/>
      </w:r>
      <w:r w:rsidRPr="5C1B0047">
        <w:rPr>
          <w:rFonts w:asciiTheme="majorBidi" w:hAnsiTheme="majorBidi" w:cstheme="majorBidi"/>
          <w:b/>
          <w:bCs/>
          <w:i/>
          <w:iCs/>
        </w:rPr>
        <w:t xml:space="preserve"> (al-‘Aql</w:t>
      </w:r>
      <w:r w:rsidR="3BFABCF7" w:rsidRPr="5C1B0047">
        <w:rPr>
          <w:rFonts w:asciiTheme="majorBidi" w:hAnsiTheme="majorBidi" w:cstheme="majorBidi"/>
          <w:b/>
          <w:bCs/>
          <w:i/>
          <w:iCs/>
        </w:rPr>
        <w:t xml:space="preserve">) &amp; </w:t>
      </w:r>
      <w:r w:rsidRPr="5C1B0047">
        <w:rPr>
          <w:b/>
          <w:bCs/>
          <w:i/>
          <w:iCs/>
        </w:rPr>
        <w:t>Intellect</w:t>
      </w:r>
      <w:r w:rsidR="00C20C93" w:rsidRPr="5C1B0047">
        <w:rPr>
          <w:rStyle w:val="FootnoteReference"/>
          <w:rFonts w:asciiTheme="majorBidi" w:hAnsiTheme="majorBidi" w:cstheme="majorBidi"/>
          <w:b/>
          <w:bCs/>
          <w:i/>
          <w:iCs/>
        </w:rPr>
        <w:footnoteReference w:id="17"/>
      </w:r>
    </w:p>
    <w:p w14:paraId="4FEDD382" w14:textId="77777777" w:rsidR="00C20C93" w:rsidRPr="00C20C93" w:rsidRDefault="00DEC1B0" w:rsidP="67D65C16">
      <w:pPr>
        <w:ind w:left="810"/>
        <w:rPr>
          <w:rFonts w:asciiTheme="majorBidi" w:eastAsiaTheme="minorEastAsia" w:hAnsiTheme="majorBidi" w:cstheme="majorBidi"/>
          <w:b/>
          <w:bCs/>
          <w:i/>
          <w:iCs/>
        </w:rPr>
      </w:pPr>
      <w:r w:rsidRPr="67D65C16">
        <w:rPr>
          <w:rFonts w:asciiTheme="majorBidi" w:eastAsiaTheme="minorEastAsia" w:hAnsiTheme="majorBidi" w:cstheme="majorBidi"/>
          <w:b/>
          <w:bCs/>
          <w:i/>
          <w:iCs/>
        </w:rPr>
        <w:t>Denial of Intellect Renders Existence Unrecognizable</w:t>
      </w:r>
    </w:p>
    <w:p w14:paraId="79AA420C" w14:textId="77777777" w:rsidR="00C20C93" w:rsidRPr="00C20C93" w:rsidRDefault="00DEC1B0" w:rsidP="67D65C16">
      <w:pPr>
        <w:ind w:left="810"/>
        <w:rPr>
          <w:rFonts w:asciiTheme="majorBidi" w:eastAsiaTheme="minorEastAsia" w:hAnsiTheme="majorBidi" w:cstheme="majorBidi"/>
          <w:b/>
          <w:bCs/>
          <w:i/>
          <w:iCs/>
        </w:rPr>
      </w:pPr>
      <w:r w:rsidRPr="67D65C16">
        <w:rPr>
          <w:rFonts w:asciiTheme="majorBidi" w:eastAsiaTheme="minorEastAsia" w:hAnsiTheme="majorBidi" w:cstheme="majorBidi"/>
          <w:b/>
          <w:bCs/>
          <w:i/>
          <w:iCs/>
        </w:rPr>
        <w:t>Primacy of Immediate Knowledge</w:t>
      </w:r>
    </w:p>
    <w:p w14:paraId="10EEDC96" w14:textId="72C86B18" w:rsidR="00C20C93" w:rsidRPr="00C20C93" w:rsidRDefault="00C20C93" w:rsidP="00C20C93">
      <w:pPr>
        <w:rPr>
          <w:rFonts w:eastAsiaTheme="minorEastAsia"/>
        </w:rPr>
      </w:pPr>
    </w:p>
    <w:p w14:paraId="137FAD6F" w14:textId="150CFB8F" w:rsidR="00B54167" w:rsidRPr="00B54167" w:rsidRDefault="00B54167" w:rsidP="00E616ED">
      <w:pPr>
        <w:pStyle w:val="ListParagraph"/>
        <w:numPr>
          <w:ilvl w:val="3"/>
          <w:numId w:val="6"/>
        </w:numPr>
        <w:rPr>
          <w:rFonts w:eastAsiaTheme="minorHAnsi"/>
        </w:rPr>
      </w:pPr>
      <w:r w:rsidRPr="00B54167">
        <w:rPr>
          <w:rFonts w:eastAsiaTheme="minorHAnsi"/>
        </w:rPr>
        <w:t xml:space="preserve">The Intellect (Arabic: al-‘Aql) will be discussed more fully in Book Five of Volume Six. It is, however, an essential source of the discursive Science of Divinity and the Divine Science as it later developed, because they constitute religious understandings based upon Revelation, rational thought proceeding from the Intellect, and the analysis of sound empirical experience. In this interrelationship of sources, Intellect, guided by First Principles and working under the aegis of Revelation, is the great universalizer, and—in fulfilling its role—the Intellect shows itself to be the standing Proof of God (Ḥujjat-Allāh) among Rational Beings. It not only guides the believer in this unique field of knowledge—where its knowledge is its practice, and its practice is its knowledge—but it opens the gates of Reason-based guidance for other Human Beings as well. </w:t>
      </w:r>
    </w:p>
    <w:p w14:paraId="242D34F2" w14:textId="77777777" w:rsidR="00B54167" w:rsidRPr="00B54167" w:rsidRDefault="00B54167" w:rsidP="7BECAD02">
      <w:pPr>
        <w:pStyle w:val="ListParagraph"/>
        <w:ind w:left="360"/>
        <w:rPr>
          <w:rFonts w:eastAsiaTheme="minorEastAsia"/>
        </w:rPr>
      </w:pPr>
    </w:p>
    <w:p w14:paraId="7554F589" w14:textId="77777777" w:rsidR="00B54167" w:rsidRPr="00B54167" w:rsidRDefault="00B54167" w:rsidP="00E616ED">
      <w:pPr>
        <w:pStyle w:val="ListParagraph"/>
        <w:numPr>
          <w:ilvl w:val="3"/>
          <w:numId w:val="6"/>
        </w:numPr>
        <w:rPr>
          <w:rFonts w:eastAsiaTheme="minorHAnsi"/>
        </w:rPr>
      </w:pPr>
      <w:r w:rsidRPr="00B54167">
        <w:rPr>
          <w:rFonts w:eastAsiaTheme="minorHAnsi"/>
        </w:rPr>
        <w:t>Of all the modes of human perception (al-idrākāt), Intellect belongs to the highest and most noble, followed in order by the five internal faculties—of which we will speak shortly—and then the five outward senses (al-ḥiss), as interpreted by the five inner faculties. Discursive Intellect employs First Principles, innate concepts, and authentic information. It organizes premises, constructs syllogisms, and discerns what is Conceptually Necessary, Possible, and Impossible. The active Intellect’s unique capacity to grasp First Principles—independent as they are of experience and data—and intuitive A Priori Truths  allows it to work with its premises, process information, and arrive at sound conclusions. Of all these channels of consciousness, in al-Ghazālī’s view, Intellect and its powers of Rational thought have the ability to perceive and grasp “spiritual realities” (al-ashyā’ al-rūḥāniyya). In this regard, al-Ghazālī classifies the Intellect as a gradation of Light, which illuminates reality, can perceive the Infinite, and—from the very beginning—has the ability to distinguish between Self and non-Self, giving it the foundation of consciousness. In light of this special aptitude, he observes further, the Intellect has many different cognitive and moral functions, among which is for the Intellect to be an essential servant of the discursive science of Divinity. For, in the end, it is the Intellect in all its various capacities that enables the believer to grasp the Ultimate Realities (Ḥaqā’iq) of things as they truly are—including Revelation. Our inherent Rationality is essential to understanding the sciences of the Intellect (al-‘aqliyyāt). The truths of the Intellect can never be incompatible with the Qur’ān and Sunna, but, at the same time, the truths of the Qur’ān and Sunna can never be unreasonable in the mirror of the Intellect. Thus, the Intellect naturally plays a mediating role for all truths—but up to a point—since it is the passivity of the Intellect—which will be discussed shortly—that ensures the higher grades of cognition.</w:t>
      </w:r>
    </w:p>
    <w:p w14:paraId="575C8FDD" w14:textId="77777777" w:rsidR="00B54167" w:rsidRPr="00B54167" w:rsidRDefault="00B54167" w:rsidP="7BECAD02">
      <w:pPr>
        <w:pStyle w:val="ListParagraph"/>
        <w:ind w:left="360"/>
        <w:rPr>
          <w:rFonts w:eastAsiaTheme="minorEastAsia"/>
        </w:rPr>
      </w:pPr>
    </w:p>
    <w:p w14:paraId="1507FE4F" w14:textId="77777777" w:rsidR="00B54167" w:rsidRPr="00B54167" w:rsidRDefault="00B54167" w:rsidP="00E616ED">
      <w:pPr>
        <w:pStyle w:val="ListParagraph"/>
        <w:numPr>
          <w:ilvl w:val="3"/>
          <w:numId w:val="6"/>
        </w:numPr>
        <w:rPr>
          <w:rFonts w:eastAsiaTheme="minorHAnsi"/>
        </w:rPr>
      </w:pPr>
      <w:r w:rsidRPr="00B54167">
        <w:rPr>
          <w:rFonts w:eastAsiaTheme="minorHAnsi"/>
        </w:rPr>
        <w:t xml:space="preserve">But despite the greatness of Intellect and our dependence upon it, al-Imām al-Ghazālī warns that it will constitute God’s conclusive argument (Ḥujjat-Allāh) against Humanity on the Day of Judgment. For some are guided by it, but, by it, so many others are misguided. Thus, it is necessary to understand correctly both the powers and limitations of the Intellect and to use it properly. As a source of discursive Divinity in Islam, the human Intellect does not work in autonomy.  Rather, it must operate—as we have frequently noted—in symbiosis with all the other sources of the Divine Science, especially Revelation. It is by functioning in this manner that Divinity reasoning works “under the rubric of Islam,” and, indeed, it is only to the degree that it does this successfully that the Divine Science is able to thrive. </w:t>
      </w:r>
    </w:p>
    <w:p w14:paraId="6EB3DB30" w14:textId="77777777" w:rsidR="00B54167" w:rsidRPr="00B54167" w:rsidRDefault="00B54167" w:rsidP="7BECAD02">
      <w:pPr>
        <w:pStyle w:val="ListParagraph"/>
        <w:ind w:left="360"/>
        <w:rPr>
          <w:rFonts w:eastAsiaTheme="minorEastAsia"/>
        </w:rPr>
      </w:pPr>
    </w:p>
    <w:p w14:paraId="04ECAD03" w14:textId="77777777" w:rsidR="00B54167" w:rsidRPr="00B54167" w:rsidRDefault="00B54167" w:rsidP="00E616ED">
      <w:pPr>
        <w:pStyle w:val="ListParagraph"/>
        <w:numPr>
          <w:ilvl w:val="3"/>
          <w:numId w:val="6"/>
        </w:numPr>
        <w:rPr>
          <w:rFonts w:eastAsiaTheme="minorHAnsi"/>
        </w:rPr>
      </w:pPr>
      <w:r w:rsidRPr="00B54167">
        <w:rPr>
          <w:rFonts w:eastAsiaTheme="minorHAnsi"/>
        </w:rPr>
        <w:t xml:space="preserve">Al-Imām al-Māturīdī notes that the Qur’ān continually calls upon Human Beings to use their Intellects, which establishes beyond doubt that the sound Intellect guides to the truth and makes the path of guidance clear. Like his fellow Islamic Scholars of Divinity, al-Māturīdī holds that the Intellect is a primary necessity even for evaluating Revelation itself because of its unique ability to distinguish between the truth—the light of which it sees clearly—and falsehood—the darkness which it distinctly discerns.  Similarly, the later Scholar of Divinity Ibn Ḥamdūn states that the intellect is essential to the validity of both Revealed teachings and all sound judgments that we arrive at through customary experience. Thus, ultimately, the true judge is the Intellect itself, which—he reminds us—is the basis of Moral Agency (al-Taklīf). Thus, in all cases, Intellect is of paramount importance, because no sound knowledge is possible without it—not even of Prophetic Revelation. </w:t>
      </w:r>
    </w:p>
    <w:p w14:paraId="103F6229" w14:textId="69EB1E53" w:rsidR="00B54167" w:rsidRPr="00B54167" w:rsidRDefault="00B54167" w:rsidP="7BECAD02">
      <w:pPr>
        <w:pStyle w:val="ListParagraph"/>
        <w:ind w:left="360"/>
        <w:rPr>
          <w:rFonts w:eastAsiaTheme="minorEastAsia"/>
        </w:rPr>
      </w:pPr>
    </w:p>
    <w:p w14:paraId="6AA57391" w14:textId="77777777" w:rsidR="00B54167" w:rsidRPr="00B54167" w:rsidRDefault="00B54167" w:rsidP="00E616ED">
      <w:pPr>
        <w:pStyle w:val="ListParagraph"/>
        <w:numPr>
          <w:ilvl w:val="3"/>
          <w:numId w:val="6"/>
        </w:numPr>
        <w:rPr>
          <w:rFonts w:eastAsiaTheme="minorHAnsi"/>
        </w:rPr>
      </w:pPr>
      <w:r w:rsidRPr="00B54167">
        <w:rPr>
          <w:rFonts w:eastAsiaTheme="minorHAnsi"/>
        </w:rPr>
        <w:t xml:space="preserve">Active Intellect &amp; Passive Intellect </w:t>
      </w:r>
    </w:p>
    <w:p w14:paraId="684F761D" w14:textId="77777777" w:rsidR="00B54167" w:rsidRPr="00B54167" w:rsidRDefault="00B54167" w:rsidP="7BECAD02">
      <w:pPr>
        <w:pStyle w:val="ListParagraph"/>
        <w:ind w:left="360"/>
        <w:rPr>
          <w:rFonts w:eastAsiaTheme="minorEastAsia"/>
        </w:rPr>
      </w:pPr>
      <w:r w:rsidRPr="7BECAD02">
        <w:rPr>
          <w:rFonts w:eastAsiaTheme="minorEastAsia"/>
        </w:rPr>
        <w:t xml:space="preserve">The primary mode of “discursive” reasoning in‘Ilm al-Kalām utilizes the “Active Intellect” (al-‘Aql al-Fi‘lī), which is the Intellect engaged “in the mode of discursive thought” under the direction of Revelation. The Active Intellect contrasts with the “Passive Intellect” (al-‘Aql al-Infi‘ālī), which is fundamentally a product of Spiritual Unveiling, and stands for the Intellect in the mode of being utterly subordinate and receptive (al-‘aql min ḥayth huwa qābil) in subservience to Revelation and sound Spiritual illuminations, most notably Spiritual Unveiling (al-Kashf).  In speaking of the discursive Reasoning of the Dialectical Scholars of Divinity (al-Mutakallimīn), Ibn al-‘Arabī observes: </w:t>
      </w:r>
    </w:p>
    <w:p w14:paraId="4B731AB7" w14:textId="77777777" w:rsidR="00B54167" w:rsidRPr="00B54167" w:rsidRDefault="00B54167" w:rsidP="7BECAD02">
      <w:pPr>
        <w:pStyle w:val="ListParagraph"/>
        <w:ind w:left="360"/>
        <w:rPr>
          <w:rFonts w:eastAsiaTheme="minorEastAsia"/>
        </w:rPr>
      </w:pPr>
    </w:p>
    <w:p w14:paraId="19D4B2B4" w14:textId="77777777" w:rsidR="00B54167" w:rsidRPr="00B54167" w:rsidRDefault="00B54167" w:rsidP="00E616ED">
      <w:pPr>
        <w:pStyle w:val="ListParagraph"/>
        <w:numPr>
          <w:ilvl w:val="3"/>
          <w:numId w:val="6"/>
        </w:numPr>
        <w:rPr>
          <w:rFonts w:eastAsiaTheme="minorHAnsi"/>
        </w:rPr>
      </w:pPr>
      <w:r w:rsidRPr="00B54167">
        <w:rPr>
          <w:rFonts w:eastAsiaTheme="minorHAnsi"/>
        </w:rPr>
        <w:t>Intellects have a limit, at which they must come to a halt in so far as they are discursive (min ḥayth hiya mutafakkira), but not in so far as they are receptive (min ḥayth hiya qābila).</w:t>
      </w:r>
    </w:p>
    <w:p w14:paraId="0FD85D2A" w14:textId="77777777" w:rsidR="00B54167" w:rsidRPr="00B54167" w:rsidRDefault="00B54167" w:rsidP="7BECAD02">
      <w:pPr>
        <w:pStyle w:val="ListParagraph"/>
        <w:ind w:left="360"/>
        <w:rPr>
          <w:rFonts w:eastAsiaTheme="minorEastAsia"/>
        </w:rPr>
      </w:pPr>
    </w:p>
    <w:p w14:paraId="7A7AC974" w14:textId="77777777" w:rsidR="00B54167" w:rsidRPr="00B54167" w:rsidRDefault="00B54167" w:rsidP="00E616ED">
      <w:pPr>
        <w:pStyle w:val="ListParagraph"/>
        <w:numPr>
          <w:ilvl w:val="3"/>
          <w:numId w:val="6"/>
        </w:numPr>
        <w:rPr>
          <w:rFonts w:eastAsiaTheme="minorHAnsi"/>
        </w:rPr>
      </w:pPr>
      <w:r w:rsidRPr="00B54167">
        <w:rPr>
          <w:rFonts w:eastAsiaTheme="minorHAnsi"/>
        </w:rPr>
        <w:t xml:space="preserve">By this statement, he asserts that the Active Intellect of discursive Divinity is able to demonstrate the validity of the fundamental Articles of faith such as God’s Oneness, His Necessary Being, the infallibility of the Divine Messengers, the role of Revelation, and the reasonability of God’s promises as relating to the Hereafter. But the Active Intellect has limitations that impede its full understanding of the Ultimate Truths (al-Ḥaqā’iq) provided by the very Revelation it has proven to be valid, especially as regarding actual Realities pertaining to God and the Spiritual Domain (al-Malakūt). Sometimes, failure to acknowledge such limitations on the part of the Discursive Scholars has even led them to denying certain Truths altogether on the basis of presumed discursive “proofs” of their apparent Conceptual Impossibility. </w:t>
      </w:r>
    </w:p>
    <w:p w14:paraId="538F65FE" w14:textId="77777777" w:rsidR="00B54167" w:rsidRPr="00B54167" w:rsidRDefault="00B54167" w:rsidP="7BECAD02">
      <w:pPr>
        <w:pStyle w:val="ListParagraph"/>
        <w:ind w:left="360"/>
        <w:rPr>
          <w:rFonts w:eastAsiaTheme="minorEastAsia"/>
        </w:rPr>
      </w:pPr>
    </w:p>
    <w:p w14:paraId="3F48AF0B" w14:textId="77777777" w:rsidR="00B54167" w:rsidRPr="00B54167" w:rsidRDefault="00B54167" w:rsidP="00E616ED">
      <w:pPr>
        <w:pStyle w:val="ListParagraph"/>
        <w:numPr>
          <w:ilvl w:val="3"/>
          <w:numId w:val="6"/>
        </w:numPr>
        <w:rPr>
          <w:rFonts w:eastAsiaTheme="minorHAnsi"/>
        </w:rPr>
      </w:pPr>
      <w:r w:rsidRPr="00B54167">
        <w:rPr>
          <w:rFonts w:eastAsiaTheme="minorHAnsi"/>
        </w:rPr>
        <w:t>Examples of the deficiency of the Active Intellect in Divinity and Metaphysical speculation are exemplified by the Mu‘tazila and their rejection of the Beatific Vision of God in the Hereafter as well as numerous other mistakes made by their drawing false analogies between temporal and Divine Realities—such as their definition of Divine Speech as necessarily being a customary linguistic phenomenon like the Human speech we know. Similarly, the critical mistakes of the Muslim philosophers in their insistence upon the emanation of the Ten Intellects and their repudiation of the bodily resurrection are instances of the blindness of the inadequately aided Discursive or Active Intellect, when it does not observe its limits. In reality, however, the Rational “proofs” of these Scholars were not valid demonstrations at all but empty Logical forms, indicating their incapacity to grasp or prove fundamental Spiritual Realities. For the Ultimate Truths of such matters cannot be arrived at through the exercise of Active Reasoning alone, but require that it be complemented by direct Spiritual Experience (al-Ma‘rifa).</w:t>
      </w:r>
    </w:p>
    <w:p w14:paraId="627016CE" w14:textId="77777777" w:rsidR="00B54167" w:rsidRPr="00B54167" w:rsidRDefault="00B54167" w:rsidP="7BECAD02">
      <w:pPr>
        <w:pStyle w:val="ListParagraph"/>
        <w:ind w:left="360"/>
        <w:rPr>
          <w:rFonts w:eastAsiaTheme="minorEastAsia"/>
        </w:rPr>
      </w:pPr>
    </w:p>
    <w:p w14:paraId="0127C690" w14:textId="77777777" w:rsidR="00B54167" w:rsidRPr="00B54167" w:rsidRDefault="00B54167" w:rsidP="00E616ED">
      <w:pPr>
        <w:pStyle w:val="ListParagraph"/>
        <w:numPr>
          <w:ilvl w:val="3"/>
          <w:numId w:val="6"/>
        </w:numPr>
        <w:rPr>
          <w:rFonts w:eastAsiaTheme="minorHAnsi"/>
        </w:rPr>
      </w:pPr>
      <w:r w:rsidRPr="00B54167">
        <w:rPr>
          <w:rFonts w:eastAsiaTheme="minorHAnsi"/>
        </w:rPr>
        <w:t>The difference in capacities between the Active Discursive Intellect (al-‘Aql min ḥayth huwa mutafakkir) and the Receptive or Passive Intellect (al-‘Aql min ḥayth huwa qābil) also demonstrates the inadequacy of “Pure” Reason as conceived of by Kant and similar Early Modern Philosophers. But the proper combination of the two—the Active and Passive Intellects—has firmly established in the history of the Divine Science and the Corrective Tradition that Islamic thought about Divinity and Metaphysics are capable of accessing the greatest transcendent truths, which are inaccessible to the Active Intellect alone. This enhanced capacity of the Intellect is not limited to Revelation alone but also encompasses its receptivity to all possible types of knowledge, sense experience, secular science, and so forth in addition to Revealed teachings—especially when the Passive Intellect is working with the assistance of sound Spiritual Unveiling (al-Kashf).</w:t>
      </w:r>
    </w:p>
    <w:p w14:paraId="232CB6B5" w14:textId="7271D6E5" w:rsidR="00B54167" w:rsidRPr="00B54167" w:rsidRDefault="00B54167" w:rsidP="00B54167">
      <w:pPr>
        <w:pStyle w:val="ListParagraph"/>
        <w:ind w:left="360"/>
        <w:rPr>
          <w:rFonts w:eastAsiaTheme="minorHAnsi"/>
        </w:rPr>
      </w:pPr>
    </w:p>
    <w:p w14:paraId="0D56C8E0" w14:textId="77777777" w:rsidR="00A932FF" w:rsidRPr="008D36B3" w:rsidRDefault="00A932FF" w:rsidP="00FD1A33">
      <w:pPr>
        <w:ind w:left="810"/>
        <w:rPr>
          <w:rFonts w:asciiTheme="majorBidi" w:eastAsiaTheme="minorHAnsi" w:hAnsiTheme="majorBidi" w:cstheme="majorBidi"/>
          <w:b/>
          <w:bCs/>
          <w:i/>
          <w:iCs/>
        </w:rPr>
      </w:pPr>
    </w:p>
    <w:p w14:paraId="63E7DAD4" w14:textId="22A71185" w:rsidR="00A932FF" w:rsidRPr="00A932FF" w:rsidRDefault="00FD1A33" w:rsidP="67D65C16">
      <w:pPr>
        <w:tabs>
          <w:tab w:val="left" w:pos="6185"/>
        </w:tabs>
        <w:rPr>
          <w:rFonts w:asciiTheme="majorBidi" w:eastAsiaTheme="minorEastAsia" w:hAnsiTheme="majorBidi" w:cstheme="majorBidi"/>
          <w:b/>
          <w:bCs/>
          <w:i/>
          <w:iCs/>
          <w:u w:val="single"/>
        </w:rPr>
      </w:pPr>
      <w:bookmarkStart w:id="48" w:name="_Toc188509330"/>
      <w:r w:rsidRPr="67D65C16">
        <w:rPr>
          <w:rFonts w:asciiTheme="majorBidi" w:eastAsiaTheme="minorEastAsia" w:hAnsiTheme="majorBidi" w:cstheme="majorBidi"/>
          <w:b/>
          <w:bCs/>
          <w:i/>
          <w:iCs/>
          <w:u w:val="single"/>
        </w:rPr>
        <w:t>Reason, Rationalism, &amp; Totalitarian Rationalism</w:t>
      </w:r>
      <w:bookmarkEnd w:id="48"/>
      <w:r w:rsidR="00A932FF">
        <w:rPr>
          <w:rFonts w:eastAsiaTheme="minorHAnsi"/>
        </w:rPr>
        <w:tab/>
      </w:r>
    </w:p>
    <w:p w14:paraId="01C8D8DA" w14:textId="358136D9" w:rsidR="00A932FF" w:rsidRPr="00A932FF" w:rsidRDefault="00A932FF" w:rsidP="00E616ED">
      <w:pPr>
        <w:pStyle w:val="ListParagraph"/>
        <w:numPr>
          <w:ilvl w:val="3"/>
          <w:numId w:val="6"/>
        </w:numPr>
        <w:tabs>
          <w:tab w:val="left" w:pos="6185"/>
        </w:tabs>
        <w:rPr>
          <w:rFonts w:asciiTheme="majorBidi" w:eastAsiaTheme="minorHAnsi" w:hAnsiTheme="majorBidi" w:cstheme="majorBidi"/>
        </w:rPr>
      </w:pPr>
      <w:r w:rsidRPr="00A932FF">
        <w:rPr>
          <w:rFonts w:asciiTheme="majorBidi" w:eastAsiaTheme="minorHAnsi" w:hAnsiTheme="majorBidi" w:cstheme="majorBidi"/>
        </w:rPr>
        <w:t xml:space="preserve">In the present age, the predominant concept of Reason is deeply affected by the ideological Rationalism of empirical reductionism. Reason has been reduced to little more than a tool for working with data and information—an implement that has nothing to do with Metaphysics, although Traditionally pure Reason was Metaphysical by its very nature. Misconceptions about Rationalism spill over to related words such as “Rational” and “Irrational.” Thus, things are now considered “Rational” when they conform to customary experience, and they are regarded as “Irrational” when—like miracles and the Resurrection—they corroborate things that lie beyond our senses and customary experience. Here, it is important to identify and acknowledge the limits of empirical Reason: It requires experience, repetition, and experiment, but it never leaves the realm of the Conceptually Possible. Empirical Reason cannot work without data, nor can it produce that data from itself. This distinguishes it from the Intellect and Pure Reason because they, unlike empirical Reason, derive First Principles and intuit a priori truths on their own without any dependence on sensorial evidence or customary experience. Rather, their findings become the basis upon which we understand sensorial evidence and customary experience. </w:t>
      </w:r>
    </w:p>
    <w:p w14:paraId="1133D2DA" w14:textId="77777777" w:rsidR="00A932FF" w:rsidRPr="00A932FF" w:rsidRDefault="00A932FF" w:rsidP="00E616ED">
      <w:pPr>
        <w:pStyle w:val="ListParagraph"/>
        <w:numPr>
          <w:ilvl w:val="3"/>
          <w:numId w:val="6"/>
        </w:numPr>
        <w:tabs>
          <w:tab w:val="left" w:pos="6185"/>
        </w:tabs>
        <w:rPr>
          <w:rFonts w:asciiTheme="majorBidi" w:eastAsiaTheme="minorHAnsi" w:hAnsiTheme="majorBidi" w:cstheme="majorBidi"/>
        </w:rPr>
      </w:pPr>
      <w:r w:rsidRPr="00A932FF">
        <w:rPr>
          <w:rFonts w:asciiTheme="majorBidi" w:eastAsiaTheme="minorHAnsi" w:hAnsiTheme="majorBidi" w:cstheme="majorBidi"/>
        </w:rPr>
        <w:t>Data-based Reason and Intelligence are both two-edged swords: They can help us plan, direct our lives intelligently, and even illuminate us—but they can also manipulate, deceive, and destroy us. In general, the impact of data-based Reason and Intelligence can range freely between the extreme ends of the spectrum, from what is highly beneficial, to what is totally detrimental and from what is ethical to what is clearly immoral. If our natures are right, then practical Reason and Intelligence should only bring us increase of good, but if our dispositions are misaligned, Reason and Intelligence may only increase the evil and harms that plague us. Intellect, on the other hand—especially as it is conceived of in Qur’ānic Arabic and Islam—does not deserve the name “Intellect” if it is robbed of its morality and virtue and its fundamental connection with the aversion of harm and the bringing of benefit. From this standpoint, unethical, crafty, and devious Intellect should be seen as a contradiction in terms, since sound Intellect has an Angelic Spiritual nature, and it naturally inclines to produce what is inherently good and beneficial. But this is not true for sense-based Reason or Intelligence, which can be used for either moral designs or those which are inhuman and gravely detrimental. Indeed, the Devil himself is called the “prince of lawyers,” and Shakespeare’s villains are always good Reasoners.</w:t>
      </w:r>
    </w:p>
    <w:p w14:paraId="7EF22C5E" w14:textId="221FAFC4" w:rsidR="00FD1A33" w:rsidRDefault="00FD1A33" w:rsidP="7BECAD02">
      <w:pPr>
        <w:pStyle w:val="ListParagraph"/>
        <w:tabs>
          <w:tab w:val="left" w:pos="6185"/>
        </w:tabs>
        <w:ind w:left="360"/>
        <w:rPr>
          <w:rFonts w:asciiTheme="majorBidi" w:eastAsiaTheme="minorEastAsia" w:hAnsiTheme="majorBidi" w:cstheme="majorBidi"/>
          <w:b/>
          <w:bCs/>
          <w:i/>
          <w:iCs/>
        </w:rPr>
      </w:pPr>
    </w:p>
    <w:p w14:paraId="2B9D0B62" w14:textId="77777777" w:rsidR="00FD1A33" w:rsidRPr="002C0BD3" w:rsidRDefault="00FD1A33" w:rsidP="00E616ED">
      <w:pPr>
        <w:pStyle w:val="Heading4"/>
        <w:numPr>
          <w:ilvl w:val="0"/>
          <w:numId w:val="6"/>
        </w:numPr>
        <w:rPr>
          <w:rFonts w:asciiTheme="majorBidi" w:eastAsiaTheme="minorHAnsi" w:hAnsiTheme="majorBidi"/>
          <w:b/>
          <w:bCs/>
          <w:color w:val="C00000"/>
          <w:sz w:val="28"/>
          <w:szCs w:val="28"/>
        </w:rPr>
      </w:pPr>
      <w:bookmarkStart w:id="49" w:name="_Toc188509332"/>
      <w:r>
        <w:rPr>
          <w:rFonts w:asciiTheme="majorBidi" w:eastAsiaTheme="minorHAnsi" w:hAnsiTheme="majorBidi"/>
          <w:b/>
          <w:bCs/>
          <w:color w:val="C00000"/>
          <w:sz w:val="28"/>
          <w:szCs w:val="28"/>
        </w:rPr>
        <w:t xml:space="preserve"> </w:t>
      </w:r>
      <w:r w:rsidRPr="002C0BD3">
        <w:rPr>
          <w:rFonts w:asciiTheme="majorBidi" w:eastAsiaTheme="minorHAnsi" w:hAnsiTheme="majorBidi"/>
          <w:b/>
          <w:bCs/>
          <w:color w:val="C00000"/>
          <w:sz w:val="28"/>
          <w:szCs w:val="28"/>
        </w:rPr>
        <w:t>Isomorphic Relations</w:t>
      </w:r>
      <w:r>
        <w:rPr>
          <w:rFonts w:asciiTheme="majorBidi" w:eastAsiaTheme="minorHAnsi" w:hAnsiTheme="majorBidi"/>
          <w:b/>
          <w:bCs/>
          <w:color w:val="C00000"/>
          <w:sz w:val="28"/>
          <w:szCs w:val="28"/>
        </w:rPr>
        <w:t>hips</w:t>
      </w:r>
      <w:r w:rsidRPr="002C0BD3">
        <w:rPr>
          <w:rFonts w:asciiTheme="majorBidi" w:eastAsiaTheme="minorHAnsi" w:hAnsiTheme="majorBidi"/>
          <w:b/>
          <w:bCs/>
          <w:color w:val="C00000"/>
          <w:sz w:val="28"/>
          <w:szCs w:val="28"/>
        </w:rPr>
        <w:t xml:space="preserve"> between Being &amp; Thought</w:t>
      </w:r>
      <w:bookmarkEnd w:id="49"/>
    </w:p>
    <w:p w14:paraId="42CA8465" w14:textId="77777777" w:rsidR="00FD1A33" w:rsidRPr="008D36B3" w:rsidRDefault="0A910C68" w:rsidP="00FD1A33">
      <w:pPr>
        <w:rPr>
          <w:rStyle w:val="FootnoteReference"/>
          <w:rFonts w:eastAsiaTheme="minorEastAsia"/>
          <w:i/>
          <w:iCs/>
          <w:color w:val="000000" w:themeColor="text1"/>
        </w:rPr>
      </w:pPr>
      <w:r w:rsidRPr="19736EA0">
        <w:rPr>
          <w:rFonts w:asciiTheme="majorBidi" w:hAnsiTheme="majorBidi" w:cstheme="majorBidi"/>
          <w:b/>
          <w:bCs/>
          <w:i/>
          <w:iCs/>
          <w:color w:val="000000"/>
        </w:rPr>
        <w:t xml:space="preserve">             Isomorphic Relationships</w:t>
      </w:r>
    </w:p>
    <w:p w14:paraId="15A7F739" w14:textId="09CDD27D" w:rsidR="315DABCF" w:rsidRDefault="315DABCF" w:rsidP="00E616ED">
      <w:pPr>
        <w:pStyle w:val="ListParagraph"/>
        <w:numPr>
          <w:ilvl w:val="0"/>
          <w:numId w:val="138"/>
        </w:numPr>
        <w:rPr>
          <w:rFonts w:eastAsiaTheme="minorEastAsia"/>
          <w:b/>
          <w:bCs/>
          <w:color w:val="000000" w:themeColor="text1"/>
        </w:rPr>
      </w:pPr>
      <w:r w:rsidRPr="5C1B0047">
        <w:t xml:space="preserve">An </w:t>
      </w:r>
      <w:r w:rsidRPr="5C1B0047">
        <w:rPr>
          <w:b/>
          <w:bCs/>
          <w:color w:val="000000" w:themeColor="text1"/>
        </w:rPr>
        <w:t xml:space="preserve">isomorphic relation </w:t>
      </w:r>
      <w:r w:rsidRPr="5C1B0047">
        <w:rPr>
          <w:color w:val="000000" w:themeColor="text1"/>
        </w:rPr>
        <w:t xml:space="preserve">is one in which two things—for example, objective Truth and subjective Human cognition—display a complementary symmetry by “having equal forms or shapes.” Our English word, </w:t>
      </w:r>
      <w:r w:rsidRPr="5C1B0047">
        <w:rPr>
          <w:rFonts w:eastAsiaTheme="minorEastAsia"/>
          <w:color w:val="000000" w:themeColor="text1"/>
        </w:rPr>
        <w:t>“isomorphic”</w:t>
      </w:r>
      <w:r w:rsidRPr="5C1B0047">
        <w:rPr>
          <w:rFonts w:eastAsiaTheme="minorEastAsia"/>
          <w:b/>
          <w:bCs/>
          <w:color w:val="000000" w:themeColor="text1"/>
        </w:rPr>
        <w:t xml:space="preserve"> </w:t>
      </w:r>
      <w:r w:rsidRPr="5C1B0047">
        <w:rPr>
          <w:rFonts w:eastAsiaTheme="minorEastAsia"/>
          <w:color w:val="000000" w:themeColor="text1"/>
        </w:rPr>
        <w:t>combines the Greek words “equal” (</w:t>
      </w:r>
      <w:r w:rsidRPr="5C1B0047">
        <w:rPr>
          <w:i/>
          <w:iCs/>
          <w:color w:val="000000" w:themeColor="text1"/>
        </w:rPr>
        <w:t>í</w:t>
      </w:r>
      <w:r w:rsidRPr="5C1B0047">
        <w:rPr>
          <w:rFonts w:eastAsiaTheme="minorEastAsia"/>
          <w:i/>
          <w:iCs/>
          <w:color w:val="000000" w:themeColor="text1"/>
        </w:rPr>
        <w:t>sos</w:t>
      </w:r>
      <w:r w:rsidRPr="5C1B0047">
        <w:rPr>
          <w:rFonts w:eastAsiaTheme="minorEastAsia"/>
          <w:color w:val="000000" w:themeColor="text1"/>
        </w:rPr>
        <w:t xml:space="preserve">; </w:t>
      </w:r>
      <w:r w:rsidRPr="5C1B0047">
        <w:rPr>
          <w:rFonts w:eastAsiaTheme="minorEastAsia"/>
          <w:i/>
          <w:iCs/>
          <w:color w:val="000000" w:themeColor="text1"/>
        </w:rPr>
        <w:t>ἴσος</w:t>
      </w:r>
      <w:r w:rsidRPr="5C1B0047">
        <w:rPr>
          <w:rFonts w:eastAsiaTheme="minorEastAsia"/>
          <w:color w:val="000000" w:themeColor="text1"/>
        </w:rPr>
        <w:t>) and “form” or “shape” (</w:t>
      </w:r>
      <w:r w:rsidRPr="5C1B0047">
        <w:rPr>
          <w:rFonts w:eastAsiaTheme="minorEastAsia"/>
          <w:i/>
          <w:iCs/>
          <w:color w:val="000000" w:themeColor="text1"/>
        </w:rPr>
        <w:t>morph</w:t>
      </w:r>
      <w:r w:rsidRPr="5C1B0047">
        <w:rPr>
          <w:i/>
          <w:iCs/>
          <w:color w:val="000000" w:themeColor="text1"/>
        </w:rPr>
        <w:t>é</w:t>
      </w:r>
      <w:r w:rsidRPr="5C1B0047">
        <w:rPr>
          <w:color w:val="000000" w:themeColor="text1"/>
        </w:rPr>
        <w:t>;</w:t>
      </w:r>
      <w:r w:rsidRPr="5C1B0047">
        <w:rPr>
          <w:color w:val="3D3A3A"/>
        </w:rPr>
        <w:t xml:space="preserve"> </w:t>
      </w:r>
      <w:r w:rsidRPr="5C1B0047">
        <w:rPr>
          <w:i/>
          <w:iCs/>
          <w:color w:val="000000" w:themeColor="text1"/>
        </w:rPr>
        <w:t>μορφή</w:t>
      </w:r>
      <w:r w:rsidRPr="5C1B0047">
        <w:rPr>
          <w:rFonts w:eastAsiaTheme="minorEastAsia"/>
          <w:color w:val="000000" w:themeColor="text1"/>
        </w:rPr>
        <w:t>). Thus, the word literally means “having equal forms or shapes.” Isomorphic relations between objects and images show that they share identical properties, which are not necessarily readily apparent, especially when they have different positions and orientations. In the organic cells of living things, for example, there is a perfectly “isomorphic” relationship between DNA—which gives the full genetic code or description of the thing—and RNA—which reads and interprets that genetic code or description and puts it to work—each of which is the perfect inverse of the other. As we will discuss later, for example, the internal structure of DNA requires “left-handed” amino acids, while RNA must have “right-handed” amino acids, which helps illustrate the detail and profundity of this basic isomorphic relationship between the two molecules. In geometry, isomorphic figures in two-dimensional and three-dimensional Euclidean space represent two geometric figures that are congruent in terms of their isometry so that they can be shown to be equal if flipped, inverted, or rotated to fit each other. In mathematical structures, an isomorphic relation pertains whenever two or more different structures that can be reverse mapped and inverted in such a manner as to show them to be identical. To say, for example, that Being and thought (</w:t>
      </w:r>
      <w:r w:rsidRPr="5C1B0047">
        <w:rPr>
          <w:rFonts w:eastAsiaTheme="minorEastAsia"/>
          <w:i/>
          <w:iCs/>
          <w:color w:val="000000" w:themeColor="text1"/>
        </w:rPr>
        <w:t>n</w:t>
      </w:r>
      <w:r w:rsidRPr="5C1B0047">
        <w:rPr>
          <w:i/>
          <w:iCs/>
          <w:color w:val="000000" w:themeColor="text1"/>
        </w:rPr>
        <w:t>óē</w:t>
      </w:r>
      <w:r w:rsidRPr="5C1B0047">
        <w:rPr>
          <w:rFonts w:eastAsiaTheme="minorEastAsia"/>
          <w:i/>
          <w:iCs/>
          <w:color w:val="000000" w:themeColor="text1"/>
        </w:rPr>
        <w:t>sis</w:t>
      </w:r>
      <w:r w:rsidRPr="5C1B0047">
        <w:rPr>
          <w:rFonts w:eastAsiaTheme="minorEastAsia"/>
          <w:color w:val="000000" w:themeColor="text1"/>
        </w:rPr>
        <w:t xml:space="preserve">) are isomorphic, which is a standard proposition of </w:t>
      </w:r>
      <w:r w:rsidRPr="5C1B0047">
        <w:rPr>
          <w:rFonts w:eastAsiaTheme="minorEastAsia"/>
          <w:i/>
          <w:iCs/>
          <w:color w:val="000000" w:themeColor="text1"/>
        </w:rPr>
        <w:t>The First Teaching</w:t>
      </w:r>
      <w:r w:rsidRPr="5C1B0047">
        <w:rPr>
          <w:rFonts w:eastAsiaTheme="minorEastAsia"/>
          <w:color w:val="000000" w:themeColor="text1"/>
        </w:rPr>
        <w:t xml:space="preserve">, is to say that they are identical in the terms that each of them relates to the other perfectly when properly inverted and compared to each other in an “isometric” fashion. Thus, each is the perfect inverse of the other. That is to say that Being and </w:t>
      </w:r>
      <w:r w:rsidRPr="5C1B0047">
        <w:rPr>
          <w:rFonts w:eastAsiaTheme="minorEastAsia"/>
          <w:i/>
          <w:iCs/>
          <w:color w:val="000000" w:themeColor="text1"/>
        </w:rPr>
        <w:t>n</w:t>
      </w:r>
      <w:r w:rsidRPr="5C1B0047">
        <w:rPr>
          <w:i/>
          <w:iCs/>
          <w:color w:val="000000" w:themeColor="text1"/>
        </w:rPr>
        <w:t>óē</w:t>
      </w:r>
      <w:r w:rsidRPr="5C1B0047">
        <w:rPr>
          <w:rFonts w:eastAsiaTheme="minorEastAsia"/>
          <w:i/>
          <w:iCs/>
          <w:color w:val="000000" w:themeColor="text1"/>
        </w:rPr>
        <w:t>sis</w:t>
      </w:r>
      <w:r w:rsidRPr="5C1B0047">
        <w:rPr>
          <w:rFonts w:eastAsiaTheme="minorEastAsia"/>
          <w:color w:val="000000" w:themeColor="text1"/>
        </w:rPr>
        <w:t xml:space="preserve"> overlap in an isomorphic relation, each standing as the image of the other in inverted or reverse form. The metaphor of “isomorphic” relations has great utility in the Divine Science because it can also be used with regard to God’s Names, all of which perfectly match each other, just as God’s Divine Attributes show, for example, that there is no true “priority” of one them over the others in terms of our categories of “space” and “time.” Thus, in the Human perception, God’s Necessary Being and Life have a certain priority over all of His other Positive Attributes such as Wisdom, Knowledge, Speech, Will, and Power—but they do not proceed from each other in any causative or temporal manner, and ultimately their “isomorphism” is without any qualities of “before” or “after,” including any perceived ontological priority of one of them over the others.  </w:t>
      </w:r>
    </w:p>
    <w:p w14:paraId="3C9B55BE" w14:textId="04598DEA" w:rsidR="00FD1A33" w:rsidRDefault="00FD1A33" w:rsidP="5C1B0047">
      <w:pPr>
        <w:pStyle w:val="ListParagraph"/>
        <w:rPr>
          <w:rFonts w:asciiTheme="majorBidi" w:eastAsiaTheme="minorEastAsia" w:hAnsiTheme="majorBidi" w:cstheme="majorBidi"/>
          <w:b/>
          <w:bCs/>
          <w:i/>
          <w:iCs/>
        </w:rPr>
      </w:pPr>
    </w:p>
    <w:p w14:paraId="0C09C481" w14:textId="77777777" w:rsidR="00FD1A33" w:rsidRDefault="00FD1A33" w:rsidP="00FD1A33">
      <w:pPr>
        <w:ind w:left="900" w:hanging="900"/>
        <w:rPr>
          <w:rFonts w:eastAsiaTheme="minorHAnsi"/>
          <w:b/>
          <w:bCs/>
          <w:i/>
          <w:iCs/>
        </w:rPr>
      </w:pPr>
    </w:p>
    <w:p w14:paraId="6DC442EE" w14:textId="55FA9A07" w:rsidR="00FD1A33" w:rsidRPr="000F7BA4" w:rsidRDefault="00FD1A33" w:rsidP="00E616ED">
      <w:pPr>
        <w:pStyle w:val="Heading4"/>
        <w:numPr>
          <w:ilvl w:val="0"/>
          <w:numId w:val="6"/>
        </w:numPr>
        <w:rPr>
          <w:rFonts w:asciiTheme="majorBidi" w:hAnsiTheme="majorBidi"/>
          <w:b/>
          <w:bCs/>
          <w:color w:val="C00000"/>
          <w:sz w:val="28"/>
          <w:szCs w:val="28"/>
        </w:rPr>
      </w:pPr>
      <w:r>
        <w:rPr>
          <w:rFonts w:asciiTheme="majorBidi" w:hAnsiTheme="majorBidi"/>
          <w:b/>
          <w:bCs/>
          <w:color w:val="C00000"/>
          <w:sz w:val="28"/>
          <w:szCs w:val="28"/>
        </w:rPr>
        <w:t xml:space="preserve"> </w:t>
      </w:r>
      <w:r w:rsidRPr="000F7BA4">
        <w:rPr>
          <w:rFonts w:asciiTheme="majorBidi" w:hAnsiTheme="majorBidi"/>
          <w:b/>
          <w:bCs/>
          <w:color w:val="C00000"/>
          <w:sz w:val="28"/>
          <w:szCs w:val="28"/>
        </w:rPr>
        <w:t>Metaphysics</w:t>
      </w:r>
    </w:p>
    <w:p w14:paraId="1E49D6D2" w14:textId="70FE2F34" w:rsidR="00FD1A33" w:rsidRDefault="0A910C68" w:rsidP="29D3676A">
      <w:pPr>
        <w:ind w:left="810"/>
        <w:rPr>
          <w:rStyle w:val="FootnoteReference"/>
          <w:rFonts w:asciiTheme="majorBidi" w:hAnsiTheme="majorBidi" w:cstheme="majorBidi"/>
          <w:b/>
          <w:bCs/>
          <w:i/>
          <w:iCs/>
        </w:rPr>
      </w:pPr>
      <w:r w:rsidRPr="29D3676A">
        <w:rPr>
          <w:b/>
          <w:bCs/>
          <w:i/>
          <w:iCs/>
        </w:rPr>
        <w:t>Metaphysics</w:t>
      </w:r>
    </w:p>
    <w:p w14:paraId="4FF6083A" w14:textId="38F2D464" w:rsidR="00FD1A33" w:rsidRDefault="08DC7031" w:rsidP="00E616ED">
      <w:pPr>
        <w:pStyle w:val="ListParagraph"/>
        <w:numPr>
          <w:ilvl w:val="0"/>
          <w:numId w:val="137"/>
        </w:numPr>
      </w:pPr>
      <w:r w:rsidRPr="5C1B0047">
        <w:rPr>
          <w:color w:val="202124"/>
        </w:rPr>
        <w:t xml:space="preserve">In Arabic, </w:t>
      </w:r>
      <w:r w:rsidRPr="5C1B0047">
        <w:rPr>
          <w:b/>
          <w:bCs/>
          <w:color w:val="202124"/>
        </w:rPr>
        <w:t>Metaphysics</w:t>
      </w:r>
      <w:r w:rsidRPr="5C1B0047">
        <w:rPr>
          <w:color w:val="202124"/>
        </w:rPr>
        <w:t xml:space="preserve"> is called “the Divine Knowledge” (</w:t>
      </w:r>
      <w:r w:rsidRPr="5C1B0047">
        <w:rPr>
          <w:rFonts w:eastAsiaTheme="minorEastAsia"/>
          <w:i/>
          <w:iCs/>
          <w:color w:val="000000" w:themeColor="text1"/>
        </w:rPr>
        <w:t>al-‘Ilm al-Il</w:t>
      </w:r>
      <w:r w:rsidRPr="5C1B0047">
        <w:rPr>
          <w:i/>
          <w:iCs/>
        </w:rPr>
        <w:t>ā</w:t>
      </w:r>
      <w:r w:rsidRPr="5C1B0047">
        <w:rPr>
          <w:rFonts w:eastAsiaTheme="minorEastAsia"/>
          <w:i/>
          <w:iCs/>
          <w:color w:val="000000" w:themeColor="text1"/>
        </w:rPr>
        <w:t>h</w:t>
      </w:r>
      <w:r w:rsidRPr="5C1B0047">
        <w:rPr>
          <w:i/>
          <w:iCs/>
        </w:rPr>
        <w:t>ī</w:t>
      </w:r>
      <w:r w:rsidRPr="5C1B0047">
        <w:t>), and it is defined as “the study of being as being” or “of being as it actually is” (</w:t>
      </w:r>
      <w:r w:rsidRPr="5C1B0047">
        <w:rPr>
          <w:i/>
          <w:iCs/>
        </w:rPr>
        <w:t>al-‘ilm bi-al-mawjūd ‘alā mā huwa mawjūd</w:t>
      </w:r>
      <w:r w:rsidRPr="5C1B0047">
        <w:t xml:space="preserve">).” Our word “Metaphysics” comes from the Greek </w:t>
      </w:r>
      <w:r w:rsidRPr="5C1B0047">
        <w:rPr>
          <w:rStyle w:val="apple-converted-space"/>
          <w:rFonts w:eastAsiaTheme="majorEastAsia"/>
          <w:i/>
          <w:iCs/>
          <w:color w:val="202124"/>
        </w:rPr>
        <w:t>“t</w:t>
      </w:r>
      <w:r w:rsidRPr="5C1B0047">
        <w:rPr>
          <w:i/>
          <w:iCs/>
          <w:color w:val="000000" w:themeColor="text1"/>
        </w:rPr>
        <w:t>à</w:t>
      </w:r>
      <w:r w:rsidRPr="5C1B0047">
        <w:rPr>
          <w:rStyle w:val="apple-converted-space"/>
          <w:rFonts w:eastAsiaTheme="majorEastAsia"/>
          <w:i/>
          <w:iCs/>
          <w:color w:val="202124"/>
        </w:rPr>
        <w:t xml:space="preserve"> met</w:t>
      </w:r>
      <w:r w:rsidRPr="5C1B0047">
        <w:rPr>
          <w:i/>
          <w:iCs/>
          <w:color w:val="000000" w:themeColor="text1"/>
        </w:rPr>
        <w:t>à</w:t>
      </w:r>
      <w:r w:rsidRPr="5C1B0047">
        <w:rPr>
          <w:rStyle w:val="apple-converted-space"/>
          <w:rFonts w:eastAsiaTheme="majorEastAsia"/>
          <w:i/>
          <w:iCs/>
          <w:color w:val="202124"/>
        </w:rPr>
        <w:t xml:space="preserve"> t</w:t>
      </w:r>
      <w:r w:rsidRPr="5C1B0047">
        <w:rPr>
          <w:i/>
          <w:iCs/>
          <w:color w:val="000000" w:themeColor="text1"/>
        </w:rPr>
        <w:t>à</w:t>
      </w:r>
      <w:r w:rsidRPr="5C1B0047">
        <w:rPr>
          <w:rStyle w:val="apple-converted-space"/>
          <w:rFonts w:eastAsiaTheme="majorEastAsia"/>
          <w:i/>
          <w:iCs/>
          <w:color w:val="202124"/>
        </w:rPr>
        <w:t xml:space="preserve"> physik</w:t>
      </w:r>
      <w:r w:rsidRPr="5C1B0047">
        <w:rPr>
          <w:i/>
          <w:iCs/>
          <w:color w:val="000000" w:themeColor="text1"/>
        </w:rPr>
        <w:t>á</w:t>
      </w:r>
      <w:r w:rsidRPr="5C1B0047">
        <w:rPr>
          <w:rStyle w:val="apple-converted-space"/>
          <w:rFonts w:eastAsiaTheme="majorEastAsia"/>
          <w:color w:val="202124"/>
        </w:rPr>
        <w:t>;</w:t>
      </w:r>
      <w:r w:rsidRPr="5C1B0047">
        <w:rPr>
          <w:rStyle w:val="apple-converted-space"/>
          <w:rFonts w:eastAsiaTheme="majorEastAsia"/>
          <w:i/>
          <w:iCs/>
          <w:color w:val="202124"/>
        </w:rPr>
        <w:t xml:space="preserve"> </w:t>
      </w:r>
      <w:r w:rsidRPr="5C1B0047">
        <w:rPr>
          <w:i/>
          <w:iCs/>
          <w:color w:val="202124"/>
        </w:rPr>
        <w:t>τὰ μετὰ τὰ φυσικά</w:t>
      </w:r>
      <w:r w:rsidRPr="5C1B0047">
        <w:rPr>
          <w:color w:val="202124"/>
        </w:rPr>
        <w:t>,” which</w:t>
      </w:r>
      <w:r w:rsidRPr="5C1B0047">
        <w:t xml:space="preserve"> literally means “that which lies beyond physics” or “that which is beyond physical nature.” Although historians debate how the Greek word actually originated and what it was first meant to indicate, Metaphysics as a fully developed science is fundamentally concerned with questions about</w:t>
      </w:r>
      <w:r w:rsidRPr="5C1B0047">
        <w:rPr>
          <w:color w:val="202122"/>
        </w:rPr>
        <w:t xml:space="preserve"> the First Principles that underlie being and how they inform us of the true, underlying</w:t>
      </w:r>
      <w:r w:rsidRPr="5C1B0047">
        <w:t xml:space="preserve"> </w:t>
      </w:r>
      <w:r w:rsidRPr="5C1B0047">
        <w:rPr>
          <w:color w:val="202122"/>
        </w:rPr>
        <w:t>nature of reality, identity, change, time and place, causality, necessity, impossibility, and possibility</w:t>
      </w:r>
      <w:r w:rsidRPr="5C1B0047">
        <w:t>—</w:t>
      </w:r>
      <w:r w:rsidRPr="5C1B0047">
        <w:rPr>
          <w:color w:val="202122"/>
        </w:rPr>
        <w:t xml:space="preserve">all of which are logically preliminary to and necessary for the proper understanding of physical nature as it presents itself to the five outward senses. There can be no true physics without Metaphysics. As we will see in what follows, </w:t>
      </w:r>
      <w:r w:rsidRPr="5C1B0047">
        <w:t>Metaphysics and scientific Theology—the Divine Science—overlap and are closely related, since both are “the study of being as it truly is.” The problem is, however, that philosophical Metaphysics always suffers under immense disabilities of the active Intellect when it delves into the truths of the Unseen without access to authentic Prophetic Revelation or sound Saintly Unveiling (</w:t>
      </w:r>
      <w:r w:rsidRPr="5C1B0047">
        <w:rPr>
          <w:i/>
          <w:iCs/>
        </w:rPr>
        <w:t>al-Kashf</w:t>
      </w:r>
      <w:r w:rsidRPr="5C1B0047">
        <w:t>).</w:t>
      </w:r>
      <w:r w:rsidRPr="5C1B0047">
        <w:rPr>
          <w:i/>
          <w:iCs/>
        </w:rPr>
        <w:t xml:space="preserve"> </w:t>
      </w:r>
      <w:r w:rsidRPr="5C1B0047">
        <w:t>“The study of being as being” is, of course, the first part of the definition of the Divine Science or Highest Science of Islamic Theology, except that it leaves out the condition of “under the rubric of Islam.” In reality, the Divine Science includes Metaphysics as one of its basic platforms, although it extends beyond Metaphysics into realms where Metaphysics has no access without the eyes of Revelation and Unveiling. This partial definition of Metaphysics is, in fact, a strictly discursive philosophical definition of Metaphysics, which has intentionally left out Revelation-based science. In reality, however, any attempt at Metaphysics that functions outside the orbit of true Revelation suffers from severe limitations and—as is borne out in the intellectual history of humanity—cannot avoid fatal mistakes. Sound Metaphysics can never be a purely discursive science or substitute for secular philosophy. Rather, it must be the maidservant of authentic Divine Revelation. Moreover, principles—such as the First Principles that underlie sound Metaphysics—are not derived by either deductive or inductive reasoning, nor do they arise by virtue of our deductive or inductive cognitive tools, although First Principles underlie and give rise to sound deductive and inductive reasoning. But they are—by their inherent nature—imposed upon our intellects and natures by the very reality of the created world. Therefore, they too fall under “the rubric of Islam” and are rooted in the profound realities that underlie the very act of Divine Revelation. Yet these ultimate realities (</w:t>
      </w:r>
      <w:r w:rsidRPr="5C1B0047">
        <w:rPr>
          <w:i/>
          <w:iCs/>
        </w:rPr>
        <w:t>ḥaqā’iq</w:t>
      </w:r>
      <w:r w:rsidRPr="5C1B0047">
        <w:t xml:space="preserve">) are not “Islamic” </w:t>
      </w:r>
      <w:r w:rsidRPr="5C1B0047">
        <w:rPr>
          <w:i/>
          <w:iCs/>
        </w:rPr>
        <w:t>per se</w:t>
      </w:r>
      <w:r w:rsidRPr="5C1B0047">
        <w:t>. Rather, they are the ultimate realities that true Islamic Revelation brings to light, and this is the type of Metaphysics that the Greatest of Shaykhs, Ibn al-‘Arabī, practices. It was on this basis that he helped to establish the School of Verification and guide it to a sound methodology of reviewing and correcting what had preceded him in Islamic intellectual history. Again, such truths and insights give rise to profound logical and philosophical expression, but they do not arise from discursive logic or philosophy. Rather, they are—like all aspects of sound Metaphysics—intuitive and guided by the beacon of Revelation. They are not conclusions that thinkers—even those as great as Plato and Aristotle— “sit down and work out” for themselves. On the contrary, such principles “impose themselves” upon the Intellect and are not created or fashioned by the Intellect as an independent agent or formulator of knowledge.</w:t>
      </w:r>
    </w:p>
    <w:p w14:paraId="19B32145" w14:textId="77777777" w:rsidR="00FD1A33" w:rsidRDefault="08DC7031" w:rsidP="00E616ED">
      <w:pPr>
        <w:pStyle w:val="ListParagraph"/>
        <w:numPr>
          <w:ilvl w:val="0"/>
          <w:numId w:val="137"/>
        </w:numPr>
      </w:pPr>
      <w:r w:rsidRPr="5C1B0047">
        <w:t xml:space="preserve">    It is worthy of note that the gifted German philosopher </w:t>
      </w:r>
      <w:r w:rsidRPr="5C1B0047">
        <w:rPr>
          <w:color w:val="000000" w:themeColor="text1"/>
        </w:rPr>
        <w:t>Hermann Lotze (d. 1298/1881)</w:t>
      </w:r>
      <w:r w:rsidRPr="5C1B0047">
        <w:rPr>
          <w:color w:val="4D5156"/>
        </w:rPr>
        <w:t xml:space="preserve"> </w:t>
      </w:r>
      <w:r w:rsidRPr="5C1B0047">
        <w:t xml:space="preserve">held that the human urge to be “Metaphysical” does not arise in either physics or Metaphysics but in </w:t>
      </w:r>
      <w:r w:rsidRPr="5C1B0047">
        <w:rPr>
          <w:i/>
          <w:iCs/>
        </w:rPr>
        <w:t>ethics</w:t>
      </w:r>
      <w:r w:rsidRPr="5C1B0047">
        <w:t xml:space="preserve"> and in our inherent human desire to attain ultimate good. Lotze’s insight is intriguing and beautiful. It reflects, however, an essentially Kantian perspective, which naturally focuses upon ethics and the moral order as more real than the world of </w:t>
      </w:r>
      <w:r w:rsidRPr="5C1B0047">
        <w:rPr>
          <w:i/>
          <w:iCs/>
        </w:rPr>
        <w:t>a priori</w:t>
      </w:r>
      <w:r w:rsidRPr="5C1B0047">
        <w:t xml:space="preserve"> truths and First Principles. As we will see below in our discussion of Intellect, the human Intellect cannot function properly without morality and virtue. Thus, as a disciple of the refined Intellect, Metaphysics does, indeed, arise from the moral and ethical imperatives of the human soul. But, from the standpoint of the Islamic Tradition, Lotze’s view of Metaphysics cannot serve as a valid definition of the subject nor as a profound insight into its true nature.</w:t>
      </w:r>
    </w:p>
    <w:p w14:paraId="33CA8362" w14:textId="77777777" w:rsidR="00FD1A33" w:rsidRDefault="00FD1A33" w:rsidP="5C1B0047">
      <w:pPr>
        <w:pStyle w:val="ListParagraph"/>
        <w:rPr>
          <w:b/>
          <w:bCs/>
          <w:i/>
          <w:iCs/>
        </w:rPr>
      </w:pPr>
    </w:p>
    <w:p w14:paraId="05918E91" w14:textId="1FB49488" w:rsidR="00FD1A33" w:rsidRDefault="00FD1A33" w:rsidP="5C1B0047">
      <w:pPr>
        <w:rPr>
          <w:rFonts w:eastAsiaTheme="minorEastAsia"/>
          <w:b/>
          <w:bCs/>
          <w:i/>
          <w:iCs/>
        </w:rPr>
      </w:pPr>
      <w:bookmarkStart w:id="50" w:name="_Toc188509341"/>
      <w:r w:rsidRPr="5C1B0047">
        <w:rPr>
          <w:rFonts w:eastAsiaTheme="minorEastAsia"/>
          <w:b/>
          <w:bCs/>
          <w:i/>
          <w:iCs/>
        </w:rPr>
        <w:t>Imperative of Metaphysical Coherence</w:t>
      </w:r>
      <w:bookmarkStart w:id="51" w:name="_Toc188509342"/>
      <w:bookmarkEnd w:id="50"/>
    </w:p>
    <w:p w14:paraId="016525B5" w14:textId="6F1CB8DF" w:rsidR="003B5466" w:rsidRPr="003B5466" w:rsidRDefault="003B5466" w:rsidP="00E616ED">
      <w:pPr>
        <w:pStyle w:val="ListParagraph"/>
        <w:numPr>
          <w:ilvl w:val="3"/>
          <w:numId w:val="6"/>
        </w:numPr>
        <w:rPr>
          <w:rFonts w:eastAsiaTheme="minorHAnsi"/>
        </w:rPr>
      </w:pPr>
      <w:r w:rsidRPr="003B5466">
        <w:rPr>
          <w:rFonts w:eastAsiaTheme="minorHAnsi"/>
        </w:rPr>
        <w:t>Empty Section in Volume 6</w:t>
      </w:r>
      <w:r>
        <w:rPr>
          <w:rFonts w:eastAsiaTheme="minorHAnsi"/>
        </w:rPr>
        <w:t xml:space="preserve"> </w:t>
      </w:r>
    </w:p>
    <w:p w14:paraId="3C16F325" w14:textId="77777777" w:rsidR="00FD1A33" w:rsidRPr="004F6F56" w:rsidRDefault="00FD1A33" w:rsidP="5C1B0047">
      <w:pPr>
        <w:rPr>
          <w:rFonts w:eastAsiaTheme="minorEastAsia"/>
          <w:b/>
          <w:bCs/>
          <w:i/>
          <w:iCs/>
        </w:rPr>
      </w:pPr>
      <w:r w:rsidRPr="5C1B0047">
        <w:rPr>
          <w:rFonts w:eastAsiaTheme="minorEastAsia"/>
          <w:b/>
          <w:bCs/>
          <w:i/>
          <w:iCs/>
        </w:rPr>
        <w:t>Metaphysics &amp; First Principles</w:t>
      </w:r>
      <w:bookmarkEnd w:id="51"/>
    </w:p>
    <w:p w14:paraId="577A9B32" w14:textId="77777777" w:rsidR="00FD1A33" w:rsidRDefault="00FD1A33" w:rsidP="5C1B0047">
      <w:pPr>
        <w:rPr>
          <w:rFonts w:eastAsiaTheme="minorEastAsia"/>
          <w:b/>
          <w:bCs/>
          <w:i/>
          <w:iCs/>
        </w:rPr>
      </w:pPr>
      <w:bookmarkStart w:id="52" w:name="_Toc188509343"/>
      <w:r w:rsidRPr="5C1B0047">
        <w:rPr>
          <w:rFonts w:eastAsiaTheme="minorEastAsia"/>
          <w:b/>
          <w:bCs/>
          <w:i/>
          <w:iCs/>
        </w:rPr>
        <w:t>Metaphysics versus Sociology</w:t>
      </w:r>
      <w:bookmarkEnd w:id="52"/>
    </w:p>
    <w:p w14:paraId="15A0B551" w14:textId="64B27127" w:rsidR="00FD1A33" w:rsidRPr="002E4C88" w:rsidRDefault="002E4C88" w:rsidP="00E616ED">
      <w:pPr>
        <w:pStyle w:val="ListParagraph"/>
        <w:numPr>
          <w:ilvl w:val="3"/>
          <w:numId w:val="6"/>
        </w:numPr>
        <w:rPr>
          <w:rFonts w:eastAsiaTheme="minorHAnsi"/>
        </w:rPr>
      </w:pPr>
      <w:r w:rsidRPr="002E4C88">
        <w:rPr>
          <w:rFonts w:eastAsiaTheme="minorHAnsi"/>
        </w:rPr>
        <w:t xml:space="preserve">Search came up empty </w:t>
      </w:r>
    </w:p>
    <w:p w14:paraId="5158AA55" w14:textId="77777777" w:rsidR="00FD1A33" w:rsidRDefault="00FD1A33" w:rsidP="00FD1A33">
      <w:pPr>
        <w:ind w:left="900" w:hanging="900"/>
        <w:rPr>
          <w:rFonts w:eastAsiaTheme="minorHAnsi"/>
          <w:b/>
          <w:bCs/>
          <w:i/>
          <w:iCs/>
        </w:rPr>
      </w:pPr>
    </w:p>
    <w:p w14:paraId="518B6AC6" w14:textId="77777777" w:rsidR="00FD1A33" w:rsidRPr="00774DBA" w:rsidRDefault="00FD1A33" w:rsidP="00E616ED">
      <w:pPr>
        <w:pStyle w:val="Heading4"/>
        <w:numPr>
          <w:ilvl w:val="0"/>
          <w:numId w:val="6"/>
        </w:numPr>
        <w:spacing w:before="0" w:after="0"/>
        <w:ind w:right="1530"/>
        <w:rPr>
          <w:rFonts w:asciiTheme="majorBidi" w:eastAsiaTheme="minorHAnsi" w:hAnsiTheme="majorBidi"/>
          <w:b/>
          <w:bCs/>
          <w:sz w:val="28"/>
          <w:szCs w:val="28"/>
        </w:rPr>
      </w:pPr>
      <w:bookmarkStart w:id="53" w:name="_Toc188509344"/>
      <w:r>
        <w:rPr>
          <w:rFonts w:asciiTheme="majorBidi" w:eastAsiaTheme="minorHAnsi" w:hAnsiTheme="majorBidi"/>
          <w:b/>
          <w:bCs/>
          <w:color w:val="C00000"/>
          <w:sz w:val="28"/>
          <w:szCs w:val="28"/>
        </w:rPr>
        <w:t xml:space="preserve"> </w:t>
      </w:r>
      <w:r w:rsidRPr="00611D4D">
        <w:rPr>
          <w:rFonts w:asciiTheme="majorBidi" w:eastAsiaTheme="minorHAnsi" w:hAnsiTheme="majorBidi"/>
          <w:b/>
          <w:bCs/>
          <w:color w:val="C00000"/>
          <w:sz w:val="28"/>
          <w:szCs w:val="28"/>
        </w:rPr>
        <w:t>Microcosm &amp; Macrocosm</w:t>
      </w:r>
      <w:bookmarkEnd w:id="53"/>
      <w:r>
        <w:rPr>
          <w:rFonts w:eastAsiaTheme="minorHAnsi"/>
        </w:rPr>
        <w:tab/>
      </w:r>
    </w:p>
    <w:p w14:paraId="6C8C1D58" w14:textId="77777777" w:rsidR="00FD1A33" w:rsidRDefault="0A910C68" w:rsidP="5C1B0047">
      <w:pPr>
        <w:ind w:right="1530"/>
        <w:rPr>
          <w:rFonts w:eastAsiaTheme="minorEastAsia"/>
          <w:b/>
          <w:bCs/>
          <w:i/>
          <w:iCs/>
        </w:rPr>
      </w:pPr>
      <w:r w:rsidRPr="19736EA0">
        <w:rPr>
          <w:rFonts w:asciiTheme="majorBidi" w:hAnsiTheme="majorBidi" w:cstheme="majorBidi"/>
          <w:b/>
          <w:bCs/>
          <w:i/>
          <w:iCs/>
          <w:color w:val="000000"/>
        </w:rPr>
        <w:t>Microcosm and Macrocosm</w:t>
      </w:r>
      <w:r w:rsidR="00FD1A33" w:rsidRPr="19736EA0">
        <w:rPr>
          <w:rStyle w:val="FootnoteReference"/>
          <w:rFonts w:asciiTheme="majorBidi" w:hAnsiTheme="majorBidi" w:cstheme="majorBidi"/>
          <w:b/>
          <w:bCs/>
          <w:i/>
          <w:iCs/>
          <w:color w:val="000000"/>
        </w:rPr>
        <w:footnoteReference w:id="18"/>
      </w:r>
      <w:r w:rsidRPr="19736EA0">
        <w:rPr>
          <w:rFonts w:asciiTheme="majorBidi" w:hAnsiTheme="majorBidi" w:cstheme="majorBidi"/>
          <w:b/>
          <w:bCs/>
          <w:i/>
          <w:iCs/>
          <w:color w:val="000000"/>
        </w:rPr>
        <w:t xml:space="preserve"> and </w:t>
      </w:r>
      <w:bookmarkStart w:id="54" w:name="_Toc188509345"/>
      <w:r w:rsidRPr="19736EA0">
        <w:rPr>
          <w:rFonts w:eastAsiaTheme="minorEastAsia"/>
          <w:b/>
          <w:bCs/>
          <w:i/>
          <w:iCs/>
        </w:rPr>
        <w:t>Man's Kinship Relationship with the World</w:t>
      </w:r>
      <w:bookmarkEnd w:id="54"/>
      <w:r w:rsidRPr="19736EA0">
        <w:rPr>
          <w:rFonts w:eastAsiaTheme="minorEastAsia"/>
          <w:b/>
          <w:bCs/>
          <w:i/>
          <w:iCs/>
        </w:rPr>
        <w:t>.</w:t>
      </w:r>
    </w:p>
    <w:p w14:paraId="0BC07E78" w14:textId="4FE5AE09" w:rsidR="74D88B0B" w:rsidRDefault="74D88B0B" w:rsidP="00E616ED">
      <w:pPr>
        <w:pStyle w:val="ListParagraph"/>
        <w:numPr>
          <w:ilvl w:val="3"/>
          <w:numId w:val="6"/>
        </w:numPr>
      </w:pPr>
      <w:r w:rsidRPr="5C1B0047">
        <w:rPr>
          <w:b/>
          <w:bCs/>
          <w:color w:val="000000" w:themeColor="text1"/>
        </w:rPr>
        <w:t xml:space="preserve">Microcosm and Macrocosm </w:t>
      </w:r>
      <w:r w:rsidRPr="5C1B0047">
        <w:rPr>
          <w:color w:val="000000" w:themeColor="text1"/>
        </w:rPr>
        <w:t xml:space="preserve">refer to the Traditional Islamic and virtually universal belief in Man as “the Little World” (Arabic: </w:t>
      </w:r>
      <w:r w:rsidRPr="5C1B0047">
        <w:rPr>
          <w:i/>
          <w:iCs/>
          <w:color w:val="000000" w:themeColor="text1"/>
        </w:rPr>
        <w:t>al-‘</w:t>
      </w:r>
      <w:r w:rsidRPr="5C1B0047">
        <w:rPr>
          <w:i/>
          <w:iCs/>
        </w:rPr>
        <w:t>Ā</w:t>
      </w:r>
      <w:r w:rsidRPr="5C1B0047">
        <w:rPr>
          <w:i/>
          <w:iCs/>
          <w:color w:val="000000" w:themeColor="text1"/>
        </w:rPr>
        <w:t>lam al-</w:t>
      </w:r>
      <w:r w:rsidRPr="5C1B0047">
        <w:rPr>
          <w:i/>
          <w:iCs/>
        </w:rPr>
        <w:t>Ṣ</w:t>
      </w:r>
      <w:r w:rsidRPr="5C1B0047">
        <w:rPr>
          <w:i/>
          <w:iCs/>
          <w:color w:val="000000" w:themeColor="text1"/>
        </w:rPr>
        <w:t>agh</w:t>
      </w:r>
      <w:r w:rsidRPr="5C1B0047">
        <w:rPr>
          <w:i/>
          <w:iCs/>
        </w:rPr>
        <w:t>īr</w:t>
      </w:r>
      <w:r w:rsidRPr="5C1B0047">
        <w:t xml:space="preserve">; Greek: </w:t>
      </w:r>
      <w:r w:rsidRPr="5C1B0047">
        <w:rPr>
          <w:i/>
          <w:iCs/>
          <w:color w:val="474747"/>
        </w:rPr>
        <w:t xml:space="preserve">Mikròs Kósmos, </w:t>
      </w:r>
      <w:r w:rsidRPr="5C1B0047">
        <w:rPr>
          <w:i/>
          <w:iCs/>
          <w:color w:val="000000" w:themeColor="text1"/>
        </w:rPr>
        <w:t>Μ</w:t>
      </w:r>
      <w:r w:rsidRPr="5C1B0047">
        <w:rPr>
          <w:i/>
          <w:iCs/>
          <w:color w:val="474747"/>
        </w:rPr>
        <w:t>ικρὸς Kόσμος</w:t>
      </w:r>
      <w:r w:rsidRPr="5C1B0047">
        <w:rPr>
          <w:color w:val="000000" w:themeColor="text1"/>
        </w:rPr>
        <w:t xml:space="preserve">) and the universe that surrounds us as the “the Big World” (Arabic: </w:t>
      </w:r>
      <w:r w:rsidRPr="5C1B0047">
        <w:rPr>
          <w:i/>
          <w:iCs/>
          <w:color w:val="000000" w:themeColor="text1"/>
        </w:rPr>
        <w:t>al-‘</w:t>
      </w:r>
      <w:r w:rsidRPr="5C1B0047">
        <w:rPr>
          <w:i/>
          <w:iCs/>
        </w:rPr>
        <w:t>Ā</w:t>
      </w:r>
      <w:r w:rsidRPr="5C1B0047">
        <w:rPr>
          <w:i/>
          <w:iCs/>
          <w:color w:val="000000" w:themeColor="text1"/>
        </w:rPr>
        <w:t>lam al-Kab</w:t>
      </w:r>
      <w:r w:rsidRPr="5C1B0047">
        <w:rPr>
          <w:i/>
          <w:iCs/>
        </w:rPr>
        <w:t>ī</w:t>
      </w:r>
      <w:r w:rsidRPr="5C1B0047">
        <w:rPr>
          <w:i/>
          <w:iCs/>
          <w:color w:val="000000" w:themeColor="text1"/>
        </w:rPr>
        <w:t>r</w:t>
      </w:r>
      <w:r w:rsidRPr="5C1B0047">
        <w:rPr>
          <w:color w:val="000000" w:themeColor="text1"/>
        </w:rPr>
        <w:t xml:space="preserve">; Greek: </w:t>
      </w:r>
      <w:r w:rsidRPr="5C1B0047">
        <w:rPr>
          <w:rStyle w:val="apple-converted-space"/>
          <w:i/>
          <w:iCs/>
          <w:color w:val="474747"/>
        </w:rPr>
        <w:t>Makròs Kósmos, Mακρὸς Kόσμος</w:t>
      </w:r>
      <w:r w:rsidRPr="5C1B0047">
        <w:rPr>
          <w:color w:val="000000" w:themeColor="text1"/>
        </w:rPr>
        <w:t>). In T</w:t>
      </w:r>
      <w:r w:rsidRPr="5C1B0047">
        <w:t xml:space="preserve">raditional Islamic Metaphysics and Science, the Paradigm of the Microcosm-Macrocosm relationship between Human Beings and the Cosmos—or the ordered World in its beauty—is a universal paradigm shared with many other faith and Philosophical traditions. Man as Microcosm possesses within himself all the Levels of Being (Arabic: </w:t>
      </w:r>
      <w:r w:rsidRPr="5C1B0047">
        <w:rPr>
          <w:i/>
          <w:iCs/>
        </w:rPr>
        <w:t>Marātib al-Wujūd</w:t>
      </w:r>
      <w:r w:rsidRPr="5C1B0047">
        <w:t xml:space="preserve">), while the Intellect (Arabic: </w:t>
      </w:r>
      <w:r w:rsidRPr="5C1B0047">
        <w:rPr>
          <w:i/>
          <w:iCs/>
        </w:rPr>
        <w:t>al-‘Aql</w:t>
      </w:r>
      <w:r w:rsidRPr="5C1B0047">
        <w:t xml:space="preserve">) is the inner Principle of his Being. Man’s Soul and his complex faculties represent the different stages of tangible earthly life between the mineral, vegetative, animal, and Angelic realms. We are the Interspace (Arabic: </w:t>
      </w:r>
      <w:r w:rsidRPr="5C1B0047">
        <w:rPr>
          <w:i/>
          <w:iCs/>
        </w:rPr>
        <w:t>al-Barzakh</w:t>
      </w:r>
      <w:r w:rsidRPr="5C1B0047">
        <w:t>) between the earthly or sublunar and celestial or heavenly Worlds. Our Felicity as Human Beings lies essentially in our playing that role we were created to perform with honor and dignity, while cultivating and properly developing our the Intellects and faculties of cognition.</w:t>
      </w:r>
    </w:p>
    <w:p w14:paraId="353BAB44" w14:textId="6BDC2E78" w:rsidR="74D88B0B" w:rsidRDefault="74D88B0B" w:rsidP="00E616ED">
      <w:pPr>
        <w:pStyle w:val="ListParagraph"/>
        <w:numPr>
          <w:ilvl w:val="3"/>
          <w:numId w:val="6"/>
        </w:numPr>
      </w:pPr>
      <w:r w:rsidRPr="5C1B0047">
        <w:t xml:space="preserve">Al-Bīrūnī </w:t>
      </w:r>
      <w:r w:rsidRPr="5C1B0047">
        <w:rPr>
          <w:color w:val="1A1A1A"/>
        </w:rPr>
        <w:t>(d. 440/1048)</w:t>
      </w:r>
      <w:r w:rsidRPr="5C1B0047">
        <w:t xml:space="preserve"> refers to the analogy of Microcosm and Macrocosm, when he remarks: “How should a person wonder at this [marvel of the Human Soul], when it is undeniable that God has the power to combine the whole World in single individual?” That is, God has the power to create the individual Human Being as a Microcosm of the entire World. The Reality of the Human Microcosm, in Islamic belief, is based upon the belief, which was discussed under our treatment of Primordial Human Nature (</w:t>
      </w:r>
      <w:r w:rsidRPr="5C1B0047">
        <w:rPr>
          <w:i/>
          <w:iCs/>
        </w:rPr>
        <w:t>al-Fiṭra</w:t>
      </w:r>
      <w:r w:rsidRPr="5C1B0047">
        <w:t xml:space="preserve">) that the totality and all-comprehensiveness of the Human form arises from the fact that the individual Human Being gathers together within himself all the Divine Names and and basic Positive Attributes—Life, Knowledge, Will, Power, Hearing, Seeing, and Speech—that only manifest themselves in partite fashion throughout all the entities of the external World —from greatest to least. Thus, the Microcosm-Macrocosm Paradigm looks upon the Human Being as “the Little World” (Microcosm; </w:t>
      </w:r>
      <w:r w:rsidRPr="5C1B0047">
        <w:rPr>
          <w:i/>
          <w:iCs/>
          <w:color w:val="000000" w:themeColor="text1"/>
        </w:rPr>
        <w:t>al-‘</w:t>
      </w:r>
      <w:r w:rsidRPr="5C1B0047">
        <w:rPr>
          <w:i/>
          <w:iCs/>
        </w:rPr>
        <w:t>Ā</w:t>
      </w:r>
      <w:r w:rsidRPr="5C1B0047">
        <w:rPr>
          <w:i/>
          <w:iCs/>
          <w:color w:val="000000" w:themeColor="text1"/>
        </w:rPr>
        <w:t>lam al-</w:t>
      </w:r>
      <w:r w:rsidRPr="5C1B0047">
        <w:rPr>
          <w:i/>
          <w:iCs/>
        </w:rPr>
        <w:t>Ṣ</w:t>
      </w:r>
      <w:r w:rsidRPr="5C1B0047">
        <w:rPr>
          <w:i/>
          <w:iCs/>
          <w:color w:val="000000" w:themeColor="text1"/>
        </w:rPr>
        <w:t>agh</w:t>
      </w:r>
      <w:r w:rsidRPr="5C1B0047">
        <w:rPr>
          <w:i/>
          <w:iCs/>
        </w:rPr>
        <w:t>īr</w:t>
      </w:r>
      <w:r w:rsidRPr="5C1B0047">
        <w:t>) or “the Little Man” (</w:t>
      </w:r>
      <w:r w:rsidRPr="5C1B0047">
        <w:rPr>
          <w:i/>
          <w:iCs/>
        </w:rPr>
        <w:t>al-Insān al-Ṣaghīr</w:t>
      </w:r>
      <w:r w:rsidRPr="5C1B0047">
        <w:t xml:space="preserve">) and the Cosmos as “the Great World” (Macrocosm; </w:t>
      </w:r>
      <w:r w:rsidRPr="5C1B0047">
        <w:rPr>
          <w:i/>
          <w:iCs/>
        </w:rPr>
        <w:t>al-</w:t>
      </w:r>
      <w:r w:rsidRPr="5C1B0047">
        <w:rPr>
          <w:i/>
          <w:iCs/>
          <w:color w:val="000000" w:themeColor="text1"/>
        </w:rPr>
        <w:t>‘</w:t>
      </w:r>
      <w:r w:rsidRPr="5C1B0047">
        <w:rPr>
          <w:i/>
          <w:iCs/>
        </w:rPr>
        <w:t>Ā</w:t>
      </w:r>
      <w:r w:rsidRPr="5C1B0047">
        <w:rPr>
          <w:i/>
          <w:iCs/>
          <w:color w:val="000000" w:themeColor="text1"/>
        </w:rPr>
        <w:t>lam</w:t>
      </w:r>
      <w:r w:rsidRPr="5C1B0047">
        <w:rPr>
          <w:i/>
          <w:iCs/>
        </w:rPr>
        <w:t xml:space="preserve"> al-Kabīr</w:t>
      </w:r>
      <w:r w:rsidRPr="5C1B0047">
        <w:t>) or “the Great Man” (</w:t>
      </w:r>
      <w:r w:rsidRPr="5C1B0047">
        <w:rPr>
          <w:i/>
          <w:iCs/>
        </w:rPr>
        <w:t>al-Insān al-Kabīr</w:t>
      </w:r>
      <w:r w:rsidRPr="5C1B0047">
        <w:t xml:space="preserve">). More fully, the Paradigm asserts explicitly that everything in the Universe has its counterpart within us, and everything within us has its counterpart in the World. Because each Human Being is a totality, however, we are complete without the world, but the World, which is not a totality in the same sense, since no entity in it—other than Man—contains all the Names and Positive Attributes of God—is never complete without us. One of the important corollaries of the Microcosm-Macrocosm Paradigm is the Cognitive Frame that Human Beings are not strangers in the World. Rather—as repeatedly noted—there is a kinship relation between us and everything around us. Because of this kinship, there is also natural and absolute sympathy between Man and the Cosmos based on the Passionate Love (Arabic: </w:t>
      </w:r>
      <w:r w:rsidRPr="5C1B0047">
        <w:rPr>
          <w:i/>
          <w:iCs/>
        </w:rPr>
        <w:t>al-‘Ishq</w:t>
      </w:r>
      <w:r w:rsidRPr="5C1B0047">
        <w:t>) that pervades and permeates the Cosmos.</w:t>
      </w:r>
    </w:p>
    <w:p w14:paraId="3340D6CB" w14:textId="5C49D7D6" w:rsidR="74D88B0B" w:rsidRDefault="74D88B0B" w:rsidP="00E616ED">
      <w:pPr>
        <w:pStyle w:val="ListParagraph"/>
        <w:numPr>
          <w:ilvl w:val="3"/>
          <w:numId w:val="6"/>
        </w:numPr>
      </w:pPr>
      <w:r w:rsidRPr="5C1B0047">
        <w:t>Thus, both worlds—the Little World and the Great World, the little Man and the Great Man—are completely compatible with each other and there can be no dualist dichotomy between them or anything within them. Thus, we can truly know the world, and we can discover ourselves by studying it because of this kinship relation between us and every object in it. True knowledge of the World is not only possible, it is natural and requisite, while, of course, also being perfectly isomorphic. We participate directly in the World we see as a cognate part of it. If we understand ourselves, we understand the world. If we understand the World, we will discover ourselves. This principle was the basis of all the Traditional Islamic physical Sciences—even chemistry and physics. The Cosmos is adapted to, and it is mindful of us. We, in turn, are perfectly adapted to understand the Cosmos and are meant to be mindful of it, which is a fundamental Principle required to restore the Intellectual Integrity of cognition and Science in our time.</w:t>
      </w:r>
    </w:p>
    <w:p w14:paraId="59701FB1" w14:textId="04530B12" w:rsidR="74D88B0B" w:rsidRDefault="74D88B0B" w:rsidP="00E616ED">
      <w:pPr>
        <w:pStyle w:val="ListParagraph"/>
        <w:numPr>
          <w:ilvl w:val="3"/>
          <w:numId w:val="6"/>
        </w:numPr>
      </w:pPr>
      <w:r w:rsidRPr="5C1B0047">
        <w:t xml:space="preserve"> Furthermore, the Microcosm-Macrocosm paradigm has two additional principle Cognitive Frames, which are also shared by Traditional Cultures and Civilizations. First, Reality is essentially qualitative and not just quantitative. For example, physical objects are indeed extensions in space, but they have many other qualities that are essential to their natures: They point beyond themselves to greater realities; they have intrinsic value, meaningful shape, location, direction, and other qualities that cannot be generalized away. When we view reality as qualitative, it becomes a Sign of higher, hidden Realities because Archetypal Symbolism is a function of quality, not quantity. Second, knowledge is both </w:t>
      </w:r>
      <w:r w:rsidRPr="5C1B0047">
        <w:rPr>
          <w:b/>
          <w:bCs/>
        </w:rPr>
        <w:t>vertical</w:t>
      </w:r>
      <w:r w:rsidRPr="5C1B0047">
        <w:t xml:space="preserve"> and </w:t>
      </w:r>
      <w:r w:rsidRPr="5C1B0047">
        <w:rPr>
          <w:b/>
          <w:bCs/>
        </w:rPr>
        <w:t>horizontal</w:t>
      </w:r>
      <w:r w:rsidRPr="5C1B0047">
        <w:t xml:space="preserve">, two modes of perception which are necessary complements of each other. </w:t>
      </w:r>
      <w:r w:rsidRPr="5C1B0047">
        <w:rPr>
          <w:b/>
          <w:bCs/>
        </w:rPr>
        <w:t>Verticality</w:t>
      </w:r>
      <w:r w:rsidRPr="5C1B0047">
        <w:t xml:space="preserve"> affirms that the Principle of universal causality is transcendent, and it alone makes </w:t>
      </w:r>
      <w:r w:rsidRPr="5C1B0047">
        <w:rPr>
          <w:b/>
          <w:bCs/>
        </w:rPr>
        <w:t>Horizontality</w:t>
      </w:r>
      <w:r w:rsidRPr="5C1B0047">
        <w:t xml:space="preserve"> possible and meaningful. Horizontality, on the other hand, gives us access to practical knowledge and detailed Metaphysical insights into our own natures.</w:t>
      </w:r>
    </w:p>
    <w:p w14:paraId="6FB9259D" w14:textId="75DD01FC" w:rsidR="5C1B0047" w:rsidRDefault="5C1B0047" w:rsidP="5C1B0047">
      <w:pPr>
        <w:pStyle w:val="ListParagraph"/>
        <w:ind w:left="360" w:right="1530"/>
        <w:rPr>
          <w:rFonts w:eastAsiaTheme="minorEastAsia"/>
        </w:rPr>
      </w:pPr>
    </w:p>
    <w:p w14:paraId="59DF944D" w14:textId="7432FCC3" w:rsidR="00E96754" w:rsidRDefault="0014452B" w:rsidP="00E616ED">
      <w:pPr>
        <w:pStyle w:val="ListParagraph"/>
        <w:numPr>
          <w:ilvl w:val="3"/>
          <w:numId w:val="6"/>
        </w:numPr>
        <w:rPr>
          <w:rFonts w:eastAsiaTheme="minorEastAsia"/>
        </w:rPr>
      </w:pPr>
      <w:r w:rsidRPr="5C1B0047">
        <w:rPr>
          <w:rFonts w:eastAsiaTheme="minorEastAsia"/>
        </w:rPr>
        <w:t>The ancient Greek philosopher Xenophanes said: “It takes a wise man to recognize a wise man.” Likewise, it takes a certain modicum of intelligence, wisdom, and candor to recognize intelligent design. The adaptations, designs, and manifestations of beauty around us are “intelligent,” in two regards: First, they cannot have happened by chance or without an agent, and, second, they are intelligible to our intellects. In fact, we ourselves and our intellects are part of the all-embracing, universal pattern of intelligent design. We live in a rational world which our intellects can readily understand, and to which we can apply logic, measurement, mathematics, geometry, empirical science, and other forms of knowledge. Our intellects are perfectly adapted to the world, and the world is perfectly adapted to our intellects. The microcosm and macrocosm are perfectly related to each other and share a kinship relationship. Empirically, we can describe how the world is and what it looks like. But, ethically and intellectually, we cannot avoid answering the question of why it is this way. The answer to this question of why requires us to affirm brilliant universal design in ourselves and everything around us as well as the ontological necessity of a grand Designer, who fashioned this creation for us to witness His beauty and approach Him. An anonymous Persian poet says:</w:t>
      </w:r>
      <w:r w:rsidR="00E96754" w:rsidRPr="5C1B0047">
        <w:rPr>
          <w:rFonts w:eastAsiaTheme="minorEastAsia"/>
        </w:rPr>
        <w:t xml:space="preserve"> “</w:t>
      </w:r>
      <w:r w:rsidR="00E96754" w:rsidRPr="00E96754">
        <w:rPr>
          <w:rFonts w:eastAsiaTheme="minorEastAsia"/>
        </w:rPr>
        <w:t>Know of a certainty that [God] only set forth all these wonders</w:t>
      </w:r>
      <w:r w:rsidR="487F9550" w:rsidRPr="5C1B0047">
        <w:rPr>
          <w:rFonts w:eastAsiaTheme="minorEastAsia"/>
        </w:rPr>
        <w:t xml:space="preserve"> </w:t>
      </w:r>
      <w:r w:rsidR="00E96754" w:rsidRPr="5C1B0047">
        <w:rPr>
          <w:rFonts w:eastAsiaTheme="minorEastAsia"/>
        </w:rPr>
        <w:t>for the sake of a single seeing heart.”</w:t>
      </w:r>
    </w:p>
    <w:p w14:paraId="3F22805E" w14:textId="7A9F4A6B" w:rsidR="00E96754" w:rsidRDefault="00E96754" w:rsidP="00E616ED">
      <w:pPr>
        <w:pStyle w:val="ListParagraph"/>
        <w:numPr>
          <w:ilvl w:val="3"/>
          <w:numId w:val="6"/>
        </w:numPr>
        <w:rPr>
          <w:rFonts w:eastAsiaTheme="minorEastAsia"/>
        </w:rPr>
      </w:pPr>
      <w:r w:rsidRPr="5C1B0047">
        <w:rPr>
          <w:rFonts w:eastAsiaTheme="minorEastAsia"/>
        </w:rPr>
        <w:t>The ability to think is the first step in self-knowledge, self-consciousness, and the true understanding of the self, its hidden faults, and its infinite machinations. Without introspection, self-knowledge, and the power to reflect, there can be no real knowledge of God. The Successor al-Ḥasan al-Baṣrī would say: “Thought is a mirror that shows you yourself and lets you see what is [truly] beautiful (good) about you and what is ugly (evil).” To know the self is to be normal; to be normal is to be centered, that is, to have spiritual centeredness and harmonious balance. To be normal and centered is to be homogenous--to have a kinship relationship with the world and to relate to it naturally. The abnormal and heteroclite soul has no center. Therefore, it cannot aspire to the Absolute or reach out to the Infinite. As soon as we come to know ourselves, we turn to God, and we find our center. When we address the Eternal, we are always at the center of the world--no matter how decentralized we might have been before. This is what makes life beautiful and meaningful. The great mistake of secular man is that he places his center outside of himself; this misplaced focus deprives him of access to his real core, since his “externalized center” puts itself where the true center of the self ought to be. The man without a center is capable of everything and of nothing; he is readily an imitator and a destroyer, although there are distinctions and shades of gray everywhere.</w:t>
      </w:r>
    </w:p>
    <w:p w14:paraId="05B38763" w14:textId="2D43BB04" w:rsidR="00116DBF" w:rsidRPr="0014452B" w:rsidRDefault="00116DBF" w:rsidP="00E616ED">
      <w:pPr>
        <w:pStyle w:val="ListParagraph"/>
        <w:numPr>
          <w:ilvl w:val="3"/>
          <w:numId w:val="6"/>
        </w:numPr>
        <w:rPr>
          <w:rFonts w:eastAsiaTheme="minorEastAsia"/>
        </w:rPr>
      </w:pPr>
      <w:r w:rsidRPr="5C1B0047">
        <w:rPr>
          <w:rFonts w:eastAsiaTheme="minorEastAsia"/>
        </w:rPr>
        <w:t>Centuries later, Hegel would agree with Plotinus on this point. Plotinus first asked if it is possible that the Intellect—which in this case is sound Intellect in its truest manifestation as Intellect, that is, Intellect at its best—might possibly deceive itself and mistakenly conclude that non-Being is Being. Plotinus held that the Noûs, Νοῦς that deceives itself in this manner must necessarily be void of insight (anόētainοn; ἀνόηταινον), utterly inept, unintelligent, and unwise. That is, it must be Noûs, Νοῦς without Noûs, Νοῦς and, in the view of Plotinus, a Noûs without insight would be a self-contradiction. Plotinus asserts that proof-based knowledge is also transmitted. It is dependent upon the validity of its premises and upon the accuracy of its method of demonstration, requiring considerations such as the rules of logical conclusion. Such knowledge is always susceptible to error. But this is not the case with direct knowledge which is spontaneous and autonomous as well as intuitive, without intermediaries, and self-evident. Perception alone can never strip away the doubt that comes with it regarding the uncertainty of what is perceived. Even when we accept that perception truly exists, perception only grasps an image, figure, or representation (eídolōn; εἴδωλον) and never the thing itself. Perception remains external to the thing perceived. Thus, despite intuitive evidence, perception lacks certainty for two reasons: 1) It can never be certain of the Existence of the objects of its perception, and 2) it can never grasp more than the images they present. For Plotinus, the problem is that we are directing our focus outwardly—that is, on something other than perception itself. Therefore, perception occurs ex negativo, but any type of knowledge full of certainty and free of doubt can only be a knowledge of itself, that is, self-consciousness. Ex negativo means “from the negative” or “resulting from negation,” which is typically used to categorize a definition that consists in an expression of what a term is not as opposed to what it actually is. Plotinus held that the Intellect (Noûs, Νοῦς) recognizes Being merely by the act of thinking, but Being is there before the act of cognition, and—as we have seen—without it, Noûs, Νοῦς would find no content. In the act of cognition (nóēsis, νόησις), the Intellect knows itself to be the Isomorphic Identity of Being and thought. This identity is not a selective Identity, in which Intellect recognizes only its own Existence. Rather, it is also the Intellect’s complete self-recognition of its Nature. For, the Intellect (Noûs, Νοῦς) does not know itself to be an entity among other entities. On the contrary, it knows itself as the Isomorphic reflection of the complete Plenitude of Being, outside of which there is no entity in any actual sense. Thus—if it truly knows itself—there is nothing that Intellect does not know, again reflecting the Isomorphic kinship relationship between Man as Microcosm and the Cosmos as Macrocosm. Thus, the self-knowledge of the Intellect is the perfect self-Transcendence of Being as the totality of all Ideas, and the Intellect itself constitutes a fundamental part of the Metaphysics of Cosmic Ontology.</w:t>
      </w:r>
    </w:p>
    <w:p w14:paraId="564EBCFE" w14:textId="77777777" w:rsidR="00FD1A33" w:rsidRPr="00611D4D" w:rsidRDefault="00FD1A33" w:rsidP="00E616ED">
      <w:pPr>
        <w:pStyle w:val="Heading4"/>
        <w:numPr>
          <w:ilvl w:val="0"/>
          <w:numId w:val="6"/>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611D4D">
        <w:rPr>
          <w:rFonts w:asciiTheme="majorBidi" w:eastAsiaTheme="minorHAnsi" w:hAnsiTheme="majorBidi"/>
          <w:b/>
          <w:bCs/>
          <w:color w:val="C00000"/>
          <w:sz w:val="28"/>
          <w:szCs w:val="28"/>
        </w:rPr>
        <w:t>Paradigms &amp; Cognitive Frames</w:t>
      </w:r>
    </w:p>
    <w:p w14:paraId="25B53810" w14:textId="77777777" w:rsidR="00FD1A33" w:rsidRPr="004F6F56" w:rsidRDefault="0A910C68" w:rsidP="00FD1A33">
      <w:pPr>
        <w:ind w:left="1080"/>
        <w:rPr>
          <w:rFonts w:eastAsiaTheme="minorHAnsi"/>
          <w:b/>
          <w:bCs/>
          <w:i/>
          <w:iCs/>
        </w:rPr>
      </w:pPr>
      <w:r w:rsidRPr="19736EA0">
        <w:rPr>
          <w:b/>
          <w:bCs/>
          <w:i/>
          <w:iCs/>
        </w:rPr>
        <w:t>Paradigms and Cognitive Frames</w:t>
      </w:r>
      <w:r w:rsidR="00FD1A33" w:rsidRPr="19736EA0">
        <w:rPr>
          <w:rStyle w:val="FootnoteReference"/>
          <w:b/>
          <w:bCs/>
          <w:i/>
          <w:iCs/>
        </w:rPr>
        <w:footnoteReference w:id="19"/>
      </w:r>
    </w:p>
    <w:p w14:paraId="343484D8" w14:textId="77777777" w:rsidR="00FD1A33" w:rsidRDefault="00FD1A33" w:rsidP="00E616ED">
      <w:pPr>
        <w:pStyle w:val="Heading4"/>
        <w:numPr>
          <w:ilvl w:val="0"/>
          <w:numId w:val="6"/>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611D4D">
        <w:rPr>
          <w:rFonts w:asciiTheme="majorBidi" w:eastAsiaTheme="minorHAnsi" w:hAnsiTheme="majorBidi"/>
          <w:b/>
          <w:bCs/>
          <w:color w:val="C00000"/>
          <w:sz w:val="28"/>
          <w:szCs w:val="28"/>
        </w:rPr>
        <w:t xml:space="preserve">Quantity </w:t>
      </w:r>
      <w:r>
        <w:rPr>
          <w:rFonts w:asciiTheme="majorBidi" w:eastAsiaTheme="minorHAnsi" w:hAnsiTheme="majorBidi"/>
          <w:b/>
          <w:bCs/>
          <w:color w:val="C00000"/>
          <w:sz w:val="28"/>
          <w:szCs w:val="28"/>
        </w:rPr>
        <w:t xml:space="preserve">&amp; </w:t>
      </w:r>
      <w:r w:rsidRPr="00611D4D">
        <w:rPr>
          <w:rFonts w:asciiTheme="majorBidi" w:eastAsiaTheme="minorHAnsi" w:hAnsiTheme="majorBidi"/>
          <w:b/>
          <w:bCs/>
          <w:color w:val="C00000"/>
          <w:sz w:val="28"/>
          <w:szCs w:val="28"/>
        </w:rPr>
        <w:t>Quality</w:t>
      </w:r>
    </w:p>
    <w:p w14:paraId="04BBC756" w14:textId="77777777" w:rsidR="00FB5C5A" w:rsidRPr="00FB5C5A" w:rsidRDefault="00FB5C5A" w:rsidP="00E616ED">
      <w:pPr>
        <w:pStyle w:val="ListParagraph"/>
        <w:numPr>
          <w:ilvl w:val="3"/>
          <w:numId w:val="6"/>
        </w:numPr>
        <w:rPr>
          <w:rFonts w:eastAsiaTheme="minorHAnsi"/>
        </w:rPr>
      </w:pPr>
      <w:r w:rsidRPr="00FB5C5A">
        <w:rPr>
          <w:rFonts w:eastAsiaTheme="minorHAnsi"/>
        </w:rPr>
        <w:t>al-ṭawīlu (the tall) is quantity (Arabic: al-‘adad [number] or al-kam; Greek: posόn, ποσόν, both meaning “how much”). Quantity represents the extension of an entity. It may be disconnected, discrete, or separate (kam munfaṣil)—representing numbered individual entities—or continuous (kam muttaṣil)—such as the length or extension of a thing. Furthermore, its parts may or may not have relative positions to each other. Thus, any given thing might be a forearm long, be seven in number in its set, take up a certain amount of space, and last a given length of time. The fact that Zayd is tall is a continuous quantity (kam muttaṣil), although Zayd himself is one person, which is a separate or disconnected quantity (kam munfaṣil).</w:t>
      </w:r>
    </w:p>
    <w:p w14:paraId="1BCBD991" w14:textId="77777777" w:rsidR="008A3A7E" w:rsidRPr="008A3A7E" w:rsidRDefault="008A3A7E" w:rsidP="00E616ED">
      <w:pPr>
        <w:pStyle w:val="ListParagraph"/>
        <w:numPr>
          <w:ilvl w:val="3"/>
          <w:numId w:val="6"/>
        </w:numPr>
        <w:rPr>
          <w:rFonts w:eastAsiaTheme="minorHAnsi"/>
        </w:rPr>
      </w:pPr>
      <w:r w:rsidRPr="008A3A7E">
        <w:rPr>
          <w:rFonts w:eastAsiaTheme="minorHAnsi"/>
        </w:rPr>
        <w:t>Quantity and quality herald the closely related Categories of number and form. All four are A Priori attributional Categories. As has already been repeatedly noted, Categories are fundamental conceptual units. They do not “exist” outwardly in the concrete tangible World—they are not “instantiated in individual particulars” (al-muta‘ayyanāt)—but are the means by which we understand the World of concrete “individual particulars” and make it an object of Intellection and knowledge. They are not “constructed” in the Mind or “abstracted” from experience. Rather, they are Mental “givens” and a fundamental part of our Primordial Natures and the God-given Gift of Intellect (al-‘Aql). Although they do not exist as palpable objects outside of us—they are not “instantiated in individual particulars” (hiya ghayr-muta‘ayyanāt)—they still possess a Reality which is far greater than the particular objects they permit us to understand, which makes them “the Mothers” of all existent things. Categories—in all their Reality—must not, however, be confused with “causes” nor with “effects.” Rather, they enable us to analyze and understand “causes” and “effects.” Moreover—and this is especially important in the case of quantity and quality—they in themselves are absolutely value neutral and free of any intrinsic Ethical, Moral, or Cultural merit. As we will occasionally demonstrate in The First Teaching, we live in an age of quantification—the Reign of Quantity—and because of that fact, we may often speak of “quantification” as the antithesis of value, just as we may assign great merit to “quality.” But quantity and quality as Categories are neutral in the scale of values, taste, Ethics, and Morality, and they must not be confused with the Cultural discussions of our time that pertain to these same words.</w:t>
      </w:r>
    </w:p>
    <w:p w14:paraId="766642EC" w14:textId="77777777" w:rsidR="008A3A7E" w:rsidRPr="008A3A7E" w:rsidRDefault="008A3A7E" w:rsidP="7BECAD02">
      <w:pPr>
        <w:pStyle w:val="ListParagraph"/>
        <w:ind w:left="360"/>
        <w:rPr>
          <w:rFonts w:eastAsiaTheme="minorEastAsia"/>
        </w:rPr>
      </w:pPr>
    </w:p>
    <w:p w14:paraId="4C22613A" w14:textId="77777777" w:rsidR="008A3A7E" w:rsidRPr="008A3A7E" w:rsidRDefault="008A3A7E" w:rsidP="00E616ED">
      <w:pPr>
        <w:pStyle w:val="ListParagraph"/>
        <w:numPr>
          <w:ilvl w:val="3"/>
          <w:numId w:val="6"/>
        </w:numPr>
        <w:rPr>
          <w:rFonts w:eastAsiaTheme="minorHAnsi"/>
        </w:rPr>
      </w:pPr>
      <w:r w:rsidRPr="008A3A7E">
        <w:rPr>
          <w:rFonts w:eastAsiaTheme="minorHAnsi"/>
        </w:rPr>
        <w:t>Intrinsically and in terms of the Archetypal realm, which we will present later, quantity refers to the unlimitedness of God’s infinite Divine Names and Attributes, while quality—in the same Archetypal terms—refers to their different refinements and distinctions as ramifications of those Names and Attributes. Quantity is naturally and properly horizontal, and, by the same token, quality is vertical. Quantity arises from the fact that absolute quality—which is a manifestation of the Divine Names and Attributes—is utterly undifferentiated, and it can only be understood in terms of many specific qualities. Pure or absolute quality—which is also rooted in the Divine Names and Attributes—is the ultimate, unitary Reality that gives rise to all quantities and qualities, which spring from the same ultimate Metaphysical rooting. Such absolute quality, however, can only be conceptualized in terms of specific relative qualities.</w:t>
      </w:r>
    </w:p>
    <w:p w14:paraId="5DF8D3E5" w14:textId="77777777" w:rsidR="008A3A7E" w:rsidRPr="008A3A7E" w:rsidRDefault="008A3A7E" w:rsidP="7BECAD02">
      <w:pPr>
        <w:rPr>
          <w:rFonts w:eastAsiaTheme="minorEastAsia"/>
        </w:rPr>
      </w:pPr>
    </w:p>
    <w:p w14:paraId="2DE5F2A0" w14:textId="77777777" w:rsidR="008A3A7E" w:rsidRPr="008A3A7E" w:rsidRDefault="008A3A7E" w:rsidP="00E616ED">
      <w:pPr>
        <w:pStyle w:val="ListParagraph"/>
        <w:numPr>
          <w:ilvl w:val="3"/>
          <w:numId w:val="6"/>
        </w:numPr>
        <w:rPr>
          <w:rFonts w:eastAsiaTheme="minorHAnsi"/>
        </w:rPr>
      </w:pPr>
      <w:r w:rsidRPr="008A3A7E">
        <w:rPr>
          <w:rFonts w:eastAsiaTheme="minorHAnsi"/>
        </w:rPr>
        <w:t>We make frequent use of the concepts of “quantitative” and “qualitative” in this book. The category of quality is closely tied to that of Essence. As a preliminary definition, “quantity” and “quantitative” pertain to the realm of tangible, physical, and measurable phenomena. “Quality” and “qualitative,” on the other hand, pertain to the realm of intangible, non-physical, and non-measurable phenomena. Coffee cups and molecules belong to the realm of quantity. The taste of coffee and the beauty of molecular structures belong to the realm of quality. Creation as manifested in the world of the five senses is quantitative for all observers. The meaning and value of creation and the manifestation of the divine names in it are qualitative and vary from observer to observer.</w:t>
      </w:r>
    </w:p>
    <w:p w14:paraId="48F44B98" w14:textId="3A2A117A" w:rsidR="008A3A7E" w:rsidRPr="008A3A7E" w:rsidRDefault="008A3A7E" w:rsidP="7BECAD02">
      <w:pPr>
        <w:pStyle w:val="ListParagraph"/>
        <w:ind w:left="360"/>
        <w:rPr>
          <w:rFonts w:eastAsiaTheme="minorEastAsia"/>
        </w:rPr>
      </w:pPr>
    </w:p>
    <w:p w14:paraId="5F04DDF5" w14:textId="77777777" w:rsidR="008A3A7E" w:rsidRPr="008A3A7E" w:rsidRDefault="008A3A7E" w:rsidP="00E616ED">
      <w:pPr>
        <w:pStyle w:val="ListParagraph"/>
        <w:numPr>
          <w:ilvl w:val="3"/>
          <w:numId w:val="6"/>
        </w:numPr>
        <w:rPr>
          <w:rFonts w:eastAsiaTheme="minorHAnsi"/>
        </w:rPr>
      </w:pPr>
      <w:r w:rsidRPr="008A3A7E">
        <w:rPr>
          <w:rFonts w:eastAsiaTheme="minorHAnsi"/>
        </w:rPr>
        <w:t>Quantity &amp; Quality in Scientific &amp; Common Usage Today</w:t>
      </w:r>
    </w:p>
    <w:p w14:paraId="58C3F4BE" w14:textId="77777777" w:rsidR="008A3A7E" w:rsidRPr="008A3A7E" w:rsidRDefault="008A3A7E" w:rsidP="7BECAD02">
      <w:pPr>
        <w:pStyle w:val="ListParagraph"/>
        <w:ind w:left="360"/>
        <w:rPr>
          <w:rFonts w:eastAsiaTheme="minorEastAsia"/>
        </w:rPr>
      </w:pPr>
      <w:r w:rsidRPr="7BECAD02">
        <w:rPr>
          <w:rFonts w:eastAsiaTheme="minorEastAsia"/>
        </w:rPr>
        <w:t>Modern Scientific disciplines generally seek the explanation of things by focusing on their quantitative aspect, which naturally makes Mathematics a key discipline. The “quantitative side of things” is the appearance of things as discrete individuals that can be further subdivided and analyzed. By contrast, the “qualitative side of things” represents everything that allows phenomena to be conceptualized in terms of the qualities, accidents, and attributes that derive from Pure Quality. Investigating the quantitative side of things is perfectly legitimate, and Modern Science illustrates how practical such analysis can be. It only becomes illegitimate when the claim is made that quantity alone represents true knowledge and that the elucidation of the qualitative side of Reality adds nothing of significance. One of the critical dimensions of “Scientism” is the belief that real knowledge is grounded in empirical Science alone, which creates a legacy of virtually compulsory quantification.</w:t>
      </w:r>
    </w:p>
    <w:p w14:paraId="7090F6B6" w14:textId="77777777" w:rsidR="008A3A7E" w:rsidRPr="008A3A7E" w:rsidRDefault="008A3A7E" w:rsidP="7BECAD02">
      <w:pPr>
        <w:pStyle w:val="ListParagraph"/>
        <w:ind w:left="360"/>
        <w:rPr>
          <w:rFonts w:eastAsiaTheme="minorEastAsia"/>
        </w:rPr>
      </w:pPr>
    </w:p>
    <w:p w14:paraId="04558E38" w14:textId="77777777" w:rsidR="008A3A7E" w:rsidRPr="008A3A7E" w:rsidRDefault="008A3A7E" w:rsidP="00E616ED">
      <w:pPr>
        <w:pStyle w:val="ListParagraph"/>
        <w:numPr>
          <w:ilvl w:val="3"/>
          <w:numId w:val="6"/>
        </w:numPr>
        <w:rPr>
          <w:rFonts w:eastAsiaTheme="minorHAnsi"/>
        </w:rPr>
      </w:pPr>
      <w:r w:rsidRPr="008A3A7E">
        <w:rPr>
          <w:rFonts w:eastAsiaTheme="minorHAnsi"/>
        </w:rPr>
        <w:t>As a result of this Reign of Quantity today, Human Beings come to see the World around them and their own selves only in terms of their being discrete, quantifiable things—each of which can be given a number. Thus, when we look at things, we often can only perceive them as “things”—but not as markers, pointers, Signs, and Symbols of greater Truths and Realities. Thus, we are taught that concrete “things” constitute what is real in themselves, and this point of view arose in the Early Modern period and has long become central to Modernist and post-Modernist Epistemologies. When some qualities—such as colors, for example—can be expressed in numbers, they become “real,” while other qualities that cannot be expressed quantitatively—and most of them cannot—are relegated to what is “unreal” or certainly of little Scientific merit. This phenomenon has also led to the “dehumanization” of Modern Science and Technology. Although, as Categories, quantity and quality are value neutral, in the Islamic Intellectual Tradition Reality may be said to lie in “quality,” because it is the basis of individuation and uniqueness. Beyond this, Reality lies on the side of universal Principles and fundamental qualities, more than it does on the side of quantification.</w:t>
      </w:r>
    </w:p>
    <w:p w14:paraId="613DB59C" w14:textId="77777777" w:rsidR="008A3A7E" w:rsidRPr="008A3A7E" w:rsidRDefault="008A3A7E" w:rsidP="7BECAD02">
      <w:pPr>
        <w:pStyle w:val="ListParagraph"/>
        <w:ind w:left="360"/>
        <w:rPr>
          <w:rFonts w:eastAsiaTheme="minorEastAsia"/>
        </w:rPr>
      </w:pPr>
    </w:p>
    <w:p w14:paraId="176D1584" w14:textId="77777777" w:rsidR="008A3A7E" w:rsidRPr="008A3A7E" w:rsidRDefault="008A3A7E" w:rsidP="00E616ED">
      <w:pPr>
        <w:pStyle w:val="ListParagraph"/>
        <w:numPr>
          <w:ilvl w:val="3"/>
          <w:numId w:val="6"/>
        </w:numPr>
        <w:rPr>
          <w:rFonts w:eastAsiaTheme="minorHAnsi"/>
        </w:rPr>
      </w:pPr>
      <w:r w:rsidRPr="008A3A7E">
        <w:rPr>
          <w:rFonts w:eastAsiaTheme="minorHAnsi"/>
        </w:rPr>
        <w:t>Reader-listeners with backgrounds in the social Sciences bring with them strong prior conceptions of the words “quantitative” and “qualitative,” which do not fit the Categorical definitions used in The First Teaching. To begin with, it must be emphasized that, although the same linguistic terms are being used in this book and the social Sciences, the words are conceived of in radically different manners. As Transcendental Cognitive Categories, quantitative and qualitative are A Priori and fundamental aspects of direct cognition. In the social Sciences, these same terms are A Posteriori and—although they are useful and hardly arbitrary—they are technical conventions that have emerged in those fields over the years and have come to constitute their own distinctive terminologies.</w:t>
      </w:r>
    </w:p>
    <w:p w14:paraId="4EDF1563" w14:textId="77777777" w:rsidR="008A3A7E" w:rsidRPr="008A3A7E" w:rsidRDefault="008A3A7E" w:rsidP="17ADE583">
      <w:pPr>
        <w:pStyle w:val="ListParagraph"/>
        <w:ind w:left="360"/>
        <w:rPr>
          <w:rFonts w:eastAsiaTheme="minorEastAsia"/>
        </w:rPr>
      </w:pPr>
    </w:p>
    <w:p w14:paraId="5F4445CA" w14:textId="77777777" w:rsidR="008A3A7E" w:rsidRPr="008A3A7E" w:rsidRDefault="008A3A7E" w:rsidP="00E616ED">
      <w:pPr>
        <w:pStyle w:val="ListParagraph"/>
        <w:numPr>
          <w:ilvl w:val="3"/>
          <w:numId w:val="6"/>
        </w:numPr>
        <w:rPr>
          <w:rFonts w:eastAsiaTheme="minorHAnsi"/>
        </w:rPr>
      </w:pPr>
      <w:r w:rsidRPr="008A3A7E">
        <w:rPr>
          <w:rFonts w:eastAsiaTheme="minorHAnsi"/>
        </w:rPr>
        <w:t>Thus, in Modern Economics, for example, “qualitative analysis” is usually concerned with bringing to light a basic mechanism that is at work, without taking a strong stand on how important, large, or small such a mechanism might be. This distinction can be expressed, for example, in the statement: “More years of schooling lead to higher earnings.” Quantitative analysis in Modern economics, on the other hand, is concerned not just with the mechanism itself but with the relative importance of the mechanism. In this case, the above statement about earnings and education may be reworked as: “Increasing education from a high school diploma to an associate college degree leads to an increase on average of fifteen thousand dollars in yearly income.” New ideas and research in economics usually begin with the establishment of a “qualitative” argument, and this lead to further research, which tries to determine how “quantitatively” important the idea is. We see here, however, that “quantity” ultimately has greater value and takes priority over “quality,” which is just a beginning.</w:t>
      </w:r>
    </w:p>
    <w:p w14:paraId="59363384" w14:textId="77777777" w:rsidR="008A3A7E" w:rsidRPr="008A3A7E" w:rsidRDefault="008A3A7E" w:rsidP="17ADE583">
      <w:pPr>
        <w:pStyle w:val="ListParagraph"/>
        <w:ind w:left="360"/>
        <w:rPr>
          <w:rFonts w:eastAsiaTheme="minorEastAsia"/>
        </w:rPr>
      </w:pPr>
    </w:p>
    <w:p w14:paraId="261D0731" w14:textId="0C7D9760" w:rsidR="00FB5C5A" w:rsidRPr="00FC1A04" w:rsidRDefault="008A3A7E" w:rsidP="00E616ED">
      <w:pPr>
        <w:pStyle w:val="ListParagraph"/>
        <w:numPr>
          <w:ilvl w:val="3"/>
          <w:numId w:val="6"/>
        </w:numPr>
        <w:rPr>
          <w:rFonts w:eastAsiaTheme="minorHAnsi"/>
        </w:rPr>
      </w:pPr>
      <w:r w:rsidRPr="008A3A7E">
        <w:rPr>
          <w:rFonts w:eastAsiaTheme="minorHAnsi"/>
        </w:rPr>
        <w:t>In Modern Psychology and Sociology, the terms “qualitative” and “quantitative” have strong existing definitions. In Modern sociology, for example, ethnographic studies are considered “qualitative” whereas the statistical analysis of data sets pertaining to such research is considered “quantitative.” In Modern Scientific method, “qualitative” research pertains to the initial observatory phase of study, which is often a non-numerical survey. At this stage, Scientific research is concerned with establishing basic meanings, concepts, definitions, and descriptions without counting or measuring anything. Such “qualitative study” then determines why and how certain phenomenon occur rather than how often they happen. In the conventional view of statisticians, such “qualitative methods” only produce explanations of particular cases, while any general conclusions beyond that initial “qualitative” introduction remain strictly “tentative,” until they become general propositions that have been arrived at on the basis of statistical theory and quantification, which provides “hard data.” To repeat, however, in all of these cases, we see that “quality” is preliminary, while “quantity” is the ultimate goal and takes priority in these applied Sciences.</w:t>
      </w:r>
    </w:p>
    <w:p w14:paraId="5DD933CD" w14:textId="77777777" w:rsidR="00FD1A33" w:rsidRDefault="00FD1A33" w:rsidP="00FD1A33">
      <w:pPr>
        <w:ind w:left="1080"/>
        <w:rPr>
          <w:rFonts w:eastAsiaTheme="minorHAnsi"/>
          <w:b/>
          <w:bCs/>
          <w:i/>
          <w:iCs/>
        </w:rPr>
      </w:pPr>
      <w:r w:rsidRPr="004F6F56">
        <w:rPr>
          <w:rFonts w:eastAsiaTheme="minorHAnsi"/>
          <w:b/>
          <w:bCs/>
          <w:i/>
          <w:iCs/>
        </w:rPr>
        <w:t>Quantity</w:t>
      </w:r>
      <w:r>
        <w:rPr>
          <w:rFonts w:eastAsiaTheme="minorHAnsi"/>
          <w:b/>
          <w:bCs/>
          <w:i/>
          <w:iCs/>
        </w:rPr>
        <w:t xml:space="preserve"> &amp; </w:t>
      </w:r>
      <w:r w:rsidRPr="004F6F56">
        <w:rPr>
          <w:rFonts w:eastAsiaTheme="minorHAnsi"/>
          <w:b/>
          <w:bCs/>
          <w:i/>
          <w:iCs/>
        </w:rPr>
        <w:t>Quality</w:t>
      </w:r>
      <w:r>
        <w:rPr>
          <w:rFonts w:eastAsiaTheme="minorHAnsi"/>
          <w:b/>
          <w:bCs/>
          <w:i/>
          <w:iCs/>
        </w:rPr>
        <w:t xml:space="preserve"> </w:t>
      </w:r>
      <w:r w:rsidRPr="004F6F56">
        <w:rPr>
          <w:rFonts w:eastAsiaTheme="minorHAnsi"/>
          <w:b/>
          <w:bCs/>
          <w:i/>
          <w:iCs/>
        </w:rPr>
        <w:t>Are Inseparable as Attributional Categories</w:t>
      </w:r>
    </w:p>
    <w:p w14:paraId="70A51770" w14:textId="77777777" w:rsidR="00FD1A33" w:rsidRDefault="00FD1A33" w:rsidP="00FD1A33">
      <w:pPr>
        <w:ind w:left="1080"/>
        <w:rPr>
          <w:b/>
          <w:bCs/>
          <w:i/>
          <w:iCs/>
        </w:rPr>
      </w:pPr>
      <w:r>
        <w:rPr>
          <w:rFonts w:eastAsiaTheme="minorHAnsi"/>
          <w:b/>
          <w:bCs/>
          <w:i/>
          <w:iCs/>
        </w:rPr>
        <w:t xml:space="preserve">As a Category, </w:t>
      </w:r>
      <w:r w:rsidRPr="004F6F56">
        <w:rPr>
          <w:rFonts w:eastAsiaTheme="minorHAnsi"/>
          <w:b/>
          <w:bCs/>
          <w:i/>
          <w:iCs/>
        </w:rPr>
        <w:t xml:space="preserve">Quality </w:t>
      </w:r>
      <w:r>
        <w:rPr>
          <w:rFonts w:eastAsiaTheme="minorHAnsi"/>
          <w:b/>
          <w:bCs/>
          <w:i/>
          <w:iCs/>
        </w:rPr>
        <w:t xml:space="preserve">Not </w:t>
      </w:r>
      <w:r w:rsidRPr="004F6F56">
        <w:rPr>
          <w:rFonts w:eastAsiaTheme="minorHAnsi"/>
          <w:b/>
          <w:bCs/>
          <w:i/>
          <w:iCs/>
        </w:rPr>
        <w:t>Superior to Quantity</w:t>
      </w:r>
    </w:p>
    <w:p w14:paraId="088106F9" w14:textId="77777777" w:rsidR="00FD1A33" w:rsidRPr="004F6F56" w:rsidRDefault="00FD1A33" w:rsidP="00FD1A33">
      <w:pPr>
        <w:ind w:left="1080"/>
        <w:rPr>
          <w:b/>
          <w:bCs/>
          <w:i/>
          <w:iCs/>
        </w:rPr>
      </w:pPr>
      <w:r w:rsidRPr="004F6F56">
        <w:rPr>
          <w:rFonts w:eastAsiaTheme="minorHAnsi"/>
          <w:b/>
          <w:bCs/>
          <w:i/>
          <w:iCs/>
        </w:rPr>
        <w:t xml:space="preserve">The Imperative of Granting Quality </w:t>
      </w:r>
      <w:r>
        <w:rPr>
          <w:rFonts w:eastAsiaTheme="minorHAnsi"/>
          <w:b/>
          <w:bCs/>
          <w:i/>
          <w:iCs/>
        </w:rPr>
        <w:t xml:space="preserve">Equality with </w:t>
      </w:r>
      <w:r w:rsidRPr="004F6F56">
        <w:rPr>
          <w:rFonts w:eastAsiaTheme="minorHAnsi"/>
          <w:b/>
          <w:bCs/>
          <w:i/>
          <w:iCs/>
        </w:rPr>
        <w:t>Quantity</w:t>
      </w:r>
      <w:r>
        <w:rPr>
          <w:rFonts w:eastAsiaTheme="minorHAnsi"/>
          <w:b/>
          <w:bCs/>
          <w:i/>
          <w:iCs/>
        </w:rPr>
        <w:t xml:space="preserve"> in A Posteriori Science</w:t>
      </w:r>
    </w:p>
    <w:p w14:paraId="58F5257E" w14:textId="77777777" w:rsidR="00FD1A33" w:rsidRPr="004F6F56" w:rsidRDefault="00FD1A33" w:rsidP="00FD1A33">
      <w:pPr>
        <w:ind w:left="1080"/>
        <w:rPr>
          <w:rFonts w:eastAsiaTheme="minorHAnsi"/>
          <w:b/>
          <w:bCs/>
          <w:i/>
          <w:iCs/>
        </w:rPr>
      </w:pPr>
      <w:r w:rsidRPr="004F6F56">
        <w:rPr>
          <w:rFonts w:eastAsiaTheme="minorHAnsi"/>
          <w:b/>
          <w:bCs/>
          <w:i/>
          <w:iCs/>
        </w:rPr>
        <w:t>Islamic Science Focuses on Quality; Quantity Is Ancillary</w:t>
      </w:r>
    </w:p>
    <w:p w14:paraId="4FAC44F7" w14:textId="77777777" w:rsidR="00FD1A33" w:rsidRPr="004F6F56" w:rsidRDefault="00FD1A33" w:rsidP="00FD1A33">
      <w:pPr>
        <w:ind w:left="1080"/>
        <w:rPr>
          <w:rFonts w:eastAsiaTheme="minorHAnsi"/>
          <w:b/>
          <w:bCs/>
          <w:i/>
          <w:iCs/>
        </w:rPr>
      </w:pPr>
      <w:r w:rsidRPr="004F6F56">
        <w:rPr>
          <w:rFonts w:eastAsiaTheme="minorHAnsi"/>
          <w:b/>
          <w:bCs/>
          <w:i/>
          <w:iCs/>
        </w:rPr>
        <w:t xml:space="preserve">Modernism Is the Totalitarian Reign of Quantity </w:t>
      </w:r>
    </w:p>
    <w:p w14:paraId="1EDE8AAE" w14:textId="77777777" w:rsidR="00FD1A33" w:rsidRPr="004F6F56" w:rsidRDefault="00FD1A33" w:rsidP="00FD1A33">
      <w:pPr>
        <w:ind w:left="1080"/>
        <w:rPr>
          <w:rFonts w:eastAsiaTheme="minorHAnsi"/>
          <w:b/>
          <w:bCs/>
          <w:i/>
          <w:iCs/>
        </w:rPr>
      </w:pPr>
      <w:r w:rsidRPr="004F6F56">
        <w:rPr>
          <w:rFonts w:eastAsiaTheme="minorHAnsi"/>
          <w:b/>
          <w:bCs/>
          <w:i/>
          <w:iCs/>
        </w:rPr>
        <w:t>Reality Lies in Universal Principles &amp; Fundamental Qualitites, Not the Mere Quantification of Multiples</w:t>
      </w:r>
    </w:p>
    <w:p w14:paraId="5A7AEB9C" w14:textId="77777777" w:rsidR="00FD1A33" w:rsidRPr="008D36B3" w:rsidRDefault="00FD1A33" w:rsidP="00FD1A33">
      <w:pPr>
        <w:ind w:left="900" w:hanging="900"/>
        <w:rPr>
          <w:rFonts w:eastAsiaTheme="minorHAnsi"/>
          <w:b/>
          <w:bCs/>
          <w:i/>
          <w:iCs/>
        </w:rPr>
      </w:pPr>
    </w:p>
    <w:p w14:paraId="38AD9491" w14:textId="77777777" w:rsidR="00FD1A33" w:rsidRDefault="00FD1A33" w:rsidP="00E616ED">
      <w:pPr>
        <w:pStyle w:val="Heading4"/>
        <w:numPr>
          <w:ilvl w:val="0"/>
          <w:numId w:val="6"/>
        </w:numPr>
        <w:rPr>
          <w:rFonts w:asciiTheme="majorBidi" w:eastAsiaTheme="minorHAnsi" w:hAnsiTheme="majorBidi"/>
          <w:b/>
          <w:bCs/>
          <w:color w:val="C00000"/>
          <w:sz w:val="28"/>
          <w:szCs w:val="28"/>
        </w:rPr>
      </w:pPr>
      <w:bookmarkStart w:id="55" w:name="_Toc188509301"/>
      <w:r>
        <w:rPr>
          <w:rFonts w:asciiTheme="majorBidi" w:eastAsiaTheme="minorHAnsi" w:hAnsiTheme="majorBidi"/>
          <w:b/>
          <w:bCs/>
          <w:color w:val="C00000"/>
          <w:sz w:val="28"/>
          <w:szCs w:val="28"/>
        </w:rPr>
        <w:t xml:space="preserve"> </w:t>
      </w:r>
      <w:r w:rsidRPr="00856A2F">
        <w:rPr>
          <w:rFonts w:asciiTheme="majorBidi" w:eastAsiaTheme="minorHAnsi" w:hAnsiTheme="majorBidi"/>
          <w:b/>
          <w:bCs/>
          <w:color w:val="C00000"/>
          <w:sz w:val="28"/>
          <w:szCs w:val="28"/>
        </w:rPr>
        <w:t>Reasoning: Deductive, Inductive, &amp; Abductive</w:t>
      </w:r>
      <w:bookmarkEnd w:id="55"/>
    </w:p>
    <w:p w14:paraId="674C01D7" w14:textId="395509A7" w:rsidR="00297E5D" w:rsidRDefault="00297E5D" w:rsidP="00E616ED">
      <w:pPr>
        <w:pStyle w:val="ListParagraph"/>
        <w:numPr>
          <w:ilvl w:val="3"/>
          <w:numId w:val="6"/>
        </w:numPr>
        <w:rPr>
          <w:rFonts w:eastAsiaTheme="minorHAnsi"/>
          <w:b/>
          <w:bCs/>
          <w:i/>
          <w:iCs/>
          <w:u w:val="single"/>
        </w:rPr>
      </w:pPr>
      <w:r w:rsidRPr="00297E5D">
        <w:rPr>
          <w:rFonts w:eastAsiaTheme="minorHAnsi"/>
          <w:b/>
          <w:bCs/>
          <w:i/>
          <w:iCs/>
          <w:u w:val="single"/>
        </w:rPr>
        <w:t xml:space="preserve">Search wasn’t useful; couldn’t find definitions. </w:t>
      </w:r>
    </w:p>
    <w:p w14:paraId="15A08B09" w14:textId="77777777" w:rsidR="00297E5D" w:rsidRPr="00297E5D" w:rsidRDefault="00297E5D" w:rsidP="00297E5D">
      <w:pPr>
        <w:pStyle w:val="ListParagraph"/>
        <w:ind w:left="2160"/>
        <w:rPr>
          <w:rFonts w:eastAsiaTheme="minorHAnsi"/>
          <w:b/>
          <w:bCs/>
          <w:i/>
          <w:iCs/>
          <w:u w:val="single"/>
        </w:rPr>
      </w:pPr>
    </w:p>
    <w:p w14:paraId="529A1A57" w14:textId="0088A43F" w:rsidR="00EE7E1D" w:rsidRDefault="00EE7E1D" w:rsidP="00E616ED">
      <w:pPr>
        <w:pStyle w:val="ListParagraph"/>
        <w:numPr>
          <w:ilvl w:val="3"/>
          <w:numId w:val="6"/>
        </w:numPr>
        <w:rPr>
          <w:rFonts w:eastAsiaTheme="minorHAnsi"/>
        </w:rPr>
      </w:pPr>
      <w:r w:rsidRPr="00EE7E1D">
        <w:rPr>
          <w:rFonts w:eastAsiaTheme="minorHAnsi"/>
        </w:rPr>
        <w:t>Reason is essentially the same as cognition. Reason—at its best—is the power to think in an orderly and logical fashion—which, again, is meant to serve the Intellect as a beneficial tool. Practical reason reflects the processes by which reason seeks to solve problems. Reason refers is mediated knowledge that necessarily depends upon pre-existing knowledge. Reason attempts to reach judgments about what is unknown through logical and deductive means when such judgments cannot be arrived at directly. When the reason is unable to elicit the agreement or disagreement between two ideas in order to be able to make a judgment, it brings in a third idea which has a relation to the two ideas in order to be able to make a judgment. The syllogism is the instrument of this form of deductive reasoning, which is composed of three propositions. When the first two are given, the premises (al-muqaddimāt), the third follows as a matter of necessity, since the conclusion (al-maṭlūb) exists in the premises. Reason, therefore, denotes the process of engaging in thought, while intelligence, which is a function of reason, stands for putting our cognitive processes to work effectively to solve particular problems.</w:t>
      </w:r>
    </w:p>
    <w:p w14:paraId="180DC35F" w14:textId="2B63D35E" w:rsidR="00EE7E1D" w:rsidRDefault="001C5FA6" w:rsidP="00E616ED">
      <w:pPr>
        <w:pStyle w:val="ListParagraph"/>
        <w:numPr>
          <w:ilvl w:val="3"/>
          <w:numId w:val="6"/>
        </w:numPr>
        <w:rPr>
          <w:rFonts w:eastAsiaTheme="minorHAnsi"/>
        </w:rPr>
      </w:pPr>
      <w:r w:rsidRPr="001C5FA6">
        <w:rPr>
          <w:rFonts w:eastAsiaTheme="minorHAnsi"/>
        </w:rPr>
        <w:t>An analytic methodology that is deductive, as shown above, cannot provide us with the starting point of Metaphysics. This is the taking of a self-evident principle or First Principltes as the starting point of Metaphysics. As Aristotle notes, to appeal to principles in order to explain First Principles invites circularity.</w:t>
      </w:r>
    </w:p>
    <w:p w14:paraId="1D48872E" w14:textId="6CE90128" w:rsidR="005F5D39" w:rsidRDefault="005F5D39" w:rsidP="00E616ED">
      <w:pPr>
        <w:pStyle w:val="ListParagraph"/>
        <w:numPr>
          <w:ilvl w:val="3"/>
          <w:numId w:val="6"/>
        </w:numPr>
        <w:rPr>
          <w:rFonts w:eastAsiaTheme="minorHAnsi"/>
        </w:rPr>
      </w:pPr>
      <w:r w:rsidRPr="005F5D39">
        <w:rPr>
          <w:rFonts w:eastAsiaTheme="minorHAnsi"/>
        </w:rPr>
        <w:t xml:space="preserve">Charles Sanders Pierce [Note on Pierce (d. 1914): He also formulated modes of deductive reasoning and various rigorous types of mathematical induction  and deductive reasoning . As early as 1886 he saw that logical operations could be carried out by electrical switching circuits . The same idea was used decades later to produce digital computers. ] defined the concept of abductive reasoning . He also called it abduction, abductive inference, or retroduction. He defined it as a form of logical inference that starts with an observation or set of observations then seeks to find the simplest and most likely explanation for the observations. This process, unlike deductive reasoning , yields a plausible conclusion but does not positively verify it. Abductive conclusions are thus qualified as having a remnant of uncertainty or doubt, which is justified in terms such as the theory’s being “the best available one” or “the most likely.” One can also explain abductive reasoning as to the best explanation. Not all uses of abduction are equivalent, and they border on or clearly enter into the realm of fallacy.   </w:t>
      </w:r>
    </w:p>
    <w:p w14:paraId="2E5D6B33" w14:textId="77777777" w:rsidR="00D962E1" w:rsidRPr="00D962E1" w:rsidRDefault="00D962E1" w:rsidP="00E616ED">
      <w:pPr>
        <w:pStyle w:val="ListParagraph"/>
        <w:numPr>
          <w:ilvl w:val="3"/>
          <w:numId w:val="6"/>
        </w:numPr>
        <w:rPr>
          <w:rFonts w:eastAsiaTheme="minorHAnsi"/>
        </w:rPr>
      </w:pPr>
      <w:r w:rsidRPr="00D962E1">
        <w:rPr>
          <w:rFonts w:eastAsiaTheme="minorHAnsi"/>
        </w:rPr>
        <w:t xml:space="preserve">Mechanism is one consideration. Agency behind mechanism is another. Mechanisms--like all secondary causes--are, at the active causative level, veils of divine power--and all other names and attributes at other levels. In reality, they are more than this. They are veils of divine life, knowledge, will, and power, since all of these attributes come together to fashion the divine act. The mechanism is not its own agent just as the mechanism is not its own Creator. To assign agency to mechanism or to assign one mechanism to another mechanism is an example of what Pierce called “abductive” or “retroductive reasoning.”  </w:t>
      </w:r>
    </w:p>
    <w:p w14:paraId="50E65B58" w14:textId="77777777" w:rsidR="00D962E1" w:rsidRPr="00D962E1" w:rsidRDefault="00D962E1" w:rsidP="00D962E1">
      <w:pPr>
        <w:pStyle w:val="ListParagraph"/>
        <w:ind w:left="360"/>
        <w:rPr>
          <w:rFonts w:eastAsiaTheme="minorHAnsi"/>
        </w:rPr>
      </w:pPr>
    </w:p>
    <w:p w14:paraId="304B1450" w14:textId="3FE63120" w:rsidR="00D962E1" w:rsidRPr="00D962E1" w:rsidRDefault="00D962E1" w:rsidP="00E616ED">
      <w:pPr>
        <w:pStyle w:val="ListParagraph"/>
        <w:numPr>
          <w:ilvl w:val="3"/>
          <w:numId w:val="6"/>
        </w:numPr>
        <w:rPr>
          <w:rFonts w:eastAsiaTheme="minorHAnsi"/>
        </w:rPr>
      </w:pPr>
      <w:r w:rsidRPr="00D962E1">
        <w:rPr>
          <w:rFonts w:eastAsiaTheme="minorHAnsi"/>
        </w:rPr>
        <w:t>Pierce And Abductive or Retroductive Reasoning</w:t>
      </w:r>
    </w:p>
    <w:p w14:paraId="30D566B8" w14:textId="4B5716A1" w:rsidR="005F5D39" w:rsidRDefault="00D962E1" w:rsidP="4889BAA6">
      <w:pPr>
        <w:pStyle w:val="ListParagraph"/>
        <w:ind w:left="360"/>
        <w:rPr>
          <w:rFonts w:eastAsiaTheme="minorEastAsia"/>
        </w:rPr>
      </w:pPr>
      <w:r w:rsidRPr="4889BAA6">
        <w:rPr>
          <w:rFonts w:eastAsiaTheme="minorEastAsia"/>
        </w:rPr>
        <w:t xml:space="preserve">Charles Pierce’s concept of retroductive or abductive reasoning may be simplified by saying that it functions in the following way: 1) Surprising fact “A” is brought to light. 2) It is then noted that, if, indeed, theory “B” were true, then “A” would naturally follow. 3) Therefore, theory “Be” must be true. It should be noted that only the first step (1) is has any certainty. The second (2) is merely probable, since it would explain fact A. Yet it cannot preclude other possible theories. The conclusion (3) has only the same probability as (2) and no certainty.   </w:t>
      </w:r>
    </w:p>
    <w:p w14:paraId="6358AC27" w14:textId="77777777" w:rsidR="00A523D2" w:rsidRDefault="00A523D2" w:rsidP="00A523D2">
      <w:pPr>
        <w:rPr>
          <w:rFonts w:eastAsiaTheme="minorHAnsi"/>
        </w:rPr>
      </w:pPr>
    </w:p>
    <w:p w14:paraId="09543AFC" w14:textId="77777777" w:rsidR="00A523D2" w:rsidRPr="00A523D2" w:rsidRDefault="00A523D2" w:rsidP="00E616ED">
      <w:pPr>
        <w:pStyle w:val="ListParagraph"/>
        <w:numPr>
          <w:ilvl w:val="3"/>
          <w:numId w:val="6"/>
        </w:numPr>
        <w:rPr>
          <w:rFonts w:eastAsiaTheme="minorHAnsi"/>
        </w:rPr>
      </w:pPr>
      <w:r w:rsidRPr="00A523D2">
        <w:rPr>
          <w:rFonts w:eastAsiaTheme="minorHAnsi"/>
        </w:rPr>
        <w:t xml:space="preserve">Karim Lahham, Anatomy of Knowledge, 11: </w:t>
      </w:r>
    </w:p>
    <w:p w14:paraId="7F677D1B" w14:textId="77777777" w:rsidR="00A523D2" w:rsidRPr="00A523D2" w:rsidRDefault="00A523D2" w:rsidP="5C1B0047">
      <w:pPr>
        <w:pStyle w:val="ListParagraph"/>
        <w:ind w:left="360"/>
        <w:rPr>
          <w:rFonts w:eastAsiaTheme="minorEastAsia"/>
        </w:rPr>
      </w:pPr>
      <w:r w:rsidRPr="5C1B0047">
        <w:rPr>
          <w:rFonts w:eastAsiaTheme="minorEastAsia"/>
        </w:rPr>
        <w:t xml:space="preserve">Metaphysics demands Certainty, not Probability: </w:t>
      </w:r>
    </w:p>
    <w:p w14:paraId="6D1E7ABF" w14:textId="4037716A" w:rsidR="00A523D2" w:rsidRPr="00A523D2" w:rsidRDefault="00A523D2" w:rsidP="4889BAA6">
      <w:pPr>
        <w:pStyle w:val="ListParagraph"/>
        <w:ind w:left="360"/>
        <w:rPr>
          <w:rFonts w:eastAsiaTheme="minorEastAsia"/>
        </w:rPr>
      </w:pPr>
      <w:r w:rsidRPr="4889BAA6">
        <w:rPr>
          <w:rFonts w:eastAsiaTheme="minorEastAsia"/>
        </w:rPr>
        <w:t>For metaphysics, an inductive methodology would scarcely satisfy as a solution. This is apart from the fact that mere observation or sense experience of something would inductively only produce probable knowledge, not certain knowledge, and would thus fall short of the certainty that metaphysics demands. The process of induction cannot be presupposed by metaphysics as the first science. Therefore, induction must be vindicated through induction in order to qualify. This leads to circularity.</w:t>
      </w:r>
    </w:p>
    <w:p w14:paraId="762950CB" w14:textId="77777777" w:rsidR="00FD1A33" w:rsidRDefault="00FD1A33" w:rsidP="00FD1A33">
      <w:pPr>
        <w:rPr>
          <w:rFonts w:eastAsiaTheme="minorHAnsi"/>
        </w:rPr>
      </w:pPr>
    </w:p>
    <w:p w14:paraId="2A0D7EF2" w14:textId="54C36EFC" w:rsidR="00FD1A33" w:rsidRPr="00A93D59" w:rsidRDefault="00FD1A33" w:rsidP="00E616ED">
      <w:pPr>
        <w:pStyle w:val="Heading4"/>
        <w:numPr>
          <w:ilvl w:val="0"/>
          <w:numId w:val="6"/>
        </w:numPr>
        <w:rPr>
          <w:rFonts w:eastAsiaTheme="minorEastAsia"/>
          <w:b/>
          <w:bCs/>
          <w:color w:val="C00000"/>
          <w:sz w:val="28"/>
          <w:szCs w:val="28"/>
        </w:rPr>
      </w:pPr>
      <w:r w:rsidRPr="29D3676A">
        <w:rPr>
          <w:rFonts w:eastAsiaTheme="minorEastAsia"/>
          <w:b/>
          <w:bCs/>
          <w:color w:val="C00000"/>
          <w:sz w:val="28"/>
          <w:szCs w:val="28"/>
        </w:rPr>
        <w:t xml:space="preserve"> Relativism</w:t>
      </w:r>
    </w:p>
    <w:p w14:paraId="7A792D74" w14:textId="0F013DB8" w:rsidR="00FD1A33" w:rsidRPr="004F6F56" w:rsidRDefault="0A910C68" w:rsidP="29D3676A">
      <w:pPr>
        <w:rPr>
          <w:b/>
          <w:bCs/>
          <w:i/>
          <w:iCs/>
        </w:rPr>
      </w:pPr>
      <w:r w:rsidRPr="29D3676A">
        <w:rPr>
          <w:b/>
          <w:bCs/>
          <w:i/>
          <w:iCs/>
        </w:rPr>
        <w:t>Relativism</w:t>
      </w:r>
    </w:p>
    <w:p w14:paraId="0C0189ED" w14:textId="141DDCDC" w:rsidR="00FD1A33" w:rsidRPr="004F6F56" w:rsidRDefault="11B44CD8" w:rsidP="5C1B0047">
      <w:pPr>
        <w:pStyle w:val="FootnoteText"/>
        <w:rPr>
          <w:rFonts w:ascii="Times New Roman" w:hAnsi="Times New Roman" w:cs="Times New Roman"/>
        </w:rPr>
      </w:pPr>
      <w:r w:rsidRPr="5C1B0047">
        <w:rPr>
          <w:rFonts w:ascii="Times New Roman" w:hAnsi="Times New Roman" w:cs="Times New Roman"/>
          <w:b/>
          <w:bCs/>
        </w:rPr>
        <w:t>Relativism</w:t>
      </w:r>
      <w:r w:rsidRPr="5C1B0047">
        <w:rPr>
          <w:rFonts w:ascii="Times New Roman" w:hAnsi="Times New Roman" w:cs="Times New Roman"/>
        </w:rPr>
        <w:t xml:space="preserve"> is the belief that all things are “relative,” and consequently that absolute Truth is not possible. Relativism in today’s thought and culture is largely a species of general cognitive dissonance. But it must be emphasized that there is a permanent place for both the relative and the Absolute in the Metaphysical structure of the world, including all types of individual perception and cognition. Ibn al-‘Arabī explains the relationship between the relative and the Absolute brilliantly. Each human being, for example, as an agent of cognition has a unique personal construct (</w:t>
      </w:r>
      <w:r w:rsidRPr="5C1B0047">
        <w:rPr>
          <w:rFonts w:ascii="Times New Roman" w:hAnsi="Times New Roman" w:cs="Times New Roman"/>
          <w:i/>
          <w:iCs/>
        </w:rPr>
        <w:t>‘aqd</w:t>
      </w:r>
      <w:r w:rsidRPr="5C1B0047">
        <w:rPr>
          <w:rFonts w:ascii="Times New Roman" w:hAnsi="Times New Roman" w:cs="Times New Roman"/>
        </w:rPr>
        <w:t>) of reality as they perceive it, and these constructs run the full gamut of the varieties of individual perceptions that God has created in their hearts and minds. No particular one of their constructs is identical to the others, and their individual constructs change constantly through life. In fact, although a correct Creed (</w:t>
      </w:r>
      <w:r w:rsidRPr="5C1B0047">
        <w:rPr>
          <w:rFonts w:ascii="Times New Roman" w:hAnsi="Times New Roman" w:cs="Times New Roman"/>
          <w:i/>
          <w:iCs/>
        </w:rPr>
        <w:t>‘Aqīda</w:t>
      </w:r>
      <w:r w:rsidRPr="5C1B0047">
        <w:rPr>
          <w:rFonts w:ascii="Times New Roman" w:hAnsi="Times New Roman" w:cs="Times New Roman"/>
        </w:rPr>
        <w:t>) is essential for salvation, God will judge each person on the Day of Judgment according to the inner construct (</w:t>
      </w:r>
      <w:r w:rsidRPr="5C1B0047">
        <w:rPr>
          <w:rFonts w:ascii="Times New Roman" w:hAnsi="Times New Roman" w:cs="Times New Roman"/>
          <w:i/>
          <w:iCs/>
        </w:rPr>
        <w:t>‘aqd</w:t>
      </w:r>
      <w:r w:rsidRPr="5C1B0047">
        <w:rPr>
          <w:rFonts w:ascii="Times New Roman" w:hAnsi="Times New Roman" w:cs="Times New Roman"/>
        </w:rPr>
        <w:t>) they possessed at the time the end of their life. The two words—</w:t>
      </w:r>
      <w:r w:rsidRPr="5C1B0047">
        <w:rPr>
          <w:rFonts w:ascii="Times New Roman" w:hAnsi="Times New Roman" w:cs="Times New Roman"/>
          <w:i/>
          <w:iCs/>
        </w:rPr>
        <w:t xml:space="preserve">‘Aqīda </w:t>
      </w:r>
      <w:r w:rsidRPr="5C1B0047">
        <w:rPr>
          <w:rFonts w:ascii="Times New Roman" w:hAnsi="Times New Roman" w:cs="Times New Roman"/>
        </w:rPr>
        <w:t xml:space="preserve">and </w:t>
      </w:r>
      <w:r w:rsidRPr="5C1B0047">
        <w:rPr>
          <w:rFonts w:ascii="Times New Roman" w:hAnsi="Times New Roman" w:cs="Times New Roman"/>
          <w:i/>
          <w:iCs/>
        </w:rPr>
        <w:t>‘aqd</w:t>
      </w:r>
      <w:r w:rsidRPr="5C1B0047">
        <w:rPr>
          <w:rFonts w:ascii="Times New Roman" w:hAnsi="Times New Roman" w:cs="Times New Roman"/>
        </w:rPr>
        <w:t xml:space="preserve">—come from the same root in Arabic, </w:t>
      </w:r>
      <w:r w:rsidRPr="5C1B0047">
        <w:rPr>
          <w:rFonts w:ascii="Times New Roman" w:hAnsi="Times New Roman" w:cs="Times New Roman"/>
          <w:i/>
          <w:iCs/>
        </w:rPr>
        <w:t>‘QD</w:t>
      </w:r>
      <w:r w:rsidRPr="5C1B0047">
        <w:rPr>
          <w:rFonts w:ascii="Times New Roman" w:hAnsi="Times New Roman" w:cs="Times New Roman"/>
        </w:rPr>
        <w:t xml:space="preserve">. The Creedal </w:t>
      </w:r>
      <w:r w:rsidRPr="5C1B0047">
        <w:rPr>
          <w:rFonts w:ascii="Times New Roman" w:hAnsi="Times New Roman" w:cs="Times New Roman"/>
          <w:i/>
          <w:iCs/>
        </w:rPr>
        <w:t>‘Aqīda</w:t>
      </w:r>
      <w:r w:rsidRPr="5C1B0047">
        <w:rPr>
          <w:rFonts w:ascii="Times New Roman" w:hAnsi="Times New Roman" w:cs="Times New Roman"/>
        </w:rPr>
        <w:t xml:space="preserve">, as we have noted above, is basically a Communal formulation of correct belief. Each believer’s </w:t>
      </w:r>
      <w:r w:rsidRPr="5C1B0047">
        <w:rPr>
          <w:rFonts w:ascii="Times New Roman" w:hAnsi="Times New Roman" w:cs="Times New Roman"/>
          <w:i/>
          <w:iCs/>
        </w:rPr>
        <w:t>‘aqd</w:t>
      </w:r>
      <w:r w:rsidRPr="5C1B0047">
        <w:rPr>
          <w:rFonts w:ascii="Times New Roman" w:hAnsi="Times New Roman" w:cs="Times New Roman"/>
        </w:rPr>
        <w:t xml:space="preserve">, on the other hand, reflects how he or she actually believes in it in that construct. It is the examination of the </w:t>
      </w:r>
      <w:r w:rsidRPr="5C1B0047">
        <w:rPr>
          <w:rFonts w:ascii="Times New Roman" w:hAnsi="Times New Roman" w:cs="Times New Roman"/>
          <w:i/>
          <w:iCs/>
        </w:rPr>
        <w:t>‘aqd</w:t>
      </w:r>
      <w:r w:rsidRPr="5C1B0047">
        <w:rPr>
          <w:rFonts w:ascii="Times New Roman" w:hAnsi="Times New Roman" w:cs="Times New Roman"/>
        </w:rPr>
        <w:t xml:space="preserve"> at the time of the Reckoning, for example, that will distinguish the hypocrite from the faithful and the ordinary Believer from the high-minded true Knower of God.</w:t>
      </w:r>
    </w:p>
    <w:p w14:paraId="566E0143" w14:textId="77777777" w:rsidR="00FD1A33" w:rsidRPr="004F6F56" w:rsidRDefault="11B44CD8" w:rsidP="5C1B0047">
      <w:pPr>
        <w:pStyle w:val="FootnoteText"/>
        <w:rPr>
          <w:rFonts w:ascii="Times New Roman" w:hAnsi="Times New Roman" w:cs="Times New Roman"/>
        </w:rPr>
      </w:pPr>
      <w:r w:rsidRPr="5C1B0047">
        <w:rPr>
          <w:rFonts w:ascii="Times New Roman" w:hAnsi="Times New Roman" w:cs="Times New Roman"/>
        </w:rPr>
        <w:t xml:space="preserve">     From a sound Relativist perspective, all constructs contain elements of truth—for better or for worst—in that they, from an Islamic Metaphysical standpoint, reflect particular configurations of God’s Names and Attributes in creation, but they are not equally true in their relationship to ultimate truth, nor are they equally felicitous. Indeed, the constructs of the disbeliever and oppressor are only true from a limited perspective and are deprived of any felicity in this world or the next. Such lesser constructs do not measure up adequately against Absolute Truth, nor do they ever justify the Evil they produce in this world. The constructs of such persons are exceedingly infelicitous in that they lead to punishment in the Fire, either eternally or for a time, depending on whether or not there is a true component of faith within them. The constructs which perfectly reflect Absolute Truth and attain fullest felicity are those of the Prophet-Messengers and Saints. Thus, the true Believer always strives to approach the examples of the Prophets-Messengers and Saints to the fullest degree possible. The closer he or she draws near to them, the more their constructs becomes compatible with Absolute Truth and the beautiful Providence by which God affords eternal felicity. The fortunate seeker of Truth in this world, therefore, imitates the Prophet-Messengers and the Saints and seeks to draw as near to them as possible, inwardly and outwardly. By this, he or she rectifies the relative perspectives of their outlooks on reality, and they gradually bring them more and more into harmony with Truth as an Absolute as known by God Himself and personified in His Prophet-Messengers and Saints.</w:t>
      </w:r>
    </w:p>
    <w:p w14:paraId="73DF678E" w14:textId="77777777" w:rsidR="00FD1A33" w:rsidRPr="004F6F56" w:rsidRDefault="00FD1A33" w:rsidP="5C1B0047">
      <w:pPr>
        <w:rPr>
          <w:b/>
          <w:bCs/>
          <w:i/>
          <w:iCs/>
        </w:rPr>
      </w:pPr>
      <w:r w:rsidRPr="67D65C16">
        <w:rPr>
          <w:rStyle w:val="FootnoteReference"/>
          <w:rFonts w:asciiTheme="majorBidi" w:hAnsiTheme="majorBidi" w:cstheme="majorBidi"/>
          <w:b/>
          <w:bCs/>
          <w:i/>
          <w:iCs/>
        </w:rPr>
        <w:footnoteReference w:id="20"/>
      </w:r>
    </w:p>
    <w:p w14:paraId="433DB12A" w14:textId="77777777" w:rsidR="00FD1A33" w:rsidRDefault="00FD1A33" w:rsidP="00FD1A33">
      <w:pPr>
        <w:rPr>
          <w:rFonts w:eastAsiaTheme="minorHAnsi"/>
        </w:rPr>
      </w:pPr>
    </w:p>
    <w:p w14:paraId="30C27159" w14:textId="77777777" w:rsidR="00FD1A33" w:rsidRDefault="00FD1A33" w:rsidP="00FD1A33">
      <w:pPr>
        <w:rPr>
          <w:rFonts w:eastAsiaTheme="minorHAnsi"/>
        </w:rPr>
      </w:pPr>
    </w:p>
    <w:p w14:paraId="2E833C0C" w14:textId="77777777" w:rsidR="00FD1A33" w:rsidRDefault="00FD1A33" w:rsidP="00E616ED">
      <w:pPr>
        <w:pStyle w:val="Heading4"/>
        <w:numPr>
          <w:ilvl w:val="0"/>
          <w:numId w:val="6"/>
        </w:numPr>
        <w:ind w:right="1080"/>
        <w:rPr>
          <w:rFonts w:asciiTheme="majorBidi" w:eastAsiaTheme="minorHAnsi" w:hAnsiTheme="majorBidi"/>
          <w:b/>
          <w:bCs/>
          <w:color w:val="C00000"/>
          <w:sz w:val="28"/>
          <w:szCs w:val="28"/>
        </w:rPr>
      </w:pPr>
      <w:bookmarkStart w:id="56" w:name="_Toc188509315"/>
      <w:r>
        <w:rPr>
          <w:rFonts w:asciiTheme="majorBidi" w:eastAsiaTheme="minorHAnsi" w:hAnsiTheme="majorBidi"/>
          <w:b/>
          <w:bCs/>
          <w:color w:val="C00000"/>
          <w:sz w:val="28"/>
          <w:szCs w:val="28"/>
        </w:rPr>
        <w:t xml:space="preserve"> </w:t>
      </w:r>
      <w:r w:rsidRPr="00856A2F">
        <w:rPr>
          <w:rFonts w:asciiTheme="majorBidi" w:eastAsiaTheme="minorHAnsi" w:hAnsiTheme="majorBidi"/>
          <w:b/>
          <w:bCs/>
          <w:color w:val="C00000"/>
          <w:sz w:val="28"/>
          <w:szCs w:val="28"/>
        </w:rPr>
        <w:t>Rooting Knowledge</w:t>
      </w:r>
      <w:bookmarkStart w:id="57" w:name="_Toc188509316"/>
      <w:bookmarkEnd w:id="56"/>
      <w:r w:rsidRPr="00856A2F">
        <w:rPr>
          <w:rFonts w:asciiTheme="majorBidi" w:eastAsiaTheme="minorHAnsi" w:hAnsiTheme="majorBidi"/>
          <w:b/>
          <w:bCs/>
          <w:color w:val="C00000"/>
          <w:sz w:val="28"/>
          <w:szCs w:val="28"/>
        </w:rPr>
        <w:t xml:space="preserve"> &amp; Recovering Intellectual Integrity in Our Time</w:t>
      </w:r>
      <w:bookmarkEnd w:id="57"/>
    </w:p>
    <w:p w14:paraId="7BA37498" w14:textId="77777777" w:rsidR="00FD1A33" w:rsidRDefault="00FD1A33" w:rsidP="00FD1A33">
      <w:pPr>
        <w:ind w:left="1170" w:right="990"/>
        <w:rPr>
          <w:rFonts w:eastAsiaTheme="minorHAnsi"/>
          <w:b/>
          <w:bCs/>
          <w:i/>
          <w:iCs/>
        </w:rPr>
      </w:pPr>
      <w:bookmarkStart w:id="58" w:name="_Toc188509348"/>
      <w:r w:rsidRPr="004F6F56">
        <w:rPr>
          <w:rFonts w:eastAsiaTheme="minorHAnsi"/>
          <w:b/>
          <w:bCs/>
          <w:i/>
          <w:iCs/>
        </w:rPr>
        <w:t>Real Knowledge versus Metaphorical Knowledge</w:t>
      </w:r>
      <w:bookmarkEnd w:id="58"/>
    </w:p>
    <w:p w14:paraId="74344562" w14:textId="16F9D582" w:rsidR="00A010CF" w:rsidRPr="005F4E15" w:rsidRDefault="005F4E15" w:rsidP="5C1B0047">
      <w:pPr>
        <w:autoSpaceDE w:val="0"/>
        <w:autoSpaceDN w:val="0"/>
        <w:adjustRightInd w:val="0"/>
        <w:rPr>
          <w:rStyle w:val="FootnoteReference"/>
          <w:color w:val="000000" w:themeColor="text1"/>
        </w:rPr>
      </w:pPr>
      <w:r w:rsidRPr="5C1B0047">
        <w:rPr>
          <w:color w:val="000000"/>
        </w:rPr>
        <w:t>But, at the same time, it was profoundly rooted in sound natural Philosophy and Metaphysics, which enabled it to constitute real as opposed to</w:t>
      </w:r>
      <w:r w:rsidRPr="00FF6D76">
        <w:rPr>
          <w:color w:val="000000"/>
          <w:sz w:val="28"/>
          <w:szCs w:val="28"/>
        </w:rPr>
        <w:t xml:space="preserve"> </w:t>
      </w:r>
      <w:r w:rsidRPr="5C1B0047">
        <w:rPr>
          <w:b/>
          <w:bCs/>
          <w:color w:val="000000"/>
        </w:rPr>
        <w:t>metaphorical knowledge</w:t>
      </w:r>
      <w:r w:rsidRPr="5C1B0047">
        <w:rPr>
          <w:color w:val="000000"/>
        </w:rPr>
        <w:t>.</w:t>
      </w:r>
    </w:p>
    <w:p w14:paraId="0DAAE8E0" w14:textId="22103DE2" w:rsidR="00A010CF" w:rsidRPr="005F4E15" w:rsidRDefault="3C483B93" w:rsidP="00E616ED">
      <w:pPr>
        <w:pStyle w:val="ListParagraph"/>
        <w:numPr>
          <w:ilvl w:val="0"/>
          <w:numId w:val="135"/>
        </w:numPr>
        <w:autoSpaceDE w:val="0"/>
        <w:autoSpaceDN w:val="0"/>
        <w:adjustRightInd w:val="0"/>
        <w:ind w:left="270" w:hanging="270"/>
        <w:rPr>
          <w:color w:val="000000" w:themeColor="text1"/>
        </w:rPr>
      </w:pPr>
      <w:r w:rsidRPr="5C1B0047">
        <w:rPr>
          <w:color w:val="000000" w:themeColor="text1"/>
        </w:rPr>
        <w:t>The expression “metaphorical knowledge” is taken from Ibn al-‘Arabī. For him, to seek knowledge without the aim of finding its roots in God and the nature of existence is wrong-headed. Because it is systematically superficial, it leads to information without end, but that information is always deficient in itself and cannot produce real knowledge because it is cut off from its own reality. It is unrooted knowledge that is not based on first principles and fundamental truths. Instead of ascribing created things to their source, it attributes them to each other in unending circularity. One of the most fundamental teachings of the Qur’ān is that we must not look upon the phenomena of this world as if they were self-sustaining and independent realities. In truth, they are entirely dependent for their existence upon the ultimate reality of God, the One, whose glory they were created to reveal as Signs. Thus, it becomes a type of knowledge that veils human beings from the truth and does not lead them to it. Any science that is not rooted and lacks adequation is metaphorical and not real. The rooting of knowledge constitutes one of the greatest achievements of Muslims in their intellectual history. The expression means to relate all forms of knowledge—sacred and secular—to their common first principles and paradigms so that they may speak to each other and make sense. In the Islamic tradition, knowledge that was not rooted was regarded as wrong-headed and metaphorical, not real and truly beneficial. We live in the Information Age, but this vast information and constantly growing knowledge are anything but rooted. Ironically, it seems that the more we learn, the less we know. The rooting of knowledge ends such intellectual dissonance. It humanizes information and knowledge by enabling thinkers to sort out and master what they learn and not be mastered by it. Few services could be greater for our sacred and secular sciences today than to root them solidly in first principles and well-founded philosophies and metaphysics as Muslims did successfully with the sciences of Late Antiquity over a millennium ago. Sound theological foundations were essential to the task of rooting knowledge in the past and remain so today.</w:t>
      </w:r>
    </w:p>
    <w:p w14:paraId="48BCDC10" w14:textId="0B342C43" w:rsidR="00FD1A33" w:rsidRPr="005F4E15" w:rsidRDefault="00FD1A33" w:rsidP="5C1B0047">
      <w:pPr>
        <w:autoSpaceDE w:val="0"/>
        <w:autoSpaceDN w:val="0"/>
        <w:adjustRightInd w:val="0"/>
        <w:rPr>
          <w:rFonts w:eastAsiaTheme="minorEastAsia"/>
          <w:b/>
          <w:bCs/>
          <w:i/>
          <w:iCs/>
        </w:rPr>
      </w:pPr>
      <w:bookmarkStart w:id="59" w:name="_Toc188509349"/>
      <w:r w:rsidRPr="5C1B0047">
        <w:rPr>
          <w:rFonts w:eastAsiaTheme="minorEastAsia"/>
          <w:b/>
          <w:bCs/>
          <w:i/>
          <w:iCs/>
        </w:rPr>
        <w:t>Systems of Thought Cannot Be Proven from within The</w:t>
      </w:r>
      <w:bookmarkEnd w:id="59"/>
      <w:r w:rsidRPr="5C1B0047">
        <w:rPr>
          <w:rFonts w:eastAsiaTheme="minorEastAsia"/>
          <w:b/>
          <w:bCs/>
          <w:i/>
          <w:iCs/>
        </w:rPr>
        <w:t>ir Systems</w:t>
      </w:r>
    </w:p>
    <w:p w14:paraId="10531A6C" w14:textId="3C56B29F" w:rsidR="00FD1A33" w:rsidRPr="00CF3577" w:rsidRDefault="00CF3577" w:rsidP="00E616ED">
      <w:pPr>
        <w:pStyle w:val="ListParagraph"/>
        <w:numPr>
          <w:ilvl w:val="3"/>
          <w:numId w:val="6"/>
        </w:numPr>
        <w:ind w:right="990"/>
        <w:rPr>
          <w:rFonts w:eastAsiaTheme="minorHAnsi"/>
        </w:rPr>
      </w:pPr>
      <w:r w:rsidRPr="00CF3577">
        <w:rPr>
          <w:rFonts w:eastAsiaTheme="minorHAnsi"/>
        </w:rPr>
        <w:t xml:space="preserve">Search came up empty </w:t>
      </w:r>
    </w:p>
    <w:p w14:paraId="5F295515" w14:textId="77777777" w:rsidR="00FD1A33" w:rsidRDefault="00FD1A33" w:rsidP="00FD1A33">
      <w:pPr>
        <w:rPr>
          <w:rFonts w:eastAsiaTheme="minorHAnsi"/>
        </w:rPr>
      </w:pPr>
    </w:p>
    <w:p w14:paraId="4FB1FB24" w14:textId="6DEB1DB2" w:rsidR="00FD1A33" w:rsidRDefault="00FD1A33" w:rsidP="00E616ED">
      <w:pPr>
        <w:pStyle w:val="Heading4"/>
        <w:numPr>
          <w:ilvl w:val="0"/>
          <w:numId w:val="6"/>
        </w:numPr>
        <w:rPr>
          <w:rFonts w:asciiTheme="majorBidi" w:hAnsiTheme="majorBidi"/>
          <w:b/>
          <w:bCs/>
          <w:color w:val="C00000"/>
          <w:sz w:val="28"/>
          <w:szCs w:val="28"/>
        </w:rPr>
      </w:pPr>
      <w:r>
        <w:rPr>
          <w:rFonts w:asciiTheme="majorBidi" w:hAnsiTheme="majorBidi"/>
          <w:b/>
          <w:bCs/>
          <w:color w:val="C00000"/>
          <w:sz w:val="28"/>
          <w:szCs w:val="28"/>
        </w:rPr>
        <w:t xml:space="preserve"> </w:t>
      </w:r>
      <w:r w:rsidRPr="006C3875">
        <w:rPr>
          <w:rFonts w:asciiTheme="majorBidi" w:hAnsiTheme="majorBidi"/>
          <w:b/>
          <w:bCs/>
          <w:color w:val="C00000"/>
          <w:sz w:val="28"/>
          <w:szCs w:val="28"/>
        </w:rPr>
        <w:t>Syllogisms</w:t>
      </w:r>
      <w:r>
        <w:rPr>
          <w:rFonts w:asciiTheme="majorBidi" w:hAnsiTheme="majorBidi"/>
          <w:b/>
          <w:bCs/>
          <w:color w:val="C00000"/>
          <w:sz w:val="28"/>
          <w:szCs w:val="28"/>
        </w:rPr>
        <w:t xml:space="preserve">, </w:t>
      </w:r>
      <w:r w:rsidRPr="006C3875">
        <w:rPr>
          <w:rFonts w:asciiTheme="majorBidi" w:hAnsiTheme="majorBidi"/>
          <w:b/>
          <w:bCs/>
          <w:color w:val="C00000"/>
          <w:sz w:val="28"/>
          <w:szCs w:val="28"/>
        </w:rPr>
        <w:t>Reason</w:t>
      </w:r>
      <w:r>
        <w:rPr>
          <w:rFonts w:asciiTheme="majorBidi" w:hAnsiTheme="majorBidi"/>
          <w:b/>
          <w:bCs/>
          <w:color w:val="C00000"/>
          <w:sz w:val="28"/>
          <w:szCs w:val="28"/>
        </w:rPr>
        <w:t>,</w:t>
      </w:r>
      <w:r w:rsidRPr="006C3875">
        <w:rPr>
          <w:rFonts w:asciiTheme="majorBidi" w:hAnsiTheme="majorBidi"/>
          <w:b/>
          <w:bCs/>
          <w:color w:val="C00000"/>
          <w:sz w:val="28"/>
          <w:szCs w:val="28"/>
        </w:rPr>
        <w:t xml:space="preserve"> &amp; </w:t>
      </w:r>
      <w:r>
        <w:rPr>
          <w:rFonts w:asciiTheme="majorBidi" w:hAnsiTheme="majorBidi"/>
          <w:b/>
          <w:bCs/>
          <w:color w:val="C00000"/>
          <w:sz w:val="28"/>
          <w:szCs w:val="28"/>
        </w:rPr>
        <w:t>Logic</w:t>
      </w:r>
    </w:p>
    <w:p w14:paraId="7B66C508" w14:textId="55A7B7B2" w:rsidR="00FD1A33" w:rsidRPr="004F6F56" w:rsidRDefault="0A910C68" w:rsidP="0EDB5CF4">
      <w:pPr>
        <w:rPr>
          <w:rStyle w:val="FootnoteReference"/>
          <w:b/>
          <w:bCs/>
          <w:i/>
          <w:iCs/>
        </w:rPr>
      </w:pPr>
      <w:r w:rsidRPr="29D3676A">
        <w:rPr>
          <w:b/>
          <w:bCs/>
          <w:i/>
          <w:iCs/>
        </w:rPr>
        <w:t>Syllogisms</w:t>
      </w:r>
    </w:p>
    <w:p w14:paraId="175B258E" w14:textId="7A5AE4D7" w:rsidR="5C1B0047" w:rsidRDefault="16B283B5" w:rsidP="29D3676A">
      <w:r w:rsidRPr="0EDB5CF4">
        <w:t xml:space="preserve">Syllogisms is used here in the broadest sense for any demonstration or proof. In Volume Six and Seven under Epistemology and First Principles, we will discuss Logic and the lasting validity of Traditional syllogisms—including those of the Aristotelian Tradition. Our word “syllogism” comes from the Greek syllogismόs, συλλογισμός; Latin: syllogismus), meaning “a conclusion” or “an inference.” In Logic, the syllogism is a form of reasoning or deduction in which a conclusion is drawn—whether validly or not—from two given or assumed propositions, which in logic are called “premises.” The more general proposition is called “the major premise,” and the more specific proposition is called “the minor premise.” Each premise or proposition shares a term with the other, which is called the “middle term” and which is not present in the conclusion. For a syllogism to be valid, the “middle term” must be validly “distributed” among all cases in the major premise. Thus, syllogisms belong to a non-relativist and not exclusively empirical universe—such as the world of First Principles and Metaphysical Truths—in which it is possible to make absolute statements. Thus, for example, Aristotle said in his Classical syllogism: “All men are mortal. Socrates is a man. Therefore, Socrates is mortal,” which, however, is actually inductive and not actually Metaphysical. The middle term is “men” and “man,” the singular of “men” sharing, of course, an identical meaning with the plural. The middle term is correctly distributed in the major premise: “All men are mortal.” Thus, the predicate of the major premise—namely, the word “mortal”—will appear as the predicate or deduction of the conclusion, and it is a valid deduction: “Therefore, Socrates is a mortal.” Another valid syllogism would be: “All mammals are animals. Elephants are mammals. Therefore, all elephants are animals.” We can illustrate an invalid syllogism, however, by the example: “All animals have four legs. Dogs are animals. Therefore, all dogs have four legs.” In this invalid and fallacious conclusion, the “middle term” of the major premise is false or improperly distributed, because—in fact—not all animals have four legs. Some animals have lost a leg, which insects have six, and they are animals. Spiders have eight, and they are animals, and human beings have two, and we are animals also.  </w:t>
      </w:r>
    </w:p>
    <w:p w14:paraId="082CB33F" w14:textId="3DA7EDFB" w:rsidR="5C1B0047" w:rsidRDefault="16B283B5" w:rsidP="29D3676A">
      <w:r w:rsidRPr="0EDB5CF4">
        <w:t xml:space="preserve"> </w:t>
      </w:r>
    </w:p>
    <w:p w14:paraId="7C4213CE" w14:textId="3A4E5A49" w:rsidR="5C1B0047" w:rsidRDefault="16B283B5" w:rsidP="29D3676A">
      <w:r w:rsidRPr="0EDB5CF4">
        <w:t xml:space="preserve">    We will discuss Reason and Intellect in Volume Six. It must be emphasized, however, that Reason must be properly educated and trained, so that it learns to be subservient to the Intellect. Only through such compliance can Reason attain its fullest potential as an ancillary of our highest perceptions. Reason needs content providers, which it cannot produce on its own. In this regard, Reason is almost totally at the mercy of the fundamental human faculties—such as the external and internal senses, which we will examine in Volume Six—that provide the actual content of its thought. Even Logical syllogisms presuppose the material they work on and do not provide it, as we can readily see in the examples just given. </w:t>
      </w:r>
    </w:p>
    <w:p w14:paraId="20A4A508" w14:textId="2F60CAB8" w:rsidR="5C1B0047" w:rsidRDefault="16B283B5" w:rsidP="29D3676A">
      <w:r w:rsidRPr="0EDB5CF4">
        <w:t xml:space="preserve"> </w:t>
      </w:r>
    </w:p>
    <w:p w14:paraId="17C4839A" w14:textId="47F899CB" w:rsidR="5C1B0047" w:rsidRDefault="16B283B5" w:rsidP="29D3676A">
      <w:r w:rsidRPr="0EDB5CF4">
        <w:t xml:space="preserve">    In his thorough-going empiricism, John Stuart Mill (d. 1290/1873) argued that the syllogism is useless since its conclusion must be known prior to articulating its premises, which is a view pretty much universally held in Modernist Epistemology and thought. This view is, however, fallacious—as The First Teaching aspires to show in its treatment of Epistemology and First Principles—and Mill’s assertion falls under the fallacy of “begging the question” (Latin: petitio principi). “Begging the question” is a Logical fallacy in which a premise is assumed to be true without warrant or when what is to be proved is implicitly taken for granted. A simple example of “begging the question” is the statement: “The ocean is blue because the sky is blue.” The fallacy of “begging the question” provides no real proof and generates no new knowledge. In reality, however, Mill was mistaken on both counts. First, the conclusion of a syllogism cannot be explicitly known prior to the premises, although it is implicitly present in them, and it is for that reason that it may be explicitly deduced from the premises. Second, although new knowledge may not necessarily be arrived at by way of the syllogism, syllogisms do provide us with clearer and more explicit forms of knowledge than we had before. At the same time, it must be emphasized again—as we will demonstrate in Epistemology—that Reason on its own is helpless. It only imposes order onto material that it is given, and it cannot choose that material on its own or find it within itself. Thus, all Reason-based thought has to start from initial premises which cannot come from Reason itself, but which involve elements of certitude, the soundness of which is derived from the Intellect, which Reason can then delineate and clarify. These starting points of sound Intellection, which are provided by the Intellect, become the tools of well-founded Reason and reliable intelligence. As for Moral reasoning, it is a type of subordinate rationality and represents good use of the Intellect and reason combined. Moral reason occurs when we use the mind to make Moral judgments, and, in general, to determine what to do in a particular situation. But, to be authentic, Moral reasoning must derive its Moral principles from outside itself. Pure, theoretical, and speculative Reason represent the highest levels of the Rational faculty when it engages with First Principles and the A Priori Truths of Intellect, subordinates itself to them, and assists the Intellect in arriving at its highest and most worthy perceptions. Both intelligence and Reason—which are functions of the Intellect but not identical to it—are easily confused with the Intellect, but, in reality, the Intellect includes both of them, yet is much broader itself, as we will see in Volume Six. A person can be intelligent and proficient in using Reason to process data and information but be utterly lacking in Intellect, as we will discuss further below.</w:t>
      </w:r>
    </w:p>
    <w:p w14:paraId="66A9A42B" w14:textId="77777777" w:rsidR="00FD1A33" w:rsidRPr="008D36B3" w:rsidRDefault="00FD1A33" w:rsidP="00FD1A33">
      <w:pPr>
        <w:rPr>
          <w:rFonts w:eastAsiaTheme="minorHAnsi"/>
        </w:rPr>
      </w:pPr>
    </w:p>
    <w:p w14:paraId="150BE635" w14:textId="3506F2FE" w:rsidR="00FD1A33" w:rsidRDefault="00FD1A33" w:rsidP="00E616ED">
      <w:pPr>
        <w:pStyle w:val="Heading4"/>
        <w:numPr>
          <w:ilvl w:val="0"/>
          <w:numId w:val="6"/>
        </w:numPr>
        <w:rPr>
          <w:rFonts w:asciiTheme="majorBidi" w:eastAsiaTheme="minorHAnsi" w:hAnsiTheme="majorBidi"/>
          <w:b/>
          <w:bCs/>
          <w:color w:val="C00000"/>
          <w:sz w:val="28"/>
          <w:szCs w:val="28"/>
        </w:rPr>
      </w:pPr>
      <w:bookmarkStart w:id="60" w:name="_Toc188509339"/>
      <w:r>
        <w:rPr>
          <w:rFonts w:asciiTheme="majorBidi" w:eastAsiaTheme="minorHAnsi" w:hAnsiTheme="majorBidi"/>
          <w:b/>
          <w:bCs/>
          <w:color w:val="C00000"/>
          <w:sz w:val="28"/>
          <w:szCs w:val="28"/>
        </w:rPr>
        <w:t xml:space="preserve"> </w:t>
      </w:r>
      <w:r w:rsidRPr="008D36B3">
        <w:rPr>
          <w:rFonts w:asciiTheme="majorBidi" w:eastAsiaTheme="minorHAnsi" w:hAnsiTheme="majorBidi"/>
          <w:b/>
          <w:bCs/>
          <w:color w:val="C00000"/>
          <w:sz w:val="28"/>
          <w:szCs w:val="28"/>
        </w:rPr>
        <w:t>Symbolism</w:t>
      </w:r>
      <w:bookmarkEnd w:id="60"/>
    </w:p>
    <w:p w14:paraId="0777775E" w14:textId="3A2B4AAE" w:rsidR="000F6A5D" w:rsidRDefault="000F6A5D" w:rsidP="00E616ED">
      <w:pPr>
        <w:pStyle w:val="ListParagraph"/>
        <w:numPr>
          <w:ilvl w:val="3"/>
          <w:numId w:val="6"/>
        </w:numPr>
      </w:pPr>
      <w:r w:rsidRPr="000F6A5D">
        <w:t>Intellect and thought—when enlightened through Revelation and other sources of Spiritual illumination—permit Man to perceive Spiritual Realities (al-Ashyā’ al-Rūḥāniyya). Although the Imaginal Faculty does not begin at the same level as Intellect and thought, once it is properly developed, it often becomes more beneficial on the Spiritual Path than even the Active Intellect itself and may even come to serve as the Intellect’s guide, especially to the truths of the higher orders of the Spiritual World (al-Malakūt), the Angelic hosts, and the Immutable Entities or Archetypes (al-A‘yān al-Thābita). On the Spiritual Path, Intellect (al-‘Aql) and the Imaginal Sense (al-Khayāl)—as a uniquely powerful faculty pertaining to the inherent symbolism of the world and the symbolic activity of the Human conscious are called: “The two eyes with which we see.” Indeed, the language of symbolism—as we will see—is much richer than that of discursive thought, which means that our symbolic capacity facilitated by the Imaginal Faculty is potentially more perceptive than the Active Intellect.</w:t>
      </w:r>
    </w:p>
    <w:p w14:paraId="3E49AC34" w14:textId="323AC9FD" w:rsidR="006C2F99" w:rsidRDefault="006C2F99" w:rsidP="00E616ED">
      <w:pPr>
        <w:pStyle w:val="ListParagraph"/>
        <w:numPr>
          <w:ilvl w:val="3"/>
          <w:numId w:val="6"/>
        </w:numPr>
      </w:pPr>
      <w:r>
        <w:t>The difference between sound Hierarchy in the Science of Divinity and the understanding of similar species in transformative Evolution is in three principal matters. First of all, all the changes that have occurred on earth are acts of Divine creation. God is the Supreme Agent. The various species and their individual forms do not constitute independent agents acting within their bodies to alter their bodies. Other types of natural mechanism in the world—such as the tides, winds, volcanos, and climate—are not blind, independent agents either, but have their effects by God’s Will and at His Will in accordance with His plan. Thus, they too are Signs of God and, in some cases, such as volcanos, tidal waves, and earthquakes are also indication of God’s wrath or His warnings. Secondly, this world is the shadow of the higher world, the Angelic realm, which is more real than it, although less material. Nothing exists in this world but that its Archetype is present in that World. Nothing is small or large in itself. This is both true and false. It is false because it means forgetting firstly that the measures of things correspond to Archetypical realities, hence divine WILL and Qasd. Secondly, man is a criterion of these divine intentions owing to the fact that his intelligence is central and therefore TOTAL. This is the reason of being for the human condition. A thing is great extrinsically because we are less great than it; intrinsically, in virtue of the existential possibility it manifests; human subjectivity here is not the cause of some OPTICAL ILLUSION but the consequence of realities. This supports the theory of symbolism in its entirety.</w:t>
      </w:r>
    </w:p>
    <w:p w14:paraId="67C7C9CA" w14:textId="4ACD631B" w:rsidR="000F6A5D" w:rsidRDefault="00E965D7" w:rsidP="00E616ED">
      <w:pPr>
        <w:pStyle w:val="ListParagraph"/>
        <w:numPr>
          <w:ilvl w:val="3"/>
          <w:numId w:val="6"/>
        </w:numPr>
      </w:pPr>
      <w:r w:rsidRPr="00E965D7">
        <w:t xml:space="preserve">In examining the symbolism of hierarchy, we must dispel the confusion relating to what may be considered as “up” and “down.” In reality, things must be considered in a different way. The center is the lowest point of the circle.   </w:t>
      </w:r>
    </w:p>
    <w:p w14:paraId="3D3FAC79" w14:textId="77777777" w:rsidR="00566393" w:rsidRDefault="00566393" w:rsidP="00E616ED">
      <w:pPr>
        <w:pStyle w:val="ListParagraph"/>
        <w:numPr>
          <w:ilvl w:val="3"/>
          <w:numId w:val="6"/>
        </w:numPr>
      </w:pPr>
      <w:r>
        <w:t> A single thread (like that of the sibHa) penetrates and joins all the worlds and proceeds from what sustains them all and keeps them in existence, without it none of them could have the least reality nor be able to exist. What is true of the macrocosm is true of the microcosm; the symbolism of both of them is the same.</w:t>
      </w:r>
    </w:p>
    <w:p w14:paraId="4EC86D4E" w14:textId="77777777" w:rsidR="00566393" w:rsidRDefault="00566393" w:rsidP="00E616ED">
      <w:pPr>
        <w:pStyle w:val="ListParagraph"/>
        <w:numPr>
          <w:ilvl w:val="3"/>
          <w:numId w:val="6"/>
        </w:numPr>
      </w:pPr>
      <w:r>
        <w:t>In examining the symbolism of hierarchy, we must dispel the confusion relating to what may be considered as “up” and “down.” In reality, things must be considered in a different way. The center is the lowest point of the circle.</w:t>
      </w:r>
    </w:p>
    <w:p w14:paraId="1AE28A5F" w14:textId="7A1630E2" w:rsidR="00566393" w:rsidRDefault="00566393" w:rsidP="00E616ED">
      <w:pPr>
        <w:pStyle w:val="ListParagraph"/>
        <w:numPr>
          <w:ilvl w:val="3"/>
          <w:numId w:val="6"/>
        </w:numPr>
      </w:pPr>
      <w:r>
        <w:t xml:space="preserve">    The states of manifested existence exist in a hierarchy. Some are higher than others. This is true but it does not affect the fact that they are all on the same thread. Universal manifestation can only be represented by a point. This is what makes it possible to use the geometric symbolism of vertical and horizontal. Within the limits of each world, the axis can only be reached at a single point so that it is only outside these limits that there can be an up and down, or a descending direction. In reality, the chain can only be traversed in one direction, corresponding to the ascending direction of the axis.</w:t>
      </w:r>
    </w:p>
    <w:p w14:paraId="16693114" w14:textId="77777777" w:rsidR="00B25487" w:rsidRDefault="00B25487" w:rsidP="00E616ED">
      <w:pPr>
        <w:pStyle w:val="ListParagraph"/>
        <w:numPr>
          <w:ilvl w:val="3"/>
          <w:numId w:val="6"/>
        </w:numPr>
      </w:pPr>
      <w:r>
        <w:t>Sacred Geometry and sacred Mathematics are true Symbolism. They reflect the transcendent realities of the higher world of Principle.</w:t>
      </w:r>
    </w:p>
    <w:p w14:paraId="5C8C9BFD" w14:textId="77777777" w:rsidR="00B25487" w:rsidRDefault="00B25487" w:rsidP="00E616ED">
      <w:pPr>
        <w:pStyle w:val="ListParagraph"/>
        <w:numPr>
          <w:ilvl w:val="3"/>
          <w:numId w:val="6"/>
        </w:numPr>
      </w:pPr>
      <w:r>
        <w:t xml:space="preserve">True symbolism such as that of sacred mathematics and geometry reflects the transcendent realities of the higher world of principle, and is not a figment of the imagination or the irrational associations of the lower soul. For that reason, the principle of primordial oneness and unity can be transposed from the domain of quantity to that of pure quality and then to the transcendent realities of the Unseen. Universal symbolism is primordial and constitutes a universal language, better understood by people of the fiṭra than those who have lost touch with it. It reflects the intelligence and intellectual consensus of the ancients. Symbolism is a mode of expression entirely foreign to the modern mindset, although it is a means well adapted to the teaching of metaphysical truths and relates to the principial truths that are exhibited at that level. Traditional symbols have intellectual meaning. They are symbols of reality, not arbitrary configurations. Authentic symbolism is natural to the intellect and the primordial self. It uses forms and images as signs of principles, truths, ideas, and realities beyond sense experience. Language is symbolism; there is no antithesis between etymologically sound words and the figurative representations of authentic symbolism. Language, however, tends to be discursive and analytic--except in poetry and song--while symbolism, by its nature, is intuitive and synthetic. Rites of worship also partake of the symbolic dimension. The basis of both anchored language and authentic symbolism is the natural conformity and harmony between the word and the sign and what they signify. </w:t>
      </w:r>
    </w:p>
    <w:p w14:paraId="19491CF1" w14:textId="77777777" w:rsidR="00B25487" w:rsidRDefault="00B25487" w:rsidP="00E616ED">
      <w:pPr>
        <w:pStyle w:val="ListParagraph"/>
        <w:numPr>
          <w:ilvl w:val="3"/>
          <w:numId w:val="6"/>
        </w:numPr>
      </w:pPr>
      <w:r>
        <w:t>The natural order is itself the supreme symbol and greatest sign of the transcendent reality of God, its Creator. The natural world can only take on its fullest significance in our eyes--we are only able to “see” it--when we grasp that it is a means God has given us for rising up above our embeddedness in lower realities to the divine truths that it symbolizes. Although language and symbolism are two faces of the same reality, symbolism provides supports that are perfectly adapted to the possibilities of consciousness that lie beyond the power of words, perhaps even in the inspirational poetry of God’s true knowers. For the discursive scholar is always below the words that he or she speaks, while the true knower of God is always above the words that he or she speaks.</w:t>
      </w:r>
    </w:p>
    <w:p w14:paraId="24E80FD6" w14:textId="77777777" w:rsidR="00B25487" w:rsidRDefault="00B25487" w:rsidP="0EDB5CF4">
      <w:pPr>
        <w:pStyle w:val="ListParagraph"/>
        <w:ind w:left="360"/>
      </w:pPr>
    </w:p>
    <w:p w14:paraId="75B446C0" w14:textId="77777777" w:rsidR="00B25487" w:rsidRDefault="00B25487" w:rsidP="00E616ED">
      <w:pPr>
        <w:pStyle w:val="ListParagraph"/>
        <w:numPr>
          <w:ilvl w:val="3"/>
          <w:numId w:val="6"/>
        </w:numPr>
      </w:pPr>
      <w:r>
        <w:t>Note: symbolism is synthetic—not analytical—therefore, it can be said to be superior to discursive, analytical thought. It opens possibilities of conception that are virtually unlimited as opposed to the fixed and limited meanings of analytical discourse.</w:t>
      </w:r>
    </w:p>
    <w:p w14:paraId="200B34EE" w14:textId="77777777" w:rsidR="00B25487" w:rsidRDefault="00B25487" w:rsidP="00E616ED">
      <w:pPr>
        <w:pStyle w:val="ListParagraph"/>
        <w:numPr>
          <w:ilvl w:val="3"/>
          <w:numId w:val="6"/>
        </w:numPr>
      </w:pPr>
      <w:r>
        <w:t xml:space="preserve">   The lower may symbolize the higher—creation is theomorphic—but it is impossible for the higher to symbolize the lower—as in anthropomorphism.</w:t>
      </w:r>
    </w:p>
    <w:p w14:paraId="68FA47A1" w14:textId="77777777" w:rsidR="00B25487" w:rsidRDefault="00B25487" w:rsidP="0EDB5CF4">
      <w:pPr>
        <w:pStyle w:val="ListParagraph"/>
        <w:ind w:left="360"/>
      </w:pPr>
    </w:p>
    <w:p w14:paraId="52173700" w14:textId="649ADC07" w:rsidR="00B25487" w:rsidRDefault="00B25487" w:rsidP="00E616ED">
      <w:pPr>
        <w:pStyle w:val="ListParagraph"/>
        <w:numPr>
          <w:ilvl w:val="3"/>
          <w:numId w:val="6"/>
        </w:numPr>
      </w:pPr>
      <w:r>
        <w:t>The universe is a unified whole, the various parts of which are held together by the ANALOGY that exists between them. This interrelation is expounded best in the language of symbolism, particularly numerical symbolism. Everywhere within the universe the key to understanding things is numbers, which like the morning sun, disperse the fog of the unintelligibility of things considered only in their earthly opaqueness. Numbers are the most important symbols because they are perfectly suited to relating multiplicity to unity and bringing to light the harmony which pervades the universe. Muslims understood that the whole world is composed in conformity with arithmetical, geometrical, and musical relations. The science of number (‘ilm al-‘adad) was considered the best way leading to the grasp of unity as a science standing above nature and is the principle of existent entities and the root of all the other sciences.</w:t>
      </w:r>
    </w:p>
    <w:p w14:paraId="27350AD7" w14:textId="77777777" w:rsidR="00B25487" w:rsidRDefault="00B25487" w:rsidP="00E616ED">
      <w:pPr>
        <w:pStyle w:val="ListParagraph"/>
        <w:numPr>
          <w:ilvl w:val="3"/>
          <w:numId w:val="6"/>
        </w:numPr>
      </w:pPr>
      <w:r>
        <w:t xml:space="preserve">The principle of primordial Oneness and Unicity is transposed from the domain of quantity to that of pure quality. Then to the transcendent realities of the Unseen. </w:t>
      </w:r>
    </w:p>
    <w:p w14:paraId="38EDB345" w14:textId="77777777" w:rsidR="00B25487" w:rsidRDefault="00B25487" w:rsidP="0EDB5CF4">
      <w:pPr>
        <w:pStyle w:val="ListParagraph"/>
        <w:ind w:left="360"/>
      </w:pPr>
    </w:p>
    <w:p w14:paraId="12033DC1" w14:textId="77777777" w:rsidR="00B25487" w:rsidRDefault="00B25487" w:rsidP="00E616ED">
      <w:pPr>
        <w:pStyle w:val="ListParagraph"/>
        <w:numPr>
          <w:ilvl w:val="3"/>
          <w:numId w:val="6"/>
        </w:numPr>
      </w:pPr>
      <w:r>
        <w:t>Universal symbolism is primordial and constitutes a universal language</w:t>
      </w:r>
    </w:p>
    <w:p w14:paraId="2164C6DE" w14:textId="77777777" w:rsidR="00B25487" w:rsidRDefault="00B25487" w:rsidP="4889BAA6">
      <w:pPr>
        <w:pStyle w:val="ListParagraph"/>
        <w:ind w:left="360"/>
      </w:pPr>
    </w:p>
    <w:p w14:paraId="322DFD81" w14:textId="77777777" w:rsidR="00B25487" w:rsidRDefault="00B25487" w:rsidP="00E616ED">
      <w:pPr>
        <w:pStyle w:val="ListParagraph"/>
        <w:numPr>
          <w:ilvl w:val="3"/>
          <w:numId w:val="6"/>
        </w:numPr>
      </w:pPr>
      <w:r>
        <w:t>Traditional symbols have intellectual meaning. They are symbols of reality, not arbitrary configurations.</w:t>
      </w:r>
    </w:p>
    <w:p w14:paraId="296302F3" w14:textId="77777777" w:rsidR="00B25487" w:rsidRDefault="00B25487" w:rsidP="15EF2B8A">
      <w:pPr>
        <w:pStyle w:val="ListParagraph"/>
        <w:ind w:left="360"/>
      </w:pPr>
    </w:p>
    <w:p w14:paraId="5674E9E2" w14:textId="77777777" w:rsidR="00B25487" w:rsidRDefault="00B25487" w:rsidP="00E616ED">
      <w:pPr>
        <w:pStyle w:val="ListParagraph"/>
        <w:numPr>
          <w:ilvl w:val="3"/>
          <w:numId w:val="6"/>
        </w:numPr>
      </w:pPr>
      <w:r>
        <w:t xml:space="preserve">Authentic symbolism comes natural to the Intellect and the primordial Self. It uses forms and images as signs of principles, truths, ideas, and realities beyond sense experience. </w:t>
      </w:r>
    </w:p>
    <w:p w14:paraId="5E3D797D" w14:textId="77777777" w:rsidR="00B25487" w:rsidRDefault="00B25487" w:rsidP="15EF2B8A">
      <w:pPr>
        <w:pStyle w:val="ListParagraph"/>
        <w:ind w:left="360"/>
      </w:pPr>
    </w:p>
    <w:p w14:paraId="776A89F2" w14:textId="77777777" w:rsidR="00B25487" w:rsidRDefault="00B25487" w:rsidP="00E616ED">
      <w:pPr>
        <w:pStyle w:val="ListParagraph"/>
        <w:numPr>
          <w:ilvl w:val="3"/>
          <w:numId w:val="6"/>
        </w:numPr>
      </w:pPr>
      <w:r>
        <w:t xml:space="preserve">Language is symbolism; there is no antithesis between etymologically sound words and the figurative representations of authentic symbolism. </w:t>
      </w:r>
    </w:p>
    <w:p w14:paraId="4D3B0B70" w14:textId="77777777" w:rsidR="00B25487" w:rsidRDefault="00B25487" w:rsidP="15EF2B8A">
      <w:pPr>
        <w:pStyle w:val="ListParagraph"/>
        <w:ind w:left="360"/>
      </w:pPr>
    </w:p>
    <w:p w14:paraId="6D32B18F" w14:textId="77777777" w:rsidR="00B25487" w:rsidRDefault="00B25487" w:rsidP="00E616ED">
      <w:pPr>
        <w:pStyle w:val="ListParagraph"/>
        <w:numPr>
          <w:ilvl w:val="3"/>
          <w:numId w:val="6"/>
        </w:numPr>
      </w:pPr>
      <w:r>
        <w:t xml:space="preserve">The natural order is itself the supreme symbol and greatest sign of the transcendent reality of God, its Creator. </w:t>
      </w:r>
    </w:p>
    <w:p w14:paraId="4CD2AE0A" w14:textId="77777777" w:rsidR="00B25487" w:rsidRDefault="00B25487" w:rsidP="15EF2B8A">
      <w:pPr>
        <w:pStyle w:val="ListParagraph"/>
        <w:ind w:left="360"/>
      </w:pPr>
    </w:p>
    <w:p w14:paraId="496B8F79" w14:textId="77777777" w:rsidR="00B25487" w:rsidRDefault="00B25487" w:rsidP="00E616ED">
      <w:pPr>
        <w:pStyle w:val="ListParagraph"/>
        <w:numPr>
          <w:ilvl w:val="3"/>
          <w:numId w:val="6"/>
        </w:numPr>
      </w:pPr>
      <w:r>
        <w:t xml:space="preserve">The natural world can only take on its fullest significance in our eyes--we are only able to “see” it--when we grasp that it is a means God has given us for rising up above our embeddedness in lower realities to the divine truths that it symbolizes. </w:t>
      </w:r>
    </w:p>
    <w:p w14:paraId="3E6BE6A1" w14:textId="77777777" w:rsidR="00B25487" w:rsidRDefault="00B25487" w:rsidP="15EF2B8A">
      <w:pPr>
        <w:pStyle w:val="ListParagraph"/>
        <w:ind w:left="360"/>
      </w:pPr>
    </w:p>
    <w:p w14:paraId="4C7B87E1" w14:textId="77777777" w:rsidR="00B25487" w:rsidRDefault="00B25487" w:rsidP="00E616ED">
      <w:pPr>
        <w:pStyle w:val="ListParagraph"/>
        <w:numPr>
          <w:ilvl w:val="3"/>
          <w:numId w:val="6"/>
        </w:numPr>
      </w:pPr>
      <w:r>
        <w:t>Language and symbolism are two faces of the same reality. Symbolism provides supports that are perfectly adapted to the possibilities of consciousness that lie beyond the power of words, perhaps even in the inspirational poetry of God’s true knowers.</w:t>
      </w:r>
    </w:p>
    <w:p w14:paraId="3A1890F7" w14:textId="77777777" w:rsidR="00B25487" w:rsidRDefault="00B25487" w:rsidP="15EF2B8A">
      <w:pPr>
        <w:pStyle w:val="ListParagraph"/>
        <w:ind w:left="360"/>
      </w:pPr>
    </w:p>
    <w:p w14:paraId="5B7E1F7B" w14:textId="77777777" w:rsidR="00B25487" w:rsidRDefault="00B25487" w:rsidP="00E616ED">
      <w:pPr>
        <w:pStyle w:val="ListParagraph"/>
        <w:numPr>
          <w:ilvl w:val="3"/>
          <w:numId w:val="6"/>
        </w:numPr>
      </w:pPr>
      <w:r>
        <w:t xml:space="preserve">The discursive Scholar of the Active Intellect is below the words he speaks. The true Knower of God is above the words he speaks. </w:t>
      </w:r>
    </w:p>
    <w:p w14:paraId="108AA407" w14:textId="77777777" w:rsidR="00B25487" w:rsidRDefault="00B25487" w:rsidP="15EF2B8A">
      <w:pPr>
        <w:pStyle w:val="ListParagraph"/>
        <w:ind w:left="360"/>
      </w:pPr>
    </w:p>
    <w:p w14:paraId="31C35B10" w14:textId="77777777" w:rsidR="00B25487" w:rsidRDefault="00B25487" w:rsidP="00E616ED">
      <w:pPr>
        <w:pStyle w:val="ListParagraph"/>
        <w:numPr>
          <w:ilvl w:val="3"/>
          <w:numId w:val="6"/>
        </w:numPr>
      </w:pPr>
      <w:r>
        <w:t xml:space="preserve">Symbolism is synthetic—not analytical—therefore, it is superior to discursive, analytical thought. </w:t>
      </w:r>
    </w:p>
    <w:p w14:paraId="2E894955" w14:textId="77777777" w:rsidR="00B25487" w:rsidRDefault="00B25487" w:rsidP="15EF2B8A">
      <w:pPr>
        <w:pStyle w:val="ListParagraph"/>
        <w:ind w:left="360"/>
      </w:pPr>
    </w:p>
    <w:p w14:paraId="63CF1785" w14:textId="77777777" w:rsidR="00B25487" w:rsidRDefault="00B25487" w:rsidP="00E616ED">
      <w:pPr>
        <w:pStyle w:val="ListParagraph"/>
        <w:numPr>
          <w:ilvl w:val="3"/>
          <w:numId w:val="6"/>
        </w:numPr>
      </w:pPr>
      <w:r>
        <w:t>Creation is theomorphic: The lower symbolizes the higher. It is impossible for the higher to symbolize the lower: God is not anthropomorphic.</w:t>
      </w:r>
    </w:p>
    <w:p w14:paraId="1AC63AC3" w14:textId="77777777" w:rsidR="00B25487" w:rsidRDefault="00B25487" w:rsidP="00E616ED">
      <w:pPr>
        <w:pStyle w:val="ListParagraph"/>
        <w:numPr>
          <w:ilvl w:val="3"/>
          <w:numId w:val="6"/>
        </w:numPr>
      </w:pPr>
      <w:r>
        <w:t>The CIRCLE is the archetype of CLASSICAL GEOMETRY.</w:t>
      </w:r>
    </w:p>
    <w:p w14:paraId="41C8FE77" w14:textId="77777777" w:rsidR="00B25487" w:rsidRDefault="00B25487" w:rsidP="15EF2B8A">
      <w:pPr>
        <w:pStyle w:val="ListParagraph"/>
        <w:ind w:left="360"/>
      </w:pPr>
    </w:p>
    <w:p w14:paraId="56D6FAD7" w14:textId="77777777" w:rsidR="00B25487" w:rsidRDefault="00B25487" w:rsidP="00E616ED">
      <w:pPr>
        <w:pStyle w:val="ListParagraph"/>
        <w:numPr>
          <w:ilvl w:val="3"/>
          <w:numId w:val="6"/>
        </w:numPr>
      </w:pPr>
      <w:r>
        <w:t>Truth emanates from the Real; knowledge extends back its source in the Real. In this sense of reaching back to the Real, The POINT, the CIRCLE, THE RADIUS, THE SPIRAL: are all graphic symbols of KNOWLEDGE, whatever that symbol may be or relation.</w:t>
      </w:r>
    </w:p>
    <w:p w14:paraId="1061DB42" w14:textId="77777777" w:rsidR="00B25487" w:rsidRDefault="00B25487" w:rsidP="15EF2B8A">
      <w:pPr>
        <w:pStyle w:val="ListParagraph"/>
        <w:ind w:left="360"/>
      </w:pPr>
    </w:p>
    <w:p w14:paraId="15251B97" w14:textId="77777777" w:rsidR="00B25487" w:rsidRDefault="00B25487" w:rsidP="00E616ED">
      <w:pPr>
        <w:pStyle w:val="ListParagraph"/>
        <w:numPr>
          <w:ilvl w:val="3"/>
          <w:numId w:val="6"/>
        </w:numPr>
      </w:pPr>
      <w:r>
        <w:t>Symbol is an operative power to call something to mind that is greater than itself. All things glorify God, but the symbol is particularly impressive in its glorification.</w:t>
      </w:r>
    </w:p>
    <w:p w14:paraId="4BA03490" w14:textId="77777777" w:rsidR="00B25487" w:rsidRDefault="00B25487" w:rsidP="15EF2B8A">
      <w:pPr>
        <w:pStyle w:val="ListParagraph"/>
        <w:ind w:left="360"/>
      </w:pPr>
    </w:p>
    <w:p w14:paraId="5C0D67CE" w14:textId="77777777" w:rsidR="00B25487" w:rsidRDefault="00B25487" w:rsidP="00E616ED">
      <w:pPr>
        <w:pStyle w:val="ListParagraph"/>
        <w:numPr>
          <w:ilvl w:val="3"/>
          <w:numId w:val="6"/>
        </w:numPr>
      </w:pPr>
      <w:r>
        <w:t>A symbol is that in which the relationship of connection predominates over that of disconnection.</w:t>
      </w:r>
    </w:p>
    <w:p w14:paraId="09542E78" w14:textId="77777777" w:rsidR="00B25487" w:rsidRDefault="00B25487" w:rsidP="15EF2B8A">
      <w:pPr>
        <w:pStyle w:val="ListParagraph"/>
        <w:ind w:left="360"/>
      </w:pPr>
    </w:p>
    <w:p w14:paraId="7D8762E5" w14:textId="77777777" w:rsidR="00B25487" w:rsidRDefault="00B25487" w:rsidP="00E616ED">
      <w:pPr>
        <w:pStyle w:val="ListParagraph"/>
        <w:numPr>
          <w:ilvl w:val="3"/>
          <w:numId w:val="6"/>
        </w:numPr>
      </w:pPr>
      <w:r>
        <w:t>The lion, eagle, and bee are all true symbols, each being a summit in its own domain which means, in the language of the figure, that it lies on one of the radii, whence its power to place us on the same ray. Not everything is capable of offering us this possibility.  It is in the nature of the world that some things are further from the principle and bear signs of their remoteness. All created things are both disconnected projections of their creative principle while being at the same time its connected radiations. A symbol is that in which the relationship of connection predominates over that of disconnection.</w:t>
      </w:r>
    </w:p>
    <w:p w14:paraId="4DE9D8F6" w14:textId="77777777" w:rsidR="00B25487" w:rsidRDefault="00B25487" w:rsidP="15EF2B8A">
      <w:pPr>
        <w:pStyle w:val="ListParagraph"/>
        <w:ind w:left="360"/>
      </w:pPr>
    </w:p>
    <w:p w14:paraId="1F353341" w14:textId="77777777" w:rsidR="00B25487" w:rsidRDefault="00B25487" w:rsidP="00E616ED">
      <w:pPr>
        <w:pStyle w:val="ListParagraph"/>
        <w:numPr>
          <w:ilvl w:val="3"/>
          <w:numId w:val="6"/>
        </w:numPr>
      </w:pPr>
      <w:r>
        <w:t>“All that exists participates in universal principles. They are eternal and immutable essences. By virtue of them, all things are linked together and correspond to each other. Thus, they produce universal harmony. Harmony is the reflection of principial unity in the manifest world. Harmony (and Hierarchy) are also the basis of symbolism.”</w:t>
      </w:r>
    </w:p>
    <w:p w14:paraId="56FC0EF1" w14:textId="77777777" w:rsidR="00B25487" w:rsidRDefault="00B25487" w:rsidP="15EF2B8A">
      <w:pPr>
        <w:pStyle w:val="ListParagraph"/>
        <w:ind w:left="360"/>
      </w:pPr>
    </w:p>
    <w:p w14:paraId="1ED61496" w14:textId="77777777" w:rsidR="00B25487" w:rsidRDefault="00B25487" w:rsidP="00E616ED">
      <w:pPr>
        <w:pStyle w:val="ListParagraph"/>
        <w:numPr>
          <w:ilvl w:val="3"/>
          <w:numId w:val="6"/>
        </w:numPr>
      </w:pPr>
      <w:r>
        <w:t>Symbolism is an ancient, primordial mode of human expression that has become entirely alien to the modernist mentality.</w:t>
      </w:r>
    </w:p>
    <w:p w14:paraId="15E07A96" w14:textId="77777777" w:rsidR="00B25487" w:rsidRDefault="00B25487" w:rsidP="15EF2B8A">
      <w:pPr>
        <w:pStyle w:val="ListParagraph"/>
        <w:ind w:left="360"/>
      </w:pPr>
    </w:p>
    <w:p w14:paraId="5FCB99E4" w14:textId="77777777" w:rsidR="00B25487" w:rsidRDefault="00B25487" w:rsidP="00E616ED">
      <w:pPr>
        <w:pStyle w:val="ListParagraph"/>
        <w:numPr>
          <w:ilvl w:val="3"/>
          <w:numId w:val="6"/>
        </w:numPr>
      </w:pPr>
      <w:r>
        <w:t xml:space="preserve">Symbolism is well adapted to the inherent nature of the human composite. Our nature is not exclusively intellectual. We need a sensory basis from which to rise to higher levels. We must interact with the world around us. Angels: Pure intelligences--such as the Angels--need no outward form to understand truth. This is not true of the human being. </w:t>
      </w:r>
    </w:p>
    <w:p w14:paraId="20DBB205" w14:textId="77777777" w:rsidR="00B25487" w:rsidRDefault="00B25487" w:rsidP="15EF2B8A">
      <w:pPr>
        <w:pStyle w:val="ListParagraph"/>
        <w:ind w:left="360"/>
      </w:pPr>
    </w:p>
    <w:p w14:paraId="27493CC4" w14:textId="77777777" w:rsidR="00B25487" w:rsidRDefault="00B25487" w:rsidP="00E616ED">
      <w:pPr>
        <w:pStyle w:val="ListParagraph"/>
        <w:numPr>
          <w:ilvl w:val="3"/>
          <w:numId w:val="6"/>
        </w:numPr>
      </w:pPr>
      <w:r>
        <w:t>Language is symbolism. There is no opposition between words and figurative symbols. These two modes should be complementary. Language is generally analytic and discursive. Symbolism is synthetic and intuitive.</w:t>
      </w:r>
    </w:p>
    <w:p w14:paraId="3FACE19A" w14:textId="77777777" w:rsidR="00B25487" w:rsidRDefault="00B25487" w:rsidP="15EF2B8A">
      <w:pPr>
        <w:pStyle w:val="ListParagraph"/>
        <w:ind w:left="360"/>
      </w:pPr>
    </w:p>
    <w:p w14:paraId="6657A5D6" w14:textId="77777777" w:rsidR="00B25487" w:rsidRDefault="00B25487" w:rsidP="00E616ED">
      <w:pPr>
        <w:pStyle w:val="ListParagraph"/>
        <w:numPr>
          <w:ilvl w:val="3"/>
          <w:numId w:val="6"/>
        </w:numPr>
      </w:pPr>
      <w:r>
        <w:t>Symbolism is good for all. It helps all understand profound truths, each according to their nature and intellectual possibilities: truths that would not be communicable or tansmissible by any other means.</w:t>
      </w:r>
    </w:p>
    <w:p w14:paraId="4B81FB3A" w14:textId="77777777" w:rsidR="00B25487" w:rsidRDefault="00B25487" w:rsidP="15EF2B8A">
      <w:pPr>
        <w:pStyle w:val="ListParagraph"/>
        <w:ind w:left="360"/>
      </w:pPr>
    </w:p>
    <w:p w14:paraId="048B37E7" w14:textId="6513C3B1" w:rsidR="00FD1A33" w:rsidRPr="00B25487" w:rsidRDefault="00B25487" w:rsidP="00E616ED">
      <w:pPr>
        <w:pStyle w:val="ListParagraph"/>
        <w:numPr>
          <w:ilvl w:val="3"/>
          <w:numId w:val="6"/>
        </w:numPr>
      </w:pPr>
      <w:r>
        <w:t>Symbolism is not something that human beings originate. It is never a collection of arbitrary signs to which we attach meaning.</w:t>
      </w:r>
    </w:p>
    <w:p w14:paraId="6BEC58AE" w14:textId="77777777" w:rsidR="00FD1A33" w:rsidRDefault="00FD1A33" w:rsidP="00FD1A33">
      <w:pPr>
        <w:rPr>
          <w:rFonts w:eastAsiaTheme="minorHAnsi"/>
        </w:rPr>
      </w:pPr>
    </w:p>
    <w:p w14:paraId="6512FB27" w14:textId="77777777" w:rsidR="00FD1A33" w:rsidRDefault="00FD1A33" w:rsidP="00E616ED">
      <w:pPr>
        <w:pStyle w:val="Heading4"/>
        <w:numPr>
          <w:ilvl w:val="0"/>
          <w:numId w:val="6"/>
        </w:numPr>
        <w:rPr>
          <w:rFonts w:asciiTheme="majorBidi" w:eastAsiaTheme="minorHAnsi" w:hAnsiTheme="majorBidi"/>
          <w:b/>
          <w:bCs/>
          <w:color w:val="C00000"/>
          <w:sz w:val="28"/>
          <w:szCs w:val="28"/>
        </w:rPr>
      </w:pPr>
      <w:bookmarkStart w:id="61" w:name="_Toc188509350"/>
      <w:r>
        <w:rPr>
          <w:rFonts w:asciiTheme="majorBidi" w:eastAsiaTheme="minorHAnsi" w:hAnsiTheme="majorBidi"/>
          <w:b/>
          <w:bCs/>
          <w:color w:val="C00000"/>
          <w:sz w:val="28"/>
          <w:szCs w:val="28"/>
        </w:rPr>
        <w:t xml:space="preserve"> </w:t>
      </w:r>
      <w:r w:rsidRPr="004F6F56">
        <w:rPr>
          <w:rFonts w:asciiTheme="majorBidi" w:eastAsiaTheme="minorHAnsi" w:hAnsiTheme="majorBidi"/>
          <w:b/>
          <w:bCs/>
          <w:color w:val="C00000"/>
          <w:sz w:val="28"/>
          <w:szCs w:val="28"/>
        </w:rPr>
        <w:t>Teleology (the Study of Purpose &amp; Design)</w:t>
      </w:r>
    </w:p>
    <w:p w14:paraId="3E50EDCE" w14:textId="68486EBB" w:rsidR="00772EEB" w:rsidRDefault="00772EEB" w:rsidP="00E616ED">
      <w:pPr>
        <w:pStyle w:val="ListParagraph"/>
        <w:numPr>
          <w:ilvl w:val="3"/>
          <w:numId w:val="6"/>
        </w:numPr>
        <w:rPr>
          <w:rFonts w:eastAsiaTheme="minorHAnsi"/>
        </w:rPr>
      </w:pPr>
      <w:r w:rsidRPr="00772EEB">
        <w:rPr>
          <w:rFonts w:eastAsiaTheme="minorHAnsi"/>
        </w:rPr>
        <w:t>Teleology emphasizes the purposeful nature of creation’s marvels, showing that order and intelligent design necessarily point to an all-knowing, wise, and merciful Designer, who is not identical to the world or anything in it</w:t>
      </w:r>
    </w:p>
    <w:p w14:paraId="49BD8F32" w14:textId="77777777" w:rsidR="00B32EEB" w:rsidRPr="00B32EEB" w:rsidRDefault="00B32EEB" w:rsidP="00E616ED">
      <w:pPr>
        <w:pStyle w:val="ListParagraph"/>
        <w:numPr>
          <w:ilvl w:val="3"/>
          <w:numId w:val="6"/>
        </w:numPr>
        <w:rPr>
          <w:rFonts w:eastAsiaTheme="minorHAnsi"/>
        </w:rPr>
      </w:pPr>
      <w:r w:rsidRPr="00B32EEB">
        <w:rPr>
          <w:rFonts w:eastAsiaTheme="minorHAnsi"/>
        </w:rPr>
        <w:t>Wolfgang Smith, The Quantum Enigma, 13: the WORLD IS NOT AN EFFECT&gt;</w:t>
      </w:r>
    </w:p>
    <w:p w14:paraId="76FDF56B" w14:textId="082B50B4" w:rsidR="00B32EEB" w:rsidRDefault="00B32EEB" w:rsidP="15EF2B8A">
      <w:pPr>
        <w:pStyle w:val="ListParagraph"/>
        <w:ind w:left="360"/>
        <w:rPr>
          <w:rFonts w:eastAsiaTheme="minorEastAsia"/>
        </w:rPr>
      </w:pPr>
      <w:r w:rsidRPr="15EF2B8A">
        <w:rPr>
          <w:rFonts w:eastAsiaTheme="minorEastAsia"/>
        </w:rPr>
        <w:t>What we need to understand above all is that nothing in the world “simply exists.” Rather, “to exist” is precisely to interact with other things--including ultimately observers. The world, therefore, is not to be conceived as a mere juxtaposition of so many individual or self-existent entities, be they res extensae or “atoms” or anything else. They must be viewed as an organic unity in which each element exists in relation to every other, and thus in relation to the totality, which includes also, and by force of necessity, a conscious or subjective pole.</w:t>
      </w:r>
    </w:p>
    <w:p w14:paraId="7DD49D31" w14:textId="1DAF7784" w:rsidR="00B32EEB" w:rsidRDefault="00B32EEB" w:rsidP="00E616ED">
      <w:pPr>
        <w:pStyle w:val="ListParagraph"/>
        <w:numPr>
          <w:ilvl w:val="3"/>
          <w:numId w:val="6"/>
        </w:numPr>
        <w:rPr>
          <w:rFonts w:eastAsiaTheme="minorHAnsi"/>
        </w:rPr>
      </w:pPr>
      <w:r w:rsidRPr="00B32EEB">
        <w:rPr>
          <w:rFonts w:eastAsiaTheme="minorHAnsi"/>
        </w:rPr>
        <w:t>God loves beauty and all things that embody it; He diffuses it and puts its seal on everything He creates, even in the minutest details. “God is beautiful, and He loves beauty.” Therefore, the hierarchy of being is also structured by the degree to which created entities possess beauty and mirror the absolute beauty of God.</w:t>
      </w:r>
    </w:p>
    <w:p w14:paraId="6B80837C" w14:textId="77777777" w:rsidR="00D16A7E" w:rsidRPr="00D16A7E" w:rsidRDefault="00D16A7E" w:rsidP="00D16A7E">
      <w:pPr>
        <w:pStyle w:val="ListParagraph"/>
        <w:ind w:left="360"/>
        <w:rPr>
          <w:rFonts w:eastAsiaTheme="minorHAnsi"/>
        </w:rPr>
      </w:pPr>
    </w:p>
    <w:p w14:paraId="2439EF3F" w14:textId="77777777" w:rsidR="00FD1A33" w:rsidRPr="004F6F56" w:rsidRDefault="00FD1A33" w:rsidP="0EDB5CF4">
      <w:pPr>
        <w:ind w:right="1080"/>
        <w:rPr>
          <w:rFonts w:eastAsiaTheme="minorEastAsia"/>
          <w:b/>
          <w:bCs/>
          <w:i/>
          <w:iCs/>
        </w:rPr>
      </w:pPr>
      <w:r w:rsidRPr="0EDB5CF4">
        <w:rPr>
          <w:rFonts w:eastAsiaTheme="minorEastAsia"/>
          <w:b/>
          <w:bCs/>
          <w:i/>
          <w:iCs/>
        </w:rPr>
        <w:t>Beauty &amp; Design</w:t>
      </w:r>
      <w:bookmarkEnd w:id="61"/>
      <w:r w:rsidRPr="0EDB5CF4">
        <w:rPr>
          <w:rFonts w:eastAsiaTheme="minorEastAsia"/>
          <w:b/>
          <w:bCs/>
          <w:i/>
          <w:iCs/>
        </w:rPr>
        <w:t xml:space="preserve"> as Divine Epiphanies</w:t>
      </w:r>
    </w:p>
    <w:p w14:paraId="5D9C02D3" w14:textId="77777777" w:rsidR="00FD1A33" w:rsidRPr="00C83502" w:rsidRDefault="00FD1A33" w:rsidP="0EDB5CF4">
      <w:pPr>
        <w:ind w:right="1080"/>
        <w:rPr>
          <w:rFonts w:eastAsiaTheme="minorEastAsia"/>
          <w:b/>
          <w:bCs/>
          <w:i/>
          <w:iCs/>
          <w:u w:val="single"/>
        </w:rPr>
      </w:pPr>
      <w:r w:rsidRPr="0EDB5CF4">
        <w:rPr>
          <w:rFonts w:eastAsiaTheme="minorEastAsia"/>
          <w:b/>
          <w:bCs/>
          <w:i/>
          <w:iCs/>
          <w:u w:val="single"/>
        </w:rPr>
        <w:t>Absurdity of Chance &amp; “Self-Ordering” in Creation</w:t>
      </w:r>
    </w:p>
    <w:p w14:paraId="722917E7" w14:textId="77777777" w:rsidR="00C83502" w:rsidRPr="00C83502" w:rsidRDefault="00C83502" w:rsidP="00E616ED">
      <w:pPr>
        <w:pStyle w:val="ListParagraph"/>
        <w:numPr>
          <w:ilvl w:val="3"/>
          <w:numId w:val="6"/>
        </w:numPr>
        <w:ind w:right="1080"/>
        <w:rPr>
          <w:rFonts w:eastAsiaTheme="minorHAnsi"/>
        </w:rPr>
      </w:pPr>
      <w:r w:rsidRPr="00C83502">
        <w:rPr>
          <w:rFonts w:eastAsiaTheme="minorHAnsi"/>
        </w:rPr>
        <w:t xml:space="preserve">Some evolutionists have argued that matter has the power of self-organization. The American scientists Thaxton, Bradley, and Olsen reply in their book The Mystery of Life’s Origin: “Prigogine, Eigen, and others have suggested that a similar sort of self-organization may be intrinsic in organic chemistry and can potentially account for the highly complex macromolecules essential for living systems. Such analogies have little relevance, however, to the question of the origin of life on earth. One reason for this is because they fail to distinguish between order and complexity. Mere regularity and order cannot serve to store the large amount of knowledge (information) that living systems require. A highly irregular, but specified, structure is required rather than just an ordered structure. This is a serious flaw in the analogy offered. There is no apparent connection between the kind of spontaneous ordering that occurs from energy flow through such systems and the work required to build aperiodic information-intensive macromolecules like DNA and proteins.” Note 129. </w:t>
      </w:r>
    </w:p>
    <w:p w14:paraId="38AF7B58" w14:textId="77777777" w:rsidR="00AB61C1" w:rsidRDefault="00AB61C1" w:rsidP="00AB61C1">
      <w:pPr>
        <w:pStyle w:val="ListParagraph"/>
        <w:ind w:left="360" w:right="1080"/>
        <w:rPr>
          <w:rFonts w:eastAsiaTheme="minorHAnsi"/>
        </w:rPr>
      </w:pPr>
    </w:p>
    <w:p w14:paraId="6F99235A" w14:textId="6B0EFA91" w:rsidR="00C83502" w:rsidRPr="00C83502" w:rsidRDefault="00C83502" w:rsidP="00E616ED">
      <w:pPr>
        <w:pStyle w:val="ListParagraph"/>
        <w:numPr>
          <w:ilvl w:val="3"/>
          <w:numId w:val="6"/>
        </w:numPr>
        <w:ind w:right="1080"/>
        <w:rPr>
          <w:rFonts w:eastAsiaTheme="minorHAnsi"/>
        </w:rPr>
      </w:pPr>
      <w:r w:rsidRPr="00C83502">
        <w:rPr>
          <w:rFonts w:eastAsiaTheme="minorHAnsi"/>
        </w:rPr>
        <w:t xml:space="preserve">Self-organization as opposed to self-ordering. Tides and winds give a particular order to the land around them, including ice formations. This is a natural mechanism. Even they, however, have no causal effect of their own without divine intervention. Moreover, at the level of the Unseen, even their mechanical effects are carried out through Angelic intervention. </w:t>
      </w:r>
    </w:p>
    <w:p w14:paraId="60EE1420" w14:textId="77777777" w:rsidR="00C83502" w:rsidRPr="00C83502" w:rsidRDefault="00C83502" w:rsidP="00AB61C1">
      <w:pPr>
        <w:pStyle w:val="ListParagraph"/>
        <w:ind w:left="360" w:right="1080"/>
        <w:rPr>
          <w:rFonts w:eastAsiaTheme="minorHAnsi"/>
        </w:rPr>
      </w:pPr>
    </w:p>
    <w:p w14:paraId="6D292CB3" w14:textId="06E05069" w:rsidR="00C83502" w:rsidRPr="00C83502" w:rsidRDefault="00C83502" w:rsidP="0EDB5CF4">
      <w:pPr>
        <w:pStyle w:val="ListParagraph"/>
        <w:numPr>
          <w:ilvl w:val="3"/>
          <w:numId w:val="6"/>
        </w:numPr>
        <w:ind w:right="1080"/>
        <w:rPr>
          <w:rFonts w:eastAsiaTheme="minorEastAsia"/>
        </w:rPr>
      </w:pPr>
      <w:r w:rsidRPr="0EDB5CF4">
        <w:rPr>
          <w:rFonts w:eastAsiaTheme="minorEastAsia"/>
        </w:rPr>
        <w:t>The Presumption of Self-Organization</w:t>
      </w:r>
      <w:r w:rsidR="58E26ED8" w:rsidRPr="0EDB5CF4">
        <w:rPr>
          <w:rFonts w:eastAsiaTheme="minorEastAsia"/>
        </w:rPr>
        <w:t xml:space="preserve"> </w:t>
      </w:r>
    </w:p>
    <w:p w14:paraId="59D38302" w14:textId="5FCE7E4C" w:rsidR="00C83502" w:rsidRPr="00C83502" w:rsidRDefault="00C83502" w:rsidP="0EDB5CF4">
      <w:pPr>
        <w:pStyle w:val="ListParagraph"/>
        <w:ind w:left="360" w:right="1080"/>
        <w:rPr>
          <w:rFonts w:eastAsiaTheme="minorEastAsia"/>
        </w:rPr>
      </w:pPr>
      <w:r w:rsidRPr="15EF2B8A">
        <w:rPr>
          <w:rFonts w:eastAsiaTheme="minorEastAsia"/>
        </w:rPr>
        <w:t xml:space="preserve">Suggests that biological form often arises (“self-organizes”) spontaneously as a consequence of the laws of nature. Two of the classical Neo-Darwinian triad are deemphasized: random mutation and, to a lesser extent, natural selection. Stuart Kauffman, one of the proponents of the self-organization model proposes that networks of regulatory genes in embryonic cells determine the pathways by which cells divide and differentiate. Furthermore, self-organizational processes are supposed to be similarily important during body-plan morphogenesis. Stuart Kauffman bases his model on an idea developed of Alan Turing, who proposed that the distribution of morphogenic proteins might have originated in the first place independently of genetic and epigenetic information but through chemical reactions – like one molecule producing a copy of itself and one different molecule as well. The resulting nonuniformities in the pattern of distribution of those molecules would eventually lead to nonuniform patterns in the distribution of different cells – resulting in different animal forms. Kauffman expands on this theory as a way of understanding how crucial positional information might organize as the result of chemical interactions of different molecules. However, he is not explaining any specific chemicals or proteins that would behave In the way he envisions. As well, he offers no evidence that these chemicals could create specific biologically relevant configurations or distributions of morphogenes. Also, the self-organizational process that Kauffman cites cannot explain the origin of genetic information., since he presupposes significant sources of preexisting information in his model systems. Another advocate of self-organization, Stuart Newman, envisions new animal body plans resulting from different cells ticking to each other in different configurations because of different forces of attraction between molecules on the surface of cells and because of different patterns of distribution of crucial molecules within cells. A “developmental genetic toolkit” has been used “to generate animal body plans and organ forms”. Newman basically thinks of cells like Lego blocks – they can be connected in many different ways. In summary, Newman, like Kauffman, fails to offer an adequate mechanism for generating crucial sources of biological information. </w:t>
      </w:r>
    </w:p>
    <w:p w14:paraId="2255D339" w14:textId="77777777" w:rsidR="00C83502" w:rsidRPr="00C83502" w:rsidRDefault="00C83502" w:rsidP="00E616ED">
      <w:pPr>
        <w:pStyle w:val="ListParagraph"/>
        <w:numPr>
          <w:ilvl w:val="3"/>
          <w:numId w:val="6"/>
        </w:numPr>
        <w:ind w:right="1080"/>
        <w:rPr>
          <w:rFonts w:eastAsiaTheme="minorHAnsi"/>
        </w:rPr>
      </w:pPr>
      <w:r w:rsidRPr="00C83502">
        <w:rPr>
          <w:rFonts w:eastAsiaTheme="minorHAnsi"/>
        </w:rPr>
        <w:t xml:space="preserve">Self-organizational theorists seek to explain the origin of “order” in living systems by reference to purely chemical or physical processes. Kauffman articulated something very interesting (in a lecture at MIT), maybe also characterizing the validity of the self-organization model of the model are art: “Life bubbles forth in a natural magic beyond the confines of entailing law, beyond mathematization.” </w:t>
      </w:r>
    </w:p>
    <w:p w14:paraId="59C6FB1F" w14:textId="77777777" w:rsidR="00C83502" w:rsidRPr="00C83502" w:rsidRDefault="00C83502" w:rsidP="00AB61C1">
      <w:pPr>
        <w:pStyle w:val="ListParagraph"/>
        <w:ind w:left="360" w:right="1080"/>
        <w:rPr>
          <w:rFonts w:eastAsiaTheme="minorHAnsi"/>
        </w:rPr>
      </w:pPr>
    </w:p>
    <w:p w14:paraId="419CC208" w14:textId="7E571973" w:rsidR="00C83502" w:rsidRPr="00C83502" w:rsidRDefault="00C83502" w:rsidP="00E616ED">
      <w:pPr>
        <w:pStyle w:val="ListParagraph"/>
        <w:numPr>
          <w:ilvl w:val="3"/>
          <w:numId w:val="6"/>
        </w:numPr>
        <w:ind w:right="1080"/>
        <w:rPr>
          <w:rFonts w:eastAsiaTheme="minorHAnsi"/>
        </w:rPr>
      </w:pPr>
      <w:r w:rsidRPr="00C83502">
        <w:rPr>
          <w:rFonts w:eastAsiaTheme="minorHAnsi"/>
        </w:rPr>
        <w:t>Causes Must Be Equal to Or Greater Than Effects: Causes Must Be Sufficient Cause. Agents Must Be Sufficient Agents</w:t>
      </w:r>
    </w:p>
    <w:p w14:paraId="78559513" w14:textId="35CC8AB8" w:rsidR="00C83502" w:rsidRDefault="00C83502" w:rsidP="00E616ED">
      <w:pPr>
        <w:pStyle w:val="ListParagraph"/>
        <w:numPr>
          <w:ilvl w:val="3"/>
          <w:numId w:val="6"/>
        </w:numPr>
        <w:ind w:right="1080"/>
        <w:rPr>
          <w:rFonts w:eastAsiaTheme="minorHAnsi"/>
        </w:rPr>
      </w:pPr>
      <w:r w:rsidRPr="00C83502">
        <w:rPr>
          <w:rFonts w:eastAsiaTheme="minorHAnsi"/>
        </w:rPr>
        <w:t>Energy, matter, and so-called “natural laws,” which are simply generalizations about how normative nature behaves, are not Agents. Rather, they are the objects upon which Agency works.</w:t>
      </w:r>
    </w:p>
    <w:p w14:paraId="509E7C5B" w14:textId="77777777" w:rsidR="00AB61C1" w:rsidRPr="00AB61C1" w:rsidRDefault="00AB61C1" w:rsidP="00AB61C1">
      <w:pPr>
        <w:ind w:right="1080"/>
        <w:rPr>
          <w:rFonts w:eastAsiaTheme="minorHAnsi"/>
        </w:rPr>
      </w:pPr>
    </w:p>
    <w:p w14:paraId="152DAFDE" w14:textId="77777777" w:rsidR="00AB61C1" w:rsidRPr="00AB61C1" w:rsidRDefault="00AB61C1" w:rsidP="00E616ED">
      <w:pPr>
        <w:pStyle w:val="ListParagraph"/>
        <w:numPr>
          <w:ilvl w:val="3"/>
          <w:numId w:val="6"/>
        </w:numPr>
        <w:ind w:right="1080"/>
        <w:rPr>
          <w:rFonts w:eastAsiaTheme="minorHAnsi"/>
        </w:rPr>
      </w:pPr>
      <w:r w:rsidRPr="00AB61C1">
        <w:rPr>
          <w:rFonts w:eastAsiaTheme="minorHAnsi"/>
        </w:rPr>
        <w:t xml:space="preserve">The Definition of Design : Design means a harmonious assembling of various parts in an orderly form designed for a common goal. Check definition in teleology. One of the important elements in the definition of design--as opposed to “self-ordered” figures--is that they reflect the presence of knowledge or what is generally called in contemporary parlance “information.” It is good to speak a little here about “self-ordering” and “self-organization” such as wind blowing the dust into a particular formation in a room. </w:t>
      </w:r>
    </w:p>
    <w:p w14:paraId="14C09218" w14:textId="77777777" w:rsidR="00AB61C1" w:rsidRPr="00AB61C1" w:rsidRDefault="00AB61C1" w:rsidP="00E616ED">
      <w:pPr>
        <w:pStyle w:val="ListParagraph"/>
        <w:numPr>
          <w:ilvl w:val="3"/>
          <w:numId w:val="6"/>
        </w:numPr>
        <w:ind w:right="1080"/>
        <w:rPr>
          <w:rFonts w:eastAsiaTheme="minorHAnsi"/>
        </w:rPr>
      </w:pPr>
      <w:r w:rsidRPr="00AB61C1">
        <w:rPr>
          <w:rFonts w:eastAsiaTheme="minorHAnsi"/>
        </w:rPr>
        <w:t xml:space="preserve">Looking at the liana glider seeds of Borneo and the three principle patterns of the arctic hare’s methods camouflage, exposure, isolation, and grouping: These Perfect Patterns of Design Contain So Much "Information" (Knowledge) that it would Simply Be Impossible to Ennumerate it. This Knowledge Pertains not just to the individual species but to everything else in its environment. This is the mark of Design. </w:t>
      </w:r>
    </w:p>
    <w:p w14:paraId="3AB17045" w14:textId="3F2C2D5C" w:rsidR="00AB61C1" w:rsidRPr="00AB61C1" w:rsidRDefault="00AB61C1" w:rsidP="00AB61C1">
      <w:pPr>
        <w:pStyle w:val="ListParagraph"/>
        <w:ind w:left="360" w:right="1080"/>
        <w:rPr>
          <w:rFonts w:eastAsiaTheme="minorHAnsi"/>
        </w:rPr>
      </w:pPr>
    </w:p>
    <w:p w14:paraId="21D46CBD" w14:textId="77777777" w:rsidR="00AB61C1" w:rsidRPr="00AB61C1" w:rsidRDefault="00AB61C1" w:rsidP="00E616ED">
      <w:pPr>
        <w:pStyle w:val="ListParagraph"/>
        <w:numPr>
          <w:ilvl w:val="3"/>
          <w:numId w:val="6"/>
        </w:numPr>
        <w:ind w:right="1080"/>
        <w:rPr>
          <w:rFonts w:eastAsiaTheme="minorHAnsi"/>
        </w:rPr>
      </w:pPr>
      <w:r w:rsidRPr="00AB61C1">
        <w:rPr>
          <w:rFonts w:eastAsiaTheme="minorHAnsi"/>
        </w:rPr>
        <w:t xml:space="preserve">In opposition to Kant, all use of the principle of causality necessarily involves transcending the sensible world. Mach, Pearson, Avenarius and others have shown that consistent phenomenalism eliminates causality from science. </w:t>
      </w:r>
    </w:p>
    <w:p w14:paraId="6D5C48E1" w14:textId="0436E170" w:rsidR="00AB61C1" w:rsidRPr="00AB61C1" w:rsidRDefault="00AB61C1" w:rsidP="00AB61C1">
      <w:pPr>
        <w:ind w:right="1080"/>
        <w:rPr>
          <w:rFonts w:eastAsiaTheme="minorHAnsi"/>
        </w:rPr>
      </w:pPr>
    </w:p>
    <w:p w14:paraId="0864BEC0" w14:textId="77777777" w:rsidR="00AB61C1" w:rsidRPr="00AB61C1" w:rsidRDefault="00AB61C1" w:rsidP="00E616ED">
      <w:pPr>
        <w:pStyle w:val="ListParagraph"/>
        <w:numPr>
          <w:ilvl w:val="3"/>
          <w:numId w:val="6"/>
        </w:numPr>
        <w:ind w:right="1080"/>
        <w:rPr>
          <w:rFonts w:eastAsiaTheme="minorHAnsi"/>
        </w:rPr>
      </w:pPr>
      <w:r w:rsidRPr="00AB61C1">
        <w:rPr>
          <w:rFonts w:eastAsiaTheme="minorHAnsi"/>
        </w:rPr>
        <w:t xml:space="preserve">A E Taylor, “Theism,” 12:279: </w:t>
      </w:r>
    </w:p>
    <w:p w14:paraId="1BF68B84" w14:textId="77777777" w:rsidR="00AB61C1" w:rsidRPr="00AB61C1" w:rsidRDefault="00AB61C1" w:rsidP="15EF2B8A">
      <w:pPr>
        <w:pStyle w:val="ListParagraph"/>
        <w:ind w:left="360" w:right="1080"/>
        <w:rPr>
          <w:rFonts w:eastAsiaTheme="minorEastAsia"/>
        </w:rPr>
      </w:pPr>
      <w:r w:rsidRPr="15EF2B8A">
        <w:rPr>
          <w:rFonts w:eastAsiaTheme="minorEastAsia"/>
        </w:rPr>
        <w:t xml:space="preserve">The principle of causality does not have to be viewed as a mere rule of uniform connection between earlier and later events. Its real foundation is the conception of efficient causality (activity or agency). The full force of the cosmological argument is seen when it is combined with the argument for intentional causality. </w:t>
      </w:r>
    </w:p>
    <w:p w14:paraId="5C531088" w14:textId="77777777" w:rsidR="00AB61C1" w:rsidRPr="00AB61C1" w:rsidRDefault="00AB61C1" w:rsidP="00E616ED">
      <w:pPr>
        <w:pStyle w:val="ListParagraph"/>
        <w:numPr>
          <w:ilvl w:val="3"/>
          <w:numId w:val="6"/>
        </w:numPr>
        <w:ind w:right="1080"/>
        <w:rPr>
          <w:rFonts w:eastAsiaTheme="minorHAnsi"/>
        </w:rPr>
      </w:pPr>
      <w:r w:rsidRPr="00AB61C1">
        <w:rPr>
          <w:rFonts w:eastAsiaTheme="minorHAnsi"/>
        </w:rPr>
        <w:t>NOTE: Thus, the perfect design of the world is stand proof of the agency of the Necessary Being, regardless of whether or not we trace it back to its origin in the creation of the world from nothing.</w:t>
      </w:r>
    </w:p>
    <w:p w14:paraId="2690CB89" w14:textId="7C1AB869" w:rsidR="00AB61C1" w:rsidRPr="00AB61C1" w:rsidRDefault="00AB61C1" w:rsidP="00E616ED">
      <w:pPr>
        <w:pStyle w:val="ListParagraph"/>
        <w:numPr>
          <w:ilvl w:val="3"/>
          <w:numId w:val="6"/>
        </w:numPr>
        <w:ind w:right="1080"/>
        <w:rPr>
          <w:rFonts w:eastAsiaTheme="minorEastAsia"/>
        </w:rPr>
      </w:pPr>
      <w:r w:rsidRPr="15EF2B8A">
        <w:rPr>
          <w:rFonts w:eastAsiaTheme="minorEastAsia"/>
        </w:rPr>
        <w:t>Primary Causality Must Transcend the World of Phenomena</w:t>
      </w:r>
    </w:p>
    <w:p w14:paraId="5AED325B" w14:textId="77777777" w:rsidR="00AB61C1" w:rsidRPr="00AB61C1" w:rsidRDefault="00AB61C1" w:rsidP="15EF2B8A">
      <w:pPr>
        <w:pStyle w:val="ListParagraph"/>
        <w:ind w:left="360" w:right="1080"/>
        <w:rPr>
          <w:rFonts w:eastAsiaTheme="minorEastAsia"/>
        </w:rPr>
      </w:pPr>
      <w:r w:rsidRPr="00AB61C1">
        <w:rPr>
          <w:rFonts w:eastAsiaTheme="minorEastAsia"/>
        </w:rPr>
        <w:t>Design and CSI Must Be By Vertical Causation</w:t>
      </w:r>
    </w:p>
    <w:p w14:paraId="58B1AE3D" w14:textId="77777777" w:rsidR="00AB61C1" w:rsidRPr="00AB61C1" w:rsidRDefault="00AB61C1" w:rsidP="00E616ED">
      <w:pPr>
        <w:pStyle w:val="ListParagraph"/>
        <w:numPr>
          <w:ilvl w:val="3"/>
          <w:numId w:val="6"/>
        </w:numPr>
        <w:ind w:right="1080"/>
        <w:rPr>
          <w:rFonts w:eastAsiaTheme="minorHAnsi"/>
        </w:rPr>
      </w:pPr>
      <w:r w:rsidRPr="00AB61C1">
        <w:rPr>
          <w:rFonts w:eastAsiaTheme="minorHAnsi"/>
        </w:rPr>
        <w:t>THREE-IN-ONE INSECT: FRUIT FLY WITH ANTS ON ITS WINGS</w:t>
      </w:r>
    </w:p>
    <w:p w14:paraId="33764A8E" w14:textId="77777777" w:rsidR="00AB61C1" w:rsidRPr="00AB61C1" w:rsidRDefault="00AB61C1" w:rsidP="00E616ED">
      <w:pPr>
        <w:pStyle w:val="ListParagraph"/>
        <w:numPr>
          <w:ilvl w:val="3"/>
          <w:numId w:val="6"/>
        </w:numPr>
        <w:ind w:right="1080"/>
        <w:rPr>
          <w:rFonts w:eastAsiaTheme="minorHAnsi"/>
        </w:rPr>
      </w:pPr>
      <w:r w:rsidRPr="00AB61C1">
        <w:rPr>
          <w:rFonts w:eastAsiaTheme="minorHAnsi"/>
        </w:rPr>
        <w:t xml:space="preserve">The three-in-one Insect: Goniurellia tridens  is a species of tephritid or fruit flies in the genus Goniurellia  of the family Tephritidae .[2]  Each wing of a Goniurellia tridens  fly is transparent and bears a “precisely detailed image of an ant-like insect”.[3] </w:t>
      </w:r>
    </w:p>
    <w:p w14:paraId="5C16EEBE" w14:textId="77777777" w:rsidR="00AB61C1" w:rsidRPr="00AB61C1" w:rsidRDefault="00AB61C1" w:rsidP="00E616ED">
      <w:pPr>
        <w:pStyle w:val="ListParagraph"/>
        <w:numPr>
          <w:ilvl w:val="3"/>
          <w:numId w:val="6"/>
        </w:numPr>
        <w:ind w:right="1080"/>
        <w:rPr>
          <w:rFonts w:eastAsiaTheme="minorHAnsi"/>
        </w:rPr>
      </w:pPr>
      <w:r w:rsidRPr="00AB61C1">
        <w:rPr>
          <w:rFonts w:eastAsiaTheme="minorHAnsi"/>
        </w:rPr>
        <w:t xml:space="preserve">It is found in Greater Syria, the Arabian Penninsula, Central Asia, the Indian Subcontinent, and the Canary Islands. </w:t>
      </w:r>
    </w:p>
    <w:p w14:paraId="76D1E1F6" w14:textId="77777777" w:rsidR="00AB61C1" w:rsidRPr="00AB61C1" w:rsidRDefault="00AB61C1" w:rsidP="00E616ED">
      <w:pPr>
        <w:pStyle w:val="ListParagraph"/>
        <w:numPr>
          <w:ilvl w:val="3"/>
          <w:numId w:val="6"/>
        </w:numPr>
        <w:ind w:right="1080"/>
        <w:rPr>
          <w:rFonts w:eastAsiaTheme="minorHAnsi"/>
        </w:rPr>
      </w:pPr>
      <w:r w:rsidRPr="00AB61C1">
        <w:rPr>
          <w:rFonts w:eastAsiaTheme="minorHAnsi"/>
        </w:rPr>
        <w:t xml:space="preserve">IT IS THE THREE-IN-ONE INSECT. </w:t>
      </w:r>
    </w:p>
    <w:p w14:paraId="6CD68CA1" w14:textId="77777777" w:rsidR="00AB61C1" w:rsidRPr="00AB61C1" w:rsidRDefault="00AB61C1" w:rsidP="00E616ED">
      <w:pPr>
        <w:pStyle w:val="ListParagraph"/>
        <w:numPr>
          <w:ilvl w:val="3"/>
          <w:numId w:val="6"/>
        </w:numPr>
        <w:ind w:right="1080"/>
        <w:rPr>
          <w:rFonts w:eastAsiaTheme="minorHAnsi"/>
        </w:rPr>
      </w:pPr>
      <w:r w:rsidRPr="00AB61C1">
        <w:rPr>
          <w:rFonts w:eastAsiaTheme="minorHAnsi"/>
        </w:rPr>
        <w:t xml:space="preserve">What is this bizarre fruit fly with wing markings  that look remarkably like...more bugs? Goniurellia tridens  is a member of the Tephritidae fly family , known as "peacock flies" for their colorful wing patterns. G. tridens  was first identified in 1910 by an Austrian entomologist, Friedrich Georg Handel , and spotted in the United Arab Emirates by Dr. Brigitte Howarth , an ecologist and fly specialist at the UAE's Zayed University.  </w:t>
      </w:r>
    </w:p>
    <w:p w14:paraId="7DDDFCD6" w14:textId="77777777" w:rsidR="00AB61C1" w:rsidRPr="00AB61C1" w:rsidRDefault="00AB61C1" w:rsidP="00E616ED">
      <w:pPr>
        <w:pStyle w:val="ListParagraph"/>
        <w:numPr>
          <w:ilvl w:val="3"/>
          <w:numId w:val="6"/>
        </w:numPr>
        <w:ind w:right="1080"/>
        <w:rPr>
          <w:rFonts w:eastAsiaTheme="minorHAnsi"/>
        </w:rPr>
      </w:pPr>
      <w:r w:rsidRPr="00AB61C1">
        <w:rPr>
          <w:rFonts w:eastAsiaTheme="minorHAnsi"/>
        </w:rPr>
        <w:t xml:space="preserve">Howarth believes G. tridens'  markings may play a role in courtship, making the fruit flies appear more attractive  as they show off to each other, The National reported. </w:t>
      </w:r>
    </w:p>
    <w:p w14:paraId="4839A3CA" w14:textId="77777777" w:rsidR="00AB61C1" w:rsidRPr="00AB61C1" w:rsidRDefault="00AB61C1" w:rsidP="00E616ED">
      <w:pPr>
        <w:pStyle w:val="ListParagraph"/>
        <w:numPr>
          <w:ilvl w:val="3"/>
          <w:numId w:val="6"/>
        </w:numPr>
        <w:ind w:right="1080"/>
        <w:rPr>
          <w:rFonts w:eastAsiaTheme="minorHAnsi"/>
        </w:rPr>
      </w:pPr>
      <w:r w:rsidRPr="00AB61C1">
        <w:rPr>
          <w:rFonts w:eastAsiaTheme="minorHAnsi"/>
        </w:rPr>
        <w:t xml:space="preserve">When threatened, the fly flashes its wings to give the appearance of ants walking back and forth. </w:t>
      </w:r>
    </w:p>
    <w:p w14:paraId="664D5492" w14:textId="77777777" w:rsidR="00AB61C1" w:rsidRPr="00AB61C1" w:rsidRDefault="00AB61C1" w:rsidP="00E616ED">
      <w:pPr>
        <w:pStyle w:val="ListParagraph"/>
        <w:numPr>
          <w:ilvl w:val="3"/>
          <w:numId w:val="6"/>
        </w:numPr>
        <w:ind w:right="1080"/>
        <w:rPr>
          <w:rFonts w:eastAsiaTheme="minorHAnsi"/>
        </w:rPr>
      </w:pPr>
      <w:r w:rsidRPr="00AB61C1">
        <w:rPr>
          <w:rFonts w:eastAsiaTheme="minorHAnsi"/>
        </w:rPr>
        <w:t xml:space="preserve">AL AIN // Of all the resplendent beauties in the insect kingdom, few might look to the humble fruit fly for its delicacy or charm. But a closer examination of the transparent wings of Goniurellia tridens reveals a piece of evolutionary art. Each wing carries a precisely detailed image of an ant-like insect, complete with six legs, two antennae, a head, thorax and tapered abdomen. "The image on the wing is absolutely perfect," says Dr Brigitte Howarth, the fly specialist at Zayed University who first discovered G tridens in the UAE. It is a member of tephritidae, a family - there are two - of 5,000 species of fruit flies whose colourful markings have earned them the name "peacock flies". In the UAE alone, 27 picture wing species are known. Some have wings bearing simple shapes but others, like G tridens, are far more complex. Dr Howarth first saw G tridens on an oleander shrub in northern Oman. "I was looking at the stem of the leaves and I noticed that there were some insects crawling around. When I sort of honed in I started to notice what I thought was a couple of ants moving around." At first she suspected an infestation on the fly's wings. "But it was so symmetrical that I thought, 'oh this is not possible'. When I got it under the microscope I realised that these were insects painted onto the wings." In contrast to its wings and brilliant green eyes, the fly's body is a dull greenish grey - "almost cryptically coloured," says Dr Howarth - that blends into the leaves where it is found. When threatened, the fly flashes its wings to give the appearance of ants walking back and forth. The predator gets confused and the fly zips off. This defence mechanism may also make the fly attractive to potential mates - something that is less of a concern for the average housefly. "A lot of flies, if a male sees a female that is suitable it just flies up and tries to latch on," said Dr Howarth. But G tridens has an altogether more amorous courtship, showing off its wings in a colourful dance. And Dr Howarth believes it is no exception. </w:t>
      </w:r>
    </w:p>
    <w:p w14:paraId="38AF3B09" w14:textId="77777777" w:rsidR="00AB61C1" w:rsidRPr="00AB61C1" w:rsidRDefault="00AB61C1" w:rsidP="00AB61C1">
      <w:pPr>
        <w:pStyle w:val="ListParagraph"/>
        <w:ind w:left="360" w:right="1080"/>
        <w:rPr>
          <w:rFonts w:eastAsiaTheme="minorHAnsi"/>
        </w:rPr>
      </w:pPr>
    </w:p>
    <w:p w14:paraId="35788E41" w14:textId="77777777" w:rsidR="00AB61C1" w:rsidRPr="00AB61C1" w:rsidRDefault="00AB61C1" w:rsidP="00E616ED">
      <w:pPr>
        <w:pStyle w:val="ListParagraph"/>
        <w:numPr>
          <w:ilvl w:val="3"/>
          <w:numId w:val="6"/>
        </w:numPr>
        <w:ind w:right="1080"/>
        <w:rPr>
          <w:rFonts w:eastAsiaTheme="minorHAnsi"/>
        </w:rPr>
      </w:pPr>
      <w:r w:rsidRPr="00AB61C1">
        <w:rPr>
          <w:rFonts w:eastAsiaTheme="minorHAnsi"/>
        </w:rPr>
        <w:t>Rejection of Design Has General Been Central to Atheism</w:t>
      </w:r>
    </w:p>
    <w:p w14:paraId="6CF6201D" w14:textId="49B3E361" w:rsidR="00AB61C1" w:rsidRPr="00AB61C1" w:rsidRDefault="00AB61C1" w:rsidP="00E616ED">
      <w:pPr>
        <w:pStyle w:val="ListParagraph"/>
        <w:numPr>
          <w:ilvl w:val="3"/>
          <w:numId w:val="6"/>
        </w:numPr>
        <w:ind w:right="1080"/>
        <w:rPr>
          <w:rFonts w:eastAsiaTheme="minorHAnsi"/>
        </w:rPr>
      </w:pPr>
      <w:r w:rsidRPr="00AB61C1">
        <w:rPr>
          <w:rFonts w:eastAsiaTheme="minorHAnsi"/>
        </w:rPr>
        <w:t>Atheism's Four Principle Points: Pancosmism, Sensationalism, Rejection of Design, and Relativity of Knowledge WHAT IS BELOW MAY GO WELL AS A FOOTNOTE ON THE ASSERTION THAT ATHEISM DENIES DESIGN.</w:t>
      </w:r>
    </w:p>
    <w:p w14:paraId="79B2DC59" w14:textId="77777777" w:rsidR="00AB61C1" w:rsidRDefault="00AB61C1" w:rsidP="00E616ED">
      <w:pPr>
        <w:pStyle w:val="ListParagraph"/>
        <w:numPr>
          <w:ilvl w:val="3"/>
          <w:numId w:val="6"/>
        </w:numPr>
        <w:ind w:right="1080"/>
        <w:rPr>
          <w:rFonts w:eastAsiaTheme="minorHAnsi"/>
        </w:rPr>
      </w:pPr>
      <w:r w:rsidRPr="00AB61C1">
        <w:rPr>
          <w:rFonts w:eastAsiaTheme="minorHAnsi"/>
        </w:rPr>
        <w:t xml:space="preserve">Atheist protests against theistic belief have generally been based upon four points: </w:t>
      </w:r>
    </w:p>
    <w:p w14:paraId="2343406A" w14:textId="6BF38E9C" w:rsidR="00AB61C1" w:rsidRPr="00AB61C1" w:rsidRDefault="00AB61C1" w:rsidP="00E616ED">
      <w:pPr>
        <w:pStyle w:val="ListParagraph"/>
        <w:numPr>
          <w:ilvl w:val="3"/>
          <w:numId w:val="6"/>
        </w:numPr>
        <w:ind w:right="1080"/>
        <w:rPr>
          <w:rFonts w:eastAsiaTheme="minorHAnsi"/>
        </w:rPr>
      </w:pPr>
      <w:r w:rsidRPr="00AB61C1">
        <w:rPr>
          <w:rFonts w:eastAsiaTheme="minorHAnsi"/>
        </w:rPr>
        <w:t xml:space="preserve">1)     Materialism: the notion that matter and physical forces alone constitute the ultimate reality in the universe. Organic life and consciousness originated from various unwilled and undirected aggregations of the elements. </w:t>
      </w:r>
    </w:p>
    <w:p w14:paraId="660AFAC5" w14:textId="60ED6FF5" w:rsidR="00AB61C1" w:rsidRPr="00AB61C1" w:rsidRDefault="00AB61C1" w:rsidP="00E616ED">
      <w:pPr>
        <w:pStyle w:val="ListParagraph"/>
        <w:numPr>
          <w:ilvl w:val="3"/>
          <w:numId w:val="6"/>
        </w:numPr>
        <w:ind w:right="1080"/>
        <w:rPr>
          <w:rFonts w:eastAsiaTheme="minorHAnsi"/>
        </w:rPr>
      </w:pPr>
      <w:r w:rsidRPr="00AB61C1">
        <w:rPr>
          <w:rFonts w:eastAsiaTheme="minorHAnsi"/>
        </w:rPr>
        <w:t xml:space="preserve">2)     Sensationalism: (This arises among the early Greeks and finds expression in Locke). Locke was a devout theist, but his ideas led to much atheism in England and France. Locke said: “Though all our ideas arise out of sensations or from reflexion on sensations, the human mind is compelled to postulate an adequate creative cause for all material and psychical existences.” Atheistic sensationalists held that if all our ideas arise from sensations, we can have no conception either of an infinite God or of an ultimate causation or of an absolute moral imperative. </w:t>
      </w:r>
    </w:p>
    <w:p w14:paraId="4E4356B8" w14:textId="77777777" w:rsidR="00AB61C1" w:rsidRPr="00AB61C1" w:rsidRDefault="00AB61C1" w:rsidP="0EDB5CF4">
      <w:pPr>
        <w:pStyle w:val="ListParagraph"/>
        <w:ind w:left="1080" w:right="1080"/>
        <w:rPr>
          <w:rFonts w:eastAsiaTheme="minorEastAsia"/>
        </w:rPr>
      </w:pPr>
      <w:r w:rsidRPr="0EDB5CF4">
        <w:rPr>
          <w:rFonts w:eastAsiaTheme="minorEastAsia"/>
        </w:rPr>
        <w:t xml:space="preserve">3)     Distrust of the argument from design: (especially in the wake of evolutionary theory): The argument of design has been basic to theism from Anaxagoras. </w:t>
      </w:r>
    </w:p>
    <w:p w14:paraId="0862B40D" w14:textId="77777777" w:rsidR="00AB61C1" w:rsidRPr="00AB61C1" w:rsidRDefault="00AB61C1" w:rsidP="0EDB5CF4">
      <w:pPr>
        <w:pStyle w:val="ListParagraph"/>
        <w:ind w:left="1080" w:right="1080"/>
        <w:rPr>
          <w:rFonts w:eastAsiaTheme="minorEastAsia"/>
        </w:rPr>
      </w:pPr>
      <w:r w:rsidRPr="0EDB5CF4">
        <w:rPr>
          <w:rFonts w:eastAsiaTheme="minorEastAsia"/>
        </w:rPr>
        <w:t xml:space="preserve">4)     Relativity of knowledge: (Greek skeptic Carneades): in the modern period Mansel and H. Spencer. This relativity precludes all insight into the essential nature and character of the ultimate cause and ground of the universe. This leads to complete agnosticism. </w:t>
      </w:r>
    </w:p>
    <w:p w14:paraId="4DA21D14" w14:textId="77777777" w:rsidR="00AB61C1" w:rsidRPr="00AB61C1" w:rsidRDefault="00AB61C1" w:rsidP="00AB61C1">
      <w:pPr>
        <w:pStyle w:val="ListParagraph"/>
        <w:ind w:left="360" w:right="1080"/>
        <w:rPr>
          <w:rFonts w:eastAsiaTheme="minorHAnsi"/>
        </w:rPr>
      </w:pPr>
    </w:p>
    <w:p w14:paraId="5F42779C" w14:textId="0E1BA513" w:rsidR="00AB61C1" w:rsidRPr="00AB61C1" w:rsidRDefault="00AB61C1" w:rsidP="00E616ED">
      <w:pPr>
        <w:pStyle w:val="ListParagraph"/>
        <w:numPr>
          <w:ilvl w:val="3"/>
          <w:numId w:val="6"/>
        </w:numPr>
        <w:ind w:right="1080"/>
        <w:rPr>
          <w:rFonts w:eastAsiaTheme="minorHAnsi"/>
        </w:rPr>
      </w:pPr>
      <w:r w:rsidRPr="00AB61C1">
        <w:rPr>
          <w:rFonts w:eastAsiaTheme="minorHAnsi"/>
        </w:rPr>
        <w:t>The Sun and Moon Look the Same Size</w:t>
      </w:r>
    </w:p>
    <w:p w14:paraId="13F3725E" w14:textId="77777777" w:rsidR="00AB61C1" w:rsidRPr="00AB61C1" w:rsidRDefault="00AB61C1" w:rsidP="0EDB5CF4">
      <w:pPr>
        <w:pStyle w:val="ListParagraph"/>
        <w:ind w:left="360" w:right="1080"/>
        <w:rPr>
          <w:rFonts w:eastAsiaTheme="minorEastAsia"/>
        </w:rPr>
      </w:pPr>
      <w:r w:rsidRPr="0EDB5CF4">
        <w:rPr>
          <w:rFonts w:eastAsiaTheme="minorEastAsia"/>
        </w:rPr>
        <w:t xml:space="preserve">One such coincidence: The sun and the moon appear to have the same size in the sky. </w:t>
      </w:r>
    </w:p>
    <w:p w14:paraId="7D7739B1" w14:textId="559887B8" w:rsidR="00AB61C1" w:rsidRPr="00AB61C1" w:rsidRDefault="00AB61C1" w:rsidP="00AB61C1">
      <w:pPr>
        <w:pStyle w:val="ListParagraph"/>
        <w:ind w:left="360" w:right="1080"/>
        <w:rPr>
          <w:rFonts w:eastAsiaTheme="minorHAnsi"/>
        </w:rPr>
      </w:pPr>
    </w:p>
    <w:p w14:paraId="61ED2852" w14:textId="77777777" w:rsidR="00AB61C1" w:rsidRPr="00AB61C1" w:rsidRDefault="00AB61C1" w:rsidP="00E616ED">
      <w:pPr>
        <w:pStyle w:val="ListParagraph"/>
        <w:numPr>
          <w:ilvl w:val="3"/>
          <w:numId w:val="6"/>
        </w:numPr>
        <w:ind w:right="1080"/>
        <w:rPr>
          <w:rFonts w:eastAsiaTheme="minorHAnsi"/>
        </w:rPr>
      </w:pPr>
      <w:r w:rsidRPr="00AB61C1">
        <w:rPr>
          <w:rFonts w:eastAsiaTheme="minorHAnsi"/>
        </w:rPr>
        <w:t xml:space="preserve">Martineau, John, “A Little Book of Coincidence,” p. 350: </w:t>
      </w:r>
    </w:p>
    <w:p w14:paraId="01DE7E06" w14:textId="052F07B6" w:rsidR="00AB61C1" w:rsidRPr="00AB61C1" w:rsidRDefault="00AB61C1" w:rsidP="00AB61C1">
      <w:pPr>
        <w:pStyle w:val="ListParagraph"/>
        <w:ind w:left="360" w:right="1080"/>
        <w:rPr>
          <w:rFonts w:eastAsiaTheme="minorEastAsia"/>
        </w:rPr>
      </w:pPr>
      <w:r w:rsidRPr="15EF2B8A">
        <w:rPr>
          <w:rFonts w:eastAsiaTheme="minorEastAsia"/>
        </w:rPr>
        <w:t xml:space="preserve">Plato said that things are more perfectly organized than we can possibly ever imagine. How can the sun and moon be so perfecty balanced.  </w:t>
      </w:r>
    </w:p>
    <w:p w14:paraId="4F95631A" w14:textId="0173AFF3" w:rsidR="00AB61C1" w:rsidRPr="00AB61C1" w:rsidRDefault="00AB61C1" w:rsidP="00E616ED">
      <w:pPr>
        <w:pStyle w:val="ListParagraph"/>
        <w:numPr>
          <w:ilvl w:val="3"/>
          <w:numId w:val="6"/>
        </w:numPr>
        <w:ind w:right="1080"/>
        <w:rPr>
          <w:rFonts w:eastAsiaTheme="minorHAnsi"/>
        </w:rPr>
      </w:pPr>
      <w:r w:rsidRPr="00AB61C1">
        <w:rPr>
          <w:rFonts w:eastAsiaTheme="minorHAnsi"/>
        </w:rPr>
        <w:t>There Is Always Intelligence Behind the Most Perfect Machinery: Darwinism Forgets This</w:t>
      </w:r>
    </w:p>
    <w:p w14:paraId="3107BBC2" w14:textId="77777777" w:rsidR="00AB61C1" w:rsidRPr="00AB61C1" w:rsidRDefault="00AB61C1" w:rsidP="00E616ED">
      <w:pPr>
        <w:pStyle w:val="ListParagraph"/>
        <w:numPr>
          <w:ilvl w:val="3"/>
          <w:numId w:val="6"/>
        </w:numPr>
        <w:ind w:right="1080"/>
        <w:rPr>
          <w:rFonts w:eastAsiaTheme="minorHAnsi"/>
        </w:rPr>
      </w:pPr>
      <w:r w:rsidRPr="00AB61C1">
        <w:rPr>
          <w:rFonts w:eastAsiaTheme="minorHAnsi"/>
        </w:rPr>
        <w:t xml:space="preserve">A E Taylor, “Theism,” 12:270: </w:t>
      </w:r>
    </w:p>
    <w:p w14:paraId="10BACDC2" w14:textId="77777777" w:rsidR="00AB61C1" w:rsidRPr="00AB61C1" w:rsidRDefault="00AB61C1" w:rsidP="15EF2B8A">
      <w:pPr>
        <w:pStyle w:val="ListParagraph"/>
        <w:ind w:left="360" w:right="1080"/>
        <w:rPr>
          <w:rFonts w:eastAsiaTheme="minorEastAsia"/>
        </w:rPr>
      </w:pPr>
      <w:r w:rsidRPr="15EF2B8A">
        <w:rPr>
          <w:rFonts w:eastAsiaTheme="minorEastAsia"/>
        </w:rPr>
        <w:t xml:space="preserve">Modern materialists tend to forget that behind the most complicated and perfect machinery--Descartes reduced the natural world to mechanics--there is always an intelligence that is not that of the machine to start it, direct its workings, and repair it. </w:t>
      </w:r>
    </w:p>
    <w:p w14:paraId="2B1BAE43" w14:textId="6E06D9D2" w:rsidR="00AB61C1" w:rsidRPr="00AB61C1" w:rsidRDefault="00AB61C1" w:rsidP="00E616ED">
      <w:pPr>
        <w:pStyle w:val="ListParagraph"/>
        <w:numPr>
          <w:ilvl w:val="3"/>
          <w:numId w:val="6"/>
        </w:numPr>
        <w:ind w:right="1080"/>
        <w:rPr>
          <w:rFonts w:eastAsiaTheme="minorEastAsia"/>
        </w:rPr>
      </w:pPr>
      <w:r w:rsidRPr="15EF2B8A">
        <w:rPr>
          <w:rFonts w:eastAsiaTheme="minorEastAsia"/>
        </w:rPr>
        <w:t xml:space="preserve">NOTE: Darwinism regards the intelligence to be the machine itself. It starts itself, directs its development, and repairs itself. </w:t>
      </w:r>
    </w:p>
    <w:p w14:paraId="5FF9177B" w14:textId="6398CACF" w:rsidR="00AB61C1" w:rsidRPr="00AB61C1" w:rsidRDefault="00AB61C1" w:rsidP="00E616ED">
      <w:pPr>
        <w:pStyle w:val="ListParagraph"/>
        <w:numPr>
          <w:ilvl w:val="3"/>
          <w:numId w:val="6"/>
        </w:numPr>
        <w:ind w:right="1080"/>
        <w:rPr>
          <w:rFonts w:eastAsiaTheme="minorHAnsi"/>
        </w:rPr>
      </w:pPr>
      <w:r w:rsidRPr="00AB61C1">
        <w:rPr>
          <w:rFonts w:eastAsiaTheme="minorHAnsi"/>
        </w:rPr>
        <w:t>Even In Apparent Self-Ordering There Are Mathematical Principles at Work</w:t>
      </w:r>
    </w:p>
    <w:p w14:paraId="41E523BB" w14:textId="00D1CFC3" w:rsidR="00C83502" w:rsidRDefault="00AB61C1" w:rsidP="00E616ED">
      <w:pPr>
        <w:pStyle w:val="ListParagraph"/>
        <w:numPr>
          <w:ilvl w:val="3"/>
          <w:numId w:val="6"/>
        </w:numPr>
        <w:ind w:right="1080"/>
        <w:rPr>
          <w:rFonts w:eastAsiaTheme="minorHAnsi"/>
        </w:rPr>
      </w:pPr>
      <w:r w:rsidRPr="00AB61C1">
        <w:rPr>
          <w:rFonts w:eastAsiaTheme="minorHAnsi"/>
        </w:rPr>
        <w:t xml:space="preserve">Look at how the Mandelbrot fractals work themselves out from a mathematical relationship of two numbers in iteration—one moving toward infinity and the other toward nothingness. </w:t>
      </w:r>
    </w:p>
    <w:p w14:paraId="2E6012CC" w14:textId="066349EF" w:rsidR="00A871A7" w:rsidRDefault="004A6EDB" w:rsidP="00E616ED">
      <w:pPr>
        <w:pStyle w:val="ListParagraph"/>
        <w:numPr>
          <w:ilvl w:val="3"/>
          <w:numId w:val="6"/>
        </w:numPr>
        <w:ind w:right="1080"/>
        <w:rPr>
          <w:rFonts w:eastAsiaTheme="minorHAnsi"/>
        </w:rPr>
      </w:pPr>
      <w:r w:rsidRPr="004A6EDB">
        <w:rPr>
          <w:rFonts w:eastAsiaTheme="minorHAnsi"/>
        </w:rPr>
        <w:t>Teleologically, the cosmos constantly manifests the beauty and majesty of God, “Possessor of majesty and bounty” (Dhū-’l-Jalāl wa al-Ikrām). “Majesty” with regard to God’s manifestation in creation is a function of the workings of His sheer coercive force (qahr). It pertains to all things that are difficult for our natures to bear and that tend to repel our hearts, such as obstruction, denial, constraint, subdual, harm, and evil. Majesty reflects God’s absolute sovereignty, which reigns utterly independent of ourselves and our needs. “Beauty,” on the other hand, reflects God’s subtle kindness (luṭf), mercy, and benevolence. “Beauty,” in this sense, manifests itself to us in all things that please our natures and open our hearts, such as goodness, grace, generosity, charity, and kindness. God’s perfection lies in the harmonious combination of beauty and majesty in His attributes, names, His acts, and all the things He has created. It is said: “Beauty attracts, and majesty veils” (al-jamāl jādhib wa al-jalāl ḥājib). Our human perspectives on beauty and ugliness, good and evil, benefits and harms are always a subjective reflection of our profound personal and social needs and dependence, which necessarily limit the scope of our judgments. God’s decree, on the other hand--whether ontological (takwīnī) or prescriptive (taklīfī)--is comprehensive and cosmic, functioning in complete independence from our needs. In this world, there is no beauty without majesty, and there is no majesty without beauty. Therefore, the believer must be ambidextrous and able to negotiate the contrary manifestations of God’s beauty and majesty in our lives. We are taught in our spiritual tradition never to claim to witness beauty in God’s creation without also witnessing His majesty along with it and maintaining spiritual courtesy (adab) with both. We must allow ourselves to be attracted by God’s beauty, without being veiled or repelled by His majesty. The believer must learn to live with beauty and majesty thankfully, wisely, and beneficially; we must remain in a constant state of preparation so that we are not taken by surprise, always being ready--individually and communally--to meet the tests and challenges that the continual unfolding of beauty and majesty present.</w:t>
      </w:r>
    </w:p>
    <w:p w14:paraId="040D53E3" w14:textId="77777777" w:rsidR="00F04937" w:rsidRPr="00F04937" w:rsidRDefault="00F04937" w:rsidP="00E616ED">
      <w:pPr>
        <w:pStyle w:val="ListParagraph"/>
        <w:numPr>
          <w:ilvl w:val="3"/>
          <w:numId w:val="6"/>
        </w:numPr>
        <w:ind w:right="1080"/>
        <w:rPr>
          <w:rFonts w:eastAsiaTheme="minorHAnsi"/>
        </w:rPr>
      </w:pPr>
      <w:r w:rsidRPr="00F04937">
        <w:rPr>
          <w:rFonts w:eastAsiaTheme="minorHAnsi"/>
        </w:rPr>
        <w:t>Muslim theologians sometimes refer to God’s creation of evil as “the unknown wisdom” (al-ḥikma al-majhūla). No Muslim theologian--and, perhaps, no Christian theologian or Jewish Rabbi--asserts as boldly the reality and purposefulness of evil, harm, and ugliness in the divine scheme as al-Imām al-Māturīdī. His attention to the problem of good and evil reflects--at least in part--the fact that his native Central Asia contained an ancient and influential population of Magian dualists, who believed in a dialectical dichotomy between the principle of good and the principle of evil, the first being created by a god of good, and the second by an evil god. Like all Muslim theologians, al-Māturīdī asserts that the present world is a testing ground, but he declares further that evil plays a central role in it as a mechanism leading to the final realization of “Last Things,” that is, the cataclysmic changes that usher in the End of Time, and our ultimate human destinies in Heaven or Hell. Al-Māturīdī notes how God brings together in us and in other things contradictions and oppositional natures. In his view, the opposition between good and evil in both the cosmic macrocosm and human microcosm brings about necessary and morally edifying tension in reality itself. He holds that evil is one of the realities of creation by which we understand other modes of being. Evil is, as it were, an epistemological tool by which human beings come to the knowledge and understanding of God as one and gain insight into what God has prepared for them in the Afterlife, the Garden and the Fire.</w:t>
      </w:r>
    </w:p>
    <w:p w14:paraId="0E57EF5A" w14:textId="77777777" w:rsidR="00F04937" w:rsidRPr="00F04937" w:rsidRDefault="00F04937" w:rsidP="15EF2B8A">
      <w:pPr>
        <w:pStyle w:val="ListParagraph"/>
        <w:ind w:left="360" w:right="1080"/>
        <w:rPr>
          <w:rFonts w:eastAsiaTheme="minorEastAsia"/>
        </w:rPr>
      </w:pPr>
    </w:p>
    <w:p w14:paraId="5E8618E6" w14:textId="77777777" w:rsidR="00F04937" w:rsidRPr="00F04937" w:rsidRDefault="00F04937" w:rsidP="00E616ED">
      <w:pPr>
        <w:pStyle w:val="ListParagraph"/>
        <w:numPr>
          <w:ilvl w:val="3"/>
          <w:numId w:val="6"/>
        </w:numPr>
        <w:ind w:right="1080"/>
        <w:rPr>
          <w:rFonts w:eastAsiaTheme="minorHAnsi"/>
        </w:rPr>
      </w:pPr>
      <w:r w:rsidRPr="00F04937">
        <w:rPr>
          <w:rFonts w:eastAsiaTheme="minorHAnsi"/>
        </w:rPr>
        <w:t xml:space="preserve">Again, as all Sunnī theologians agree, God is the Creator of good and evil; human beings “acquire” these deeds and qualities by means of their free will, as we will discuss later. Nothing in this world can come into existence independent of God’s knowledge, will, and power. Al-Māturīdī stresses, therefore, that the fact of the mere existence and instantiation of anything in creation--including ugliness and evil--is immediate proof, merely by the fact of its divinely ordained nature, that it is meant to have “sign value” (dalāla) for us, pointing beyond itself to ultimate truths and realities that pertain to God. In each detail and as a whole, God’s creation never veers from the pattern of universal wisdom in all things, although God’s purposes are often veiled from us in this life. </w:t>
      </w:r>
    </w:p>
    <w:p w14:paraId="59761B27" w14:textId="77777777" w:rsidR="00F04937" w:rsidRPr="00F04937" w:rsidRDefault="00F04937" w:rsidP="0EDB5CF4">
      <w:pPr>
        <w:pStyle w:val="ListParagraph"/>
        <w:ind w:left="360" w:right="1080"/>
        <w:rPr>
          <w:rFonts w:eastAsiaTheme="minorEastAsia"/>
        </w:rPr>
      </w:pPr>
    </w:p>
    <w:p w14:paraId="22FC7AB7" w14:textId="77777777" w:rsidR="00F04937" w:rsidRPr="00F04937" w:rsidRDefault="00F04937" w:rsidP="00E616ED">
      <w:pPr>
        <w:pStyle w:val="ListParagraph"/>
        <w:numPr>
          <w:ilvl w:val="3"/>
          <w:numId w:val="6"/>
        </w:numPr>
        <w:ind w:right="1080"/>
        <w:rPr>
          <w:rFonts w:eastAsiaTheme="minorHAnsi"/>
        </w:rPr>
      </w:pPr>
      <w:r w:rsidRPr="00F04937">
        <w:rPr>
          <w:rFonts w:eastAsiaTheme="minorHAnsi"/>
        </w:rPr>
        <w:t>Al-Māturīdī emphasizes that good and evil in this world are never absolute; they constantly increase and decrease. No created thing exists in the world--whether a blessing or a trial--that exhibits only one absolute quality such as good or evil, harm or benefit, beauty or ugliness, and blessings or trials. God created nothing that possesses just one of these qualities—a thing that is evil in one respect proves to be good from another; a thing that is manifestly good is also, in certain regards, a source of harm. This is true of all created things in their various states. They are never beneficial nor harmful in every state. This is true even of the best of creation. The Prophets and Messengers, for example, were sent as mercies to the world, but they did not prove to be sources of exclusive benefit for everyone. They brought good to those who accepted them, but were also instrumental in bring harm to those who rejected them and spurned the truth that they brought such as Nimrod, the people of Lot, Pharaoh, Abū Jahl, and Abū Lahab.</w:t>
      </w:r>
    </w:p>
    <w:p w14:paraId="4AFC8643" w14:textId="77777777" w:rsidR="00F04937" w:rsidRPr="00F04937" w:rsidRDefault="00F04937" w:rsidP="0EDB5CF4">
      <w:pPr>
        <w:pStyle w:val="ListParagraph"/>
        <w:ind w:left="360" w:right="1080"/>
        <w:rPr>
          <w:rFonts w:eastAsiaTheme="minorEastAsia"/>
        </w:rPr>
      </w:pPr>
    </w:p>
    <w:p w14:paraId="54B792A1" w14:textId="77777777" w:rsidR="00F04937" w:rsidRPr="00F04937" w:rsidRDefault="00F04937" w:rsidP="00E616ED">
      <w:pPr>
        <w:pStyle w:val="ListParagraph"/>
        <w:numPr>
          <w:ilvl w:val="3"/>
          <w:numId w:val="6"/>
        </w:numPr>
        <w:ind w:right="1080"/>
        <w:rPr>
          <w:rFonts w:eastAsiaTheme="minorHAnsi"/>
        </w:rPr>
      </w:pPr>
      <w:r w:rsidRPr="00F04937">
        <w:rPr>
          <w:rFonts w:eastAsiaTheme="minorHAnsi"/>
        </w:rPr>
        <w:t>The mixtures, changes, and constant flux that are characteristic of good and evil in this world indicate that both of them are created, contingent, and utterly dependent on a power greater than themselves. Neither of them can be said to be “in control of its existence” as would be the case if they did actually constitute absolute principles, self-existent elements, and independently necessary qualities. For this reason, they also cannot be the prized special creations of good and evil gods--as the Magians believed--because, if that were true, they would be absolute. They would not change, since true gods of absolute good and absolute evil would not allow for such change. No existent thing that were “in control of its existence” would be anything other than the fullest representation of its ideal in all regards.</w:t>
      </w:r>
    </w:p>
    <w:p w14:paraId="2180FF9C" w14:textId="77777777" w:rsidR="00F04937" w:rsidRPr="00F04937" w:rsidRDefault="00F04937" w:rsidP="0EDB5CF4">
      <w:pPr>
        <w:pStyle w:val="ListParagraph"/>
        <w:ind w:left="360" w:right="1080"/>
        <w:rPr>
          <w:rFonts w:eastAsiaTheme="minorEastAsia"/>
        </w:rPr>
      </w:pPr>
    </w:p>
    <w:p w14:paraId="6CDAC455" w14:textId="77777777" w:rsidR="00F04937" w:rsidRPr="00F04937" w:rsidRDefault="00F04937" w:rsidP="00E616ED">
      <w:pPr>
        <w:pStyle w:val="ListParagraph"/>
        <w:numPr>
          <w:ilvl w:val="3"/>
          <w:numId w:val="6"/>
        </w:numPr>
        <w:ind w:right="1080"/>
        <w:rPr>
          <w:rFonts w:eastAsiaTheme="minorHAnsi"/>
        </w:rPr>
      </w:pPr>
      <w:r w:rsidRPr="00F04937">
        <w:rPr>
          <w:rFonts w:eastAsiaTheme="minorHAnsi"/>
        </w:rPr>
        <w:t>Al-Māturīdī notes that the divergence and mutual opposition between opposite and contrary elements--such as good and evil, benefit and harm, beauty and ugliness--could never be conceived of as existing in any type of harmony without the superior knowledge, will, and power of God, who alone establishes harmonious existence in their midst. The balance and coexistence of such contraries and opposites is absolutely necessary to the nature of the world and, without it, there would be ultimate annihilation. Divine wisdom is the active principle that governs and determines the entire structure and operation of the cosmos. It constrasts with folly (al-safah), which is the result of ignorance (al-jahl) and lack of knowledge. God’s infinite wisdom produces purpose and sensibility in the place of purposelessness and futility. One of God’s most beautiful names is “the Just” or “Justice” (al-‘Adl), which, in Arabic, explicitly implies balance and order and, when applied to God, cosmological balance and order. God’s creation never deviates from such balance. Wisdom balances each thing and puts it in its proper place so that all things may attain their true natures. Each thing has its proper place in the cosmos, existentially and morally. Thus, for al-Māturīdī, divine justice and divine wisdom are equal and perfectly balanced. Evil, harm, and ugliness must be examined in the context of divine, universal wisdom and justice, but not in terms of human categories of wisdom and justice alone. God’s wisdom manifests itself in how He combines good and evil, benefit and harm, beauty and ugliness--despite their contradictory natures. It is the fact of their contradiction and their balance in creation that is proof of God’s oneness and a testimony to His distinctive Lordship.</w:t>
      </w:r>
    </w:p>
    <w:p w14:paraId="1FAAE7B8" w14:textId="77777777" w:rsidR="00F04937" w:rsidRPr="00F04937" w:rsidRDefault="00F04937" w:rsidP="0EDB5CF4">
      <w:pPr>
        <w:pStyle w:val="ListParagraph"/>
        <w:ind w:left="360" w:right="1080"/>
        <w:rPr>
          <w:rFonts w:eastAsiaTheme="minorEastAsia"/>
        </w:rPr>
      </w:pPr>
    </w:p>
    <w:p w14:paraId="7A883477" w14:textId="77777777" w:rsidR="00F04937" w:rsidRPr="00F04937" w:rsidRDefault="00F04937" w:rsidP="00E616ED">
      <w:pPr>
        <w:pStyle w:val="ListParagraph"/>
        <w:numPr>
          <w:ilvl w:val="3"/>
          <w:numId w:val="6"/>
        </w:numPr>
        <w:ind w:right="1080"/>
        <w:rPr>
          <w:rFonts w:eastAsiaTheme="minorHAnsi"/>
        </w:rPr>
      </w:pPr>
      <w:r w:rsidRPr="00F04937">
        <w:rPr>
          <w:rFonts w:eastAsiaTheme="minorHAnsi"/>
        </w:rPr>
        <w:t>Reference to the Balance weighing good and evil deeds on the Day of Judgement occurs frequently in the Qur’ān (see 21:47; 23:102-103; 101:6-9). As an earthly parallel, the Qur’ān emphasizes the imperative of justice and integrity in commercial transactions and other social dealings and that all dealings in weights and measures must be fair (cf. 6:152; 7:85; 11:84-85; 17:35; 26:182-83; 55:8-9). Likewise, God creates all things “in due balance” and “sets down” or “sends down the balance” (al-mīzān) for everything in the created order (15:18; 42:17; 55:7; 57:25). Thus, there is a universal balance in the nature of all things in the universe, which provides the natural basis for just and equitable human transactions in this world and the standard by which they will be measured and recompensed in the next world.</w:t>
      </w:r>
    </w:p>
    <w:p w14:paraId="5651A307" w14:textId="77777777" w:rsidR="00F04937" w:rsidRPr="00F04937" w:rsidRDefault="00F04937" w:rsidP="0EDB5CF4">
      <w:pPr>
        <w:pStyle w:val="ListParagraph"/>
        <w:ind w:left="360" w:right="1080"/>
        <w:rPr>
          <w:rFonts w:eastAsiaTheme="minorEastAsia"/>
        </w:rPr>
      </w:pPr>
    </w:p>
    <w:p w14:paraId="14E82FAB" w14:textId="77777777" w:rsidR="00F04937" w:rsidRPr="00F04937" w:rsidRDefault="00F04937" w:rsidP="00E616ED">
      <w:pPr>
        <w:pStyle w:val="ListParagraph"/>
        <w:numPr>
          <w:ilvl w:val="3"/>
          <w:numId w:val="6"/>
        </w:numPr>
        <w:ind w:right="1080"/>
        <w:rPr>
          <w:rFonts w:eastAsiaTheme="minorHAnsi"/>
        </w:rPr>
      </w:pPr>
      <w:r w:rsidRPr="00F04937">
        <w:rPr>
          <w:rFonts w:eastAsiaTheme="minorHAnsi"/>
        </w:rPr>
        <w:t xml:space="preserve">Al-Māturīdī explains further that--if good and evil were independent and absolute principles in a godless world or a world created by two gods, one good and the other evil--and were not under God’s will--neither good nor evil would have power over the other, nor could they be measured against each other. There could be no moral “more or less,” no degrees of better and worse, no real perfection and no true imperfection. Nothing would be true or false. Nothing would be appropriate or inappropriate. Nothing would be seeming or unseemly. Degrees of beauty and ugliness would be meaningless. If things in the world existed of their own essence--if they were necessary and self-existent--no single instant could possibly be truer (aḥaqq) than another. No state (ḥāl) could be more appropriate (awlā) than another. No characteristic (ṣifa) could be more fitting (alyaq) than another. But, since, in fact, things do change, and their states and characteristics differ, it is established that they are not absolute principles and do not exist of their own essence. Thus, the existence of evil--both voluntary and non-voluntary, moral and natural--constitutes explicit proof that there is only one God, that He has power over all things, and that, in His wisdom, He is the sole Creator of good and evil alike, and--as we will study later--He empowered human beings to “acquire” them through the gift of free choice. </w:t>
      </w:r>
    </w:p>
    <w:p w14:paraId="2A796AB8" w14:textId="77777777" w:rsidR="00F04937" w:rsidRPr="00F04937" w:rsidRDefault="00F04937" w:rsidP="0EDB5CF4">
      <w:pPr>
        <w:pStyle w:val="ListParagraph"/>
        <w:ind w:left="360" w:right="1080"/>
        <w:rPr>
          <w:rFonts w:eastAsiaTheme="minorEastAsia"/>
        </w:rPr>
      </w:pPr>
    </w:p>
    <w:p w14:paraId="0EFFE625" w14:textId="77777777" w:rsidR="00F04937" w:rsidRPr="00F04937" w:rsidRDefault="00F04937" w:rsidP="00E616ED">
      <w:pPr>
        <w:pStyle w:val="ListParagraph"/>
        <w:numPr>
          <w:ilvl w:val="3"/>
          <w:numId w:val="6"/>
        </w:numPr>
        <w:ind w:right="1080"/>
        <w:rPr>
          <w:rFonts w:eastAsiaTheme="minorHAnsi"/>
        </w:rPr>
      </w:pPr>
      <w:r w:rsidRPr="00F04937">
        <w:rPr>
          <w:rFonts w:eastAsiaTheme="minorHAnsi"/>
        </w:rPr>
        <w:t>Finally, al-Māturīdī teaches that the beauty of the natural world ministers to our moral nature, by constituting the background against which the test of our humanity, morality, and ethics takes place in this life. The natural beauty of the world around us and the heavens above constitutes an objective correlative for truth, goodness, and beauty, prompting us to follow the best inclinations of our primordial natures and not deviate from them. Nature’s harmony and interconnectedness remind us of the intrinsic beauty and inherent rationality of moral and ethical norms. This objective correlative of cosmic beauty is a constant reminder of the ontological linkage between the externality of beauty in the world and the internality of the beautiful emotions within us supporting goodness. God shows us the ultimate truth of His wisdom and justice by setting our imperfect actions against the perfect background of His magnificent natural order.</w:t>
      </w:r>
    </w:p>
    <w:p w14:paraId="0255E902" w14:textId="77777777" w:rsidR="004A6EDB" w:rsidRPr="00F04937" w:rsidRDefault="004A6EDB" w:rsidP="00F04937">
      <w:pPr>
        <w:ind w:right="1080"/>
        <w:rPr>
          <w:rFonts w:eastAsiaTheme="minorHAnsi"/>
        </w:rPr>
      </w:pPr>
    </w:p>
    <w:p w14:paraId="13BC3ECA" w14:textId="77777777" w:rsidR="00FD1A33" w:rsidRPr="00F04937" w:rsidRDefault="00FD1A33" w:rsidP="0EDB5CF4">
      <w:pPr>
        <w:ind w:right="1080"/>
        <w:rPr>
          <w:rFonts w:eastAsiaTheme="minorEastAsia"/>
          <w:b/>
          <w:bCs/>
          <w:i/>
          <w:iCs/>
          <w:u w:val="single"/>
        </w:rPr>
      </w:pPr>
      <w:r w:rsidRPr="0EDB5CF4">
        <w:rPr>
          <w:rFonts w:eastAsiaTheme="minorEastAsia"/>
          <w:b/>
          <w:bCs/>
          <w:i/>
          <w:iCs/>
          <w:u w:val="single"/>
        </w:rPr>
        <w:t>No Purpose In Creation Means No Purpose in Life</w:t>
      </w:r>
    </w:p>
    <w:p w14:paraId="2845E3E1" w14:textId="5DC076D1" w:rsidR="00F04937" w:rsidRPr="00F04937" w:rsidRDefault="00F04937" w:rsidP="00E616ED">
      <w:pPr>
        <w:pStyle w:val="ListParagraph"/>
        <w:numPr>
          <w:ilvl w:val="3"/>
          <w:numId w:val="6"/>
        </w:numPr>
        <w:ind w:right="1080"/>
        <w:rPr>
          <w:rFonts w:eastAsiaTheme="minorHAnsi"/>
        </w:rPr>
      </w:pPr>
      <w:r w:rsidRPr="00F04937">
        <w:rPr>
          <w:rFonts w:eastAsiaTheme="minorHAnsi"/>
        </w:rPr>
        <w:t>If there is no purpose in creation, their can be no purpose in our lives</w:t>
      </w:r>
    </w:p>
    <w:p w14:paraId="1C43F5D9" w14:textId="77777777" w:rsidR="00F04937" w:rsidRPr="00F04937" w:rsidRDefault="00F04937" w:rsidP="00E616ED">
      <w:pPr>
        <w:pStyle w:val="ListParagraph"/>
        <w:numPr>
          <w:ilvl w:val="3"/>
          <w:numId w:val="6"/>
        </w:numPr>
        <w:ind w:right="1080"/>
        <w:rPr>
          <w:rFonts w:eastAsiaTheme="minorHAnsi"/>
        </w:rPr>
      </w:pPr>
      <w:r w:rsidRPr="00F04937">
        <w:rPr>
          <w:rFonts w:eastAsiaTheme="minorHAnsi"/>
        </w:rPr>
        <w:t xml:space="preserve">Richard Weaver, Ideas Have Consequences, 47: </w:t>
      </w:r>
    </w:p>
    <w:p w14:paraId="763B47C4" w14:textId="5129F11E" w:rsidR="00F04937" w:rsidRPr="00F04937" w:rsidRDefault="00F04937" w:rsidP="0EDB5CF4">
      <w:pPr>
        <w:pStyle w:val="ListParagraph"/>
        <w:ind w:left="360" w:right="1080"/>
        <w:rPr>
          <w:rFonts w:eastAsiaTheme="minorEastAsia"/>
        </w:rPr>
      </w:pPr>
      <w:r w:rsidRPr="0EDB5CF4">
        <w:rPr>
          <w:rFonts w:eastAsiaTheme="minorEastAsia"/>
        </w:rPr>
        <w:t xml:space="preserve">If we feel that creation does not express purpose, it is impossible to find an authorization for purpoe in our lives. Assertion of purpose in a world we felt to be purposeless would be a form of sentimentality. </w:t>
      </w:r>
    </w:p>
    <w:p w14:paraId="22FAEE66" w14:textId="5B3D2469" w:rsidR="00F04937" w:rsidRPr="00F04937" w:rsidRDefault="00F04937" w:rsidP="00E616ED">
      <w:pPr>
        <w:pStyle w:val="ListParagraph"/>
        <w:numPr>
          <w:ilvl w:val="3"/>
          <w:numId w:val="6"/>
        </w:numPr>
        <w:ind w:right="1080"/>
        <w:rPr>
          <w:rFonts w:eastAsiaTheme="minorHAnsi"/>
        </w:rPr>
      </w:pPr>
      <w:r w:rsidRPr="00F04937">
        <w:rPr>
          <w:rFonts w:eastAsiaTheme="minorHAnsi"/>
        </w:rPr>
        <w:t>NOTE: Put with teleology. Also, it goes with postmodernism. If you do not believe in truth, you do not believe in purpose. Since you live in a truthless and purposeless, what kind of sentimentality inspires your action except perhaps some kind of illusion of ego fulfillment.</w:t>
      </w:r>
    </w:p>
    <w:p w14:paraId="18EF8446" w14:textId="4508FBBB" w:rsidR="00FD1A33" w:rsidRPr="00283932" w:rsidRDefault="00FD1A33" w:rsidP="00283932">
      <w:pPr>
        <w:rPr>
          <w:b/>
          <w:bCs/>
          <w:i/>
          <w:iCs/>
        </w:rPr>
      </w:pPr>
      <w:r w:rsidRPr="004F6F56">
        <w:rPr>
          <w:rFonts w:eastAsiaTheme="minorHAnsi"/>
          <w:b/>
          <w:bCs/>
          <w:i/>
          <w:iCs/>
        </w:rPr>
        <w:t xml:space="preserve">                                            </w:t>
      </w:r>
    </w:p>
    <w:p w14:paraId="771AAFDB" w14:textId="77777777" w:rsidR="00283932" w:rsidRPr="00283932" w:rsidRDefault="00FD1A33" w:rsidP="00E616ED">
      <w:pPr>
        <w:pStyle w:val="Heading4"/>
        <w:numPr>
          <w:ilvl w:val="0"/>
          <w:numId w:val="6"/>
        </w:numPr>
        <w:rPr>
          <w:rFonts w:asciiTheme="majorBidi" w:eastAsiaTheme="minorHAnsi" w:hAnsiTheme="majorBidi"/>
          <w:b/>
          <w:bCs/>
          <w:color w:val="C00000"/>
          <w:sz w:val="28"/>
          <w:szCs w:val="28"/>
        </w:rPr>
      </w:pPr>
      <w:bookmarkStart w:id="62" w:name="_Toc188509297"/>
      <w:r>
        <w:rPr>
          <w:rFonts w:asciiTheme="majorBidi" w:eastAsiaTheme="minorHAnsi" w:hAnsiTheme="majorBidi"/>
          <w:b/>
          <w:bCs/>
          <w:color w:val="C00000"/>
          <w:sz w:val="28"/>
          <w:szCs w:val="28"/>
        </w:rPr>
        <w:t xml:space="preserve"> T</w:t>
      </w:r>
      <w:r w:rsidRPr="008C5850">
        <w:rPr>
          <w:rFonts w:asciiTheme="majorBidi" w:eastAsiaTheme="minorHAnsi" w:hAnsiTheme="majorBidi"/>
          <w:b/>
          <w:bCs/>
          <w:color w:val="C00000"/>
          <w:sz w:val="28"/>
          <w:szCs w:val="28"/>
        </w:rPr>
        <w:t>hings-in-Themselves</w:t>
      </w:r>
      <w:r>
        <w:rPr>
          <w:rFonts w:asciiTheme="majorBidi" w:eastAsiaTheme="minorHAnsi" w:hAnsiTheme="majorBidi"/>
          <w:b/>
          <w:bCs/>
          <w:color w:val="C00000"/>
          <w:sz w:val="28"/>
          <w:szCs w:val="28"/>
        </w:rPr>
        <w:t xml:space="preserve"> </w:t>
      </w:r>
      <w:r w:rsidRPr="00856A2F">
        <w:rPr>
          <w:rFonts w:asciiTheme="majorBidi" w:eastAsiaTheme="minorHAnsi" w:hAnsiTheme="majorBidi"/>
          <w:b/>
          <w:bCs/>
          <w:color w:val="C00000"/>
          <w:sz w:val="28"/>
          <w:szCs w:val="28"/>
        </w:rPr>
        <w:t>(f</w:t>
      </w:r>
      <w:r w:rsidRPr="00856A2F">
        <w:rPr>
          <w:rFonts w:asciiTheme="majorBidi" w:hAnsiTheme="majorBidi"/>
          <w:b/>
          <w:bCs/>
          <w:color w:val="C00000"/>
          <w:sz w:val="28"/>
          <w:szCs w:val="28"/>
        </w:rPr>
        <w:t>ī</w:t>
      </w:r>
      <w:r w:rsidRPr="00856A2F">
        <w:rPr>
          <w:rFonts w:asciiTheme="majorBidi" w:eastAsiaTheme="minorHAnsi" w:hAnsiTheme="majorBidi"/>
          <w:b/>
          <w:bCs/>
          <w:color w:val="C00000"/>
          <w:sz w:val="28"/>
          <w:szCs w:val="28"/>
        </w:rPr>
        <w:t xml:space="preserve"> Na</w:t>
      </w:r>
      <w:r>
        <w:rPr>
          <w:rFonts w:asciiTheme="majorBidi" w:eastAsiaTheme="minorHAnsi" w:hAnsiTheme="majorBidi"/>
          <w:b/>
          <w:bCs/>
          <w:color w:val="C00000"/>
          <w:sz w:val="28"/>
          <w:szCs w:val="28"/>
        </w:rPr>
        <w:t>fs-al-Amr)</w:t>
      </w:r>
      <w:r w:rsidRPr="008C5850">
        <w:rPr>
          <w:rFonts w:asciiTheme="majorBidi" w:eastAsiaTheme="minorHAnsi" w:hAnsiTheme="majorBidi"/>
          <w:b/>
          <w:bCs/>
          <w:color w:val="C00000"/>
          <w:sz w:val="28"/>
          <w:szCs w:val="28"/>
        </w:rPr>
        <w:t>: The Great Truth-Maker</w:t>
      </w:r>
      <w:bookmarkEnd w:id="62"/>
      <w:r>
        <w:t xml:space="preserve">   </w:t>
      </w:r>
    </w:p>
    <w:p w14:paraId="221B6C70" w14:textId="0F60D32B" w:rsidR="003A2146" w:rsidRDefault="00283932" w:rsidP="00E616ED">
      <w:pPr>
        <w:pStyle w:val="Heading4"/>
        <w:numPr>
          <w:ilvl w:val="3"/>
          <w:numId w:val="6"/>
        </w:numPr>
        <w:rPr>
          <w:i w:val="0"/>
          <w:iCs w:val="0"/>
          <w:color w:val="000000" w:themeColor="text1"/>
        </w:rPr>
      </w:pPr>
      <w:r w:rsidRPr="00283932">
        <w:rPr>
          <w:i w:val="0"/>
          <w:iCs w:val="0"/>
          <w:color w:val="000000" w:themeColor="text1"/>
        </w:rPr>
        <w:t>Things-in-Themselves must go back to the highest order of Being. First principles and “Primary Intelligibles” (Transcendentals) &amp; the Metaphysical Plenitude of the Divine Names</w:t>
      </w:r>
      <w:r w:rsidR="00FD1A33" w:rsidRPr="00283932">
        <w:rPr>
          <w:i w:val="0"/>
          <w:iCs w:val="0"/>
          <w:color w:val="000000" w:themeColor="text1"/>
        </w:rPr>
        <w:t xml:space="preserve">       </w:t>
      </w:r>
    </w:p>
    <w:p w14:paraId="79A1801B" w14:textId="23C01AF1" w:rsidR="00283932" w:rsidRDefault="00783727" w:rsidP="00E616ED">
      <w:pPr>
        <w:pStyle w:val="ListParagraph"/>
        <w:numPr>
          <w:ilvl w:val="3"/>
          <w:numId w:val="6"/>
        </w:numPr>
      </w:pPr>
      <w:r w:rsidRPr="00783727">
        <w:t>This core of Islam’s standard religious Epistemology—which was put in place for the purpose of discerning Things-in-Themselves as they truly are under the rubric of Islam—was established among Muslims from the Prophetic period onward, although the addition of the fifth source is distinctive of the later Corrective Tradition. It was subsequently reviewed and enriched over the centuries but has always remained essentially the same. Each of the four sources has its own special merit and a particular role to play. Each source must be carefully mined and properly utilized within correct parameters so that it produces dependable knowledge.</w:t>
      </w:r>
    </w:p>
    <w:p w14:paraId="0D8DCC91" w14:textId="5CAD0545" w:rsidR="00783727" w:rsidRDefault="00B82DE1" w:rsidP="00E616ED">
      <w:pPr>
        <w:pStyle w:val="ListParagraph"/>
        <w:numPr>
          <w:ilvl w:val="3"/>
          <w:numId w:val="6"/>
        </w:numPr>
      </w:pPr>
      <w:r w:rsidRPr="00B82DE1">
        <w:t>Consequently, the Intellect concludes that the Transcendentals—just like positing the One—constitute primary cognitions and belong to a prior Intelligible Framework—that of “Things-in-Themselves” (fī Nafs-al-Amr)—to which they in their abstraction and all the individual particulars in the concreteness that they perceive must conform. This Framework is not “instantiated” by the individual particulars, nor is it something that “originates” in the Mind as an “abstraction.”</w:t>
      </w:r>
    </w:p>
    <w:p w14:paraId="7C3ED19B" w14:textId="28EC1BBC" w:rsidR="00B82DE1" w:rsidRDefault="00B82DE1" w:rsidP="00E616ED">
      <w:pPr>
        <w:pStyle w:val="ListParagraph"/>
        <w:numPr>
          <w:ilvl w:val="3"/>
          <w:numId w:val="6"/>
        </w:numPr>
      </w:pPr>
      <w:r w:rsidRPr="00B82DE1">
        <w:t>These fundamentally Real yet Transcendental “Mothers” of all existent things have their ultimate grounding in God’s Knowledge of Himself, His Infinite Names, and the Archetypes that embody them. His uncreated Knowledge—as we will discuss in Volume Eleven—also takes in all that will ever be or never be—both Possible and Impossible—as well as the Truths of the Metaphysical realm of the actual Reality of Things-in-Themselves (al-Wāqi‘ fī Nafs-al-Amr), which in terms of Human cognition is the ultimate Truth-Maker, as we discuss later in Volume Seven.</w:t>
      </w:r>
    </w:p>
    <w:p w14:paraId="000B927F" w14:textId="77777777" w:rsidR="002C7771" w:rsidRDefault="002C7771" w:rsidP="00E616ED">
      <w:pPr>
        <w:pStyle w:val="ListParagraph"/>
        <w:numPr>
          <w:ilvl w:val="3"/>
          <w:numId w:val="6"/>
        </w:numPr>
      </w:pPr>
      <w:r>
        <w:t>The illustrious Ottoman Scholar Ibn Bahā’-al-Dīn of the Corrective Tradition asserts: “Without God and Absolute Being, there can be no knowledge of anything else—not even of Man himself.” Thus—as we underscored at the beginning: “There is no god but God, and without God there is no Man.” Things-in-Themselves (fī Nafs-al-Amr)—the Great Truth-Maker—aspires to anchor inward “subjective” Human cognition and outward “objective” Truth Metaphysically in God Himself and the miraculous structure of Transcendent Reality that He has ordained.</w:t>
      </w:r>
    </w:p>
    <w:p w14:paraId="56FFB4FA" w14:textId="77777777" w:rsidR="002C7771" w:rsidRDefault="002C7771" w:rsidP="0EDB5CF4">
      <w:pPr>
        <w:pStyle w:val="ListParagraph"/>
        <w:ind w:left="360"/>
      </w:pPr>
    </w:p>
    <w:p w14:paraId="2ACEC66C" w14:textId="77777777" w:rsidR="002C7771" w:rsidRDefault="002C7771" w:rsidP="00E616ED">
      <w:pPr>
        <w:pStyle w:val="ListParagraph"/>
        <w:numPr>
          <w:ilvl w:val="3"/>
          <w:numId w:val="6"/>
        </w:numPr>
      </w:pPr>
      <w:r>
        <w:t xml:space="preserve">Defining Nafs-al-Amr. </w:t>
      </w:r>
    </w:p>
    <w:p w14:paraId="3DD35B1E" w14:textId="77777777" w:rsidR="002C7771" w:rsidRDefault="002C7771" w:rsidP="0EDB5CF4">
      <w:pPr>
        <w:pStyle w:val="ListParagraph"/>
        <w:ind w:left="360"/>
      </w:pPr>
      <w:r>
        <w:t xml:space="preserve">Nafs-al-Amr constitutes the subsistence of all things in a mode of Being unconfined to the Mind or to “extramental particulars” as usually expressed. Ultimately, this is their subsistence in Divine knowledge, where God is “with” us. This is a clear Ottoman synthesis of Metaphysical Sufism or the Science of Spiritual Realities (‘Ilm-al-Ḥaqā’iq) with the later Corrective Tradition of Divinity. </w:t>
      </w:r>
    </w:p>
    <w:p w14:paraId="705B530E" w14:textId="77777777" w:rsidR="002C7771" w:rsidRDefault="002C7771" w:rsidP="0EDB5CF4">
      <w:pPr>
        <w:pStyle w:val="ListParagraph"/>
        <w:ind w:left="360"/>
      </w:pPr>
    </w:p>
    <w:p w14:paraId="7A8E3306" w14:textId="77777777" w:rsidR="002C7771" w:rsidRDefault="002C7771" w:rsidP="00E616ED">
      <w:pPr>
        <w:pStyle w:val="ListParagraph"/>
        <w:numPr>
          <w:ilvl w:val="3"/>
          <w:numId w:val="6"/>
        </w:numPr>
      </w:pPr>
      <w:r>
        <w:t xml:space="preserve"> The Introduction (al-Muqaddima) of Dāwūd al-Qayṣarī is one of the most singularly brilliant pieces of Metaphysical writing in the entire Intellectual History of Islam and Human history. In this Introduction, al-Qayṣarī clarifies the concept of Things-in-Themselves (Nafs-al-Amr) in the context of presenting the Akbarian account of how contingent Reality unfolds as “creative delimitation” (al-taqyīd) in the wake of the absolute lack of delimitation in “Absoluteness” (al-Iṭlāq). Such “creative delimitation” (al-taqyīd) then results in the distinctions and degrees of the World of distinct entification. Al-Qayṣarī notes, however, that such Existence is not just a subjective perspectival impression, which is shown by its having actual actualization in itself without depending upon the presence of any cognizant subjects, let alone their particular perspectives of perception, and this is a theme that frequently recurs in al-Qayṣarī’s Introduction.</w:t>
      </w:r>
    </w:p>
    <w:p w14:paraId="3C485F72" w14:textId="77777777" w:rsidR="002C7771" w:rsidRDefault="002C7771" w:rsidP="0EDB5CF4">
      <w:pPr>
        <w:pStyle w:val="ListParagraph"/>
        <w:ind w:left="360"/>
      </w:pPr>
    </w:p>
    <w:p w14:paraId="3F827267" w14:textId="77777777" w:rsidR="002C7771" w:rsidRDefault="002C7771" w:rsidP="00E616ED">
      <w:pPr>
        <w:pStyle w:val="ListParagraph"/>
        <w:numPr>
          <w:ilvl w:val="3"/>
          <w:numId w:val="6"/>
        </w:numPr>
      </w:pPr>
      <w:r>
        <w:t xml:space="preserve">Things-in-Themselves: </w:t>
      </w:r>
    </w:p>
    <w:p w14:paraId="0A6BB908" w14:textId="77777777" w:rsidR="002C7771" w:rsidRDefault="002C7771" w:rsidP="0EDB5CF4">
      <w:pPr>
        <w:pStyle w:val="ListParagraph"/>
        <w:ind w:left="360"/>
      </w:pPr>
      <w:r>
        <w:t>The belief in Divine Archetypes is central to the Critical Tradition. The Divine Science seeks to know Reality as it truly is in-itself. It rooted both cognition and temporal Existence in the Archetypes, making them the source of everything: Categories, Intelligibility, First Principles, Individual instantiations. Thus, the Archetypes become the “Great Truth-Maker,” where “Things-in-Themselves” are firmly established. This Metaphysical assertion establishes the “objectivity” of everything and erases the “subject-object” dualism regarding cognition and the world. It not only informs the “isomorphic” relationships between the cognitive subject and objective object, but it shows that “subjective cognition” itself is “objective,” because it belongs to the World of space, place, and time—but, in being dictated by the Archetypes, is just as “objective” as the corporeal things that it perceives.</w:t>
      </w:r>
    </w:p>
    <w:p w14:paraId="3B27DF47" w14:textId="5AD91BEC" w:rsidR="002C7771" w:rsidRDefault="002C7771" w:rsidP="0EDB5CF4">
      <w:pPr>
        <w:pStyle w:val="ListParagraph"/>
        <w:ind w:left="360"/>
      </w:pPr>
    </w:p>
    <w:p w14:paraId="03AD6B82" w14:textId="77777777" w:rsidR="002C7771" w:rsidRDefault="002C7771" w:rsidP="00E616ED">
      <w:pPr>
        <w:pStyle w:val="ListParagraph"/>
        <w:numPr>
          <w:ilvl w:val="3"/>
          <w:numId w:val="6"/>
        </w:numPr>
      </w:pPr>
      <w:r>
        <w:t>Secular Epistemologies—generally based only on “subject-object dualism”—have without fail proven themselves incapable of vouching for sound Human cognition, much less knowledge of the Truth and the World that lies at our senses. Modernist notions about cognition are not carefully reasoned Truths but tend to be arbitrary assertions about Reality lacking conclusive proof, while being incisively overruled in everyday Human experience by the enormous range of consensus that Human Beings share on how they identically see and delineate Reality. Nevertheless, problematic ideas about the inescapable “Relativism” of cognition—especially in Cartesian Dualism, which we will discuss in Volume Eight—have long held powerful sway over Human Minds in the present Age.</w:t>
      </w:r>
    </w:p>
    <w:p w14:paraId="2F01FCFF" w14:textId="77777777" w:rsidR="002C7771" w:rsidRDefault="002C7771" w:rsidP="0EDB5CF4">
      <w:pPr>
        <w:pStyle w:val="ListParagraph"/>
        <w:ind w:left="360"/>
      </w:pPr>
    </w:p>
    <w:p w14:paraId="7A5380E6" w14:textId="77777777" w:rsidR="002C7771" w:rsidRDefault="002C7771" w:rsidP="00E616ED">
      <w:pPr>
        <w:pStyle w:val="ListParagraph"/>
        <w:numPr>
          <w:ilvl w:val="3"/>
          <w:numId w:val="6"/>
        </w:numPr>
      </w:pPr>
      <w:r>
        <w:t>As we hope to demonstrate in Volume Seven, the Paradigm of Things-as-They-Truly-Are (Nafs-al-Amr) offers a non-secular Metaphysical Truth-Theory that offers Humanity an escape from the Labyrinth of Modernist and post-Modernist cognitive dualism. Things-in-Themselves roots Man’s knowledge of himself and the World around him in God through an all-embracing three-part Correspondence Theory of Truth that amazingly places “the subjective” in a vast “neutral territory,” which renders “the subjective” effectively “objective.” For in the domain of Things-in-Themselves (Nafs-al-Amr), what appears to the Human Mind as “statements” or “predicates” abstracted from the World of Sense are, in fact, real properties embedded in ultimate “objective” Reality. Indeed, they are the Templates of Individuation that constitute the Ontological grounds and the governing and regulative Principles of Reality, determining the Nature of all the modes in which individual entities appear in each realm of manifestation in the World. The Archetypical World of Things-in-Themselves (Nafs-al-Amr) is, then, not just a standard for Truth, which happens to supersede “subject” and “object,” it also “dictates” Reality according to the workings of Eternal Divine Knowledge, Wisdom, Will, and Power. Earlier, we saw an example of this in the case of the Corrective Tradition’s novel understanding of  “hyle” or “al-huyūla” (Greek: hýlē; ὕλη) as a function of Divine Plenitude. In this view, al-huyūla is not just a formless and inert type of primordial matter but the most basic substratum of Existential Reality, emanating directly from God’s Names. Thus, Things-in-Themselves also instantiate things and make them what they are.</w:t>
      </w:r>
    </w:p>
    <w:p w14:paraId="7084F595" w14:textId="77777777" w:rsidR="002C7771" w:rsidRDefault="002C7771" w:rsidP="0EDB5CF4">
      <w:pPr>
        <w:pStyle w:val="ListParagraph"/>
        <w:ind w:left="360"/>
      </w:pPr>
    </w:p>
    <w:p w14:paraId="37CE42E6" w14:textId="77777777" w:rsidR="002C7771" w:rsidRDefault="002C7771" w:rsidP="00E616ED">
      <w:pPr>
        <w:pStyle w:val="ListParagraph"/>
        <w:numPr>
          <w:ilvl w:val="3"/>
          <w:numId w:val="6"/>
        </w:numPr>
      </w:pPr>
      <w:r>
        <w:t>“The Reality of Things-in-Themselves” (Wāqi‘-al-Umūr fī Nafs-al-Amr) constitutes the ultimate domain for the subsistence of all things— objective and subjective, concrete and conceptual, Immanent and Transcendental. Things-in-Themselves (fī Nafs-al-Amr) ultimately roots these fundamental realities in a mode of Archetypal and Exemplary Being that is neither confined to the “subjective” Mind nor to any “objective” “extra-Mental particulars.” At the Supreme level, the first frame of reference in Things-in-Themselves is situated in the Eternal subsistence of all things known and unknown to us in Infinite Divine Knowledge, which—as we will see in Volume Eleven—includes exhaustive and specific Knowledge in general and in detail of all that is Necessary, Possible, and Impossible prior to the creation of the Heavens and the Earth and throughout the entire course of creation in this World and the Eternal Life of the Hereafter. This Divine Knowledge is, however, “uniquely configured” in the Divine Archetypes and Exemplars through the manifestation of the Attributes and Names of God. Belief in the “Forms” (Ṣuwar) of this Transcendent Realm became a central theme and matter of Consensus in Metaphysical Sufism and its Science of Ultimate Realities (‘Ilm al-Ḥaqā’iq). God eternally knows, hears, and sees all entities—even the Meta-Principles, Transcendental Categories, First Principles, Archetypes, entities that do not yet exist or will never exist, and all things as they truly are in themselves (fī Nafs al-Amr). The Supreme Reality of Things-in-Themselves (al-Wāqi‘ fī Nafs-al-Amr) emerged in Islamic Intellectual history as the chief “domain of reference” in the Islamic Correspondence Theory of Truth. By Correspondence with the Domain of Things-in-Themselves, things are instantiated and propositions prove true or false, and objective Reality becomes real or illusory. For it is in this Metaphysical Domain that the objects and states of affairs to which thoughts and things refer ultimately subsist. Thus, Things-in-Themselves constitute the key to guaranteeing objective Truth on an extra-Mental basis that is neither tied to subjective cognition nor to objective Reality in the physical World.</w:t>
      </w:r>
    </w:p>
    <w:p w14:paraId="7EE94F70" w14:textId="77777777" w:rsidR="002C7771" w:rsidRDefault="002C7771" w:rsidP="0EDB5CF4">
      <w:pPr>
        <w:pStyle w:val="ListParagraph"/>
        <w:ind w:left="360"/>
      </w:pPr>
    </w:p>
    <w:p w14:paraId="57996C61" w14:textId="77777777" w:rsidR="002C7771" w:rsidRDefault="002C7771" w:rsidP="0EDB5CF4">
      <w:pPr>
        <w:pStyle w:val="ListParagraph"/>
        <w:ind w:left="360"/>
      </w:pPr>
    </w:p>
    <w:p w14:paraId="33DFA646" w14:textId="77777777" w:rsidR="002C7771" w:rsidRDefault="002C7771" w:rsidP="00E616ED">
      <w:pPr>
        <w:pStyle w:val="ListParagraph"/>
        <w:numPr>
          <w:ilvl w:val="3"/>
          <w:numId w:val="6"/>
        </w:numPr>
      </w:pPr>
      <w:r>
        <w:t>Correspondence Theories of Truth</w:t>
      </w:r>
    </w:p>
    <w:p w14:paraId="25FA8786" w14:textId="77777777" w:rsidR="002C7771" w:rsidRDefault="002C7771" w:rsidP="0EDB5CF4">
      <w:pPr>
        <w:pStyle w:val="ListParagraph"/>
        <w:ind w:left="360"/>
      </w:pPr>
      <w:r>
        <w:t>In the Islamic Intellectual Tradition, the question of how Human Beings arrive at the Truth was early identified as an Epistemological issue of the greatest importance. All Schools agreed—no matter now common sensical or profoundly Metaphysical their concerns may have been—that knowledge of the Truth requires that “subjective” Human cognition correspond accurately with “objective” Reality as it truly is in itself (fī nafs-al-amr). The conviction that such basic Truth-Correspondence must be the basis of sound thought remained in force during the entire Tradition in one form or another, and various Correspondence Theories of Truth were advanced as mandatory frameworks of Epistemological Truth. As we will see in Volume Seven, the question of how such Correspondence works and what it guarantees—so that “subjective” Human impressions actually correspond to “objective” Realities—would ultimately become one of the most fruitful Intellectual excursions in the entire history of Islamic thought.</w:t>
      </w:r>
    </w:p>
    <w:p w14:paraId="172DED15" w14:textId="77777777" w:rsidR="002C7771" w:rsidRDefault="002C7771" w:rsidP="0EDB5CF4">
      <w:pPr>
        <w:pStyle w:val="ListParagraph"/>
        <w:ind w:left="360"/>
      </w:pPr>
    </w:p>
    <w:p w14:paraId="57ED0A75" w14:textId="561D27E6" w:rsidR="002C7771" w:rsidRDefault="002C7771" w:rsidP="00E616ED">
      <w:pPr>
        <w:pStyle w:val="ListParagraph"/>
        <w:numPr>
          <w:ilvl w:val="3"/>
          <w:numId w:val="6"/>
        </w:numPr>
      </w:pPr>
      <w:r>
        <w:t>Existential Reality—from the smallest flower to the most massive tree, from the tiniest grains of seashore sand to the most majestic snow-covered mountains—all displays “the Splendor of Truth,” reflecting theomorphically the perfect “Archetypes” and “Exemplary Forms” that manifest God’s Attributes and His Most Beautiful Names and have their biological analogue in the DNA molecule. In an analogous vein but a seemingly less elaborate framework than the later Akbarian Tradition, Plato said:</w:t>
      </w:r>
    </w:p>
    <w:p w14:paraId="3BB6FD73" w14:textId="77777777" w:rsidR="002C7771" w:rsidRDefault="002C7771" w:rsidP="0EDB5CF4">
      <w:pPr>
        <w:pStyle w:val="ListParagraph"/>
        <w:ind w:left="360"/>
      </w:pPr>
    </w:p>
    <w:p w14:paraId="76260189" w14:textId="77777777" w:rsidR="002C7771" w:rsidRDefault="002C7771" w:rsidP="00E616ED">
      <w:pPr>
        <w:pStyle w:val="ListParagraph"/>
        <w:numPr>
          <w:ilvl w:val="3"/>
          <w:numId w:val="6"/>
        </w:numPr>
      </w:pPr>
      <w:r>
        <w:t>Beauty is the splendor of Truth (Greek: Kállos eínai ē lamprótēta tēs Alētheías, Κάλλος είναι η λαμπρότητα της Αληθείας; Latin: Pulchritūdō vēritātis splendor).</w:t>
      </w:r>
    </w:p>
    <w:p w14:paraId="2B15E007" w14:textId="77777777" w:rsidR="002C7771" w:rsidRDefault="002C7771" w:rsidP="0EDB5CF4">
      <w:pPr>
        <w:pStyle w:val="ListParagraph"/>
        <w:ind w:left="360"/>
      </w:pPr>
    </w:p>
    <w:p w14:paraId="01403EBE" w14:textId="77777777" w:rsidR="002C7771" w:rsidRDefault="002C7771" w:rsidP="00E616ED">
      <w:pPr>
        <w:pStyle w:val="ListParagraph"/>
        <w:numPr>
          <w:ilvl w:val="3"/>
          <w:numId w:val="6"/>
        </w:numPr>
      </w:pPr>
      <w:r>
        <w:t>This profoundly Platonic-Akbarian declaration refers to the Archetypes and Exemplars and corresponds closely to what Muslims of the Corrective Tradition would call the “Reality of Things-in-Themselves” (al-Wāqi‘ fī Nafs-al-Amr): The Universal Metaphysical grounding of all Realities—Oneness, the Good, Truth, Beauty, Justice, the Categories, First Principles, and everything else—originating in the Realm of the Divine Exemplars and Archetypes. By this statement, Plato meant that earthly Beauty in its radiant splendor in things-manifold reflects the True and Eternal Beauty of the Immutable Entities “Beyond Being” that impart Reality to the World and mold ultimate Truth.</w:t>
      </w:r>
    </w:p>
    <w:p w14:paraId="18B3BC78" w14:textId="77777777" w:rsidR="002C7771" w:rsidRDefault="002C7771" w:rsidP="0EDB5CF4">
      <w:pPr>
        <w:pStyle w:val="ListParagraph"/>
        <w:ind w:left="360"/>
      </w:pPr>
    </w:p>
    <w:p w14:paraId="4251F8F9" w14:textId="77777777" w:rsidR="002C7771" w:rsidRDefault="002C7771" w:rsidP="00E616ED">
      <w:pPr>
        <w:pStyle w:val="ListParagraph"/>
        <w:numPr>
          <w:ilvl w:val="3"/>
          <w:numId w:val="6"/>
        </w:numPr>
      </w:pPr>
      <w:r>
        <w:t>This declaration about the Archetypes based upon the spatial metaphor of verticality and horizontality also goes hand-in-hand with the fact that what is lower—such as earthly Beauty, Symbols, and Signs—reflects what is higher—such as Eternal Beauty and the Immutable Archetypes. The inverse, however, never occurs, for the Realm of the Archetypes and Exemplars—as mentioned earlier—is not a “map” of Reality, nor do individuated entities exist there, “looking down from above”—rather, it is their infinitely unique Archetypical “configurations” that are “there above,” where they are prefigured in the Archetypes and Exemplars, which ultimately produce their concrete earthly Realities “below.”</w:t>
      </w:r>
    </w:p>
    <w:p w14:paraId="5DC94255" w14:textId="77777777" w:rsidR="002C7771" w:rsidRDefault="002C7771" w:rsidP="0EDB5CF4">
      <w:pPr>
        <w:pStyle w:val="ListParagraph"/>
        <w:ind w:left="360"/>
      </w:pPr>
    </w:p>
    <w:p w14:paraId="0D029F42" w14:textId="77777777" w:rsidR="002C7771" w:rsidRDefault="002C7771" w:rsidP="00E616ED">
      <w:pPr>
        <w:pStyle w:val="ListParagraph"/>
        <w:numPr>
          <w:ilvl w:val="3"/>
          <w:numId w:val="6"/>
        </w:numPr>
      </w:pPr>
      <w:r>
        <w:t xml:space="preserve">In “proactively” affirming Things-in-Themselves (fī Nafs-al-Amr), the Islamic Metaphysics of the Akbarian and Corrective Traditions implicitly outflanked the later Modernist and post-Modernist shifts in Epistemology as based in the deeply secularizing Logic that came to permeate Western thought over the last four hundred years. For the postulate of Things-in-Themselves presents tangible and crucially real Truths about God and the World that lay the foundations for Epistemological, Ontological, and Cosmological Realism—not just for our times but for future generations as well. </w:t>
      </w:r>
    </w:p>
    <w:p w14:paraId="38A45B6D" w14:textId="77777777" w:rsidR="002C7771" w:rsidRDefault="002C7771" w:rsidP="0EDB5CF4">
      <w:pPr>
        <w:pStyle w:val="ListParagraph"/>
        <w:ind w:left="360"/>
      </w:pPr>
    </w:p>
    <w:p w14:paraId="14544422" w14:textId="77777777" w:rsidR="002C7771" w:rsidRDefault="002C7771" w:rsidP="00E616ED">
      <w:pPr>
        <w:pStyle w:val="ListParagraph"/>
        <w:numPr>
          <w:ilvl w:val="3"/>
          <w:numId w:val="6"/>
        </w:numPr>
      </w:pPr>
      <w:r>
        <w:t>In terms of Human thought, Knowledge of the Truth requires sound Correspondence Theories. When such theoretical correspondence—especially between “subject” and “object”—is dismantled, then access to the Truth becomes Epistemologically, Metaphysically, and Philosophically Impossible. In the earliest period of the Islamic Science of Divinity, reference to “outward” or “objective” Reality (al-Khārij)—and not things-in-themselves (nafs-al-amr)—was deemed sufficient to denote the basic Truth-making referents to which valid propositions had to correspond in order to be true. Truthfulness (al-Ṣidq), therefore, referred to speech acts and judgments of the Intellect that accurately agree with actual Reality (al-Wāqi‘) and, therefore, also corretlate to objective Truth as external to the Mind in the outer World of Empirical evidence. Thus, neither Truth nor Truthfulness can ever be arbitrary Mental constructs nor just acts of speech. Lying (al-kadhib) and falsehood (al-khaṭa’), the Contraries of Truthfulness, would by contrast refer naturally to speech acts and judgments that are contrary to actual Reality (al-Wāqi‘). Thus, Truth was defined in terms of straightforward basic correspondence (muṭābaqa) with objective Reality as it truly is in itself, just as falsehood was the lack of such reciprocity.</w:t>
      </w:r>
    </w:p>
    <w:p w14:paraId="7FC69687" w14:textId="77777777" w:rsidR="002C7771" w:rsidRDefault="002C7771" w:rsidP="0EDB5CF4">
      <w:pPr>
        <w:pStyle w:val="ListParagraph"/>
        <w:ind w:left="360"/>
      </w:pPr>
    </w:p>
    <w:p w14:paraId="0089B282" w14:textId="77777777" w:rsidR="002C7771" w:rsidRDefault="002C7771" w:rsidP="00E616ED">
      <w:pPr>
        <w:pStyle w:val="ListParagraph"/>
        <w:numPr>
          <w:ilvl w:val="3"/>
          <w:numId w:val="6"/>
        </w:numPr>
      </w:pPr>
      <w:r>
        <w:t>This “common sense Realism” combined with Logical First Principles as later set forth and examined by Ibn Sīnā and others was also summoned to counter the claims of various skeptical sophistries that had appeared in the Islamic World. Ultimately, however, profound debates about things-in-themselves or things-as-they-truly-are (fī nafs-al-amr) widened these Epistemological horizons. In this new development, Scholars became concerned with rooting the Truthfulness of propositions that do not correspond to any tangible referents in extra-Mental particulars (fī al-Khārij) but which are also inevitably true—such as Categories. These necessary but intangible Truths—that do not “exist” tangibly in the objective World (fī al-Khārij)—must be true all the same, while necessarily corresponding to things-in-themselves (nafs al-amr). This novel perspective involved not just Truths about Transcendental Categories but all Intelligible Principles, abstract conceptions, and other so-called “Existent-non-Existent” (al-Ma‘dūm al-Thābit) Mental particulars. Scholarly discourse about them ultimately led in the wake of the influx of Akbarian thought to the fullest development of “Exemplarist” Correspondence (Muṭābaqa) Theories of Truth. Ultimately, Shaykh-al-Islām Mullā al-Fanārī asserted that true judgments must be statements about the way “things truly are in themselves” as they are configured in the actual Reality of Things-in-Themselves (al-Wāqi‘ fī Nafs-al-Amr) in the highest Ontological realm.</w:t>
      </w:r>
    </w:p>
    <w:p w14:paraId="3D91C346" w14:textId="77777777" w:rsidR="002C7771" w:rsidRDefault="002C7771" w:rsidP="0EDB5CF4">
      <w:pPr>
        <w:pStyle w:val="ListParagraph"/>
        <w:ind w:left="360"/>
      </w:pPr>
    </w:p>
    <w:p w14:paraId="1BFD280E" w14:textId="77777777" w:rsidR="002C7771" w:rsidRDefault="002C7771" w:rsidP="00E616ED">
      <w:pPr>
        <w:pStyle w:val="ListParagraph"/>
        <w:numPr>
          <w:ilvl w:val="3"/>
          <w:numId w:val="6"/>
        </w:numPr>
      </w:pPr>
      <w:r>
        <w:t>In Islamic Metaphysics, the Doctrine of Things-in-Themselves (Nafs-al-Amr) ultimately emerged as an all-embracing Correspondence Theory of Truth, in which “Things-in-Themselves” as an Archetypal domain of guaranteeing “objectivity” became the third essential element in the standard duality of “subject” and “object.” On its own terms, Things-in-Themselves proved itself fully adequate in accounting for the ultimate Nature not just of “objective” Reality and Truth, but also the most fertile “subjective” modes of conceptualization underlying cognition as well as the Empirical working postulates employed in the Sciences.</w:t>
      </w:r>
    </w:p>
    <w:p w14:paraId="59F654EF" w14:textId="77777777" w:rsidR="002C7771" w:rsidRDefault="002C7771" w:rsidP="0EDB5CF4">
      <w:pPr>
        <w:pStyle w:val="ListParagraph"/>
        <w:ind w:left="360"/>
      </w:pPr>
    </w:p>
    <w:p w14:paraId="5A254956" w14:textId="77777777" w:rsidR="002C7771" w:rsidRDefault="002C7771" w:rsidP="00E616ED">
      <w:pPr>
        <w:pStyle w:val="ListParagraph"/>
        <w:numPr>
          <w:ilvl w:val="3"/>
          <w:numId w:val="6"/>
        </w:numPr>
      </w:pPr>
      <w:r>
        <w:t xml:space="preserve">Beyond these Truth-references, Things-in-Themselves also accounted for cognitive mistakes and intentional falsehoods as well as for Impossible “Existents” that occur only in the psychic realms of illusion and delusion. In other words, all the ultimate states of Human perception—from highest to lowest—that are “discovered” in the vastly diverse processes of Henological Ascent and Descent were accounted for in Things-in-Themselves, whatever their degrees of Hierarchical actualization and Truth and Falsehood might be. Moreover, Things-in-Themselves also firmly situated the fundamental realities of “Exemplarist” Essences in both their Archetypes and Exemplars as well as their individually instantiated particulars in the anatomy of Reality as ordained by God in creation. </w:t>
      </w:r>
    </w:p>
    <w:p w14:paraId="637B5363" w14:textId="77777777" w:rsidR="002C7771" w:rsidRDefault="002C7771" w:rsidP="0EDB5CF4">
      <w:pPr>
        <w:pStyle w:val="ListParagraph"/>
        <w:ind w:left="360"/>
      </w:pPr>
    </w:p>
    <w:p w14:paraId="0D3AF36E" w14:textId="77777777" w:rsidR="002C7771" w:rsidRDefault="002C7771" w:rsidP="00E616ED">
      <w:pPr>
        <w:pStyle w:val="ListParagraph"/>
        <w:numPr>
          <w:ilvl w:val="3"/>
          <w:numId w:val="6"/>
        </w:numPr>
      </w:pPr>
      <w:r>
        <w:t>Things-in-Themselves (Nafs-al-Amr) makes Ontological distinctions about Meta-Principles, Categories, First and Second Intelligibles that not only give them Reality but extend to them a vast scope in the realm of the All-Possible. The Meta-Principles of Reality themselves pertain directly to the Exemplary Forms, which are manifestations of the Names of God. Abstract truths appear within the particular and largely sensory World only because they mirror higher relationships between the Exemplary Forms underlying their terms, which ultimately reveal the interplay of the Divine Names. In Nafs-al-Amr, what appears to our Minds as “subjective” predicates removed from the World of Sense are real “objective” properties. They are the templates of Individuation that constitute the Ontological grounds and the regulative and governing Principles of Reality, determining the nature of the modes in which individual entities appear in each realm of manifestation. Indeed, in Nafs-al-Amr, “abstractions” become the most rooted of all Realities. Through His free Creative act, God takes these objects of His knowledge out of their purely Sciential state into a state of “independent” self-conscious subsistence, and they become manifest within numerous states and worlds, appearing finally—at the lowest level—in the “physical” world. Thus, they not only “are,” they are also conscious of themselves as “existing” in a World absolutely informed of life.</w:t>
      </w:r>
    </w:p>
    <w:p w14:paraId="29997D1B" w14:textId="77777777" w:rsidR="002C7771" w:rsidRDefault="002C7771" w:rsidP="0EDB5CF4">
      <w:pPr>
        <w:pStyle w:val="ListParagraph"/>
        <w:ind w:left="360"/>
      </w:pPr>
    </w:p>
    <w:p w14:paraId="00614CDB" w14:textId="77777777" w:rsidR="002C7771" w:rsidRDefault="002C7771" w:rsidP="00E616ED">
      <w:pPr>
        <w:pStyle w:val="ListParagraph"/>
        <w:numPr>
          <w:ilvl w:val="3"/>
          <w:numId w:val="6"/>
        </w:numPr>
      </w:pPr>
      <w:r>
        <w:t>A First Intelligible judgment is: “This stone is white.” It is a judgment in which both the subject and the predicate have reference to extra-Mental particulars that are “objectively” true. But Second Intelligible judgments are made entirely without reference to extra-Mental particulars. They also possess Truth-Value in themselves, and this includes diverse species of statements like: “Genus is a Second Intelligible;” “nothing comes from nothing;” “the phoenix is a mythical cyclically regenerating bird,” and “abstract objects are distinct and therefore subsistent.” By this simple Logical distinction, Nafs-al-Amr is shown to be of wider predicative scope than extra-Mental particulars, while still encompassing them fully. This vastness of Nafs-al-Amr opens up vast Logical space for a Science of Metaphysical based upon First Principles that govern extra-Mental particulars, while not being dependent upon them. In the all-encompassing Correspondence Theory and primal Reality of Things-in-Themselves (fī Nafs-al-Amr) “subjective” perception becomes “objective” Truth.</w:t>
      </w:r>
    </w:p>
    <w:p w14:paraId="2FCE0B15" w14:textId="77777777" w:rsidR="002C7771" w:rsidRDefault="002C7771" w:rsidP="0EDB5CF4">
      <w:pPr>
        <w:pStyle w:val="ListParagraph"/>
        <w:ind w:left="360"/>
      </w:pPr>
    </w:p>
    <w:p w14:paraId="0E8BEDD7" w14:textId="77777777" w:rsidR="002C7771" w:rsidRDefault="002C7771" w:rsidP="00E616ED">
      <w:pPr>
        <w:pStyle w:val="ListParagraph"/>
        <w:numPr>
          <w:ilvl w:val="3"/>
          <w:numId w:val="6"/>
        </w:numPr>
      </w:pPr>
      <w:r>
        <w:t>This “objectification” of “subjectivity” attempts in an Intelligible Philosophical idiom to outline various dimensions of Traditional Islamic “Correspondence Theories” of Truth. It asserts that purely Intelligible, “abstract” concepts, Universal Natures, and General Principles apply to the World objectively. They are not subjectively imposed. But these Intelligible entities, Universal Natures, and General Principles can only be validated when they are properly situated in an “all-encompassing theory of objective Reality and Truth, which was termed in Islamic Intellectual History as Things-in-Themselves or Things-as-They-Truly-Are (Nafs-al-Amr). It transcends all individual Minds in Human subjectivity and all experiential realities in the outer World. In its breadth, it accounts for the ultimate Henological and Ontological status of Universal and abstract Principles and Forms. Ultimately, the physical World of particulars is rendered “Intelligible” and constitutes sound “objective” knowledge because it is a branch of an “Intelligible”—as opposed to a “sensible”—non-physically instantiated World.</w:t>
      </w:r>
    </w:p>
    <w:p w14:paraId="292FFE5D" w14:textId="77777777" w:rsidR="002C7771" w:rsidRDefault="002C7771" w:rsidP="0EDB5CF4">
      <w:pPr>
        <w:pStyle w:val="ListParagraph"/>
        <w:ind w:left="360"/>
      </w:pPr>
    </w:p>
    <w:p w14:paraId="313E0489" w14:textId="77777777" w:rsidR="002C7771" w:rsidRDefault="002C7771" w:rsidP="00E616ED">
      <w:pPr>
        <w:pStyle w:val="ListParagraph"/>
        <w:numPr>
          <w:ilvl w:val="3"/>
          <w:numId w:val="6"/>
        </w:numPr>
      </w:pPr>
      <w:r>
        <w:t>The Archetypical World of Things-in-Themselves (Nafs-al-Amr) is not just a standard for Truth that simply supercedes “subject” and “object,” it also dictates Reality as we saw in the case of “primal matter” (al-huyūla) existing as a function of Divine Plenitude, which becomes the most basic substratum of Existential Reality. Thus, Things-in-Themselves also instantiate things and make them what they are.</w:t>
      </w:r>
    </w:p>
    <w:p w14:paraId="3340D1F0" w14:textId="77777777" w:rsidR="002C7771" w:rsidRDefault="002C7771" w:rsidP="0EDB5CF4">
      <w:pPr>
        <w:pStyle w:val="ListParagraph"/>
        <w:ind w:left="360"/>
      </w:pPr>
    </w:p>
    <w:p w14:paraId="58C2B9AE" w14:textId="77777777" w:rsidR="002C7771" w:rsidRDefault="002C7771" w:rsidP="0EDB5CF4">
      <w:pPr>
        <w:pStyle w:val="ListParagraph"/>
        <w:ind w:left="360"/>
      </w:pPr>
    </w:p>
    <w:p w14:paraId="415A2BB7" w14:textId="77777777" w:rsidR="002C7771" w:rsidRDefault="002C7771" w:rsidP="00E616ED">
      <w:pPr>
        <w:pStyle w:val="ListParagraph"/>
        <w:numPr>
          <w:ilvl w:val="3"/>
          <w:numId w:val="6"/>
        </w:numPr>
      </w:pPr>
      <w:r>
        <w:t>The Scholarly Quest for Things-in-Themselves (fī Nafs-al-Amr)</w:t>
      </w:r>
    </w:p>
    <w:p w14:paraId="3B4BEDB6" w14:textId="77777777" w:rsidR="002C7771" w:rsidRDefault="002C7771" w:rsidP="00E616ED">
      <w:pPr>
        <w:pStyle w:val="ListParagraph"/>
        <w:numPr>
          <w:ilvl w:val="3"/>
          <w:numId w:val="6"/>
        </w:numPr>
      </w:pPr>
      <w:r>
        <w:t xml:space="preserve">Although Immanentist Scholars of Divinity in Islam generally defined “Reality”—or, more specifically, “the World” (al-‘Ālam), which by consensus was defined as “everything other than God—as consisting strictly of tangible “bodies” in space, place, and time in the outward World (fī al-Khārij), many other Scholars came to see that “Reality” simply could not reasonably be defined in this way as thoroughly physical and narrowly “extra-Mental.” Things that do exist “ourwardly” (Khārijī) in this restrictive way refer only to “individual things” and “individuated entities” (al-muta‘ayyanāt) entity. </w:t>
      </w:r>
    </w:p>
    <w:p w14:paraId="5DB57802" w14:textId="388399DA" w:rsidR="002C7771" w:rsidRDefault="002C7771" w:rsidP="00E616ED">
      <w:pPr>
        <w:pStyle w:val="ListParagraph"/>
        <w:numPr>
          <w:ilvl w:val="3"/>
          <w:numId w:val="6"/>
        </w:numPr>
      </w:pPr>
      <w:r>
        <w:t>But in Things-in-Themselves” (fī Nafs-al-Amr)—as noted above—even Meta-Principles, Categories, First Principles, and other cognitive concepts may acutally be said to exist—not just in the Human Mind--but “extra-Mentally” in Nafs-al-Amr, since their inward Essence is not dependent upon the Mind or “inward” Mental construction—but belongs to the higher domain of this great Truth-Maker (Nafs-al-Amr). Thus, the “inward” Mental (al-Dhihnī) and the “outward” individual thing (al-Khārijī) both become “extra-Mental” in this broader all-embracing Truth Correspondence and its profound sense of comprehensive Reality in a World (al-‘Ālam) truly worthy of the incomparable Creator.</w:t>
      </w:r>
    </w:p>
    <w:p w14:paraId="7C2F9DD7" w14:textId="7B09A420" w:rsidR="002C7771" w:rsidRDefault="002C7771" w:rsidP="00E616ED">
      <w:pPr>
        <w:pStyle w:val="ListParagraph"/>
        <w:numPr>
          <w:ilvl w:val="3"/>
          <w:numId w:val="6"/>
        </w:numPr>
      </w:pPr>
      <w:r>
        <w:t>The Arabic term “Things-in-Themselves” (fī Nafs-al-Amr) seems to have first appeared” as a synonym for “objective reality” in the translation of Aristotle’s Metaphysics by Ḥunayn ibn Isḥāq, although Ḥunayn used the expression in an inverted form as “the matter in itself” (al-amr fī nafsihi). The same designation was adopted several decades later by al-Farābī and Ibn Sīnā. At this relatively early stage, however, the term “the matter in itself” (al-amr fī nafsihi)—although used to denote “objective reality” or “a thing as it truly is in itself”—was still not linked with any sense of its denoting a unique Logical or Ontological domain that might serve as the actual Warrant for the ultimate Truth of all cognitive propositions, both subjective and objective, true and false.</w:t>
      </w:r>
    </w:p>
    <w:p w14:paraId="78896ED4" w14:textId="7D70453E" w:rsidR="002C7771" w:rsidRDefault="002C7771" w:rsidP="00E616ED">
      <w:pPr>
        <w:pStyle w:val="ListParagraph"/>
        <w:numPr>
          <w:ilvl w:val="3"/>
          <w:numId w:val="6"/>
        </w:numPr>
      </w:pPr>
      <w:r>
        <w:t xml:space="preserve">Ultimately in Islamic Intellectual history, use of “Things-in-Themselves” in what would become the standard form of “Nafs-al-Amr” became extensive in all Muslim Scholarship, although still without a full or carefully thought-out definition of the term. Nevertheless, all the Islamic Sciences advocated broadly Realist Correspondence Theories of Truth throughout their works and—as indicated above—took very seriously the question of “objectivity” and “factuality.” Thus, the majority of Musim Scholarly and Scientific works simply referred to “Things-in-Themselves” as a useful and inoffensive “matter of fact,” without exploring its Logical, Metaphysical, or Philosophical implications. In this manner, “Things-in-Themselves” (fī Nafs-al-Amr) became a familiar and respected choice of words in Qur’ānic Studies and Commentary (Tafsīr), the Sharī‘a Sciences (Fiqh and Uṣūl-al-Fiqh), the Divine Sciences and Kalām, Logic (al-Manṭiq), Metaphysical Sufism (‘Ilm al-Ḥaqā’iq), and ultimately the emerging Corrective Tradition (‘Ilm al-Taḥqīq). </w:t>
      </w:r>
    </w:p>
    <w:p w14:paraId="49166326" w14:textId="093EC00D" w:rsidR="002C7771" w:rsidRDefault="002C7771" w:rsidP="00E616ED">
      <w:pPr>
        <w:pStyle w:val="ListParagraph"/>
        <w:numPr>
          <w:ilvl w:val="3"/>
          <w:numId w:val="6"/>
        </w:numPr>
      </w:pPr>
      <w:r>
        <w:t>Usually, however, the word “Things-in-Themselves” (fī Nafs-al-Amr) served as a Logical convenience and perhaps even a sedative palliative or safe anodyne to avoid serious controversy, although again—unlike other technical expressions—the term was not defined or explained in-depth, and its potentially difficult yet profound Logical and Ontological implications were left aside. In light of the above, it is valid to say, however, that, from an early period, the “Thing-in-Itself” (Nafs-al-Amr) was invoked in different Schools and across different disciplines as a potentially Metaphysical concept, underlying their Correspondence Theories in order to establish the “objectivity” of Truth with hopeful clarity, versatility, and scope.</w:t>
      </w:r>
    </w:p>
    <w:p w14:paraId="5E301DA2" w14:textId="7AE68351" w:rsidR="00B82DE1" w:rsidRDefault="002C7771" w:rsidP="00E616ED">
      <w:pPr>
        <w:pStyle w:val="ListParagraph"/>
        <w:numPr>
          <w:ilvl w:val="3"/>
          <w:numId w:val="6"/>
        </w:numPr>
      </w:pPr>
      <w:r>
        <w:t>The oldest usages of nafs-al-amr as “a thing itself” or “in itself” (nafs-al-shay’ fī ḥadd-dhātihi), which was universally employed by Muslims in Scholarship and the Sciences, seemed wholly valid for its purposes as a statement for the broadest and most general concept of “a thing” in its “objective” and supposedly “neutral” perspective of Existence. For all intents and purposes, the term met the needs for which it was used, although it lacked any rigorous definition which might begin to answer or, for that matter, even broach the question of the Logical, Ontological, and Metaphysical Identity of “Things-in-Themselves” (Nafs-al-Amr). This deeper speculative work would only emerge gradually after the concept later emerged in the Corrective Tradition, although no objections were made to prevent the useful term from being understood in the broadest and profoundest of terms before that. The great Scholars of the Corrective Tradition understood that definition and Metaphysics require more than practical common sense. “Because it seems that way” may prove good enough for practical affairs, but in Metaphysics, it is not sufficient merely to employ concepts because they come naturally. There must be some measure by which we confirm their correspondence to objective Reality and Truth.</w:t>
      </w:r>
    </w:p>
    <w:p w14:paraId="5E8044B1" w14:textId="3D0E6840" w:rsidR="00975601" w:rsidRPr="00283932" w:rsidRDefault="00975601" w:rsidP="00E616ED">
      <w:pPr>
        <w:pStyle w:val="ListParagraph"/>
        <w:numPr>
          <w:ilvl w:val="3"/>
          <w:numId w:val="6"/>
        </w:numPr>
      </w:pPr>
      <w:r w:rsidRPr="00975601">
        <w:t>Ironically in a manner strikingly similar to al-Rāzī, whom Naṣīr-al-Dīn al-Ṭūsī abhorred but with whom he was so deeply familiar, al-Ṭūsī positively identified the objects of non-sensible knowledge with specific levels in the gradation of Being (Marātib al-Wujūd), indicating by that the presence of an actual “objective” World of Truth beyond the phenomenal World of concrete objects. Since al-Ṭūsī rejected belief in Platonic Forms and Akbarian Archetypes, he identified this innovational Truth-Maker with the Agent-Intellect of Ibn Sīnā’s Cosmology. As a result, al-Ṭūsī may have actually been the first Scholar to formulate an explicit Ontological theory for “Things-in-Themselves (Nafs-al-Amr) as representing the Truth-Making domain in the structure of Reality with its gradations of Being (Marātib al-Wujūd) that ordains true judgments to be true and false pronouncements to be false. Because of his dogmatic emulation of Ibn Sīnā’s highly questionable Cosmology—which the later Corrective Tradition would emend—al-Ṭūsī’s formulation of this distinctive Ontology for Things-in-Themselves was almost universally rejected by later Scholars. All the same, the Ontological direction of his argumentation became pivotal for later generations.</w:t>
      </w:r>
    </w:p>
    <w:p w14:paraId="4532C28A" w14:textId="77777777" w:rsidR="00283932" w:rsidRPr="00283932" w:rsidRDefault="00283932" w:rsidP="00283932"/>
    <w:p w14:paraId="4D52F9A1" w14:textId="766FE059" w:rsidR="00D7368E" w:rsidRPr="00D7368E" w:rsidRDefault="00FD1A33" w:rsidP="00E616ED">
      <w:pPr>
        <w:pStyle w:val="Heading4"/>
        <w:numPr>
          <w:ilvl w:val="0"/>
          <w:numId w:val="6"/>
        </w:numPr>
        <w:rPr>
          <w:rFonts w:asciiTheme="majorBidi" w:eastAsiaTheme="minorHAnsi" w:hAnsiTheme="majorBidi"/>
          <w:b/>
          <w:bCs/>
          <w:sz w:val="28"/>
          <w:szCs w:val="28"/>
        </w:rPr>
      </w:pPr>
      <w:bookmarkStart w:id="63" w:name="_Toc188509317"/>
      <w:r>
        <w:rPr>
          <w:rFonts w:eastAsiaTheme="minorHAnsi"/>
        </w:rPr>
        <w:t xml:space="preserve"> </w:t>
      </w:r>
      <w:r w:rsidRPr="005744FB">
        <w:rPr>
          <w:rFonts w:asciiTheme="majorBidi" w:eastAsiaTheme="minorHAnsi" w:hAnsiTheme="majorBidi"/>
          <w:b/>
          <w:bCs/>
          <w:color w:val="C00000"/>
          <w:sz w:val="28"/>
          <w:szCs w:val="28"/>
        </w:rPr>
        <w:t>Transcendental</w:t>
      </w:r>
      <w:r w:rsidR="00D7368E">
        <w:rPr>
          <w:rFonts w:asciiTheme="majorBidi" w:eastAsiaTheme="minorHAnsi" w:hAnsiTheme="majorBidi"/>
          <w:b/>
          <w:bCs/>
          <w:color w:val="C00000"/>
          <w:sz w:val="28"/>
          <w:szCs w:val="28"/>
        </w:rPr>
        <w:t xml:space="preserve"> </w:t>
      </w:r>
      <w:r w:rsidR="00F771FA">
        <w:rPr>
          <w:rFonts w:asciiTheme="majorBidi" w:eastAsiaTheme="minorHAnsi" w:hAnsiTheme="majorBidi"/>
          <w:b/>
          <w:bCs/>
          <w:color w:val="C00000"/>
          <w:sz w:val="28"/>
          <w:szCs w:val="28"/>
        </w:rPr>
        <w:t xml:space="preserve">&amp; </w:t>
      </w:r>
      <w:r w:rsidR="00D7368E">
        <w:rPr>
          <w:rFonts w:asciiTheme="majorBidi" w:eastAsiaTheme="minorHAnsi" w:hAnsiTheme="majorBidi"/>
          <w:b/>
          <w:bCs/>
          <w:color w:val="C00000"/>
          <w:sz w:val="28"/>
          <w:szCs w:val="28"/>
        </w:rPr>
        <w:t xml:space="preserve">Cognitive </w:t>
      </w:r>
      <w:r w:rsidRPr="005744FB">
        <w:rPr>
          <w:rFonts w:asciiTheme="majorBidi" w:eastAsiaTheme="minorHAnsi" w:hAnsiTheme="majorBidi"/>
          <w:b/>
          <w:bCs/>
          <w:color w:val="C00000"/>
          <w:sz w:val="28"/>
          <w:szCs w:val="28"/>
        </w:rPr>
        <w:t>Categories</w:t>
      </w:r>
      <w:bookmarkStart w:id="64" w:name="_Toc188509322"/>
      <w:bookmarkEnd w:id="63"/>
      <w:r w:rsidRPr="00A93D59">
        <w:rPr>
          <w:rFonts w:eastAsiaTheme="minorHAnsi"/>
        </w:rPr>
        <w:t xml:space="preserve">     </w:t>
      </w:r>
    </w:p>
    <w:bookmarkEnd w:id="64"/>
    <w:p w14:paraId="2F6ED505" w14:textId="77777777" w:rsidR="00060A58" w:rsidRDefault="00D7368E" w:rsidP="00E616ED">
      <w:pPr>
        <w:pStyle w:val="Heading4"/>
        <w:numPr>
          <w:ilvl w:val="3"/>
          <w:numId w:val="6"/>
        </w:numPr>
        <w:rPr>
          <w:rFonts w:asciiTheme="majorBidi" w:eastAsiaTheme="minorHAnsi" w:hAnsiTheme="majorBidi"/>
          <w:i w:val="0"/>
          <w:iCs w:val="0"/>
          <w:color w:val="000000" w:themeColor="text1"/>
        </w:rPr>
      </w:pPr>
      <w:r w:rsidRPr="00D7368E">
        <w:rPr>
          <w:rFonts w:asciiTheme="majorBidi" w:eastAsiaTheme="minorHAnsi" w:hAnsiTheme="majorBidi"/>
          <w:i w:val="0"/>
          <w:iCs w:val="0"/>
          <w:color w:val="000000" w:themeColor="text1"/>
        </w:rPr>
        <w:t>Cognitive Categories (Arabic: al-Umūr al-‘Āmma [General Things, Things-General] or al-Maqūlāt [Discursive Propositions]), Transcendental Categories, or Transcendentals—which in Arabic are also called (al-Umūr al-‘Āmma)—refer to the primary Intelligibles of the Human Intellect in terms that actuate Intelligibility, enable us “to read” the Book of Creation articulately, and make real our Isomorphic understanding of ourselves and the World around us. These basic Intelligibles constitute the most fundamental cognitive mechanisms of all that make Intellection work, and—to repeat because of its importance—they underlie and make up the foundation of the Intelligibility of the World. Such Cognitive Categories govern the vast and potentially infinite range of Human cognitive experience and our perception of all Principles, abstract concepts, and Being itself, not to mention the potentially infinite myriads of individuated particulars instantiated in temporal Existence.</w:t>
      </w:r>
    </w:p>
    <w:p w14:paraId="1D3E9F7A" w14:textId="2085287C" w:rsidR="00FD1A33" w:rsidRPr="00060A58" w:rsidRDefault="00D7368E" w:rsidP="00E616ED">
      <w:pPr>
        <w:pStyle w:val="ListParagraph"/>
        <w:numPr>
          <w:ilvl w:val="0"/>
          <w:numId w:val="134"/>
        </w:numPr>
        <w:rPr>
          <w:rFonts w:eastAsiaTheme="minorHAnsi"/>
        </w:rPr>
      </w:pPr>
      <w:r w:rsidRPr="00060A58">
        <w:rPr>
          <w:rFonts w:eastAsiaTheme="minorHAnsi"/>
        </w:rPr>
        <w:t>In the mirror of sound Intellect, the Transcendental Categories have supreme priority and authority. For they Necessarily “presuppose” every single act of cognition. Yet, whatever is “presupposed” in each Intellective act from the very beginning cannot itself be the product of the Intellection that it “presupposes.” Thus, for example, any act of the Intellect positing Unity must be “Unitary” to begin with before it can posit such Unity. Otherwise, it would be relegated to nothingness. It could neither be a valid thought, nor could it reach out to the cognitive World of “Veritable Concepts” (al-Mafāhīm al-Ḥaqīqiyya). Thus, the Categories—and in this example “the Unity”—which are “presupposed” by every Intellective act as a precondition for it taking place does not and cannot rest upon the subjective position of thought itself. Rather, it must Necessarily precede all subjective “Unifications” that thought constructs. This also means that the reduction of Transcendentals to extramental particulars or “abstractions” from them is Impossible because of the contradiction that it Necessarily implies and the fundamental confusion of Epistemology with Ontology. Consequently, the Intellect concludes that the Transcendentals—just like positing the One—constitute primary cognitions and belong to a prior Intelligible Framework—that of “Things-in-Themselves” (fī Nafs-al-Amr)—to which they in their abstraction and all the individual particulars in the concreteness that they perceive must conform. This Framework is not “instantiated” by the individual particulars, nor is it something that “originates” in the Mind as an “abstraction.”</w:t>
      </w:r>
    </w:p>
    <w:p w14:paraId="2A4D0CB5" w14:textId="77777777" w:rsidR="00D7368E" w:rsidRDefault="00D7368E" w:rsidP="00D7368E">
      <w:pPr>
        <w:rPr>
          <w:rFonts w:eastAsiaTheme="minorHAnsi"/>
        </w:rPr>
      </w:pPr>
    </w:p>
    <w:p w14:paraId="70AC5FE9" w14:textId="65162C04" w:rsidR="00D7368E" w:rsidRDefault="00CA5BEB" w:rsidP="0EDB5CF4">
      <w:pPr>
        <w:pStyle w:val="ListParagraph"/>
        <w:numPr>
          <w:ilvl w:val="3"/>
          <w:numId w:val="6"/>
        </w:numPr>
        <w:rPr>
          <w:rFonts w:eastAsiaTheme="minorEastAsia"/>
        </w:rPr>
      </w:pPr>
      <w:r w:rsidRPr="00CA5BEB">
        <w:rPr>
          <w:rFonts w:eastAsiaTheme="minorEastAsia"/>
        </w:rPr>
        <w:t>Cognitive Categories (Arabic: al-Um≈´r al-'ƒÄmma [General Things, Things-General] or al-Maq≈´lƒÅt [Discursive Propositions]), Transcendental Categories, or Transcendentals-which in Arabic are also called (al-Um≈´r al-'ƒÄmma)-refer to the primary Intelligibles of the Human Intellect in terms that actuate Intelligibility, enable us "to read" the Book of Creation articulately, and make real our Isomorphic understanding of ourselves and the World around us. These basic Intelligibles constitute the most fundamental cognitive mechanisms of all that make Intellection work, and-to repeat because of its importance-they underlie and make up the foundation of the Intelligibility of the World. Such Cognitive Categories govern the vast and potentially infinite range of Human cognitive experience and our perception of all Principles, abstract concepts, and Being itself, not to mention the potentially infinite myriads of individuated particulars instantiated in temporal Existence.</w:t>
      </w:r>
    </w:p>
    <w:p w14:paraId="1937B81C" w14:textId="77777777" w:rsidR="00CA5BEB" w:rsidRPr="00CA5BEB" w:rsidRDefault="00CA5BEB" w:rsidP="00E616ED">
      <w:pPr>
        <w:pStyle w:val="ListParagraph"/>
        <w:numPr>
          <w:ilvl w:val="3"/>
          <w:numId w:val="6"/>
        </w:numPr>
        <w:rPr>
          <w:rFonts w:eastAsiaTheme="minorHAnsi"/>
        </w:rPr>
      </w:pPr>
      <w:r w:rsidRPr="00CA5BEB">
        <w:rPr>
          <w:rFonts w:eastAsiaTheme="minorHAnsi"/>
        </w:rPr>
        <w:t>Cognitive Categories (Arabic: al-Um≈´r al-'ƒÄmma [General Things, Things-General] or al-Maq≈´lƒÅt [Discursive Propositions]), Transcendental Categories, or Transcendentals-which in Arabic are also called (al-Um≈´r al-'ƒÄmma)-refer to the primary Intelligibles of the Human Intellect in terms that actuate Intelligibility, enable us "to read" the Book of Creation articulately, and make real our Isomorphic understanding of ourselves and the World around us. These basic Intelligibles constitute the most fundamental cognitive mechanisms of all that make Intellection work, and-to repeat because of its importance-they underlie and make up the foundation of the Intelligibility of the World. Such Cognitive Categories govern the vast and potentially infinite range of Human cognitive experience and our perception of all Principles, abstract concepts, and Being itself, not to mention the potentially infinite myriads of individuated particulars instantiated in temporal Existence.</w:t>
      </w:r>
    </w:p>
    <w:p w14:paraId="6E2EDA81" w14:textId="5ACBC35B" w:rsidR="00CA5BEB" w:rsidRPr="00060A58" w:rsidRDefault="00CA5BEB" w:rsidP="00060A58">
      <w:pPr>
        <w:rPr>
          <w:rFonts w:eastAsiaTheme="minorHAnsi"/>
        </w:rPr>
      </w:pPr>
    </w:p>
    <w:p w14:paraId="0678C2B2" w14:textId="77777777" w:rsidR="00FD1A33" w:rsidRPr="005E3007" w:rsidRDefault="00FD1A33" w:rsidP="00FD1A33">
      <w:pPr>
        <w:rPr>
          <w:rFonts w:eastAsiaTheme="minorHAnsi"/>
        </w:rPr>
      </w:pPr>
    </w:p>
    <w:p w14:paraId="61D1E30E" w14:textId="77777777" w:rsidR="00FD1A33" w:rsidRDefault="00FD1A33" w:rsidP="00E616ED">
      <w:pPr>
        <w:pStyle w:val="Heading4"/>
        <w:numPr>
          <w:ilvl w:val="0"/>
          <w:numId w:val="6"/>
        </w:numPr>
        <w:rPr>
          <w:rFonts w:asciiTheme="majorBidi" w:eastAsiaTheme="minorHAnsi" w:hAnsiTheme="majorBidi"/>
          <w:b/>
          <w:bCs/>
          <w:color w:val="C00000"/>
          <w:sz w:val="28"/>
          <w:szCs w:val="28"/>
        </w:rPr>
      </w:pPr>
      <w:bookmarkStart w:id="65" w:name="_Toc188509354"/>
      <w:r>
        <w:rPr>
          <w:rFonts w:asciiTheme="majorBidi" w:eastAsiaTheme="minorHAnsi" w:hAnsiTheme="majorBidi"/>
          <w:b/>
          <w:bCs/>
          <w:color w:val="C00000"/>
          <w:sz w:val="28"/>
          <w:szCs w:val="28"/>
        </w:rPr>
        <w:t xml:space="preserve"> V</w:t>
      </w:r>
      <w:r w:rsidRPr="004F6F56">
        <w:rPr>
          <w:rFonts w:asciiTheme="majorBidi" w:eastAsiaTheme="minorHAnsi" w:hAnsiTheme="majorBidi"/>
          <w:b/>
          <w:bCs/>
          <w:color w:val="C00000"/>
          <w:sz w:val="28"/>
          <w:szCs w:val="28"/>
        </w:rPr>
        <w:t>erticalism versus Horizontalism</w:t>
      </w:r>
      <w:bookmarkEnd w:id="65"/>
    </w:p>
    <w:p w14:paraId="3502CBD3" w14:textId="77777777" w:rsidR="006275A4" w:rsidRPr="006275A4" w:rsidRDefault="006275A4" w:rsidP="00E616ED">
      <w:pPr>
        <w:pStyle w:val="ListParagraph"/>
        <w:numPr>
          <w:ilvl w:val="3"/>
          <w:numId w:val="6"/>
        </w:numPr>
        <w:rPr>
          <w:rFonts w:eastAsiaTheme="minorHAnsi"/>
        </w:rPr>
      </w:pPr>
      <w:r w:rsidRPr="006275A4">
        <w:rPr>
          <w:rFonts w:eastAsiaTheme="minorHAnsi"/>
        </w:rPr>
        <w:t>Metaphorically, Signs and symbols are vertical—they point to what is above. Every authentic sign or symbol—such as the Grand Canyon or Niagara Falls—serves as a reflection of higher principles and a support for universal truths and concepts embedded in the very structure of reality. For this reason, true symbolism is endowed with powerful efficacy that goes far beyond its most basic feature of subconscious esthetic appeal. In their natural efficacy, signs and symbols go above and beyond us, and, in this regard, they may be called supra-human. Each authentic symbol possesses an operative power to call to mind something much greater than itself. All things in creation glorify God, but signs and symbols are particularly impressive in their glorification of God and their ability to point beyond themselves to what is greater and more real.</w:t>
      </w:r>
    </w:p>
    <w:p w14:paraId="47523F22" w14:textId="77777777" w:rsidR="006275A4" w:rsidRPr="006275A4" w:rsidRDefault="006275A4" w:rsidP="0EDB5CF4">
      <w:pPr>
        <w:pStyle w:val="ListParagraph"/>
        <w:ind w:left="360"/>
        <w:rPr>
          <w:rFonts w:eastAsiaTheme="minorEastAsia"/>
        </w:rPr>
      </w:pPr>
    </w:p>
    <w:p w14:paraId="394CE141" w14:textId="77777777" w:rsidR="006275A4" w:rsidRPr="006275A4" w:rsidRDefault="006275A4" w:rsidP="00E616ED">
      <w:pPr>
        <w:pStyle w:val="ListParagraph"/>
        <w:numPr>
          <w:ilvl w:val="3"/>
          <w:numId w:val="6"/>
        </w:numPr>
        <w:rPr>
          <w:rFonts w:eastAsiaTheme="minorHAnsi"/>
        </w:rPr>
      </w:pPr>
      <w:r w:rsidRPr="006275A4">
        <w:rPr>
          <w:rFonts w:eastAsiaTheme="minorHAnsi"/>
        </w:rPr>
        <w:t xml:space="preserve">Symbolism is based on the universal truth that all things are linked together. In the principial order, all multiplicity is synthetically brought together in primordial unity. Given their shared principial nature, all things correspond with each other and cooperate with each other in reflecting the universal harmony that informs them, and they ultimately reflect the divine unity--tawḥīd--which is the foundation of reality. Such correspondence is what makes a sign a sign, and it is the foundation of authentic traditional symbolism, especially the truth that the lower domain of this world (al-mulk) mirrors and therefore symbolizes the higher domain of malakūt, principle, and archetype, which constitute reflections of God’s creative act at the highest level. </w:t>
      </w:r>
    </w:p>
    <w:p w14:paraId="556A55A6" w14:textId="77777777" w:rsidR="006275A4" w:rsidRPr="006275A4" w:rsidRDefault="006275A4" w:rsidP="0EDB5CF4">
      <w:pPr>
        <w:pStyle w:val="ListParagraph"/>
        <w:ind w:left="360"/>
        <w:rPr>
          <w:rFonts w:eastAsiaTheme="minorEastAsia"/>
        </w:rPr>
      </w:pPr>
    </w:p>
    <w:p w14:paraId="25D98C53" w14:textId="6B64B5BE" w:rsidR="006275A4" w:rsidRPr="006275A4" w:rsidRDefault="006275A4" w:rsidP="00E616ED">
      <w:pPr>
        <w:pStyle w:val="ListParagraph"/>
        <w:numPr>
          <w:ilvl w:val="3"/>
          <w:numId w:val="6"/>
        </w:numPr>
        <w:rPr>
          <w:rFonts w:eastAsiaTheme="minorHAnsi"/>
        </w:rPr>
      </w:pPr>
      <w:r w:rsidRPr="006275A4">
        <w:rPr>
          <w:rFonts w:eastAsiaTheme="minorHAnsi"/>
        </w:rPr>
        <w:t>Symbolism is synthetic—not just analytical—therefore, it can be said to be superior to purely discursive, analytical thought. Symbolism opens up for us expansive possibilities of conception that are virtually unlimited as opposed to the fixed and more limited meanings of analytical discourse. The universe is a unified whole; its various parts--its quantifiable multiplicities of individual manifestations--are held together by universal analogies that exists between them. This analogical interrelation is expounded in the language of symbolism, beginning with numerical and geometric symbolism. Everywhere within the universe the key to understanding things is numbers and primal forms, which, like the morning sun, disperse the fog of the unintelligibility of things considered only in terms of their earthly opaqueness. Numbers and basic geometric forms rank among the most important of signs and symbols because they are perfectly suited to relating multiplicity to unity and bringing to light the harmony which pervades the universe. Traditionally, Islamic civilization understood profoundly that the entire world is composed in conformity with arithmetical, geometrical, and musical relations. The science of number (‘ilm al-‘adad), in particular, was considered the best way leading to the grasp of unity as a science standing above nature. Earlier Muslims saw numbers not just as quantifiers but as embodying the underlying principles of all existent entities and the roots of all the other sciences.</w:t>
      </w:r>
    </w:p>
    <w:p w14:paraId="4C00795C" w14:textId="77777777" w:rsidR="00FD1A33" w:rsidRDefault="00FD1A33" w:rsidP="0EDB5CF4">
      <w:pPr>
        <w:ind w:right="1170"/>
        <w:rPr>
          <w:rFonts w:eastAsiaTheme="minorEastAsia"/>
          <w:b/>
          <w:bCs/>
          <w:i/>
          <w:iCs/>
        </w:rPr>
      </w:pPr>
      <w:bookmarkStart w:id="66" w:name="_Toc188509355"/>
      <w:r w:rsidRPr="0EDB5CF4">
        <w:rPr>
          <w:rFonts w:eastAsiaTheme="minorEastAsia"/>
          <w:b/>
          <w:bCs/>
          <w:i/>
          <w:iCs/>
        </w:rPr>
        <w:t>Modern Eclipse of Verticality</w:t>
      </w:r>
      <w:bookmarkEnd w:id="66"/>
    </w:p>
    <w:p w14:paraId="2660C2D7" w14:textId="20BE5F4F" w:rsidR="00F24254" w:rsidRPr="00F24254" w:rsidRDefault="00F24254" w:rsidP="00E616ED">
      <w:pPr>
        <w:pStyle w:val="ListParagraph"/>
        <w:numPr>
          <w:ilvl w:val="3"/>
          <w:numId w:val="6"/>
        </w:numPr>
        <w:ind w:right="1170"/>
        <w:rPr>
          <w:rFonts w:eastAsiaTheme="minorHAnsi"/>
        </w:rPr>
      </w:pPr>
      <w:r w:rsidRPr="00F24254">
        <w:rPr>
          <w:rFonts w:eastAsiaTheme="minorHAnsi"/>
        </w:rPr>
        <w:t xml:space="preserve">      When vertical and horizontal knowledge are harmoniously combined, they give us access to real knowledge. When knowledge is reduced to complete horizontality, it produces the eclipse of verticality and, consequently, of true, unveiling knowledge. Proper linkage of horizontal and vertical knowledge makes possible the “rooting” of knowledge, which is the basis of spiritual enlightenment and true scientific insight and rational knowledge. Empirical science, philosophy, and sophisticated metaphysics need each other and must be developed as complementary, not as mutually exclusive.</w:t>
      </w:r>
    </w:p>
    <w:p w14:paraId="493CA021" w14:textId="79571888" w:rsidR="00FD1A33" w:rsidRDefault="00122537" w:rsidP="0EDB5CF4">
      <w:pPr>
        <w:ind w:right="1170"/>
        <w:rPr>
          <w:rFonts w:eastAsiaTheme="minorEastAsia"/>
          <w:b/>
          <w:bCs/>
          <w:i/>
          <w:iCs/>
        </w:rPr>
      </w:pPr>
      <w:bookmarkStart w:id="67" w:name="_Toc188509356"/>
      <w:r w:rsidRPr="0EDB5CF4">
        <w:rPr>
          <w:rFonts w:eastAsiaTheme="minorEastAsia"/>
          <w:b/>
          <w:bCs/>
          <w:i/>
          <w:iCs/>
        </w:rPr>
        <w:t>Horizontal</w:t>
      </w:r>
      <w:r w:rsidR="00FD1A33" w:rsidRPr="0EDB5CF4">
        <w:rPr>
          <w:rFonts w:eastAsiaTheme="minorEastAsia"/>
          <w:b/>
          <w:bCs/>
          <w:i/>
          <w:iCs/>
        </w:rPr>
        <w:t xml:space="preserve"> Blindness: Attribute Things to Things</w:t>
      </w:r>
      <w:bookmarkEnd w:id="67"/>
    </w:p>
    <w:p w14:paraId="4D14B461" w14:textId="6207533F" w:rsidR="00D43DD8" w:rsidRPr="00D43DD8" w:rsidRDefault="00D43DD8" w:rsidP="0EDB5CF4">
      <w:pPr>
        <w:pStyle w:val="ListParagraph"/>
        <w:numPr>
          <w:ilvl w:val="3"/>
          <w:numId w:val="6"/>
        </w:numPr>
        <w:ind w:right="1170"/>
        <w:rPr>
          <w:rFonts w:eastAsiaTheme="minorEastAsia"/>
        </w:rPr>
      </w:pPr>
      <w:r w:rsidRPr="0EDB5CF4">
        <w:rPr>
          <w:rFonts w:eastAsiaTheme="minorEastAsia"/>
        </w:rPr>
        <w:t xml:space="preserve">"One of the Qur'an's most central teachings is: 'Do not look on the things of this world as independent realities, for they are all in fact entirely dependent for their existence on the Reality of God whose Glory they were created to reveal.'" </w:t>
      </w:r>
    </w:p>
    <w:p w14:paraId="2E58BDDD" w14:textId="77777777" w:rsidR="00D43DD8" w:rsidRPr="00D43DD8" w:rsidRDefault="00D43DD8" w:rsidP="00E616ED">
      <w:pPr>
        <w:pStyle w:val="ListParagraph"/>
        <w:numPr>
          <w:ilvl w:val="3"/>
          <w:numId w:val="6"/>
        </w:numPr>
        <w:ind w:right="1170"/>
        <w:rPr>
          <w:rFonts w:eastAsiaTheme="minorHAnsi"/>
        </w:rPr>
      </w:pPr>
      <w:r w:rsidRPr="00D43DD8">
        <w:rPr>
          <w:rFonts w:eastAsiaTheme="minorHAnsi"/>
        </w:rPr>
        <w:t>If the term “science” is properly defined and applied to present-day learning, it would also necessarily include the attempt to root and retool the mathematical and natural sciences and ground them properly so that they become vertical, truth-giving, and fruitful. Restoring the science of the foundational principles of the religion to its rightful stature and hierarchical position among all the fields of human learning and endeavor allows us to see things in the reality in their unitive rather than in their separative aspects. It permits us to put everything in its rightful place consistent with an outward hierarchy of all the different types of knowledge. The proper ordering of the sciences is a communal obligation and highly praiseworthy endeavor. Moreover, it is ultimately an act of supreme civilizational justice. In Arabic, the basic linguistic sense of oppression and injustice (al-ẓulm) is “to put things where they do not belong.” By contrast, justice is done when things--including in this case the sciences and their technologies--are put in proper order and where each of them rightfully belongs and can then bring benefit to humanity, the environment, and the world at large instead of the harm that we presently witness everywhere</w:t>
      </w:r>
    </w:p>
    <w:p w14:paraId="1D788BD9" w14:textId="77777777" w:rsidR="00D43DD8" w:rsidRPr="00D43DD8" w:rsidRDefault="00D43DD8" w:rsidP="00D43DD8">
      <w:pPr>
        <w:ind w:right="1170"/>
        <w:rPr>
          <w:rFonts w:eastAsiaTheme="minorHAnsi"/>
        </w:rPr>
      </w:pPr>
    </w:p>
    <w:p w14:paraId="3CD6FE14" w14:textId="3499BF07" w:rsidR="00D43DD8" w:rsidRDefault="00D43DD8" w:rsidP="00E616ED">
      <w:pPr>
        <w:pStyle w:val="ListParagraph"/>
        <w:numPr>
          <w:ilvl w:val="3"/>
          <w:numId w:val="6"/>
        </w:numPr>
        <w:ind w:right="1170"/>
        <w:rPr>
          <w:rFonts w:eastAsiaTheme="minorHAnsi"/>
        </w:rPr>
      </w:pPr>
      <w:r w:rsidRPr="00D43DD8">
        <w:rPr>
          <w:rFonts w:eastAsiaTheme="minorHAnsi"/>
        </w:rPr>
        <w:t>To help understand the principle of adequation, consider the following example: Which human being is able to know the Ka‘ba, the House of God in Mecca, as it actually is in itself and in the infinite knowledge and perception of God? Most of us have never seen, and will never see, its interior. None of us has seen its deepest foundations. None of us actually knows if there are treasures buried below, as has long been claimed. None of us can see all the believers in the world directing themselves toward it in a single moment. None of us is able to witness, know, or perceive the Ka‘ba in its absolute totality as God does. Yet, each believer knows the Ka‘ba validly and sufficiently by virtue of the principle of adequation. We attain adequate knowledge of the House of God, even at an initial stage when all we know is what we have gathered from true stories, read in accurate descriptions, or seen in photographs. When we visit the Ka‘ba in person, circle it in worship, and gaze up at it in awe, our knowledge of it increases greatly—we come to know the House of God in a fresh and brilliant light—but our new, experiential knowledge does not contradict what we knew before—it only builds on it and enriches it.</w:t>
      </w:r>
    </w:p>
    <w:p w14:paraId="754B108F" w14:textId="77777777" w:rsidR="00D43DD8" w:rsidRPr="00D43DD8" w:rsidRDefault="00D43DD8" w:rsidP="00D43DD8">
      <w:pPr>
        <w:pStyle w:val="ListParagraph"/>
        <w:ind w:left="360" w:right="1170"/>
        <w:rPr>
          <w:rFonts w:eastAsiaTheme="minorHAnsi"/>
        </w:rPr>
      </w:pPr>
    </w:p>
    <w:p w14:paraId="35D7E66F" w14:textId="77777777" w:rsidR="00FD1A33" w:rsidRPr="005E3007" w:rsidRDefault="0A910C68" w:rsidP="0EDB5CF4">
      <w:pPr>
        <w:ind w:left="360" w:right="1170"/>
        <w:rPr>
          <w:rFonts w:eastAsiaTheme="minorEastAsia"/>
          <w:b/>
          <w:bCs/>
          <w:i/>
          <w:iCs/>
        </w:rPr>
      </w:pPr>
      <w:r w:rsidRPr="19736EA0">
        <w:rPr>
          <w:rFonts w:eastAsiaTheme="minorEastAsia"/>
          <w:b/>
          <w:bCs/>
          <w:i/>
          <w:iCs/>
        </w:rPr>
        <w:t xml:space="preserve">Verticality &amp; Horizontality in Cognition &amp; Science: </w:t>
      </w:r>
      <w:r w:rsidRPr="19736EA0">
        <w:rPr>
          <w:b/>
          <w:bCs/>
          <w:i/>
          <w:iCs/>
        </w:rPr>
        <w:t>horizontal, into real and truly beneficial knowledge, which is vertical.</w:t>
      </w:r>
      <w:r w:rsidR="00FD1A33" w:rsidRPr="19736EA0">
        <w:rPr>
          <w:rStyle w:val="FootnoteReference"/>
          <w:b/>
          <w:bCs/>
          <w:i/>
          <w:iCs/>
        </w:rPr>
        <w:footnoteReference w:id="21"/>
      </w:r>
    </w:p>
    <w:p w14:paraId="75E7E823" w14:textId="77777777" w:rsidR="00FD1A33" w:rsidRPr="004F6F56" w:rsidRDefault="00FD1A33" w:rsidP="00D16A7E">
      <w:pPr>
        <w:rPr>
          <w:rFonts w:eastAsiaTheme="minorHAnsi"/>
          <w:b/>
          <w:bCs/>
          <w:i/>
          <w:iCs/>
        </w:rPr>
      </w:pPr>
    </w:p>
    <w:p w14:paraId="5CC19035" w14:textId="77777777" w:rsidR="00FD1A33" w:rsidRDefault="00FD1A33" w:rsidP="00E616ED">
      <w:pPr>
        <w:pStyle w:val="Heading4"/>
        <w:numPr>
          <w:ilvl w:val="0"/>
          <w:numId w:val="6"/>
        </w:numPr>
        <w:rPr>
          <w:rFonts w:asciiTheme="majorBidi" w:hAnsiTheme="majorBidi"/>
          <w:b/>
          <w:bCs/>
          <w:color w:val="C00000"/>
          <w:sz w:val="28"/>
          <w:szCs w:val="28"/>
        </w:rPr>
      </w:pPr>
      <w:bookmarkStart w:id="68" w:name="_Toc188509357"/>
      <w:r>
        <w:rPr>
          <w:rFonts w:asciiTheme="majorBidi" w:hAnsiTheme="majorBidi"/>
          <w:b/>
          <w:bCs/>
          <w:color w:val="C00000"/>
          <w:sz w:val="28"/>
          <w:szCs w:val="28"/>
        </w:rPr>
        <w:t xml:space="preserve"> V</w:t>
      </w:r>
      <w:r w:rsidRPr="00C42D1B">
        <w:rPr>
          <w:rFonts w:asciiTheme="majorBidi" w:hAnsiTheme="majorBidi"/>
          <w:b/>
          <w:bCs/>
          <w:color w:val="C00000"/>
          <w:sz w:val="28"/>
          <w:szCs w:val="28"/>
        </w:rPr>
        <w:t>eritable Concepts (Mafāhīm Ḥaqīqiyya) versus non-Veritable Concepts</w:t>
      </w:r>
      <w:bookmarkEnd w:id="68"/>
      <w:r w:rsidRPr="00C42D1B">
        <w:rPr>
          <w:rFonts w:asciiTheme="majorBidi" w:hAnsiTheme="majorBidi"/>
          <w:b/>
          <w:bCs/>
          <w:color w:val="C00000"/>
          <w:sz w:val="28"/>
          <w:szCs w:val="28"/>
        </w:rPr>
        <w:t xml:space="preserve"> (Mafāhīm Ghayr-Ḥaqīqiyya)</w:t>
      </w:r>
    </w:p>
    <w:p w14:paraId="3B8875EE" w14:textId="4FC1AC6B" w:rsidR="00BB7A4D" w:rsidRDefault="00BB7A4D" w:rsidP="00E616ED">
      <w:pPr>
        <w:pStyle w:val="ListParagraph"/>
        <w:numPr>
          <w:ilvl w:val="3"/>
          <w:numId w:val="6"/>
        </w:numPr>
      </w:pPr>
      <w:r w:rsidRPr="00BB7A4D">
        <w:t>What al-Qurṭubī asserts here is clear and it implies further that—despite what they may claim—Trinitarian Christians can never attain valid conceptualization or knowledge of the Trinity that they defend, because it is simply impossible for it to be “properly envisioned in the Intellect,” which is also to say that it is not “a Veritable Concept” (Mafhūm Ḥaqīqī). Thus, Trinitarian belief—as many Trinitarians would readily acknowledge—is always an act of will, not of the Intellect. What they rarely admit, however, is how fundamentally irrational and potentially dangerous that illogical act of will is, not to mention that it defies basic Biblical teaching, which is utterly rational and belongs to the category of “veritable concepts.” Moreover, he notes that we may not validly speak about something as being truly rejected or accepted (raddan wa qabūlan) [in the Intellect] except after it has been made a valid object of reason (ma‘qūl). This is impossibility of truly believing in the Trinity as anything more than merely an act of will is because of the radically contradictory nature of Trinitarian Dogma, which affirms conceptual impossibilities as necessities or possibilities. On the other hand, belief in the Resurrection, Heaven and Hell, and other matters of the Unseen are “veritable concepts,” which, by their nature, can be envisioned in the sound Intellect, because—in themselves—they are conceptual possibilities that pertain to the infinite realm of the All-Possible, even though are contrary to the normative customs we experience in this world. Such affirmation of the Impossible and inconceivable as a core Creedal belief, necessarily leads to irrational belief, which makes belief nothing more than an act of blind will, which is always open to extremism and fanaticism. Thus, al-Qurṭubī accuses the Trinitarians of “rebelling against the Intellect and spreading impossibilities throughout the world” and, in support of this, he quotes the Sages of India, who—in his words—have replied to them by saying: “You have gone against the Intellect and spread impossibilities” (muḍāddat al-‘aql wa bathth al-istiḥālāt ). We could say this as: “You have rebelled against the Intellect and spread impossibilities throughout the world.”</w:t>
      </w:r>
    </w:p>
    <w:p w14:paraId="3A162905" w14:textId="348B4C05" w:rsidR="00BB7A4D" w:rsidRDefault="005839E1" w:rsidP="00E616ED">
      <w:pPr>
        <w:pStyle w:val="ListParagraph"/>
        <w:numPr>
          <w:ilvl w:val="3"/>
          <w:numId w:val="6"/>
        </w:numPr>
      </w:pPr>
      <w:r w:rsidRPr="005839E1">
        <w:t>As we will also see in our study of First Principles in Volume Two, that which is not one cannot be real (mā lam yatawaḥḥad lam yataḥaqqaq), nor can it be conceived by the Intellect. Likewise, that which is not distinctive cannot occur (mā lam yatamayyaz lam yataḥaṣṣal). These principles also explain the conclusion of Traditional Muslim Scholars that the Trinity is a blatant absurdity, which cannot be conceived in the Intellect, cannot possibly exist in external reality, and finally that it can never actually be an object of true belief. Moreover, since the Trinity is not a “veritable concept” (mafhūm ḥaqīqī) as regards God’s Oneness or Prophetic Monotheism, it can only be given a tritheistic interpretation or simply rejected out of hand. Tritheism (Greek: tritheîa, τριθεΐα) is, of course, a patently Pagan and false concept, but all the same, it is a notion that the Intellect can formulate a concrete conception of. Thus, “Tritheism” like all other Polytheisms constitute “veritable concepts” (mafāhīm ḥaqīqiyya)—even though they are false and damnable—as opposed to conceiving of a square circle (dā’ira murabba‘a) or of one being identical to three, and three being identical to one, which are all “non-veritable concepts” (mafāhīm ghayr-ḥaqīqiyya), which the sound Intellect simply cannot grasp, except as submission to an irrational act of will. After all, absurdities are not all equal, and some of them can be conceived of in one form or another—and then be rejected. The logically absurd like “a squared circle” can exist in the mind, but it cannot exist as a real essence in extramental reality. The “squared circle” has a mental presence as a self-contradictory notion. Similarly but in a different sense, the unicorn may in fact be non-existent, but it does have Logical existence. Its non-existence among known things in the real world cannot imply its Logical impossibility, since its Logical existence means that it has an essence as a “veritable concept” (mafhūm ḥaqīqī). The “squared circle,” on the other hand, does not have an essence nor is it a “veritable concept” (mafhūm ḥaqīqī). Having no essence and lack the reality of being a “veritable concept” (mafhūm ḥaqīqī), it cannot exist in extramental reality and is consequently impossible.</w:t>
      </w:r>
    </w:p>
    <w:p w14:paraId="3BC4758F" w14:textId="433D79AD" w:rsidR="005839E1" w:rsidRDefault="005839E1" w:rsidP="00E616ED">
      <w:pPr>
        <w:pStyle w:val="ListParagraph"/>
        <w:numPr>
          <w:ilvl w:val="3"/>
          <w:numId w:val="6"/>
        </w:numPr>
      </w:pPr>
      <w:r w:rsidRPr="005839E1">
        <w:t>As regards, First Principles, however—and sound Mathematics is a principial science--they are the logical laws of reason. It must be emphasized, however, that first principles also reflect the ontological laws of reality. For, being or ontology underlies all other ideas in the real world. When one attempts to think of something real, one must think of that thing as possessing being, otherwise, it cannot be thought of. The notion of being, therefore, is the primary object of thought and is the basis of all derivative thought. Following from this, any primary principle must equally exhibit a primary relation with being. If we speak of relations, then the relation of a particular being must be with regard to something else that is distinct from that being, since any relation is a relation between two distinct entities. Whatever is conceived of as distinct from real being must of necessity be non-being. The primary principles must, therefore, express relationships between being and non-being, existence and non-existence. Moreover, this relation is ruled by the First Principle known as the Law of Non-Contradiction, which Fakhr-al-Dīn al-Rāzī called “the first of the firsts” (Arabic: awwal al-awā’il). But he emphasizes that the principle has no meaning without the conception (Arabic: taṣawwur) of both contradictory or non-contradictory parts of the proposition (Arabic: al-ṭarafān) as two “Veritable Concepts” (Mafhūmāni Ḥaqīqiyyān), which only then can be assented to or denied. This is because logical assent (Arabic: taṣdīq) pertains to judgments, which in turn presuppose the valid conception (taṣawwur) of “veritable concepts” (mafāhīm ḥaqīqiyya). But valid conception (taṣawwur) cannot take place when a thing cannot be known or possibly given a valid conception in the Intellect. When a thing cannot be known in this manner, there can be no valid conception (taṣawwur) and, consequently, no true assent (taṣdīq) is possible, which renders the notion of Trinity as a “non-veritable concept” (mafhūm ghayr-ḥaqīqī) of human discourse as literally “unbelievable.”</w:t>
      </w:r>
    </w:p>
    <w:p w14:paraId="1BDFDB07" w14:textId="33E3FC88" w:rsidR="005839E1" w:rsidRDefault="005839E1" w:rsidP="00E616ED">
      <w:pPr>
        <w:pStyle w:val="ListParagraph"/>
        <w:numPr>
          <w:ilvl w:val="3"/>
          <w:numId w:val="6"/>
        </w:numPr>
      </w:pPr>
      <w:r>
        <w:t>Abū-al-‘Abbās Aḥmad al-Qurṭubī emphasizes that human beings are not actually capable of believing what their sound Intellects cannot properly conceive of or imagine as “veritable concepts.” He states:</w:t>
      </w:r>
    </w:p>
    <w:p w14:paraId="74E1111F" w14:textId="7296121C" w:rsidR="005839E1" w:rsidRPr="00BB7A4D" w:rsidRDefault="005839E1" w:rsidP="00E616ED">
      <w:pPr>
        <w:pStyle w:val="ListParagraph"/>
        <w:numPr>
          <w:ilvl w:val="4"/>
          <w:numId w:val="6"/>
        </w:numPr>
      </w:pPr>
      <w:r>
        <w:t>Everything that we know must be properly envisioned in the Intellect (kullu ma‘rūf yajibu an yatarassama fī al-‘Aql). Whatever cannot be properly envisioned in the Intellect—neither in general nor in detail (lā jumlatan wa lā tafṣīlan)—simply can never be known (fa-huwa ghayr ma‘lūm).</w:t>
      </w:r>
    </w:p>
    <w:p w14:paraId="6F215D03" w14:textId="77777777" w:rsidR="00474FB2" w:rsidRPr="00474FB2" w:rsidRDefault="00474FB2" w:rsidP="00474FB2"/>
    <w:p w14:paraId="15EBC7F7" w14:textId="045AEE89" w:rsidR="00B44B34" w:rsidRPr="000B3E60" w:rsidRDefault="00997D16" w:rsidP="00E616ED">
      <w:pPr>
        <w:pStyle w:val="ListParagraph"/>
        <w:numPr>
          <w:ilvl w:val="0"/>
          <w:numId w:val="6"/>
        </w:numPr>
        <w:rPr>
          <w:b/>
          <w:bCs/>
          <w:i/>
          <w:iCs/>
          <w:color w:val="C00000"/>
          <w:sz w:val="28"/>
          <w:szCs w:val="28"/>
        </w:rPr>
      </w:pPr>
      <w:r>
        <w:rPr>
          <w:b/>
          <w:bCs/>
          <w:i/>
          <w:iCs/>
          <w:color w:val="C00000"/>
          <w:sz w:val="28"/>
          <w:szCs w:val="28"/>
        </w:rPr>
        <w:t xml:space="preserve"> </w:t>
      </w:r>
      <w:r w:rsidR="00474FB2" w:rsidRPr="00474FB2">
        <w:rPr>
          <w:b/>
          <w:bCs/>
          <w:i/>
          <w:iCs/>
          <w:color w:val="C00000"/>
          <w:sz w:val="28"/>
          <w:szCs w:val="28"/>
        </w:rPr>
        <w:t>Misosophy</w:t>
      </w:r>
    </w:p>
    <w:p w14:paraId="759F0252" w14:textId="49091834" w:rsidR="00B44B34" w:rsidRPr="000B3E60" w:rsidRDefault="47C4F3EF" w:rsidP="0EDB5CF4">
      <w:pPr>
        <w:autoSpaceDE w:val="0"/>
        <w:autoSpaceDN w:val="0"/>
        <w:adjustRightInd w:val="0"/>
        <w:rPr>
          <w:rFonts w:ascii="Times" w:eastAsia="Times" w:hAnsi="Times" w:cs="Times"/>
          <w:color w:val="000000" w:themeColor="text1"/>
        </w:rPr>
      </w:pPr>
      <w:r w:rsidRPr="0EDB5CF4">
        <w:rPr>
          <w:rFonts w:ascii="Times" w:eastAsia="Times" w:hAnsi="Times" w:cs="Times"/>
          <w:color w:val="000000" w:themeColor="text1"/>
        </w:rPr>
        <w:t xml:space="preserve">Despite their absolute veracity, Intellect, First Principles, and self-evident or powerful inferential Truths are only psychologically and customarily binding upon those Minds, which God has guided to submit to the Truth. The subtlest (alṭaf ) of all idols (al-awthān) is willful passion (al-hawā), while the crudest (akthaf) of idols are rocks and stones. Human Beings have been given Free Will—to use for better and for worst—and they have the power to reject manifest Truths for the most arbitrary and self-serving of reasons. Indeed, on the Highway of Truth in the Journey of Intellectual Truths (al-Ma‘qūlāt), there are highway robbers in the form of fallacies (al-shubuhāt) as well as far-fetched and illegitimate interpretations (al-ta’wīlāt). Indeed, the Journey of the Mind has never been completed until the traveler arrives at a place where no fallacies (al-shubuhāt) or illegitimate interpretations (al-ta’wīlāt) reign anymore. Today, the greatest highway robbers on the Journey of Truth are Misosophy (Modernist and post-Modernist Philosophy), Scientism, Modernism, and post-Modernism in general, which have produced so many of the dominant fallacies and false ideologies of our time. </w:t>
      </w:r>
    </w:p>
    <w:p w14:paraId="221A4D66" w14:textId="5AAA1000" w:rsidR="00B44B34" w:rsidRPr="000B3E60" w:rsidRDefault="00B44B34" w:rsidP="000B3E60">
      <w:pPr>
        <w:autoSpaceDE w:val="0"/>
        <w:autoSpaceDN w:val="0"/>
        <w:adjustRightInd w:val="0"/>
        <w:rPr>
          <w:rFonts w:ascii="Times" w:eastAsia="Times" w:hAnsi="Times" w:cs="Times"/>
          <w:color w:val="000000"/>
          <w14:ligatures w14:val="standardContextual"/>
        </w:rPr>
      </w:pPr>
      <w:r w:rsidRPr="0EDB5CF4">
        <w:rPr>
          <w:rFonts w:ascii="Times" w:eastAsia="Times" w:hAnsi="Times" w:cs="Times"/>
          <w:color w:val="000000" w:themeColor="text1"/>
        </w:rPr>
        <w:t>Yet, when we lose First Principles and A Priori Truths, we also lose the ability to frame the right questions that could lead us out of the Labyrinth of our present generational confusion. When we give up true Philosophy—“the love of wisdom”—we gain instead Misosophy—“the hatred of wisdom”—or Modernist and post-Modernist “Philosophy,” which masquerades in many masks and parades about as if it were Philosophy, after having stolen its Crown and usurped its Throne.</w:t>
      </w:r>
    </w:p>
    <w:p w14:paraId="34D624B3" w14:textId="77777777" w:rsidR="00FD1A33" w:rsidRPr="00515D57" w:rsidRDefault="00FD1A33" w:rsidP="00FD1A33">
      <w:pPr>
        <w:rPr>
          <w:rFonts w:eastAsiaTheme="minorHAnsi"/>
        </w:rPr>
      </w:pPr>
    </w:p>
    <w:p w14:paraId="02258529" w14:textId="77777777" w:rsidR="000B3E60" w:rsidRDefault="000B3E60">
      <w:pPr>
        <w:spacing w:after="160" w:line="278" w:lineRule="auto"/>
        <w:rPr>
          <w:rFonts w:asciiTheme="majorBidi" w:eastAsiaTheme="minorHAnsi" w:hAnsiTheme="majorBidi" w:cstheme="majorBidi"/>
          <w:b/>
          <w:bCs/>
          <w:i/>
          <w:iCs/>
          <w:color w:val="0070C0"/>
          <w:sz w:val="36"/>
          <w:szCs w:val="36"/>
        </w:rPr>
      </w:pPr>
      <w:bookmarkStart w:id="69" w:name="_Toc188509358"/>
      <w:bookmarkStart w:id="70" w:name="_Toc192407506"/>
      <w:r>
        <w:br w:type="page"/>
      </w:r>
    </w:p>
    <w:p w14:paraId="527DB054" w14:textId="2F7DA4BC" w:rsidR="00FD1A33" w:rsidRPr="0078012D" w:rsidRDefault="00FD1A33" w:rsidP="00A93D59">
      <w:pPr>
        <w:pStyle w:val="Heading2"/>
      </w:pPr>
      <w:r>
        <w:t>General H</w:t>
      </w:r>
      <w:r w:rsidRPr="00611D4D">
        <w:t>istorical Paradigms</w:t>
      </w:r>
      <w:bookmarkEnd w:id="69"/>
      <w:bookmarkEnd w:id="70"/>
    </w:p>
    <w:p w14:paraId="3AE27B41" w14:textId="77777777" w:rsidR="00FD1A33" w:rsidRPr="00092BDC" w:rsidRDefault="00FD1A33" w:rsidP="00E616ED">
      <w:pPr>
        <w:pStyle w:val="Heading4"/>
        <w:numPr>
          <w:ilvl w:val="1"/>
          <w:numId w:val="6"/>
        </w:numPr>
        <w:rPr>
          <w:rFonts w:asciiTheme="majorBidi" w:hAnsiTheme="majorBidi"/>
          <w:b/>
          <w:bCs/>
          <w:color w:val="C00000"/>
          <w:sz w:val="28"/>
          <w:szCs w:val="28"/>
        </w:rPr>
      </w:pPr>
      <w:r w:rsidRPr="00092BDC">
        <w:rPr>
          <w:rFonts w:asciiTheme="majorBidi" w:hAnsiTheme="majorBidi"/>
          <w:b/>
          <w:bCs/>
          <w:color w:val="C00000"/>
          <w:sz w:val="28"/>
          <w:szCs w:val="28"/>
        </w:rPr>
        <w:t>‘Abbāsid Caliphate</w:t>
      </w:r>
    </w:p>
    <w:p w14:paraId="1D9F464E" w14:textId="77777777" w:rsidR="00FD1A33" w:rsidRPr="00FA7920" w:rsidRDefault="00FD1A33" w:rsidP="00FD1A33">
      <w:pPr>
        <w:ind w:left="1170"/>
      </w:pPr>
      <w:r w:rsidRPr="00FA7920">
        <w:t xml:space="preserve">    The ‘Abbāsid Caliphate (Arabic: al-Khilāfa al-‘Abbāsiyya) succeeded the Umayyad Caliphate and Empire as a result of the ‘Abbāsid Revolution in the year 132/750. At first ‘Abbāsid rule was centered in Muslim garrison city of al-Kūfa in modern-day Iraq, but in 145/762, the second ‘Abbāsid Caliph, Abū Ja‘far al-Manṣūr (d. 158/775) founded his new capitol in Baghdad, near the Ancient Babylonian City of Babylon and the Persian Imperial City of Ctesiphon (Arabic: al-Madā’in). As we will see amply illustrated in Book One, Baghdad quickly grew into one of the greatest centers of learning, culture, science, and invention in the Medieval World, housing several key academic institutions such as the House of Wisdom (Bayt al-Ḥikma), which undertook the translation of ancient knowledge—Greek, Indian, Persian, Babylonian, Egyptian, and other—into Arabic. The political power of the ‘Abbāsids began to decline in the fourth/tenth and fifth/eleventh centuries, and eventually the ‘Abbāsid Caliph became little more than a figure head, while the real power lay in the hands of largely Turkic military elements. The ‘Abbāsids came to an end in 656/1258, when the Mongol Ruler Hulagu Khan (d. 663/1265) sacked Baghdad, burned its libraries, devastated its population, and executed the last ‘Abbāsid Calih, al-Musta‘ṣim (d. 656/1258). The ‘Abbāsid Dynasty was then given refuge in Mamlūk Egypt in 659/1261, where they served again as largely figurative symbols of State legitimacy for the Sunnī rulers of the land until the Ottoman conquest of Egypt in 923/1517.</w:t>
      </w:r>
    </w:p>
    <w:p w14:paraId="0258E213" w14:textId="77777777" w:rsidR="00FD1A33" w:rsidRDefault="00FD1A33" w:rsidP="00FD1A33">
      <w:pPr>
        <w:ind w:left="1170"/>
        <w:rPr>
          <w:b/>
          <w:bCs/>
          <w:i/>
          <w:iCs/>
        </w:rPr>
      </w:pPr>
    </w:p>
    <w:p w14:paraId="26E5AE2C" w14:textId="77777777" w:rsidR="00FD1A33" w:rsidRDefault="00FD1A33" w:rsidP="00E616ED">
      <w:pPr>
        <w:pStyle w:val="ListParagraph"/>
        <w:numPr>
          <w:ilvl w:val="0"/>
          <w:numId w:val="10"/>
        </w:numPr>
      </w:pPr>
      <w:r w:rsidRPr="00211017">
        <w:t>In the context of Islamic globalism, these two central powers—the ‘Abbāsid Caliphate and Imperial China—established lucrative trade and cultural links with each other by way of the overland Silk Road of Central Asia and the Persian Gulf-Indian Ocean Route by sea, a connection that proved greatly advantageous for both. It is in this context that—in the popular Islamic imagination of the time—Sindbad the Sailor, who, in both the Western and Islamic collective consciousness, became a lasting but rarely appreciated symbol of early Islamic globalism</w:t>
      </w:r>
    </w:p>
    <w:p w14:paraId="54579B76" w14:textId="77777777" w:rsidR="00FD1A33" w:rsidRPr="00211017" w:rsidRDefault="00FD1A33" w:rsidP="00FD1A33">
      <w:pPr>
        <w:ind w:left="1530"/>
      </w:pPr>
    </w:p>
    <w:p w14:paraId="3FF3E7AB" w14:textId="77777777" w:rsidR="00FD1A33" w:rsidRDefault="00FD1A33" w:rsidP="00E616ED">
      <w:pPr>
        <w:pStyle w:val="Heading4"/>
        <w:numPr>
          <w:ilvl w:val="1"/>
          <w:numId w:val="6"/>
        </w:numPr>
        <w:rPr>
          <w:rFonts w:asciiTheme="majorBidi" w:hAnsiTheme="majorBidi"/>
          <w:b/>
          <w:bCs/>
          <w:color w:val="C00000"/>
          <w:sz w:val="28"/>
          <w:szCs w:val="28"/>
        </w:rPr>
      </w:pPr>
      <w:r w:rsidRPr="00E7114C">
        <w:rPr>
          <w:rFonts w:asciiTheme="majorBidi" w:hAnsiTheme="majorBidi"/>
          <w:b/>
          <w:bCs/>
          <w:color w:val="C00000"/>
          <w:sz w:val="28"/>
          <w:szCs w:val="28"/>
        </w:rPr>
        <w:t xml:space="preserve">Age of the Vikings </w:t>
      </w:r>
    </w:p>
    <w:p w14:paraId="0B0B50E2" w14:textId="77777777" w:rsidR="00FD1A33" w:rsidRPr="00FA7920" w:rsidRDefault="00FD1A33" w:rsidP="00E616ED">
      <w:pPr>
        <w:pStyle w:val="ListParagraph"/>
        <w:numPr>
          <w:ilvl w:val="0"/>
          <w:numId w:val="10"/>
        </w:numPr>
      </w:pPr>
      <w:r w:rsidRPr="00FA7920">
        <w:t>The Viking Age is often dated from 177/793—when the first known Viking attack on England took place—until 458/1066, which is when the Francophone Norms—who themselves were of Viking origins—conquered Anglo-Saxon England and, thereby, brought an end to the hegemonical aspirations of the Norsemen in the North Sea. Once Norman power was established in England and the British Isles, the Normans would not allow the re-consolidation of Viking power in the North Sea off the Eastern coast of England. During the Viking Age, which lasted for almost three centuries, Viking ascendancy was dominant in much of Northern, Northwestern, and Eastern Europe—including Russia, Poland, Belarus, the Ukraine, which became a single Swedish Viking dominion. But, as we will see, Viking power did not dominate everywhere. Muslim power on land and sea in Iberia and the Mediterranean was able to counter the Vikings effectively, while the Magyars, who invaded Europe from the Eastern Steppes during this period also constituted a third independent source of hegemony and powThe Vikings were a seafaring people from Scandinavia—present-day Denmark, Norway, Sweden, and, to a much lesser extent, Iceland, which was only settled during that last centuries of the Viking Age. The Vikings conducted raids upon Western and Eastern Europe for roughly three hundred years from the late second/eighth century until the last fifth/eleventh century. The Vikings spoke Old Norse and made inscriptions in runes, their indigenous script. The origin and meaning of the word “Viking,” however, is not certain. The Iberian Muslims referred to the Vikings who attacked them in Lisbon Seville in 229/844 as “Magians” (Arabic: al-Majūs)—probably in the belief that they worshipped fire—and as “Northmen” (Arabic: al-Nurmān). The Franks called them Northmen and Danes, while the English usually referred to them as Danes, Pagans, or gentiles. Ibn Faḍlān referred to the Vikings he encountered on the Volga as Rūs. The origin of the word Rus’ is not certain, but it may have referred to an Old Norse term for “the men who row (rods-),” since rowing was the main means by which Viking ships navigated the rivers of Eastern Europe. Similarly, the proto-Finnic name for Sweden was Ruotsi, probably derived from the same root. The three centuries from the late second/eighth century until the last fifth/eleventh century of Viking ascendancy are often called “the Viking Age.” In addition to their raids, they practiced piracy, traded, and settled throughout parts of Northern Europe and modern-day Estonia, Russia, and Ukraine. Although monogamy was a common Germanic custom—although accompanied with concubinage—the Vikings often had multiple wives and many concubines. The Vikings were active merchants, and the sale of slaves was one of their main commodities. Slave-taking from various European ethnicities was, in fact, one of the primary sources of Viking wealth. They sailed the Baltic Seas, the Atlantic, the Mediterranean, and the Volga and Dnieper Rivers and even reached Greenland and North America. In addition to these lands, the Vikings also settled in the Faroe Islands, Iceland, and Greenland. The Vikings were expert seamen and navigators and relied upon their longships. While spreading Norse culture and language in the lands they subjugated, the Vikings also brought foreign cultural influence—including Islam—as well as slaves and concubines to their Scandinavian homelands, which influenced their genetic and historical development. The first recorded Viking attack upon England was around 177/793, which was the earliest recorded Viking attack in Europe. These early attacks were roughly coeval with Charlemagne’s thirty-year Saxon War from 155/772 until 188/804, which forced Christianity upon the Saxons and made the Vikings wary of the Franks and may also have moved them to revenge. The first known Viking attack on Ireland occurred in 795, but large Viking fleets did not appear in the Irish river systems until around 225/840. The Vikings began to raid what would become Normandy in the years following 174/790, when they established their first permanent coastal settlements there. The first Viking raid in central France took place in 205/820, when thirteen Viking ships made their way up the Seine River. The Viking colonization of Iceland began in the third/ninth century, especially in the period between 256/870 and 318/930—that is, several decades after the first Viking attacks upon Muslim Iberia. The first European source mentioning Iceland and Greenland is a papal letter from 445/1053, and Iceland did not become formally Christian until 524/1130. The Rus’ first appeared in the Volga in the third/ninth century, and they annexed Kiev in 269/882, making it the capital of the Kievan Rus’, again, several decades after the initial Danish attack upon Lisbon and Seville.</w:t>
      </w:r>
    </w:p>
    <w:p w14:paraId="4C2AA5B3" w14:textId="77777777" w:rsidR="00FD1A33" w:rsidRPr="002E6BEA" w:rsidRDefault="00FD1A33" w:rsidP="00E616ED">
      <w:pPr>
        <w:pStyle w:val="Heading4"/>
        <w:numPr>
          <w:ilvl w:val="1"/>
          <w:numId w:val="6"/>
        </w:numPr>
        <w:rPr>
          <w:rFonts w:asciiTheme="majorBidi" w:hAnsiTheme="majorBidi"/>
          <w:b/>
          <w:bCs/>
          <w:color w:val="C00000"/>
          <w:sz w:val="28"/>
          <w:szCs w:val="28"/>
        </w:rPr>
      </w:pPr>
      <w:r w:rsidRPr="002E6BEA">
        <w:rPr>
          <w:rFonts w:asciiTheme="majorBidi" w:hAnsiTheme="majorBidi"/>
          <w:b/>
          <w:bCs/>
          <w:color w:val="C00000"/>
          <w:sz w:val="28"/>
          <w:szCs w:val="28"/>
        </w:rPr>
        <w:t xml:space="preserve">Amīrate of </w:t>
      </w:r>
      <w:r w:rsidRPr="002E6BEA">
        <w:rPr>
          <w:rFonts w:asciiTheme="majorBidi" w:eastAsiaTheme="minorEastAsia" w:hAnsiTheme="majorBidi"/>
          <w:b/>
          <w:bCs/>
          <w:color w:val="C00000"/>
          <w:sz w:val="28"/>
          <w:szCs w:val="28"/>
        </w:rPr>
        <w:t>Fraxinetum</w:t>
      </w:r>
    </w:p>
    <w:p w14:paraId="1B239554" w14:textId="0FFA7282" w:rsidR="00FD1A33" w:rsidRDefault="0A910C68" w:rsidP="00FD1A33">
      <w:pPr>
        <w:ind w:left="1440" w:right="1080"/>
        <w:rPr>
          <w:b/>
          <w:bCs/>
          <w:i/>
          <w:iCs/>
        </w:rPr>
      </w:pPr>
      <w:r w:rsidRPr="19736EA0">
        <w:rPr>
          <w:b/>
          <w:bCs/>
          <w:i/>
          <w:iCs/>
        </w:rPr>
        <w:t xml:space="preserve">Amīrate of </w:t>
      </w:r>
      <w:r w:rsidRPr="19736EA0">
        <w:rPr>
          <w:rFonts w:eastAsiaTheme="minorEastAsia"/>
          <w:b/>
          <w:bCs/>
          <w:i/>
          <w:iCs/>
          <w:color w:val="000000"/>
        </w:rPr>
        <w:t>Fraxinetum</w:t>
      </w:r>
      <w:r w:rsidR="00FD1A33" w:rsidRPr="19736EA0">
        <w:rPr>
          <w:rStyle w:val="FootnoteReference"/>
          <w:rFonts w:asciiTheme="majorBidi" w:eastAsiaTheme="minorEastAsia" w:hAnsiTheme="majorBidi" w:cstheme="majorBidi"/>
          <w:b/>
          <w:bCs/>
          <w:i/>
          <w:iCs/>
          <w:color w:val="000000"/>
        </w:rPr>
        <w:footnoteReference w:id="22"/>
      </w:r>
      <w:r w:rsidRPr="19736EA0">
        <w:rPr>
          <w:rFonts w:eastAsiaTheme="minorEastAsia"/>
          <w:b/>
          <w:bCs/>
          <w:i/>
          <w:iCs/>
          <w:color w:val="000000"/>
        </w:rPr>
        <w:t xml:space="preserve"> </w:t>
      </w:r>
      <w:r w:rsidRPr="19736EA0">
        <w:rPr>
          <w:rStyle w:val="apple-converted-space"/>
          <w:rFonts w:asciiTheme="majorBidi" w:eastAsiaTheme="majorEastAsia" w:hAnsiTheme="majorBidi" w:cstheme="majorBidi"/>
          <w:b/>
          <w:bCs/>
          <w:i/>
          <w:iCs/>
          <w:color w:val="202122"/>
        </w:rPr>
        <w:t>(Arabic: Farakhshan</w:t>
      </w:r>
      <w:r w:rsidRPr="19736EA0">
        <w:rPr>
          <w:b/>
          <w:bCs/>
          <w:i/>
          <w:iCs/>
        </w:rPr>
        <w:t>īṭ or Farakhshanīṭ)</w:t>
      </w:r>
      <w:r w:rsidRPr="19736EA0">
        <w:rPr>
          <w:rFonts w:eastAsiaTheme="minorEastAsia"/>
          <w:b/>
          <w:bCs/>
          <w:i/>
          <w:iCs/>
          <w:color w:val="000000"/>
        </w:rPr>
        <w:t xml:space="preserve">. Fraxinetum </w:t>
      </w:r>
      <w:r w:rsidRPr="19736EA0">
        <w:rPr>
          <w:rStyle w:val="apple-converted-space"/>
          <w:rFonts w:asciiTheme="majorBidi" w:eastAsiaTheme="majorEastAsia" w:hAnsiTheme="majorBidi" w:cstheme="majorBidi"/>
          <w:b/>
          <w:bCs/>
          <w:i/>
          <w:iCs/>
          <w:color w:val="202122"/>
        </w:rPr>
        <w:t xml:space="preserve">(Arabic: </w:t>
      </w:r>
      <w:r w:rsidRPr="19736EA0">
        <w:rPr>
          <w:b/>
          <w:bCs/>
          <w:i/>
          <w:iCs/>
        </w:rPr>
        <w:t>Farakhshanīṭ</w:t>
      </w:r>
      <w:r w:rsidRPr="19736EA0">
        <w:rPr>
          <w:rStyle w:val="apple-converted-space"/>
          <w:rFonts w:asciiTheme="majorBidi" w:eastAsiaTheme="majorEastAsia" w:hAnsiTheme="majorBidi" w:cstheme="majorBidi"/>
          <w:b/>
          <w:bCs/>
          <w:i/>
          <w:iCs/>
          <w:color w:val="202122"/>
        </w:rPr>
        <w:t xml:space="preserve"> and Farajshan</w:t>
      </w:r>
      <w:r w:rsidRPr="19736EA0">
        <w:rPr>
          <w:b/>
          <w:bCs/>
          <w:i/>
          <w:iCs/>
        </w:rPr>
        <w:t>īṭ)</w:t>
      </w:r>
    </w:p>
    <w:p w14:paraId="3F6E010D" w14:textId="77777777" w:rsidR="00BB2AC9" w:rsidRDefault="00BB2AC9" w:rsidP="00FD1A33">
      <w:pPr>
        <w:ind w:left="1440" w:right="1080"/>
        <w:rPr>
          <w:b/>
          <w:bCs/>
          <w:i/>
          <w:iCs/>
        </w:rPr>
      </w:pPr>
    </w:p>
    <w:p w14:paraId="3F246E10" w14:textId="77777777" w:rsidR="00FD1A33" w:rsidRDefault="00FD1A33" w:rsidP="00FD1A33">
      <w:pPr>
        <w:ind w:left="1440" w:right="1080"/>
        <w:rPr>
          <w:b/>
          <w:bCs/>
          <w:i/>
          <w:iCs/>
        </w:rPr>
      </w:pPr>
    </w:p>
    <w:p w14:paraId="739F3EA4" w14:textId="77777777" w:rsidR="00FD1A33" w:rsidRPr="00D5769D" w:rsidRDefault="00FD1A33" w:rsidP="00FD1A33">
      <w:pPr>
        <w:ind w:right="1080"/>
        <w:rPr>
          <w:b/>
          <w:bCs/>
          <w:u w:val="single"/>
        </w:rPr>
      </w:pPr>
      <w:r w:rsidRPr="00D5769D">
        <w:rPr>
          <w:b/>
          <w:bCs/>
          <w:u w:val="single"/>
        </w:rPr>
        <w:t xml:space="preserve">Taken From Volume 3: </w:t>
      </w:r>
    </w:p>
    <w:p w14:paraId="3F3309D2" w14:textId="77777777" w:rsidR="00FD1A33" w:rsidRPr="00D65A91" w:rsidRDefault="00FD1A33" w:rsidP="00E616ED">
      <w:pPr>
        <w:pStyle w:val="ListParagraph"/>
        <w:numPr>
          <w:ilvl w:val="0"/>
          <w:numId w:val="10"/>
        </w:numPr>
        <w:ind w:right="1080"/>
        <w:rPr>
          <w:b/>
          <w:bCs/>
          <w:i/>
          <w:iCs/>
        </w:rPr>
      </w:pPr>
      <w:r w:rsidRPr="00D65A91">
        <w:rPr>
          <w:rFonts w:ascii="Times-Roman" w:eastAsiaTheme="minorHAnsi" w:hAnsi="Times-Roman" w:cs="Times-Roman"/>
          <w:color w:val="000000"/>
          <w14:ligatures w14:val="standardContextual"/>
        </w:rPr>
        <w:t>During the Viking Age, the Magyar Invasions, and the time of the Mediterranean Muslim thalassocracy of that period, Muslims also established notable Am</w:t>
      </w:r>
      <w:r w:rsidRPr="00D65A91">
        <w:rPr>
          <w:rFonts w:ascii="Times-Roman" w:eastAsiaTheme="minorHAnsi" w:hAnsi="Times-Roman" w:cs="Times-Roman"/>
          <w14:ligatures w14:val="standardContextual"/>
        </w:rPr>
        <w:t xml:space="preserve">īrates in </w:t>
      </w:r>
      <w:r w:rsidRPr="00D65A91">
        <w:rPr>
          <w:rFonts w:ascii="Times-Bold" w:eastAsiaTheme="minorHAnsi" w:hAnsi="Times-Bold" w:cs="Times-Bold"/>
          <w:b/>
          <w:bCs/>
          <w14:ligatures w14:val="standardContextual"/>
        </w:rPr>
        <w:t>Crete</w:t>
      </w:r>
      <w:r w:rsidRPr="00D65A91">
        <w:rPr>
          <w:rFonts w:ascii="Times-Roman" w:eastAsiaTheme="minorHAnsi" w:hAnsi="Times-Roman" w:cs="Times-Roman"/>
          <w14:ligatures w14:val="standardContextual"/>
        </w:rPr>
        <w:t xml:space="preserve"> and </w:t>
      </w:r>
      <w:r w:rsidRPr="00D65A91">
        <w:rPr>
          <w:rFonts w:ascii="Times-Bold" w:eastAsiaTheme="minorHAnsi" w:hAnsi="Times-Bold" w:cs="Times-Bold"/>
          <w:b/>
          <w:bCs/>
          <w14:ligatures w14:val="standardContextual"/>
        </w:rPr>
        <w:t>Cyprus</w:t>
      </w:r>
      <w:r w:rsidRPr="00D65A91">
        <w:rPr>
          <w:rFonts w:ascii="Times-Roman" w:eastAsiaTheme="minorHAnsi" w:hAnsi="Times-Roman" w:cs="Times-Roman"/>
          <w:color w:val="000000"/>
          <w14:ligatures w14:val="standardContextual"/>
        </w:rPr>
        <w:t>. These island Am</w:t>
      </w:r>
      <w:r w:rsidRPr="00D65A91">
        <w:rPr>
          <w:rFonts w:ascii="Times-Roman" w:eastAsiaTheme="minorHAnsi" w:hAnsi="Times-Roman" w:cs="Times-Roman"/>
          <w14:ligatures w14:val="standardContextual"/>
        </w:rPr>
        <w:t xml:space="preserve">īrates were contemporary with the ascendancy of the </w:t>
      </w:r>
      <w:r w:rsidRPr="00D65A91">
        <w:rPr>
          <w:rFonts w:ascii="Times-Roman" w:eastAsiaTheme="minorHAnsi" w:hAnsi="Times-Roman" w:cs="Times-Roman"/>
          <w:color w:val="000000"/>
          <w14:ligatures w14:val="standardContextual"/>
        </w:rPr>
        <w:t>Am</w:t>
      </w:r>
      <w:r w:rsidRPr="00D65A91">
        <w:rPr>
          <w:rFonts w:ascii="Times-Roman" w:eastAsiaTheme="minorHAnsi" w:hAnsi="Times-Roman" w:cs="Times-Roman"/>
          <w14:ligatures w14:val="standardContextual"/>
        </w:rPr>
        <w:t xml:space="preserve">īrate of Fraxinetum in today’s Southeastern France. Like Fraxinetum, Crete came under the rule of Andalusian Muslims, who established the </w:t>
      </w:r>
      <w:r w:rsidRPr="00D65A91">
        <w:rPr>
          <w:rFonts w:ascii="Times-Roman" w:eastAsiaTheme="minorHAnsi" w:hAnsi="Times-Roman" w:cs="Times-Roman"/>
          <w:color w:val="000000"/>
          <w14:ligatures w14:val="standardContextual"/>
        </w:rPr>
        <w:t>Am</w:t>
      </w:r>
      <w:r w:rsidRPr="00D65A91">
        <w:rPr>
          <w:rFonts w:ascii="Times-Roman" w:eastAsiaTheme="minorHAnsi" w:hAnsi="Times-Roman" w:cs="Times-Roman"/>
          <w14:ligatures w14:val="standardContextual"/>
        </w:rPr>
        <w:t>īrate of Crete with its capital in modern</w:t>
      </w:r>
      <w:r w:rsidRPr="00D65A91">
        <w:rPr>
          <w:rFonts w:ascii="Times-Bold" w:eastAsiaTheme="minorHAnsi" w:hAnsi="Times-Bold" w:cs="Times-Bold"/>
          <w:b/>
          <w:bCs/>
          <w14:ligatures w14:val="standardContextual"/>
        </w:rPr>
        <w:t xml:space="preserve"> Heraklion</w:t>
      </w:r>
      <w:r w:rsidRPr="00D65A91">
        <w:rPr>
          <w:rFonts w:ascii="Times-Roman" w:eastAsiaTheme="minorHAnsi" w:hAnsi="Times-Roman" w:cs="Times-Roman"/>
          <w14:ligatures w14:val="standardContextual"/>
        </w:rPr>
        <w:t xml:space="preserve"> (Arabic: </w:t>
      </w:r>
      <w:r w:rsidRPr="00D65A91">
        <w:rPr>
          <w:rFonts w:ascii="Times-Italic" w:eastAsiaTheme="minorHAnsi" w:hAnsi="Times-Italic" w:cs="Times-Italic"/>
          <w:i/>
          <w:iCs/>
          <w14:ligatures w14:val="standardContextual"/>
        </w:rPr>
        <w:t>Rabaḍ al-Khandaq</w:t>
      </w:r>
      <w:r w:rsidRPr="00D65A91">
        <w:rPr>
          <w:rFonts w:ascii="Times-Roman" w:eastAsiaTheme="minorHAnsi" w:hAnsi="Times-Roman" w:cs="Times-Roman"/>
          <w14:ligatures w14:val="standardContextual"/>
        </w:rPr>
        <w:t>; “the Purlieu or Suburb of the Trench”).</w:t>
      </w:r>
    </w:p>
    <w:p w14:paraId="240C9AE0" w14:textId="77777777" w:rsidR="00FD1A33" w:rsidRPr="00D65A91" w:rsidRDefault="00FD1A33" w:rsidP="00E616ED">
      <w:pPr>
        <w:pStyle w:val="ListParagraph"/>
        <w:numPr>
          <w:ilvl w:val="0"/>
          <w:numId w:val="10"/>
        </w:numPr>
        <w:ind w:right="1080"/>
      </w:pPr>
      <w:r w:rsidRPr="00D65A91">
        <w:t>Fraxinetum was part of a larger Muslim maritime empire (thalassocracy), not just a local outpost.</w:t>
      </w:r>
    </w:p>
    <w:p w14:paraId="129E5832" w14:textId="77777777" w:rsidR="00FD1A33" w:rsidRPr="00D65A91" w:rsidRDefault="00FD1A33" w:rsidP="00E616ED">
      <w:pPr>
        <w:pStyle w:val="ListParagraph"/>
        <w:numPr>
          <w:ilvl w:val="0"/>
          <w:numId w:val="10"/>
        </w:numPr>
        <w:ind w:right="1080"/>
      </w:pPr>
      <w:r w:rsidRPr="00D65A91">
        <w:t>It had strategic value due to access to the sea via the Rhône River.</w:t>
      </w:r>
    </w:p>
    <w:p w14:paraId="5FAA4151" w14:textId="77777777" w:rsidR="00FD1A33" w:rsidRPr="00D65A91" w:rsidRDefault="00FD1A33" w:rsidP="00E616ED">
      <w:pPr>
        <w:pStyle w:val="ListParagraph"/>
        <w:numPr>
          <w:ilvl w:val="0"/>
          <w:numId w:val="10"/>
        </w:numPr>
        <w:ind w:right="1080"/>
      </w:pPr>
      <w:r w:rsidRPr="00D65A91">
        <w:t>The Amīrate was linked to Muslim naval power from the Balearic Islands.</w:t>
      </w:r>
    </w:p>
    <w:p w14:paraId="2198A163" w14:textId="77777777" w:rsidR="00FD1A33" w:rsidRPr="00D65A91" w:rsidRDefault="00FD1A33" w:rsidP="00E616ED">
      <w:pPr>
        <w:pStyle w:val="ListParagraph"/>
        <w:numPr>
          <w:ilvl w:val="0"/>
          <w:numId w:val="10"/>
        </w:numPr>
        <w:ind w:right="1080"/>
      </w:pPr>
      <w:r w:rsidRPr="00D65A91">
        <w:t>The fall of Fraxinetum did not end Muslim activity in the region.</w:t>
      </w:r>
    </w:p>
    <w:p w14:paraId="77740816" w14:textId="77777777" w:rsidR="00FD1A33" w:rsidRPr="00D65A91" w:rsidRDefault="00FD1A33" w:rsidP="00E616ED">
      <w:pPr>
        <w:pStyle w:val="ListParagraph"/>
        <w:numPr>
          <w:ilvl w:val="0"/>
          <w:numId w:val="10"/>
        </w:numPr>
        <w:ind w:right="1080"/>
      </w:pPr>
      <w:r w:rsidRPr="00D65A91">
        <w:t>Muslim raids continued after its destruction, including:</w:t>
      </w:r>
    </w:p>
    <w:p w14:paraId="39672BE1" w14:textId="77777777" w:rsidR="00FD1A33" w:rsidRPr="00D65A91" w:rsidRDefault="00FD1A33" w:rsidP="00E616ED">
      <w:pPr>
        <w:pStyle w:val="ListParagraph"/>
        <w:numPr>
          <w:ilvl w:val="1"/>
          <w:numId w:val="10"/>
        </w:numPr>
        <w:ind w:right="1080"/>
      </w:pPr>
      <w:r w:rsidRPr="00D65A91">
        <w:t>Genoa (392/1002)</w:t>
      </w:r>
    </w:p>
    <w:p w14:paraId="460B2231" w14:textId="77777777" w:rsidR="00FD1A33" w:rsidRPr="00D65A91" w:rsidRDefault="00FD1A33" w:rsidP="00E616ED">
      <w:pPr>
        <w:pStyle w:val="ListParagraph"/>
        <w:numPr>
          <w:ilvl w:val="1"/>
          <w:numId w:val="10"/>
        </w:numPr>
        <w:ind w:right="1080"/>
      </w:pPr>
      <w:r w:rsidRPr="00D65A91">
        <w:t>Pisa (394/1004)</w:t>
      </w:r>
    </w:p>
    <w:p w14:paraId="342B8845" w14:textId="77777777" w:rsidR="00FD1A33" w:rsidRPr="00D65A91" w:rsidRDefault="00FD1A33" w:rsidP="00E616ED">
      <w:pPr>
        <w:pStyle w:val="ListParagraph"/>
        <w:numPr>
          <w:ilvl w:val="0"/>
          <w:numId w:val="10"/>
        </w:numPr>
        <w:ind w:right="1080"/>
      </w:pPr>
      <w:r w:rsidRPr="00D65A91">
        <w:t>Fraxinetum is framed as a regional extension of broader Mediterranean Muslim power.</w:t>
      </w:r>
    </w:p>
    <w:p w14:paraId="05178A13" w14:textId="77777777" w:rsidR="00FD1A33" w:rsidRDefault="00FD1A33" w:rsidP="00FD1A33">
      <w:pPr>
        <w:ind w:left="1440" w:right="1080"/>
        <w:rPr>
          <w:b/>
          <w:bCs/>
          <w:i/>
          <w:iCs/>
        </w:rPr>
      </w:pPr>
    </w:p>
    <w:p w14:paraId="7318A78F" w14:textId="77777777" w:rsidR="00FD1A33" w:rsidRPr="00566240" w:rsidRDefault="00FD1A33" w:rsidP="00E616ED">
      <w:pPr>
        <w:pStyle w:val="Heading4"/>
        <w:numPr>
          <w:ilvl w:val="1"/>
          <w:numId w:val="6"/>
        </w:numPr>
        <w:rPr>
          <w:rFonts w:asciiTheme="majorBidi" w:eastAsiaTheme="minorHAnsi" w:hAnsiTheme="majorBidi"/>
          <w:b/>
          <w:bCs/>
          <w:color w:val="C00000"/>
          <w:sz w:val="28"/>
          <w:szCs w:val="28"/>
        </w:rPr>
      </w:pPr>
      <w:bookmarkStart w:id="71" w:name="_Toc188509423"/>
      <w:r w:rsidRPr="00566240">
        <w:rPr>
          <w:rFonts w:asciiTheme="majorBidi" w:eastAsiaTheme="minorHAnsi" w:hAnsiTheme="majorBidi"/>
          <w:b/>
          <w:bCs/>
          <w:color w:val="C00000"/>
          <w:sz w:val="28"/>
          <w:szCs w:val="28"/>
        </w:rPr>
        <w:t>Colonialism, post-Colonialism, &amp; the Destruction of the Islamic Tradition</w:t>
      </w:r>
      <w:bookmarkEnd w:id="71"/>
    </w:p>
    <w:p w14:paraId="13E0FCAF" w14:textId="77777777" w:rsidR="00FD1A33" w:rsidRPr="00146820" w:rsidRDefault="00FD1A33" w:rsidP="00FD1A33">
      <w:pPr>
        <w:ind w:right="1080"/>
        <w:rPr>
          <w:b/>
          <w:bCs/>
          <w:u w:val="single"/>
        </w:rPr>
      </w:pPr>
      <w:r w:rsidRPr="00146820">
        <w:rPr>
          <w:b/>
          <w:bCs/>
          <w:u w:val="single"/>
        </w:rPr>
        <w:t xml:space="preserve">Colonialism: </w:t>
      </w:r>
    </w:p>
    <w:p w14:paraId="394A700F" w14:textId="77777777" w:rsidR="00FD1A33" w:rsidRPr="00146820" w:rsidRDefault="00FD1A33" w:rsidP="00E616ED">
      <w:pPr>
        <w:pStyle w:val="ListParagraph"/>
        <w:numPr>
          <w:ilvl w:val="0"/>
          <w:numId w:val="11"/>
        </w:numPr>
        <w:ind w:right="1080"/>
        <w:rPr>
          <w:b/>
          <w:bCs/>
        </w:rPr>
      </w:pPr>
      <w:r w:rsidRPr="00146820">
        <w:t>Ultimately, after more than seven centuries in its search to find direct and viable routes around the Muslim world to the markets of the East, this same geo-political imperative would drive Western Europe to circumnavigate Africa, cross the Atlantic, and—inadvertently—lead to the West’s discovery the Americas. As we will see below, the fortuitous discovery of the New World in conjunction with a profound shift from agrarian-based commerce to that of industry directed by modern science gradually turned the ancient global economic order inside out. European naval power, which manifested itself magnificently in the twelfth/eighteenth century, gained a clear advantage, ushering in the period of nineteenth-century colonialism.</w:t>
      </w:r>
      <w:r>
        <w:t xml:space="preserve">  </w:t>
      </w:r>
      <w:r w:rsidRPr="00146820">
        <w:rPr>
          <w:b/>
          <w:bCs/>
        </w:rPr>
        <w:t xml:space="preserve">(Volume 5, Book 2) </w:t>
      </w:r>
    </w:p>
    <w:p w14:paraId="77B9C8E9" w14:textId="77777777" w:rsidR="00FD1A33" w:rsidRPr="00146820" w:rsidRDefault="00FD1A33" w:rsidP="00E616ED">
      <w:pPr>
        <w:pStyle w:val="ListParagraph"/>
        <w:numPr>
          <w:ilvl w:val="0"/>
          <w:numId w:val="11"/>
        </w:numPr>
        <w:ind w:right="1080"/>
      </w:pPr>
      <w:r w:rsidRPr="00146820">
        <w:t>Europe went through profound social changes toward the middle of the twentieth century. The First and Second World Wars shook Europe’s confidence in its notion of progress. The wars also made people anxious about the power of technology, [which had not brought them into a nuclear age with the threat of atomic war.] Across Europe, leftwing intellectuals became suspicious of liberalism and Western civilization, which had allowed the rise of fascism. Empires collapsed, and colonialism ceased to be morally tenable for most. Former imperial subjects also began their migration to the West.</w:t>
      </w:r>
      <w:r>
        <w:t xml:space="preserve"> </w:t>
      </w:r>
      <w:r w:rsidRPr="00146820">
        <w:rPr>
          <w:b/>
          <w:bCs/>
        </w:rPr>
        <w:t>(Volume 6)</w:t>
      </w:r>
    </w:p>
    <w:p w14:paraId="2D5D8E34" w14:textId="77777777" w:rsidR="00FD1A33" w:rsidRDefault="00FD1A33" w:rsidP="00E616ED">
      <w:pPr>
        <w:pStyle w:val="ListParagraph"/>
        <w:numPr>
          <w:ilvl w:val="0"/>
          <w:numId w:val="11"/>
        </w:numPr>
        <w:ind w:right="1080"/>
      </w:pPr>
      <w:r w:rsidRPr="00146820">
        <w:rPr>
          <w:b/>
          <w:bCs/>
        </w:rPr>
        <w:t>French Algeria</w:t>
      </w:r>
      <w:r>
        <w:t xml:space="preserve">, however, is one of the most egregious embodiments of these elitist, racist, and potentially genocidal perspectives. French Algeria stands out as one of the most colossal “geopolitical wedge-States” and “Trojan Horses” ever devised in modern Western colonialism. In French Colonial Algeria, indigenous Algerians were clearly regarded as “non-persons” by the French in general and the alien Francophone settlers in particular. The French in Algeria designated the indigenous masses simply as “enemies,” (les ennemis) “savages” (les sauvages), or simply as “rats” (les ratons) and similar expressions. As a rule, the aboriginal non-Whites of French Algeria were not even referred to as “Algerians” or even “Arabs.” Officially, they might be called “Muslims,” but only in the Medieval Frankish Crusading spirit of age-old anti-Islamic antagonism. </w:t>
      </w:r>
    </w:p>
    <w:p w14:paraId="79252898" w14:textId="77777777" w:rsidR="00FD1A33" w:rsidRPr="00146820" w:rsidRDefault="00FD1A33" w:rsidP="00E616ED">
      <w:pPr>
        <w:pStyle w:val="ListParagraph"/>
        <w:numPr>
          <w:ilvl w:val="0"/>
          <w:numId w:val="11"/>
        </w:numPr>
        <w:ind w:right="1080"/>
      </w:pPr>
      <w:r w:rsidRPr="00146820">
        <w:t>Thus, colonialism left behind in the post-colonial Arab and Muslim worlds lasting toxic “stings” through the myriad of “fictional State entities” that it created, each of which was generally dependent upon outsiders for their survival, while being political and military “push-over’s,” if left to fend for themselves.</w:t>
      </w:r>
      <w:r w:rsidRPr="00146820">
        <w:rPr>
          <w:b/>
          <w:bCs/>
        </w:rPr>
        <w:t xml:space="preserve"> (Volume 4) </w:t>
      </w:r>
    </w:p>
    <w:p w14:paraId="219348E8" w14:textId="77777777" w:rsidR="00FD1A33" w:rsidRPr="00146820" w:rsidRDefault="00FD1A33" w:rsidP="00E616ED">
      <w:pPr>
        <w:pStyle w:val="ListParagraph"/>
        <w:numPr>
          <w:ilvl w:val="0"/>
          <w:numId w:val="11"/>
        </w:numPr>
        <w:ind w:right="1080"/>
      </w:pPr>
      <w:r>
        <w:t>T</w:t>
      </w:r>
      <w:r w:rsidRPr="00146820">
        <w:t>hese Diaspora Jews themselves had imbibed many of the racist and potentially genocidal outlooks of the imperialist age, especially as regards “non-persons” such as the largely uneducated, rural, poorly armed, and inadequately organized non-White and non-European Palestinian Arabs—Muslim and Christian. It is in this broad context that the establishment of modern Israel was “the sting that colonialism left behind.” After more than a century of struggling against colonialist and post-colonialist imperialism, the Palestinians, Arabs, and Muslims in general received a great setback through the establishment of Israel in their lands and against their communal will.</w:t>
      </w:r>
      <w:r>
        <w:t xml:space="preserve"> </w:t>
      </w:r>
      <w:r w:rsidRPr="00146820">
        <w:rPr>
          <w:b/>
        </w:rPr>
        <w:t xml:space="preserve">(Volume 4) </w:t>
      </w:r>
    </w:p>
    <w:p w14:paraId="2A609F29" w14:textId="77777777" w:rsidR="00FD1A33" w:rsidRPr="00FA7920" w:rsidRDefault="00FD1A33" w:rsidP="00E616ED">
      <w:pPr>
        <w:pStyle w:val="ListParagraph"/>
        <w:numPr>
          <w:ilvl w:val="0"/>
          <w:numId w:val="11"/>
        </w:numPr>
        <w:ind w:right="1080"/>
      </w:pPr>
      <w:r w:rsidRPr="008F132C">
        <w:rPr>
          <w:b/>
          <w:bCs/>
        </w:rPr>
        <w:t>Western Colonialism</w:t>
      </w:r>
      <w:r w:rsidRPr="008F132C">
        <w:t xml:space="preserve"> was a political-economic phenomenon whereby various European nations explored, conquered, settled, and exploited large areas of the world. Western Colonialism has its roots in the ninth/fifteenth and tenth/sixteenth centuries, when Catholic Portugal and Spain sought to extend their control of formerly Muslim Iberia to Islamic North Africa in their aim—among other things—to control the Straits of Gibraltar, expand global Catholicism, and obtain the wealth North African Muslim societies. Such beginnings were surpassed with the European “discovery” of the Americas in the attempt to find a sea route to the Far East without relying upon the Muslim-dominated Silk Road, and Portuguese and Spanish colonization soon began to focus on the Americas. During the late tenth/sixteenth and eleventh/seventeenth centuries, England, France, and the Dutch Republic joined the colonial project, as they established their own overseas empires. The onslaught of modern Western colonialism in the Muslim world, however, may be dated as beginning in earnest when Napoléon Bonaparte (d. 1821), the famous French military leader and statesman. Napoléon</w:t>
      </w:r>
      <w:r w:rsidRPr="008F132C">
        <w:rPr>
          <w:b/>
          <w:bCs/>
        </w:rPr>
        <w:t xml:space="preserve"> </w:t>
      </w:r>
      <w:r w:rsidRPr="008F132C">
        <w:t>invaded Egypt and Greater Syria (1798-1801) and had dreams of establishing a new Islamic empire with himself at its head. European colonial powers made encroachments elsewhere in the Muslim world—notably, Indonesia, India, and North Africa—but Napoleon’s occupation of the central Islamic lands of Egypt and Syria marks a new chapter in colonial history. In the thirteenth/nineteenth century, the Industrial Revolution led to the era of New Imperialism. The pace of colonialism was rapidly expanded, leading, for example, to “the Scramble for Africa,” in which Belgium, Germany, and Italy also took part. After World War I, the Allied victors distributed the colonies of the defeated central powers among themselves and created what they called “mandates.” It was not until after World War II, however, that decolonization began in earnest</w:t>
      </w:r>
      <w:r>
        <w:t xml:space="preserve"> </w:t>
      </w:r>
      <w:r>
        <w:rPr>
          <w:b/>
          <w:bCs/>
        </w:rPr>
        <w:t xml:space="preserve">(volume 4) </w:t>
      </w:r>
    </w:p>
    <w:p w14:paraId="57C6A82F" w14:textId="77777777" w:rsidR="00FD1A33" w:rsidRDefault="00FD1A33" w:rsidP="00E616ED">
      <w:pPr>
        <w:pStyle w:val="ListParagraph"/>
        <w:numPr>
          <w:ilvl w:val="0"/>
          <w:numId w:val="11"/>
        </w:numPr>
        <w:ind w:right="1080"/>
        <w:rPr>
          <w:b/>
          <w:bCs/>
        </w:rPr>
      </w:pPr>
      <w:r w:rsidRPr="00FA7920">
        <w:t>Indeed, until the Modern Age and the beginnings of Colonialism, the European West’s knowledge of Islam was virtually limited to “Mediterranean Islam,” which it encountered along its Southern and Eastern borders.</w:t>
      </w:r>
      <w:r>
        <w:t xml:space="preserve"> </w:t>
      </w:r>
      <w:r w:rsidRPr="00FA7920">
        <w:rPr>
          <w:b/>
          <w:bCs/>
        </w:rPr>
        <w:t xml:space="preserve">(Volume 5) </w:t>
      </w:r>
    </w:p>
    <w:p w14:paraId="7B2EE711" w14:textId="77777777" w:rsidR="00FD1A33" w:rsidRDefault="00FD1A33" w:rsidP="00E616ED">
      <w:pPr>
        <w:pStyle w:val="ListParagraph"/>
        <w:numPr>
          <w:ilvl w:val="0"/>
          <w:numId w:val="11"/>
        </w:numPr>
        <w:ind w:right="1080"/>
      </w:pPr>
      <w:r w:rsidRPr="00FA7920">
        <w:t>Disintegrating civilizations, on the other hand, are like fractured light, and their military and economic dimensions—as was the case with Western colonialism in the modern age—reach far and wide but are not accompanied with the same coherence as lends special power to great Civilizations. Again, like Western colonialism, such societies may expand widely—despite their internal disintegration—because of the coercive force of their power, and they also inspire simulation, but they lack the more amiable mimesis inspired by white-light Civilizations, whose elements—militarily, economically, politically, religiously, and culturally—radiate altogether at once and not separately.</w:t>
      </w:r>
      <w:r>
        <w:t xml:space="preserve"> </w:t>
      </w:r>
      <w:r w:rsidRPr="00FA7920">
        <w:rPr>
          <w:b/>
          <w:bCs/>
        </w:rPr>
        <w:t>(Volume 5)</w:t>
      </w:r>
      <w:r>
        <w:t xml:space="preserve"> </w:t>
      </w:r>
    </w:p>
    <w:p w14:paraId="516368C4" w14:textId="77777777" w:rsidR="00FD1A33" w:rsidRDefault="00FD1A33" w:rsidP="00E616ED">
      <w:pPr>
        <w:pStyle w:val="ListParagraph"/>
        <w:numPr>
          <w:ilvl w:val="0"/>
          <w:numId w:val="11"/>
        </w:numPr>
        <w:ind w:right="1080"/>
      </w:pPr>
      <w:r w:rsidRPr="00FA7920">
        <w:t>The old balance of power seemed gone forever, and this new state of affairs had fateful consequences for the Islamic world, which now faced the onslaught of Western industry-based colonialism on a scale that seemed to threaten the very existence of Islam in the modern world, as the aggressive and powerfully industrialized economies of the West continued to extend their reach over the Muslim World and the rest of the globe in their search for new markets and political control. Thus, Western Nation-States began to colonize the agrarian world outside of Europe in order to draw them into their global commercial networks and bring them fully under their control. The lands that the West colonized lands provided more than new markets for cheaply manufactured goods, which were intentionally and effectively ruined indigenous local industries and produced “backwardness” in formerly productive Muslim and non-Muslim lands. These countries were also rich sources of raw materials, which could be extracted at minimal expense and exported abroad. Yet, at the same time, these new colonies had themselves to be transformed and modernized along European lines with rationalized financial and commercial institutions that effectively incorporated them within the European global system.</w:t>
      </w:r>
      <w:r>
        <w:t xml:space="preserve"> </w:t>
      </w:r>
      <w:r w:rsidRPr="00FA7920">
        <w:rPr>
          <w:b/>
          <w:bCs/>
        </w:rPr>
        <w:t>(Volume 5)</w:t>
      </w:r>
      <w:r>
        <w:t xml:space="preserve"> </w:t>
      </w:r>
    </w:p>
    <w:p w14:paraId="6DB70F20" w14:textId="77777777" w:rsidR="00FD1A33" w:rsidRPr="00FA2AE1" w:rsidRDefault="00FD1A33" w:rsidP="00E616ED">
      <w:pPr>
        <w:pStyle w:val="ListParagraph"/>
        <w:numPr>
          <w:ilvl w:val="0"/>
          <w:numId w:val="11"/>
        </w:numPr>
        <w:ind w:right="1080"/>
      </w:pPr>
      <w:r w:rsidRPr="00FA7920">
        <w:rPr>
          <w:b/>
          <w:bCs/>
        </w:rPr>
        <w:t>The Age of Discovery</w:t>
      </w:r>
      <w:r w:rsidRPr="00FA7920">
        <w:t xml:space="preserve"> is—as we will see below in Occidentalism—a typically myopic Euro-centric concept of the history of the early modern period. It refers to the period from the late ninth/fifteenth to the eleventh/seventeenth century, when Western Europe finally became able leave its regional confines by sail to the North of the Mediterranean with facility and “discover” peoples and worlds that existed beyond their old European confines, which now appeared “new” to them. As we will see in Occidentalism, much of these “new worlds” had already long been accessible to Muslims and their neighbors during the high points of pre-modern Islamic globalism. As we will see below also, it is also possible to ascertain historically that Muslims during the Age of Islamic globalism had already developed centuries of contact with what would later be called the Americas and Australia. As we will see in Occidentalism, for example, the Portuguese discovered an atlas of the world in Java around the end of the ninth/fifteenth century—prior to Portugal’s “discovery” of Brazil—that already contained an accurate map of the coast of Brazil, which, given the technology of the time, would have taken generations of repeated contact with the Americas to develop. The atlas was sent as a gift to the Portuguese court. As we will see below also, the West African kingdom of Mali sent two thousand four hundred large power canoes filled with a king and warriors across the Atlantic during the first quarter of the eighth/fourteenth century, almost certainly to acquire gold, since the kingdom of Mali was the gold capital of the medieval world. Archaeological and other historical evidence indicates clearly that the boats of kingdom of Mali definitely reached the contact area of Yucatan in Southern Mexico and played a hither-to unknown role in the history of pre-European America. During the so-called Age of Discovery, Portugal and Spain learned how to cross the Atlantic to the Americas and circumnavigate Africa, which Muslims had learned to do long before them. Then, in the tenth/sixteenth century, Spain and Portugal were joined by their European rivals—England, France, and Holland. This first phase of the Age of Discovery may also be called the first wave of European colonialism. Geopolitically and economically, the Age of Discovery is crucial in world history, however, because it turned the map of the world inside out. Whereas the two great continents of Eurasia and Africa had been the primary geopolitical arena of the ancient and medieval worlds, a new European-dominated economic order began now to emerge that was based on access by ocean to the Americas, Australia and the Far East. This new world order would, in some cases, turn the silk route and the central regions of Eurasia and Africa, which had been the prime real estate of Islamic globalism into economic and cultural backwaters, while creating dynamic new centers elsewhere that were accessible only by sea. The Ottoman court came to understand this new dynamic in the tenth/sixteenth century, and the Ottomans possessed exact maps of the new oceanic world—including the Americas and Antarctic—while they also maintained networks of spies in the Americas to keep them informed about what the Spanish and Portuguese were doing there. The Spanish and Portuguese, for their part, were always looking over their shoulders during the tenth/sixteenth century as the Ottomans, whom they feared would eventually Iberia and leave only the Americas for Spain and Portugal. But the Ottomans were unable to shift the new world order to their advantage. This new pattern of international trade would develop in the twelfth/eighteenth and thirteenth/nineteenth centuries into the colonial empires of the major Western European Nation-States, ushering in the Age of Wesern Imperialism. The Age of Discovery also led to massive exchanges of populations—free and slave—cultures, languages, communicable diseases, plants, and animals between Africa and Eurasian and the worlds in America, Australia, and other regions that the Western Europeans had now gained access to.</w:t>
      </w:r>
      <w:r>
        <w:t xml:space="preserve"> (</w:t>
      </w:r>
      <w:r>
        <w:rPr>
          <w:b/>
          <w:bCs/>
        </w:rPr>
        <w:t xml:space="preserve">Volume 5) </w:t>
      </w:r>
    </w:p>
    <w:p w14:paraId="22CC3C5B" w14:textId="77777777" w:rsidR="00FD1A33" w:rsidRPr="00FA7920" w:rsidRDefault="00FD1A33" w:rsidP="00FD1A33">
      <w:pPr>
        <w:ind w:right="1080"/>
      </w:pPr>
    </w:p>
    <w:p w14:paraId="103440F5" w14:textId="77777777" w:rsidR="00FD1A33" w:rsidRPr="00FA7920" w:rsidRDefault="00FD1A33" w:rsidP="00FD1A33">
      <w:pPr>
        <w:ind w:right="1080"/>
        <w:rPr>
          <w:b/>
          <w:bCs/>
          <w:u w:val="single"/>
        </w:rPr>
      </w:pPr>
      <w:r w:rsidRPr="00FA7920">
        <w:rPr>
          <w:b/>
          <w:bCs/>
          <w:u w:val="single"/>
        </w:rPr>
        <w:t xml:space="preserve">Post Colonialism: </w:t>
      </w:r>
    </w:p>
    <w:p w14:paraId="3FACBEEF" w14:textId="77777777" w:rsidR="00FD1A33" w:rsidRPr="00FA7920" w:rsidRDefault="00FD1A33" w:rsidP="00E616ED">
      <w:pPr>
        <w:pStyle w:val="ListParagraph"/>
        <w:numPr>
          <w:ilvl w:val="0"/>
          <w:numId w:val="12"/>
        </w:numPr>
      </w:pPr>
      <w:r w:rsidRPr="00FA7920">
        <w:rPr>
          <w:b/>
          <w:bCs/>
        </w:rPr>
        <w:t>Post Colonialism:</w:t>
      </w:r>
      <w:r w:rsidRPr="00FA7920">
        <w:t xml:space="preserve"> Post-Colonialism refers to the historical period and the conditions that developed in former Western colonies after direct colonial occupation was ended, and the colonial armies returned to their lands. In the Muslim world, post-colonialism was generally an extension of colonialism in an indirect and less obvious manner, since many post-colonial regimes in the Muslim world were actively involved in Westernization and creating secular cultures in place of the Traditional Islamic cultures that had preceded the Western Colonialism. </w:t>
      </w:r>
      <w:r w:rsidRPr="00104F89">
        <w:rPr>
          <w:b/>
          <w:bCs/>
        </w:rPr>
        <w:t>(Volume 4)</w:t>
      </w:r>
      <w:r w:rsidRPr="00FA7920">
        <w:t xml:space="preserve"> </w:t>
      </w:r>
    </w:p>
    <w:p w14:paraId="6125BF0C" w14:textId="77777777" w:rsidR="00FD1A33" w:rsidRDefault="00FD1A33" w:rsidP="00E616ED">
      <w:pPr>
        <w:pStyle w:val="ListParagraph"/>
        <w:numPr>
          <w:ilvl w:val="0"/>
          <w:numId w:val="12"/>
        </w:numPr>
        <w:ind w:right="1080"/>
      </w:pPr>
      <w:r w:rsidRPr="00104F89">
        <w:t xml:space="preserve">The great reversal reaches its climax with universal Western colonialism. This is essentially a story of the nineteenth and twentieth century, followed by post-colonialism in the second half of the twentieth century until the present. Although the Muslim world is ruled by Muslims during the post-colonial period, it is the most destructive of any period in Islamic history with the rise of the all-powerful nation-state, the most stable and yet often most toxic of all modern-day institutions in the Muslim world. </w:t>
      </w:r>
      <w:r w:rsidRPr="00104F89">
        <w:rPr>
          <w:b/>
          <w:bCs/>
        </w:rPr>
        <w:t>(Volume 5)</w:t>
      </w:r>
      <w:r w:rsidRPr="00104F89">
        <w:t xml:space="preserve"> </w:t>
      </w:r>
    </w:p>
    <w:p w14:paraId="001F229A" w14:textId="77777777" w:rsidR="00FD1A33" w:rsidRDefault="00FD1A33" w:rsidP="00E616ED">
      <w:pPr>
        <w:pStyle w:val="ListParagraph"/>
        <w:numPr>
          <w:ilvl w:val="0"/>
          <w:numId w:val="12"/>
        </w:numPr>
        <w:ind w:right="1080"/>
      </w:pPr>
      <w:r>
        <w:t xml:space="preserve">Post-Colonial Trauma Muslim lands have suffered post-colonial trauma with a strange combination of adoration and resentment.  </w:t>
      </w:r>
    </w:p>
    <w:p w14:paraId="457F2F5C" w14:textId="77777777" w:rsidR="00FD1A33" w:rsidRDefault="00FD1A33" w:rsidP="00E616ED">
      <w:pPr>
        <w:pStyle w:val="ListParagraph"/>
        <w:numPr>
          <w:ilvl w:val="1"/>
          <w:numId w:val="12"/>
        </w:numPr>
        <w:ind w:right="1080"/>
      </w:pPr>
      <w:r>
        <w:t>The Colonial Powers Left Their Sting Behind</w:t>
      </w:r>
    </w:p>
    <w:p w14:paraId="3B48A5DB" w14:textId="77777777" w:rsidR="00FD1A33" w:rsidRPr="00104F89" w:rsidRDefault="00FD1A33" w:rsidP="00E616ED">
      <w:pPr>
        <w:pStyle w:val="ListParagraph"/>
        <w:numPr>
          <w:ilvl w:val="1"/>
          <w:numId w:val="12"/>
        </w:numPr>
        <w:ind w:right="1080"/>
        <w:rPr>
          <w:b/>
          <w:bCs/>
        </w:rPr>
      </w:pPr>
      <w:r>
        <w:t xml:space="preserve">“The Europeans withdrew, but left their sting behind.” </w:t>
      </w:r>
      <w:r w:rsidRPr="00104F89">
        <w:rPr>
          <w:b/>
          <w:bCs/>
        </w:rPr>
        <w:t>(Volume 5)</w:t>
      </w:r>
    </w:p>
    <w:p w14:paraId="6D0F84B8" w14:textId="77777777" w:rsidR="00FD1A33" w:rsidRPr="00104F89" w:rsidRDefault="00FD1A33" w:rsidP="00E616ED">
      <w:pPr>
        <w:pStyle w:val="ListParagraph"/>
        <w:numPr>
          <w:ilvl w:val="0"/>
          <w:numId w:val="12"/>
        </w:numPr>
        <w:ind w:right="1080"/>
      </w:pPr>
      <w:r w:rsidRPr="00104F89">
        <w:t>But, as also noted before, Islam did—quite remarkably—enter the Modern Age—despite all the attempts of Colonialism and post-Colonialism to dismantle it—with its spiritual technology largely intact. This metaphoir means that—quite amazingly—the majority of Muslims in the world today still hold to the individual obligations with relative fidelity, and they worship—pray, fast, pay their obligatory alms, and make pilgrimage—in the much same outward manner as Muslims have done since the time of the Prophet.</w:t>
      </w:r>
      <w:r>
        <w:t xml:space="preserve"> </w:t>
      </w:r>
      <w:r w:rsidRPr="00104F89">
        <w:rPr>
          <w:b/>
          <w:bCs/>
        </w:rPr>
        <w:t xml:space="preserve">(Volume 6) </w:t>
      </w:r>
    </w:p>
    <w:p w14:paraId="07636F99" w14:textId="77777777" w:rsidR="00FD1A33" w:rsidRDefault="00FD1A33" w:rsidP="00E616ED">
      <w:pPr>
        <w:pStyle w:val="ListParagraph"/>
        <w:numPr>
          <w:ilvl w:val="0"/>
          <w:numId w:val="12"/>
        </w:numPr>
        <w:ind w:right="1080"/>
      </w:pPr>
      <w:r>
        <w:t>Helen Pluckrose and James Lindsay, Cynical Theories, 42:  Some say that postmodernism died out in the 1990s and gave rise to post-colonialism. Some say postmodernism died on September 11, 2001, which brought us into a new era, the character of which has yet to be determined. (</w:t>
      </w:r>
      <w:r>
        <w:rPr>
          <w:b/>
          <w:bCs/>
        </w:rPr>
        <w:t xml:space="preserve">Volume 6) </w:t>
      </w:r>
    </w:p>
    <w:p w14:paraId="0CBCF183" w14:textId="77777777" w:rsidR="00FD1A33" w:rsidRDefault="00FD1A33" w:rsidP="00E616ED">
      <w:pPr>
        <w:pStyle w:val="ListParagraph"/>
        <w:numPr>
          <w:ilvl w:val="0"/>
          <w:numId w:val="12"/>
        </w:numPr>
        <w:ind w:right="1080"/>
      </w:pPr>
      <w:r w:rsidRPr="00104F89">
        <w:t>The informal and generally non-institutional separation of “powers” in Sunnī Islam between secular authorities and prominent Scholars began to break down in the thirteenth/nineteenth century during the colonial period. The process intensified in the fourteenth/twentieth century--especially in the period of post-Colonialism. The secular architects of post-colonial change in the Muslim world were single-mindedly set against the Traditional ‘Ulamā’, whom they presented to the masses as “backward” and “reactionary,” while at the same time confiscating their historical endowments (</w:t>
      </w:r>
      <w:r w:rsidRPr="00104F89">
        <w:rPr>
          <w:i/>
          <w:iCs/>
        </w:rPr>
        <w:t>awqāf and aḥbās</w:t>
      </w:r>
      <w:r w:rsidRPr="00104F89">
        <w:t xml:space="preserve">)--which the secular elites generally appropriated for themselves--depriving them of social status, and disempowering them. </w:t>
      </w:r>
      <w:r>
        <w:t>(</w:t>
      </w:r>
      <w:r>
        <w:rPr>
          <w:b/>
          <w:bCs/>
        </w:rPr>
        <w:t xml:space="preserve">Volume 4) </w:t>
      </w:r>
      <w:r>
        <w:t xml:space="preserve">  </w:t>
      </w:r>
    </w:p>
    <w:p w14:paraId="4789F985" w14:textId="77777777" w:rsidR="00FD1A33" w:rsidRDefault="00FD1A33" w:rsidP="00FD1A33">
      <w:pPr>
        <w:pStyle w:val="ListParagraph"/>
        <w:ind w:right="1080"/>
      </w:pPr>
    </w:p>
    <w:p w14:paraId="13362F5F" w14:textId="77777777" w:rsidR="00FD1A33" w:rsidRDefault="00FD1A33" w:rsidP="00FD1A33">
      <w:pPr>
        <w:ind w:right="1080"/>
        <w:rPr>
          <w:b/>
          <w:bCs/>
          <w:u w:val="single"/>
        </w:rPr>
      </w:pPr>
      <w:r w:rsidRPr="00FA2AE1">
        <w:rPr>
          <w:b/>
          <w:bCs/>
          <w:u w:val="single"/>
        </w:rPr>
        <w:t>Destruction of the Islamic Tradition</w:t>
      </w:r>
    </w:p>
    <w:p w14:paraId="20C41100" w14:textId="77777777" w:rsidR="00FD1A33" w:rsidRDefault="00FD1A33" w:rsidP="00FD1A33">
      <w:pPr>
        <w:ind w:right="1080"/>
        <w:rPr>
          <w:b/>
          <w:bCs/>
          <w:u w:val="single"/>
        </w:rPr>
      </w:pPr>
    </w:p>
    <w:p w14:paraId="1CCCFD67" w14:textId="77777777" w:rsidR="00FD1A33" w:rsidRPr="00550A3B" w:rsidRDefault="00FD1A33" w:rsidP="00E616ED">
      <w:pPr>
        <w:pStyle w:val="ListParagraph"/>
        <w:numPr>
          <w:ilvl w:val="0"/>
          <w:numId w:val="13"/>
        </w:numPr>
        <w:ind w:right="1080"/>
      </w:pPr>
      <w:r w:rsidRPr="00550A3B">
        <w:t>The informal and generally non-institutional separation of “powers” in Sunnī Islam between secular authorities and prominent Scholars began to break down in the thirteenth/nineteenth century during the colonial period. The process intensified in the fourteenth/twentieth century--especially in the period of post-Colonialism. The secular architects of post-colonial change in the Muslim world were single-mindedly set against the Traditional ‘Ulamā’, whom they presented to the masses as “backward” and “reactionary,” while at the same time confiscating their historical endowments (awqāf and aḥbās)--which the secular elites generally appropriated for themselves--depriving them of social status, and disempowering them. These actions taken against the Traditional Scholarly elites must be viewed in the context of the long-term contest for legitimacy in Sunnī Islam, which went back to the earliest centuries, between “the crown” and “the mosque,” meaning the establishment of the Traditional Scholars. The ‘Ulamā’ were never discreditied simply because they were religious conservative, nor were the Sufi Shaykhs discredited because they encouraged “superstition”--even though this was a core part of the propaganda and ideology of the new secular elites. Rather, these elites in the thirteenth/nineteenth and fourteenth/twentieth centuries, were bent upon bringing an end to the well-established tradition in Sunnī Islam of the ‘Ulamā’ as the guardians of Sharī‘a Orthodoxy as well as their being the protectors of justice and of the people. By the process of disestablishing the Traditional Scholars, the rising secular elites sought to free themselves from the old checks and balances of the Sunnī Tradition. Thus, demotion of the Scholars meant that the new secular Muslim rulers of the post-colonial period could now seek absolute power without anyone to check them. Consequently, Sunnī Muslims have experienced political and social tyranny during the post-colonial period unlike anything they had ever known before. First, the marginalization of the ‘Ulamā’, the old authorities, succeeded to a large extent in freeing aspiring authoritarian governments from the political threats of their former long-term rivals. At the same time, the remaining ‘Ulamā’ were turned into government servants and bureaucrats, reliant upon their salaries and utterly lacking the economic independence they had enjoyed in the past. At the same time, the standards of the ‘Ulamā’ were also abolished and lowered, so that the modern “scholars” by that name were rarely worthy of their counterparts in the past. However, the unintended consequence of this anticlerical success was to make room for new authorities with different, and less conservative, educational and intellectual backgrounds. The colonial and post-colonial periods also brought with them other unintended consequences, which also served to disestablish the Traditional ‘Ulamā’. One of these was modern media, which began with the printing press and mass produced newspapers, journals, and books. Modern media developed alongside technology, and soon, there was also the radio, television, and ultimately the Internet. Although the new secular elites intended to use the media for their purposes as a tool of secular and ideological propaganda, the control of the media often escaped from their hands. It could work to the advantage of Traditional Scholars who learned how to use it effectively, but it had the unintended consequence of creating new ideological authorities in Islam, especially among groups like the Islamists, who sought power through the media, which proved a powerful tool of persuasion that reached could potentially reach a vast international readership and serve to lure readers away from the old declining Scholarly authorities. Another influence was that of mass secular education, which largely arose in the wake of World War II. Such “education” had radically different curricula than the Traditional system of education, while--at the same time--it created an enormous audience for the writings of the emerging religious authorities. Thus, for example, modern media in combination with mass secular education enabled the Muslim Brotherhood to emerge as a new political force in the Egypt of the 1930s, and there were parallel movements in other Muslim countries. Wherever such movements gained headway, their success depended in large part upon the literacy of the youth and a new political consciousness in the public.</w:t>
      </w:r>
      <w:r>
        <w:t xml:space="preserve"> </w:t>
      </w:r>
      <w:r w:rsidRPr="00550A3B">
        <w:t xml:space="preserve">The last vestiges of the Traditional Sunnī ‘Ulamā’ as an independent “power” vis-à-vis the State can be seen in late thirteenth/nineteenth and fourteenth/twentieth-century Syria in the figures of al-Shaykh Badr-al-Dīn al-Ḥasanī and his peer and close friend al-Shaykh al-Makkī al-Kattānī. Few people--religious, secular, or political--have had the profound influence upon Muslim society that Badr-al-Dīn al-Ḥasanī and al-Makkī al-Kattānī had during their lives, both of whom embodied the long-established Sunnī Tradition of profound and authentic scholarship matched with dynamic social and political commitments and the authority to speak truth in the face of power. Unfortunately, however, they also were the last examples of a Tradition that would largely come to an end in the Sunnī world with their passing and will not be easy to restore. Both men were sought out by the poor--urban workers and peasants alike--the middle classes, and powerful secular leaders, and their doors and generous hospitality were constantly open for all. </w:t>
      </w:r>
      <w:r>
        <w:rPr>
          <w:b/>
          <w:bCs/>
        </w:rPr>
        <w:t>(volume 4)</w:t>
      </w:r>
    </w:p>
    <w:p w14:paraId="7F220812" w14:textId="77777777" w:rsidR="00FD1A33" w:rsidRPr="00550A3B" w:rsidRDefault="00FD1A33" w:rsidP="00E616ED">
      <w:pPr>
        <w:pStyle w:val="ListParagraph"/>
        <w:numPr>
          <w:ilvl w:val="0"/>
          <w:numId w:val="13"/>
        </w:numPr>
        <w:ind w:right="1080"/>
      </w:pPr>
    </w:p>
    <w:p w14:paraId="579C8875" w14:textId="77777777" w:rsidR="00FD1A33" w:rsidRPr="00550A3B" w:rsidRDefault="00FD1A33" w:rsidP="00FD1A33">
      <w:pPr>
        <w:pStyle w:val="ListParagraph"/>
        <w:ind w:right="1080"/>
        <w:rPr>
          <w:b/>
          <w:bCs/>
          <w:u w:val="single"/>
        </w:rPr>
      </w:pPr>
    </w:p>
    <w:p w14:paraId="2B2BDC54" w14:textId="77777777" w:rsidR="00FD1A33" w:rsidRPr="00104F89" w:rsidRDefault="00FD1A33" w:rsidP="00FD1A33">
      <w:pPr>
        <w:pStyle w:val="ListParagraph"/>
        <w:ind w:right="1080"/>
      </w:pPr>
    </w:p>
    <w:p w14:paraId="4CB0449A" w14:textId="77777777" w:rsidR="00FD1A33" w:rsidRPr="00E926DA" w:rsidRDefault="00FD1A33" w:rsidP="00E616ED">
      <w:pPr>
        <w:pStyle w:val="ListParagraph"/>
        <w:numPr>
          <w:ilvl w:val="1"/>
          <w:numId w:val="6"/>
        </w:numPr>
        <w:ind w:right="1080"/>
        <w:rPr>
          <w:b/>
          <w:bCs/>
          <w:i/>
          <w:iCs/>
        </w:rPr>
      </w:pPr>
      <w:r w:rsidRPr="00E711F3">
        <w:rPr>
          <w:rFonts w:asciiTheme="majorBidi" w:eastAsiaTheme="minorHAnsi" w:hAnsiTheme="majorBidi" w:cstheme="majorBidi"/>
          <w:b/>
          <w:bCs/>
          <w:i/>
          <w:iCs/>
          <w:color w:val="C00000"/>
          <w:sz w:val="28"/>
          <w:szCs w:val="28"/>
        </w:rPr>
        <w:t>Contact of Civilizations versus Clash of Civilizations</w:t>
      </w:r>
    </w:p>
    <w:p w14:paraId="2144A9BB" w14:textId="77777777" w:rsidR="00FD1A33" w:rsidRDefault="00FD1A33" w:rsidP="00E616ED">
      <w:pPr>
        <w:pStyle w:val="ListParagraph"/>
        <w:numPr>
          <w:ilvl w:val="0"/>
          <w:numId w:val="14"/>
        </w:numPr>
        <w:ind w:right="1080"/>
      </w:pPr>
      <w:r w:rsidRPr="00E926DA">
        <w:t>In conclusion, however cumbersome the word “Islamo-Judeo-Christian civilization” may be, it is imperative that Muslims, Jews, and Christians today come to see the common ground among them, while also coming to know each other honestly and studying their shared history objectively. The potential tragedy of the current zeal of some Westerners and non-Westerners alike to view Islam and Muslims as the malevolent Other and an inherently adversarial camp in an unavoidable “clash of civilizations” must not only be avoided, it must be forever be superseded in both private thought and public discourse alike, and we must all aspire to learn the lessons of toleration, mutual protection of each other--despite our differences--while aspiring to forge a Civilization in the modern age that is worthy of the name.</w:t>
      </w:r>
      <w:r w:rsidRPr="00E926DA">
        <w:rPr>
          <w:b/>
          <w:bCs/>
        </w:rPr>
        <w:t xml:space="preserve"> (Volume 4)</w:t>
      </w:r>
    </w:p>
    <w:p w14:paraId="62301FFB" w14:textId="77777777" w:rsidR="00FD1A33" w:rsidRDefault="00FD1A33" w:rsidP="00E616ED">
      <w:pPr>
        <w:pStyle w:val="ListParagraph"/>
        <w:numPr>
          <w:ilvl w:val="0"/>
          <w:numId w:val="14"/>
        </w:numPr>
        <w:ind w:right="1080"/>
      </w:pPr>
      <w:r w:rsidRPr="00E926DA">
        <w:t>As we noted earlier, awesome power resides in the words we use. A truthful, well-chosen phrase may open our eyes to reality as it actually is, but intentionally misleading phrases strategically seek to do the opposite and block us effectively from perceiving reality as it actually is. As we noted earlier, Samuel Huntington engaged in such oversimplification and reductionism in 1993 when he re-coined the injurious term “clash of civilizations,” which he took from antagonistic Christian missionary propaganda of the 1920s. Huntington’s notion of an inherent and essentially inescapable “clash of civilizations” is not only historically false but--more ominously--it was meant to instill in his readers dangerous “strategies of anticipatory aggression.” Huntington’s notion of the “clash of civilizations” amounted to a radical distortion of our understanding of the past, present, and future, and it set the tone for much of the antagonistic sectarian and nationalistic global dissonance that has marked the subsequent decades.</w:t>
      </w:r>
      <w:r w:rsidRPr="00E926DA">
        <w:rPr>
          <w:b/>
          <w:bCs/>
        </w:rPr>
        <w:t xml:space="preserve"> (Volume 4)</w:t>
      </w:r>
    </w:p>
    <w:p w14:paraId="6B47D119" w14:textId="77777777" w:rsidR="00FD1A33" w:rsidRDefault="00FD1A33" w:rsidP="00E616ED">
      <w:pPr>
        <w:pStyle w:val="ListParagraph"/>
        <w:numPr>
          <w:ilvl w:val="0"/>
          <w:numId w:val="14"/>
        </w:numPr>
        <w:ind w:right="1080"/>
      </w:pPr>
      <w:r w:rsidRPr="00E926DA">
        <w:t>In its presentation of Islam in connection with terrorism, the media has often buttressed the impression that Islam is “terrorist” by its nature, and the faith and its revealed sources constitute a monolithic evil. A casual reader of the press or observer of the media might assume that “Muslim” is synonymous with “violent,” and ordinary Westerners find themselves petrified by the mere presence of a Muslim woman wearing a scarf. Although such broad generalizations about Islam and Muslims are false and blatantly oversimplify complex realities, Islamist extremists—such as ISIS—continually speak to the world in terms that emphasize the stereotype, and, not surprisingly, the media and the masses who watch the world through its eyes are inclined to take the Jihadists at face value. For the majority Muslim community, the devastating effect of Islamists words and deeds bring to mind the traditional adage: “With friends like this, who needs enemies?” Of course, the Islamists are not “friends” in the first place but anti-Traditional enemies of the Islamic faith. Still, their rhetoric and actions—more than perhaps anything else—effectively verifies on the policy and popular levels, Samuel Huntington’s notion of an inescapable and essentialist clash of civilizations between “Islam” and the “West.” Thus, for much of Europe, North America, and the rest of the non-Muslim world, Islamist terrorism—rightly or wrongly—has become their number one concern.</w:t>
      </w:r>
      <w:r>
        <w:t xml:space="preserve"> </w:t>
      </w:r>
      <w:r w:rsidRPr="00E926DA">
        <w:rPr>
          <w:b/>
          <w:bCs/>
        </w:rPr>
        <w:t>(Volume 4)</w:t>
      </w:r>
    </w:p>
    <w:p w14:paraId="3D2DA205" w14:textId="77777777" w:rsidR="00FD1A33" w:rsidRPr="00E926DA" w:rsidRDefault="00FD1A33" w:rsidP="00E616ED">
      <w:pPr>
        <w:pStyle w:val="ListParagraph"/>
        <w:numPr>
          <w:ilvl w:val="0"/>
          <w:numId w:val="14"/>
        </w:numPr>
        <w:ind w:right="1080"/>
        <w:rPr>
          <w:b/>
          <w:bCs/>
        </w:rPr>
      </w:pPr>
      <w:r w:rsidRPr="00E926DA">
        <w:t xml:space="preserve">The toxicity of the paradigm of “la Reconquista” has hardly lost its force, and, toward the end of the fourteenth/twentieth centuries, it was linked with the ideology of the Clash of Civilizations as well as calls for rightwing White Supremacy worldwide. Until this day, the idea of the “Reconquest” as an ideological movement of “Spanish liberation” remains alive among many Spanish, European, American, and other Scholars, who see the “Reconquest” as a “collective endeavor” of the Spanish, “great and small,” to wage war against “the infidel” over the centuries. </w:t>
      </w:r>
      <w:r w:rsidRPr="00E926DA">
        <w:rPr>
          <w:b/>
          <w:bCs/>
        </w:rPr>
        <w:t>(Volume 3)</w:t>
      </w:r>
    </w:p>
    <w:p w14:paraId="1AAD6FE9" w14:textId="77777777" w:rsidR="00FD1A33" w:rsidRPr="00E926DA" w:rsidRDefault="00FD1A33" w:rsidP="00E616ED">
      <w:pPr>
        <w:pStyle w:val="ListParagraph"/>
        <w:numPr>
          <w:ilvl w:val="0"/>
          <w:numId w:val="14"/>
        </w:numPr>
        <w:ind w:right="1080"/>
      </w:pPr>
      <w:r w:rsidRPr="00E926DA">
        <w:t>Shows that the term “clash of civilizations” was used in 1926 by Basil Mathews in 1926: Young Islam on Trek: A Study in the Clash of Civilizations. Mathews was the Literature Secretary of the World’s Alliance of YMCA’s.</w:t>
      </w:r>
      <w:r>
        <w:t xml:space="preserve"> </w:t>
      </w:r>
      <w:r w:rsidRPr="00E926DA">
        <w:rPr>
          <w:b/>
          <w:bCs/>
        </w:rPr>
        <w:t xml:space="preserve">(Volume 3) </w:t>
      </w:r>
    </w:p>
    <w:p w14:paraId="0AAB0C2C" w14:textId="77777777" w:rsidR="00FD1A33" w:rsidRDefault="00FD1A33" w:rsidP="00E616ED">
      <w:pPr>
        <w:pStyle w:val="ListParagraph"/>
        <w:numPr>
          <w:ilvl w:val="0"/>
          <w:numId w:val="14"/>
        </w:numPr>
        <w:ind w:right="1080"/>
      </w:pPr>
      <w:r w:rsidRPr="00E926DA">
        <w:t>As we noted earlier, awesome power resides in the words we use. A truthful, well-chosen phrase may open our eyes to reality as it actually is, but intentionally misleading phrases strategically seek to do the opposite and block us effectively from perceiving reality as it actually is. As we noted earlier, Samuel Huntington engaged in such oversimplification and reductionism in 1993 when he re-coined the injurious term “clash of civilizations,” which he took from antagonistic Christian missionary propaganda of the 1920s. Huntington’s notion of an inherent and essentially inescapable “clash of civilizations” is not only historically false but--more ominously--it was meant to instill in his readers dangerous “strategies of anticipatory aggression.” Huntington’s notion of the “clash of civilizations” amounted to a radical distortion of our understanding of the past, present, and future, and it set the tone for much of the antagonistic sectarian and nationalistic global dissonance that has marked the subsequent decades.</w:t>
      </w:r>
      <w:r>
        <w:t xml:space="preserve"> (</w:t>
      </w:r>
      <w:r>
        <w:rPr>
          <w:b/>
          <w:bCs/>
        </w:rPr>
        <w:t xml:space="preserve">Volume 4) </w:t>
      </w:r>
    </w:p>
    <w:p w14:paraId="5EFEB53F" w14:textId="77777777" w:rsidR="00FD1A33" w:rsidRPr="00E926DA" w:rsidRDefault="00FD1A33" w:rsidP="00E616ED">
      <w:pPr>
        <w:pStyle w:val="ListParagraph"/>
        <w:numPr>
          <w:ilvl w:val="0"/>
          <w:numId w:val="14"/>
        </w:numPr>
        <w:ind w:right="1080"/>
      </w:pPr>
      <w:r w:rsidRPr="00E926DA">
        <w:t>In 1926, Basil Joseph Mathews (d. 1951)--an English historian, biographer, writer, and Christian missionary--introduced the term “clash of civilizations” in an article written under the auspices of the World’s Alliance of YMCAs with the title of “Young Islam on Trek: A Study of the Clash of Civilizations.” In his notion of inherent civilizational clashes, Mathews’ religious zeal was echoing the standard Protestant missionary rhetoric of his time, which view Islam as an intractable rival of Christianity with which there could be little common ground. Samuel Huntington took over Mathews’ notion of the “clash of civilizations” in an article he wrote in Foreign Affairs in 1996. Unlike Mathews, however, Huntington did not see the world through missionary eyes. On the contrary, Huntington’s approach was strictly secular. “Civilizations that are destined to clash cannot seek together a common future. Yet, like Basil Mathews, Huntington saw the specter of Islam and its civilization as beyond redemption. Like the Protestant missionaries before him--but with different motives--he pronounced a “self-righteous and unequivocally self-satisfied” sentence of “Otherness” upon Islam and Muslims, although in speaking of “Islamic civilization,” Huntington did not really impart any particularly “religious notion” to it. “Islamic civilization” was, however, in his assessment destined to confront the West, its superior “values,” and essential geopolitical interests during the twenty-first century. Huntington’s refurbished and recoined term won the day and proved much more effective than other attempts at terminology such as “the Crescent of Crisis,” “the Arc of Instability,” and even “the Islamic Revolution.” Huntington’s paradigm of “the clash of civilizations” completely shifted the discourse of Near Eastern conflict, which--since the days of President Jamāl ‘Abd-al-Nāṣir in the 1950s and 1960s--had been exclusively focused on nationalism and Cold War rhetoric. In addition to this, Huntington’s work served as an antidote to “modernization theories” of foreign policy, which held that the mere fact of “modernization” would relegate religion to an insignificant role in the world in general and in public and foreign affairs in particular. Huntington presented an an “essentialist” notion of Western civilization, based on democracy, human rights, free enterprise, and globalization. This “idealized” West--in his view--was confronted by other incompatible “civilizations” like those of Islam and China, whose economic, social, and political structures were inherently unsympathetic with the West. They must necessarily play adversarial roles and, in Huntington’s view, were incapable of betterment and fundamental change. Huntington’s masterly use of the misleading and ultimately false paradigm of the inescapable “clash of civilizations” successfully captured a wide array of misgivings that permeated the West in the wake of the so-called “Islamic Revolution” of Iran in 1979. The highly simplistic, historically false, but seemingly profound idea of an inherent “essentialist” “clash of civilizations” caught the Western imagination its dialectical balance between good and evil, without being transparently racist or bigoted or racist.</w:t>
      </w:r>
      <w:r>
        <w:t xml:space="preserve"> </w:t>
      </w:r>
      <w:r>
        <w:rPr>
          <w:b/>
          <w:bCs/>
        </w:rPr>
        <w:t xml:space="preserve">(volume 5) </w:t>
      </w:r>
    </w:p>
    <w:p w14:paraId="6C7C13BE" w14:textId="77777777" w:rsidR="00FD1A33" w:rsidRPr="00E926DA" w:rsidRDefault="00FD1A33" w:rsidP="00E616ED">
      <w:pPr>
        <w:pStyle w:val="ListParagraph"/>
        <w:numPr>
          <w:ilvl w:val="0"/>
          <w:numId w:val="14"/>
        </w:numPr>
        <w:ind w:right="1080"/>
      </w:pPr>
      <w:r w:rsidRPr="00E926DA">
        <w:t>‘Clash of Civilizations’ must be retired from public discourse before the people who like to use it actually begin to believe it.</w:t>
      </w:r>
    </w:p>
    <w:p w14:paraId="6F0E4267" w14:textId="77777777" w:rsidR="00FD1A33" w:rsidRDefault="00FD1A33" w:rsidP="00FD1A33">
      <w:pPr>
        <w:rPr>
          <w:rFonts w:eastAsiaTheme="minorHAnsi"/>
        </w:rPr>
      </w:pPr>
    </w:p>
    <w:p w14:paraId="1116564B" w14:textId="77777777" w:rsidR="00FD1A33" w:rsidRPr="00A13E48" w:rsidRDefault="00FD1A33" w:rsidP="00E616ED">
      <w:pPr>
        <w:pStyle w:val="Heading4"/>
        <w:numPr>
          <w:ilvl w:val="1"/>
          <w:numId w:val="6"/>
        </w:numPr>
        <w:rPr>
          <w:rFonts w:asciiTheme="majorBidi" w:eastAsiaTheme="minorHAnsi" w:hAnsiTheme="majorBidi"/>
          <w:b/>
          <w:bCs/>
          <w:color w:val="C00000"/>
          <w:sz w:val="28"/>
          <w:szCs w:val="28"/>
        </w:rPr>
      </w:pPr>
      <w:r w:rsidRPr="00A13E48">
        <w:rPr>
          <w:rFonts w:asciiTheme="majorBidi" w:eastAsiaTheme="minorEastAsia" w:hAnsiTheme="majorBidi"/>
          <w:b/>
          <w:bCs/>
          <w:color w:val="C00000"/>
          <w:sz w:val="28"/>
          <w:szCs w:val="28"/>
        </w:rPr>
        <w:t>Copper Scroll</w:t>
      </w:r>
    </w:p>
    <w:p w14:paraId="20F92BE0" w14:textId="77777777" w:rsidR="00FD1A33" w:rsidRPr="00AB441E" w:rsidRDefault="00FD1A33" w:rsidP="00FD1A33">
      <w:pPr>
        <w:ind w:left="1440"/>
        <w:rPr>
          <w:rFonts w:eastAsiaTheme="minorEastAsia"/>
        </w:rPr>
      </w:pPr>
      <w:commentRangeStart w:id="72"/>
      <w:r w:rsidRPr="00AB441E">
        <w:rPr>
          <w:rFonts w:eastAsiaTheme="minorEastAsia"/>
        </w:rPr>
        <w:t>The Copper Scroll, which constitutes one of the most important finds in the Dead Sea Scrolls, was discovered on 24 Jumādā al-Thāniya 1371/20 March 1952, but it was not cut open until 1375/1956, when Scholars also began their attempts to decipher it. In all, the Copper Scroll mentions sixty-four secret deposits similar to those of Qumrān hidden in or near Jerusalem extending from Hebron to Mt. Gerizim near Nablus and including the valley of Qumrān itself. The Copper Scroll uses coded language but describes—in that code—the locations and depths of these deposites in minute details. It speaks of silver chests, large amounts of ingots of gold and silver, jars, bowls, perfumes, and additional manuscripts. All amounts and values are carefully recorded. In all, the precious metals mentioned in the Copper Scroll would amount something more than one hundred tons of precious metal. We will discuss later the authenticity of the Copper Scroll, but some scholars speculate that the treasures it describes and seeks to protect are those of the First Temple.</w:t>
      </w:r>
      <w:commentRangeEnd w:id="72"/>
      <w:r w:rsidRPr="00AB441E">
        <w:rPr>
          <w:rStyle w:val="CommentReference"/>
          <w:rFonts w:eastAsiaTheme="minorEastAsia"/>
          <w:sz w:val="24"/>
          <w:szCs w:val="24"/>
        </w:rPr>
        <w:commentReference w:id="72"/>
      </w:r>
    </w:p>
    <w:p w14:paraId="121505CC" w14:textId="77777777" w:rsidR="00FD1A33" w:rsidRPr="00A13E48" w:rsidRDefault="00FD1A33" w:rsidP="00FD1A33">
      <w:pPr>
        <w:rPr>
          <w:rFonts w:eastAsiaTheme="minorHAnsi"/>
        </w:rPr>
      </w:pPr>
    </w:p>
    <w:p w14:paraId="4B8C1948" w14:textId="77777777" w:rsidR="00FD1A33" w:rsidRPr="00E711F3" w:rsidRDefault="00FD1A33" w:rsidP="00E616ED">
      <w:pPr>
        <w:pStyle w:val="Heading4"/>
        <w:numPr>
          <w:ilvl w:val="1"/>
          <w:numId w:val="6"/>
        </w:numPr>
        <w:rPr>
          <w:rFonts w:asciiTheme="majorBidi" w:eastAsiaTheme="minorHAnsi" w:hAnsiTheme="majorBidi"/>
          <w:b/>
          <w:bCs/>
          <w:color w:val="C00000"/>
          <w:sz w:val="28"/>
          <w:szCs w:val="28"/>
        </w:rPr>
      </w:pPr>
      <w:bookmarkStart w:id="73" w:name="_Toc188509361"/>
      <w:r>
        <w:rPr>
          <w:rFonts w:asciiTheme="majorBidi" w:eastAsiaTheme="minorHAnsi" w:hAnsiTheme="majorBidi"/>
          <w:b/>
          <w:bCs/>
          <w:color w:val="C00000"/>
          <w:sz w:val="28"/>
          <w:szCs w:val="28"/>
        </w:rPr>
        <w:t>E</w:t>
      </w:r>
      <w:r w:rsidRPr="00E711F3">
        <w:rPr>
          <w:rFonts w:asciiTheme="majorBidi" w:eastAsiaTheme="minorHAnsi" w:hAnsiTheme="majorBidi"/>
          <w:b/>
          <w:bCs/>
          <w:color w:val="C00000"/>
          <w:sz w:val="28"/>
          <w:szCs w:val="28"/>
        </w:rPr>
        <w:t>xplain Rather than Condemn</w:t>
      </w:r>
      <w:bookmarkEnd w:id="73"/>
    </w:p>
    <w:p w14:paraId="58B2C582" w14:textId="77777777" w:rsidR="00FD1A33" w:rsidRDefault="00FD1A33" w:rsidP="00FD1A33">
      <w:pPr>
        <w:rPr>
          <w:rFonts w:eastAsiaTheme="minorHAnsi"/>
          <w:b/>
          <w:bCs/>
          <w:i/>
          <w:iCs/>
        </w:rPr>
      </w:pPr>
      <w:bookmarkStart w:id="74" w:name="_Toc188509376"/>
      <w:r>
        <w:rPr>
          <w:rFonts w:eastAsiaTheme="minorHAnsi"/>
          <w:b/>
          <w:bCs/>
          <w:i/>
          <w:iCs/>
        </w:rPr>
        <w:t xml:space="preserve">                        </w:t>
      </w:r>
      <w:r w:rsidRPr="000706C5">
        <w:rPr>
          <w:rFonts w:eastAsiaTheme="minorHAnsi"/>
          <w:b/>
          <w:bCs/>
          <w:i/>
          <w:iCs/>
        </w:rPr>
        <w:t>Imperative of Searching Out Real Causes</w:t>
      </w:r>
      <w:bookmarkEnd w:id="74"/>
    </w:p>
    <w:p w14:paraId="5D4FEAB6" w14:textId="77777777" w:rsidR="00FD1A33" w:rsidRDefault="00FD1A33" w:rsidP="00E616ED">
      <w:pPr>
        <w:pStyle w:val="ListParagraph"/>
        <w:numPr>
          <w:ilvl w:val="0"/>
          <w:numId w:val="15"/>
        </w:numPr>
        <w:rPr>
          <w:rFonts w:eastAsiaTheme="minorHAnsi"/>
        </w:rPr>
      </w:pPr>
      <w:r w:rsidRPr="00AB441E">
        <w:rPr>
          <w:rFonts w:eastAsiaTheme="minorHAnsi"/>
        </w:rPr>
        <w:t>“Modern man, faced with the unprecedented crisis of his own making which now threatens the life of the whole planet, still refuses to see where the real causes of the problem lie.” It is “…the gradual de-sacralization of the cosmos which took place in the West and especially the rationalism and humanism of the Renaissance which made possible the Scientific Revolution and the creation of a science whose function, according to Francis Bacon, one of its leading proponents, was to gain power over nature, dominate her and force her to reveal her secrets not for the glory of God but for the sake of gaining worldly power and wealth.”</w:t>
      </w:r>
    </w:p>
    <w:p w14:paraId="5DEC23D4" w14:textId="77777777" w:rsidR="00FD1A33" w:rsidRPr="00AB441E" w:rsidRDefault="00FD1A33" w:rsidP="00E616ED">
      <w:pPr>
        <w:pStyle w:val="ListParagraph"/>
        <w:numPr>
          <w:ilvl w:val="0"/>
          <w:numId w:val="15"/>
        </w:numPr>
        <w:rPr>
          <w:rFonts w:eastAsiaTheme="minorHAnsi"/>
        </w:rPr>
      </w:pPr>
      <w:r w:rsidRPr="00AB441E">
        <w:rPr>
          <w:rFonts w:eastAsiaTheme="minorHAnsi"/>
        </w:rPr>
        <w:t>Nothing happens in a vacuum, and no Muslim, Christian, Jew, or anyone else just wakes up as a terrorist. Muslims must beware of victimizing themselves, and they must also be careful not to justify Islamist terrorism by reference to the oppression that Muslims—around the world—have faced in the fourteenth/twentieth and fifteenth/twenty-first centuries. At the same time, however, that oppression must not be ignored or trivialized. For all such events—ranging from acts of genocide to other agendas leading to massive death, destruction, and displacement—naturally have a powerfully radicalizing effect. They typically prompt anger in Muslims—not just in extremist Muslims—and affirm their conviction that “human rights” are designed for other ethnic and religious groups, but not for non-persons like themselves. Some may even recall the words of Yasir Arafat that the blood of Muslims has no value in today’s world unless it is mixed with oil. (</w:t>
      </w:r>
      <w:r w:rsidRPr="00AB441E">
        <w:rPr>
          <w:rFonts w:eastAsiaTheme="minorHAnsi"/>
          <w:b/>
          <w:bCs/>
        </w:rPr>
        <w:t>Volume 4</w:t>
      </w:r>
      <w:r>
        <w:rPr>
          <w:rFonts w:eastAsiaTheme="minorHAnsi"/>
        </w:rPr>
        <w:t>)</w:t>
      </w:r>
    </w:p>
    <w:p w14:paraId="47276271" w14:textId="77777777" w:rsidR="00FD1A33" w:rsidRPr="00AB441E" w:rsidRDefault="00FD1A33" w:rsidP="00E616ED">
      <w:pPr>
        <w:pStyle w:val="ListParagraph"/>
        <w:numPr>
          <w:ilvl w:val="0"/>
          <w:numId w:val="15"/>
        </w:numPr>
        <w:rPr>
          <w:rFonts w:eastAsiaTheme="minorHAnsi"/>
        </w:rPr>
      </w:pPr>
      <w:r w:rsidRPr="00AB441E">
        <w:rPr>
          <w:rFonts w:eastAsiaTheme="minorHAnsi"/>
        </w:rPr>
        <w:t>Traumatic experiences—at the individual and communal levels—may typically lead to convulsive reactions and hysterical behavior. It is clear that al-Qaeda, ISIS, and similar extremist groups have continually invoked the oppression Muslims face today as a justification for their own violent policies. ISIS—the most radical of contemporary Islamist groups—did grow up in battle-torn Iraq and the total destruction of that country and its institutions, along with the massive maiming of its civilian population in the wake of the United States-led invasion of Iraq in 2003, which brought about the death and destruction of hundreds of thousands of Iraqi civilians. Such brutalities left Iraq a completely destroyed and dysfunctional polity and social community, subjected everywhere to high levels of irrational and sectarian violence, disruption, and innocent deaths that are impossible for the people of the West to imagine. (</w:t>
      </w:r>
      <w:r w:rsidRPr="00AB441E">
        <w:rPr>
          <w:rFonts w:eastAsiaTheme="minorHAnsi"/>
          <w:b/>
          <w:bCs/>
        </w:rPr>
        <w:t>Volume 4</w:t>
      </w:r>
      <w:r>
        <w:rPr>
          <w:rFonts w:eastAsiaTheme="minorHAnsi"/>
        </w:rPr>
        <w:t>)</w:t>
      </w:r>
    </w:p>
    <w:p w14:paraId="4CF86E81" w14:textId="77777777" w:rsidR="00FD1A33" w:rsidRPr="00AB441E" w:rsidRDefault="00FD1A33" w:rsidP="00E616ED">
      <w:pPr>
        <w:pStyle w:val="ListParagraph"/>
        <w:numPr>
          <w:ilvl w:val="0"/>
          <w:numId w:val="15"/>
        </w:numPr>
        <w:rPr>
          <w:rFonts w:eastAsiaTheme="minorHAnsi"/>
        </w:rPr>
      </w:pPr>
      <w:r w:rsidRPr="00AB441E">
        <w:rPr>
          <w:rFonts w:eastAsiaTheme="minorHAnsi"/>
        </w:rPr>
        <w:t>Let us, therefore, list some of the asymmetrical conflicts and genocides that remain foremost in Muslim minds, although they are often easily forgotten or readily minimalized in Western minds:</w:t>
      </w:r>
    </w:p>
    <w:p w14:paraId="71B42274" w14:textId="77777777" w:rsidR="00FD1A33" w:rsidRDefault="00FD1A33" w:rsidP="00E616ED">
      <w:pPr>
        <w:pStyle w:val="ListParagraph"/>
        <w:numPr>
          <w:ilvl w:val="1"/>
          <w:numId w:val="15"/>
        </w:numPr>
        <w:rPr>
          <w:rFonts w:eastAsiaTheme="minorHAnsi"/>
        </w:rPr>
      </w:pPr>
      <w:r w:rsidRPr="00AB441E">
        <w:rPr>
          <w:rFonts w:eastAsiaTheme="minorHAnsi"/>
        </w:rPr>
        <w:t>The ongoing Israeli-Palestinian Conflict, which was discussed in detail above.</w:t>
      </w:r>
    </w:p>
    <w:p w14:paraId="269AA2F2" w14:textId="77777777" w:rsidR="00FD1A33" w:rsidRDefault="00FD1A33" w:rsidP="00E616ED">
      <w:pPr>
        <w:pStyle w:val="ListParagraph"/>
        <w:numPr>
          <w:ilvl w:val="1"/>
          <w:numId w:val="15"/>
        </w:numPr>
        <w:rPr>
          <w:rFonts w:eastAsiaTheme="minorHAnsi"/>
        </w:rPr>
      </w:pPr>
      <w:r w:rsidRPr="00AB441E">
        <w:rPr>
          <w:rFonts w:eastAsiaTheme="minorHAnsi"/>
        </w:rPr>
        <w:t>The Ongoing Persecution of Muslims in the Republic of India from 1947 until the present.</w:t>
      </w:r>
    </w:p>
    <w:p w14:paraId="1569D97C" w14:textId="77777777" w:rsidR="00FD1A33" w:rsidRDefault="00FD1A33" w:rsidP="00E616ED">
      <w:pPr>
        <w:pStyle w:val="ListParagraph"/>
        <w:numPr>
          <w:ilvl w:val="1"/>
          <w:numId w:val="15"/>
        </w:numPr>
        <w:rPr>
          <w:rFonts w:eastAsiaTheme="minorHAnsi"/>
        </w:rPr>
      </w:pPr>
      <w:r w:rsidRPr="00AB441E">
        <w:rPr>
          <w:rFonts w:eastAsiaTheme="minorHAnsi"/>
        </w:rPr>
        <w:t>The Kashmir Conflict and anti-Muslim genocide from 1947 until the present.</w:t>
      </w:r>
    </w:p>
    <w:p w14:paraId="18C92D09" w14:textId="77777777" w:rsidR="00FD1A33" w:rsidRDefault="00FD1A33" w:rsidP="00E616ED">
      <w:pPr>
        <w:pStyle w:val="ListParagraph"/>
        <w:numPr>
          <w:ilvl w:val="1"/>
          <w:numId w:val="15"/>
        </w:numPr>
        <w:rPr>
          <w:rFonts w:eastAsiaTheme="minorHAnsi"/>
        </w:rPr>
      </w:pPr>
      <w:r w:rsidRPr="00AB441E">
        <w:rPr>
          <w:rFonts w:eastAsiaTheme="minorHAnsi"/>
        </w:rPr>
        <w:t xml:space="preserve">The Soviet-Afghan War from 1399/1979 until 1409/1989. </w:t>
      </w:r>
    </w:p>
    <w:p w14:paraId="78D17494" w14:textId="77777777" w:rsidR="00FD1A33" w:rsidRDefault="00FD1A33" w:rsidP="00E616ED">
      <w:pPr>
        <w:pStyle w:val="ListParagraph"/>
        <w:numPr>
          <w:ilvl w:val="1"/>
          <w:numId w:val="15"/>
        </w:numPr>
        <w:rPr>
          <w:rFonts w:eastAsiaTheme="minorHAnsi"/>
        </w:rPr>
      </w:pPr>
      <w:r w:rsidRPr="00AB441E">
        <w:rPr>
          <w:rFonts w:eastAsiaTheme="minorHAnsi"/>
        </w:rPr>
        <w:t>The First and Second Iraq Wars from 1411/1990 until 1411/1991 and then1424/2003 until 1433/2011.</w:t>
      </w:r>
    </w:p>
    <w:p w14:paraId="16724874" w14:textId="77777777" w:rsidR="00FD1A33" w:rsidRDefault="00FD1A33" w:rsidP="00E616ED">
      <w:pPr>
        <w:pStyle w:val="ListParagraph"/>
        <w:numPr>
          <w:ilvl w:val="1"/>
          <w:numId w:val="15"/>
        </w:numPr>
        <w:rPr>
          <w:rFonts w:eastAsiaTheme="minorHAnsi"/>
        </w:rPr>
      </w:pPr>
      <w:r w:rsidRPr="00AB441E">
        <w:rPr>
          <w:rFonts w:eastAsiaTheme="minorHAnsi"/>
        </w:rPr>
        <w:t>The Bosnian War and genocide from 1412/1992 and 1416/1995.</w:t>
      </w:r>
    </w:p>
    <w:p w14:paraId="39525931" w14:textId="77777777" w:rsidR="00FD1A33" w:rsidRDefault="00FD1A33" w:rsidP="00E616ED">
      <w:pPr>
        <w:pStyle w:val="ListParagraph"/>
        <w:numPr>
          <w:ilvl w:val="1"/>
          <w:numId w:val="15"/>
        </w:numPr>
        <w:rPr>
          <w:rFonts w:eastAsiaTheme="minorHAnsi"/>
        </w:rPr>
      </w:pPr>
      <w:r w:rsidRPr="00AB441E">
        <w:rPr>
          <w:rFonts w:eastAsiaTheme="minorHAnsi"/>
        </w:rPr>
        <w:t>The First and Second Chechen Wars and genocide from 1415/1994 until late summer 1417/1996 and then 1420/1999 and lasted almost ten years until the spring of 1430/2009.</w:t>
      </w:r>
    </w:p>
    <w:p w14:paraId="2734787B" w14:textId="77777777" w:rsidR="00FD1A33" w:rsidRDefault="00FD1A33" w:rsidP="00E616ED">
      <w:pPr>
        <w:pStyle w:val="ListParagraph"/>
        <w:numPr>
          <w:ilvl w:val="1"/>
          <w:numId w:val="15"/>
        </w:numPr>
        <w:rPr>
          <w:rFonts w:eastAsiaTheme="minorHAnsi"/>
        </w:rPr>
      </w:pPr>
      <w:r w:rsidRPr="00AB441E">
        <w:rPr>
          <w:rFonts w:eastAsiaTheme="minorHAnsi"/>
        </w:rPr>
        <w:t>The Syrian Civil War and massive destruction and displacement of the Syrian Muslim people from 1432/2011 until the present.</w:t>
      </w:r>
    </w:p>
    <w:p w14:paraId="22FECBB2" w14:textId="77777777" w:rsidR="00FD1A33" w:rsidRDefault="00FD1A33" w:rsidP="00E616ED">
      <w:pPr>
        <w:pStyle w:val="ListParagraph"/>
        <w:numPr>
          <w:ilvl w:val="1"/>
          <w:numId w:val="15"/>
        </w:numPr>
        <w:rPr>
          <w:rFonts w:eastAsiaTheme="minorHAnsi"/>
        </w:rPr>
      </w:pPr>
      <w:r w:rsidRPr="00AB441E">
        <w:rPr>
          <w:rFonts w:eastAsiaTheme="minorHAnsi"/>
        </w:rPr>
        <w:t>The ongoing Uyghur Muslim Genocide in China from 1435/2014 until the present.</w:t>
      </w:r>
    </w:p>
    <w:p w14:paraId="23D92A4E" w14:textId="77777777" w:rsidR="00FD1A33" w:rsidRPr="00AB441E" w:rsidRDefault="00FD1A33" w:rsidP="00E616ED">
      <w:pPr>
        <w:pStyle w:val="ListParagraph"/>
        <w:numPr>
          <w:ilvl w:val="1"/>
          <w:numId w:val="15"/>
        </w:numPr>
        <w:rPr>
          <w:rFonts w:eastAsiaTheme="minorHAnsi"/>
        </w:rPr>
      </w:pPr>
      <w:r w:rsidRPr="00AB441E">
        <w:rPr>
          <w:rFonts w:eastAsiaTheme="minorHAnsi"/>
        </w:rPr>
        <w:t>The Rohingya Genocide in Burma (Myanmar) of 1438/2016. (</w:t>
      </w:r>
      <w:r w:rsidRPr="00AB441E">
        <w:rPr>
          <w:rFonts w:eastAsiaTheme="minorHAnsi"/>
          <w:b/>
          <w:bCs/>
        </w:rPr>
        <w:t>Volume 4</w:t>
      </w:r>
      <w:r>
        <w:rPr>
          <w:rFonts w:eastAsiaTheme="minorHAnsi"/>
        </w:rPr>
        <w:t>)</w:t>
      </w:r>
    </w:p>
    <w:p w14:paraId="5D38C67B" w14:textId="77777777" w:rsidR="00FD1A33" w:rsidRPr="00AB441E" w:rsidRDefault="00FD1A33" w:rsidP="00FD1A33">
      <w:pPr>
        <w:pStyle w:val="ListParagraph"/>
        <w:rPr>
          <w:rFonts w:eastAsiaTheme="minorHAnsi"/>
        </w:rPr>
      </w:pPr>
    </w:p>
    <w:p w14:paraId="662335D9" w14:textId="77777777" w:rsidR="00FD1A33" w:rsidRDefault="00FD1A33" w:rsidP="00FD1A33">
      <w:pPr>
        <w:rPr>
          <w:rFonts w:eastAsiaTheme="minorHAnsi"/>
          <w:b/>
          <w:bCs/>
          <w:i/>
          <w:iCs/>
        </w:rPr>
      </w:pPr>
      <w:bookmarkStart w:id="75" w:name="_Toc188509377"/>
      <w:r w:rsidRPr="000706C5">
        <w:rPr>
          <w:rFonts w:eastAsiaTheme="minorHAnsi"/>
          <w:b/>
          <w:bCs/>
          <w:i/>
          <w:iCs/>
        </w:rPr>
        <w:t>Imperative Not to Skew the Historical Narrative</w:t>
      </w:r>
      <w:bookmarkEnd w:id="75"/>
    </w:p>
    <w:p w14:paraId="6FD5A583" w14:textId="77777777" w:rsidR="00FD1A33" w:rsidRPr="00BC5A09" w:rsidRDefault="00FD1A33" w:rsidP="00E616ED">
      <w:pPr>
        <w:pStyle w:val="ListParagraph"/>
        <w:numPr>
          <w:ilvl w:val="0"/>
          <w:numId w:val="16"/>
        </w:numPr>
        <w:rPr>
          <w:rFonts w:eastAsiaTheme="minorHAnsi"/>
        </w:rPr>
      </w:pPr>
      <w:r w:rsidRPr="00BC5A09">
        <w:rPr>
          <w:rFonts w:eastAsiaTheme="minorHAnsi"/>
        </w:rPr>
        <w:t xml:space="preserve">The narrative of the Tsars’ fight against the “infidel” Tatar Muslims also decisively shaped the historical narrative of Russian identity and that of the Eastern Slavs in general. Like most ideological portrayals of this nature, however, the Slavic notions of the “infidel” Tatars is highly fictitious and only legendary. As we will indicate below--the Tatars and other Muslims of the Volga Basin were vastly more tolerant of Russian Orthodoxy than it ever was of them in return. In fact, however, the bloodlines of the Tatars, Russians, Ukrainians, and Eastern Slavs became so intermixed that ethnically each of these people are very close and often difficult to distinguish from each other, having essentially the same DNA. Indeed, a high percentage of the ruling aristocracy of Tsarist Russia itself traced their ancestery directly back to the Tatars of the Golden Horde. It is a prime duty of every student of the past, as Toynbee states, to bestow “infinite pains on discovering what actually happened,” or, as von Ranke said, to rediscover how it unfolded: “As it actually happened” (Wie es eigentlich gewesen). At the same time, the scholar must be as careful as possible not to overstep the bounds of what is reasonable </w:t>
      </w:r>
    </w:p>
    <w:p w14:paraId="723B9111" w14:textId="77777777" w:rsidR="00FD1A33" w:rsidRPr="001E40D8" w:rsidRDefault="00FD1A33" w:rsidP="00E616ED">
      <w:pPr>
        <w:pStyle w:val="ListParagraph"/>
        <w:numPr>
          <w:ilvl w:val="0"/>
          <w:numId w:val="16"/>
        </w:numPr>
        <w:rPr>
          <w:rFonts w:eastAsiaTheme="minorHAnsi"/>
        </w:rPr>
      </w:pPr>
      <w:r w:rsidRPr="001E40D8">
        <w:rPr>
          <w:rFonts w:eastAsiaTheme="minorHAnsi"/>
        </w:rPr>
        <w:t xml:space="preserve">Thorkild Jacobsen, “Sumerian Grammar Today,” 125: </w:t>
      </w:r>
    </w:p>
    <w:p w14:paraId="72392A64" w14:textId="77777777" w:rsidR="00FD1A33" w:rsidRPr="001E40D8" w:rsidRDefault="00FD1A33" w:rsidP="00E616ED">
      <w:pPr>
        <w:pStyle w:val="ListParagraph"/>
        <w:numPr>
          <w:ilvl w:val="0"/>
          <w:numId w:val="16"/>
        </w:numPr>
        <w:rPr>
          <w:rFonts w:eastAsiaTheme="minorHAnsi"/>
        </w:rPr>
      </w:pPr>
      <w:r w:rsidRPr="001E40D8">
        <w:rPr>
          <w:rFonts w:eastAsiaTheme="minorHAnsi"/>
        </w:rPr>
        <w:t>Jacobsen: “A reasoned critical attitude is of the essence of good scholarship, one unduly sceptical is fully as naive and prejudicial to gaining reliable knowledge as is one unduly trusting.” They see exceptions from accepted rules as corruptions, not deficiencies in the scholar’s knowledge. Jacobsen: “The essential thing is to be slow to dismiss difficulties with the easy assumption of mistakes by the ancients.”</w:t>
      </w:r>
      <w:r>
        <w:rPr>
          <w:rFonts w:eastAsiaTheme="minorHAnsi"/>
        </w:rPr>
        <w:t xml:space="preserve"> </w:t>
      </w:r>
      <w:r w:rsidRPr="001E40D8">
        <w:rPr>
          <w:rFonts w:eastAsiaTheme="minorHAnsi"/>
          <w:b/>
          <w:bCs/>
        </w:rPr>
        <w:t xml:space="preserve">(volume 13) </w:t>
      </w:r>
    </w:p>
    <w:p w14:paraId="161C29DA" w14:textId="77777777" w:rsidR="00FD1A33" w:rsidRDefault="00FD1A33" w:rsidP="00E616ED">
      <w:pPr>
        <w:pStyle w:val="ListParagraph"/>
        <w:numPr>
          <w:ilvl w:val="0"/>
          <w:numId w:val="16"/>
        </w:numPr>
        <w:rPr>
          <w:rFonts w:eastAsiaTheme="minorHAnsi"/>
        </w:rPr>
      </w:pPr>
      <w:r w:rsidRPr="001E40D8">
        <w:rPr>
          <w:rFonts w:eastAsiaTheme="minorHAnsi"/>
        </w:rPr>
        <w:t xml:space="preserve">(volume 13) </w:t>
      </w:r>
    </w:p>
    <w:p w14:paraId="517E5CD9" w14:textId="77777777" w:rsidR="00FD1A33" w:rsidRPr="001E40D8" w:rsidRDefault="00FD1A33" w:rsidP="00E616ED">
      <w:pPr>
        <w:pStyle w:val="ListParagraph"/>
        <w:numPr>
          <w:ilvl w:val="0"/>
          <w:numId w:val="16"/>
        </w:numPr>
        <w:rPr>
          <w:rFonts w:eastAsiaTheme="minorHAnsi"/>
        </w:rPr>
      </w:pPr>
      <w:r w:rsidRPr="001E40D8">
        <w:rPr>
          <w:rFonts w:eastAsiaTheme="minorHAnsi"/>
        </w:rPr>
        <w:t>Concealing the fact that the distinctive Islamic Civilization of Medieval Iberia as well as its Jewish and Mozarab branches were not historically legitimate, worthy of careful study, and Divinely endowed with the right to exist:</w:t>
      </w:r>
      <w:r>
        <w:rPr>
          <w:rFonts w:eastAsiaTheme="minorHAnsi"/>
        </w:rPr>
        <w:t xml:space="preserve"> </w:t>
      </w:r>
      <w:r w:rsidRPr="001E40D8">
        <w:rPr>
          <w:rFonts w:eastAsiaTheme="minorHAnsi"/>
        </w:rPr>
        <w:t>By glorifying the Christian conquests of the Iberian Muslim world and its protected Jewish and Mozarab Christian communities, the paradigm of the “Reconquest” utterly covers over and implicitly disavows the “historical legitimacy” of al-Andalus, while downplaying the “Reconquest’s” monumental crimes of religious, cultural, and ethnic genocide</w:t>
      </w:r>
      <w:r>
        <w:rPr>
          <w:rFonts w:eastAsiaTheme="minorHAnsi"/>
        </w:rPr>
        <w:t xml:space="preserve">. </w:t>
      </w:r>
      <w:r w:rsidRPr="001E40D8">
        <w:rPr>
          <w:rFonts w:eastAsiaTheme="minorHAnsi"/>
        </w:rPr>
        <w:t>Thus, the notion of “Reconquest” (la Reconquista) weaponizes the historical narrative and fosters deeply rooted cultural, ideological, and academic strategies to justify past aggression and facilitate present and future anti-pluralistic violence.</w:t>
      </w:r>
      <w:r>
        <w:rPr>
          <w:rFonts w:eastAsiaTheme="minorHAnsi"/>
        </w:rPr>
        <w:t xml:space="preserve"> </w:t>
      </w:r>
      <w:r>
        <w:rPr>
          <w:rFonts w:eastAsiaTheme="minorHAnsi"/>
          <w:b/>
          <w:bCs/>
        </w:rPr>
        <w:t xml:space="preserve">(volume 3) </w:t>
      </w:r>
    </w:p>
    <w:p w14:paraId="77BCC3B3" w14:textId="77777777" w:rsidR="00FD1A33" w:rsidRPr="001E40D8" w:rsidRDefault="00FD1A33" w:rsidP="00E616ED">
      <w:pPr>
        <w:pStyle w:val="ListParagraph"/>
        <w:numPr>
          <w:ilvl w:val="0"/>
          <w:numId w:val="16"/>
        </w:numPr>
        <w:rPr>
          <w:rFonts w:eastAsiaTheme="minorHAnsi"/>
        </w:rPr>
      </w:pPr>
      <w:r w:rsidRPr="001E40D8">
        <w:rPr>
          <w:rFonts w:eastAsiaTheme="minorHAnsi"/>
        </w:rPr>
        <w:t>This earliest formative period of Western Europe during the era of the collapse of the Western Roman Empire, when the Arian Christian Teutons asserted military dominance over most of the West has been generally neglected in the Occident’s typically selective presentation of its historical narrative. The Goths converted to Arian Christianity during the mid-fourth century CE at the hands of the Arian Bishop and Missionary Wulfila or “Little Wolf,” who wrote an excellent Gothic translation of the Bible. Arian Christianity spread among the Vandals, who probably embraced the faith prior to their migration across the Rhine to the Western regions of Europe in 406 CE. The Vandals were the first Arian Christian tribe to rule Iberia after the fall of Rome, but they were later pushed out of the peninsula by the Visigoths. Indeed, al-Andalus (Andalusia) is said to take its name from the Vandals (Vandalusia). After the Visigoths pushed the Vandals out of Iberia, however, the former tribe crossed the Mediterranean to Roman North Africa, which they invaded and conquered in 429 CE. When the great Trinitarian Theologian Saint Augustine way dying of malaria in Hippo on 28 August 430 CE, the Arian Christian Vandals were at the the city’s walls, and not long afterward they held an official Arian Christian Council in North Africa—to overturn the Council of Nicaea and the First Council of Constantinople, which had been crucial to the official declaration of Trinitarian Dogma. By 450 CE, North Africa had come completely under the control of the Monotheistic Arian Christian Vandals, and the work of Saint Augustine in North Africa was swept away for some time to come</w:t>
      </w:r>
      <w:r>
        <w:rPr>
          <w:rFonts w:eastAsiaTheme="minorHAnsi"/>
        </w:rPr>
        <w:t xml:space="preserve">. </w:t>
      </w:r>
      <w:r w:rsidRPr="001E40D8">
        <w:rPr>
          <w:rFonts w:eastAsiaTheme="minorHAnsi"/>
        </w:rPr>
        <w:t xml:space="preserve">The Gepids had also converted to Arianism, although their tribe did not cross the Rhine to the West but remained in Eastern Europe and settled in what today is Eastern Hungary. The Arian Christian Suebians pushed into today’s Portugal, where they ruled Iberia alongside their Visigothic kinsmen, who took control of the greater part of today’s Spain as well as the regions of what is presently Southeastern and Southwestern France. The Burgundians, who crossed the Rhine shortly after the Vandals and occupied what is today Northcentral and Southeastern France by 443 CE, were also devoted Arian Christians, as were the Rugians of modern-day Austria. </w:t>
      </w:r>
      <w:r>
        <w:rPr>
          <w:rFonts w:eastAsiaTheme="minorHAnsi"/>
        </w:rPr>
        <w:t xml:space="preserve"> </w:t>
      </w:r>
      <w:r>
        <w:rPr>
          <w:rFonts w:eastAsiaTheme="minorHAnsi"/>
          <w:b/>
          <w:bCs/>
        </w:rPr>
        <w:t xml:space="preserve">(Volume 3 Excerpts) </w:t>
      </w:r>
    </w:p>
    <w:p w14:paraId="1FACA630" w14:textId="77777777" w:rsidR="00FD1A33" w:rsidRPr="001E40D8" w:rsidRDefault="00FD1A33" w:rsidP="00E616ED">
      <w:pPr>
        <w:pStyle w:val="ListParagraph"/>
        <w:numPr>
          <w:ilvl w:val="0"/>
          <w:numId w:val="16"/>
        </w:numPr>
        <w:rPr>
          <w:rFonts w:eastAsiaTheme="minorHAnsi"/>
        </w:rPr>
      </w:pPr>
      <w:r w:rsidRPr="001E40D8">
        <w:rPr>
          <w:rFonts w:eastAsiaTheme="minorHAnsi"/>
        </w:rPr>
        <w:t>How Little We Know and Have Preserved from the Past</w:t>
      </w:r>
      <w:r>
        <w:rPr>
          <w:rFonts w:eastAsiaTheme="minorHAnsi"/>
        </w:rPr>
        <w:t xml:space="preserve"> </w:t>
      </w:r>
      <w:r w:rsidRPr="001E40D8">
        <w:rPr>
          <w:rFonts w:eastAsiaTheme="minorHAnsi"/>
        </w:rPr>
        <w:t>NOTE: THIS IS ONE OF THE MAIN PROBLEMS WITH AXIAL THEORY--IT IGNORES HOW LITTLE WE ACTUALLY KNOW ABOUT THE HUMAN EXPERIENCE BEYOND THE FEW WRITTEN AND ARCHAEOLOGICAL RECORDS THAT WE POSSESS. WITH SUCH A SKEWED KNOWLEDGE OF THE PAST--OUTSIDE THE LIGHT OF REVELATION--WE MUST BE VERY CAUTIOUS ABOUT SUCH HISTORICAL GENERALIZATIONS</w:t>
      </w:r>
      <w:r>
        <w:rPr>
          <w:rFonts w:eastAsiaTheme="minorHAnsi"/>
        </w:rPr>
        <w:t xml:space="preserve">. </w:t>
      </w:r>
      <w:r w:rsidRPr="001E40D8">
        <w:rPr>
          <w:rFonts w:eastAsiaTheme="minorHAnsi"/>
        </w:rPr>
        <w:t>The destruction of ancient knowledge: Historical knowledge is always skewed, and the historian is obliged by the dictates of sound methodology never to forget this fact. In the case of archaeology and paleontology, the degree of skewing is generally even much greater. The classical example of such skewing in history is are the Ptolemies of Egypt and Seleucids of Greater Syria.</w:t>
      </w:r>
      <w:r>
        <w:rPr>
          <w:rFonts w:eastAsiaTheme="minorHAnsi"/>
          <w:b/>
          <w:bCs/>
        </w:rPr>
        <w:t xml:space="preserve"> (Volume 13) </w:t>
      </w:r>
    </w:p>
    <w:p w14:paraId="3D70322A" w14:textId="77777777" w:rsidR="00FD1A33" w:rsidRPr="00D11382" w:rsidRDefault="00FD1A33" w:rsidP="00E616ED">
      <w:pPr>
        <w:pStyle w:val="ListParagraph"/>
        <w:numPr>
          <w:ilvl w:val="0"/>
          <w:numId w:val="16"/>
        </w:numPr>
        <w:rPr>
          <w:rFonts w:eastAsiaTheme="minorHAnsi"/>
        </w:rPr>
      </w:pPr>
      <w:r w:rsidRPr="001E40D8">
        <w:rPr>
          <w:rFonts w:eastAsiaTheme="minorHAnsi"/>
        </w:rPr>
        <w:t>In much of what follows regarding the Messengers, we attempt to put them in the historical context of their peoples, times, and places. This requires attention to archaeological and historical facts that, in many cases, will be new to the reader and require special attention. All of the Qur’ānic Messengers of the post-Flood period have special relationships to the ancient lands and peoples of the Middle East, which invariably have ancient Arabian roots. To a considerable extent, much of what will be presented in the following chapters are important and well-established material which has rarely been given the attention in modern Western scholarship that it deserves. The systematic failure of Western studies to focus carefully on such data necessarily leads to the falsification of our historical picture through the skewing of information that arises due to neglect, or lack, of data that made up an essential part of the historical background.</w:t>
      </w:r>
      <w:r>
        <w:rPr>
          <w:rFonts w:eastAsiaTheme="minorHAnsi"/>
        </w:rPr>
        <w:t xml:space="preserve"> </w:t>
      </w:r>
      <w:r w:rsidRPr="001E40D8">
        <w:rPr>
          <w:rFonts w:eastAsiaTheme="minorHAnsi"/>
        </w:rPr>
        <w:t xml:space="preserve">Eduard Meyer states in his Geschichte des Altertums (A History of Antiquity) that the historian’s evidence--in ancient and later historical studies--is always at the mercy of chance and there is no rational correspondence between the intrinsic importance of an event and the quantity of evidence about it at the historian’s disposal. Thus, the historian is in danger of becoming bound by the evidence available to him like a potter becomes slave to his clay. Toynbee emphasizes this inherent “irrationality” of historical methodology, especially in the historiography of the ancient Near East. Sometimes, there is no remedy for it because invaluable materials have been lost, but in other cases--especially regarding the prehistory and ancient history of the Near East--vast amounts of material are available in Arabia which have long been neglected because of the myopic focus of many Western scholars on the so-called “Fertile Crescent” to the north. As noted earlier, this unfortunate paradigm implies that what is to the south of this “crescent” is sterile and empty, and nothing could be further from the truth. A classic example of such historical skewing due to lack of data is in the case of the discovery of Sumerian civilization. Although the Sumerians constitute the earliest known civilization and were of central importance in human history, Western Orientalists only discovered and successfully identified Sumerian language and civilization in the second half of the nineteenth century. Toynbee refers to Sumer as a “disinterred civilization,” since we had had no knowledge of it until Western Orientalist archaeology brought it to light. He also refers to it as a “historical bomb,” because its discovery forced scholars to completely rethink and retool their paradigms and cognitive frames regarding the development of Ancient Mesopotamian civilization. It should be emphasized, as Toynbee notes, that, in all cases, archaeological evidence is “notoriously difficult to translate into historical knowledge.” Consequently, archaeological records, wherever we find them, must be treated with great care and circumspection, because of their inherent ability to skew the record and fail to give a comprehensive account. In much of what follows regarding the Messengers, we attempt to put them in the historical context of their peoples, times, and places. This requires attention to archaeological and historical facts that, in many cases, will be new to the reader and require special attention. All of the Qur’ānic Messengers of the post-Flood period have special relationships to the ancient lands and peoples of the Middle East, which invariably have ancient Arabian roots. To a considerable extent, much of what will be presented in the following chapters are important and well-established material which has rarely been given the attention in modern Western scholarship that it deserves. The systematic failure of Western studies to focus carefully on such data necessarily leads to the falsification of our historical picture through the skewing of information that arises due to neglect, or lack, of data that made up an essential part of the historical background. Eduard Meyer states in his Geschichte des Altertums (A History of Antiquity) that the historian’s evidence--in ancient and later historical studies--is always at the mercy of chance and there is no rational correspondence between the intrinsic importance of an event and the quantity of evidence about it at the historian’s disposal. Thus, the historian is in danger of becoming bound by the evidence available to him like a potter becomes slave to his clay. Toynbee emphasizes this inherent “irrationality” of historical methodology, especially in the historiography of the ancient Near East. Sometimes, there is no remedy for it because invaluable materials have been lost, but in other cases--especially regarding the prehistory and ancient history of the Near East--vast amounts of material are available in Arabia which have long been neglected because of the myopic focus of many Western scholars on the so-called “Fertile Crescent” to the north. As noted earlier, this unfortunate paradigm implies that what is to the south of this “crescent” is sterile and empty, and nothing could be further from the truth. A classic example of such historical skewing due to lack of data is in the case of the discovery of Sumerian civilization. Although the Sumerians constitute the earliest known civilization and were of central importance in human history, Western Orientalists only discovered and successfully identified Sumerian language and civilization in the second half of the nineteenth century. Toynbee refers to Sumer as a “disinterred civilization,” since we had had no knowledge of it until Western Orientalist archaeology brought it to light. He also refers to it as a “historical bomb,” because its discovery forced scholars to completely rethink and retool their paradigms and cognitive frames regarding the development of Ancient Mesopotamian civilization. It should be emphasized, as Toynbee notes, that, in all cases, archaeological evidence is “notoriously difficult to translate into historical knowledge.” Consequently, archaeological records, wherever we find them, must be treated with great care and circumspection, because of their inherent ability to skew the record and fail to give a comprehensive account. Another striking example of historical skewing is that of the Seleucid and Ptolemaic Empires of the Ancient Middle East in the wake of the conquests of Alexander the Great The Seleucid Empire. For almost two centuries, the Seleucid monarchy was the catalyst of the most significant field of creative human cultural activity in the world. The Seleucid monarchy, in Toynbee’s view, was the bridal chamber in which Hellenic and Syriac civilizations were married. Their union produced titanic intellectual and religious offspring such as the concept of divine kingship as a basic principle in the internal socio-political associations of city-states, which would become the prototype of the Roman Empire. The Seleucid cultural influence also played a major role in the development of Hinduism, Mahāyāna Buddhism, Christianity, and a series of syncretic religions such as Mithraism and Manichaeism.  </w:t>
      </w:r>
      <w:r>
        <w:rPr>
          <w:rFonts w:eastAsiaTheme="minorHAnsi"/>
          <w:b/>
          <w:bCs/>
        </w:rPr>
        <w:t>(VOLUME 13)</w:t>
      </w:r>
    </w:p>
    <w:p w14:paraId="14414DFA" w14:textId="77777777" w:rsidR="00FD1A33" w:rsidRPr="00D11382" w:rsidRDefault="00FD1A33" w:rsidP="00E616ED">
      <w:pPr>
        <w:pStyle w:val="ListParagraph"/>
        <w:numPr>
          <w:ilvl w:val="0"/>
          <w:numId w:val="16"/>
        </w:numPr>
        <w:rPr>
          <w:rFonts w:eastAsiaTheme="minorHAnsi"/>
        </w:rPr>
      </w:pPr>
      <w:r w:rsidRPr="00D11382">
        <w:rPr>
          <w:rFonts w:eastAsiaTheme="minorHAnsi"/>
        </w:rPr>
        <w:t xml:space="preserve">Another example of such historical skewing holds true regarding the transition in Ancient Egypt between the Predynastic Age (placing dates here would be helpful) and the establishment of the Old Kingdom (insert dates), which unified the Nile Valley and established Pharaonic rule. The Old Kingdom established a totalitarian universal state to dominate all of Egypt. This totalitarianism went to greater links in the Old Kingdom than in the subsequent Middle Empire or even the New Empire. The pyramids of the Old Kingdom reflect the titanic egoism of Egypt’s Pharaonic rulers, who in religion, word, and practice embodied the later words of French absolutism when King Louis XIV when he said: “L’État, c’est moi” (It is I [and no other] who am the state). The Old Kingdom was a coup-de-grâce, which may well have been preceded by the breakdown of a greater civilization in the Deltaic Bog, of which we have no knowledge at present.  As in the case of the Seleucids, the Predynastic Age in the Lower Nile Valley was of preeminent importance, but we know very little about it because of lack of information. Here again--as in the case of the Ptolemies--“dry-as-dust” Upper Egypt, which is our major source of knowledge for the origins of the Old Kingdom, competes effectively against the “water-logged delta” of Egypt’s North, which was the cradle of Predynastic Egypt. In the formation of the Old Kingdom, Upper Egypt conquered Lower Egypt and the earliest monuments and scripts are to be found in Upper Egypt. Yet, there was at this time a relatively mature Egyptian culture in Lower Egypt of which there is no trace in our Upper Egyptian “natural museum.” Moreover, the sudden appearance of an already mature Egyptian script in Upper Egypt and transformation from the Predynastic period to the new era may be evidence that a more advanced form of Egyptian culture was suddenly introduced to Upper Egypt from Lower Egypt as a consequence of the sudden political and military unification of the two lands.  Thus, the overwhelming importance of the Old Kingdom may in reality only be illusory as regards any more accurate evaluation of Egyptian history and prehistory. Ignoring such considerations exposes our historical understanding to the possibility of error of great magnitude. The Old Kingdom of Egypt may in truth have been the last chapter of a long story.   </w:t>
      </w:r>
      <w:r>
        <w:rPr>
          <w:rFonts w:eastAsiaTheme="minorHAnsi"/>
        </w:rPr>
        <w:t>(</w:t>
      </w:r>
      <w:r>
        <w:rPr>
          <w:rFonts w:eastAsiaTheme="minorHAnsi"/>
          <w:b/>
          <w:bCs/>
        </w:rPr>
        <w:t xml:space="preserve">VOLUME 13) </w:t>
      </w:r>
    </w:p>
    <w:p w14:paraId="285925B2" w14:textId="77777777" w:rsidR="00FD1A33" w:rsidRPr="003044F4" w:rsidRDefault="00FD1A33" w:rsidP="00E616ED">
      <w:pPr>
        <w:pStyle w:val="ListParagraph"/>
        <w:numPr>
          <w:ilvl w:val="0"/>
          <w:numId w:val="16"/>
        </w:numPr>
        <w:rPr>
          <w:rFonts w:eastAsiaTheme="minorHAnsi"/>
        </w:rPr>
      </w:pPr>
      <w:r w:rsidRPr="00D11382">
        <w:rPr>
          <w:rFonts w:eastAsiaTheme="minorHAnsi"/>
        </w:rPr>
        <w:t>As for the city of Petra and its monuments, Western archaeology regards them, too, as exclusive creations of the Nabateans, although the hallmarks of Thamūd pervade them both. This assumption is predicated on Western paradigms that have never taken Thamūd seriously as a historical reality and have essentially ruled them out of consideration—in the process, drastically skewing our understanding of what actually happened in the historical past. There is no doubt that the Nabateans left their mark on the splendor of Petra as they did in al-Ḥijr beginning with King Ḥārithat IV. But the role of the Nabateans must be regarded--at least hypothetically--as a modification made to the much more ancient and already existent houses and monuments from Thamūd, which the Nabateans inherited as they began to consolidate their power in 169 BCE with the rule of their first king, Ḥārithat I. THIS MIGHT BE A GOOD PLACE TO MENTION THE CONNECTION OF THE NABATEANS AND THE HASMONIANS TO THE DECLINE OF SELEUCID POWER Petra’s marvelous Greco-Roman Treasury (al-Khazna) is certainly a Nabatean revision, but it was clearly carved out of a much more prominent façade of an earlier edifice. The Treasury is generally regarded as the tomb of King Ḥārithat IV, who took Petra as his capital. In Petra, the Gulf of ‘Aqaba, and al-Ḥijr, the oldest levels of construction are certainly Thamūdic and constituted the raw materials with which the later kings of Nabatea worked.</w:t>
      </w:r>
      <w:r>
        <w:rPr>
          <w:rFonts w:eastAsiaTheme="minorHAnsi"/>
        </w:rPr>
        <w:t xml:space="preserve"> (</w:t>
      </w:r>
      <w:r>
        <w:rPr>
          <w:rFonts w:eastAsiaTheme="minorHAnsi"/>
          <w:b/>
          <w:bCs/>
        </w:rPr>
        <w:t xml:space="preserve">Volume 13) </w:t>
      </w:r>
    </w:p>
    <w:p w14:paraId="7F07E824" w14:textId="77777777" w:rsidR="00FD1A33" w:rsidRPr="00AB441E" w:rsidRDefault="00FD1A33" w:rsidP="00FD1A33">
      <w:pPr>
        <w:rPr>
          <w:rFonts w:eastAsiaTheme="minorHAnsi"/>
          <w:b/>
          <w:bCs/>
          <w:i/>
          <w:iCs/>
        </w:rPr>
      </w:pPr>
      <w:r w:rsidRPr="000706C5">
        <w:rPr>
          <w:rFonts w:eastAsiaTheme="minorHAnsi"/>
          <w:b/>
          <w:bCs/>
          <w:i/>
          <w:iCs/>
        </w:rPr>
        <w:tab/>
      </w:r>
      <w:r w:rsidRPr="000706C5">
        <w:rPr>
          <w:rFonts w:eastAsiaTheme="minorHAnsi"/>
          <w:b/>
          <w:bCs/>
          <w:i/>
          <w:iCs/>
        </w:rPr>
        <w:tab/>
      </w:r>
      <w:r w:rsidRPr="000706C5">
        <w:rPr>
          <w:rFonts w:eastAsiaTheme="minorHAnsi"/>
          <w:b/>
          <w:bCs/>
          <w:i/>
          <w:iCs/>
        </w:rPr>
        <w:tab/>
        <w:t xml:space="preserve"> </w:t>
      </w:r>
    </w:p>
    <w:p w14:paraId="6D619C0B" w14:textId="77777777" w:rsidR="00FD1A33" w:rsidRPr="00A467C0" w:rsidRDefault="00FD1A33" w:rsidP="00E616ED">
      <w:pPr>
        <w:pStyle w:val="Heading4"/>
        <w:numPr>
          <w:ilvl w:val="1"/>
          <w:numId w:val="6"/>
        </w:numPr>
        <w:rPr>
          <w:rFonts w:asciiTheme="majorBidi" w:eastAsiaTheme="minorHAnsi" w:hAnsiTheme="majorBidi"/>
          <w:b/>
          <w:bCs/>
          <w:color w:val="C00000"/>
          <w:sz w:val="28"/>
          <w:szCs w:val="28"/>
        </w:rPr>
      </w:pPr>
      <w:r w:rsidRPr="00A467C0">
        <w:rPr>
          <w:rFonts w:asciiTheme="majorBidi" w:eastAsiaTheme="minorHAnsi" w:hAnsiTheme="majorBidi"/>
          <w:b/>
          <w:bCs/>
          <w:color w:val="C00000"/>
          <w:sz w:val="28"/>
          <w:szCs w:val="28"/>
        </w:rPr>
        <w:t>First Roman-Jewish War (66 CE-73 CE)</w:t>
      </w:r>
    </w:p>
    <w:p w14:paraId="54AC52A6" w14:textId="78291BAA" w:rsidR="00FD1A33" w:rsidRDefault="00FD1A33" w:rsidP="00E616ED">
      <w:pPr>
        <w:pStyle w:val="FootnoteText"/>
        <w:numPr>
          <w:ilvl w:val="0"/>
          <w:numId w:val="132"/>
        </w:numPr>
        <w:rPr>
          <w:rFonts w:ascii="Times New Roman" w:eastAsiaTheme="minorEastAsia" w:hAnsi="Times New Roman" w:cs="Times New Roman"/>
          <w:b/>
          <w:bCs/>
          <w:color w:val="000000"/>
          <w:sz w:val="20"/>
          <w:szCs w:val="20"/>
        </w:rPr>
      </w:pPr>
      <w:r w:rsidRPr="00512709">
        <w:rPr>
          <w:rFonts w:ascii="Times New Roman" w:hAnsi="Times New Roman" w:cs="Times New Roman"/>
          <w:b/>
          <w:bCs/>
          <w:sz w:val="20"/>
          <w:szCs w:val="20"/>
        </w:rPr>
        <w:t>T</w:t>
      </w:r>
      <w:r w:rsidRPr="00512709">
        <w:rPr>
          <w:rFonts w:ascii="Times New Roman" w:eastAsiaTheme="minorEastAsia" w:hAnsi="Times New Roman" w:cs="Times New Roman"/>
          <w:b/>
          <w:bCs/>
          <w:color w:val="000000"/>
          <w:sz w:val="20"/>
          <w:szCs w:val="20"/>
        </w:rPr>
        <w:t>he</w:t>
      </w:r>
      <w:r w:rsidRPr="00512709">
        <w:rPr>
          <w:rFonts w:ascii="Times New Roman" w:eastAsiaTheme="minorEastAsia" w:hAnsi="Times New Roman" w:cs="Times New Roman"/>
          <w:color w:val="000000"/>
          <w:sz w:val="20"/>
          <w:szCs w:val="20"/>
        </w:rPr>
        <w:t xml:space="preserve"> </w:t>
      </w:r>
      <w:r w:rsidRPr="00512709">
        <w:rPr>
          <w:rFonts w:ascii="Times New Roman" w:eastAsiaTheme="minorEastAsia" w:hAnsi="Times New Roman" w:cs="Times New Roman"/>
          <w:b/>
          <w:bCs/>
          <w:color w:val="000000"/>
          <w:sz w:val="20"/>
          <w:szCs w:val="20"/>
        </w:rPr>
        <w:t xml:space="preserve">First Roman-Jewish War </w:t>
      </w:r>
      <w:r w:rsidRPr="00512709">
        <w:rPr>
          <w:rFonts w:ascii="Times New Roman" w:eastAsiaTheme="minorEastAsia" w:hAnsi="Times New Roman" w:cs="Times New Roman"/>
          <w:color w:val="000000"/>
          <w:sz w:val="20"/>
          <w:szCs w:val="20"/>
        </w:rPr>
        <w:t xml:space="preserve">lasted from 66 CE until 73 CE. The Second Temple was burned down by the Romans in 70 CE at the height of the First Roman-Jewish War. The conflict, which was disastrous for the Jews and Judeo-Christians alike, began as a powerful Jewish rebellion against Rome. The first outbreaks of the rebellion occurred in 66 CE during the reign of Nero (d. 68 CE), who ruled from 54 CE until 68 CE, and the war lasted until 73 CE. Unlike the Second Roman-Jewish War, leadership of the first war was never carefully coordinated or united behind a single charismatic commander. Immediately following Nero’s death on 9 June 68 CE, Rome became politically unstable, which delayed Roman military operations against Jerusalem until Vespasian (d. 79 CE) was declared emperor in 69 CE. Vespasian’s son Titus (d. 81 CE) was then sent to beseige Jerusalem and put an end to the revolt. He soon brought an end to the Jewish rebellion through brutal siege warfare. He reduced the Second Temple to ashes and almost completely razed Jerusalem as well. By completely burning down the Temple, the Romans intended to destroy the root of their trouble with the Jews and prevent the Temple from becoming the focus of further rebellions. In Roman eyes, burning the Temple would deprive the Jews of their last hope of victory, but the second Jewish rebellion from 132 CE until 135 CE would prove that Roman expectations were not as well calculated as they might have believed. Nevertheless, by 73 CE, all Jewish resistance to Roman had ended. Palestine became the Roman province of Judaea, and Jerusalem was turned into a Roman garrison city with its own Roman legion. The Church historian Eusebius </w:t>
      </w:r>
      <w:r w:rsidRPr="00512709">
        <w:rPr>
          <w:rFonts w:ascii="Times New Roman" w:hAnsi="Times New Roman" w:cs="Times New Roman"/>
          <w:sz w:val="20"/>
          <w:szCs w:val="20"/>
        </w:rPr>
        <w:t>(d. 339 CE)</w:t>
      </w:r>
      <w:r w:rsidRPr="00512709">
        <w:rPr>
          <w:rFonts w:ascii="Times New Roman" w:eastAsiaTheme="minorEastAsia" w:hAnsi="Times New Roman" w:cs="Times New Roman"/>
          <w:color w:val="000000"/>
          <w:sz w:val="20"/>
          <w:szCs w:val="20"/>
        </w:rPr>
        <w:t xml:space="preserve"> reports that three million Israelites had been within Jerusalem’s city walls during Titus’ campaign. He asserts that famine and the sword destroyed over a million of them. Titus sent survivors over seventeen years of age to hard labor in Egypt and distributed others to the Roman provinces to perish by sword or beast in the violent entertainments of the amphitheaters. Titus sowed the site of Jerusalem with salt so that nothing could grown there.</w:t>
      </w:r>
      <w:r w:rsidR="009857B5">
        <w:rPr>
          <w:rFonts w:ascii="Times New Roman" w:eastAsiaTheme="minorEastAsia" w:hAnsi="Times New Roman" w:cs="Times New Roman"/>
          <w:color w:val="000000"/>
          <w:sz w:val="20"/>
          <w:szCs w:val="20"/>
        </w:rPr>
        <w:t xml:space="preserve"> </w:t>
      </w:r>
      <w:r w:rsidR="009857B5">
        <w:rPr>
          <w:rFonts w:ascii="Times New Roman" w:eastAsiaTheme="minorEastAsia" w:hAnsi="Times New Roman" w:cs="Times New Roman"/>
          <w:b/>
          <w:bCs/>
          <w:color w:val="000000"/>
          <w:sz w:val="20"/>
          <w:szCs w:val="20"/>
        </w:rPr>
        <w:t>Volume 2</w:t>
      </w:r>
    </w:p>
    <w:p w14:paraId="02C46939" w14:textId="5E97DFBC" w:rsidR="009857B5" w:rsidRPr="000A4C66" w:rsidRDefault="009857B5" w:rsidP="00E616ED">
      <w:pPr>
        <w:pStyle w:val="FootnoteText"/>
        <w:numPr>
          <w:ilvl w:val="0"/>
          <w:numId w:val="131"/>
        </w:numPr>
        <w:rPr>
          <w:rFonts w:ascii="Times New Roman" w:hAnsi="Times New Roman" w:cs="Times New Roman"/>
          <w:sz w:val="20"/>
          <w:szCs w:val="20"/>
        </w:rPr>
      </w:pPr>
      <w:r w:rsidRPr="009857B5">
        <w:rPr>
          <w:rFonts w:ascii="Times New Roman" w:hAnsi="Times New Roman" w:cs="Times New Roman"/>
          <w:sz w:val="20"/>
          <w:szCs w:val="20"/>
        </w:rPr>
        <w:t>After being crowned the new emperor in Rome in 69 CE, Vespasian sent his son Titus to continue the blockade of Jerusalem and bring an end to the Jewish revolt. The war quickly resumed but came to a decisive and disastrous end of the Jews in 70 CE. It must be emphasized that the First Roman-Jewish War, which took place between 66 CE until 70 CE, proved as devastating for the Mother Church of Jerusalem and the Judeo-Christians as it did for the non-Christian Jews. Roman victory brought with it the complete destruction of the Second Temple—the vital center of the Jerusalem Church—and over one million Jews—many of them Judaic-Christians—died during the Siege of Jerusalem, either from famine, disease, or by the sword. All survivors over seventeen years of age who did not escape to safety—again Jewish and Jewish Christian alike—were sent to do hard labor in Egypt or distributed throughout the Roman provinces to perish in the violent entertainments of the Roman amphitheaters either by wild beasts, gladiatorial swords, or other abominations. After reducing the Second Temple to ruins, Titus sowed the site of Jerusalem with salt so that nothing could grow.</w:t>
      </w:r>
      <w:r>
        <w:rPr>
          <w:rFonts w:ascii="Times New Roman" w:hAnsi="Times New Roman" w:cs="Times New Roman"/>
          <w:sz w:val="20"/>
          <w:szCs w:val="20"/>
        </w:rPr>
        <w:t xml:space="preserve"> </w:t>
      </w:r>
      <w:r>
        <w:rPr>
          <w:rFonts w:ascii="Times New Roman" w:hAnsi="Times New Roman" w:cs="Times New Roman"/>
          <w:b/>
          <w:bCs/>
          <w:sz w:val="20"/>
          <w:szCs w:val="20"/>
        </w:rPr>
        <w:t>Volume 2</w:t>
      </w:r>
    </w:p>
    <w:p w14:paraId="71EB7F7F" w14:textId="666D7172" w:rsidR="00FD1A33" w:rsidRPr="008C2087" w:rsidRDefault="000A4C66" w:rsidP="00E616ED">
      <w:pPr>
        <w:pStyle w:val="FootnoteText"/>
        <w:numPr>
          <w:ilvl w:val="0"/>
          <w:numId w:val="131"/>
        </w:numPr>
        <w:rPr>
          <w:rFonts w:ascii="Times New Roman" w:hAnsi="Times New Roman" w:cs="Times New Roman"/>
          <w:sz w:val="20"/>
          <w:szCs w:val="20"/>
        </w:rPr>
      </w:pPr>
      <w:r w:rsidRPr="000A4C66">
        <w:rPr>
          <w:rFonts w:ascii="Times New Roman" w:hAnsi="Times New Roman" w:cs="Times New Roman"/>
          <w:sz w:val="20"/>
          <w:szCs w:val="20"/>
        </w:rPr>
        <w:t>Unlike the Second Roman-Jewish War—which we will discuss next—the Jewish leadership of the First Roman-Jewish War was never fully coordinated or united behind a single commander. During the entire revolt, a single central personality never emerged whose charisma and leadership was accepted by all fighters, which greatly impeded the success of the revolt despite its valiant resistance, which made a deep impression on contemporaries—Jews and Romans alike. Instead, there was great rivalry and enmity among the various figureheads and their factions. In the end, however, the Zealots gained the upper hand in Jerusalem and seized control of the city, but their extremist policies proved short-sighted and detrimental to the Jewish cause, even facilitating the ultimate Roman victory.</w:t>
      </w:r>
      <w:r>
        <w:rPr>
          <w:rFonts w:ascii="Times New Roman" w:hAnsi="Times New Roman" w:cs="Times New Roman"/>
          <w:sz w:val="20"/>
          <w:szCs w:val="20"/>
        </w:rPr>
        <w:t xml:space="preserve"> </w:t>
      </w:r>
      <w:r>
        <w:rPr>
          <w:rFonts w:ascii="Times New Roman" w:hAnsi="Times New Roman" w:cs="Times New Roman"/>
          <w:b/>
          <w:bCs/>
          <w:sz w:val="20"/>
          <w:szCs w:val="20"/>
        </w:rPr>
        <w:t>Volume 2</w:t>
      </w:r>
    </w:p>
    <w:p w14:paraId="728B0494" w14:textId="77777777" w:rsidR="008C2087" w:rsidRPr="008C2087" w:rsidRDefault="008C2087" w:rsidP="008C2087">
      <w:pPr>
        <w:pStyle w:val="FootnoteText"/>
        <w:ind w:left="720"/>
        <w:rPr>
          <w:rFonts w:ascii="Times New Roman" w:hAnsi="Times New Roman" w:cs="Times New Roman"/>
          <w:sz w:val="20"/>
          <w:szCs w:val="20"/>
        </w:rPr>
      </w:pPr>
    </w:p>
    <w:p w14:paraId="72871921" w14:textId="77777777" w:rsidR="00FD1A33" w:rsidRDefault="00FD1A33" w:rsidP="00E616ED">
      <w:pPr>
        <w:pStyle w:val="Heading4"/>
        <w:numPr>
          <w:ilvl w:val="1"/>
          <w:numId w:val="6"/>
        </w:numPr>
        <w:rPr>
          <w:rFonts w:asciiTheme="majorBidi" w:eastAsiaTheme="minorEastAsia" w:hAnsiTheme="majorBidi"/>
          <w:b/>
          <w:bCs/>
          <w:color w:val="C00000"/>
          <w:sz w:val="28"/>
          <w:szCs w:val="28"/>
        </w:rPr>
      </w:pPr>
      <w:r>
        <w:rPr>
          <w:rFonts w:asciiTheme="majorBidi" w:eastAsiaTheme="minorEastAsia" w:hAnsiTheme="majorBidi"/>
          <w:b/>
          <w:bCs/>
          <w:color w:val="C00000"/>
          <w:sz w:val="28"/>
          <w:szCs w:val="28"/>
        </w:rPr>
        <w:t>Guilds &amp; Crafts in Islamic Civilization</w:t>
      </w:r>
    </w:p>
    <w:p w14:paraId="43DBF9B4" w14:textId="77777777" w:rsidR="00FD1A33" w:rsidRDefault="00FD1A33" w:rsidP="00FD1A33">
      <w:pPr>
        <w:ind w:left="1440"/>
        <w:rPr>
          <w:rFonts w:eastAsiaTheme="minorHAnsi"/>
          <w:b/>
          <w:bCs/>
          <w:i/>
          <w:iCs/>
        </w:rPr>
      </w:pPr>
      <w:bookmarkStart w:id="76" w:name="_Toc188509360"/>
      <w:r w:rsidRPr="006F1E25">
        <w:rPr>
          <w:rFonts w:eastAsiaTheme="minorHAnsi"/>
          <w:b/>
          <w:bCs/>
          <w:i/>
          <w:iCs/>
        </w:rPr>
        <w:t>Centrality of Guilds &amp; Crafts in Islamic Civilization</w:t>
      </w:r>
      <w:bookmarkEnd w:id="76"/>
    </w:p>
    <w:p w14:paraId="69074BD3" w14:textId="77777777" w:rsidR="00FD1A33" w:rsidRDefault="00FD1A33" w:rsidP="00E616ED">
      <w:pPr>
        <w:pStyle w:val="ListParagraph"/>
        <w:numPr>
          <w:ilvl w:val="0"/>
          <w:numId w:val="17"/>
        </w:numPr>
        <w:rPr>
          <w:rFonts w:eastAsiaTheme="minorHAnsi"/>
        </w:rPr>
      </w:pPr>
      <w:r w:rsidRPr="003044F4">
        <w:rPr>
          <w:rFonts w:eastAsiaTheme="minorHAnsi"/>
        </w:rPr>
        <w:t>But this misnomer creates a very misleading Paradigm. For the Modern Machine is essentially the opposite of the Traditional tool. Traditional tools reflect earlier societies dominated by crafts and craftsmanship, which developed over generations and often required years of apprenticeship. Tools “symbolized,” “embodied,” and “engendered” their crafts, while “freeing” their Master craftsmen and women to attain often supreme accomplishments of beauty and art as well as utility. The Machine, on the other hand, has tended to dehumanize Man and reduce him to being little more than the servant of his technology. Instead of engendering crafts and craftsmanship—Machines tend to extinguish them. Thus, the history of the rise of the Machine Age and the passing of the Age of craftsmanship and tools marks a fundamental change in Human history, of which—without lamenting the past or taking too negative view of the future—we should still remain fully aware. For Muslims, this distinction between tool and Machine is especially important because Islamic Civilization was—as often noted—was Traditionally a Civilization of crafts and guilds, and every Muslim man and woman—even great Scholars, judges, and kings—also had their tools and crafts, which they were trained to use deftly, just as their training and discipline in their crafts had a profound effect on Islamic perceptions of the socio-economic classes and Muslim culture in general.</w:t>
      </w:r>
    </w:p>
    <w:p w14:paraId="57F4CAE6" w14:textId="77777777" w:rsidR="00FD1A33" w:rsidRDefault="00FD1A33" w:rsidP="00E616ED">
      <w:pPr>
        <w:pStyle w:val="ListParagraph"/>
        <w:numPr>
          <w:ilvl w:val="0"/>
          <w:numId w:val="17"/>
        </w:numPr>
        <w:rPr>
          <w:rFonts w:eastAsiaTheme="minorHAnsi"/>
        </w:rPr>
      </w:pPr>
      <w:r w:rsidRPr="003044F4">
        <w:rPr>
          <w:rFonts w:eastAsiaTheme="minorHAnsi"/>
        </w:rPr>
        <w:t>Through the centuries and across the continents, Traditional Islam, in the main, proved itself to be tolerant and pluralistic, although Muslim did sometimes fail to live up to this ideal. Without question, toleration and functional pluralism were overall one of the greatest strengths and blessings of Traditional Islamic Civilization, and the protection and patronage that Islamic Governances gave to Muslims and non-Muslims alike who were under their rule was one of the key elements that enabled crafts, guilds, the arts, science, and technology to flourish. Book One of this Volume sets out to show that the Islamic Revelation is designed—as the final Prophetic Dispensation to Mankind—to make the acceptance and protection of the non-Muslim neighbor something natural and second nature for the Muslim believer—and not just a Legal formality or obligation. In this regard, Book One examines how Islam prepares the believer to be tolerant and protective of the Other by looking at three dimensions of Islam: 1) The content and corollaries of its relevant beliefs, 2) its fundamental principles on Morality and Ethics, and 3) the norms and requirements of the Sharī‘a Code of Life as they pertain to pluralization.</w:t>
      </w:r>
      <w:r>
        <w:rPr>
          <w:rFonts w:eastAsiaTheme="minorHAnsi"/>
        </w:rPr>
        <w:t xml:space="preserve"> (</w:t>
      </w:r>
      <w:r>
        <w:rPr>
          <w:rFonts w:eastAsiaTheme="minorHAnsi"/>
          <w:b/>
          <w:bCs/>
        </w:rPr>
        <w:t>Volume 2</w:t>
      </w:r>
      <w:r>
        <w:rPr>
          <w:rFonts w:eastAsiaTheme="minorHAnsi"/>
        </w:rPr>
        <w:t xml:space="preserve">) </w:t>
      </w:r>
    </w:p>
    <w:p w14:paraId="6518ACF3" w14:textId="77777777" w:rsidR="00FD1A33" w:rsidRDefault="00FD1A33" w:rsidP="00E616ED">
      <w:pPr>
        <w:pStyle w:val="ListParagraph"/>
        <w:numPr>
          <w:ilvl w:val="0"/>
          <w:numId w:val="17"/>
        </w:numPr>
        <w:rPr>
          <w:rFonts w:eastAsiaTheme="minorHAnsi"/>
        </w:rPr>
      </w:pPr>
      <w:r w:rsidRPr="003044F4">
        <w:rPr>
          <w:rFonts w:eastAsiaTheme="minorHAnsi"/>
        </w:rPr>
        <w:t xml:space="preserve">Among the greatest of differences between Islam and the Magisterial Churches of the European West and East is that Islam never constituted a Church or an officially organized institutional establishment. On the contrary, Islam was highly decentralized, while being nomocratically based upon the Prophetic Sharī‘a and qualified non-institutional Scholars to interpret it correctly for the Community. Moreover, the Magisterial Church of the Medieval West and Slavic East was a feudal Church that supported a class-based political system. Islam, on the other hand, rejected all such formal class divisions in society and facilitated movement and intermarriage between social and economic classes. Islamic Civilization developed as </w:t>
      </w:r>
      <w:r w:rsidRPr="003044F4">
        <w:rPr>
          <w:rFonts w:eastAsiaTheme="minorHAnsi"/>
          <w:highlight w:val="yellow"/>
        </w:rPr>
        <w:t>a society of crafts and guilds</w:t>
      </w:r>
      <w:r w:rsidRPr="003044F4">
        <w:rPr>
          <w:rFonts w:eastAsiaTheme="minorHAnsi"/>
        </w:rPr>
        <w:t>—even the greatest and wealthiest of the Sulṭāns skillfully mastered a craft or trade, by which he could support himself and develop a rap</w:t>
      </w:r>
      <w:r>
        <w:rPr>
          <w:rFonts w:eastAsiaTheme="minorHAnsi"/>
        </w:rPr>
        <w:t>p</w:t>
      </w:r>
      <w:r w:rsidRPr="003044F4">
        <w:rPr>
          <w:rFonts w:eastAsiaTheme="minorHAnsi"/>
        </w:rPr>
        <w:t>ort with the working classes.</w:t>
      </w:r>
      <w:r>
        <w:rPr>
          <w:rFonts w:eastAsiaTheme="minorHAnsi"/>
        </w:rPr>
        <w:t xml:space="preserve"> </w:t>
      </w:r>
      <w:r>
        <w:rPr>
          <w:rFonts w:eastAsiaTheme="minorHAnsi"/>
          <w:b/>
          <w:bCs/>
        </w:rPr>
        <w:t xml:space="preserve">(Volume 5) </w:t>
      </w:r>
    </w:p>
    <w:p w14:paraId="7EAFC67B" w14:textId="77777777" w:rsidR="00FD1A33" w:rsidRPr="003044F4" w:rsidRDefault="00FD1A33" w:rsidP="00E616ED">
      <w:pPr>
        <w:pStyle w:val="ListParagraph"/>
        <w:numPr>
          <w:ilvl w:val="0"/>
          <w:numId w:val="17"/>
        </w:numPr>
        <w:rPr>
          <w:rFonts w:eastAsiaTheme="minorHAnsi"/>
        </w:rPr>
      </w:pPr>
      <w:r w:rsidRPr="003044F4">
        <w:rPr>
          <w:rFonts w:eastAsiaTheme="minorHAnsi"/>
        </w:rPr>
        <w:t>When the Crusade Movement began to push back the borders of Islam, it always followed up its conquests by re-instituting feudalism after its newly conquered Muslim territories. Sicily, for example, became an “emerald Isle” of prosperity under Islamic rule, but the re-introduction of New Roman (Byzantine) feudalism after the Norman conquest of the island destroyed that prosperity and returned it to its earlier penury. While the permacultural development of Muslim Spain and Portugal flourished to the point that it was said that no one could not put down his foot without stepping on a newly planted olive tree. When Islamic rule finally consolidated in Sicily, the island came to life through Islam’s generous policies of land ownership, and the new Sicilian emerald isle produced such great forests that Muslims could effectively manage them to provide much-needed lumber for Muslim fleets. Wherever it spread, Traditional Islam created societies of crafts, guilds, diligence, and hard work, while granting the freedom of movement and open trade to all. Thus, ushering in prosperity in all of its realms—as we will discuss below under “Islam’s Green Revolution,” since freeing the peasantry and giving them easy access to land was essential to Islamic permaculture and its Green Revolution.</w:t>
      </w:r>
      <w:r>
        <w:rPr>
          <w:rFonts w:eastAsiaTheme="minorHAnsi"/>
        </w:rPr>
        <w:t xml:space="preserve"> </w:t>
      </w:r>
      <w:r>
        <w:rPr>
          <w:rFonts w:eastAsiaTheme="minorHAnsi"/>
          <w:b/>
          <w:bCs/>
        </w:rPr>
        <w:t xml:space="preserve">(Volume 5) </w:t>
      </w:r>
    </w:p>
    <w:p w14:paraId="385E6594" w14:textId="77777777" w:rsidR="00FD1A33" w:rsidRDefault="00FD1A33" w:rsidP="00E616ED">
      <w:pPr>
        <w:pStyle w:val="ListParagraph"/>
        <w:numPr>
          <w:ilvl w:val="0"/>
          <w:numId w:val="17"/>
        </w:numPr>
        <w:rPr>
          <w:rFonts w:eastAsiaTheme="minorHAnsi"/>
        </w:rPr>
      </w:pPr>
      <w:r w:rsidRPr="003044F4">
        <w:rPr>
          <w:rFonts w:eastAsiaTheme="minorHAnsi"/>
        </w:rPr>
        <w:t>Muslim guilds advanced the development of their goods, and they brought them to unequaled heights and unmatched artistic value.</w:t>
      </w:r>
      <w:r>
        <w:rPr>
          <w:rFonts w:eastAsiaTheme="minorHAnsi"/>
        </w:rPr>
        <w:t xml:space="preserve"> </w:t>
      </w:r>
      <w:r w:rsidRPr="003044F4">
        <w:rPr>
          <w:rFonts w:eastAsiaTheme="minorHAnsi"/>
        </w:rPr>
        <w:t>But they also were opposed to the kind of Modernist developments that would lead to the Industrial Revolution. Thus, in discussing why Muslims did not have an Industrial Revolution, one must consider the power of the guilds and crafts.</w:t>
      </w:r>
      <w:r>
        <w:rPr>
          <w:rFonts w:eastAsiaTheme="minorHAnsi"/>
        </w:rPr>
        <w:t xml:space="preserve"> </w:t>
      </w:r>
      <w:r>
        <w:rPr>
          <w:rFonts w:eastAsiaTheme="minorHAnsi"/>
          <w:b/>
          <w:bCs/>
        </w:rPr>
        <w:t xml:space="preserve">(Volume 5) </w:t>
      </w:r>
    </w:p>
    <w:p w14:paraId="186BB336" w14:textId="77777777" w:rsidR="00FD1A33" w:rsidRDefault="00FD1A33" w:rsidP="00E616ED">
      <w:pPr>
        <w:pStyle w:val="ListParagraph"/>
        <w:numPr>
          <w:ilvl w:val="0"/>
          <w:numId w:val="17"/>
        </w:numPr>
        <w:rPr>
          <w:rFonts w:eastAsiaTheme="minorHAnsi"/>
        </w:rPr>
      </w:pPr>
      <w:r>
        <w:rPr>
          <w:rFonts w:eastAsiaTheme="minorHAnsi"/>
        </w:rPr>
        <w:t>I</w:t>
      </w:r>
      <w:r w:rsidRPr="003044F4">
        <w:rPr>
          <w:rFonts w:eastAsiaTheme="minorHAnsi"/>
        </w:rPr>
        <w:t>n Spain, the “Moorish” tradition in design persisted well into the late Renaissance period.</w:t>
      </w:r>
      <w:r>
        <w:rPr>
          <w:rFonts w:eastAsiaTheme="minorHAnsi"/>
        </w:rPr>
        <w:t xml:space="preserve"> </w:t>
      </w:r>
      <w:r w:rsidRPr="003044F4">
        <w:rPr>
          <w:rFonts w:eastAsiaTheme="minorHAnsi"/>
        </w:rPr>
        <w:t>When the West began to emerge from the Middle Ages, ninth/fifteenth century European craftsmen were impelled by Muslim success in the sumptuous and lucrative arts that had become essential to Renaissance splendor, and they now turned with renewed interest to the Muslim World. They were moved to deeper study of Islamic methods, which enabled them to review and enlarge upon their own technical procedures. They began to explore intently Muslim canons of design and to adapt them in a new spirit to work for something that was “purely European” in conception. Even Leonardo da Vinci experimented with Islamic pattern-work in this fashion. Pattern-books were also reproduced by the printing press. These collection specimens came from master designers. Francesco di Pellegrino—a Florentine painter and sculptor—put together a rare pattern-book that was wholly derived from Islamic model. Hispano-Moresque luster pottery represents the highest level of Mudejar workmanship. In the eyes of art historians, it ranks only below the best Chinese porcelain. Cardinal Ximénez said: “They lack our faith, but we lack their works.” The silks of Muslim Iberia were in as much demand as its pottery. They were especially treasured in Christian churches. Canterbury Cathedral, for example, preserves serval silk sacks in which documents were kept from 1264 until 1366. They were made from the silk of Muslim Iberia, and they are noteworthy for their unequalled fineness in intricacy and design. Muslim crafts were continually perfecting themselves. Thus, the fourteenth century saw new designs in Iberian Muslim silks with even more elaborate interlacing, and these continued in Mudejar art into the fifteenth and sixteenth centuries. Mudejars were also famed as excellent leather bookbinders. Iberian Muslims were also renowned as goldsmiths. They produced enameled and inscribed sword-hilts. Iron keys were also famous and were ornamental as well as exact with interlacing letters and words in square Kufic scripts.</w:t>
      </w:r>
      <w:r>
        <w:rPr>
          <w:rFonts w:eastAsiaTheme="minorHAnsi"/>
        </w:rPr>
        <w:t xml:space="preserve"> </w:t>
      </w:r>
      <w:r w:rsidRPr="003044F4">
        <w:rPr>
          <w:rFonts w:eastAsiaTheme="minorHAnsi"/>
        </w:rPr>
        <w:t>Orientalist study of Islamic art often defines the skills of the craftsmen of Islam as “minor arts,” presuming a valid distinction between “minor” and “major” art that is typical of the Western particularistic and misunderstanding of art and beauty. Muslims were great builders. Their architectural genius realized definite architectural ideas with acute technical insight. Master builders of great ability abounded among Muslims. Everything, whether made for common or ceremonial use, was lavishly enlivened with ornament, which was carefully planned and balanced in patterns that appeared like natural growths.The astrolabe was invaluable for mariners and was used in nautical observations in the West until the eleventh/seventeenth century, when it was superseded by new inventions. A fine astrolabe was a work of art, which was engraved with amazing care and skill. After the destruction of Baghdad, the sole inhabitants of the city were country people who had settled among the ruins of the city. Emphasize that art takes in everything, and the division between “minor” and “major” arts is typically Modernist. Muslims produced beautiful ewers, basins, jewel-cases, writing-boxes, candlesticks, perfume-burners, flower-vases, and similar objects for sumptuous domestic and public use. In Venice, Muslim metal-work inspired Venitian craftsmen to develop their own distinctive style. Persian craftsmen settled in the city. Muslim craftsmen experimented with new technical processes and ornamental schemes.</w:t>
      </w:r>
      <w:r>
        <w:rPr>
          <w:rFonts w:eastAsiaTheme="minorHAnsi"/>
        </w:rPr>
        <w:t xml:space="preserve"> </w:t>
      </w:r>
      <w:r w:rsidRPr="003044F4">
        <w:rPr>
          <w:rFonts w:eastAsiaTheme="minorHAnsi"/>
        </w:rPr>
        <w:t>Muslims exported to China their blue ceramics, where they were known as “Muslim blue.” Such blue and white pottery was not uniquely Chinese.</w:t>
      </w:r>
      <w:r>
        <w:rPr>
          <w:rFonts w:eastAsiaTheme="minorHAnsi"/>
        </w:rPr>
        <w:t xml:space="preserve"> </w:t>
      </w:r>
      <w:r w:rsidRPr="003044F4">
        <w:rPr>
          <w:rFonts w:eastAsiaTheme="minorHAnsi"/>
        </w:rPr>
        <w:t>Muslim craftsmen and guilds readily absorbed progressive ideas and stived for greater originality. [NOTE: they also competed with each other.]</w:t>
      </w:r>
      <w:r>
        <w:rPr>
          <w:rFonts w:eastAsiaTheme="minorHAnsi"/>
        </w:rPr>
        <w:t xml:space="preserve"> </w:t>
      </w:r>
      <w:r>
        <w:rPr>
          <w:rFonts w:eastAsiaTheme="minorHAnsi"/>
          <w:b/>
          <w:bCs/>
        </w:rPr>
        <w:t xml:space="preserve">(Volume 5) </w:t>
      </w:r>
    </w:p>
    <w:p w14:paraId="76C6ED4A" w14:textId="77777777" w:rsidR="00FD1A33" w:rsidRPr="003044F4" w:rsidRDefault="00FD1A33" w:rsidP="00E616ED">
      <w:pPr>
        <w:pStyle w:val="ListParagraph"/>
        <w:numPr>
          <w:ilvl w:val="0"/>
          <w:numId w:val="17"/>
        </w:numPr>
        <w:rPr>
          <w:rFonts w:eastAsiaTheme="minorHAnsi"/>
        </w:rPr>
      </w:pPr>
      <w:r w:rsidRPr="003044F4">
        <w:rPr>
          <w:rFonts w:eastAsiaTheme="minorHAnsi"/>
        </w:rPr>
        <w:t>Ibn Bādīs was a fifth/eleventh century ruler and scholar who created inks and dyes that enhanced the rich colors of Muslim carpets and helped to transform them from useful commodities to fashionable products. Al-Mu‘izz ibn Bādīs is believed to have been the author of Kitāb ‘Umdat al-Kuttāb wa ‘Uddat Dhawī al-Albāb (The Book of Buttress of the Scribes and the Ready Tool of the Possessors of Intellect), which—among many other subjects—deals with the excellence of the pen, the making of paper, the preparation of inks—including colored and silver and other metallic inks—the coloring of dyes and similar mixtures, the production of “secret” writing techniques, and the manufacture of Arabic gum and glue. The book is a demonstration of how the manufacture of paper in the Muslim world led to the fuller development of associated crafts such as dye-making, calligraphy, and the careful preparation of manuscripts</w:t>
      </w:r>
      <w:r>
        <w:rPr>
          <w:rFonts w:eastAsiaTheme="minorHAnsi"/>
        </w:rPr>
        <w:t xml:space="preserve"> </w:t>
      </w:r>
      <w:r>
        <w:rPr>
          <w:rFonts w:eastAsiaTheme="minorHAnsi"/>
          <w:b/>
          <w:bCs/>
        </w:rPr>
        <w:t xml:space="preserve">(Volume 5) </w:t>
      </w:r>
    </w:p>
    <w:p w14:paraId="488A2572" w14:textId="77777777" w:rsidR="00FD1A33" w:rsidRDefault="00FD1A33" w:rsidP="00E616ED">
      <w:pPr>
        <w:pStyle w:val="ListParagraph"/>
        <w:numPr>
          <w:ilvl w:val="0"/>
          <w:numId w:val="17"/>
        </w:numPr>
        <w:rPr>
          <w:rFonts w:eastAsiaTheme="minorHAnsi"/>
        </w:rPr>
      </w:pPr>
      <w:r w:rsidRPr="003044F4">
        <w:rPr>
          <w:rFonts w:eastAsiaTheme="minorHAnsi"/>
        </w:rPr>
        <w:t xml:space="preserve">In higher education and in guilds for crafts and trades, the structures were similar and the terminology similar. The university and college movements were guild movements in the West. There has been question as to whether or not the Islamic colleges, the masjid and madrasa colleges also belonged to guilds.  </w:t>
      </w:r>
      <w:r>
        <w:rPr>
          <w:rFonts w:eastAsiaTheme="minorHAnsi"/>
          <w:b/>
          <w:bCs/>
        </w:rPr>
        <w:t xml:space="preserve">(Volume 5) </w:t>
      </w:r>
    </w:p>
    <w:p w14:paraId="76CB601A" w14:textId="77777777" w:rsidR="00FD1A33" w:rsidRPr="00BC5A09" w:rsidRDefault="00FD1A33" w:rsidP="00E616ED">
      <w:pPr>
        <w:pStyle w:val="ListParagraph"/>
        <w:numPr>
          <w:ilvl w:val="0"/>
          <w:numId w:val="17"/>
        </w:numPr>
        <w:rPr>
          <w:rFonts w:eastAsiaTheme="minorHAnsi"/>
        </w:rPr>
      </w:pPr>
      <w:r w:rsidRPr="00BC5A09">
        <w:rPr>
          <w:rFonts w:eastAsiaTheme="minorHAnsi"/>
        </w:rPr>
        <w:t>In the sixteenth century, Persian craftsmen carried carpet-weaving to heights never attained before, producing designs with miraculous skill and unparalleled beauty. One colossal carpet was built up of more than thirty million minute knots, 380 to the square inch. In woodwork, Muslim craftsmen were especially gifted at assembling small panels in beautiful patterned schemes with rich colors and geometric shapes. These were also used in door-leaves of the eighth/fourteenth and ninth/fifteenth centuries. Muslims also produced beautiful works from ivory, which was carved, inlaid. There were special guilds of Muslim ivory-carvers in Cordova. They also made cylindrical caskets. European printed books also are indebted in part to Muslim craftsmen and their skill—this is perhaps the most widespread influence. Modern methods of book-production have gained much from medieval Muslim enterprise and skill, even though Europeans perfected the art of printing before Muslims did. Paper came to Europe through the Muslims, who had taken it from China in Samarqand in 704. They learned from Chinese workmen. Paper manuscripts become common in the Muslim world in the third/ninth century. Paper spreads in Christian Europe in the sixth/twelfth century, although it was still rare until the seventh/thirteenth century. Europeans commercialized book-production in the ninth/fifteenth century, and paper was essential to the process. But paper was only one of the debts. During the ninth/fifteenth century, Venice was so actively absorbing and scattering abroad Islamic fashions in art, and books bound in Italian workshops assumed a very Oriental appearance. Some volumes had distinctive Muslim bindings, such as the flap that folds over to protect the front pages. Accountants long preserved this style for their ledgers and it was used in banker’s pass-books. They also relied upon Muslims crafts for their decorations of the leather covers. Thomas Arnold, The Legacy of Islam, “Islamic Minor Arts and Their Influence upon European Work,” by A. H. Christie, 147: Marbled patters on endpapers, paper covers, and the edges of books bound in European workshops during the twelfth/eighteenth century were taken directly from Islamic sources. Marbled papers were also known in England during the time of Bacon, and he attributed the “pretty art” to the Turks. For more than a thousand years, Europe looked upon Islamic art as a thing of wonder. Indeed, many such works have been preserved in churches over the centuries as repositories of sacred relics and the like. The strange figures and mysterious writings upon such works of Islamic art were thought to be talismans and characters from the tradition of Solomon. Intercourse between European Christians and Muslims began long before the Crusades. In Iberia, Islam was firmly established on the frontiers of Latin Europe and, from the first, exercised profound influence upon Christian culture.</w:t>
      </w:r>
      <w:r>
        <w:rPr>
          <w:rFonts w:eastAsiaTheme="minorHAnsi"/>
        </w:rPr>
        <w:t xml:space="preserve"> </w:t>
      </w:r>
      <w:r>
        <w:rPr>
          <w:rFonts w:eastAsiaTheme="minorHAnsi"/>
          <w:b/>
          <w:bCs/>
        </w:rPr>
        <w:t xml:space="preserve">(volume 5) </w:t>
      </w:r>
    </w:p>
    <w:p w14:paraId="7332AF8A" w14:textId="77777777" w:rsidR="00FD1A33" w:rsidRDefault="00FD1A33" w:rsidP="00FD1A33">
      <w:pPr>
        <w:ind w:left="1440"/>
        <w:rPr>
          <w:rFonts w:eastAsiaTheme="minorHAnsi"/>
          <w:b/>
          <w:bCs/>
          <w:i/>
          <w:iCs/>
        </w:rPr>
      </w:pPr>
    </w:p>
    <w:p w14:paraId="7A854920" w14:textId="77777777" w:rsidR="00FD1A33" w:rsidRDefault="00FD1A33" w:rsidP="00FD1A33">
      <w:pPr>
        <w:ind w:left="1440"/>
        <w:rPr>
          <w:rFonts w:eastAsiaTheme="minorHAnsi"/>
          <w:b/>
          <w:bCs/>
          <w:i/>
          <w:iCs/>
        </w:rPr>
      </w:pPr>
    </w:p>
    <w:p w14:paraId="66534489" w14:textId="77777777" w:rsidR="00FD1A33" w:rsidRDefault="00FD1A33" w:rsidP="00FD1A33">
      <w:pPr>
        <w:ind w:left="1440"/>
        <w:rPr>
          <w:rFonts w:eastAsiaTheme="minorHAnsi"/>
          <w:b/>
          <w:bCs/>
          <w:i/>
          <w:iCs/>
        </w:rPr>
      </w:pPr>
    </w:p>
    <w:p w14:paraId="23793BF9" w14:textId="77777777" w:rsidR="00FD1A33" w:rsidRPr="00BC5A09" w:rsidRDefault="00FD1A33" w:rsidP="00E616ED">
      <w:pPr>
        <w:pStyle w:val="Heading4"/>
        <w:numPr>
          <w:ilvl w:val="1"/>
          <w:numId w:val="6"/>
        </w:numPr>
        <w:rPr>
          <w:rFonts w:asciiTheme="majorBidi" w:eastAsiaTheme="minorHAnsi" w:hAnsiTheme="majorBidi"/>
          <w:b/>
          <w:bCs/>
          <w:color w:val="C00000"/>
          <w:sz w:val="28"/>
          <w:szCs w:val="28"/>
        </w:rPr>
      </w:pPr>
      <w:bookmarkStart w:id="77" w:name="_Toc188509378"/>
      <w:r w:rsidRPr="00BC5A09">
        <w:rPr>
          <w:rFonts w:asciiTheme="majorBidi" w:eastAsiaTheme="minorHAnsi" w:hAnsiTheme="majorBidi"/>
          <w:b/>
          <w:bCs/>
          <w:color w:val="C00000"/>
          <w:sz w:val="28"/>
          <w:szCs w:val="28"/>
        </w:rPr>
        <w:t>Islamic Deconstruction of Medieval Western Feudalism</w:t>
      </w:r>
      <w:bookmarkEnd w:id="77"/>
    </w:p>
    <w:p w14:paraId="7CFE9120" w14:textId="77777777" w:rsidR="00FD1A33" w:rsidRDefault="00FD1A33" w:rsidP="00FD1A33">
      <w:pPr>
        <w:ind w:left="1440"/>
        <w:rPr>
          <w:rFonts w:eastAsiaTheme="minorEastAsia"/>
          <w:b/>
          <w:bCs/>
          <w:i/>
          <w:iCs/>
        </w:rPr>
      </w:pPr>
    </w:p>
    <w:p w14:paraId="4D127861" w14:textId="77777777" w:rsidR="00FD1A33" w:rsidRDefault="00FD1A33" w:rsidP="00E616ED">
      <w:pPr>
        <w:pStyle w:val="ListParagraph"/>
        <w:numPr>
          <w:ilvl w:val="0"/>
          <w:numId w:val="21"/>
        </w:numPr>
        <w:rPr>
          <w:rFonts w:eastAsiaTheme="minorEastAsia"/>
        </w:rPr>
      </w:pPr>
      <w:r w:rsidRPr="00987ACF">
        <w:rPr>
          <w:rFonts w:eastAsiaTheme="minorEastAsia"/>
        </w:rPr>
        <w:t>Above all, however, Islam fundamentally undercut Medieval feudalism by opening the doors of easy water and land acquisition for all. As the Prophet said: “Whoever brings dead land (arḍan mayyita) to life, it is his.” This single Prophetic guideline and teaching served, in particular, to undercut and abolish the feudal system in Muslim Spain, Portugal, and Sicily, as well as the other islands of the Mediterranean that came under Islamic rule. Islam gave the underclasses—Muslim, Christian, Jewish, and others—easy access to wealth, while making hunting and fishing virtually an exclusive right of the poor and placing the hunt off limits for the wealthy, who did not need to hunt in order to live. Moreover, wherever Islam ruled, the Magisterial Church soon learned that its Christian masses would gradually and voluntarily convert to Islam, although the complete process generally took centuries. Thus again, the feudal class-based Western and Eastern Churches found it difficult to look upon Islam with equanimity.</w:t>
      </w:r>
      <w:r>
        <w:rPr>
          <w:rFonts w:eastAsiaTheme="minorEastAsia"/>
        </w:rPr>
        <w:t xml:space="preserve"> </w:t>
      </w:r>
      <w:r>
        <w:rPr>
          <w:rFonts w:eastAsiaTheme="minorEastAsia"/>
          <w:b/>
          <w:bCs/>
        </w:rPr>
        <w:t xml:space="preserve">(Volume 5) </w:t>
      </w:r>
    </w:p>
    <w:p w14:paraId="58A0EF8A" w14:textId="77777777" w:rsidR="00FD1A33" w:rsidRPr="00987ACF" w:rsidRDefault="00FD1A33" w:rsidP="00E616ED">
      <w:pPr>
        <w:pStyle w:val="ListParagraph"/>
        <w:numPr>
          <w:ilvl w:val="0"/>
          <w:numId w:val="21"/>
        </w:numPr>
        <w:rPr>
          <w:rFonts w:eastAsiaTheme="minorEastAsia"/>
        </w:rPr>
      </w:pPr>
      <w:r w:rsidRPr="00987ACF">
        <w:rPr>
          <w:rFonts w:eastAsiaTheme="minorEastAsia"/>
        </w:rPr>
        <w:t>On the contrary—as we have repeatedly emphasized in this chapter—Islam and the Muslim World was “too close for comfort” for Western and Eastern Europe both geopolitically, theological, ethically, and in terms of other overall values. Moreover—as we have just noted—Islam, in establishing a society not based on class divisions, favored the common man and consistently abolished feudalism and uplifted the status of the peasants and lower classes—without requiring them to embrace Islam—and this was at a time when Medieval Europe and the Magisterial Church were feudal institutions, supporting deeply ingrained classist and feudal societies. Islam disestablished class divisions, established meritocracy, abolished feudalism, gave all people easy access to land ownership, extended the freedom to carry arms to the common Man, and granted them the right to hunt and fish—while hunting in the feudal system had been the distinctive right of aristocrats alone, who jealously guarded their hunting lands from “poachers” among the common people. When the Crusade Movement began to push back the borders of Islam, it always followed up its conquests by re-instituting feudalism after its newly conquered Muslim territories. Sicily, for example, became an “emerald Isle” of prosperity under Islamic rule, but the re-introduction of New Roman (Byzantine) feudalism after the Norman conquest of the island destroyed that prosperity and returned it to its earlier penury. While the permacultural development of Muslim Spain and Portugal flourished to the point that it was said that no one could not put down his foot without stepping on a newly planted olive tree. When Islamic rule finally consolidated in Sicily, the island came to life through Islam’s generous policies of land ownership, and the new Sicilian emerald isle produced such great forests that Muslims could effectively manage them to provide much-needed lumber for Muslim fleets. Wherever it spread, Traditional Islam created societies of crafts, guilds, diligence, and hard work, while granting the freedom of movement and open trade to all. Thus, ushering in prosperity in all of its realms—as we will discuss below under “Islam’s Green Revolution,” since freeing the peasantry and giving them easy access to land was essential to Islamic permaculture and its Green Revolution. Western and Eastern Europe—across Islam’s lengthy frontier—was feudal, and the Medieval Church was a feudal Church firmly allied with the aristocracy. In fact, the Church itself was aristocratic. Although its clergy was open to all, this was not true of the Church’s upper hierarchy and its monasteries, which were not open for serfs and the common people. On the contrary, bishops, abbots, monks, and nuns were themselves drawn from the aristocratic classes. By abolishing feudalism, Islam effectively undercut the feudal Church, while freed the serf populations of Europe as well as all other subservient social classes, be they Christian, Jewish, or Muslim. Islam’s destruction of feudalism was from the outset in the early Middle Ages, deeply and unforgettably traumatic for the feudal Church hierarchy and Europe’s landed aristocracy and the feudal Roman Catholic establishment. The Medieval Roman Catholic Church was a feudal institution, and it was closely connected to the feudal aristocracy, who provided the Church’s upper hierarchy. Bishops, monks, and nuns were generally aristocratic. Peasants could be their brothers and work with them, but the underclasses could not leave the world of their toil and drudgery to worship God in the ivory towers of the monastery or nunnery. Because of the centrality of feudalism in the economic livelihood of the Church and aristocracy, neither estate could look upon Islam with equanimity. Islamic rule abolished feudalism in Sicily, Portugal, Spain, and the islands of the Mediterranean in a de facto manner by instituting the Prophetic policy of landownership: “Whoever brings dead land (arḍan mayyita) to life, it is his.” This policy held true for Muslims, Christians, Jews, and others and fostered the equitable distribution of wealth—which is one of the six fundamental objectives of Prophetic Sharī‘a Law. Islam gave the Muslim and non-Muslim underclasses easy access to land and wealth. It made hunting a right of the poor, while placing it off limits for the wealthy who did not need to hunt in order to live. By the end of the eleventh century, the European Church had successfully launched the crusade-movement, which began in Sicily, Portugal, and Spain and quickly expanded to Jerusalem and the Near East. The Crusades were Europe’s means of countering its profound and otherwise unsuccessful rivalry with “Islam” and seeking to insure its economic and political interests in the midst of regional and global conflict. Ultimately and especially in the wake of its crusading centuries, medieval Europe would solidly cast Muslims and Islamic civilization in the European mindset as the “Other”—Eastern, antithetical, mysterious, deviant, and wholly alien—a historic and “cosmic foil” against which Europeans defined their collective identity as a superior world civilization. Islamic Law effectively abolished feudalism in Muslim realms and facilitated wealth acquisition and land ownership for the poor. In Sicily, Spain, and Portugal as elsewhere in the global world of Islam, Muslims inaugurated a meritocracy that liberated the underclasses and undercut the inherited power and privilege of the aristocracy and the patrimony of the feudal Church. Islam the foil against which Europeans defined themselves have imprinted profound misgivings about Islam in Western minds that have persisted through the centuries and have been powerfully resurrected in our time. The clash between anti-feudal Islam and the aristocratic Church was acute in Iberia, since Iberia at the time of the Muslim conquest of the early second/eighth century was utterly feudal, and, in fact, recent archaeological evidence and an abundance of new information have shown—contrary to some earlier historical assessments—that feudalism was more complete in Iberia than elsewhere in Western Europe at that time. It must be noted—at the same time—that when Europeans conquered Muslim territories in Sicily, Spain, Portugal, the Mediterranean islands, and elsewhere, their first order of business was to restore feudalism as systematically as possible. When this happened in Sicily—where the New Roman (Byzantine) feudal system was reinstated after the Norman conquest—the economic effects on the land and its people were disastrous, and the ancient and endemic poverty of Sicily returned.</w:t>
      </w:r>
      <w:r>
        <w:rPr>
          <w:rFonts w:eastAsiaTheme="minorEastAsia"/>
        </w:rPr>
        <w:t xml:space="preserve"> </w:t>
      </w:r>
      <w:r>
        <w:rPr>
          <w:rFonts w:eastAsiaTheme="minorEastAsia"/>
          <w:b/>
          <w:bCs/>
        </w:rPr>
        <w:t>(Volume 5)</w:t>
      </w:r>
    </w:p>
    <w:p w14:paraId="311253DB" w14:textId="77777777" w:rsidR="00FD1A33" w:rsidRDefault="00FD1A33" w:rsidP="00E616ED">
      <w:pPr>
        <w:pStyle w:val="ListParagraph"/>
        <w:numPr>
          <w:ilvl w:val="0"/>
          <w:numId w:val="21"/>
        </w:numPr>
        <w:rPr>
          <w:rFonts w:eastAsiaTheme="minorEastAsia"/>
        </w:rPr>
      </w:pPr>
      <w:r w:rsidRPr="00987ACF">
        <w:rPr>
          <w:rFonts w:eastAsiaTheme="minorEastAsia"/>
        </w:rPr>
        <w:t>Under the early Caliphs, any practice of  “aristocratic seclusion” was impossible, since social equality was an inviolable Islamic principle. Thus, everyone with a need was permitted to seek the presence of the ruler for help. Islam did not allow for primogeniture—the exclusive right of the first born son to inherit all—and primogeniture was one of the buttresses of Medieval feudalism, just as it constituted one of the chief motives for the Western and Eastern Crusades, since these “Holy Wars” gave aristocratic sons who were not “first-born” relatively access to new lands and kingdoms. Without such access, primogeniture, in practice, left many of the sons of Medieval feudal families with virtually no inheritance, by enriching and empowering the oldest son along. Thus, many Crusaders were sons further down the line of order of birth than the first-born, and they were seeking to create their own kingdoms—which Cervantes parodies in the case of Sancho Panza in Don Quixote, who certainly was hardly a feudal aristocrat, but who was himself—despite his humble birth—constantly dreaming of winning his own “kingdom,” which would make him wealthy and allow him to lead a life free of poverty and the necessity to work. To this, one must also add Islamic Inheritance Laws, which distributed wealth throughout set numbers of heirs. These Inheritance laws in addition to Islamic Laws of family support broke up the kinds of massively concentrated wealth, desirable and typical of the feudal West.</w:t>
      </w:r>
      <w:r>
        <w:rPr>
          <w:rFonts w:eastAsiaTheme="minorEastAsia"/>
        </w:rPr>
        <w:t xml:space="preserve"> </w:t>
      </w:r>
      <w:r w:rsidRPr="00987ACF">
        <w:rPr>
          <w:rFonts w:eastAsiaTheme="minorEastAsia"/>
        </w:rPr>
        <w:t>By deconstructing Medieval feudalism and giving relatively easy access to land and water—which in the Sharī‘a are the first two principles of “community” as well as the building of legal cities—it is not surprising that the first “revolution” of Islam during the first/sixth and second/seventh century was its “Agrarian Revolution,” which many historians now refer to more broadly as Islam’s “Commercial Revolution,” since commerce in the pre-modern world was largely based in agriculture and access to agricultural surplus. The Sharī‘a brought the land to life by wresting it from feudal lords and the feudal Church. It encouraged the development of agriculture, which often manifested itself in a manner similar or identical to modern permaculture—especially in Muslim Iberia—and its free-market system quickly created a vast global free market, propped up by the facilitation and protection of travel and the movement of goods—from China in the Far East to the Straits of Gibraltar in the West.</w:t>
      </w:r>
      <w:r>
        <w:rPr>
          <w:rFonts w:eastAsiaTheme="minorEastAsia"/>
        </w:rPr>
        <w:t xml:space="preserve"> </w:t>
      </w:r>
      <w:r w:rsidRPr="00987ACF">
        <w:rPr>
          <w:rFonts w:eastAsiaTheme="minorEastAsia"/>
        </w:rPr>
        <w:t>Application of Sharī‘a principles and policies governing water, land, and the environment not only undercut and effectively abolished Medieval feudalism wherever it reigned, the new structures also generated their own complex, yet highly self-sufficient and decentralized economic and social apparatus that freed peasants and serfs—whatever their denominational loyalties—and presented them all with an alternative life style and institutional resources that utterly altered the way of life that had oppressed them for generations. It was, indeed, Islam’s anti-feudalistic dimensions that made it especially attractive to the masses that it ruled, while also creating a free-market global economy that far surpassed the greatest accomplishments of the Greeks, Romans, Celtic, and Germanic lords who ruled in Europe during earlier centuries. In Sicily, Spain, and Portugal as elsewhere in the global world of Islam, Muslims inaugurated a meritocracy that liberated the underclasses and undercut the inherited power and privilege of the aristocracy and the patrimony of the feudal Church.</w:t>
      </w:r>
      <w:r w:rsidRPr="00987ACF">
        <w:t xml:space="preserve"> </w:t>
      </w:r>
      <w:r w:rsidRPr="00987ACF">
        <w:rPr>
          <w:rFonts w:eastAsiaTheme="minorEastAsia"/>
        </w:rPr>
        <w:t>Thus, the feudal Church of the Middle Ages and Renaissance—as well as its allies and family members, the feudal lords—could not treat Islam or Muslims with equanimity. Islam was not only their great theological nemesis, it also portended for them all the loss of their powerful political and economic interests. Because Islam abolished feudalism—and established an entire Sharī‘a-based economy and way of life in its place, Islam’s Prophetic Way of Life constituted, not just a dauntless religious rival, but also a powerful cultural and economic beacon of the first order, which the Medieval and Renaissance Churches—with the best of their vitriolic propaganda and war cries—could never match nor easily manage, except through the exercise of Crusader violence and Inquisitorial destruction. Again, instead of being exotic, alien, unintelligible, and far away, Islam proved itself again and again to be “too close for comfort” for power elites of Christendom.</w:t>
      </w:r>
      <w:r>
        <w:rPr>
          <w:rFonts w:eastAsiaTheme="minorEastAsia"/>
        </w:rPr>
        <w:t xml:space="preserve"> </w:t>
      </w:r>
      <w:r w:rsidRPr="00987ACF">
        <w:rPr>
          <w:rFonts w:eastAsiaTheme="minorEastAsia"/>
        </w:rPr>
        <w:t>The clash between anti-feudal Islam and the aristocratic Church was acute in Iberia, since Iberia at the time of the Muslim conquest of the early second/eighth century was utterly feudal, and, in fact, recent archaeological evidence and an abundance of new information have shown—contrary to some earlier historical assessments—that feudalism was more complete in Iberia than elsewhere in Western Europe at that time. It must be noted—at the same time—that when the Church defeated Muslims and conquered their territories in Sicily, Spain, Portugal, the Mediterranean islands, and elsewhere, the first order of business of the aristocratic conquerors and their Church hierarchy was to restore feudalism as systematically as possible. When this happened in Sicily—where the New Roman (Byzantine) feudal system was reinstated after the Norman conquest—the economic effects on the land and its people were disastrous, and the ancient and endemic poverty of Sicily returned. The same would be true of Spain and Portugal after the Crusader conquests that destroyed the former prosperity of civilian landholders and returned a feudal grip on the land.  Nevertheless, the Christians of Europe such as Müntzer, the Radical Anabaptists of the Kingdom of Münster, Oliver Cromwell, and others—as Utopian or practical as they may have been—had no practical solutions or sound alternatives to their feudal dilemma. This lack of better options in Christian Europe is why it is imperative, not just to assert that Islam was anti-feudal, but to show—even if only in general terms—how it actually went about dismantling feudalism and other oppressive forms of landholding and property acquisition in its own realms. It is the fact that the Sharī‘a—literally, the Way to Lifegiving Water—prepared the ground for effective substitutes that was crucial to its success as an anti-feudal undertaking. To begin with, the historical process by which Islam obstructed Medieval feudalism and oppressive manorialism in the realms of Latin Christianity, New Rome (Byzantium), and the Slavic East was neither emotional, ideological, nor propagandistic and rhetorical. Muslims did not declare feudalism null and void by decree but simply by applying the Sharī‘a or Prophetic Code of Life to themselves, their society, and the environment. In fact, the entire course of action was something standard, generally taken for granted, and undertaken in relative silence and without fanfare. By applying the Sharī‘a Way of Life to new Islamic governances in Muslim Iberia, Sicily, the Volga River Basin, the smaller islands of the Mediterranean, and elsewhere, this complex of complementary policies gradually molded a living Islamic culture based on practical laws that fostered what today we call permaculture, respect for the environment, attention to natural resources, compassion toward animals, but—above all—easy, yet responsible access to land, land development, and wealth. As we have emphasized frequently, each non-Muslim Tributary community—Jewish, Christian, or otherwise—followed its own religious laws and customs internally. The Sharī‘a did not apply to their communal day-to-day life, just as they were also exempt of the punishments (Arabic: al-ḥudūd) ordained for offending Muslims in the Prophetic Code. Nevertheless, the Sharī‘a did apply to the society as a whole, which meant that policies related to water rights, landholding, city planning, and the environment pertained to everyone—Muslim, Jew, Christian, or otherwise—similarly, all of these groups benefitted from such provision, and these broad benefits served as godsends and boons even for the plants and animals.  However conscious Muslims may or may not have been of the effectiveness of their Sharī‘a in overturning Medieval feudalism, the feudal lords and the feudal Churches of the European West and East were painful aware of this fact, since it directly affected their power, wealth, and established interests. Thus, in the Crusades and similar Christian conquests in the Middle Ages—such as, for example, the Norman conquest of Muslim Sicily—one of the first policies of the conquerors after consolidating power was to restore the former feudal system, which generally brought with it, not just oppression, but wide-spread impoverishment. This was clearly the case in Muslim Sicily and in many parts of Muslim Portugal and Spain.</w:t>
      </w:r>
      <w:r w:rsidRPr="00987ACF">
        <w:t xml:space="preserve"> </w:t>
      </w:r>
      <w:r w:rsidRPr="00987ACF">
        <w:rPr>
          <w:rFonts w:eastAsiaTheme="minorEastAsia"/>
        </w:rPr>
        <w:t>Islam’s abolition of class stratification, feudalism, its green revolution, and the access it provided to free and prosperous international markets created dynamic across the Southern and Eastern frontiers of feudal Christendom, which affected the Northerly economies and cultures of Europe’s Early Middle Ages. Henri Pirenne, a noted Belgian Medievalist of thirteenth/nineteenth and pre-World War II fourteenth/twentieth century, focused in his studies of Western Europe in the Early Middle Ages on the question how the rise of Islam affected the West—directly and indirectly. Pirenne’s conclusions were strongly disputed in his time, and his reading of Medieval history was never accepted as normative in later generations. Nevertheless, Pirenne’s most fundamental observations did provide a catalyst for deeper and sounder study of the economic history of Medieval Europe in the post-World War II period, and his findings stimulated important historical studies that led to a deeper—although quite different understanding—of how the rise of Islam shaped Western Europe during its formative period.</w:t>
      </w:r>
    </w:p>
    <w:p w14:paraId="2727C06B" w14:textId="77777777" w:rsidR="00FD1A33" w:rsidRPr="00987ACF" w:rsidRDefault="00FD1A33" w:rsidP="00E616ED">
      <w:pPr>
        <w:pStyle w:val="ListParagraph"/>
        <w:numPr>
          <w:ilvl w:val="0"/>
          <w:numId w:val="21"/>
        </w:numPr>
        <w:rPr>
          <w:rFonts w:eastAsiaTheme="minorEastAsia"/>
        </w:rPr>
      </w:pPr>
      <w:r w:rsidRPr="00987ACF">
        <w:rPr>
          <w:rFonts w:eastAsiaTheme="minorEastAsia"/>
        </w:rPr>
        <w:t>Medieval European feudalism or manioralism was an economic, military, and cultural system based on legal and military customs—with profound political implications—that grew up in Medieval Western Europe in the third/ninth century, developed, and lasted until the the ninth/fifteenth century. The word “feudalism” is derived from the Latin words feodum or feudum, meaning “fief,” referring to an estate of land, especially when held on condition of feudal service. Feudalism was the link between the lord and the vassal, who was granted vassal land in return for his loyalty and military service of the lord. Feudalism structured Medieval society around reciprocal relationships of duty, loyalty, service, and labor based upon land holdings referred to as fiefs and fiefdoms. The basis of Medieval feudalism was a system pervading the relationships between of warrior kings, princes, and nobility and their subjects, especially those who worked as peasants or serfs on their feudal properties. Medieval feudalism divided Christian society into three estates: 1) the Clergy, 2) the nobility, and 3) the peasantry. It must be emphasized that the Medieval Roman Catholic Church was also thoroughgoingly feudal, and its members generally belonged to the nobility. All of feudalism’s three estates, however, were bound by the same system of manorialism, which underlay all of Medieval feudal society.</w:t>
      </w:r>
      <w:r>
        <w:rPr>
          <w:rFonts w:eastAsiaTheme="minorEastAsia"/>
        </w:rPr>
        <w:t xml:space="preserve"> </w:t>
      </w:r>
      <w:r w:rsidRPr="00C55AA0">
        <w:rPr>
          <w:rFonts w:eastAsiaTheme="minorEastAsia"/>
          <w:b/>
          <w:bCs/>
        </w:rPr>
        <w:t>(Volume 2 Excerpts)</w:t>
      </w:r>
      <w:r>
        <w:rPr>
          <w:rFonts w:eastAsiaTheme="minorEastAsia"/>
        </w:rPr>
        <w:t xml:space="preserve"> </w:t>
      </w:r>
    </w:p>
    <w:p w14:paraId="3B0D83C4" w14:textId="77777777" w:rsidR="00FD1A33" w:rsidRPr="00987ACF" w:rsidRDefault="00FD1A33" w:rsidP="00FD1A33">
      <w:pPr>
        <w:ind w:left="1800"/>
        <w:rPr>
          <w:rFonts w:eastAsiaTheme="minorEastAsia"/>
        </w:rPr>
      </w:pPr>
    </w:p>
    <w:p w14:paraId="1084C734" w14:textId="77777777" w:rsidR="00FD1A33" w:rsidRPr="003B29FC" w:rsidRDefault="00FD1A33" w:rsidP="00E616ED">
      <w:pPr>
        <w:pStyle w:val="Heading4"/>
        <w:numPr>
          <w:ilvl w:val="1"/>
          <w:numId w:val="6"/>
        </w:numPr>
        <w:rPr>
          <w:rFonts w:asciiTheme="majorBidi" w:hAnsiTheme="majorBidi"/>
          <w:b/>
          <w:bCs/>
          <w:color w:val="C00000"/>
          <w:sz w:val="28"/>
          <w:szCs w:val="28"/>
        </w:rPr>
      </w:pPr>
      <w:r>
        <w:rPr>
          <w:rFonts w:asciiTheme="majorBidi" w:hAnsiTheme="majorBidi"/>
          <w:b/>
          <w:bCs/>
          <w:color w:val="C00000"/>
          <w:sz w:val="28"/>
          <w:szCs w:val="28"/>
        </w:rPr>
        <w:t xml:space="preserve"> </w:t>
      </w:r>
      <w:r w:rsidRPr="003B29FC">
        <w:rPr>
          <w:rFonts w:asciiTheme="majorBidi" w:hAnsiTheme="majorBidi"/>
          <w:b/>
          <w:bCs/>
          <w:color w:val="C00000"/>
          <w:sz w:val="28"/>
          <w:szCs w:val="28"/>
        </w:rPr>
        <w:t>Islamic Globalism</w:t>
      </w:r>
    </w:p>
    <w:p w14:paraId="50DAD6ED" w14:textId="77777777" w:rsidR="00FD1A33" w:rsidRPr="00BC5A09" w:rsidRDefault="00FD1A33" w:rsidP="00E616ED">
      <w:pPr>
        <w:pStyle w:val="ListParagraph"/>
        <w:numPr>
          <w:ilvl w:val="0"/>
          <w:numId w:val="18"/>
        </w:numPr>
      </w:pPr>
      <w:r w:rsidRPr="00BC5A09">
        <w:t>Islamic Globalism prevailed since roughly the fourth/tenth century—within three hundred years after the rise of Islam—until the Early Modern Period and the expansion of Western European powers across the globe. The Muslim World had fully appeared as a unique global Civilization during the first centuries of Islam, and this phenomenon may accurately be referred to as Islamic Globalism. As we will demonstrate in Volume Five, the reality of Islamic Globalism is well exemplified in the Medieval journeys of the Italian merchant Marco Polo (d. 724/1324) and his younger Muslim contemporary Ibn Baṭṭūṭa (d. 771/1369). Polo and his brothers from the Republic of Venice in the High Middle Ages during the period of twenty-four years between 670/1271 and 694/1295. Polo and his brothers traveled along the Silk Road through Central Asia to the Chinese Mongol Empire of the Yuan Dynasty, giving a comprehensive look at Persia, Central Asia, China, Japan, India, and other cities and lands of the East. Muḥammad ibn Baṭṭūṭa, on the other hand, was a Muslim Scholar, and Islamic Judge, who hailed from Tangier (Arabic: Ṭanja) in Northern Morocco and would become perhaps the most famous Muslim traveler and explorer in history. Ibn Baṭṭūṭa set out on his famous world travels in 735/1325—a year after the death of Marco Polo—and traveled for twenty-nine years until 755/1354. During his lengthy excursions, Ibn Baṭṭūṭa visited most of North Africa, the Iberian Peninsula, the Near East, Central Asia, South Asia, Southeast Asia, China, East and West Africa. He recorded his experiences in The Journey (Arabic: al-Riḥla), to which he gave the fuller title of A Gift to Those Who Contemplate the Wonders of Cities and the Marvels of Travels (Arabic: Tuḥfat al-Nuẓẓār fī Gharā’ib al-Amṣār wa ‘Ajā’ib al-Asfār). In his journeys, Ibn Baṭṭūṭa traveled more extensively than any other known traveler in pre-modern history, covering more than seventy-three thousand miles (one hundred and seventeen thousand kilometers, which was about three times further than Marco Polo had been able to venture on his journeys. What is crucial, however, regarding Islamic Globalism is that Ibn Baṭṭūṭa never completely left his Islamic cultural zone during the entirety of this travels, while Marco Polo—on the other hand—found himself in an alien world, which was overwhelmingly Muslim—only a short time after leaving Venice until he finally returned to the city.</w:t>
      </w:r>
    </w:p>
    <w:p w14:paraId="76743569" w14:textId="77777777" w:rsidR="00FD1A33" w:rsidRPr="00987ACF" w:rsidRDefault="00FD1A33" w:rsidP="00E616ED">
      <w:pPr>
        <w:pStyle w:val="ListParagraph"/>
        <w:numPr>
          <w:ilvl w:val="0"/>
          <w:numId w:val="18"/>
        </w:numPr>
        <w:rPr>
          <w:rFonts w:asciiTheme="majorBidi" w:eastAsiaTheme="minorEastAsia" w:hAnsiTheme="majorBidi" w:cstheme="majorBidi"/>
          <w:color w:val="0F252D"/>
        </w:rPr>
      </w:pPr>
      <w:r w:rsidRPr="00BC5A09">
        <w:t>It must be noted, however, that since Islamic Globalism encouraged the dynamic development of local cultures according to Islam’s Cultural Imperative, this World Civilization of Islam spread its beauty over vast regions of the earth like a peacock’s tail from East to West. Indeed, one of the central themes in any serious study of Islam must be the religion’s unique potential to forge unity within diversity. Thus, historically, Islam created a rich tapestry of cultural diversity, shaped by its affirmation of racial and historical differences. The indigenous Muslim cultures that grew up under the umbrella of Islamic Globalism reflected the peoples and cultures of each region at their best—like a clear lake or crystalline river mirrors the colors of the bedrock over which it flows. Moreover—because of the pluralism at the heart of the Prophetic Sharī‘a—Islam and toleration, Islam and harmonious coexistence, and Islam and Civilization became synonymous.</w:t>
      </w:r>
    </w:p>
    <w:p w14:paraId="6331EBE3" w14:textId="77777777" w:rsidR="00FD1A33" w:rsidRPr="001701FB" w:rsidRDefault="00FD1A33" w:rsidP="00E616ED">
      <w:pPr>
        <w:pStyle w:val="Heading4"/>
        <w:numPr>
          <w:ilvl w:val="1"/>
          <w:numId w:val="6"/>
        </w:numPr>
        <w:rPr>
          <w:rFonts w:asciiTheme="majorBidi" w:eastAsiaTheme="minorEastAsia" w:hAnsiTheme="majorBidi"/>
          <w:b/>
          <w:bCs/>
          <w:color w:val="C00000"/>
          <w:sz w:val="28"/>
          <w:szCs w:val="28"/>
        </w:rPr>
      </w:pPr>
      <w:r>
        <w:rPr>
          <w:rFonts w:asciiTheme="majorBidi" w:hAnsiTheme="majorBidi"/>
          <w:b/>
          <w:bCs/>
          <w:color w:val="C00000"/>
          <w:sz w:val="28"/>
          <w:szCs w:val="28"/>
        </w:rPr>
        <w:t xml:space="preserve"> </w:t>
      </w:r>
      <w:r w:rsidRPr="001701FB">
        <w:rPr>
          <w:rFonts w:asciiTheme="majorBidi" w:hAnsiTheme="majorBidi"/>
          <w:b/>
          <w:bCs/>
          <w:color w:val="C00000"/>
          <w:sz w:val="28"/>
          <w:szCs w:val="28"/>
        </w:rPr>
        <w:t>Medieval Crusade Movement</w:t>
      </w:r>
    </w:p>
    <w:p w14:paraId="0D334F24" w14:textId="77777777" w:rsidR="00FD1A33" w:rsidRPr="00987ACF" w:rsidRDefault="00FD1A33" w:rsidP="00E616ED">
      <w:pPr>
        <w:pStyle w:val="ListParagraph"/>
        <w:numPr>
          <w:ilvl w:val="0"/>
          <w:numId w:val="19"/>
        </w:numPr>
        <w:rPr>
          <w:b/>
          <w:bCs/>
          <w:sz w:val="20"/>
          <w:szCs w:val="20"/>
        </w:rPr>
      </w:pPr>
      <w:r w:rsidRPr="00987ACF">
        <w:rPr>
          <w:b/>
          <w:bCs/>
          <w:sz w:val="20"/>
          <w:szCs w:val="20"/>
        </w:rPr>
        <w:t>The</w:t>
      </w:r>
      <w:r w:rsidRPr="00987ACF">
        <w:rPr>
          <w:sz w:val="20"/>
          <w:szCs w:val="20"/>
        </w:rPr>
        <w:t xml:space="preserve"> </w:t>
      </w:r>
      <w:r w:rsidRPr="00987ACF">
        <w:rPr>
          <w:b/>
          <w:bCs/>
          <w:sz w:val="20"/>
          <w:szCs w:val="20"/>
        </w:rPr>
        <w:t xml:space="preserve">Medieval Crusade Movement </w:t>
      </w:r>
      <w:r w:rsidRPr="00987ACF">
        <w:rPr>
          <w:rFonts w:eastAsiaTheme="minorEastAsia"/>
          <w:color w:val="000000" w:themeColor="text1"/>
          <w:sz w:val="20"/>
          <w:szCs w:val="20"/>
        </w:rPr>
        <w:t>refers to a number of major military undertakings consecrated by the Magisterial Catholic Church of Rome during the Early and High Middle Ages, which took part on four major frontiers: Muslim Iberia, the Holy Land, Continental Europe, and the Northern Baltic. The Eastern Crusades—which will be discussed in greater detail—are what Westerns are generally speaking about when they mention “the Crusades,” and they refer to a succession of religiously-based military campaigns that were waged in the Holy Land between the years 489/</w:t>
      </w:r>
      <w:r w:rsidRPr="00987ACF">
        <w:rPr>
          <w:rFonts w:eastAsiaTheme="minorHAnsi"/>
          <w:color w:val="000000" w:themeColor="text1"/>
          <w:sz w:val="20"/>
          <w:szCs w:val="20"/>
        </w:rPr>
        <w:t xml:space="preserve">1096 and 690/1291 to wrest Jerusalem and the Holy Land from Muslim hands. Nevertheless, </w:t>
      </w:r>
      <w:r w:rsidRPr="00987ACF">
        <w:rPr>
          <w:rFonts w:eastAsiaTheme="minorEastAsia"/>
          <w:color w:val="000000" w:themeColor="text1"/>
          <w:sz w:val="20"/>
          <w:szCs w:val="20"/>
        </w:rPr>
        <w:t xml:space="preserve">there were four major frontiers of the Crusade Movement: 1) The Western Iberian Crusades, 2) the Eastern Holy Land Crusades, 3) the Internal European Crusades of the seventh/thirteenth century CE, and 4) the Northern Baltic Crusades. </w:t>
      </w:r>
      <w:r w:rsidRPr="00987ACF">
        <w:rPr>
          <w:rFonts w:eastAsiaTheme="minorHAnsi"/>
          <w:color w:val="000000" w:themeColor="text1"/>
          <w:sz w:val="20"/>
          <w:szCs w:val="20"/>
        </w:rPr>
        <w:t xml:space="preserve">In the eyes of the Church and many Crusaders, these Crusades were also a distinctly “spiritual” Holy War, not just to conquer and “redeem” the Holy Land, but also to “redeem” the Crusader himself as a penitentiary pilgrimage to the Holy Land for the remission and absolution of sins. The Crusades were also distinctly feudal and helped to take pressure off the Western European feudal system, which could not provide lands for all of its would-be feudal lords. Thus, the Eastern Crusades also extended the feudal system through the creation of new feudal colonies and feudal emigrants in the typically anti-feudal Muslim lands they conquered. The Latin Church also helped organize and support Crusades </w:t>
      </w:r>
      <w:r w:rsidRPr="00987ACF">
        <w:rPr>
          <w:rFonts w:eastAsiaTheme="minorEastAsia"/>
          <w:color w:val="000000" w:themeColor="text1"/>
          <w:sz w:val="20"/>
          <w:szCs w:val="20"/>
        </w:rPr>
        <w:t xml:space="preserve">in Portugal, Spain—which constituted the Western Crusade—and in Medieval France, Bosnia, and Italy to stamp out “heresy” and strengthen the Papacy—which were the Internal Crusades—and then in the Baltic region of Northern Europe to root out the last vestiges of pre-Christian Paganism. </w:t>
      </w:r>
      <w:r w:rsidRPr="00987ACF">
        <w:rPr>
          <w:color w:val="000000" w:themeColor="text1"/>
          <w:sz w:val="20"/>
          <w:szCs w:val="20"/>
        </w:rPr>
        <w:t>Pope Gregory VII (d. 478/1085)—one of the most influential and powerful Popes in the history of the Latin Church—first espoused the launching of the Crusades, which began ten years after his death, although he and his predecessors also strongly sponsored the Iberian Crusade against Islam. There were several officially organized Crusades against the Muslims of the Holy Land</w:t>
      </w:r>
      <w:r w:rsidRPr="00987ACF">
        <w:rPr>
          <w:rFonts w:eastAsiaTheme="minorEastAsia"/>
          <w:color w:val="000000"/>
          <w:sz w:val="20"/>
          <w:szCs w:val="20"/>
        </w:rPr>
        <w:t xml:space="preserve"> between 488/1095 until 690/1291</w:t>
      </w:r>
      <w:r w:rsidRPr="00987ACF">
        <w:rPr>
          <w:color w:val="000000" w:themeColor="text1"/>
          <w:sz w:val="20"/>
          <w:szCs w:val="20"/>
        </w:rPr>
        <w:t xml:space="preserve">, although there was also the unofficial Pauper’s Crusade, which was led by Peter the Hermit (d. 509/1115) and turned out to be an unmitigated disaster, as well as one Children’s Crusade and two Shepherd’s Crusades. </w:t>
      </w:r>
      <w:r w:rsidRPr="00987ACF">
        <w:rPr>
          <w:rFonts w:eastAsiaTheme="minorEastAsia"/>
          <w:color w:val="000000" w:themeColor="text1"/>
          <w:sz w:val="20"/>
          <w:szCs w:val="20"/>
        </w:rPr>
        <w:t>The Crusades of Roman Catholicism were paralleled in the Greek Orthodox Church by the institution of “Holy War” and “sacred armies,” which were common in New Rome (Byzantium), although the Orthodox Church did not sanctify religious arms and warfare according to the cust</w:t>
      </w:r>
      <w:r w:rsidRPr="00987ACF">
        <w:rPr>
          <w:rFonts w:eastAsiaTheme="minorEastAsia"/>
          <w:color w:val="000000"/>
          <w:sz w:val="20"/>
          <w:szCs w:val="20"/>
        </w:rPr>
        <w:t xml:space="preserve">oms of the Latin Church. Indeed, the sanctification of the Crusades in Roman Catholicism converted the pre-Christian Germanic warrior traditions of Western Europe into a major weapon of the Church. Crusader warfare against Muslims, Jews, and “heretics” was transformed into highly sanctified religious strife, and it placed the two faiths in mortal combat, which ultimately eradicated Islam and Judaism from Muslim Iberia and Sicily, extirpated numerous Christian “heresies” from Europe, and forcefully converted masses of European Pagans to the doctrines and rites of the Church of Rome First Crusade was launched in </w:t>
      </w:r>
      <w:r w:rsidRPr="00987ACF">
        <w:rPr>
          <w:rFonts w:eastAsiaTheme="minorEastAsia"/>
          <w:color w:val="000000" w:themeColor="text1"/>
          <w:sz w:val="20"/>
          <w:szCs w:val="20"/>
        </w:rPr>
        <w:t>488/</w:t>
      </w:r>
      <w:r w:rsidRPr="00987ACF">
        <w:rPr>
          <w:rFonts w:eastAsiaTheme="minorEastAsia"/>
          <w:color w:val="000000"/>
          <w:sz w:val="20"/>
          <w:szCs w:val="20"/>
        </w:rPr>
        <w:t>1095. By this time, Western Christendom had grown considerably in power and self-confidence. The Crusades helped to deflect the rivalries of Christian kings and princes away each other to a foreign enemy, while enabling the feudal system to find new lands, expand, and take pressure off that system within the traditional confines of Medieval Christian Europe. T</w:t>
      </w:r>
      <w:r w:rsidRPr="00987ACF">
        <w:rPr>
          <w:rFonts w:eastAsiaTheme="minorHAnsi"/>
          <w:color w:val="18191A"/>
          <w:sz w:val="20"/>
          <w:szCs w:val="20"/>
        </w:rPr>
        <w:t xml:space="preserve">he First Crusade </w:t>
      </w:r>
      <w:hyperlink r:id="rId11" w:history="1">
        <w:r w:rsidRPr="00987ACF">
          <w:rPr>
            <w:rFonts w:eastAsiaTheme="minorHAnsi"/>
            <w:color w:val="6544A2"/>
            <w:sz w:val="20"/>
            <w:szCs w:val="20"/>
          </w:rPr>
          <w:t>First Crusade</w:t>
        </w:r>
      </w:hyperlink>
      <w:r w:rsidRPr="00987ACF">
        <w:rPr>
          <w:rFonts w:eastAsiaTheme="minorHAnsi"/>
          <w:color w:val="18191A"/>
          <w:sz w:val="20"/>
          <w:szCs w:val="20"/>
        </w:rPr>
        <w:t xml:space="preserve"> resulted in the occupation of Jerusalem in 492/1099. After that time, several additional Crusades were fought, and they provided a focal point of Western history for centuries and profoundly shaped European identity.</w:t>
      </w:r>
    </w:p>
    <w:p w14:paraId="046FCC3B" w14:textId="77777777" w:rsidR="00FD1A33" w:rsidRPr="00987ACF" w:rsidRDefault="00FD1A33" w:rsidP="00E616ED">
      <w:pPr>
        <w:pStyle w:val="ListParagraph"/>
        <w:numPr>
          <w:ilvl w:val="0"/>
          <w:numId w:val="19"/>
        </w:numPr>
        <w:rPr>
          <w:b/>
          <w:bCs/>
          <w:sz w:val="20"/>
          <w:szCs w:val="20"/>
        </w:rPr>
      </w:pPr>
      <w:r w:rsidRPr="00987ACF">
        <w:rPr>
          <w:rFonts w:eastAsiaTheme="minorEastAsia"/>
          <w:color w:val="000000"/>
          <w:sz w:val="20"/>
          <w:szCs w:val="20"/>
        </w:rPr>
        <w:t>After the Protestant Reformation, Catholics often regarded the the religious wars between them and the Protestants as Crusades. The Medieval Northern Crusades also</w:t>
      </w:r>
      <w:r w:rsidRPr="00987ACF">
        <w:rPr>
          <w:rFonts w:eastAsiaTheme="minorHAnsi"/>
          <w:color w:val="18191A"/>
          <w:sz w:val="20"/>
          <w:szCs w:val="20"/>
        </w:rPr>
        <w:t xml:space="preserve"> attacked the Pagan regions of Scandinavia and Eastern Europe among the Slavs, Baltic, and Finnic peoples, who were forcefully converted to Catholicism. </w:t>
      </w:r>
      <w:r w:rsidRPr="00987ACF">
        <w:rPr>
          <w:rFonts w:eastAsiaTheme="minorEastAsia"/>
          <w:color w:val="000000"/>
          <w:sz w:val="20"/>
          <w:szCs w:val="20"/>
        </w:rPr>
        <w:t>The Crusade Movement’s Western branch focused on the Muslim realms of Iberia and the islands of the Mediterranean such as the Balearic Islands, Malta, and Sicily. In Iberia, the western Crusade was much later christened as a “Reconquest” (</w:t>
      </w:r>
      <w:r w:rsidRPr="00987ACF">
        <w:rPr>
          <w:rFonts w:eastAsiaTheme="minorEastAsia"/>
          <w:i/>
          <w:iCs/>
          <w:color w:val="000000"/>
          <w:sz w:val="20"/>
          <w:szCs w:val="20"/>
        </w:rPr>
        <w:t>la Reconquista</w:t>
      </w:r>
      <w:r w:rsidRPr="00987ACF">
        <w:rPr>
          <w:rFonts w:eastAsiaTheme="minorEastAsia"/>
          <w:color w:val="000000"/>
          <w:sz w:val="20"/>
          <w:szCs w:val="20"/>
        </w:rPr>
        <w:t xml:space="preserve">), which was imagined as being in historical continuity with Christian resistance to Muslim rule from the time of the Muslim conquest in 92/711. The “reconquest” constitutes a powerful ideological strategy of anticipated aggression but is not historically accurate. Islam entered Iberia with relative ease and facilitation over three and a half years from the first major victory over the Visigoths in 92/711. Islam flourished in all of Iberia and was popular among the masses. It was removed--against the will of much of the Iberian people--over a protracted struggle of almost eight centuries. Most of the Muslims of Iberia and the Mediterranean islands were indigenous populations that had voluntarily embraced Islam and become part of its culture and civilization over the preceding centuries. Ethnic Berbers and Arabs were a significant part of that population, but they also intermingled and interbred extensively with the indigenous community to the extent that it was not uncommon for Andalusian “Arabs” and “Berbers” to have blond hair and blue eyes. Nevertheless, the demographic of Muslim Spain and Portugal was overwhelmingly Latin, Celtic, Germanic (Visigothic and Vandal), and even Slavic. Moreover, from the earliest period, the western Crusade relied heavily on recruits and reinforcements from the European mainland, Britain, and Ireland. The movement was spearheaded by Castilians in Spain and Galicians in Portugal but never relied exclusively or even primarily upon them. The first major victory of the western Crusade was the conquest of Toledo (Arabic: </w:t>
      </w:r>
      <w:r w:rsidRPr="00987ACF">
        <w:rPr>
          <w:rFonts w:eastAsiaTheme="minorEastAsia"/>
          <w:i/>
          <w:iCs/>
          <w:color w:val="000000"/>
          <w:sz w:val="20"/>
          <w:szCs w:val="20"/>
        </w:rPr>
        <w:t>Ṭulayṭila</w:t>
      </w:r>
      <w:r w:rsidRPr="00987ACF">
        <w:rPr>
          <w:rFonts w:eastAsiaTheme="minorEastAsia"/>
          <w:color w:val="000000"/>
          <w:sz w:val="20"/>
          <w:szCs w:val="20"/>
        </w:rPr>
        <w:t xml:space="preserve">) in 477/1085, and the movement culminated in the surrender of Granada (Arabic: </w:t>
      </w:r>
      <w:r w:rsidRPr="00987ACF">
        <w:rPr>
          <w:rFonts w:eastAsiaTheme="minorEastAsia"/>
          <w:i/>
          <w:iCs/>
          <w:color w:val="000000"/>
          <w:sz w:val="20"/>
          <w:szCs w:val="20"/>
        </w:rPr>
        <w:t>Gharnāṭa</w:t>
      </w:r>
      <w:r w:rsidRPr="00987ACF">
        <w:rPr>
          <w:rFonts w:eastAsiaTheme="minorEastAsia"/>
          <w:color w:val="000000"/>
          <w:sz w:val="20"/>
          <w:szCs w:val="20"/>
        </w:rPr>
        <w:t xml:space="preserve">) in </w:t>
      </w:r>
      <w:r w:rsidRPr="00987ACF">
        <w:rPr>
          <w:color w:val="000000"/>
          <w:sz w:val="20"/>
          <w:szCs w:val="20"/>
        </w:rPr>
        <w:t>897/1492</w:t>
      </w:r>
      <w:r w:rsidRPr="00987ACF">
        <w:rPr>
          <w:rFonts w:eastAsiaTheme="minorEastAsia"/>
          <w:color w:val="000000"/>
          <w:sz w:val="20"/>
          <w:szCs w:val="20"/>
        </w:rPr>
        <w:t>. In Iberia, it was then followed by the Spanish and Portuguese Inquisitions, which systematically eliminated the large Muslim and Jewish populations of Iberia and forcefully brought them under the Church’s control. In the newly discovered Americas, the western Crusade Movement propelled the brutal and genocidal attitude of both the Spanish and Portuguese conquerors toward the indigenous First Nations whom they subjected. All Crusaders were granted Papal “indulgences,” which were believed to remit their sins.</w:t>
      </w:r>
    </w:p>
    <w:p w14:paraId="4FFAB718" w14:textId="77777777" w:rsidR="00FD1A33" w:rsidRPr="00987ACF" w:rsidRDefault="00FD1A33" w:rsidP="00E616ED">
      <w:pPr>
        <w:pStyle w:val="ListParagraph"/>
        <w:numPr>
          <w:ilvl w:val="0"/>
          <w:numId w:val="19"/>
        </w:numPr>
        <w:rPr>
          <w:b/>
          <w:bCs/>
          <w:sz w:val="20"/>
          <w:szCs w:val="20"/>
        </w:rPr>
      </w:pPr>
      <w:r w:rsidRPr="00987ACF">
        <w:rPr>
          <w:b/>
          <w:bCs/>
          <w:sz w:val="20"/>
          <w:szCs w:val="20"/>
        </w:rPr>
        <w:t>The</w:t>
      </w:r>
      <w:r w:rsidRPr="00987ACF">
        <w:rPr>
          <w:sz w:val="20"/>
          <w:szCs w:val="20"/>
        </w:rPr>
        <w:t xml:space="preserve"> </w:t>
      </w:r>
      <w:r w:rsidRPr="00987ACF">
        <w:rPr>
          <w:b/>
          <w:bCs/>
          <w:sz w:val="20"/>
          <w:szCs w:val="20"/>
        </w:rPr>
        <w:t xml:space="preserve">Crusade Movement </w:t>
      </w:r>
      <w:r w:rsidRPr="00987ACF">
        <w:rPr>
          <w:rFonts w:eastAsiaTheme="minorEastAsia"/>
          <w:color w:val="000000" w:themeColor="text1"/>
          <w:sz w:val="20"/>
          <w:szCs w:val="20"/>
        </w:rPr>
        <w:t>refers to a number of major military undertakings consecrated by the Magisterial Catholic Church of Rome during the Early and High Middle Ages. The Eastern Crusades—which will be discussed in greater detail below—are what Westerns are generally speaking about when they mention “the Crusades,” and they refer to a succession of religiously-based military campaigns that were waged in the Holy Land between the years 489/</w:t>
      </w:r>
      <w:r w:rsidRPr="00987ACF">
        <w:rPr>
          <w:rFonts w:eastAsiaTheme="minorHAnsi"/>
          <w:color w:val="000000" w:themeColor="text1"/>
          <w:sz w:val="20"/>
          <w:szCs w:val="20"/>
        </w:rPr>
        <w:t xml:space="preserve">1096 and 690/1291 to wrest Jerusalem and the Holy Land from Muslim hands. Nevertheless, </w:t>
      </w:r>
      <w:r w:rsidRPr="00987ACF">
        <w:rPr>
          <w:rFonts w:eastAsiaTheme="minorEastAsia"/>
          <w:color w:val="000000" w:themeColor="text1"/>
          <w:sz w:val="20"/>
          <w:szCs w:val="20"/>
        </w:rPr>
        <w:t xml:space="preserve">there were four major frontiers of the Crusade Movement: 1) The Western Iberian Crusades, 2) the Eastern Holy Land Crusades, 3) the Internal European Crusades of the seventh/thirteenth century CE, and 4) the Northern Baltic Crusades. </w:t>
      </w:r>
      <w:r w:rsidRPr="00987ACF">
        <w:rPr>
          <w:rFonts w:eastAsiaTheme="minorHAnsi"/>
          <w:color w:val="000000" w:themeColor="text1"/>
          <w:sz w:val="20"/>
          <w:szCs w:val="20"/>
        </w:rPr>
        <w:t xml:space="preserve">In the eyes of the Church and many Crusaders, these Crusades were also a distinctly “spiritual” Holy War, not just to conquer and “redeem” the Holy Land, but also to “redeem” the Crusader himself as a penitentiary pilgrimage to the Holy Land for the remission and absolution of sins. The Crusades were also distinctly feudal and helped to take pressure off the Western European feudal system, which could not provide lands for all of its would-be feudal lords. Thus, the Eastern Crusades also extended the feudal system through the creation of new feudal colonies and feudal emigrants in the typically anti-feudal Muslim lands they conquered. The Latin Church also helped organize and support Crusades </w:t>
      </w:r>
      <w:r w:rsidRPr="00987ACF">
        <w:rPr>
          <w:rFonts w:eastAsiaTheme="minorEastAsia"/>
          <w:color w:val="000000" w:themeColor="text1"/>
          <w:sz w:val="20"/>
          <w:szCs w:val="20"/>
        </w:rPr>
        <w:t xml:space="preserve">in Portugal, Spain—which constituted the Western Crusade—and in Medieval France, Bosnia, and Italy to stamp out “heresy” and strengthen the Papacy—which were the Internal Crusades—and then in the Baltic region of Northern Europe to root out the last vestiges of pre-Christian Paganism. </w:t>
      </w:r>
      <w:r w:rsidRPr="00987ACF">
        <w:rPr>
          <w:color w:val="000000" w:themeColor="text1"/>
          <w:sz w:val="20"/>
          <w:szCs w:val="20"/>
        </w:rPr>
        <w:t>Pope Gregory VII (d. 478/1085)—one of the most influential and powerful Popes in the history of the Latin Church—first espoused the launching of the Crusades, which began ten years after his death, although he and his predecessors also strongly sponsored the Iberian Crusade against Islam. There were nine officially organized Crusades against the Muslims of the Holy Land</w:t>
      </w:r>
      <w:r w:rsidRPr="00987ACF">
        <w:rPr>
          <w:rFonts w:eastAsiaTheme="minorEastAsia"/>
          <w:color w:val="000000"/>
          <w:sz w:val="20"/>
          <w:szCs w:val="20"/>
        </w:rPr>
        <w:t xml:space="preserve"> between 488/1095 until 690/1291</w:t>
      </w:r>
      <w:r w:rsidRPr="00987ACF">
        <w:rPr>
          <w:color w:val="000000" w:themeColor="text1"/>
          <w:sz w:val="20"/>
          <w:szCs w:val="20"/>
        </w:rPr>
        <w:t xml:space="preserve">, although there was also the unofficial Pauper’s Crusade, which was led by Peter the Hermit (d. 509/1115) and turned out to be an unmitigated disaster, as well as one Children’s Crusade and two Shepherd’s Crusades. </w:t>
      </w:r>
      <w:r w:rsidRPr="00987ACF">
        <w:rPr>
          <w:rFonts w:eastAsiaTheme="minorEastAsia"/>
          <w:color w:val="000000" w:themeColor="text1"/>
          <w:sz w:val="20"/>
          <w:szCs w:val="20"/>
        </w:rPr>
        <w:t>The Crusades of Roman Catholicism were paralleled in the Greek Orthodox Church by the institution of “Holy War” and “sacred armies,” which were common in New Rome (Byzantium), although the Orthodox Church did not sanctify religious arms and warfare according to the cust</w:t>
      </w:r>
      <w:r w:rsidRPr="00987ACF">
        <w:rPr>
          <w:rFonts w:eastAsiaTheme="minorEastAsia"/>
          <w:color w:val="000000"/>
          <w:sz w:val="20"/>
          <w:szCs w:val="20"/>
        </w:rPr>
        <w:t xml:space="preserve">oms of the Latin Church. Indeed, the sanctification of the Crusades in Roman Catholicism converted the pre-Christian Germanic warrior traditions of Western Europe into a major weapon of the Church. Crusader warfare against Muslims, Jews, and “heretics” was transformed into highly sanctified religious strife, and it placed the two faiths in mortal combat, which ultimately eradicated Islam and Judaism from Muslim Iberia and Sicily, extirpated numerous Christian “heresies” from Europe, and forcefully converted masses of European Pagans to the doctrines and rites of the Church of Rome First Crusade was launched in </w:t>
      </w:r>
      <w:r w:rsidRPr="00987ACF">
        <w:rPr>
          <w:rFonts w:eastAsiaTheme="minorEastAsia"/>
          <w:color w:val="000000" w:themeColor="text1"/>
          <w:sz w:val="20"/>
          <w:szCs w:val="20"/>
        </w:rPr>
        <w:t>488/</w:t>
      </w:r>
      <w:r w:rsidRPr="00987ACF">
        <w:rPr>
          <w:rFonts w:eastAsiaTheme="minorEastAsia"/>
          <w:color w:val="000000"/>
          <w:sz w:val="20"/>
          <w:szCs w:val="20"/>
        </w:rPr>
        <w:t>1095. By this time, Western Christendom had grown considerably in power and self-confidence. The Crusades helped to deflect the rivalries of Christian kings and princes away each other to a foreign enemy, while enabling the feudal system to find new lands, expand, and take pressure off that system within the traditional confines of Medieval Christian Europe. T</w:t>
      </w:r>
      <w:r w:rsidRPr="00987ACF">
        <w:rPr>
          <w:rFonts w:eastAsiaTheme="minorHAnsi"/>
          <w:color w:val="18191A"/>
          <w:sz w:val="20"/>
          <w:szCs w:val="20"/>
        </w:rPr>
        <w:t xml:space="preserve">he First Crusade </w:t>
      </w:r>
      <w:hyperlink r:id="rId12" w:history="1">
        <w:r w:rsidRPr="00987ACF">
          <w:rPr>
            <w:rFonts w:eastAsiaTheme="minorHAnsi"/>
            <w:color w:val="6544A2"/>
            <w:sz w:val="20"/>
            <w:szCs w:val="20"/>
          </w:rPr>
          <w:t>First Crusade</w:t>
        </w:r>
      </w:hyperlink>
      <w:r w:rsidRPr="00987ACF">
        <w:rPr>
          <w:rFonts w:eastAsiaTheme="minorHAnsi"/>
          <w:color w:val="18191A"/>
          <w:sz w:val="20"/>
          <w:szCs w:val="20"/>
        </w:rPr>
        <w:t xml:space="preserve"> resulted in the occupation of Jerusalem in 492/1099. After that time, several additional Crusades were fought, and they provided a focal point of Western history for centuries and profoundly shaped European identity.</w:t>
      </w:r>
    </w:p>
    <w:p w14:paraId="604EEE61" w14:textId="77777777" w:rsidR="00FD1A33" w:rsidRPr="00987ACF" w:rsidRDefault="00FD1A33" w:rsidP="00E616ED">
      <w:pPr>
        <w:pStyle w:val="ListParagraph"/>
        <w:numPr>
          <w:ilvl w:val="0"/>
          <w:numId w:val="19"/>
        </w:numPr>
        <w:rPr>
          <w:b/>
          <w:bCs/>
          <w:sz w:val="20"/>
          <w:szCs w:val="20"/>
        </w:rPr>
      </w:pPr>
      <w:r w:rsidRPr="00987ACF">
        <w:rPr>
          <w:rFonts w:eastAsiaTheme="minorEastAsia"/>
          <w:color w:val="000000"/>
          <w:sz w:val="20"/>
          <w:szCs w:val="20"/>
        </w:rPr>
        <w:t>After the Protestant Reformation, Catholics often regarded the the religious wars between them and the Protestants as Crusades. The Medieval Northern Crusades also</w:t>
      </w:r>
      <w:r w:rsidRPr="00987ACF">
        <w:rPr>
          <w:rFonts w:eastAsiaTheme="minorHAnsi"/>
          <w:color w:val="18191A"/>
          <w:sz w:val="20"/>
          <w:szCs w:val="20"/>
        </w:rPr>
        <w:t xml:space="preserve"> attacked the Pagan regions of Scandinavia and Eastern Europe among the Slavs, Baltic, and Finnic peoples, who were forcefully converted to Catholicism. </w:t>
      </w:r>
      <w:r w:rsidRPr="00987ACF">
        <w:rPr>
          <w:rFonts w:eastAsiaTheme="minorEastAsia"/>
          <w:color w:val="000000"/>
          <w:sz w:val="20"/>
          <w:szCs w:val="20"/>
        </w:rPr>
        <w:t>The Crusade Movement’s Western branch focused on the Muslim realms of Iberia and the islands of the Mediterranean such as the Balearic Islands, Malta, and Sicily. In Iberia, the western Crusade was much later christened as a “Reconquest” (</w:t>
      </w:r>
      <w:r w:rsidRPr="00987ACF">
        <w:rPr>
          <w:rFonts w:eastAsiaTheme="minorEastAsia"/>
          <w:i/>
          <w:iCs/>
          <w:color w:val="000000"/>
          <w:sz w:val="20"/>
          <w:szCs w:val="20"/>
        </w:rPr>
        <w:t>la Reconquista</w:t>
      </w:r>
      <w:r w:rsidRPr="00987ACF">
        <w:rPr>
          <w:rFonts w:eastAsiaTheme="minorEastAsia"/>
          <w:color w:val="000000"/>
          <w:sz w:val="20"/>
          <w:szCs w:val="20"/>
        </w:rPr>
        <w:t xml:space="preserve">), which was imagined as being in historical continuity with Christian resistance to Muslim rule from the time of the Muslim conquest in 92/711. The “reconquest” constitutes a powerful ideological strategy of anticipated aggression but is not historically accurate. Islam entered Iberia with relative ease and facilitation over three and a half years from the first major victory over the Visigoths in 92/711. Islam flourished in all of Iberia and was popular among the masses. It was removed--against the will of much of the Iberian people--over a protracted struggle of almost eight centuries. Most of the Muslims of Iberia and the Mediterranean islands were indigenous populations that had voluntarily embraced Islam and become part of its culture and civilization over the preceding centuries. Ethnic Berbers and Arabs were a significant part of that population, but they also intermingled and interbred extensively with the indigenous community to the extent that it was not uncommon for Andalusian “Arabs” and “Berbers” to have blond hair and blue eyes. Nevertheless, the demographic of Muslim Spain and Portugal was overwhelmingly Latin, Celtic, Germanic (Visigothic and Vandal), and even Slavic. Moreover, from the earliest period, the western Crusade relied heavily on recruits and reinforcements from the European mainland, Britain, and Ireland. The movement was spearheaded by Castilians in Spain and Galicians in Portugal but never relied exclusively or even primarily upon them. The first major victory of the western Crusade was the conquest of Toledo (Arabic: </w:t>
      </w:r>
      <w:r w:rsidRPr="00987ACF">
        <w:rPr>
          <w:rFonts w:eastAsiaTheme="minorEastAsia"/>
          <w:i/>
          <w:iCs/>
          <w:color w:val="000000"/>
          <w:sz w:val="20"/>
          <w:szCs w:val="20"/>
        </w:rPr>
        <w:t>Ṭulayṭila</w:t>
      </w:r>
      <w:r w:rsidRPr="00987ACF">
        <w:rPr>
          <w:rFonts w:eastAsiaTheme="minorEastAsia"/>
          <w:color w:val="000000"/>
          <w:sz w:val="20"/>
          <w:szCs w:val="20"/>
        </w:rPr>
        <w:t xml:space="preserve">) in 477/1085, and the movement culminated in the surrender of Granada (Arabic: </w:t>
      </w:r>
      <w:r w:rsidRPr="00987ACF">
        <w:rPr>
          <w:rFonts w:eastAsiaTheme="minorEastAsia"/>
          <w:i/>
          <w:iCs/>
          <w:color w:val="000000"/>
          <w:sz w:val="20"/>
          <w:szCs w:val="20"/>
        </w:rPr>
        <w:t>Gharnāṭa</w:t>
      </w:r>
      <w:r w:rsidRPr="00987ACF">
        <w:rPr>
          <w:rFonts w:eastAsiaTheme="minorEastAsia"/>
          <w:color w:val="000000"/>
          <w:sz w:val="20"/>
          <w:szCs w:val="20"/>
        </w:rPr>
        <w:t xml:space="preserve">) in </w:t>
      </w:r>
      <w:r w:rsidRPr="00987ACF">
        <w:rPr>
          <w:color w:val="000000"/>
          <w:sz w:val="20"/>
          <w:szCs w:val="20"/>
        </w:rPr>
        <w:t>897/1492</w:t>
      </w:r>
      <w:r w:rsidRPr="00987ACF">
        <w:rPr>
          <w:rFonts w:eastAsiaTheme="minorEastAsia"/>
          <w:color w:val="000000"/>
          <w:sz w:val="20"/>
          <w:szCs w:val="20"/>
        </w:rPr>
        <w:t>. In Iberia, it was then followed by the Spanish and Portuguese Inquisitions, which systematically eliminated the large Muslim and Jewish populations of Iberia and forcefully brought them under the Church’s control. In the newly discovered Americas, the western Crusade Movement propelled the brutal and genocidal attitude of both the Spanish and Portuguese conquerors toward the indigenous First Nations whom they subjected. All Crusaders were granted Papal “indulgences,” which were believed to remit their sins.</w:t>
      </w:r>
    </w:p>
    <w:p w14:paraId="4F1BF733" w14:textId="77777777" w:rsidR="00FD1A33" w:rsidRPr="001701FB" w:rsidRDefault="00FD1A33" w:rsidP="00FD1A33">
      <w:pPr>
        <w:ind w:left="1080"/>
        <w:rPr>
          <w:rFonts w:eastAsiaTheme="minorHAnsi"/>
        </w:rPr>
      </w:pPr>
    </w:p>
    <w:p w14:paraId="7EE731F2" w14:textId="77777777" w:rsidR="00FD1A33" w:rsidRPr="00AD68E3" w:rsidRDefault="00FD1A33" w:rsidP="00E616ED">
      <w:pPr>
        <w:pStyle w:val="Heading4"/>
        <w:numPr>
          <w:ilvl w:val="1"/>
          <w:numId w:val="6"/>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M</w:t>
      </w:r>
      <w:r w:rsidRPr="00AD68E3">
        <w:rPr>
          <w:rFonts w:asciiTheme="majorBidi" w:eastAsiaTheme="minorHAnsi" w:hAnsiTheme="majorBidi"/>
          <w:b/>
          <w:bCs/>
          <w:color w:val="C00000"/>
          <w:sz w:val="28"/>
          <w:szCs w:val="28"/>
        </w:rPr>
        <w:t>odern Global Monoculture</w:t>
      </w:r>
    </w:p>
    <w:p w14:paraId="067409A1" w14:textId="77777777" w:rsidR="00FD1A33" w:rsidRPr="00987ACF" w:rsidRDefault="00FD1A33" w:rsidP="00E616ED">
      <w:pPr>
        <w:pStyle w:val="ListParagraph"/>
        <w:numPr>
          <w:ilvl w:val="0"/>
          <w:numId w:val="20"/>
        </w:numPr>
        <w:rPr>
          <w:sz w:val="20"/>
          <w:szCs w:val="20"/>
        </w:rPr>
      </w:pPr>
      <w:r w:rsidRPr="00987ACF">
        <w:rPr>
          <w:b/>
          <w:bCs/>
          <w:sz w:val="20"/>
          <w:szCs w:val="20"/>
        </w:rPr>
        <w:t xml:space="preserve">The Global Monoculture </w:t>
      </w:r>
      <w:r w:rsidRPr="00987ACF">
        <w:rPr>
          <w:sz w:val="20"/>
          <w:szCs w:val="20"/>
        </w:rPr>
        <w:t xml:space="preserve">is a Modern phenomenon and one of the most powerful drivers and influential realities of our time. The Global Monoculture is closely related to the economic dynamics of Western Globalism as it has developed over recent centuries and reached its culmination in the last decades. The Global Monoculture contrasts sharply—in both economic and Cultural—with Islam’s Cultural Imperative, which lay at the heart of pre-Modern Islamic Globalism and systematically protected and brought out the beauty of local peoples, their Identities, and their Cultures. Today’s Global Monoculture is characterized by the </w:t>
      </w:r>
      <w:r w:rsidRPr="00987ACF">
        <w:rPr>
          <w:i/>
          <w:iCs/>
          <w:sz w:val="20"/>
          <w:szCs w:val="20"/>
        </w:rPr>
        <w:t>homogenization</w:t>
      </w:r>
      <w:r w:rsidRPr="00987ACF">
        <w:rPr>
          <w:sz w:val="20"/>
          <w:szCs w:val="20"/>
        </w:rPr>
        <w:t xml:space="preserve"> of markets and Culture across the world, especially as an offshoot of Western Capitalism and its market-based commercial and Cultural domination based upon an ethic mass worldwide consumption and consumer Culture. </w:t>
      </w:r>
      <w:r w:rsidRPr="00987ACF">
        <w:rPr>
          <w:rFonts w:eastAsiaTheme="majorEastAsia"/>
          <w:sz w:val="20"/>
          <w:szCs w:val="20"/>
        </w:rPr>
        <w:t xml:space="preserve">As a result of Global Monoculture and its ubiquitous commercialization of everything, people across the world have largely come to dress, eat, and behave in identical ways, while watching the same films, listening to shared music, and being obsessed with identical media celebrities. Global Monoculture is also reflected by the dominance of the English language across the world, especially on the Internet and in contemporary technology, since English has become the Monoculture’s </w:t>
      </w:r>
      <w:r w:rsidRPr="00987ACF">
        <w:rPr>
          <w:rFonts w:eastAsiaTheme="majorEastAsia"/>
          <w:i/>
          <w:iCs/>
          <w:sz w:val="20"/>
          <w:szCs w:val="20"/>
        </w:rPr>
        <w:t>lingua franca</w:t>
      </w:r>
      <w:r w:rsidRPr="00987ACF">
        <w:rPr>
          <w:rFonts w:eastAsiaTheme="majorEastAsia"/>
          <w:sz w:val="20"/>
          <w:szCs w:val="20"/>
        </w:rPr>
        <w:t>. While such domination of the English language serves the interests of global consumer markets, it directly threatens the well-being and survival of hundreds of languages spoken throughout the world. This peril to diverse world languages is so great that some estimates predict that as many as one half of the world’s six thousand or so languages will be lost by the end of the fifteenth/twenty-first century, if the Global Monoculture continues to hold sway in its present form. Since the Global Monoculture has come to permeate virtually all the peoples of the world, it also constitutes a threat to their Traditional Identities and local Cultures, which stand in the way of market uniformity. Moreover, the Global Monoculture also brings with it and effectively promotes Western Secular values and lifestyles. Such encroachment upon local Cultures endangers Traditional regional forms of knowledge, values, and skills, while sometimes completely destroying Traditional artisans, their arts and crafts, as well as other aspects of Cultural diversity. From China and the Pacific islands of the East to Africa and Latin America in the West, young people as a whole aspire to wear Gap clothing, Nike sneakers, and Michael Jordan T-shirts. Moreover, the Entertainment-Industrial Complex of the Global Monoculture views “Culture” as nothing more than business, and the dynamics of production and marketing promoted by its global business cycles are aggressively advanced by the international trade agreements of institutions such as—most notably—the World Trade Organization (WTO). The WTO serves as a backbone for the Global Monoculture. It was founded in 1415/1995, is based in Geneva, Switzerland, and constitutes today</w:t>
      </w:r>
      <w:r w:rsidRPr="00987ACF">
        <w:rPr>
          <w:color w:val="202122"/>
          <w:sz w:val="20"/>
          <w:szCs w:val="20"/>
          <w:shd w:val="clear" w:color="auto" w:fill="FFFFFF"/>
        </w:rPr>
        <w:t xml:space="preserve"> the world's largest international economic organization, made up of one hundred and sixty-six (166) member nations and representing at present ninety-eight percent of all global trade. </w:t>
      </w:r>
    </w:p>
    <w:p w14:paraId="2CA20A94" w14:textId="77777777" w:rsidR="00FD1A33" w:rsidRPr="005012FB" w:rsidRDefault="00FD1A33" w:rsidP="00FD1A33">
      <w:pPr>
        <w:rPr>
          <w:rFonts w:asciiTheme="majorBidi" w:hAnsiTheme="majorBidi" w:cstheme="majorBidi"/>
        </w:rPr>
      </w:pPr>
    </w:p>
    <w:p w14:paraId="5F7CA63B" w14:textId="77777777" w:rsidR="00FD1A33" w:rsidRPr="0078012D" w:rsidRDefault="00FD1A33" w:rsidP="00E616ED">
      <w:pPr>
        <w:pStyle w:val="Heading4"/>
        <w:numPr>
          <w:ilvl w:val="1"/>
          <w:numId w:val="6"/>
        </w:numPr>
        <w:rPr>
          <w:rFonts w:asciiTheme="majorBidi" w:hAnsiTheme="majorBidi"/>
          <w:b/>
          <w:bCs/>
          <w:color w:val="C00000"/>
          <w:sz w:val="28"/>
          <w:szCs w:val="28"/>
          <w:u w:val="single"/>
        </w:rPr>
      </w:pPr>
      <w:r>
        <w:rPr>
          <w:rFonts w:asciiTheme="majorBidi" w:eastAsiaTheme="minorEastAsia" w:hAnsiTheme="majorBidi"/>
          <w:b/>
          <w:bCs/>
          <w:color w:val="C00000"/>
          <w:sz w:val="28"/>
          <w:szCs w:val="28"/>
        </w:rPr>
        <w:t xml:space="preserve"> </w:t>
      </w:r>
      <w:r w:rsidRPr="0078012D">
        <w:rPr>
          <w:rFonts w:asciiTheme="majorBidi" w:eastAsiaTheme="minorEastAsia" w:hAnsiTheme="majorBidi"/>
          <w:b/>
          <w:bCs/>
          <w:color w:val="C00000"/>
          <w:sz w:val="28"/>
          <w:szCs w:val="28"/>
        </w:rPr>
        <w:t>Mu‘tazila, Mu‘tazil</w:t>
      </w:r>
      <w:r w:rsidRPr="0078012D">
        <w:rPr>
          <w:rFonts w:asciiTheme="majorBidi" w:hAnsiTheme="majorBidi"/>
          <w:b/>
          <w:bCs/>
          <w:color w:val="C00000"/>
          <w:sz w:val="28"/>
          <w:szCs w:val="28"/>
        </w:rPr>
        <w:t xml:space="preserve">īs, or </w:t>
      </w:r>
      <w:r w:rsidRPr="0078012D">
        <w:rPr>
          <w:rFonts w:asciiTheme="majorBidi" w:eastAsiaTheme="minorEastAsia" w:hAnsiTheme="majorBidi"/>
          <w:b/>
          <w:bCs/>
          <w:color w:val="C00000"/>
          <w:sz w:val="28"/>
          <w:szCs w:val="28"/>
        </w:rPr>
        <w:t>Mu‘tazilites</w:t>
      </w:r>
    </w:p>
    <w:p w14:paraId="4C0216CD" w14:textId="77777777" w:rsidR="00FD1A33" w:rsidRPr="00987ACF" w:rsidRDefault="00FD1A33" w:rsidP="00E616ED">
      <w:pPr>
        <w:pStyle w:val="ListParagraph"/>
        <w:numPr>
          <w:ilvl w:val="0"/>
          <w:numId w:val="20"/>
        </w:numPr>
        <w:rPr>
          <w:rFonts w:asciiTheme="majorBidi" w:eastAsiaTheme="minorEastAsia" w:hAnsiTheme="majorBidi" w:cstheme="majorBidi"/>
          <w:color w:val="000000"/>
        </w:rPr>
      </w:pPr>
      <w:r w:rsidRPr="00987ACF">
        <w:rPr>
          <w:rFonts w:eastAsiaTheme="minorEastAsia"/>
          <w:color w:val="0F252D"/>
        </w:rPr>
        <w:t>The Mu‘tazila or Mu‘tazilīs emerged in the second/eighth century during the late Umayyad period and reached their height during ‘Abbāsid times. The Mu‘tazila flourished primarily in Iraq for about two hundred years from the second/eighth century until the fourth/tenth century, after which their influence began to decline markedly. The Mu‘tazila constitute a crucial development in Islamic Intellectual history and the emergence of the Science of Divinity, since they used the Rational dialectical tools of the Active Intellect to speak about God and the Unseen. In this process, they took several positions that Sunnī Orthodoxy would categorically reject, but which—at the same time—many Sunnī scholars felt could only be repudiated by similar Rational methods. This process became central to the development of Islamic speculation in Divinity and ultimately provided important insights that led to a more profound understanding of God, His Attributes, His Acts, and the ultimate realities of the Unseen, which became the hallmarks of the Divine Science in Islam. The Mu‘tazilīs are often referred to in Orientalist literature as “rationalists.” This exclusivist generalization is misleading and has been shown in much contemporary Scholarship to be inaccurate. Their primary opponents—the Sunnī Ash‘arīs and Māturīdīs—were equally and even more profoundly Rationalistic. By comparison with them, the Mu‘tazilīs were naively reductionist in their approach to Reason. Moreover, they were also exclusivist, sectarian, and intolerant. The Ash‘arīs and Māturīdīs, on the other hand, were much broader and more inclusive in all respects. In our text, we will present numerous examples of Mu‘tazilī reductionism—especially in Volume Eleven—such as in their positions on Divine Speech and the Vision of God in the next world. The Mu‘tazila denied, for example, that God’s Speech, which is also identified with the Qur’ān, was eternal and uncreated. For the Mu‘tazilīs, “speech” could only mean the verbal temporal discourse that we conventionally understand as “speech” linguistically, with sound, grammar, syntax, and the like. Regarding the Vision of God, they believed “vision” could only mean the corporeal vision of bodies and colors that we have in this world.</w:t>
      </w:r>
    </w:p>
    <w:p w14:paraId="0731897F" w14:textId="77777777" w:rsidR="00FD1A33" w:rsidRPr="005012FB" w:rsidRDefault="00FD1A33" w:rsidP="00FD1A33">
      <w:pPr>
        <w:rPr>
          <w:rFonts w:asciiTheme="majorBidi" w:hAnsiTheme="majorBidi" w:cstheme="majorBidi"/>
        </w:rPr>
      </w:pPr>
    </w:p>
    <w:p w14:paraId="12748A82" w14:textId="77777777" w:rsidR="00FD1A33" w:rsidRDefault="00FD1A33" w:rsidP="00E616ED">
      <w:pPr>
        <w:pStyle w:val="Heading4"/>
        <w:numPr>
          <w:ilvl w:val="1"/>
          <w:numId w:val="6"/>
        </w:numPr>
        <w:rPr>
          <w:rFonts w:asciiTheme="majorBidi" w:eastAsiaTheme="minorHAnsi" w:hAnsiTheme="majorBidi"/>
          <w:b/>
          <w:bCs/>
          <w:color w:val="C00000"/>
          <w:sz w:val="28"/>
          <w:szCs w:val="28"/>
        </w:rPr>
      </w:pPr>
      <w:bookmarkStart w:id="78" w:name="_Toc188509445"/>
      <w:r>
        <w:rPr>
          <w:rFonts w:asciiTheme="majorBidi" w:eastAsiaTheme="minorHAnsi" w:hAnsiTheme="majorBidi"/>
          <w:b/>
          <w:bCs/>
          <w:color w:val="C00000"/>
          <w:sz w:val="28"/>
          <w:szCs w:val="28"/>
        </w:rPr>
        <w:t xml:space="preserve"> M</w:t>
      </w:r>
      <w:r w:rsidRPr="0078012D">
        <w:rPr>
          <w:rFonts w:asciiTheme="majorBidi" w:eastAsiaTheme="minorHAnsi" w:hAnsiTheme="majorBidi"/>
          <w:b/>
          <w:bCs/>
          <w:color w:val="C00000"/>
          <w:sz w:val="28"/>
          <w:szCs w:val="28"/>
        </w:rPr>
        <w:t>uslim Technological Ascendancy without Industrialization</w:t>
      </w:r>
      <w:bookmarkEnd w:id="78"/>
      <w:r w:rsidRPr="0078012D">
        <w:rPr>
          <w:rFonts w:asciiTheme="majorBidi" w:eastAsiaTheme="minorHAnsi" w:hAnsiTheme="majorBidi"/>
          <w:b/>
          <w:bCs/>
          <w:color w:val="C00000"/>
          <w:sz w:val="28"/>
          <w:szCs w:val="28"/>
        </w:rPr>
        <w:t xml:space="preserve"> </w:t>
      </w:r>
    </w:p>
    <w:p w14:paraId="1BF247A3" w14:textId="77777777" w:rsidR="00FD1A33" w:rsidRPr="001111AB" w:rsidRDefault="00FD1A33" w:rsidP="00E616ED">
      <w:pPr>
        <w:pStyle w:val="ListParagraph"/>
        <w:numPr>
          <w:ilvl w:val="0"/>
          <w:numId w:val="20"/>
        </w:numPr>
        <w:rPr>
          <w:rFonts w:eastAsiaTheme="minorHAnsi"/>
        </w:rPr>
      </w:pPr>
      <w:r w:rsidRPr="001111AB">
        <w:rPr>
          <w:rFonts w:eastAsiaTheme="minorHAnsi"/>
        </w:rPr>
        <w:t xml:space="preserve">The Compendium on the Theory and Practice of the Mechanical Arts (Al-Jāmi‘ bayn al-‘Ilm wa al-‘Amal al-Nāfi‘ fī Ṣinā‘at al-Ḥiyal ) by the Muslim engineer Ismā ʿ īl Ibn al-Rizāz al-Jazarī [ Abu l- ʿ Izz ibn Ismā ʿ īl ibn al-Rizāz al-Jazarī (d. 602/1206) belongs to seventh-eighth/thirteenth-fourteenth century Islamic Renaissance mentioned above. He wa a brilliant Arab Muslim polymath, mathematician, artist, artisan, inventor, and mechanical engineer. He describes over one hundred mechanical devices along with instructions on how to construct and use them. See Ibn al-Razzāz al-Jazarī, Compendium on the Theory and Practice of the Mechanical Arts (Al-Jāmi‘ bayn al-‘Ilm wa al-‘Amal al-Nāfi‘ fī Ṣinā‘at al-Ḥiyal ), ed. Ahmad Y. al-Hassan, (Aleppo, Syria: Institute for the History of Arabic Science, 1979). ] demonstrates clearly that, from an early period, Muslims had master all the technological techniques and advancements that would be central to the European Industrial Revolution of the nineteenth century well over five centuries later. It appears to some writers that, because Muslims understood the imperative of preserving balance and harmony in the dynamic equilibrium, they had the good sense not to follow that ultimately suicidal and environmentally destructive path of industrial wealth and power that the West would follow [ See Gina Lombroso, The Tragedies of Progress , (New York: E. P. Dutton, 1931) and Jacques Ellul, The Technological Society , (New York: Vintage Books, 1964). </w:t>
      </w:r>
      <w:r>
        <w:rPr>
          <w:rFonts w:eastAsiaTheme="minorHAnsi"/>
        </w:rPr>
        <w:t>(</w:t>
      </w:r>
      <w:r>
        <w:rPr>
          <w:rFonts w:eastAsiaTheme="minorHAnsi"/>
          <w:b/>
          <w:bCs/>
        </w:rPr>
        <w:t>Volume 5)</w:t>
      </w:r>
    </w:p>
    <w:p w14:paraId="38B30AB6" w14:textId="77777777" w:rsidR="00FD1A33" w:rsidRPr="00A91EAD" w:rsidRDefault="00FD1A33" w:rsidP="00E616ED">
      <w:pPr>
        <w:pStyle w:val="ListParagraph"/>
        <w:numPr>
          <w:ilvl w:val="0"/>
          <w:numId w:val="20"/>
        </w:numPr>
        <w:rPr>
          <w:rFonts w:eastAsiaTheme="minorHAnsi"/>
        </w:rPr>
      </w:pPr>
      <w:r w:rsidRPr="00A91EAD">
        <w:rPr>
          <w:rFonts w:eastAsiaTheme="minorHAnsi"/>
        </w:rPr>
        <w:t>In the 16th century, the Ottoman engineer Taqī-al-Dīn ibn Ma‘rūf asserted that steam could power a turbine engine. This was a full century before the Europeans began to develop the steam engine. His six-cylinder water pump had the features of a modern-day six-cylinder car engine. Gears, Pullies, &amp; Crankshafts. Realistic Attempts to Fly. ‘Abbās ibn Firnās. Muslims Tried to Fly in the 9th Century. 844 Vikings attack Seville. In Cordoba, ‘Abbaas b. Firnaas made himself wings and tried to fly during this time. Technologies of War. Al-Aṣma‘ī wrote Kitāb al-Silāḥ (the Book of Weapons). Military Tents &amp; Pavilions. Tents are an ancient and even pre-historic form of human shelter, residence, hunting trips, military expeditions, and meeting places. Tents were made of animal hides, skins, and different materials. Tents—especially made of camel hair—have been used by the nomads of the Arabian Desert for millennia as well as by other desert dwellers. The Turkic and Mongol nomads of Mongolia and Central Asia devised the circular domed yurts that were brought into the Muslim World by the various Turkic tribes and their cousins. In Islamic Civilization, however, tents became an important part of the culture. The Ottoman Turks developed elaborately decorated tents as royal structures that were used for practical and social occasions such as grand ceremonies and celebrations—in addition to their usage for military and administrative periods. Turkic rulers often lived in mobile tent cities. The Sulṭāns always had their tents with them. During travel, summer residence, and on military campaigns, large tent cities were formed. There were royal tents for the rulers and lesser tents for the ordinary people and the soldiers. Military tents often had different colors to identify regiments. The great Ottoman tent in the Wawel Castle in Krakow, Poland has an oval tent with a diameter of seventy-nine feet (twenty-four meters) and a height of twelve feet (three point seven meters). Turkish royal tents had brightly colored silk crowns, richly patterned carpets, and cushions, and they also had raised sections to add to their majesty. The Wawel collection has other Turkish tents as well. The French king Louis XIV was inspired by Turkish royal tens and had many ceremonial tents made for his own usage. This created a tent craze in Europe during the late eleventh/seventeenth century. A Sulṭān might load six hundred camels just to carry tents. A Sulṭān always had two tents on his travel. One would be pitched for his stop that night. The second would be sent forward to the next encampment so that it would be ready when he arrived. Royal tents were called “walled palaces.” From these, the Europeans began to develop large tents also. Such as the tent that was pitched in the Vauxhall Gardens in London in 1744. There were similar tents in Sweden and elsewhere. In 1744, a great “Turkish Tent” was erected in the Spring Gardens of Vauxhall. David Coke remarked: "This fantastic structure introduced that element of frivolous impermanence which became so characteristic of Vauxhall." The Ottomans were also inspired by the tents of the New Roman (Byzantine) Empire—which went back to the Roman tents—and the Persians. But they created their own tent designs and furniture. Fortresses &amp; Fortifications. Learning to Mix Gunpowder. Cannons &amp; Guns. Missiles, Rockets, &amp; Ballistics. Muslims built ingenious citadels and fortresses with high, virtually impregnable walls and solid lofty gates—some of the best preserved of which can still be seen in Spain and Portugal. Some Muslim fortresses as well as other buildings including mosques reused masonry from earlier Roman structures. Al-Hambra which was built in the eighth/fourteenth and ninth/fifteenth centuries in Granada was a large military complex overlooking Granada. It is the Red Fort (al-Hamra’). Its fortress section—the alcazaba—dates from the sixth/twelfth century. It was the military headquarters of the Nasirid Dynasty. Its most significant watchtower is the 87 foot (29 meter) Torre de la Vela. Albarrana towers were detached towers connected to the outer walls by a bridge. They too were a Muslim innovation. They first appeared in Muslim Iberia in the sixth/twelfth century. Loan word: albarrana comes from barrani “exterior.” They were defensive towers detached from the curtain wall and connected to it by a bridge or an arcade. They were built by Muslims when they occupied the Iberian Peninsula between the 8th and the 15th centuries, especially from the 12th century during the Almohad Dynasty mainly in the South of today’s Spain and Portugal where the Islamic influence was the longest. In Spanish, the Albarrana tower is called torre albarrana. The earliest albarrana towers were often pentagonal or octagonal in plan (e.g. Badajoz, Tarifa, Seville) but later a rectangular plan became the norm. Having been built several meters in front of the curtain wall they were only accessible from there by a (bridged or arched) walkway containing a removable wooden section allowing the tower to be isolated from the wall if the tower were to be occupied by attacking forces. North of the Iberian peninsula, flanking towers usually remained a structural part of the (stone) curtain wall. Albarrana towers are almost uniquely confined to the Iberian Peninsula. Even in other Muslim-controlled territories of the medieval world this defensive feature was not used, except for a notable example in the Citadel of Aleppo in Syria. An albarrana tower in England is Pontefract Castle, which now lies in ruins, but the remains of an albarrana tower called Swillington Tower are still visible just to the north of the castle's slighted curtain wall. Powerful stone walls were reinforced with large wooden beams which served purposes similar to steel today, but were also excellent shock absorbers in the case of earthquakes and explosions. Machicolations are the holes or gaps in the overhanging floor of a parapet. The open walkway around the top of the castle and (in medieval fortifications) an opening between the supporting corbels of a projecting parapet or the vault of a gate, through which stones or burning objects could be dropped on attackers. • a projecting structure containing a series of machicolations. Muslims used machicolations to drop boiling oil and molten lead and even missiles on the heads of their attackers. A cutout is a hole cut in something for decoration or to allow the insertion of something else. Today cutouts are still used as decorative features in some types of architectures such as neo-Gothic. The Hearst Castle in California intentionally combines several architectural styles including Islamic ones. Battlements were series of cutouts and raised sections on the top walls that provided cover for defenders. Lofty battlements, barbicans, walled entrance passages, keeps, arrow slits, machicolations, parapets, were all key features of Muslim strongholds. The central fortified tower within a castle was called the keep. Muslim keeps were usually round, while Christian keeps were squared. The Tower of London is a good example of such a Christian square keep. The advantage of the round towers were that they allowed watchmen and soldiers to observe the enemy from any direction with no corners for attackers to hide behind. A barbican is a walled entrance passage. It helped to confine enemies so that defenders could attack them from above. BARBICAN is taken from the Persian-ARABIC Bāb-e Khāneh (House Gate). A BARBICAN IS the outer defense of a castle or walled city, especially a double tower above a gate or draw-bridge. These Muslim citadels won the admiration of the Crusaders, and these new architectural ideas affected their building techniques in Europe when they returned home. Medieval European castles built by the returning Crusaders incorporated many architectural styles they had witnessed in the Muslim world, and these in turn would affect the styles of fortresses built in the Americas during the tenth/sixteenth and eleventh/seventeenth centuries as well as Baroque Architecture. The Greeks and Romans used arrow slits in their fortresses, but Muslims improved on the designs and made them standard features of their castles. Arrow slits allowed bowmen and cross-bow archers to fire upon the enemy, while being protected from the return fire. The Ottomans, Mughals, Safavids, and Shaybanids of Bukhara were gunpowder empires, and their use of gunpowder was essential to their strength, which made them the most powerful nation-states of the tenth/sixteenth century—even more powerful than United Spain and Portugal. In the first century CE, the Chinese discovered how to make saltpeter (potassium nitrate), which is one of the key ingredients to gunpowder. The Chinese used gunpowder for fireworks. They did not discover the correct proportions to make power explosions for warfare. Muslim chemists improved upon Chinese gunpowder by finding the proper mixtures that could be used for explosions and gunpowder. Muslims learned to make gunpowder from the Chinese through the Mongols, and they used it against the Crusaders. Muslims developed small cannons that could be held in the hand. They then developed huge split-barrel guns. During the 9th/15th century, the Ottomans developed larger and more powerful cannons than any that had been used in Europe at that time. Sultan Muhammad II developed the largest of these cannons for the conquest of Constantinople. The cannon was made of bronze and weighed 18 tons. It was so long that it had to be cast in two pieces and screwed together. It was 17 feet (5 meters) long and 2 feet (.6 meters) in diameter with a barrel that was ten feet (3 meters) long. It could fire a cannonball for the distance of one mile. No cannon like it had ever been built before. In 1867, Queen Victoria asked that Sultan Muhammad II’s cannon be placed on display in England. It was still known as “the most important cannon in Europe.” Sultan ‘Abd-al-Aziz gave the cannon to Queen Victoria as a gift, and it has been on display in the Fort Nelson Museum of Portsmouth, England. It is part of a collection of the Royal Armories along with 70,000 other weapons from ancient times until the present. Muslims used gunpowder against the Mongols and the Crusaders in the seventh/thirteenth century. Al-Rammāḥ prepared a book of diagrams of weapons, which includes the first description of a military rocket as well as designs for other formulas for producing gunpowder and for what may have been the first rocket propelled torpedo. “And the Rockets’ Red Glare, the Bombs Bursting in Air.” Tipu Sultan’s Legacy in the American War of 1812. Ballistic Weapons: Tipu Sultan and the Bombs Bursting in Air. War of 1812—American ship Haydar Ali.</w:t>
      </w:r>
      <w:r>
        <w:rPr>
          <w:rFonts w:eastAsiaTheme="minorHAnsi"/>
        </w:rPr>
        <w:t xml:space="preserve"> </w:t>
      </w:r>
      <w:r>
        <w:rPr>
          <w:rFonts w:eastAsiaTheme="minorHAnsi"/>
          <w:b/>
          <w:bCs/>
        </w:rPr>
        <w:t>(Volume 5</w:t>
      </w:r>
      <w:r w:rsidRPr="00A91EAD">
        <w:rPr>
          <w:rFonts w:eastAsiaTheme="minorHAnsi"/>
          <w:b/>
          <w:bCs/>
        </w:rPr>
        <w:t>)</w:t>
      </w:r>
    </w:p>
    <w:p w14:paraId="47AEC16E" w14:textId="77777777" w:rsidR="00FD1A33" w:rsidRPr="005012FB" w:rsidRDefault="00FD1A33" w:rsidP="00FD1A33">
      <w:pPr>
        <w:rPr>
          <w:rFonts w:asciiTheme="majorBidi" w:eastAsiaTheme="minorHAnsi" w:hAnsiTheme="majorBidi" w:cstheme="majorBidi"/>
        </w:rPr>
      </w:pPr>
      <w:r w:rsidRPr="005012FB">
        <w:rPr>
          <w:rFonts w:asciiTheme="majorBidi" w:eastAsiaTheme="minorHAnsi" w:hAnsiTheme="majorBidi" w:cstheme="majorBidi"/>
        </w:rPr>
        <w:tab/>
      </w:r>
      <w:r w:rsidRPr="005012FB">
        <w:rPr>
          <w:rFonts w:asciiTheme="majorBidi" w:eastAsiaTheme="minorHAnsi" w:hAnsiTheme="majorBidi" w:cstheme="majorBidi"/>
        </w:rPr>
        <w:tab/>
      </w:r>
    </w:p>
    <w:p w14:paraId="163F8695" w14:textId="77777777" w:rsidR="00FD1A33" w:rsidRDefault="00FD1A33" w:rsidP="00E616ED">
      <w:pPr>
        <w:pStyle w:val="Heading4"/>
        <w:numPr>
          <w:ilvl w:val="1"/>
          <w:numId w:val="6"/>
        </w:numPr>
        <w:rPr>
          <w:rFonts w:asciiTheme="majorBidi" w:eastAsiaTheme="minorHAnsi" w:hAnsiTheme="majorBidi"/>
          <w:b/>
          <w:bCs/>
          <w:color w:val="C00000"/>
          <w:sz w:val="28"/>
          <w:szCs w:val="28"/>
        </w:rPr>
      </w:pPr>
      <w:bookmarkStart w:id="79" w:name="_Toc188509362"/>
      <w:r>
        <w:rPr>
          <w:rFonts w:asciiTheme="majorBidi" w:eastAsiaTheme="minorHAnsi" w:hAnsiTheme="majorBidi"/>
          <w:b/>
          <w:bCs/>
          <w:color w:val="C00000"/>
          <w:sz w:val="28"/>
          <w:szCs w:val="28"/>
        </w:rPr>
        <w:t xml:space="preserve"> H</w:t>
      </w:r>
      <w:r w:rsidRPr="00A141B4">
        <w:rPr>
          <w:rFonts w:asciiTheme="majorBidi" w:eastAsiaTheme="minorHAnsi" w:hAnsiTheme="majorBidi"/>
          <w:b/>
          <w:bCs/>
          <w:color w:val="C00000"/>
          <w:sz w:val="28"/>
          <w:szCs w:val="28"/>
        </w:rPr>
        <w:t>armful &amp; Misleading Historical Paradigms</w:t>
      </w:r>
      <w:bookmarkEnd w:id="79"/>
    </w:p>
    <w:p w14:paraId="1E1AD201" w14:textId="77777777" w:rsidR="00FD1A33" w:rsidRPr="000339D6" w:rsidRDefault="00FD1A33" w:rsidP="00FD1A33">
      <w:pPr>
        <w:rPr>
          <w:rFonts w:eastAsiaTheme="minorHAnsi"/>
        </w:rPr>
      </w:pPr>
    </w:p>
    <w:p w14:paraId="05F73BF8" w14:textId="77777777" w:rsidR="00FD1A33" w:rsidRDefault="00FD1A33" w:rsidP="00FD1A33">
      <w:pPr>
        <w:ind w:left="1620" w:hanging="180"/>
        <w:rPr>
          <w:rFonts w:eastAsiaTheme="minorHAnsi"/>
          <w:b/>
          <w:bCs/>
          <w:i/>
          <w:iCs/>
        </w:rPr>
      </w:pPr>
      <w:bookmarkStart w:id="80" w:name="_Toc188509363"/>
      <w:r w:rsidRPr="000339D6">
        <w:rPr>
          <w:rFonts w:eastAsiaTheme="minorHAnsi"/>
          <w:b/>
          <w:bCs/>
          <w:i/>
          <w:iCs/>
        </w:rPr>
        <w:t>Anti-Jewish versus Anti-Semitic</w:t>
      </w:r>
    </w:p>
    <w:p w14:paraId="78C45722" w14:textId="77777777" w:rsidR="00FD1A33" w:rsidRDefault="00FD1A33" w:rsidP="00FD1A33">
      <w:pPr>
        <w:ind w:left="1620" w:hanging="180"/>
        <w:rPr>
          <w:rFonts w:eastAsiaTheme="minorHAnsi"/>
          <w:b/>
          <w:bCs/>
          <w:i/>
          <w:iCs/>
        </w:rPr>
      </w:pPr>
    </w:p>
    <w:p w14:paraId="1F4F9C7A" w14:textId="77777777" w:rsidR="00FD1A33" w:rsidRPr="00A91EAD" w:rsidRDefault="00FD1A33" w:rsidP="00E616ED">
      <w:pPr>
        <w:pStyle w:val="ListParagraph"/>
        <w:numPr>
          <w:ilvl w:val="0"/>
          <w:numId w:val="22"/>
        </w:numPr>
        <w:rPr>
          <w:rFonts w:eastAsiaTheme="minorHAnsi"/>
        </w:rPr>
      </w:pPr>
      <w:r w:rsidRPr="00A91EAD">
        <w:rPr>
          <w:rFonts w:eastAsiaTheme="minorHAnsi"/>
        </w:rPr>
        <w:t>I prefer to use the term anti-Jewish and related words rather than the commoner expression anti-Semetic, which has become customary for irrational anti-Jewish hatred. The Austro-Hungarian Jew Mortitz Steinschneider (d. 1907) seems to have been the first to use the word “anti-Semitic” and “anti-Semitism” in his late nineteenth-century refutation of the French Orientalist and Biblical scholar Ernest Renan (d. 1892), whom he accused of “anti-Semitic prejudices” (antisemitische Vorurteile). It was Renan who first advanced the now-discredited hypothesis--which we have discussed earlier--that Europe’s Ashkenazi Jews were not actually Semitic but were the descendants of the Turkic Khazars, who embraced Judaism in the Middle Ages around the time of the collapse of the Khazar Khanate. “Anti-Semitism” was then borrowed into the English language from German around 1881, when it first appeared in the Oxford English Dictionary. I prefer to avoid the word “anti-Semitic” because of its lack of exactness. Although the Bible (Genesis, 10:1) presents the descendants of Shem (the Semites), Ham (the Hamitic peoples), and Yapheth (the Yaphethites) as the three primary races of human beings, the use of “Semitic” for any racial or ethnic group is problematic, because race and ethnicity are difficult to define, and human ethnic groups are always genealogically mixed. If, however, we regard the notion of a clearly identifiable “Semitic” race to be valid, then the ethnic Semites of the world would make up a vast portion of the human race, in which “Semitic” Jews would be a small minority, while Palestinians, the Arabs in general, Ethiopians, and other groups would constitute the vast majority. “Semitic” is also used in reference to the large “Hamitic-Semitic” language family, which includes the Hebrew, Arabic, Aramaic, Syriac, Akkadian, Babylonian, Ethiopic, Thamūdic, Old Egyptian, Somali, Berber, West African Hausa, and many other tongues. But this term has now been largely superceded by the descriptive geographical term “Afro-Asian”--as a parallel to “Indo-European”--since Hamitic-Semitic is no less problematic as a language group than it is as an ethnic reference. Anti-Jewish--in my opinion--has a distinctly valid denotation without these unnecessary semantic confusions. In the case of the Palestinian Arabs, for example, they are both ethnically and linguistically Semitic, whatever definition is given for the word. Moreover, many Palestinian Muslim and Christian families faithfully trace their genealogies back to the Twelve Tribes of Israel, although their forebears later converted to Islam or Christianity.</w:t>
      </w:r>
    </w:p>
    <w:p w14:paraId="4C32C82A" w14:textId="77777777" w:rsidR="00FD1A33" w:rsidRDefault="00FD1A33" w:rsidP="00FD1A33">
      <w:pPr>
        <w:ind w:left="1440" w:right="1080"/>
        <w:rPr>
          <w:rFonts w:eastAsiaTheme="minorHAnsi"/>
          <w:b/>
          <w:bCs/>
          <w:i/>
          <w:iCs/>
        </w:rPr>
      </w:pPr>
    </w:p>
    <w:p w14:paraId="5335D6E9" w14:textId="77777777" w:rsidR="00FD1A33" w:rsidRDefault="00FD1A33" w:rsidP="00FD1A33">
      <w:pPr>
        <w:ind w:left="1440" w:right="1080"/>
        <w:rPr>
          <w:rFonts w:eastAsiaTheme="minorHAnsi"/>
          <w:b/>
          <w:bCs/>
          <w:i/>
          <w:iCs/>
        </w:rPr>
      </w:pPr>
      <w:r w:rsidRPr="00A141B4">
        <w:rPr>
          <w:rFonts w:eastAsiaTheme="minorHAnsi"/>
          <w:b/>
          <w:bCs/>
          <w:i/>
          <w:iCs/>
        </w:rPr>
        <w:t>Defining “Islam” as Europe’s “Cosmic Foil”</w:t>
      </w:r>
    </w:p>
    <w:p w14:paraId="538298D0" w14:textId="77777777" w:rsidR="00FD1A33" w:rsidRPr="00A91EAD" w:rsidRDefault="00FD1A33" w:rsidP="00E616ED">
      <w:pPr>
        <w:pStyle w:val="ListParagraph"/>
        <w:numPr>
          <w:ilvl w:val="0"/>
          <w:numId w:val="22"/>
        </w:numPr>
        <w:ind w:right="1080"/>
        <w:rPr>
          <w:rFonts w:eastAsiaTheme="minorHAnsi"/>
        </w:rPr>
      </w:pPr>
      <w:r w:rsidRPr="00A91EAD">
        <w:rPr>
          <w:rFonts w:eastAsiaTheme="minorHAnsi"/>
        </w:rPr>
        <w:t xml:space="preserve">Sanctification of the Crusades in the Magisterial Church of Rome effectively converted the pre-Christian Germanic warrior Traditions of Western Europe—which were hardly unique to the Vikings—into a major weapon for extending Church power and control. Crusader violence was directed against Muslims, Jews, and Christian “Heretics”—although, as we will see in Volume Three, it even extended on occasion to include avowed Roman Catholics in Sicily, Northern Italy, and Bosnia. With the impetus of Crusader ideology, any former Cultural impulse toward Christian warfare was transformed from Biblical “Holy War” into a highly sanctified form of religiously endorsed vows directed to obligatory “penance,” “devotion,” and “pilgrimage” in the form of Holy War. But even more important, the Crusades—in European Christian eyes—pitted the two faiths of Christianity and Islam in unending mortal combat. More than anything before them, the Medieval Crusades forged a new Christian European “identity,” which would ultimately cast “Muslims” and “Jews,” in particular, as virtual “cosmic foils” to everything good and truly Christian regarding “Christian” Europe. Consequently, “Muslims” and “Jews” became the Other—defined essentially as non-White, Eastern, antithetical, mysterious, deviant, and wholly alien to all that was fundamentally good and “Christian”—and it was against this backdrop that the collective identity of “Christian” Europeans was defined in the Middle Ages, although potent vestiges of these deeply instilled notions would continue for almost a millennium to come.   </w:t>
      </w:r>
      <w:r>
        <w:rPr>
          <w:rFonts w:eastAsiaTheme="minorHAnsi"/>
          <w:b/>
          <w:bCs/>
        </w:rPr>
        <w:t>(volume 3 excerpts)</w:t>
      </w:r>
    </w:p>
    <w:p w14:paraId="542D3A2E" w14:textId="77777777" w:rsidR="00FD1A33" w:rsidRPr="00A91EAD" w:rsidRDefault="00FD1A33" w:rsidP="00FD1A33">
      <w:pPr>
        <w:ind w:right="1080"/>
        <w:rPr>
          <w:rFonts w:eastAsiaTheme="minorHAnsi"/>
        </w:rPr>
      </w:pPr>
    </w:p>
    <w:p w14:paraId="661DCFA6" w14:textId="77777777" w:rsidR="00FD1A33" w:rsidRPr="00F66482" w:rsidRDefault="00FD1A33" w:rsidP="00E616ED">
      <w:pPr>
        <w:pStyle w:val="ListParagraph"/>
        <w:numPr>
          <w:ilvl w:val="0"/>
          <w:numId w:val="22"/>
        </w:numPr>
        <w:ind w:right="1080"/>
        <w:rPr>
          <w:rFonts w:eastAsiaTheme="minorHAnsi"/>
        </w:rPr>
      </w:pPr>
      <w:r w:rsidRPr="00A91EAD">
        <w:rPr>
          <w:rFonts w:eastAsiaTheme="minorHAnsi"/>
        </w:rPr>
        <w:t>A “cosmic foil” is a universal opposite and an all-inclusive counterpart, incompatible in every way with another actuality, as if by Divine design. In literature and film, a “foil” is a counter-character that defines another character—especially a good or heroic one—or it is a counter-reality that highlights by contrast the sharp contrast the radical differences between the two opposites, especially by showing one to be evil and the other good. In Harry Potter, the popular fictional series of J. K. Rowling (born 1385/1965), Draco Malfoy serves symbolically as a “foil” against which the natural goodness and charm of Harry Potter is defined. In that fictional sequence, Draco Malfoy is portrayed as a malevolent and potentially harmful spirit who invariably counterpoints the attractive elements of Harry Potter and accentuates his likeableness.</w:t>
      </w:r>
      <w:r>
        <w:rPr>
          <w:rFonts w:eastAsiaTheme="minorHAnsi"/>
        </w:rPr>
        <w:t xml:space="preserve"> </w:t>
      </w:r>
      <w:r>
        <w:rPr>
          <w:rFonts w:eastAsiaTheme="minorHAnsi"/>
          <w:b/>
          <w:bCs/>
        </w:rPr>
        <w:t>(volume 3 excerpts)</w:t>
      </w:r>
    </w:p>
    <w:p w14:paraId="20B40473" w14:textId="77777777" w:rsidR="00FD1A33" w:rsidRPr="00F66482" w:rsidRDefault="00FD1A33" w:rsidP="00FD1A33">
      <w:pPr>
        <w:pStyle w:val="ListParagraph"/>
        <w:rPr>
          <w:rFonts w:eastAsiaTheme="minorHAnsi"/>
        </w:rPr>
      </w:pPr>
    </w:p>
    <w:p w14:paraId="351B6DE5" w14:textId="77777777" w:rsidR="00FD1A33" w:rsidRPr="00F66482" w:rsidRDefault="00FD1A33" w:rsidP="00E616ED">
      <w:pPr>
        <w:pStyle w:val="ListParagraph"/>
        <w:numPr>
          <w:ilvl w:val="0"/>
          <w:numId w:val="22"/>
        </w:numPr>
        <w:ind w:right="1080"/>
        <w:rPr>
          <w:rFonts w:eastAsiaTheme="minorHAnsi"/>
        </w:rPr>
      </w:pPr>
      <w:r w:rsidRPr="00F66482">
        <w:rPr>
          <w:rFonts w:eastAsiaTheme="minorHAnsi"/>
        </w:rPr>
        <w:t xml:space="preserve">lthough Orientalism officially claimed to study the Orient and its peoples, the discipline was often undertaken in the West as a means of dominating and gaining authority over the East. In both the West and East, </w:t>
      </w:r>
      <w:r w:rsidRPr="00F66482">
        <w:rPr>
          <w:rFonts w:eastAsiaTheme="minorHAnsi"/>
          <w:i/>
          <w:iCs/>
        </w:rPr>
        <w:t xml:space="preserve">The First Teaching </w:t>
      </w:r>
      <w:r w:rsidRPr="00F66482">
        <w:rPr>
          <w:rFonts w:eastAsiaTheme="minorHAnsi"/>
        </w:rPr>
        <w:t>proposes that Occidentalism be an objective attempt at self-understanding with the goal of discovering who we—in the so-called West—actually are. As will be shown in our treatment on Occidentalism in Volume Five, it is impossible to gain a sound understanding of the West and its complex history without taking full account of how much Islam and Muslims have always been an essential part of the West—demographically, geographically, politically, militarily, commercially, and in other ways—and how Muslims were never peripheral to Western development and growth. In addition to the role of Islamic Civilization in the development of the West, Occidentalism seeks also to uncover the roles of other Traditions that have generally been ignored or not significantly evaluated in the West’s dominant narrative of itself. Among the most important conclusions of the historical survey of Occidentalism in this book—which directly serves the work’s overall purpose—is to demonstrate as cogently as possible to the reader-listener that the deep subliminal and essentially irrational fears of Islam that many Westerns harbor are fundamentally related to the manner in which the Christian and post-Christian West have defined their identity as essentially the antithesis of whatever is Islamic, Jewish, or “unwelcomed” in their own idiosyncratic synthesis of Western self-definitions. The novel notion of “Judeo-Christian civilization,” which was introduced in the post-World War II period and will be fully discussed in Volume Four, somewhat modified this frame of mind as regards Jews, although it has proven to be of little benefit to Muslims. As we will see, however, the great binary in the history of the West is actually what should be called “Islamo-Christian Civilization,” in which the Jews often played an essential role as intermediaries. Instead of having been exotic, alien, and far away, Islamic Globalism and its world Culture and economic system were always part of Europe or were located on its immediate frontiers from the shores of the Atlantic in the West to the Urals in the East—and this was the longest and oldest Civilizational frontier in history. Among other things, Islam abolished feudalism wherever it dominated in Europe—especially in Iberia and Sicily—and it constituted a religious and cultural rival of the first order, which the Medieval West and its Magisterial Church could not easily manage or match except through propaganda and violence. Instead of being far away, Islam was, in fact, “too close for comfort” for the Magisterial Church and the power feudal elites of the Medieval West. But today—whether we welcome it or not—Modern realities allow none of us the luxury of living any longer in isolation and ignorance of each other. The potential tragedy of the current zeal of some Westerners and non-Westerners to view Islam and Muslims as a cosmic foil and the malevolent Other from an inherently adversarial camp in an unavoidable “clash of civilizations” must not only be avoided; rather, such notions must now be unconditionally superseded in both private thought and public discourse alike. As Human beings aspiring for a Civilization worthy of the name, we must respectfully discover each other and learn to live in harmony.</w:t>
      </w:r>
      <w:r>
        <w:rPr>
          <w:rFonts w:eastAsiaTheme="minorHAnsi"/>
        </w:rPr>
        <w:t xml:space="preserve"> (</w:t>
      </w:r>
      <w:r>
        <w:rPr>
          <w:rFonts w:eastAsiaTheme="minorHAnsi"/>
          <w:b/>
          <w:bCs/>
        </w:rPr>
        <w:t>Volume 3)</w:t>
      </w:r>
    </w:p>
    <w:p w14:paraId="7853B3EB" w14:textId="77777777" w:rsidR="00FD1A33" w:rsidRPr="00F66482" w:rsidRDefault="00FD1A33" w:rsidP="00E616ED">
      <w:pPr>
        <w:pStyle w:val="ListParagraph"/>
        <w:numPr>
          <w:ilvl w:val="0"/>
          <w:numId w:val="22"/>
        </w:numPr>
        <w:ind w:right="1080"/>
        <w:rPr>
          <w:rFonts w:eastAsiaTheme="minorHAnsi"/>
        </w:rPr>
      </w:pPr>
      <w:r w:rsidRPr="00F66482">
        <w:rPr>
          <w:rFonts w:eastAsiaTheme="minorHAnsi"/>
        </w:rPr>
        <w:t xml:space="preserve">Written at the time of the birth of Medieval Western self-consciousness, the composition—which we will look at in more detail in Volume Five—helped to crystallize the Western views of “Muslims” not just as the Other but as polytheistic idolaters, who were the enemies of Christ, the arch-villains of Christendom, and true religion’s most treacherous cosmic foil. As will be noted in what follows, however, the Frankish knight and military Governor Roland,[1] who fell in combat in 161/778 while retreating in the Roncevaux Pass,[2] was not actually killed by “the Moors”—as The Song of Roland erroneously declares—but by a party of rebellious Iberian Christian Basques, who ambushed Charlemagne’s army—a fact that was, in fact, well known to Medieval Frankish historians. In reality—as noted in Volume Three—Charlemagne’s attack on Muslim Iberia was part of a complexly synthetic international initiative that involved his Frankish court in Aix-la-Chapelle in modern-day Germany, several missions undertaken by the ‘Abbāsid Caliphate in Baghdad, notable diplomatic intrigues on the part of a handful of displeased Umayyad aristocrats who were living in Charlemagne’s court, certain insurgent Muslim Governors in Iberia’s Northeast, and—finally—the ultimately victorious military and diplomatic maneuvers of the Umayyad Amīr of Córdoba and his Iberian Muslim armies, who sought to preserve their newly established independence from the ‘Abbāsids. </w:t>
      </w:r>
      <w:r>
        <w:rPr>
          <w:rFonts w:eastAsiaTheme="minorHAnsi"/>
        </w:rPr>
        <w:t>(</w:t>
      </w:r>
      <w:r>
        <w:rPr>
          <w:rFonts w:eastAsiaTheme="minorHAnsi"/>
          <w:b/>
          <w:bCs/>
        </w:rPr>
        <w:t>Volume 5)</w:t>
      </w:r>
    </w:p>
    <w:p w14:paraId="3E2A3462" w14:textId="77777777" w:rsidR="00FD1A33" w:rsidRPr="00F66482" w:rsidRDefault="00FD1A33" w:rsidP="00E616ED">
      <w:pPr>
        <w:pStyle w:val="ListParagraph"/>
        <w:numPr>
          <w:ilvl w:val="0"/>
          <w:numId w:val="22"/>
        </w:numPr>
        <w:ind w:right="1080"/>
        <w:rPr>
          <w:rFonts w:eastAsiaTheme="minorHAnsi"/>
        </w:rPr>
      </w:pPr>
      <w:r w:rsidRPr="00F66482">
        <w:rPr>
          <w:rFonts w:eastAsiaTheme="minorHAnsi"/>
        </w:rPr>
        <w:t>A “cosmic foil” is a universal opposite and an all-inclusive counterpart, incompatible in every way of another actuality, as if by divine design. In literature and film, a “foil” is a counter-character that defines another character—especially a good or heroic one—or it is a counter-reality that highlights by contrast the sharp contrast the radical differences between the two opposites, especially by showing one to be evil and the other good. In Harry Potter, the popular fictional series of J. K. Rowling (born 1385/1965), Draco Malfoy serves symbolically as a “foil” against which the basic goodness of Harry Potter is defined. In that fictional sequence, Draco Malfoy is portrayed as a malevolent and potentially harmful spirit who invariably counterpoints the attractive elements of Harry Potter and accentuates his likeableness.</w:t>
      </w:r>
      <w:r>
        <w:rPr>
          <w:rFonts w:eastAsiaTheme="minorHAnsi"/>
        </w:rPr>
        <w:t xml:space="preserve"> </w:t>
      </w:r>
      <w:r>
        <w:rPr>
          <w:rFonts w:eastAsiaTheme="minorHAnsi"/>
          <w:b/>
          <w:bCs/>
        </w:rPr>
        <w:t>Volume 3</w:t>
      </w:r>
    </w:p>
    <w:p w14:paraId="742870BC" w14:textId="77777777" w:rsidR="00FD1A33" w:rsidRPr="00A141B4" w:rsidRDefault="00FD1A33" w:rsidP="00FD1A33">
      <w:pPr>
        <w:ind w:left="1440" w:right="1080"/>
        <w:rPr>
          <w:rFonts w:eastAsiaTheme="minorHAnsi"/>
          <w:b/>
          <w:bCs/>
          <w:i/>
          <w:iCs/>
        </w:rPr>
      </w:pPr>
    </w:p>
    <w:p w14:paraId="4E79D408" w14:textId="77777777" w:rsidR="00FD1A33" w:rsidRDefault="00FD1A33" w:rsidP="00FD1A33">
      <w:pPr>
        <w:ind w:left="1440" w:right="1080"/>
        <w:rPr>
          <w:rFonts w:asciiTheme="majorBidi" w:eastAsiaTheme="minorEastAsia" w:hAnsiTheme="majorBidi" w:cstheme="majorBidi"/>
          <w:color w:val="000000"/>
        </w:rPr>
      </w:pPr>
      <w:r w:rsidRPr="00A141B4">
        <w:rPr>
          <w:rFonts w:eastAsiaTheme="minorHAnsi"/>
          <w:b/>
          <w:bCs/>
          <w:i/>
          <w:iCs/>
        </w:rPr>
        <w:t xml:space="preserve">Islamic </w:t>
      </w:r>
      <w:r>
        <w:rPr>
          <w:rFonts w:eastAsiaTheme="minorHAnsi"/>
          <w:b/>
          <w:bCs/>
          <w:i/>
          <w:iCs/>
        </w:rPr>
        <w:t>“</w:t>
      </w:r>
      <w:r w:rsidRPr="00A141B4">
        <w:rPr>
          <w:rFonts w:eastAsiaTheme="minorHAnsi"/>
          <w:b/>
          <w:bCs/>
          <w:i/>
          <w:iCs/>
        </w:rPr>
        <w:t>Golden Age</w:t>
      </w:r>
      <w:bookmarkEnd w:id="80"/>
      <w:r>
        <w:rPr>
          <w:rFonts w:eastAsiaTheme="minorHAnsi"/>
          <w:b/>
          <w:bCs/>
          <w:i/>
          <w:iCs/>
        </w:rPr>
        <w:t>”</w:t>
      </w:r>
      <w:r w:rsidRPr="008B71C7">
        <w:rPr>
          <w:rStyle w:val="FootnoteReference"/>
          <w:rFonts w:asciiTheme="majorBidi" w:eastAsiaTheme="minorEastAsia" w:hAnsiTheme="majorBidi" w:cstheme="majorBidi"/>
          <w:color w:val="000000"/>
        </w:rPr>
        <w:t xml:space="preserve"> </w:t>
      </w:r>
    </w:p>
    <w:p w14:paraId="32C81AC9" w14:textId="77777777" w:rsidR="00FD1A33" w:rsidRDefault="00FD1A33" w:rsidP="00FD1A33">
      <w:pPr>
        <w:ind w:left="1440" w:right="1080"/>
        <w:rPr>
          <w:rFonts w:asciiTheme="majorBidi" w:eastAsiaTheme="minorEastAsia" w:hAnsiTheme="majorBidi" w:cstheme="majorBidi"/>
          <w:color w:val="000000"/>
        </w:rPr>
      </w:pPr>
    </w:p>
    <w:p w14:paraId="41B86FBB" w14:textId="77777777" w:rsidR="00FD1A33" w:rsidRPr="00F66482" w:rsidRDefault="00FD1A33" w:rsidP="00E616ED">
      <w:pPr>
        <w:pStyle w:val="ListParagraph"/>
        <w:numPr>
          <w:ilvl w:val="0"/>
          <w:numId w:val="23"/>
        </w:numPr>
        <w:ind w:right="1080"/>
        <w:rPr>
          <w:rFonts w:asciiTheme="majorBidi" w:eastAsiaTheme="minorEastAsia" w:hAnsiTheme="majorBidi" w:cstheme="majorBidi"/>
          <w:color w:val="000000"/>
        </w:rPr>
      </w:pPr>
      <w:r w:rsidRPr="00F66482">
        <w:rPr>
          <w:rFonts w:asciiTheme="majorBidi" w:eastAsiaTheme="minorEastAsia" w:hAnsiTheme="majorBidi" w:cstheme="majorBidi"/>
          <w:color w:val="000000"/>
        </w:rPr>
        <w:t xml:space="preserve">  The “Islamic Golden Age,” as we will see below in our discourse on Occidentalism in Volume Five, is a false and precarious historical Paradigm—not to mention the fact that it is a fundamentally wrong reading of Islamic history. Western Orientalists coined and long applied the term “Islamic Golden Age” to the first four centuries of the global Islamic Caliphate as a “backhanded” compliment. Indeed, Islam’s early period was marked by conspicuously unique accomplishments in thought, Philosophical productivity, Science, Medicine, architecture, the arts, and various fields of knowledge, as will be demonstrated in Volume Five. But the Orientalist Paradigm of the “Islamic Golden Age” serves to open up the door to a barren Euro-centric narrative that re-interprets the spectacular advancement and achievements of Islamic Civilization in its first centuries as little more than a passing phenomenon and unexpected windfall, the only lasting value of which was to advance Western development and progress. From this myopic perspective, once the Muslim world had transmitted its knowledge and accomplishments to the West to incubate and grow there, Islam had essentially “served” its historical purpose. But, from an authentic historical standpoint, the concept of a lost “Islamic Golden Age” actually obscures what actually happened and would continue to take place in the Muslim world during successive centuries and until the Modern post-colonial period. Instead of being followed by a monotonous succession of one era of cultural and intellectual sterility and decline after another, many of the greatest Civilizational accomplishments of Muslims in speculation, the Sciences, art, and architecture came, in fact, during the centuries of political break-up that immediately followed the global Caliphate and Islam’s so-called “Golden Age.” Indeed, the Muslim world went through one of its greatest times of intellectual Renaissance during the seventh /fourteenth and eighth/fifteenth centuries in Islamic Divinity, Sharī‘a Jurisprudence, Juristic Theory, the Ḥadīth Sciences, Philosophy, Metaphysics, the material Sciences, and Medicine, and such developments continued and reached significant new heights under the Ottomans, Safavids, Mughals, and others during the Age of the Great Gunpowder Empires of the tenth/sixteenth and eleventh/eighteenth centuries. Moreover, as Islamic Culture and Civilization began to spread throughout Africa, Asia, and various regions of Europe, it was far from being static and stagnant but proved to be remarkably successful at cultivating a tolerant, balanced, and stable model of globally sustainable Civilizations that were also environmentally conscious at the local and transnational levels. Most important, however, the false Paradigm of the lost “Islamic Golden Age” reflects complete unawareness of the great, albeit little-known, Corrective Tradition (Madhhab al-Taḥqīq), which we will is introduced in this volume and espoused as the main resource of The First Teaching. This Mature Tradition began with Fakhr-al-Dīn al-Rāzī (d. 605/1209) and Muḥyī-al-Dīn ibn al-‘Arabī (d. 638/1240) in the seventh/thirteenth century and lasted well into the fourteenth/twentieth century. The Corrective Tradition carefully reviewed all that went before it. It attained brilliant heights in Logic, Divinity, Metaphysics, Science, astronomy—such the heliocentric theory of the solar system generations before Copernicus (d. 950/1543)—which rank among the greatest achievements ever produced by the Human Intellect.</w:t>
      </w:r>
    </w:p>
    <w:p w14:paraId="5BA32330" w14:textId="77777777" w:rsidR="00FD1A33" w:rsidRPr="00A141B4" w:rsidRDefault="00FD1A33" w:rsidP="00FD1A33">
      <w:pPr>
        <w:ind w:left="1440" w:right="1080"/>
        <w:rPr>
          <w:rFonts w:eastAsiaTheme="minorHAnsi"/>
          <w:b/>
          <w:bCs/>
          <w:i/>
          <w:iCs/>
        </w:rPr>
      </w:pPr>
    </w:p>
    <w:p w14:paraId="1C89C281" w14:textId="77777777" w:rsidR="00FD1A33" w:rsidRPr="00A141B4" w:rsidRDefault="00FD1A33" w:rsidP="00FD1A33">
      <w:pPr>
        <w:ind w:right="1080"/>
        <w:rPr>
          <w:rFonts w:eastAsiaTheme="minorHAnsi"/>
          <w:b/>
          <w:bCs/>
          <w:i/>
          <w:iCs/>
        </w:rPr>
      </w:pPr>
      <w:bookmarkStart w:id="81" w:name="_Toc188509364"/>
      <w:r w:rsidRPr="00A141B4">
        <w:rPr>
          <w:rFonts w:eastAsiaTheme="minorHAnsi"/>
          <w:b/>
          <w:bCs/>
          <w:i/>
          <w:iCs/>
        </w:rPr>
        <w:t>Long-Term Strategies of Aggression in Propaganda &amp; Literature</w:t>
      </w:r>
      <w:bookmarkEnd w:id="81"/>
    </w:p>
    <w:p w14:paraId="6BF78F13" w14:textId="77777777" w:rsidR="00FD1A33" w:rsidRDefault="00FD1A33" w:rsidP="00FD1A33">
      <w:pPr>
        <w:ind w:left="1440" w:right="1080"/>
        <w:rPr>
          <w:rFonts w:eastAsiaTheme="minorHAnsi"/>
          <w:b/>
          <w:bCs/>
          <w:i/>
          <w:iCs/>
        </w:rPr>
      </w:pPr>
      <w:bookmarkStart w:id="82" w:name="_Toc188509365"/>
      <w:r w:rsidRPr="00A141B4">
        <w:rPr>
          <w:rFonts w:eastAsiaTheme="minorHAnsi"/>
          <w:b/>
          <w:bCs/>
          <w:i/>
          <w:iCs/>
        </w:rPr>
        <w:t>"Muslim Spain" instead of "Muslim Iberia"</w:t>
      </w:r>
      <w:bookmarkEnd w:id="82"/>
    </w:p>
    <w:p w14:paraId="1338BF4C" w14:textId="77777777" w:rsidR="00FD1A33" w:rsidRPr="0038734F" w:rsidRDefault="00FD1A33" w:rsidP="00E616ED">
      <w:pPr>
        <w:pStyle w:val="NormalWeb"/>
        <w:numPr>
          <w:ilvl w:val="0"/>
          <w:numId w:val="23"/>
        </w:numPr>
      </w:pPr>
      <w:r>
        <w:t>The term “Muslim Spain” is a misleading, reductionist, and bias-laden paradigm; its falsehood is not in what it includes but in what it leaves out and, consequently, leaves diminished. “Muslim Spain” focuses our attention exclusively on Spain to the exclusion of the equally important role of Muslim Portugal, not to mention the Muslim islands of the Mediterranean during the same period--all of which were vital parts of the Islamic notion of Andalusia (al-Andalus ), which was a greater power by sea than it was by land. The word “Muslim Spain” may, of course, be used for those regions of al-Andalus, which correspond to Spain today. Hispania. Only four years later in 234/849, an Umayyad squadron of three hundred war ships reclaimed for Córdoba the Muslim Balearic Islands and reestablished the archipelago’s pact with Muslim Iberia, which the independent-minded inhabitants of the islands had broken years before. As we will see, the installation of the Andalusian Armada in the Balearic Islands was the essential first step to the presence of Iberian Muslims under the direction of Córdoba on the French coast as well as in Switzerland and various parts of Northwestern Italy. During the Middle Ages Christian Iberians and historians spoke of “the two Spains,” one Christian and the other Muslim. Taken together, these “two Spains,” stood for the ancient Hispania of Roman times, which took in the entire Iberian Peninsula—todays’ Spain and Portugal—not just the political entity that we call Spain today. During the Middle Ages, there was also little doubt in Christian eyes which of the “two Spains” was the greater and more splendid in terms of power, wealth, demography, cultural development, and intellectual achievement. The Muslims, on the other hand, did not speak of “the two Spains” but of al-Andalus, which embraced all parts of Iberia that were under Islamic rule. At the time of the Umayyad invasion in 92/711, al-Andalus took in the entirety of Iberia and during the days of the Umayyad Caliphate of Damascus—as we have seen above—even Septimania or today’s Southeastern France to the Northeast of the Pyrenees. In the Islamic view, al-Andalus expanded or receded—like the tides of the sea—as the fortunes of Islam in today’s Portugal and Spain and the lands North of the Pyrenees ebbed and flowed. Although Muslims did not speak of the “two Spains,” they did, however, frequently refer to the “Two Banks” (al-‘Udwatān), which also meant “the two sides of the valley” or the “the two complementary boundary areas.” The first ‘Udwa—the first of the two great Banks—extended Northward from the European shores of the Straits of Gibraltar to the Pyrenees, while the second ‘Udwa—the second of the two Banks—extended to the South from Gibraltar’s African shores into North and West Africa. The immense cultural, commercial, political, and military power of al-Andalus at the time of its height lay in the secret its “the two Banks.” A common aphorism of the Medieval Christians of Iberia would say: “The more the Moors, the more the gold” (lo más de moro, lo más de oro). Whenever the two Great Banks were economically and politically united or simply effectively linked, al-Andalus was, by far, the richest and most formidable land of Western Europe with ready access to large quantities of gold and other valuable resources and commodities—especially West African gold. Thus, when asked to demarcate the cultural zone of the “Two Banks,” some modern historians have suggested that it extended from the Northern Pyrenees in Europe to the Niger River in the South. When the “Two Banks” and their peoples were severed from each other or operatively unlinked, al-Andalus was in turn greatly weakened greatly, and—later in its history—this uncoupling would ultimately face al-Andalus with defeat at the hands of the Christian kingdoms of the North in conjunction with the Western Crusading armies to the North of the Pyrenees based in “the Vast Land” (al-Arḍ al-Kabīra) of present-day France, Britain, and Western Europe. Each of the “two Spains” of the Middle Ages were geopolitical rivals, which—quite naturally in military, economic, and political history—sought to expand their realms at the expense of the other. The kings of “Christian Hispania” in Iberia’s North reveled in the possibility of extending their power deep into “Muslim Hispania” across their frontiers, and they regarded their wars of conquest against the Iberian Muslims as legitimate, just as they were powerfully attracted by the tremendous wealth and sophistication of Islamic Civilization in those realms. Still, however, they did not espouse an explicit ideology of “Reconquest,” nor did they wage their wars as a single self-conscious Christian Nation, unified by the kind of “patriotic” individual and group solidarity that later spokespersons of the Christian-Nationalist paradigm of the “Reconquest” would seek to project back upon them. Thus, what is crucial in the discussion about the amicable and inimical relations between the “two Spains” of Medieval Iberia is that the quest of the Iberian Christians of that time to subdue and takeover of the rich, advanced, and powerful Islamic territories in al-Andalus should not be conflated as the same thing that later Christian-Nationalists bore in mind, as they developed their different versions of the concept of the Reconquista in modern times against their diverse nationalist and colonial background. The third/ninth and the first half of the fifth/eleventh centuries of the Early Middle Ages, were difficult and troubled times not just for the Papacy but for Western Europe in general. During this time, the Vikings and Magyars constituted great perils, brought destruction in their wake, and severely prevented realistic possibilities of lasting peace and internal harmony. Muslims were the third powerful force during the same period, where they dominated in Iberia, throughout the Mediterranean, and through much of Southern France, the Alps, Italy, and Sicily. Muslims easily held their own ground against the Vikings and the Magyars—on land and sea alike—but, unlike the former, they abolished feudalism and gave the people—Muslim and non-Muslim alike—easy access to land and water. They also introduced citrus fruits, silk, new crops, and excellent techniques of hydrology and irrigation, and—as we will see—even introduced “water ices” and “ice cream” into their domain of Reggio Calabria in the “Toe” of the Southern Italian “Boot,” which they conquered in 306/918 and ruled at various intervals during the fourth/tenth and fifth/eleventh centuries as an extension of their Amīrate in Sicily. Nevertheless, Islam and Muslims—although largely identical to their Christian European counterparts ethnically and linguistically—remained “dark specters” and “goblins” over the horizons and were largely unknown and greatly feared by their communities. From the earliest period, Muslims were defined as ethnic, linguistic, and religious “aliens” in a manner that exceeded European portrayals of the Vikings and Magyars, and Medieval Europeans placed the blame for all their many troubles and tribulations squarely upon the shoulders of the Muslim “Hagarenes” (Latin: Agarēni), “Pagans” (Latin: Pagani), “Saracens” (Latin: Saraceni), “Moors” (Latin: Mauri), and “dark-skinned or swarthy people” (Latin: fusci). The Muslims of Medieval Iberia and Sicily did not refer to themselves as “Saracens,” “Moors,” “Hagarenes,” and certainly no “Pagans.” Some of them were indeed “brown” and “black” in color, but that description did not hardly hold for them all and was also intended pejoratively in the above context. The broad general endonym they used for themselves was “Muslims” (al-Muslimūn). More specifically, in individual cases, they referred to themselves by relationship names, indicating their places of birth or residence. In this regard, each of them identified—however the case might be—as an “Andalusian” (al-Andalusī) and “Sicilians” (Ṣaqalī). Just as any of them would readily refer to himself as a “Córdoban” (Qurṭubī), “Mallorcan” (Mayūrqī), “Dénian” (Dānī), “Cypriot” (Iqrīṭīshī), and so forth. During the Early Middle Ages and well into the fifth/eleventh century, Western Christendom met with repeated setbacks in their attempts to field armies or provide fleets that could meet the challenges of the Vikings, Magyars, and Muslims. The Muslims were, by far, the most technologically advanced of the three adversaries, and Christian Europeans generally conceded grudgingly the military superiority of the Muslim World—which for whom some such as the Saxon poetess and early anti-Islamic dogmatist Hroswitha of Gandersheim was deemed to be invincible in arms. For at least two centuries during this period, Muslim ships swept the entire Mediterranean Sea only rarely challenged—from West to East—either for military or commercial purposes with little to fear of the Vikings—who avoided the “liquid fire” of their fleets or even the New Romans (Byzantines) of the East. During this period, Muslims tended to rule the Mediterranean and—as we will see in greater detail below—of often attacked the Italian coastal cities, including Rome itself, and in the third/ninth century, a Muslim attack directly on the Pope in Rome in 846 forced him to pay tribute to the Muslims and raised alarms in Western Christendom. Such events and the often-exaggerated accounts of them that reached Northern Europe instilled in European hearts a sense of the immanent danger that Islam presented, while also awaken in them a spirit of vengeance. Thus, all these historical developments also constituted triggers that set off the Crusade Movement of the late fifth/eleventh century and justify it in the eyes of Western Christians. The Christians of the Mediterranean tended to regard all Muslim mariners and navigators as pirates, although whatever was true of Muslim seamen was equally or even more true of their Christian counterparts at the time. In some cases, however, when Europeans were afforded closer contact with Muslims and their thriving international markets, they realized to their mortification that the Islamic World was also vastly superior to their own, intellectually, scientifically, medically, and technologically. As Arnold Toynbee has emphasized, the shores of the Mediterranean—South, North, East, and West—have always constituted a single world—ethnically, culturally, and architecturally—since ancient times, into the Middle Ages, and even afterwards, although the residents of that shared cultural zone drew invisible ideological and religious lines of demarcation among themselves. In the eyes of the Medieval Church, however, it was an ideological canon that Mediterranean Islam and Muslims be defined as utterly Other and incompatible with their Christian counterparts, and we will discuss below in Occidentalism how Christian European “identity” was forged in the Middle Ages and afterwards in such a manner as to cast “Muslims” and “Jews” as “cosmic foils” and the Other—non-White, Eastern, antithetical, mysterious, deviant, and wholly alien—against the backdrop of which Europeans defined their own collective identity. Moreover, since the Islamic Way (al-Sharī‘a) effectively abolished feudalism in Muslim realms, gave access to land and water to the poor, and facilitated wealth acquisition for all, it was the nemesis of the feudal Church and Europe’s ruling elites. Although the ethnicity and languages of Medieval Mediterranean Muslims should essentially be matter of indifference, it is important to emphasize just how similar they were to their European Christian and Jewish counterparts. In Muslim Iberia and Sicily, for example, there was much intermarriage between Muslims and Christians—and this phenomenon also held true of the Muslims in the Amīrate of Fraxinetum in Southeastern France, who mixed extensively with the inhabitants of Provence, the Alps, Italy, and elsewhere and intermarried with them. The son of Mūsā ibn Nuṣayr—the second/eighth century conqueror of Iberia—married into the family of Wittiza, the last Visigothic king of Spain and Portugal. Other Andalusian Muslim leaders of the first Muslim expeditions in Spain and Portugal—both Arabs and Berbers, “Saracens” and “Moors”—followed suit and also took indigenous women as their wives. Throughout Muslim Iberia, the mothers of the second generation—whether they were Muslim or Christian women—tended to be indigenous Iberians. Consequently, the Muslims of al-Andalus during the Middle Ages and until the capitulation of Granada in 897/1492 were often fair-complexioned with light eyes and hair. Many Christian families in Iberia converted to Islam, and the most important of them often added Banū (the Children of) to their names such as the powerful Spanish tribe of Banū Qasī (the “Children of Cassius”), who were a dominant force in Northeastern Spain during the third/ninth century. Many Muslims of al-Andalus took pride in their pure Arab lineages and family names, but their blood lines were overwhelmingly European, which again showed itself in their fair skin and light eyes and hair, coming from their mothers and grandmothers. Thus, it is as mistaken to regard the Muslims of Iberia as “Arabs” as it would be to consider all the Iberian Christians of the Middle Ages as “Romans.” (</w:t>
      </w:r>
      <w:r>
        <w:rPr>
          <w:b/>
          <w:bCs/>
        </w:rPr>
        <w:t>Volume 8</w:t>
      </w:r>
      <w:r>
        <w:t>)</w:t>
      </w:r>
    </w:p>
    <w:p w14:paraId="030F6F99" w14:textId="77777777" w:rsidR="00FD1A33" w:rsidRDefault="00FD1A33" w:rsidP="00FD1A33">
      <w:pPr>
        <w:ind w:left="1440" w:right="1080"/>
        <w:rPr>
          <w:rFonts w:eastAsiaTheme="minorHAnsi"/>
          <w:b/>
          <w:bCs/>
          <w:i/>
          <w:iCs/>
        </w:rPr>
      </w:pPr>
      <w:bookmarkStart w:id="83" w:name="_Toc188509366"/>
      <w:r>
        <w:rPr>
          <w:rFonts w:eastAsiaTheme="minorHAnsi"/>
          <w:b/>
          <w:bCs/>
          <w:i/>
          <w:iCs/>
        </w:rPr>
        <w:t>“</w:t>
      </w:r>
      <w:r w:rsidRPr="00A141B4">
        <w:rPr>
          <w:rFonts w:eastAsiaTheme="minorHAnsi"/>
          <w:b/>
          <w:bCs/>
          <w:i/>
          <w:iCs/>
        </w:rPr>
        <w:t>New Roman</w:t>
      </w:r>
      <w:r>
        <w:rPr>
          <w:rFonts w:eastAsiaTheme="minorHAnsi"/>
          <w:b/>
          <w:bCs/>
          <w:i/>
          <w:iCs/>
        </w:rPr>
        <w:t>”</w:t>
      </w:r>
      <w:r w:rsidRPr="00A141B4">
        <w:rPr>
          <w:rFonts w:eastAsiaTheme="minorHAnsi"/>
          <w:b/>
          <w:bCs/>
          <w:i/>
          <w:iCs/>
        </w:rPr>
        <w:t xml:space="preserve"> versus Byzantine</w:t>
      </w:r>
      <w:bookmarkEnd w:id="83"/>
    </w:p>
    <w:p w14:paraId="023901C6" w14:textId="77777777" w:rsidR="00FD1A33" w:rsidRDefault="00FD1A33" w:rsidP="00FD1A33">
      <w:pPr>
        <w:ind w:left="1440" w:right="1080"/>
        <w:rPr>
          <w:rFonts w:eastAsiaTheme="minorHAnsi"/>
          <w:b/>
          <w:bCs/>
          <w:i/>
          <w:iCs/>
        </w:rPr>
      </w:pPr>
    </w:p>
    <w:p w14:paraId="6005BD75" w14:textId="77777777" w:rsidR="00FD1A33" w:rsidRPr="0038734F" w:rsidRDefault="00FD1A33" w:rsidP="00E616ED">
      <w:pPr>
        <w:pStyle w:val="ListParagraph"/>
        <w:numPr>
          <w:ilvl w:val="0"/>
          <w:numId w:val="23"/>
        </w:numPr>
        <w:ind w:right="1080"/>
        <w:rPr>
          <w:rFonts w:eastAsiaTheme="minorHAnsi"/>
        </w:rPr>
      </w:pPr>
      <w:r w:rsidRPr="0038734F">
        <w:rPr>
          <w:rFonts w:eastAsiaTheme="minorHAnsi"/>
        </w:rPr>
        <w:t>The Byzantines called themselves “Romans” (Greek: Rhōmaîoi, Ῥωμαῖοι; Latin: Rōmānus, pl. Rōmānī), meaning “citizens of the Roman Empire, and in Greek Rhōmaîoi—after the empire’s conversion to Christianity—became synonymous with Christian Greeks, as opposed to the early Pagan Romans. The singular word Rhōmaîos, Ῥωμαῖος (Roman) and its plural Rhōmaîoi, Ῥωμαῖοι may be rendered in English as “Romaean” and its plural “Romaeans”—as I sometimes to do in this book, but the words are little used, rarely understood, and virtually obsolete—especially as applied to the Eastern Roman or Byzantine Empires.“Byzantium,” “Byzantine,” “Byzantine Greeks,” and similar uses are exonyms—that is, a name for a place or group of people that is only used by others who are outside that place or group. Its opposite is endonym—a name for a place or group of people that is used internally in that place or by that people as their own self-designation. Thus, for example, “Japan” is an exonym, while its endonym is “Nippon,” meaning “Land of the Rising Sun.” In North America, “Navajo” is an exonym for the First Nation that calls itself by the endonym “Diné” or “Dineh,” which means person or human being. The term "Byzantine Greeks" is an exonym applied by later historians like Hieronymus Wolf; "Byzantine" citizens continued to call themselves Romaioi (Romans) in their language. We might do well to call Byzantium “the New Rome” and the Byzantines “the New Romans,” as they themselvesdid. This, I believe, is a proper shift worthy of Occidentalism and it compensates for the less than laudable paradigms of Western historians who could not easily imagine “the New Eastern Rome” in conjunction with the “Old Western Rome,” which fell, just as it is not easy for them to see Istanbul and the Ottoman Empire as veritable and legitimate successors of the Old and New Romes together. We could also call it the Eastern Roman Empire without making distinctions.</w:t>
      </w:r>
    </w:p>
    <w:p w14:paraId="574208A4" w14:textId="77777777" w:rsidR="00FD1A33" w:rsidRPr="00A141B4" w:rsidRDefault="00FD1A33" w:rsidP="00FD1A33">
      <w:pPr>
        <w:ind w:left="1440" w:right="1080"/>
        <w:rPr>
          <w:rFonts w:eastAsiaTheme="minorHAnsi"/>
          <w:b/>
          <w:bCs/>
          <w:i/>
          <w:iCs/>
        </w:rPr>
      </w:pPr>
    </w:p>
    <w:p w14:paraId="1B52574B" w14:textId="77777777" w:rsidR="00FD1A33" w:rsidRDefault="00FD1A33" w:rsidP="00FD1A33">
      <w:pPr>
        <w:ind w:left="1440" w:right="1080"/>
        <w:rPr>
          <w:rFonts w:eastAsiaTheme="minorHAnsi"/>
          <w:b/>
          <w:bCs/>
          <w:i/>
          <w:iCs/>
        </w:rPr>
      </w:pPr>
      <w:bookmarkStart w:id="84" w:name="_Toc188509367"/>
      <w:commentRangeStart w:id="85"/>
      <w:r w:rsidRPr="00A141B4">
        <w:rPr>
          <w:rFonts w:eastAsiaTheme="minorHAnsi"/>
          <w:b/>
          <w:bCs/>
          <w:i/>
          <w:iCs/>
        </w:rPr>
        <w:t>Platonism versus Middle &amp; Neo-Platonism</w:t>
      </w:r>
      <w:bookmarkEnd w:id="84"/>
      <w:commentRangeEnd w:id="85"/>
      <w:r>
        <w:rPr>
          <w:rStyle w:val="CommentReference"/>
          <w:rFonts w:eastAsiaTheme="minorHAnsi"/>
          <w:b/>
          <w:bCs/>
          <w:i/>
          <w:iCs/>
          <w:sz w:val="24"/>
          <w:szCs w:val="24"/>
        </w:rPr>
        <w:commentReference w:id="85"/>
      </w:r>
    </w:p>
    <w:p w14:paraId="40EB984F" w14:textId="77777777" w:rsidR="00FD1A33" w:rsidRPr="00A141B4" w:rsidRDefault="00FD1A33" w:rsidP="00FD1A33">
      <w:pPr>
        <w:ind w:left="1440" w:right="1080"/>
        <w:rPr>
          <w:rFonts w:eastAsiaTheme="minorHAnsi"/>
          <w:b/>
          <w:bCs/>
          <w:i/>
          <w:iCs/>
        </w:rPr>
      </w:pPr>
    </w:p>
    <w:p w14:paraId="293EF427" w14:textId="77777777" w:rsidR="00FD1A33" w:rsidRDefault="00FD1A33" w:rsidP="00FD1A33">
      <w:pPr>
        <w:ind w:left="1440" w:right="1080"/>
        <w:rPr>
          <w:rFonts w:eastAsiaTheme="minorHAnsi"/>
          <w:b/>
          <w:bCs/>
          <w:i/>
          <w:iCs/>
        </w:rPr>
      </w:pPr>
      <w:bookmarkStart w:id="86" w:name="_Toc188509368"/>
      <w:r>
        <w:rPr>
          <w:rFonts w:eastAsiaTheme="minorHAnsi"/>
          <w:b/>
          <w:bCs/>
          <w:i/>
          <w:iCs/>
        </w:rPr>
        <w:t>“</w:t>
      </w:r>
      <w:r w:rsidRPr="00A141B4">
        <w:rPr>
          <w:rFonts w:eastAsiaTheme="minorHAnsi"/>
          <w:b/>
          <w:bCs/>
          <w:i/>
          <w:iCs/>
        </w:rPr>
        <w:t>Reconquista</w:t>
      </w:r>
      <w:r>
        <w:rPr>
          <w:rFonts w:eastAsiaTheme="minorHAnsi"/>
          <w:b/>
          <w:bCs/>
          <w:i/>
          <w:iCs/>
        </w:rPr>
        <w:t>”</w:t>
      </w:r>
      <w:r w:rsidRPr="00A141B4">
        <w:rPr>
          <w:rFonts w:eastAsiaTheme="minorHAnsi"/>
          <w:b/>
          <w:bCs/>
          <w:i/>
          <w:iCs/>
        </w:rPr>
        <w:t xml:space="preserve"> versus Iberian Crusade</w:t>
      </w:r>
      <w:bookmarkEnd w:id="86"/>
    </w:p>
    <w:p w14:paraId="6F2953C2" w14:textId="77777777" w:rsidR="00FD1A33" w:rsidRPr="00BE36FC" w:rsidRDefault="00FD1A33" w:rsidP="00E616ED">
      <w:pPr>
        <w:pStyle w:val="ListParagraph"/>
        <w:numPr>
          <w:ilvl w:val="0"/>
          <w:numId w:val="23"/>
        </w:numPr>
        <w:ind w:right="1080"/>
        <w:rPr>
          <w:rFonts w:eastAsiaTheme="minorHAnsi"/>
        </w:rPr>
      </w:pPr>
      <w:r w:rsidRPr="00BE36FC">
        <w:rPr>
          <w:rFonts w:eastAsiaTheme="minorHAnsi"/>
        </w:rPr>
        <w:t xml:space="preserve">  La Reconquista (the Reconquest) is discussed in detail in Volume Four. The so-called “Reconquest” was, in fact, only the Western branch of the Roman Catholic Crusade Movement. The term “Reconquista” developed in Spanish historiography over the course of the thirteenth/nineteenth and fourteenth/twentieth century for the military campaigns of the Crusading kingdoms of the Iberian North that ultimately led to the destruction of Islamic Civilization in Iberia and culminated in the negotiated capitulation of the Kingdom of Granada in 897/1492. The word “reconquista” only officially entered the Spanish language in 1355/1936 under anti-Republican Fascist rule. The narrative of the “Reconquest” (la Reconquista) of Iberia is an ideological strategy of anticipated aggression meant to justify and promote the overthrow of Islamic rule in Spain and Portugal. The term was not used in the early period and was utterly inaccurate in historical terms, since--as has been stated before--Spain and Portugal were not actually conquered but capitulated to the Umayyads after a single battle in Guadalete (Wādī Lakuh) in 92/711, which was followed soon after by the difficult siege of the city Écija (Arabic: Istijja), which, however, broke the siege by voluntarily surrendered and entering into a dhimma pact of toleration and protection. There were skirmishes here and there but no more battles in the entire conquest of the remaining regions of modern-day Spain and Portugal. The consolidation of the Muslim victory at Guadalete took only about three and a half years and involved a total of roughly thirty thousand Muslim soldiers. The paradigm of the Reconquest looks back on history and reinterprets it as a strategic narrative of both justification and aggression for the bloody Crusades that would be undertaken in Iberia. It also presents the Muslims as invading ethnic foreigners, and the Visigoths as initiating the reconquest with the Battle of Covadonga, which took place sometime between 99/718 and 101/722 and is hardly mentioned in early historical sources. In fact, the Umayyads themselves were hardly more foreign than the Visigoths they defeated, and the Muslim population of Iberia ultimately became overwhelmingly indigenous—Visigothic, Celtic, and Romance—by the time that the Crusades began to make major gains in the late fifth/eleventh, sixth/twelfth, and seventh/thirteenth centuries. Moreover, the Visigoths with Pelagius—who was himself almost certainly a Visigoth—were a small handfull of the many other Visigoths who had accepted Islamic rule in Iberia and, in fact, would be the first indigenous population of Iberia to embrace Islam in large numbers. Metaphorically, Iberia welcomed Islam and the presence of Muslims in all of its realms, who became the dominant demographic in the Southern and Eastern two-thirds of Iberia. Moreover, the Crusaders were forced to fight for every inch of Muslim land in Iberia, and their campaigns were never easy. Thus, metaphorically, Iberia did not welcome the forceful imposition of the Magisterial Roman Catholic Church. Moreover, as has been shown in the chapter of the covivencia of Muslim Toledo, the Crusaders of Castile underwent significant cultural changes after their conquest of that city. Their fanaticism was moderated, and they began to comport themselves much more like the Muslim rulers of Iberia. This phenomenon can be seen, for example, in Alfonso VI (d. 502/1109)—the conqueror of Toledo—and Alfonso VII (d. 552/1157), each of whom fashioned himself in Arabic as “the Emperor Possessing the Two Dispensations [Islam and Christianity]” (al-Imbirāṭūr dhū-al-Millatayn), as a gesture of harmony to the sizeable Muslim populations that they had now brought under their rule.</w:t>
      </w:r>
    </w:p>
    <w:p w14:paraId="1F7F2048" w14:textId="77777777" w:rsidR="00FD1A33" w:rsidRPr="00BE36FC" w:rsidRDefault="00FD1A33" w:rsidP="00E616ED">
      <w:pPr>
        <w:pStyle w:val="ListParagraph"/>
        <w:numPr>
          <w:ilvl w:val="0"/>
          <w:numId w:val="23"/>
        </w:numPr>
        <w:ind w:right="1080"/>
        <w:rPr>
          <w:rFonts w:eastAsiaTheme="minorHAnsi"/>
        </w:rPr>
      </w:pPr>
      <w:r w:rsidRPr="00BE36FC">
        <w:rPr>
          <w:rFonts w:eastAsiaTheme="minorHAnsi"/>
        </w:rPr>
        <w:t>The Crusades of the Roman Catholic Church in the Holy Land are discussed in some detail below. This book refers to the Holy Land Crusades as the Eastern Crusade, while the Iberian Crusade is called the Western Crusade, both of them arising from the same Magisterial Church Theology. The Eastern Crusades refer to a series of religiously-based military campaigns that were waged between the years 489/1096 and 690/1291. The First Crusade culminated in the conquest of Jerusalem—the crown jewel of the Crusades—in 492/1099 and the massacre of the Muslims and Jews of the city. After that time, several additional Crusades were fought, and they provided a focal point of Western history for centuries and profoundly shaped European identityMore exactly, the were the Eastern Crusades of the Holy Land. They were paralleled by the Western Crusades of Muslim Iberia, the Internal European Crusades to root out “heresy,” and the Baltic Crusades to extirpate the last remnats of Paganism in Northern Europe. It was Pope Urban II (d. 492/1099), who proclaimed the First Eastern Crusade in 488/1095 and launched the Medieval Crusade Movement, which explicitly included Muslim Iberia in the West. There were nine officially organized Crusades against the Muslims of the Holy Land as well as the Minor Crusade of 494/1101, making ten “official” Eastern Crusades in all. Unofficially, there was also the Paupers’ Crusade of 489/1096, which was led by Peter the Hermit (d. 508/1115) and turned out to be an unmitigated disaster as well as the Children’s Crusade 609/1212, ant the two Shepherd Crusades of 652/1254 and 720/1320, all of which were fiascos.</w:t>
      </w:r>
    </w:p>
    <w:p w14:paraId="6B0625B9" w14:textId="77777777" w:rsidR="00FD1A33" w:rsidRPr="00DA14CC" w:rsidRDefault="00FD1A33" w:rsidP="00FD1A33">
      <w:pPr>
        <w:rPr>
          <w:rFonts w:asciiTheme="majorBidi" w:eastAsiaTheme="minorEastAsia" w:hAnsiTheme="majorBidi" w:cstheme="majorBidi"/>
          <w:color w:val="000000"/>
          <w:sz w:val="28"/>
          <w:szCs w:val="28"/>
        </w:rPr>
      </w:pPr>
      <w:r>
        <w:rPr>
          <w:rFonts w:asciiTheme="majorBidi" w:eastAsiaTheme="minorEastAsia" w:hAnsiTheme="majorBidi" w:cstheme="majorBidi"/>
          <w:color w:val="000000"/>
          <w:sz w:val="28"/>
          <w:szCs w:val="28"/>
        </w:rPr>
        <w:t xml:space="preserve">                </w:t>
      </w:r>
    </w:p>
    <w:p w14:paraId="65E2138E" w14:textId="77777777" w:rsidR="00FD1A33" w:rsidRDefault="00FD1A33" w:rsidP="00FD1A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ight="2160"/>
        <w:jc w:val="both"/>
        <w:rPr>
          <w:rFonts w:asciiTheme="majorBidi" w:hAnsiTheme="majorBidi" w:cstheme="majorBidi"/>
        </w:rPr>
      </w:pPr>
    </w:p>
    <w:p w14:paraId="2D151743" w14:textId="77777777" w:rsidR="00FD1A33" w:rsidRPr="00BA57DE" w:rsidRDefault="00FD1A33" w:rsidP="00E616ED">
      <w:pPr>
        <w:pStyle w:val="Heading4"/>
        <w:numPr>
          <w:ilvl w:val="1"/>
          <w:numId w:val="6"/>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BA57DE">
        <w:rPr>
          <w:rFonts w:asciiTheme="majorBidi" w:eastAsiaTheme="minorHAnsi" w:hAnsiTheme="majorBidi"/>
          <w:b/>
          <w:bCs/>
          <w:color w:val="C00000"/>
          <w:sz w:val="28"/>
          <w:szCs w:val="28"/>
        </w:rPr>
        <w:t>Insular, Celtic, or Irish Christianity</w:t>
      </w:r>
    </w:p>
    <w:p w14:paraId="1D2A35AA" w14:textId="77777777" w:rsidR="00FD1A33" w:rsidRDefault="00FD1A33" w:rsidP="00E616ED">
      <w:pPr>
        <w:pStyle w:val="ListParagraph"/>
        <w:numPr>
          <w:ilvl w:val="0"/>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2160"/>
        <w:jc w:val="both"/>
        <w:rPr>
          <w:rFonts w:asciiTheme="majorBidi" w:eastAsiaTheme="minorHAnsi" w:hAnsiTheme="majorBidi" w:cstheme="majorBidi"/>
          <w:color w:val="000000" w:themeColor="text1"/>
        </w:rPr>
      </w:pPr>
      <w:r w:rsidRPr="00BE36FC">
        <w:rPr>
          <w:rFonts w:asciiTheme="majorBidi" w:eastAsiaTheme="minorHAnsi" w:hAnsiTheme="majorBidi" w:cstheme="majorBidi"/>
          <w:color w:val="000000" w:themeColor="text1"/>
        </w:rPr>
        <w:t>Insular Christianity, which is also called Celtic or Irish Christianity, spread successfully in the Celtic-speaking British Isles and Northern Europe during the Early Middle Ages—especially the sixth and first/seventh centuries. Although Insular Christianity differed from the Magisterial Church of Rome, it was not diametrically opposed to it or the Pope, although the Celtic Christians did not venerate the Pope to the same degree as the Latins. But Irish Christianity long maintained its Theological and administrative independence from Rome.</w:t>
      </w:r>
      <w:r>
        <w:rPr>
          <w:rFonts w:asciiTheme="majorBidi" w:eastAsiaTheme="minorHAnsi" w:hAnsiTheme="majorBidi" w:cstheme="majorBidi"/>
          <w:color w:val="000000" w:themeColor="text1"/>
        </w:rPr>
        <w:t xml:space="preserve"> </w:t>
      </w:r>
      <w:r w:rsidRPr="00BE36FC">
        <w:rPr>
          <w:rFonts w:asciiTheme="majorBidi" w:eastAsiaTheme="minorHAnsi" w:hAnsiTheme="majorBidi" w:cstheme="majorBidi"/>
          <w:color w:val="000000" w:themeColor="text1"/>
        </w:rPr>
        <w:t>The Insular Church was more tolerant and less Magisterial and adopted liturgical Traditions, Church structures, and other practices distinct to itself and differing from Rome. Some elements of Insular Christianity may have been introduced by the Roman-British Celtic Missionary and Bishop Saint Patrick (fl. mid fifth century CE) (Latin: Patricius; Irish Gaelic: Pádraig; Welsh: Padrig), who is regarded as the Patron Saint of Ireland, and later Celtic Saints such as the Irish Abbot Columba (d. 597 CE) (Gaelic: Colum or Colm Cille or “Dove of the Church; also rendered in English as Colmcille). The Insular Church was organized, highly cultured, and focused on knowledge and Spirituality, turning Early Medieval Ireland into the “land of Scholars and Saints.” Insular Celtic Christianity was not Magisterial like the Church of Rome and rejected the arrogance of the Papal legates who came to their realms. The Church of Rome has often claimed that the Celtic Missions functioned under the authority of the See of Rome, but there were clear conflicts between the Celtic and Roman Clergies. The Celts differed in liturgy and structure and. Bible teaching was also apparently the central means of the Irish Missions, and students usually studied eighteen years before ordination, indicating the depth of the Theological learning of the Celtic Church. The Insular Mission system effectively spread Christianity among the Irish, Welsh, Scots, Corinish, Manx, and Breton peoples. Their success was not limited to Celts, however, and also included the first conversions among the Frisians, Hessians, Bavarians, Thuringians, and Anglo-Saxons, all of whom belonged to Germanic tribes. The first Anglo-Saxon kings to convert did so in the period between 601 CE and 604 CE, although their successors often apostatized and returned to Paganism. The first decisive and lasting conversions to Christianity took place during the early Islamic era during the Rightly Guided Caliphate in 34/655 CE, and—after that time—only Sussex and the Isle of Wight remained openly Pagan. By 66/686—during the Umayyad period and only twenty-five years before the Islamic conquest of Iberia, all Anglo-Saxon kings had become Christian, although some lingering Paganism remained among their subjects. During the course of the first/seventh century, however, the Anglo-Saxon kings were convinced—largely for political reasons—to adopted Magisterial Roman Catholicism. But it must be emphasized that the Church of Rome only just succeeded in gaining the upper hand over Irish Christianity. When the conversion of the Anglo-Saxon kings to Roman Catholicism did occur, however, it took place roughly two hundred years after the Salian Franks had embraced the Church of Rome. Like Clovis I and the Franks, the Anglo-Saxon kings embraced Catholicism at the behest of the Pope, largely because of his authorization to legitimize politically and religiously the extension of their domination and dominions over the Irish Christians, who had been the first to bring them to the faith. The role of the Pope in suppressing Insular Christianity at the hands of the Anglo-Saxons was like his role in eradicating Arian Christianity at the hands of the Franks, and it left a sense of betrayal in the consciousness of the Irish-Scottish Church and a legacy of bitterness and animosity between Celtic and Anglo-Saxon Christians that would increase in later centuries and remains to this day.</w:t>
      </w:r>
    </w:p>
    <w:p w14:paraId="775989CE" w14:textId="77777777" w:rsidR="00FD1A33" w:rsidRPr="00A72595" w:rsidRDefault="00FD1A33" w:rsidP="00E616ED">
      <w:pPr>
        <w:pStyle w:val="NormalWeb"/>
        <w:numPr>
          <w:ilvl w:val="0"/>
          <w:numId w:val="24"/>
        </w:numPr>
        <w:rPr>
          <w:i/>
          <w:iCs/>
        </w:rPr>
      </w:pPr>
      <w:r w:rsidRPr="00A72595">
        <w:rPr>
          <w:rStyle w:val="Emphasis"/>
          <w:rFonts w:eastAsiaTheme="majorEastAsia"/>
          <w:i w:val="0"/>
          <w:iCs w:val="0"/>
        </w:rPr>
        <w:t>“Irish Christianity refers broadly to certain features of Christianity that are held to have been common across the Celtic-speaking world during the Early Middle Ages.”</w:t>
      </w:r>
    </w:p>
    <w:p w14:paraId="410895E1" w14:textId="77777777" w:rsidR="00FD1A33" w:rsidRPr="00A72595" w:rsidRDefault="00FD1A33" w:rsidP="00E616ED">
      <w:pPr>
        <w:pStyle w:val="NormalWeb"/>
        <w:numPr>
          <w:ilvl w:val="0"/>
          <w:numId w:val="24"/>
        </w:numPr>
        <w:rPr>
          <w:i/>
          <w:iCs/>
        </w:rPr>
      </w:pPr>
      <w:r w:rsidRPr="00A72595">
        <w:rPr>
          <w:rStyle w:val="Emphasis"/>
          <w:rFonts w:eastAsiaTheme="majorEastAsia"/>
          <w:i w:val="0"/>
          <w:iCs w:val="0"/>
        </w:rPr>
        <w:t>“Celtic Christianity preceded the Latin Church in Ireland, Britain, and much of Western Europe, and was much more open minded and tolerant than the Church of Rome, which ultimately destroyed Irish Christianity and brought an end to its ascendancy.”</w:t>
      </w:r>
    </w:p>
    <w:p w14:paraId="016A9DC0" w14:textId="77777777" w:rsidR="00FD1A33" w:rsidRPr="00A72595" w:rsidRDefault="00FD1A33" w:rsidP="00E616ED">
      <w:pPr>
        <w:pStyle w:val="NormalWeb"/>
        <w:numPr>
          <w:ilvl w:val="0"/>
          <w:numId w:val="24"/>
        </w:numPr>
        <w:rPr>
          <w:i/>
          <w:iCs/>
        </w:rPr>
      </w:pPr>
      <w:r w:rsidRPr="00A72595">
        <w:rPr>
          <w:rStyle w:val="Emphasis"/>
          <w:rFonts w:eastAsiaTheme="majorEastAsia"/>
          <w:i w:val="0"/>
          <w:iCs w:val="0"/>
        </w:rPr>
        <w:t>“At its height, Insular Christianity played a dynamic role in the Christianization of several parts of Europe through Sainthood and sacrifice and without the sword, which was a fundamental tool of the Latin Church.”</w:t>
      </w:r>
    </w:p>
    <w:p w14:paraId="72328D63" w14:textId="77777777" w:rsidR="00FD1A33" w:rsidRPr="00A72595" w:rsidRDefault="00FD1A33" w:rsidP="00E616ED">
      <w:pPr>
        <w:pStyle w:val="NormalWeb"/>
        <w:numPr>
          <w:ilvl w:val="0"/>
          <w:numId w:val="24"/>
        </w:numPr>
        <w:rPr>
          <w:i/>
          <w:iCs/>
        </w:rPr>
      </w:pPr>
      <w:r w:rsidRPr="00A72595">
        <w:rPr>
          <w:rStyle w:val="Emphasis"/>
          <w:rFonts w:eastAsiaTheme="majorEastAsia"/>
          <w:i w:val="0"/>
          <w:iCs w:val="0"/>
        </w:rPr>
        <w:t>“To go to Rome is a great labor and of little profit. You will not find there the King that you go to seek unless you bring him with you. It is folly, frenzy, insanity, and unreason--since you go out to meet certain death--that you should call down upon yourself the wrath of Mary’s Son.”</w:t>
      </w:r>
    </w:p>
    <w:p w14:paraId="1867097A" w14:textId="77777777" w:rsidR="00FD1A33" w:rsidRPr="00A72595" w:rsidRDefault="00FD1A33" w:rsidP="00E616ED">
      <w:pPr>
        <w:pStyle w:val="NormalWeb"/>
        <w:numPr>
          <w:ilvl w:val="0"/>
          <w:numId w:val="24"/>
        </w:numPr>
        <w:rPr>
          <w:i/>
          <w:iCs/>
        </w:rPr>
      </w:pPr>
      <w:r w:rsidRPr="00A72595">
        <w:rPr>
          <w:rStyle w:val="Emphasis"/>
          <w:rFonts w:eastAsiaTheme="majorEastAsia"/>
          <w:i w:val="0"/>
          <w:iCs w:val="0"/>
        </w:rPr>
        <w:t>“The Irish Hellenist, Neo-Platonic theologian, philosopher, and poet Johannes Scotus Eriugena (d. ca. 877) (‘Ireland-born,’ Ériu-born) Erigena) of the Early Middle Ages was affiliated with Insular Christianity.”</w:t>
      </w:r>
    </w:p>
    <w:p w14:paraId="43E34B96" w14:textId="77777777" w:rsidR="00FD1A33" w:rsidRPr="00A72595" w:rsidRDefault="00FD1A33" w:rsidP="00E616ED">
      <w:pPr>
        <w:pStyle w:val="NormalWeb"/>
        <w:numPr>
          <w:ilvl w:val="0"/>
          <w:numId w:val="24"/>
        </w:numPr>
        <w:rPr>
          <w:i/>
          <w:iCs/>
        </w:rPr>
      </w:pPr>
      <w:r w:rsidRPr="00A72595">
        <w:rPr>
          <w:rStyle w:val="Emphasis"/>
          <w:rFonts w:eastAsiaTheme="majorEastAsia"/>
          <w:i w:val="0"/>
          <w:iCs w:val="0"/>
        </w:rPr>
        <w:t>“Erigena held that whenever Theology and sound reason conflict, the Intellect and not doctrinal authority must prevail.”</w:t>
      </w:r>
    </w:p>
    <w:p w14:paraId="01D7912A" w14:textId="77777777" w:rsidR="00FD1A33" w:rsidRPr="00A72595" w:rsidRDefault="00FD1A33" w:rsidP="00E616ED">
      <w:pPr>
        <w:pStyle w:val="NormalWeb"/>
        <w:numPr>
          <w:ilvl w:val="0"/>
          <w:numId w:val="24"/>
        </w:numPr>
        <w:rPr>
          <w:i/>
          <w:iCs/>
        </w:rPr>
      </w:pPr>
      <w:r w:rsidRPr="00A72595">
        <w:rPr>
          <w:rStyle w:val="Emphasis"/>
          <w:rFonts w:eastAsiaTheme="majorEastAsia"/>
          <w:i w:val="0"/>
          <w:iCs w:val="0"/>
        </w:rPr>
        <w:t>“The Anglo-Saxons entered Christianity at the hands of the Saints of the Celtic Church.”</w:t>
      </w:r>
    </w:p>
    <w:p w14:paraId="45E8994D" w14:textId="77777777" w:rsidR="00FD1A33" w:rsidRPr="00A72595" w:rsidRDefault="00FD1A33" w:rsidP="00E616ED">
      <w:pPr>
        <w:pStyle w:val="NormalWeb"/>
        <w:numPr>
          <w:ilvl w:val="0"/>
          <w:numId w:val="24"/>
        </w:numPr>
        <w:rPr>
          <w:i/>
          <w:iCs/>
        </w:rPr>
      </w:pPr>
      <w:r w:rsidRPr="00A72595">
        <w:rPr>
          <w:rStyle w:val="Emphasis"/>
          <w:rFonts w:eastAsiaTheme="majorEastAsia"/>
          <w:i w:val="0"/>
          <w:iCs w:val="0"/>
        </w:rPr>
        <w:t>“The Pope of Roman formed a special alliance with the Saxons--as the Papacy did with the Franks and several other ruling elites--with the understanding that, if the Saxons embraced Roman Catholicism, they would be given the Papal mantle of Rome and become heirs of the Roman Empire and, therefore, have the right to conquer and rule the Irish, which would also bring about the demise of Irish Christianity.”</w:t>
      </w:r>
    </w:p>
    <w:p w14:paraId="074DFCCA" w14:textId="77777777" w:rsidR="00FD1A33" w:rsidRPr="00A72595" w:rsidRDefault="00FD1A33" w:rsidP="00E616ED">
      <w:pPr>
        <w:pStyle w:val="NormalWeb"/>
        <w:numPr>
          <w:ilvl w:val="0"/>
          <w:numId w:val="24"/>
        </w:numPr>
        <w:rPr>
          <w:i/>
          <w:iCs/>
        </w:rPr>
      </w:pPr>
      <w:r w:rsidRPr="00A72595">
        <w:rPr>
          <w:rStyle w:val="Emphasis"/>
          <w:rFonts w:eastAsiaTheme="majorEastAsia"/>
          <w:i w:val="0"/>
          <w:iCs w:val="0"/>
        </w:rPr>
        <w:t>“Thus, the centuries of ill feeling and bad blood between the Irish and the English may be said to go back to the maneuvers of the Church of Roman to overthrow the Church of Ireland in its domain and empower the Saxons over them.”</w:t>
      </w:r>
    </w:p>
    <w:p w14:paraId="55E78562" w14:textId="77777777" w:rsidR="00FD1A33" w:rsidRPr="00A72595" w:rsidRDefault="00FD1A33" w:rsidP="00E616ED">
      <w:pPr>
        <w:pStyle w:val="NormalWeb"/>
        <w:numPr>
          <w:ilvl w:val="0"/>
          <w:numId w:val="24"/>
        </w:numPr>
        <w:rPr>
          <w:i/>
          <w:iCs/>
        </w:rPr>
      </w:pPr>
      <w:r w:rsidRPr="00A72595">
        <w:rPr>
          <w:rStyle w:val="Emphasis"/>
          <w:rFonts w:eastAsiaTheme="majorEastAsia"/>
          <w:i w:val="0"/>
          <w:iCs w:val="0"/>
        </w:rPr>
        <w:t>“It must be noted, however, that the Church of Rome only just succeeded in gaining the upper hand over Irish Christianity and bringing an end to it.”</w:t>
      </w:r>
    </w:p>
    <w:p w14:paraId="2DF4DCB1" w14:textId="77777777" w:rsidR="00FD1A33" w:rsidRDefault="00FD1A33" w:rsidP="00E616ED">
      <w:pPr>
        <w:pStyle w:val="Heading4"/>
        <w:numPr>
          <w:ilvl w:val="1"/>
          <w:numId w:val="6"/>
        </w:numPr>
        <w:rPr>
          <w:rFonts w:asciiTheme="majorBidi" w:eastAsiaTheme="minorHAnsi" w:hAnsiTheme="majorBidi"/>
          <w:b/>
          <w:bCs/>
          <w:color w:val="C00000"/>
          <w:sz w:val="28"/>
          <w:szCs w:val="28"/>
        </w:rPr>
      </w:pPr>
      <w:bookmarkStart w:id="87" w:name="_Toc188509369"/>
      <w:r>
        <w:rPr>
          <w:rFonts w:asciiTheme="majorBidi" w:eastAsiaTheme="minorHAnsi" w:hAnsiTheme="majorBidi"/>
          <w:b/>
          <w:bCs/>
          <w:color w:val="C00000"/>
          <w:sz w:val="28"/>
          <w:szCs w:val="28"/>
        </w:rPr>
        <w:t xml:space="preserve"> </w:t>
      </w:r>
      <w:r w:rsidRPr="00AD1A09">
        <w:rPr>
          <w:rFonts w:asciiTheme="majorBidi" w:eastAsiaTheme="minorHAnsi" w:hAnsiTheme="majorBidi"/>
          <w:b/>
          <w:bCs/>
          <w:color w:val="C00000"/>
          <w:sz w:val="28"/>
          <w:szCs w:val="28"/>
        </w:rPr>
        <w:t>Islam &amp; the Rise of Western Colleges</w:t>
      </w:r>
      <w:bookmarkEnd w:id="87"/>
    </w:p>
    <w:p w14:paraId="25C32ED8"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commentRangeStart w:id="88"/>
      <w:r w:rsidRPr="00D81962">
        <w:rPr>
          <w:rFonts w:ascii="Times-Roman" w:eastAsiaTheme="minorHAnsi" w:hAnsi="Times-Roman" w:cs="Times-Roman"/>
          <w:color w:val="000000"/>
          <w14:ligatures w14:val="standardContextual"/>
        </w:rPr>
        <w:t>The Ottomans developed the kulliye into a complex of mosque, school, hospital, and dining areas.</w:t>
      </w:r>
    </w:p>
    <w:p w14:paraId="4BE8E551"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Al-Qarawiyin becomes the world's oldest active university</w:t>
      </w:r>
    </w:p>
    <w:p w14:paraId="40B22DE4"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Timbuctu had a university in the 12th century</w:t>
      </w:r>
    </w:p>
    <w:p w14:paraId="0E975906"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Al-Azhar</w:t>
      </w:r>
    </w:p>
    <w:p w14:paraId="5F3F02CF"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There were entrance exams. Fatima al-Fihriyya also required qualification exams for students entering al-Qarawayin. </w:t>
      </w:r>
    </w:p>
    <w:p w14:paraId="0F5BB1EB"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During the High Middle Ages, the emerging universities of Europe borrowed and benefitted extensively from the Divinity and Shar</w:t>
      </w:r>
      <w:r>
        <w:rPr>
          <w:rFonts w:ascii="Times-Roman" w:eastAsiaTheme="minorHAnsi" w:hAnsi="Times-Roman" w:cs="Times-Roman"/>
          <w:color w:val="000000"/>
          <w14:ligatures w14:val="standardContextual"/>
        </w:rPr>
        <w:t>ia</w:t>
      </w:r>
      <w:r w:rsidRPr="00D81962">
        <w:rPr>
          <w:rFonts w:ascii="Times-Roman" w:eastAsiaTheme="minorHAnsi" w:hAnsi="Times-Roman" w:cs="Times-Roman"/>
          <w:color w:val="000000"/>
          <w14:ligatures w14:val="standardContextual"/>
        </w:rPr>
        <w:t xml:space="preserve"> colleges (Arabic: Mad∆í√Öris) of the Islamic world. The Medieval Scholastic tradition, the Doctoral Dissertation-researched, written, and defended among peers on an original subject-the Ph.D. Degree-the Master's Degree, on the other hand, was an indigenous European Church degree-the principle of academic freedom, university chairs, professorial robes, and campus quadrangles (quads) are among the many parallels that exist between the Muslim collegiate tradition and the nascent universities that later developed in Western Europe. </w:t>
      </w:r>
    </w:p>
    <w:p w14:paraId="4BC53B5E"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Scholasticism Reference: Use This More Fully in From Borrowers to Lenders</w:t>
      </w:r>
    </w:p>
    <w:p w14:paraId="68836B6C"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During the High Middle Ages, the emerging universities of Europe borrowed and benefitted extensively from the legal and scholastic colleges of the Muslim world [ See George Makdisi, The Rise of Colleges: Institutions of Learning in Islam and the West (Edinburgh: Edinburgh University Press, 1981]. The Medieval scholastic tradition, the doctoral dissertation--researched, written, and defended among peers on an original subject--the Ph.D. degree (the Master's degree was an indigenous European Church degree), the principle of academic freedom, university chairs, professorial robes, and our campus quadrangles (quads) are among the many parallels that exist between the Muslim collegiate tradition and the nascent universities that later developed centuries in Europe.</w:t>
      </w:r>
    </w:p>
    <w:p w14:paraId="14BD0C1E"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The legacies of scholasticism and humanism dominated the intellectual history of Classical Islam and helped to pollinate the emergent intellectual traditions of the West during the High Middle Ages and early Renaissance. </w:t>
      </w:r>
    </w:p>
    <w:p w14:paraId="3386945F"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Islamic and Western Scholasticism </w:t>
      </w:r>
    </w:p>
    <w:p w14:paraId="4CF6C033"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During the High Middle Ages, the emerging universities of Europe borrowed and benefitted extensively from the legal and scholastic colleges of the Muslim world </w:t>
      </w:r>
    </w:p>
    <w:p w14:paraId="31384D81"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[See George Makdisi, The Rise of Colleges: Institutions of Learning in Islam and the West (Edinburgh: Edinburgh University Press, 1981]. </w:t>
      </w:r>
    </w:p>
    <w:p w14:paraId="580213B2"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The Medieval scholastic tradition, the doctoral dissertation--researched, written, and defended among peers on an original subject-the Ph.D. degree (the Master's degree was an indigenous European Church degree), the principle of academic freedom, university chairs, professorial robes, and our campus quadrangles (quads) are among the many parallels that exist between the Muslim collegiate tradition and the nascent universities that later developed centuries in Europe. In the Latin West, however, the emergent Doctorate passed through three consecutive historical periods: </w:t>
      </w:r>
    </w:p>
    <w:p w14:paraId="62BA7897"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the Classical Islamic-Arabic ijaazat at-tadris</w:t>
      </w:r>
    </w:p>
    <w:p w14:paraId="26B12C66"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The received Medieval Latin Christian licentia docendi</w:t>
      </w:r>
    </w:p>
    <w:p w14:paraId="7600FBF9"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The Modern Doctorate. </w:t>
      </w:r>
    </w:p>
    <w:p w14:paraId="1ECF8522"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"Muslim" Doctorates versus "Catholic" Masters' Degrees</w:t>
      </w:r>
    </w:p>
    <w:p w14:paraId="1A331EA1"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The Masters and Doctorate: This Is One of the Most Striking Lessons of Borrowing and Lending Back</w:t>
      </w:r>
    </w:p>
    <w:p w14:paraId="362ABF96"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     Ijazat at-tadris: the verbatim Latin translation in the Christian West was licentia docendi. The student became a master through disputation-the defense of his theses-against all objections. The Islamic experience was first and then was followed by practically identical experiences in the universities of Bologna, in the London Inns of Court, in Paris, Oxford, and elsewhere.  </w:t>
      </w:r>
    </w:p>
    <w:p w14:paraId="2104A0B5"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     In higher education and in guilds for crafts and trades, the structures were similar and the terminology similar. </w:t>
      </w:r>
    </w:p>
    <w:p w14:paraId="4995F09B"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     The university and college movements were guild movements in the West. There has been question as to whether or not the Islamic colleges, the masjid and madrasa colleges also belonged to guilds.  </w:t>
      </w:r>
    </w:p>
    <w:p w14:paraId="183C54A2"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     Historians of the Latin Christian West have traced the doctorate of the modern university to the medieval 'licence to teach', called licentia docendi. It granted teaching authority to its holder.  </w:t>
      </w:r>
    </w:p>
    <w:p w14:paraId="5D879B06"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     It was not from the West and was bound to come into conflict with the already existing teaching authority, the magisterium, of the ecclesiastical hierarchy. </w:t>
      </w:r>
    </w:p>
    <w:p w14:paraId="36531CA8"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     The license to teach implied a certain amount of academic freedom. </w:t>
      </w:r>
    </w:p>
    <w:p w14:paraId="2D7F2CF4"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     The license to teach had already developed in the Islamic world long before its appearance in medieval Christian universities: ijaazat at-tadris, al-ijaaza bi 't-tadris. </w:t>
      </w:r>
    </w:p>
    <w:p w14:paraId="02EC50E8"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     The doctorate traveled through three periods of history: 1) the classical Islamic-Arabic ijaazat at-tadris, ijaazat at-tadris, al-ijaaza bi 't-tadris 2) the medieval Christian-Latin licentia docendi, 3) the modern doctorate. In the first and third periods, this license shared the same essential attributes. In the middle period it was modified. </w:t>
      </w:r>
    </w:p>
    <w:p w14:paraId="3EE8739A"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     The modern doctorate involves: 1) competence-but this was always required for any teaching worthy of the name-but 2) the doctor's right to do research and publish his findings in the classroom and through publications. </w:t>
      </w:r>
    </w:p>
    <w:p w14:paraId="76A7B1F0"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Magisterium: New Catholic En: the perennial, authentic, and infallible teaching office committed to the Apostles of Christ and now possessed and exercised by the college of bishops in union with the pope. </w:t>
      </w:r>
    </w:p>
    <w:p w14:paraId="1A62309D"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The Master Degree [magister] put emphasis on mastery and competence. Doctor: docere: to teach, emphasized the teaching and guiding function; professor emphasized professing one's personal opinions.  </w:t>
      </w:r>
    </w:p>
    <w:p w14:paraId="43EFA438"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     This was also the doctorate's authority in the first period of its Islamic development. This phenomenon first came into being in classical Islam in the sole field of the religious law. The doctor was the jurisconsult, faqih, mujtahid, mufti. </w:t>
      </w:r>
    </w:p>
    <w:p w14:paraId="5B7BC020"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     Islamic law was fundamentally individualistic. </w:t>
      </w:r>
    </w:p>
    <w:p w14:paraId="358665EA"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     The licence to teach was an intrusive element in medieval Christendom. </w:t>
      </w:r>
    </w:p>
    <w:p w14:paraId="00009721"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The Ph.D. degree became a source of conflict with the established order. </w:t>
      </w:r>
    </w:p>
    <w:p w14:paraId="31B28DA7"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The Masters and Doctorate: This Is One of the Most Striking Lessons of Borrowing and Lending Back</w:t>
      </w:r>
    </w:p>
    <w:p w14:paraId="29F11025"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     Ijazat at-tadris: the verbatim Latin translation in the Christian West was licentia docendi. The student became a master through disputation-the defense of his theses-against all objections. The Islamic experience was first and then was followed by practically identical experiences in the universities of Bologna, in the London Inns of Court, in Paris, Oxford, and elsewhere.  </w:t>
      </w:r>
    </w:p>
    <w:p w14:paraId="20051FDA"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     In higher education and in guilds for crafts and trades, the structures were similar and the terminology similar. </w:t>
      </w:r>
    </w:p>
    <w:p w14:paraId="7FA3C1D0"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     The university and college movements were guild movements in the West. There has been question as to whether or not the Islamic colleges, the masjid and madrasa colleges also belonged to guilds.  </w:t>
      </w:r>
    </w:p>
    <w:p w14:paraId="484F3DAD"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     Historians of the Latin Christian West have traced the doctorate of the modern university to the medieval 'licence to teach', called licentia docendi. It granted teaching authority to its holder.  </w:t>
      </w:r>
    </w:p>
    <w:p w14:paraId="22FDEC18"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     It was not from the West and was bound to come into conflict with the already existing teaching authority, the magisterium, of the ecclesiastical hierarchy. </w:t>
      </w:r>
    </w:p>
    <w:p w14:paraId="02570AD2"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     The license to teach implied a certain amount of academic freedom. </w:t>
      </w:r>
    </w:p>
    <w:p w14:paraId="6046D34F"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     The license to teach had already developed in the Islamic world long before its appearance in medieval Christian universities: ijaazat at-tadris, al-ijaaza bi 't-tadris. </w:t>
      </w:r>
    </w:p>
    <w:p w14:paraId="1825604F"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     The doctorate traveled through three periods of history: 1) the classical Islamic-Arabic ijaazat at-tadris, 2) the medieval Christian-Latin licentia docendi, 3) the modern doctorate. In the first and third periods, this license shared the same essential attributes. In the middle period it was modified. </w:t>
      </w:r>
    </w:p>
    <w:p w14:paraId="6CEC82AD" w14:textId="77777777" w:rsidR="00FD1A33" w:rsidRPr="008267BB"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     The modern doctorate involves: 1) competence-but this was always required for any teaching worthy of the name-but 2) the doctor's right to do research and publish his findings in the classroom and through publications. </w:t>
      </w:r>
    </w:p>
    <w:p w14:paraId="485E07BB"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Magisterium: New Catholic En: the perennial, authentic, and infallible teaching office committed to the Apostles of Christ and now possessed and exercised by the college of bishops in union with the pope. </w:t>
      </w:r>
    </w:p>
    <w:p w14:paraId="5A5B6587"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Master [magister] put emphasis on mastery and competence. Doctor: docere: to teach, emphasized the teaching and guiding function; professor emphasized professing one's personal opinions.  </w:t>
      </w:r>
    </w:p>
    <w:p w14:paraId="7F52C8A7"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     This was also the doctorate's authority in the first period of its Islamic development. This phenomenon first came into being in classical Islam in the sole field of the religious law. The doctor was the jurisconsult, faqih, mujtahid, mufti. </w:t>
      </w:r>
    </w:p>
    <w:p w14:paraId="25E89BFE"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Islamic law was fundamentally individualistic. </w:t>
      </w:r>
    </w:p>
    <w:p w14:paraId="67B51359" w14:textId="77777777" w:rsidR="00FD1A33" w:rsidRPr="00D81962"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The licence to teach was an intrusive element in medieval Christendom. </w:t>
      </w:r>
    </w:p>
    <w:p w14:paraId="28B42064" w14:textId="77777777" w:rsidR="00FD1A33" w:rsidRPr="00F673E7" w:rsidRDefault="00FD1A33" w:rsidP="00E616ED">
      <w:pPr>
        <w:pStyle w:val="ListParagraph"/>
        <w:numPr>
          <w:ilvl w:val="0"/>
          <w:numId w:val="25"/>
        </w:numPr>
        <w:autoSpaceDE w:val="0"/>
        <w:autoSpaceDN w:val="0"/>
        <w:adjustRightInd w:val="0"/>
        <w:rPr>
          <w:rFonts w:ascii="Times-Roman" w:eastAsiaTheme="minorHAnsi" w:hAnsi="Times-Roman" w:cs="Times-Roman"/>
          <w:color w:val="000000"/>
          <w14:ligatures w14:val="standardContextual"/>
        </w:rPr>
      </w:pPr>
      <w:r w:rsidRPr="00D81962">
        <w:rPr>
          <w:rFonts w:ascii="Times-Roman" w:eastAsiaTheme="minorHAnsi" w:hAnsi="Times-Roman" w:cs="Times-Roman"/>
          <w:color w:val="000000"/>
          <w14:ligatures w14:val="standardContextual"/>
        </w:rPr>
        <w:t xml:space="preserve">The Ph.D was sometimes a source of conflict with the established order: Dr. Martin Luther, Dr. John Calvin. </w:t>
      </w:r>
      <w:commentRangeEnd w:id="88"/>
      <w:r w:rsidRPr="00F673E7">
        <w:rPr>
          <w:rStyle w:val="CommentReference"/>
          <w:rFonts w:ascii="Times-Roman" w:eastAsiaTheme="minorHAnsi" w:hAnsi="Times-Roman" w:cs="Times-Roman"/>
          <w:color w:val="000000"/>
          <w:sz w:val="24"/>
          <w:szCs w:val="24"/>
          <w14:ligatures w14:val="standardContextual"/>
        </w:rPr>
        <w:commentReference w:id="88"/>
      </w:r>
    </w:p>
    <w:p w14:paraId="214B54C0" w14:textId="77777777" w:rsidR="00FD1A33" w:rsidRPr="00AD1A09" w:rsidRDefault="00FD1A33" w:rsidP="00FD1A33">
      <w:pPr>
        <w:rPr>
          <w:rFonts w:eastAsiaTheme="minorHAnsi"/>
        </w:rPr>
      </w:pPr>
    </w:p>
    <w:p w14:paraId="61FF1AF8" w14:textId="77777777" w:rsidR="00FD1A33" w:rsidRDefault="00FD1A33" w:rsidP="00E616ED">
      <w:pPr>
        <w:pStyle w:val="Heading4"/>
        <w:numPr>
          <w:ilvl w:val="1"/>
          <w:numId w:val="6"/>
        </w:numPr>
        <w:rPr>
          <w:rFonts w:asciiTheme="majorBidi" w:eastAsiaTheme="minorHAnsi" w:hAnsiTheme="majorBidi"/>
          <w:b/>
          <w:bCs/>
          <w:color w:val="C00000"/>
          <w:sz w:val="28"/>
          <w:szCs w:val="28"/>
        </w:rPr>
      </w:pPr>
      <w:bookmarkStart w:id="89" w:name="_Toc188509370"/>
      <w:r>
        <w:rPr>
          <w:rFonts w:asciiTheme="majorBidi" w:eastAsiaTheme="minorHAnsi" w:hAnsiTheme="majorBidi"/>
          <w:b/>
          <w:bCs/>
          <w:color w:val="C00000"/>
          <w:sz w:val="28"/>
          <w:szCs w:val="28"/>
        </w:rPr>
        <w:t xml:space="preserve"> </w:t>
      </w:r>
      <w:r w:rsidRPr="00AD1A09">
        <w:rPr>
          <w:rFonts w:asciiTheme="majorBidi" w:eastAsiaTheme="minorHAnsi" w:hAnsiTheme="majorBidi"/>
          <w:b/>
          <w:bCs/>
          <w:color w:val="C00000"/>
          <w:sz w:val="28"/>
          <w:szCs w:val="28"/>
        </w:rPr>
        <w:t>Islam &amp; the Rise of Western Humanism</w:t>
      </w:r>
      <w:bookmarkEnd w:id="89"/>
    </w:p>
    <w:p w14:paraId="12BA9867" w14:textId="77777777" w:rsidR="00FD1A33" w:rsidRDefault="00FD1A33" w:rsidP="00E616ED">
      <w:pPr>
        <w:pStyle w:val="NormalWeb"/>
        <w:numPr>
          <w:ilvl w:val="0"/>
          <w:numId w:val="26"/>
        </w:numPr>
      </w:pPr>
      <w:r>
        <w:t xml:space="preserve">Few ideals are valued higher in Western Europe and North America than humanism </w:t>
      </w:r>
      <w:r>
        <w:rPr>
          <w:rStyle w:val="Strong"/>
          <w:rFonts w:eastAsiaTheme="majorEastAsia"/>
        </w:rPr>
        <w:t>(Volume 5)</w:t>
      </w:r>
    </w:p>
    <w:p w14:paraId="1B756802" w14:textId="77777777" w:rsidR="00FD1A33" w:rsidRDefault="00FD1A33" w:rsidP="00E616ED">
      <w:pPr>
        <w:pStyle w:val="NormalWeb"/>
        <w:numPr>
          <w:ilvl w:val="0"/>
          <w:numId w:val="26"/>
        </w:numPr>
      </w:pPr>
      <w:r>
        <w:t xml:space="preserve">Western humanism is also indebted to humanistic convictions and philosophies that arose in the Muslim world centuries before </w:t>
      </w:r>
      <w:r>
        <w:rPr>
          <w:rStyle w:val="Strong"/>
          <w:rFonts w:eastAsiaTheme="majorEastAsia"/>
        </w:rPr>
        <w:t>(Volume 5)</w:t>
      </w:r>
    </w:p>
    <w:p w14:paraId="0223DE3C" w14:textId="77777777" w:rsidR="00FD1A33" w:rsidRDefault="00FD1A33" w:rsidP="00E616ED">
      <w:pPr>
        <w:pStyle w:val="NormalWeb"/>
        <w:numPr>
          <w:ilvl w:val="0"/>
          <w:numId w:val="26"/>
        </w:numPr>
      </w:pPr>
      <w:r>
        <w:t xml:space="preserve">There is also a strong connection between the rise of Western humanism and the broad Islamic intellectual tradition </w:t>
      </w:r>
      <w:r>
        <w:rPr>
          <w:rStyle w:val="Strong"/>
          <w:rFonts w:eastAsiaTheme="majorEastAsia"/>
        </w:rPr>
        <w:t>(Volume 5)</w:t>
      </w:r>
    </w:p>
    <w:p w14:paraId="35115E8B" w14:textId="77777777" w:rsidR="00FD1A33" w:rsidRDefault="00FD1A33" w:rsidP="00E616ED">
      <w:pPr>
        <w:pStyle w:val="NormalWeb"/>
        <w:numPr>
          <w:ilvl w:val="0"/>
          <w:numId w:val="26"/>
        </w:numPr>
      </w:pPr>
      <w:r>
        <w:t xml:space="preserve">A distinctive brand of humanism was cultivated in the Muslim world among litterateurs and chancellery scribes </w:t>
      </w:r>
      <w:r>
        <w:rPr>
          <w:rStyle w:val="Strong"/>
          <w:rFonts w:eastAsiaTheme="majorEastAsia"/>
        </w:rPr>
        <w:t>(Volume 5)</w:t>
      </w:r>
    </w:p>
    <w:p w14:paraId="7664BD8E" w14:textId="77777777" w:rsidR="00FD1A33" w:rsidRDefault="00FD1A33" w:rsidP="00E616ED">
      <w:pPr>
        <w:pStyle w:val="NormalWeb"/>
        <w:numPr>
          <w:ilvl w:val="0"/>
          <w:numId w:val="26"/>
        </w:numPr>
      </w:pPr>
      <w:r>
        <w:t xml:space="preserve">Like classical European humanism, the humanism that grew out of Muslim literary circles and the chancellery placed great emphasis upon the mastery of classical languages </w:t>
      </w:r>
      <w:r>
        <w:rPr>
          <w:rStyle w:val="Strong"/>
          <w:rFonts w:eastAsiaTheme="majorEastAsia"/>
        </w:rPr>
        <w:t>(Volume 5)</w:t>
      </w:r>
    </w:p>
    <w:p w14:paraId="11C8F73C" w14:textId="77777777" w:rsidR="00FD1A33" w:rsidRDefault="00FD1A33" w:rsidP="00E616ED">
      <w:pPr>
        <w:pStyle w:val="NormalWeb"/>
        <w:numPr>
          <w:ilvl w:val="0"/>
          <w:numId w:val="26"/>
        </w:numPr>
      </w:pPr>
      <w:r>
        <w:t xml:space="preserve">“I have read, reverend Fathers, in the works of the Arabs, that when Abdala the Saracen was asked what he regarded as most to be wondered at on the world’s stage, so to speak, he answered that there was nothing to be seen more wonderful than man” </w:t>
      </w:r>
      <w:r>
        <w:rPr>
          <w:rStyle w:val="Strong"/>
          <w:rFonts w:eastAsiaTheme="majorEastAsia"/>
        </w:rPr>
        <w:t>(Volume 5)</w:t>
      </w:r>
    </w:p>
    <w:p w14:paraId="65C17C01" w14:textId="77777777" w:rsidR="00FD1A33" w:rsidRDefault="00FD1A33" w:rsidP="00E616ED">
      <w:pPr>
        <w:pStyle w:val="NormalWeb"/>
        <w:numPr>
          <w:ilvl w:val="0"/>
          <w:numId w:val="26"/>
        </w:numPr>
      </w:pPr>
      <w:r>
        <w:t xml:space="preserve">Ibn Qutayba wrote a work on the dignity of man six hundred years before Pico </w:t>
      </w:r>
      <w:r>
        <w:rPr>
          <w:rStyle w:val="Strong"/>
          <w:rFonts w:eastAsiaTheme="majorEastAsia"/>
        </w:rPr>
        <w:t>(Volume 5)</w:t>
      </w:r>
    </w:p>
    <w:p w14:paraId="4ABF2FF1" w14:textId="77777777" w:rsidR="00FD1A33" w:rsidRDefault="00FD1A33" w:rsidP="00E616ED">
      <w:pPr>
        <w:pStyle w:val="NormalWeb"/>
        <w:numPr>
          <w:ilvl w:val="0"/>
          <w:numId w:val="26"/>
        </w:numPr>
      </w:pPr>
      <w:r>
        <w:t xml:space="preserve">Pico was, without question, one of the most important figures of the early Western Renaissance </w:t>
      </w:r>
      <w:r>
        <w:rPr>
          <w:rStyle w:val="Strong"/>
          <w:rFonts w:eastAsiaTheme="majorEastAsia"/>
        </w:rPr>
        <w:t>(Volume 5)</w:t>
      </w:r>
    </w:p>
    <w:p w14:paraId="239F1AE0" w14:textId="77777777" w:rsidR="00FD1A33" w:rsidRDefault="00FD1A33" w:rsidP="00E616ED">
      <w:pPr>
        <w:pStyle w:val="NormalWeb"/>
        <w:numPr>
          <w:ilvl w:val="0"/>
          <w:numId w:val="26"/>
        </w:numPr>
      </w:pPr>
      <w:r>
        <w:t xml:space="preserve">His primary teacher was steeped in the Aristotelian philosophy of Ibn Rushd </w:t>
      </w:r>
      <w:r>
        <w:rPr>
          <w:rStyle w:val="Strong"/>
          <w:rFonts w:eastAsiaTheme="majorEastAsia"/>
        </w:rPr>
        <w:t>(Volume 5)</w:t>
      </w:r>
    </w:p>
    <w:p w14:paraId="29D6D38D" w14:textId="77777777" w:rsidR="00FD1A33" w:rsidRDefault="00FD1A33" w:rsidP="00E616ED">
      <w:pPr>
        <w:pStyle w:val="NormalWeb"/>
        <w:numPr>
          <w:ilvl w:val="0"/>
          <w:numId w:val="26"/>
        </w:numPr>
      </w:pPr>
      <w:r>
        <w:t xml:space="preserve">Islamic Universal Humanism in the classical Islamic tradition is reflected, for example, in the saying that the perfect Muslim believer should be “Arab in faith; Persian in the derivation of meanings; Babylonian in education; Hebrew in astuteness; a disciple of Christ in conduct; a Syrian monk in piety; a Greek in the individual sciences; an Indian in the interpretation of the secrets of reality; and a Sufi in one’s entire spiritual life” </w:t>
      </w:r>
      <w:r>
        <w:rPr>
          <w:rStyle w:val="Strong"/>
          <w:rFonts w:eastAsiaTheme="majorEastAsia"/>
        </w:rPr>
        <w:t>(Volume 5)</w:t>
      </w:r>
    </w:p>
    <w:p w14:paraId="317E8956" w14:textId="77777777" w:rsidR="00FD1A33" w:rsidRDefault="00FD1A33" w:rsidP="00E616ED">
      <w:pPr>
        <w:pStyle w:val="NormalWeb"/>
        <w:numPr>
          <w:ilvl w:val="0"/>
          <w:numId w:val="26"/>
        </w:numPr>
      </w:pPr>
      <w:r>
        <w:t xml:space="preserve">The beginning of self-control is a victory of transcendence </w:t>
      </w:r>
      <w:r>
        <w:rPr>
          <w:rStyle w:val="Strong"/>
          <w:rFonts w:eastAsiaTheme="majorEastAsia"/>
        </w:rPr>
        <w:t>(Volume 5)</w:t>
      </w:r>
    </w:p>
    <w:p w14:paraId="5E677C29" w14:textId="77777777" w:rsidR="00FD1A33" w:rsidRDefault="00FD1A33" w:rsidP="00E616ED">
      <w:pPr>
        <w:pStyle w:val="NormalWeb"/>
        <w:numPr>
          <w:ilvl w:val="0"/>
          <w:numId w:val="26"/>
        </w:numPr>
      </w:pPr>
      <w:r>
        <w:t xml:space="preserve">The man of self-control is he who can consistently perform the feat of abstraction </w:t>
      </w:r>
      <w:r>
        <w:rPr>
          <w:rStyle w:val="Strong"/>
          <w:rFonts w:eastAsiaTheme="majorEastAsia"/>
        </w:rPr>
        <w:t>(Volume 5)</w:t>
      </w:r>
    </w:p>
    <w:p w14:paraId="43131B85" w14:textId="77777777" w:rsidR="00FD1A33" w:rsidRDefault="00FD1A33" w:rsidP="00E616ED">
      <w:pPr>
        <w:pStyle w:val="NormalWeb"/>
        <w:numPr>
          <w:ilvl w:val="0"/>
          <w:numId w:val="26"/>
        </w:numPr>
      </w:pPr>
      <w:r>
        <w:t xml:space="preserve">The traditional notion of the human being as a microcosm and the objective world as a macrocosm is a radically different contrary paradigm </w:t>
      </w:r>
      <w:r>
        <w:rPr>
          <w:rStyle w:val="Strong"/>
          <w:rFonts w:eastAsiaTheme="majorEastAsia"/>
        </w:rPr>
        <w:t>(Volume 5)</w:t>
      </w:r>
    </w:p>
    <w:p w14:paraId="4F138300" w14:textId="77777777" w:rsidR="00FD1A33" w:rsidRDefault="00FD1A33" w:rsidP="00E616ED">
      <w:pPr>
        <w:pStyle w:val="NormalWeb"/>
        <w:numPr>
          <w:ilvl w:val="0"/>
          <w:numId w:val="26"/>
        </w:numPr>
      </w:pPr>
      <w:r>
        <w:t xml:space="preserve">The human being participates directly in the world he or she perceives </w:t>
      </w:r>
      <w:r>
        <w:rPr>
          <w:rStyle w:val="Strong"/>
          <w:rFonts w:eastAsiaTheme="majorEastAsia"/>
        </w:rPr>
        <w:t>(Volume 5)</w:t>
      </w:r>
    </w:p>
    <w:p w14:paraId="3A956DFE" w14:textId="77777777" w:rsidR="00FD1A33" w:rsidRDefault="00FD1A33" w:rsidP="00E616ED">
      <w:pPr>
        <w:pStyle w:val="NormalWeb"/>
        <w:numPr>
          <w:ilvl w:val="0"/>
          <w:numId w:val="26"/>
        </w:numPr>
      </w:pPr>
      <w:r>
        <w:t xml:space="preserve">This may also be called the paradigm of transcendent humanism </w:t>
      </w:r>
      <w:r>
        <w:rPr>
          <w:rStyle w:val="Strong"/>
          <w:rFonts w:eastAsiaTheme="majorEastAsia"/>
        </w:rPr>
        <w:t>(Volume 5)</w:t>
      </w:r>
    </w:p>
    <w:p w14:paraId="11A97EB2" w14:textId="77777777" w:rsidR="00FD1A33" w:rsidRDefault="00FD1A33" w:rsidP="00E616ED">
      <w:pPr>
        <w:pStyle w:val="NormalWeb"/>
        <w:numPr>
          <w:ilvl w:val="0"/>
          <w:numId w:val="26"/>
        </w:numPr>
      </w:pPr>
      <w:r>
        <w:t xml:space="preserve">Transcendental humanism aspires to human perfection as a reality—not just an ideal </w:t>
      </w:r>
      <w:r>
        <w:rPr>
          <w:rStyle w:val="Strong"/>
          <w:rFonts w:eastAsiaTheme="majorEastAsia"/>
        </w:rPr>
        <w:t>(Volume 5)</w:t>
      </w:r>
    </w:p>
    <w:p w14:paraId="2E6E28D7" w14:textId="77777777" w:rsidR="00FD1A33" w:rsidRDefault="00FD1A33" w:rsidP="00E616ED">
      <w:pPr>
        <w:pStyle w:val="NormalWeb"/>
        <w:numPr>
          <w:ilvl w:val="0"/>
          <w:numId w:val="26"/>
        </w:numPr>
      </w:pPr>
      <w:r>
        <w:t xml:space="preserve">Natural values have no effective value except when they are integrated into supernatural or metaphysical virtues </w:t>
      </w:r>
      <w:r>
        <w:rPr>
          <w:rStyle w:val="Strong"/>
          <w:rFonts w:eastAsiaTheme="majorEastAsia"/>
        </w:rPr>
        <w:t>(Volume 5)</w:t>
      </w:r>
    </w:p>
    <w:p w14:paraId="53218018" w14:textId="77777777" w:rsidR="00FD1A33" w:rsidRDefault="00FD1A33" w:rsidP="00E616ED">
      <w:pPr>
        <w:pStyle w:val="NormalWeb"/>
        <w:numPr>
          <w:ilvl w:val="0"/>
          <w:numId w:val="26"/>
        </w:numPr>
      </w:pPr>
      <w:r>
        <w:t xml:space="preserve">Finally, there is the third and highest stage of true Freedom as attained by the Minority of the Minority </w:t>
      </w:r>
      <w:r>
        <w:rPr>
          <w:rStyle w:val="Strong"/>
          <w:rFonts w:eastAsiaTheme="majorEastAsia"/>
        </w:rPr>
        <w:t>(Volume 5)</w:t>
      </w:r>
    </w:p>
    <w:p w14:paraId="473BF734" w14:textId="77777777" w:rsidR="00FD1A33" w:rsidRDefault="00FD1A33" w:rsidP="00E616ED">
      <w:pPr>
        <w:pStyle w:val="NormalWeb"/>
        <w:numPr>
          <w:ilvl w:val="0"/>
          <w:numId w:val="26"/>
        </w:numPr>
      </w:pPr>
      <w:r>
        <w:t xml:space="preserve">This is what we may call the epitome of transcendental humanism, which is the centerpiece of Islamic civilization </w:t>
      </w:r>
      <w:r>
        <w:rPr>
          <w:rStyle w:val="Strong"/>
          <w:rFonts w:eastAsiaTheme="majorEastAsia"/>
        </w:rPr>
        <w:t>(Volume 5)</w:t>
      </w:r>
    </w:p>
    <w:p w14:paraId="6287619A" w14:textId="77777777" w:rsidR="00FD1A33" w:rsidRDefault="00FD1A33" w:rsidP="00E616ED">
      <w:pPr>
        <w:pStyle w:val="NormalWeb"/>
        <w:numPr>
          <w:ilvl w:val="0"/>
          <w:numId w:val="26"/>
        </w:numPr>
      </w:pPr>
      <w:r>
        <w:t xml:space="preserve">The believer whom God honors with such true Freedom is referred to as “the one emancipated by the All-Compassionate” (‘atīq al-Raḥmān) </w:t>
      </w:r>
      <w:r>
        <w:rPr>
          <w:rStyle w:val="Strong"/>
          <w:rFonts w:eastAsiaTheme="majorEastAsia"/>
        </w:rPr>
        <w:t>(Volume 5)</w:t>
      </w:r>
    </w:p>
    <w:p w14:paraId="7EB8375E" w14:textId="77777777" w:rsidR="00FD1A33" w:rsidRDefault="00FD1A33" w:rsidP="00E616ED">
      <w:pPr>
        <w:pStyle w:val="NormalWeb"/>
        <w:numPr>
          <w:ilvl w:val="0"/>
          <w:numId w:val="26"/>
        </w:numPr>
      </w:pPr>
      <w:r>
        <w:t xml:space="preserve">Transcendent Humanism = the Ultimate of Human Perfection </w:t>
      </w:r>
      <w:r>
        <w:rPr>
          <w:rStyle w:val="Strong"/>
          <w:rFonts w:eastAsiaTheme="majorEastAsia"/>
        </w:rPr>
        <w:t>(Volume 5)</w:t>
      </w:r>
    </w:p>
    <w:p w14:paraId="7C311CF6" w14:textId="77777777" w:rsidR="00FD1A33" w:rsidRDefault="00FD1A33" w:rsidP="00E616ED">
      <w:pPr>
        <w:pStyle w:val="NormalWeb"/>
        <w:numPr>
          <w:ilvl w:val="0"/>
          <w:numId w:val="26"/>
        </w:numPr>
      </w:pPr>
      <w:r>
        <w:t xml:space="preserve">The goal of religion is the achievement of human perfection in 3 modalities: 1) works, 2) states, and 3) knowledge </w:t>
      </w:r>
      <w:r>
        <w:rPr>
          <w:rStyle w:val="Strong"/>
          <w:rFonts w:eastAsiaTheme="majorEastAsia"/>
        </w:rPr>
        <w:t>(Volume 5)</w:t>
      </w:r>
    </w:p>
    <w:p w14:paraId="03310753" w14:textId="77777777" w:rsidR="00FD1A33" w:rsidRDefault="00FD1A33" w:rsidP="00E616ED">
      <w:pPr>
        <w:pStyle w:val="NormalWeb"/>
        <w:numPr>
          <w:ilvl w:val="0"/>
          <w:numId w:val="26"/>
        </w:numPr>
      </w:pPr>
      <w:r>
        <w:t xml:space="preserve">Sufi knowledge meant to be able to discern and to put all things in their proper places </w:t>
      </w:r>
      <w:r>
        <w:rPr>
          <w:rStyle w:val="Strong"/>
          <w:rFonts w:eastAsiaTheme="majorEastAsia"/>
        </w:rPr>
        <w:t>(Volume 5)</w:t>
      </w:r>
    </w:p>
    <w:p w14:paraId="0AF2BBAB" w14:textId="77777777" w:rsidR="00FD1A33" w:rsidRDefault="00FD1A33" w:rsidP="00E616ED">
      <w:pPr>
        <w:pStyle w:val="NormalWeb"/>
        <w:numPr>
          <w:ilvl w:val="0"/>
          <w:numId w:val="26"/>
        </w:numPr>
      </w:pPr>
      <w:r>
        <w:t xml:space="preserve">To distinguish what is real from what is illusory and to devote your life to what is real </w:t>
      </w:r>
      <w:r>
        <w:rPr>
          <w:rStyle w:val="Strong"/>
          <w:rFonts w:eastAsiaTheme="majorEastAsia"/>
        </w:rPr>
        <w:t>(Volume 5)</w:t>
      </w:r>
    </w:p>
    <w:p w14:paraId="1D1651AA" w14:textId="77777777" w:rsidR="00FD1A33" w:rsidRDefault="00FD1A33" w:rsidP="00E616ED">
      <w:pPr>
        <w:pStyle w:val="NormalWeb"/>
        <w:numPr>
          <w:ilvl w:val="0"/>
          <w:numId w:val="26"/>
        </w:numPr>
      </w:pPr>
      <w:r>
        <w:t xml:space="preserve">There is no god but God. There is no man without God </w:t>
      </w:r>
      <w:r>
        <w:rPr>
          <w:rStyle w:val="Strong"/>
          <w:rFonts w:eastAsiaTheme="majorEastAsia"/>
        </w:rPr>
        <w:t>(Volume 5)</w:t>
      </w:r>
    </w:p>
    <w:p w14:paraId="7C479640" w14:textId="77777777" w:rsidR="00FD1A33" w:rsidRDefault="00FD1A33" w:rsidP="00E616ED">
      <w:pPr>
        <w:pStyle w:val="NormalWeb"/>
        <w:numPr>
          <w:ilvl w:val="0"/>
          <w:numId w:val="26"/>
        </w:numPr>
      </w:pPr>
      <w:r>
        <w:t xml:space="preserve">Government chanceries were the training schools for secretaries of all levels who served in government </w:t>
      </w:r>
      <w:r>
        <w:rPr>
          <w:rStyle w:val="Strong"/>
          <w:rFonts w:eastAsiaTheme="majorEastAsia"/>
        </w:rPr>
        <w:t>(Volume 5)</w:t>
      </w:r>
    </w:p>
    <w:p w14:paraId="615C0C59" w14:textId="77777777" w:rsidR="00FD1A33" w:rsidRDefault="00FD1A33" w:rsidP="00E616ED">
      <w:pPr>
        <w:pStyle w:val="NormalWeb"/>
        <w:numPr>
          <w:ilvl w:val="0"/>
          <w:numId w:val="26"/>
        </w:numPr>
      </w:pPr>
      <w:r>
        <w:t xml:space="preserve">They were the nurseries of the secretaries and the backbone of Islamic humanism </w:t>
      </w:r>
      <w:r>
        <w:rPr>
          <w:rStyle w:val="Strong"/>
          <w:rFonts w:eastAsiaTheme="majorEastAsia"/>
        </w:rPr>
        <w:t>(Volume 5)</w:t>
      </w:r>
    </w:p>
    <w:p w14:paraId="23529491" w14:textId="77777777" w:rsidR="00FD1A33" w:rsidRPr="00F673E7" w:rsidRDefault="00FD1A33" w:rsidP="00E616ED">
      <w:pPr>
        <w:pStyle w:val="NormalWeb"/>
        <w:numPr>
          <w:ilvl w:val="0"/>
          <w:numId w:val="26"/>
        </w:numPr>
      </w:pPr>
      <w:r>
        <w:t xml:space="preserve">“They are not boring. They can be trusted in our absence, as in our presence… Were you to say they are dead, you would not be guilty of lying; were you to say they are living, you would not be proven false” </w:t>
      </w:r>
      <w:r>
        <w:rPr>
          <w:rStyle w:val="Strong"/>
          <w:rFonts w:eastAsiaTheme="majorEastAsia"/>
        </w:rPr>
        <w:t>(Volume 5)</w:t>
      </w:r>
    </w:p>
    <w:p w14:paraId="321A372C" w14:textId="52F2C3EA" w:rsidR="00FD1A33" w:rsidRDefault="00FD1A33" w:rsidP="00E616ED">
      <w:pPr>
        <w:pStyle w:val="Heading4"/>
        <w:numPr>
          <w:ilvl w:val="1"/>
          <w:numId w:val="6"/>
        </w:numPr>
        <w:rPr>
          <w:rFonts w:asciiTheme="majorBidi" w:eastAsiaTheme="minorHAnsi" w:hAnsiTheme="majorBidi"/>
          <w:b/>
          <w:bCs/>
          <w:color w:val="C00000"/>
          <w:sz w:val="28"/>
          <w:szCs w:val="28"/>
        </w:rPr>
      </w:pPr>
      <w:bookmarkStart w:id="90" w:name="_Toc188509371"/>
      <w:r w:rsidRPr="00AD1A09">
        <w:rPr>
          <w:rFonts w:asciiTheme="majorBidi" w:eastAsiaTheme="minorHAnsi" w:hAnsiTheme="majorBidi"/>
          <w:b/>
          <w:bCs/>
          <w:color w:val="C00000"/>
          <w:sz w:val="28"/>
          <w:szCs w:val="28"/>
        </w:rPr>
        <w:t>Islam &amp; the Western Enlightenment</w:t>
      </w:r>
      <w:bookmarkEnd w:id="90"/>
      <w:r w:rsidRPr="00AD1A09">
        <w:rPr>
          <w:rFonts w:asciiTheme="majorBidi" w:eastAsiaTheme="minorHAnsi" w:hAnsiTheme="majorBidi"/>
          <w:b/>
          <w:bCs/>
          <w:color w:val="C00000"/>
          <w:sz w:val="28"/>
          <w:szCs w:val="28"/>
        </w:rPr>
        <w:t xml:space="preserve"> </w:t>
      </w:r>
    </w:p>
    <w:p w14:paraId="32C36B2D" w14:textId="77777777" w:rsidR="00FD1A33" w:rsidRDefault="00FD1A33" w:rsidP="00E616ED">
      <w:pPr>
        <w:pStyle w:val="NormalWeb"/>
        <w:numPr>
          <w:ilvl w:val="0"/>
          <w:numId w:val="26"/>
        </w:numPr>
      </w:pPr>
      <w:r>
        <w:t xml:space="preserve">Even the Enlightenment of twelfth/eighteenth century Western Europe was deeply influenced by the Islamic intellectual tradition </w:t>
      </w:r>
      <w:r>
        <w:rPr>
          <w:rStyle w:val="Strong"/>
          <w:rFonts w:eastAsiaTheme="majorEastAsia"/>
        </w:rPr>
        <w:t>(Volume 5)</w:t>
      </w:r>
    </w:p>
    <w:p w14:paraId="0DF36F2C" w14:textId="77777777" w:rsidR="00FD1A33" w:rsidRDefault="00FD1A33" w:rsidP="00E616ED">
      <w:pPr>
        <w:pStyle w:val="NormalWeb"/>
        <w:numPr>
          <w:ilvl w:val="0"/>
          <w:numId w:val="26"/>
        </w:numPr>
      </w:pPr>
      <w:r>
        <w:t xml:space="preserve">The origins of the Enlightenment are deeply indebted to “a pioneering community of Christian scholars” who journeyed to the Muslim world </w:t>
      </w:r>
      <w:r>
        <w:rPr>
          <w:rStyle w:val="Strong"/>
          <w:rFonts w:eastAsiaTheme="majorEastAsia"/>
        </w:rPr>
        <w:t>(Volume 5)</w:t>
      </w:r>
    </w:p>
    <w:p w14:paraId="4EFCABF2" w14:textId="77777777" w:rsidR="00FD1A33" w:rsidRDefault="00FD1A33" w:rsidP="00E616ED">
      <w:pPr>
        <w:pStyle w:val="NormalWeb"/>
        <w:numPr>
          <w:ilvl w:val="0"/>
          <w:numId w:val="26"/>
        </w:numPr>
      </w:pPr>
      <w:r>
        <w:t xml:space="preserve">These scholars spearheaded a new approach to Islam and Islamic civilization </w:t>
      </w:r>
      <w:r>
        <w:rPr>
          <w:rStyle w:val="Strong"/>
          <w:rFonts w:eastAsiaTheme="majorEastAsia"/>
        </w:rPr>
        <w:t>(Volume 5)</w:t>
      </w:r>
    </w:p>
    <w:p w14:paraId="4E5D4F43" w14:textId="77777777" w:rsidR="00FD1A33" w:rsidRDefault="00FD1A33" w:rsidP="00E616ED">
      <w:pPr>
        <w:pStyle w:val="NormalWeb"/>
        <w:numPr>
          <w:ilvl w:val="0"/>
          <w:numId w:val="26"/>
        </w:numPr>
      </w:pPr>
      <w:r>
        <w:t xml:space="preserve">These scholarly efforts arose—not from a secular agenda—but from the fidelity and hard work of committed Christians </w:t>
      </w:r>
      <w:r>
        <w:rPr>
          <w:rStyle w:val="Strong"/>
          <w:rFonts w:eastAsiaTheme="majorEastAsia"/>
        </w:rPr>
        <w:t>(Volume 5)</w:t>
      </w:r>
    </w:p>
    <w:p w14:paraId="6CB689D7" w14:textId="77777777" w:rsidR="00FD1A33" w:rsidRDefault="00FD1A33" w:rsidP="00E616ED">
      <w:pPr>
        <w:pStyle w:val="NormalWeb"/>
        <w:numPr>
          <w:ilvl w:val="0"/>
          <w:numId w:val="26"/>
        </w:numPr>
      </w:pPr>
      <w:r>
        <w:t xml:space="preserve">Even during the sixteenth and seventeenth century, there were remarkable parallels in literature, music, and the arts and sciences between the centers of Renaissance creativity in Italy and the wealthy and worldly courts of the gunpowder empires of the Muslim Ottomans, Safavids, and Mughals </w:t>
      </w:r>
      <w:r>
        <w:rPr>
          <w:rStyle w:val="Strong"/>
          <w:rFonts w:eastAsiaTheme="majorEastAsia"/>
        </w:rPr>
        <w:t>(Volume 5)</w:t>
      </w:r>
    </w:p>
    <w:p w14:paraId="31D2E867" w14:textId="77777777" w:rsidR="00FD1A33" w:rsidRDefault="00FD1A33" w:rsidP="00E616ED">
      <w:pPr>
        <w:pStyle w:val="NormalWeb"/>
        <w:numPr>
          <w:ilvl w:val="0"/>
          <w:numId w:val="26"/>
        </w:numPr>
      </w:pPr>
      <w:r>
        <w:t xml:space="preserve">The work Ḥayy ibn Yaqẓān became a major work in Arabic literature and influenced the development of European literature as well </w:t>
      </w:r>
      <w:r>
        <w:rPr>
          <w:rStyle w:val="Strong"/>
          <w:rFonts w:eastAsiaTheme="majorEastAsia"/>
        </w:rPr>
        <w:t>(Volume 5)</w:t>
      </w:r>
    </w:p>
    <w:p w14:paraId="032A9575" w14:textId="77777777" w:rsidR="00FD1A33" w:rsidRDefault="00FD1A33" w:rsidP="00E616ED">
      <w:pPr>
        <w:pStyle w:val="NormalWeb"/>
        <w:numPr>
          <w:ilvl w:val="0"/>
          <w:numId w:val="26"/>
        </w:numPr>
      </w:pPr>
      <w:r>
        <w:t xml:space="preserve">It tells the imaginary story of a child, Ḥayy ibn Yaqẓān, who finds himself alone on a desert island and is raised by a gazelle </w:t>
      </w:r>
      <w:r>
        <w:rPr>
          <w:rStyle w:val="Strong"/>
          <w:rFonts w:eastAsiaTheme="majorEastAsia"/>
        </w:rPr>
        <w:t>(Volume 5)</w:t>
      </w:r>
    </w:p>
    <w:p w14:paraId="13B45B69" w14:textId="77777777" w:rsidR="00FD1A33" w:rsidRDefault="00FD1A33" w:rsidP="00E616ED">
      <w:pPr>
        <w:pStyle w:val="NormalWeb"/>
        <w:numPr>
          <w:ilvl w:val="0"/>
          <w:numId w:val="26"/>
        </w:numPr>
      </w:pPr>
      <w:r>
        <w:t xml:space="preserve">Ḥayy discovers ultimate truths through an autodidactic process of systematic inquiry and reason </w:t>
      </w:r>
      <w:r>
        <w:rPr>
          <w:rStyle w:val="Strong"/>
          <w:rFonts w:eastAsiaTheme="majorEastAsia"/>
        </w:rPr>
        <w:t>(Volume 5)</w:t>
      </w:r>
    </w:p>
    <w:p w14:paraId="09237D94" w14:textId="77777777" w:rsidR="00FD1A33" w:rsidRDefault="00FD1A33" w:rsidP="00E616ED">
      <w:pPr>
        <w:pStyle w:val="NormalWeb"/>
        <w:numPr>
          <w:ilvl w:val="0"/>
          <w:numId w:val="26"/>
        </w:numPr>
      </w:pPr>
      <w:r>
        <w:t xml:space="preserve">The work influenced the development of both Muslim and Western philosophical thought </w:t>
      </w:r>
      <w:r>
        <w:rPr>
          <w:rStyle w:val="Strong"/>
          <w:rFonts w:eastAsiaTheme="majorEastAsia"/>
        </w:rPr>
        <w:t>(Volume 5)</w:t>
      </w:r>
    </w:p>
    <w:p w14:paraId="31954440" w14:textId="77777777" w:rsidR="00FD1A33" w:rsidRDefault="00FD1A33" w:rsidP="00E616ED">
      <w:pPr>
        <w:pStyle w:val="NormalWeb"/>
        <w:numPr>
          <w:ilvl w:val="0"/>
          <w:numId w:val="26"/>
        </w:numPr>
      </w:pPr>
      <w:r>
        <w:t xml:space="preserve">The first Latin translation of Ḥayy ibn Yaqẓān was published in 1082/1671 by Edward Pococke the Younger </w:t>
      </w:r>
      <w:r>
        <w:rPr>
          <w:rStyle w:val="Strong"/>
          <w:rFonts w:eastAsiaTheme="majorEastAsia"/>
        </w:rPr>
        <w:t>(Volume 5)</w:t>
      </w:r>
    </w:p>
    <w:p w14:paraId="4668088B" w14:textId="77777777" w:rsidR="00FD1A33" w:rsidRDefault="00FD1A33" w:rsidP="00E616ED">
      <w:pPr>
        <w:pStyle w:val="NormalWeb"/>
        <w:numPr>
          <w:ilvl w:val="0"/>
          <w:numId w:val="26"/>
        </w:numPr>
      </w:pPr>
      <w:r>
        <w:t xml:space="preserve">It may have influenced the deserted island narrative of Daniel Defoe in his conception of Robinson Crusoe </w:t>
      </w:r>
      <w:r>
        <w:rPr>
          <w:rStyle w:val="Strong"/>
          <w:rFonts w:eastAsiaTheme="majorEastAsia"/>
        </w:rPr>
        <w:t>(Volume 5)</w:t>
      </w:r>
    </w:p>
    <w:p w14:paraId="201C864E" w14:textId="77777777" w:rsidR="00FD1A33" w:rsidRDefault="00FD1A33" w:rsidP="00E616ED">
      <w:pPr>
        <w:pStyle w:val="NormalWeb"/>
        <w:numPr>
          <w:ilvl w:val="0"/>
          <w:numId w:val="26"/>
        </w:numPr>
      </w:pPr>
      <w:r>
        <w:t xml:space="preserve">Ḥayy ibn Yaqẓān may also have influenced John Locke’s notion of the human mind as a “blank slate” </w:t>
      </w:r>
      <w:r>
        <w:rPr>
          <w:rStyle w:val="Strong"/>
          <w:rFonts w:eastAsiaTheme="majorEastAsia"/>
        </w:rPr>
        <w:t>(Volume 5)</w:t>
      </w:r>
    </w:p>
    <w:p w14:paraId="01590E98" w14:textId="77777777" w:rsidR="00FD1A33" w:rsidRDefault="00FD1A33" w:rsidP="00E616ED">
      <w:pPr>
        <w:pStyle w:val="NormalWeb"/>
        <w:numPr>
          <w:ilvl w:val="0"/>
          <w:numId w:val="26"/>
        </w:numPr>
      </w:pPr>
      <w:r>
        <w:t xml:space="preserve">From “borrower” in the Middle Ages, the West became “lender” in modern times, lending to Islam what the latter had long forgotten as its own home-grown product </w:t>
      </w:r>
      <w:r>
        <w:rPr>
          <w:rStyle w:val="Strong"/>
          <w:rFonts w:eastAsiaTheme="majorEastAsia"/>
        </w:rPr>
        <w:t>(Volume 5)</w:t>
      </w:r>
    </w:p>
    <w:p w14:paraId="50918FCB" w14:textId="77777777" w:rsidR="00FD1A33" w:rsidRDefault="00FD1A33" w:rsidP="00E616ED">
      <w:pPr>
        <w:pStyle w:val="NormalWeb"/>
        <w:numPr>
          <w:ilvl w:val="0"/>
          <w:numId w:val="26"/>
        </w:numPr>
      </w:pPr>
      <w:r>
        <w:t xml:space="preserve">Thus not only have the East and West “met”; they have acted, reacted and interacted, in the past, as in the present </w:t>
      </w:r>
      <w:r>
        <w:rPr>
          <w:rStyle w:val="Strong"/>
          <w:rFonts w:eastAsiaTheme="majorEastAsia"/>
        </w:rPr>
        <w:t>(Volume 5)</w:t>
      </w:r>
    </w:p>
    <w:p w14:paraId="7B464FE3" w14:textId="77777777" w:rsidR="00FD1A33" w:rsidRPr="00F673E7" w:rsidRDefault="00FD1A33" w:rsidP="00E616ED">
      <w:pPr>
        <w:pStyle w:val="NormalWeb"/>
        <w:numPr>
          <w:ilvl w:val="0"/>
          <w:numId w:val="26"/>
        </w:numPr>
      </w:pPr>
      <w:r>
        <w:t xml:space="preserve">With mutual understanding and goodwill, [they] may well continue to do so far into the future with benefit to both sides </w:t>
      </w:r>
      <w:r>
        <w:rPr>
          <w:rStyle w:val="Strong"/>
          <w:rFonts w:eastAsiaTheme="majorEastAsia"/>
        </w:rPr>
        <w:t>(Volume 5)</w:t>
      </w:r>
    </w:p>
    <w:p w14:paraId="5373A768" w14:textId="77777777" w:rsidR="00FD1A33" w:rsidRPr="00F95BE4" w:rsidRDefault="00FD1A33" w:rsidP="00FD1A33">
      <w:pPr>
        <w:rPr>
          <w:rFonts w:eastAsiaTheme="minorHAnsi"/>
        </w:rPr>
      </w:pPr>
      <w:bookmarkStart w:id="91" w:name="_Toc188509372"/>
    </w:p>
    <w:p w14:paraId="16EA28DC" w14:textId="77777777" w:rsidR="00FD1A33" w:rsidRDefault="00FD1A33" w:rsidP="00E616ED">
      <w:pPr>
        <w:pStyle w:val="Heading4"/>
        <w:numPr>
          <w:ilvl w:val="1"/>
          <w:numId w:val="6"/>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AD1A09">
        <w:rPr>
          <w:rFonts w:asciiTheme="majorBidi" w:eastAsiaTheme="minorHAnsi" w:hAnsiTheme="majorBidi"/>
          <w:b/>
          <w:bCs/>
          <w:color w:val="C00000"/>
          <w:sz w:val="28"/>
          <w:szCs w:val="28"/>
        </w:rPr>
        <w:t>Islamic Garden Cities</w:t>
      </w:r>
      <w:bookmarkEnd w:id="91"/>
    </w:p>
    <w:p w14:paraId="43538BD2" w14:textId="2216C415" w:rsidR="00A42B7C" w:rsidRPr="00A42B7C" w:rsidRDefault="00A42B7C" w:rsidP="00E616ED">
      <w:pPr>
        <w:pStyle w:val="ListParagraph"/>
        <w:numPr>
          <w:ilvl w:val="0"/>
          <w:numId w:val="27"/>
        </w:numPr>
        <w:rPr>
          <w:rFonts w:eastAsiaTheme="minorHAnsi"/>
        </w:rPr>
      </w:pPr>
      <w:r w:rsidRPr="00A42B7C">
        <w:rPr>
          <w:rFonts w:eastAsiaTheme="minorHAnsi"/>
        </w:rPr>
        <w:t xml:space="preserve">In the Middle Ages, the Renaissance, and pre-industrial world, wealth was primarily based upon agriculture, animal husbandry, and agrarian surplus. Everything else—including the supply-and-demand of gold and silver—were secondary in importance to agriculture and animal production. In such an economy, Muslims created one of the most successful and highly developed of all pre-industrial agrarian economies, and agrarian surplus became the foundation of their strength until the unprecedented rise of the Western industrialism in the late twelfth/eighteenth and thirteenth/nineteenth centuries. Perhaps, it should not be surprising, then, that Islam’s first revolution after its vast initial conquests was in plant sciences and the study and practice of agriculture (‘ilm al-nabāt wa al-filāḥa; the science of plants and cultivation). In Muslim Iberia, Sicily, and elsewhere, Islamic techniques of animal husbandry and agrarian cultivation were often compatible with the sustainable ideals of modern permaculture. Production was environmentally friendly and sustainable, while being non-destructive and non-exploitative, yet providing for excellent, balanced food production. </w:t>
      </w:r>
      <w:r w:rsidR="005F0CB4">
        <w:rPr>
          <w:rFonts w:eastAsiaTheme="minorHAnsi"/>
        </w:rPr>
        <w:t xml:space="preserve"> (</w:t>
      </w:r>
      <w:r w:rsidR="005F0CB4">
        <w:rPr>
          <w:rFonts w:eastAsiaTheme="minorHAnsi"/>
          <w:b/>
          <w:bCs/>
        </w:rPr>
        <w:t>Volume 5)</w:t>
      </w:r>
    </w:p>
    <w:p w14:paraId="4E2429EF" w14:textId="1AB6DF05" w:rsidR="00A42B7C" w:rsidRPr="00A42B7C" w:rsidRDefault="00A42B7C" w:rsidP="00E616ED">
      <w:pPr>
        <w:pStyle w:val="ListParagraph"/>
        <w:numPr>
          <w:ilvl w:val="0"/>
          <w:numId w:val="27"/>
        </w:numPr>
        <w:rPr>
          <w:rFonts w:eastAsiaTheme="minorHAnsi"/>
        </w:rPr>
      </w:pPr>
      <w:r w:rsidRPr="00A42B7C">
        <w:rPr>
          <w:rFonts w:eastAsiaTheme="minorHAnsi"/>
        </w:rPr>
        <w:t>In the formative period of Muslim Civilization, the cultivation of botany (‘ilm al-nabāt) and agriculture (‘ilm al-filāḥa) went hand-in-hand, although botany—from the earliest period—was, in addition to its utility in agriculture, also integrally connected with pharmacology and medicine. Muslims set about discovering new and useful plants, which they studied carefully, while compiling careful records and lists of them. The first botanical studies in Islamic history were still connected with the Arabian backgrounds of the desert Arabs, and scholars still debate to what degree Muslims developed their botanical studies spontaneously or took them over from the Greeks, Romans, and Syriac Christians. In this same respect, however, it is probably the case that the Muslim botanists of al-Andalus drew upon Latin sources from the Ancient Romans that were not known in the Muslim East.</w:t>
      </w:r>
      <w:r w:rsidR="005F0CB4">
        <w:rPr>
          <w:rFonts w:eastAsiaTheme="minorHAnsi"/>
        </w:rPr>
        <w:t xml:space="preserve"> (</w:t>
      </w:r>
      <w:r w:rsidR="005F0CB4">
        <w:rPr>
          <w:rFonts w:eastAsiaTheme="minorHAnsi"/>
          <w:b/>
          <w:bCs/>
        </w:rPr>
        <w:t>Volume 5)</w:t>
      </w:r>
    </w:p>
    <w:p w14:paraId="5B0963CA" w14:textId="4F0AC177" w:rsidR="00A42B7C" w:rsidRPr="00A42B7C" w:rsidRDefault="00A42B7C" w:rsidP="00E616ED">
      <w:pPr>
        <w:pStyle w:val="ListParagraph"/>
        <w:numPr>
          <w:ilvl w:val="0"/>
          <w:numId w:val="27"/>
        </w:numPr>
        <w:rPr>
          <w:rFonts w:eastAsiaTheme="minorHAnsi"/>
        </w:rPr>
      </w:pPr>
      <w:r w:rsidRPr="00A42B7C">
        <w:rPr>
          <w:rFonts w:eastAsiaTheme="minorHAnsi"/>
        </w:rPr>
        <w:t>The green revolution of early Islam was the result of egalitarian policies of land acquisition and use—such as those illustrated above—which freed the peasant and their families to till and develop the land as its beneficiaries. But it also was stimulated by the introduction of new crops and methods and the scientific study of irrigation, botany, animal husbandry, agriculture, and similar fields.</w:t>
      </w:r>
      <w:r w:rsidR="005F0CB4">
        <w:rPr>
          <w:rFonts w:eastAsiaTheme="minorHAnsi"/>
        </w:rPr>
        <w:t xml:space="preserve"> (</w:t>
      </w:r>
      <w:r w:rsidR="005F0CB4">
        <w:rPr>
          <w:rFonts w:eastAsiaTheme="minorHAnsi"/>
          <w:b/>
          <w:bCs/>
        </w:rPr>
        <w:t>Volume 5)</w:t>
      </w:r>
    </w:p>
    <w:p w14:paraId="43329A2B" w14:textId="01826733" w:rsidR="00A42B7C" w:rsidRDefault="00A42B7C" w:rsidP="00E616ED">
      <w:pPr>
        <w:pStyle w:val="ListParagraph"/>
        <w:numPr>
          <w:ilvl w:val="0"/>
          <w:numId w:val="27"/>
        </w:numPr>
        <w:rPr>
          <w:rFonts w:eastAsiaTheme="minorHAnsi"/>
        </w:rPr>
      </w:pPr>
      <w:r w:rsidRPr="00A42B7C">
        <w:rPr>
          <w:rFonts w:eastAsiaTheme="minorHAnsi"/>
        </w:rPr>
        <w:t>Islam’s “green revolution” turned Sicily into an “emerald isle” and had the same effects on Muslim Iberia, where it was said one could not put his foot down on the ground without stepping on a newly planted olive tree. Muslims were actively engaged in efforts to discover and import new fruits and vegetables from one region to another. In fact, many of these and other terms are loan words from Arabic or Persian. As we just noted in our study of Muslim loan words in English, much of our vocabulary comes from Arabic and Persian, which give us words like “artichoke” (al-kharshūfa) and “carob beans” (al-kharrūba), not to mention oranges, lemons, limes, apricots, and many other delicacies, including “candy” and the Persian word for “sugar lump” or “qand.” Although wheat was an ancient crop of Western and Eastern Europe, Muslims developed new types of wheat, including special hard wheats. They introduced rice and sugar cane from South Asia. Al-Andalus in particular became famed for its exotic fruits: oranges, lemons, limes, cherries, apples, apricots, peaches, pears, almonds, pomegranates, and above all its many varieties of figs and olives. Many of the ancient olive trees that still exist in parts of Spain and Portugal today were planted by Muslim hands before the Crusader conquest of al-Andalus.  Muslims introduced cloth-making plants such as cotton and flax. They imported and commonly cultivated various aromatic herbs such as saffron, safflower, cumin, coriander, red-dye madder, and henna. In the sheltered coastal areas of the South of Spain and Portugal, sub-tropical fruits were grown, including bananas and sugar cane. In Granada and along the Mediterranean coast, Muslims grew mulberries, cultivated silk worms, and produced high quality silk which could compete with the silk of China. The arid, often desert-like regions of Eastern Spain such as Elche and Alicante had their own indigenous European palm-groves, remnants of which are being cultivated again today. Many of the foods and drinks we enjoy today also came to us from this agrarian revolution, which include myriads of fruits, vegetables, and spices from artichokes, oranges, lemons, and apricots to sugar, soda, tea, coffee, and, of course, even candy.</w:t>
      </w:r>
      <w:r w:rsidR="005F0CB4">
        <w:rPr>
          <w:rFonts w:eastAsiaTheme="minorHAnsi"/>
        </w:rPr>
        <w:t xml:space="preserve"> (</w:t>
      </w:r>
      <w:r w:rsidR="005F0CB4">
        <w:rPr>
          <w:rFonts w:eastAsiaTheme="minorHAnsi"/>
          <w:b/>
          <w:bCs/>
        </w:rPr>
        <w:t>Volume 5)</w:t>
      </w:r>
    </w:p>
    <w:p w14:paraId="5AE13051" w14:textId="43B85D01" w:rsidR="00A42B7C" w:rsidRDefault="008A522C" w:rsidP="00E616ED">
      <w:pPr>
        <w:pStyle w:val="ListParagraph"/>
        <w:numPr>
          <w:ilvl w:val="0"/>
          <w:numId w:val="27"/>
        </w:numPr>
        <w:rPr>
          <w:rFonts w:eastAsiaTheme="minorHAnsi"/>
        </w:rPr>
      </w:pPr>
      <w:r w:rsidRPr="008A522C">
        <w:rPr>
          <w:rFonts w:eastAsiaTheme="minorHAnsi"/>
        </w:rPr>
        <w:t>Systems for delivering water to towns and farms improved the quality of life as well as making “garden cities” feasible. Those who violated water laws had to face the “tribunal of the waters,” a group of trained officials who were appointed to resolve water disputes among farmers and others using the water. Some of these tribunes still me weekly in parts of Spain.</w:t>
      </w:r>
      <w:r w:rsidR="005F0CB4">
        <w:rPr>
          <w:rFonts w:eastAsiaTheme="minorHAnsi"/>
        </w:rPr>
        <w:t xml:space="preserve"> (</w:t>
      </w:r>
      <w:r w:rsidR="005F0CB4">
        <w:rPr>
          <w:rFonts w:eastAsiaTheme="minorHAnsi"/>
          <w:b/>
          <w:bCs/>
        </w:rPr>
        <w:t>Volume 5)</w:t>
      </w:r>
    </w:p>
    <w:p w14:paraId="3B3FBC71" w14:textId="079521E8" w:rsidR="008A522C" w:rsidRPr="008A522C" w:rsidRDefault="008A522C" w:rsidP="00E616ED">
      <w:pPr>
        <w:pStyle w:val="ListParagraph"/>
        <w:numPr>
          <w:ilvl w:val="0"/>
          <w:numId w:val="27"/>
        </w:numPr>
        <w:rPr>
          <w:rFonts w:eastAsiaTheme="minorHAnsi"/>
        </w:rPr>
      </w:pPr>
      <w:r w:rsidRPr="008A522C">
        <w:rPr>
          <w:rFonts w:eastAsiaTheme="minorHAnsi"/>
        </w:rPr>
        <w:t>Islam’s “green revolution” was prompted by the fact that the Sharī‘a—as we have amply illustrated—granted easy access to land for all. Still, land development was further buttressed by the study of sciences related to agriculture and animal husbandry, which—in addition to botany, horticulture, agriculture, veterinary medicine, and zoology—included the technological fields of hydrology and irrigation. Although irrigation was important to all the arid and semi-arid regions of the Muslims world and developed everywhere there along similar lines, it was in Muslim Iberia in particular that irrigational techniques attained unchallenged supremacy. The Muslims of Portugal and Spain borrowed the water-powered scoop wheel (al-nā‘ūra) from Greater Syria, but they also developed it extensively. The nā‘ūra was an impressive water-wheel designed to lift large amounts of water from river level to high levels for the purpose of irrigation and also to provide water to cities, towns, and villages. On elevated ground—as in the valleys of the Tagus, Ebro, and Guadiana Rivers—Muslims developed other types of water wheels and the pumping machines relying on animal power, which were called the al-sāniya (pl. al-sawānī; Spanish: aceña) (literally, a radiant sparkler), which was also a type of water- and animal-powered water scoop but was less expensive and simpler in design than the nā‘ūra. In many areas—especially in flatter regions, the hills, and the mountains such as those of Valencia, Murcia, the Guadalquivir, and Granada—Muslims developed elaborate free-flowing irrigation networks and canals (Arabic: al-sāqiya; Spanish: acquia), which—like the other irrigational technologies—required carefully trained supervisors to maintain them and see that they were used in keeping with Islamic water law.</w:t>
      </w:r>
      <w:r w:rsidR="005F0CB4">
        <w:rPr>
          <w:rFonts w:eastAsiaTheme="minorHAnsi"/>
        </w:rPr>
        <w:t xml:space="preserve"> (</w:t>
      </w:r>
      <w:r w:rsidR="005F0CB4">
        <w:rPr>
          <w:rFonts w:eastAsiaTheme="minorHAnsi"/>
          <w:b/>
          <w:bCs/>
        </w:rPr>
        <w:t>Volume 5)</w:t>
      </w:r>
    </w:p>
    <w:p w14:paraId="36A70A97" w14:textId="35BC4EAC" w:rsidR="008A522C" w:rsidRPr="008A522C" w:rsidRDefault="008A522C" w:rsidP="00E616ED">
      <w:pPr>
        <w:pStyle w:val="ListParagraph"/>
        <w:numPr>
          <w:ilvl w:val="0"/>
          <w:numId w:val="27"/>
        </w:numPr>
        <w:rPr>
          <w:rFonts w:eastAsiaTheme="minorHAnsi"/>
        </w:rPr>
      </w:pPr>
      <w:r w:rsidRPr="008A522C">
        <w:rPr>
          <w:rFonts w:eastAsiaTheme="minorHAnsi"/>
        </w:rPr>
        <w:t>The Muslim World is covered with large expanses of desert as well as semi-arid lands on the peripheries. The proper protection, use, and management of water was essential to their survival since pre-historic times.</w:t>
      </w:r>
      <w:r w:rsidR="005F0CB4" w:rsidRPr="005F0CB4">
        <w:rPr>
          <w:rFonts w:eastAsiaTheme="minorHAnsi"/>
        </w:rPr>
        <w:t xml:space="preserve"> </w:t>
      </w:r>
      <w:r w:rsidR="005F0CB4">
        <w:rPr>
          <w:rFonts w:eastAsiaTheme="minorHAnsi"/>
        </w:rPr>
        <w:t>(</w:t>
      </w:r>
      <w:r w:rsidR="005F0CB4">
        <w:rPr>
          <w:rFonts w:eastAsiaTheme="minorHAnsi"/>
          <w:b/>
          <w:bCs/>
        </w:rPr>
        <w:t>Volume 5)</w:t>
      </w:r>
    </w:p>
    <w:p w14:paraId="753F5961" w14:textId="212CED86" w:rsidR="008A522C" w:rsidRPr="008A522C" w:rsidRDefault="008A522C" w:rsidP="00E616ED">
      <w:pPr>
        <w:pStyle w:val="ListParagraph"/>
        <w:numPr>
          <w:ilvl w:val="0"/>
          <w:numId w:val="27"/>
        </w:numPr>
        <w:rPr>
          <w:rFonts w:eastAsiaTheme="minorHAnsi"/>
        </w:rPr>
      </w:pPr>
      <w:r w:rsidRPr="008A522C">
        <w:rPr>
          <w:rFonts w:eastAsiaTheme="minorHAnsi"/>
        </w:rPr>
        <w:t>Al-Karajī described in detail the networks of underground aqueducts called qanats that carried water long distances under the earth without evaporation.</w:t>
      </w:r>
      <w:r w:rsidR="00106AF6">
        <w:rPr>
          <w:rFonts w:eastAsiaTheme="minorHAnsi"/>
        </w:rPr>
        <w:t xml:space="preserve"> (</w:t>
      </w:r>
      <w:r w:rsidR="00106AF6">
        <w:rPr>
          <w:rFonts w:eastAsiaTheme="minorHAnsi"/>
          <w:b/>
          <w:bCs/>
        </w:rPr>
        <w:t>Volume 5)</w:t>
      </w:r>
    </w:p>
    <w:p w14:paraId="414E902F" w14:textId="60549165" w:rsidR="008A522C" w:rsidRPr="008A522C" w:rsidRDefault="008A522C" w:rsidP="00E616ED">
      <w:pPr>
        <w:pStyle w:val="ListParagraph"/>
        <w:numPr>
          <w:ilvl w:val="0"/>
          <w:numId w:val="27"/>
        </w:numPr>
        <w:rPr>
          <w:rFonts w:eastAsiaTheme="minorHAnsi"/>
        </w:rPr>
      </w:pPr>
      <w:r w:rsidRPr="008A522C">
        <w:rPr>
          <w:rFonts w:eastAsiaTheme="minorHAnsi"/>
        </w:rPr>
        <w:t>The shādūf was a counterpoised “sweep” built for irrigation. It worked on a pole-and-bucket system. The Noria—or Roman waterwheel—did this much better.</w:t>
      </w:r>
      <w:r w:rsidR="00106AF6">
        <w:rPr>
          <w:rFonts w:eastAsiaTheme="minorHAnsi"/>
        </w:rPr>
        <w:t xml:space="preserve"> (</w:t>
      </w:r>
      <w:r w:rsidR="00106AF6">
        <w:rPr>
          <w:rFonts w:eastAsiaTheme="minorHAnsi"/>
          <w:b/>
          <w:bCs/>
        </w:rPr>
        <w:t>Volume 5)</w:t>
      </w:r>
    </w:p>
    <w:p w14:paraId="19A304D1" w14:textId="61483CF9" w:rsidR="008A522C" w:rsidRPr="008A522C" w:rsidRDefault="008A522C" w:rsidP="00E616ED">
      <w:pPr>
        <w:pStyle w:val="ListParagraph"/>
        <w:numPr>
          <w:ilvl w:val="0"/>
          <w:numId w:val="27"/>
        </w:numPr>
        <w:rPr>
          <w:rFonts w:eastAsiaTheme="minorHAnsi"/>
        </w:rPr>
      </w:pPr>
      <w:r w:rsidRPr="008A522C">
        <w:rPr>
          <w:rFonts w:eastAsiaTheme="minorHAnsi"/>
        </w:rPr>
        <w:t>The qanats had “manhole covers” for air circulation and to help the water flow through the tunnels. Large landholders and state leaders were responsible for digging and cleaning qanats and repairing dams. There were qanats in Muslim Iberia.</w:t>
      </w:r>
      <w:r w:rsidR="00106AF6" w:rsidRPr="00106AF6">
        <w:rPr>
          <w:rFonts w:eastAsiaTheme="minorHAnsi"/>
        </w:rPr>
        <w:t xml:space="preserve"> </w:t>
      </w:r>
      <w:r w:rsidR="00106AF6">
        <w:rPr>
          <w:rFonts w:eastAsiaTheme="minorHAnsi"/>
        </w:rPr>
        <w:t>(</w:t>
      </w:r>
      <w:r w:rsidR="00106AF6">
        <w:rPr>
          <w:rFonts w:eastAsiaTheme="minorHAnsi"/>
          <w:b/>
          <w:bCs/>
        </w:rPr>
        <w:t>Volume 5)</w:t>
      </w:r>
    </w:p>
    <w:p w14:paraId="79E6F4CB" w14:textId="6DB7F7EB" w:rsidR="008A522C" w:rsidRPr="008A522C" w:rsidRDefault="008A522C" w:rsidP="00E616ED">
      <w:pPr>
        <w:pStyle w:val="ListParagraph"/>
        <w:numPr>
          <w:ilvl w:val="0"/>
          <w:numId w:val="27"/>
        </w:numPr>
        <w:rPr>
          <w:rFonts w:eastAsiaTheme="minorHAnsi"/>
        </w:rPr>
      </w:pPr>
      <w:r w:rsidRPr="008A522C">
        <w:rPr>
          <w:rFonts w:eastAsiaTheme="minorHAnsi"/>
        </w:rPr>
        <w:t xml:space="preserve">Al-Jazarī designed five water-raising machines, including a water-driven pump that sucked water up 39 feet (12 meters) into a system that was used to supply water for irrigation and sanitation. The basic principles that al-Jazarī applied are the same ones that we use today in bicycle pumps and artificial hearts. Al-Jazarī  replaced animal power with gears and water power.  </w:t>
      </w:r>
      <w:r w:rsidR="00106AF6">
        <w:rPr>
          <w:rFonts w:eastAsiaTheme="minorHAnsi"/>
        </w:rPr>
        <w:t xml:space="preserve"> (</w:t>
      </w:r>
      <w:r w:rsidR="00106AF6">
        <w:rPr>
          <w:rFonts w:eastAsiaTheme="minorHAnsi"/>
          <w:b/>
          <w:bCs/>
        </w:rPr>
        <w:t>Volume 5)</w:t>
      </w:r>
    </w:p>
    <w:p w14:paraId="2FD434B7" w14:textId="61C83827" w:rsidR="008A522C" w:rsidRPr="008A522C" w:rsidRDefault="008A522C" w:rsidP="00E616ED">
      <w:pPr>
        <w:pStyle w:val="ListParagraph"/>
        <w:numPr>
          <w:ilvl w:val="0"/>
          <w:numId w:val="27"/>
        </w:numPr>
        <w:rPr>
          <w:rFonts w:eastAsiaTheme="minorHAnsi"/>
        </w:rPr>
      </w:pPr>
      <w:r w:rsidRPr="008A522C">
        <w:rPr>
          <w:rFonts w:eastAsiaTheme="minorHAnsi"/>
        </w:rPr>
        <w:t>Leonardo da Vinci is credited with developing and using hydraulics and gears, but his work was preceded by the mechanical engineers of Islamic Civilization, from whom he likely drew direct benefits and inspiration. [NOTE: he wrote from right to left].</w:t>
      </w:r>
      <w:r w:rsidR="00106AF6" w:rsidRPr="00106AF6">
        <w:rPr>
          <w:rFonts w:eastAsiaTheme="minorHAnsi"/>
        </w:rPr>
        <w:t xml:space="preserve"> </w:t>
      </w:r>
      <w:r w:rsidR="00106AF6">
        <w:rPr>
          <w:rFonts w:eastAsiaTheme="minorHAnsi"/>
        </w:rPr>
        <w:t>(</w:t>
      </w:r>
      <w:r w:rsidR="00106AF6">
        <w:rPr>
          <w:rFonts w:eastAsiaTheme="minorHAnsi"/>
          <w:b/>
          <w:bCs/>
        </w:rPr>
        <w:t>Volume 5)</w:t>
      </w:r>
    </w:p>
    <w:p w14:paraId="7AF72658" w14:textId="19ACBF6C" w:rsidR="008A522C" w:rsidRPr="008A522C" w:rsidRDefault="008A522C" w:rsidP="00E616ED">
      <w:pPr>
        <w:pStyle w:val="ListParagraph"/>
        <w:numPr>
          <w:ilvl w:val="0"/>
          <w:numId w:val="27"/>
        </w:numPr>
        <w:rPr>
          <w:rFonts w:eastAsiaTheme="minorHAnsi"/>
        </w:rPr>
      </w:pPr>
      <w:r w:rsidRPr="008A522C">
        <w:rPr>
          <w:rFonts w:eastAsiaTheme="minorHAnsi"/>
        </w:rPr>
        <w:t>Muslim engineers used trigonometry, geometry, mathematics, and physics to build enormous environmentally-friendly dams to control floods and provide for irrigation.</w:t>
      </w:r>
      <w:r w:rsidR="00106AF6" w:rsidRPr="00106AF6">
        <w:rPr>
          <w:rFonts w:eastAsiaTheme="minorHAnsi"/>
        </w:rPr>
        <w:t xml:space="preserve"> </w:t>
      </w:r>
      <w:r w:rsidR="00106AF6">
        <w:rPr>
          <w:rFonts w:eastAsiaTheme="minorHAnsi"/>
        </w:rPr>
        <w:t>(</w:t>
      </w:r>
      <w:r w:rsidR="00106AF6">
        <w:rPr>
          <w:rFonts w:eastAsiaTheme="minorHAnsi"/>
          <w:b/>
          <w:bCs/>
        </w:rPr>
        <w:t>Volume 5)</w:t>
      </w:r>
    </w:p>
    <w:p w14:paraId="41653AF9" w14:textId="7443E157" w:rsidR="008A522C" w:rsidRPr="008A522C" w:rsidRDefault="008A522C" w:rsidP="00E616ED">
      <w:pPr>
        <w:pStyle w:val="ListParagraph"/>
        <w:numPr>
          <w:ilvl w:val="0"/>
          <w:numId w:val="27"/>
        </w:numPr>
        <w:rPr>
          <w:rFonts w:eastAsiaTheme="minorHAnsi"/>
        </w:rPr>
      </w:pPr>
      <w:r w:rsidRPr="008A522C">
        <w:rPr>
          <w:rFonts w:eastAsiaTheme="minorHAnsi"/>
        </w:rPr>
        <w:t>Systems for delivering water to towns and farms improved the quality of life as well as making “garden cities” feasible. Those who violated water laws had to face the “tribunal of the waters,” a group of trained officials who were appointed to resolve water disputes among farmers and others using the water. Some of these tribunes still me weekly in parts of Spain.</w:t>
      </w:r>
      <w:r w:rsidR="00106AF6" w:rsidRPr="00106AF6">
        <w:rPr>
          <w:rFonts w:eastAsiaTheme="minorHAnsi"/>
        </w:rPr>
        <w:t xml:space="preserve"> </w:t>
      </w:r>
      <w:r w:rsidR="00106AF6">
        <w:rPr>
          <w:rFonts w:eastAsiaTheme="minorHAnsi"/>
        </w:rPr>
        <w:t>(</w:t>
      </w:r>
      <w:r w:rsidR="00106AF6">
        <w:rPr>
          <w:rFonts w:eastAsiaTheme="minorHAnsi"/>
          <w:b/>
          <w:bCs/>
        </w:rPr>
        <w:t>Volume 5)</w:t>
      </w:r>
    </w:p>
    <w:p w14:paraId="639429A3" w14:textId="17AA5600" w:rsidR="008A522C" w:rsidRPr="008A522C" w:rsidRDefault="008A522C" w:rsidP="00E616ED">
      <w:pPr>
        <w:pStyle w:val="ListParagraph"/>
        <w:numPr>
          <w:ilvl w:val="0"/>
          <w:numId w:val="27"/>
        </w:numPr>
        <w:rPr>
          <w:rFonts w:eastAsiaTheme="minorHAnsi"/>
        </w:rPr>
      </w:pPr>
      <w:r w:rsidRPr="008A522C">
        <w:rPr>
          <w:rFonts w:eastAsiaTheme="minorHAnsi"/>
        </w:rPr>
        <w:t>There were strict rules governing the care and use of dams and waterways.</w:t>
      </w:r>
      <w:r w:rsidR="00106AF6">
        <w:rPr>
          <w:rFonts w:eastAsiaTheme="minorHAnsi"/>
        </w:rPr>
        <w:t xml:space="preserve"> (</w:t>
      </w:r>
      <w:r w:rsidR="00106AF6">
        <w:rPr>
          <w:rFonts w:eastAsiaTheme="minorHAnsi"/>
          <w:b/>
          <w:bCs/>
        </w:rPr>
        <w:t>Volume 5)</w:t>
      </w:r>
    </w:p>
    <w:p w14:paraId="2BF301C6" w14:textId="5532BCD5" w:rsidR="008A522C" w:rsidRPr="008A522C" w:rsidRDefault="008A522C" w:rsidP="00E616ED">
      <w:pPr>
        <w:pStyle w:val="ListParagraph"/>
        <w:numPr>
          <w:ilvl w:val="0"/>
          <w:numId w:val="27"/>
        </w:numPr>
        <w:rPr>
          <w:rFonts w:eastAsiaTheme="minorHAnsi"/>
        </w:rPr>
      </w:pPr>
      <w:r w:rsidRPr="008A522C">
        <w:rPr>
          <w:rFonts w:eastAsiaTheme="minorHAnsi"/>
        </w:rPr>
        <w:t>One third of the beautiful dams built in the Muslim World from the first/seventh until the second/eighth century are still standing today—not to mention those that were developed later. These dams were often bridge dams that allowed their rivers to move over the dam freely when they flooded with minimal erosion and little or no danger of breaking the dam</w:t>
      </w:r>
      <w:r w:rsidR="00106AF6">
        <w:rPr>
          <w:rFonts w:eastAsiaTheme="minorHAnsi"/>
        </w:rPr>
        <w:t xml:space="preserve"> (</w:t>
      </w:r>
      <w:r w:rsidR="00106AF6">
        <w:rPr>
          <w:rFonts w:eastAsiaTheme="minorHAnsi"/>
          <w:b/>
          <w:bCs/>
        </w:rPr>
        <w:t>Volume 5)</w:t>
      </w:r>
    </w:p>
    <w:p w14:paraId="137841A9" w14:textId="52D4CB97" w:rsidR="008A522C" w:rsidRPr="008A522C" w:rsidRDefault="008A522C" w:rsidP="00E616ED">
      <w:pPr>
        <w:pStyle w:val="ListParagraph"/>
        <w:numPr>
          <w:ilvl w:val="0"/>
          <w:numId w:val="27"/>
        </w:numPr>
        <w:rPr>
          <w:rFonts w:eastAsiaTheme="minorHAnsi"/>
        </w:rPr>
      </w:pPr>
      <w:r w:rsidRPr="008A522C">
        <w:rPr>
          <w:rFonts w:eastAsiaTheme="minorHAnsi"/>
        </w:rPr>
        <w:t xml:space="preserve">Islamic water law set down rules for water use and for the crops that were to be irrigated, how to used stored water, and how to manage water for farm and city use. </w:t>
      </w:r>
      <w:r w:rsidR="00106AF6">
        <w:rPr>
          <w:rFonts w:eastAsiaTheme="minorHAnsi"/>
        </w:rPr>
        <w:t>(</w:t>
      </w:r>
      <w:r w:rsidR="00106AF6">
        <w:rPr>
          <w:rFonts w:eastAsiaTheme="minorHAnsi"/>
          <w:b/>
          <w:bCs/>
        </w:rPr>
        <w:t>Volume 5)</w:t>
      </w:r>
    </w:p>
    <w:p w14:paraId="30136A9D" w14:textId="3D0A6516" w:rsidR="008A522C" w:rsidRPr="008A522C" w:rsidRDefault="008A522C" w:rsidP="00E616ED">
      <w:pPr>
        <w:pStyle w:val="ListParagraph"/>
        <w:numPr>
          <w:ilvl w:val="0"/>
          <w:numId w:val="27"/>
        </w:numPr>
        <w:rPr>
          <w:rFonts w:eastAsiaTheme="minorHAnsi"/>
        </w:rPr>
      </w:pPr>
      <w:r w:rsidRPr="008A522C">
        <w:rPr>
          <w:rFonts w:eastAsiaTheme="minorHAnsi"/>
        </w:rPr>
        <w:t>Windmills were common throughout the Muslim world a full five centuries before they appeared in Europe.</w:t>
      </w:r>
      <w:r w:rsidR="00106AF6" w:rsidRPr="00106AF6">
        <w:rPr>
          <w:rFonts w:eastAsiaTheme="minorHAnsi"/>
        </w:rPr>
        <w:t xml:space="preserve"> </w:t>
      </w:r>
      <w:r w:rsidR="00106AF6">
        <w:rPr>
          <w:rFonts w:eastAsiaTheme="minorHAnsi"/>
        </w:rPr>
        <w:t>(</w:t>
      </w:r>
      <w:r w:rsidR="00106AF6">
        <w:rPr>
          <w:rFonts w:eastAsiaTheme="minorHAnsi"/>
          <w:b/>
          <w:bCs/>
        </w:rPr>
        <w:t>Volume 5)</w:t>
      </w:r>
    </w:p>
    <w:p w14:paraId="08C955AE" w14:textId="56356F83" w:rsidR="008A522C" w:rsidRPr="008A522C" w:rsidRDefault="008A522C" w:rsidP="00E616ED">
      <w:pPr>
        <w:pStyle w:val="ListParagraph"/>
        <w:numPr>
          <w:ilvl w:val="0"/>
          <w:numId w:val="27"/>
        </w:numPr>
        <w:rPr>
          <w:rFonts w:eastAsiaTheme="minorHAnsi"/>
        </w:rPr>
      </w:pPr>
      <w:r w:rsidRPr="008A522C">
        <w:rPr>
          <w:rFonts w:eastAsiaTheme="minorHAnsi"/>
        </w:rPr>
        <w:t>Muslims began to use windmills for grinding grain and pumping water for crops and gardens in the first/seventh century. Muslims used wind power to turn the millstones for grinding grain, crushing sugarcane, and pumping water.</w:t>
      </w:r>
      <w:r w:rsidR="00106AF6">
        <w:rPr>
          <w:rFonts w:eastAsiaTheme="minorHAnsi"/>
        </w:rPr>
        <w:t xml:space="preserve"> (</w:t>
      </w:r>
      <w:r w:rsidR="00106AF6">
        <w:rPr>
          <w:rFonts w:eastAsiaTheme="minorHAnsi"/>
          <w:b/>
          <w:bCs/>
        </w:rPr>
        <w:t>Volume 5)</w:t>
      </w:r>
    </w:p>
    <w:p w14:paraId="2DB26568" w14:textId="3D69343E" w:rsidR="008A522C" w:rsidRPr="008A522C" w:rsidRDefault="008A522C" w:rsidP="00E616ED">
      <w:pPr>
        <w:pStyle w:val="ListParagraph"/>
        <w:numPr>
          <w:ilvl w:val="0"/>
          <w:numId w:val="27"/>
        </w:numPr>
        <w:rPr>
          <w:rFonts w:eastAsiaTheme="minorHAnsi"/>
        </w:rPr>
      </w:pPr>
      <w:r w:rsidRPr="008A522C">
        <w:rPr>
          <w:rFonts w:eastAsiaTheme="minorHAnsi"/>
        </w:rPr>
        <w:t xml:space="preserve">Early Muslim windmills were two-story buildings with as many as 12 fabric-covered rectangular sails that turned on a vertical axis. </w:t>
      </w:r>
      <w:r w:rsidR="00106AF6">
        <w:rPr>
          <w:rFonts w:eastAsiaTheme="minorHAnsi"/>
        </w:rPr>
        <w:t xml:space="preserve"> (</w:t>
      </w:r>
      <w:r w:rsidR="00106AF6">
        <w:rPr>
          <w:rFonts w:eastAsiaTheme="minorHAnsi"/>
          <w:b/>
          <w:bCs/>
        </w:rPr>
        <w:t>Volume 5)</w:t>
      </w:r>
    </w:p>
    <w:p w14:paraId="1984B441" w14:textId="6BA97BE0" w:rsidR="008A522C" w:rsidRPr="008A522C" w:rsidRDefault="008A522C" w:rsidP="00E616ED">
      <w:pPr>
        <w:pStyle w:val="ListParagraph"/>
        <w:numPr>
          <w:ilvl w:val="0"/>
          <w:numId w:val="27"/>
        </w:numPr>
        <w:rPr>
          <w:rFonts w:eastAsiaTheme="minorHAnsi"/>
        </w:rPr>
      </w:pPr>
      <w:r w:rsidRPr="008A522C">
        <w:rPr>
          <w:rFonts w:eastAsiaTheme="minorHAnsi"/>
        </w:rPr>
        <w:t>The Medieval windmills of Campo de Criptana in La Mancha.</w:t>
      </w:r>
      <w:r w:rsidR="00106AF6">
        <w:rPr>
          <w:rFonts w:eastAsiaTheme="minorHAnsi"/>
        </w:rPr>
        <w:t xml:space="preserve"> (</w:t>
      </w:r>
      <w:r w:rsidR="00106AF6">
        <w:rPr>
          <w:rFonts w:eastAsiaTheme="minorHAnsi"/>
          <w:b/>
          <w:bCs/>
        </w:rPr>
        <w:t>Volume 5)</w:t>
      </w:r>
    </w:p>
    <w:p w14:paraId="145AAD4F" w14:textId="44B6E35E" w:rsidR="008A522C" w:rsidRPr="008A522C" w:rsidRDefault="008A522C" w:rsidP="00E616ED">
      <w:pPr>
        <w:pStyle w:val="ListParagraph"/>
        <w:numPr>
          <w:ilvl w:val="0"/>
          <w:numId w:val="27"/>
        </w:numPr>
        <w:rPr>
          <w:rFonts w:eastAsiaTheme="minorHAnsi"/>
        </w:rPr>
      </w:pPr>
      <w:r w:rsidRPr="008A522C">
        <w:rPr>
          <w:rFonts w:eastAsiaTheme="minorHAnsi"/>
        </w:rPr>
        <w:t>Muslims often built windmills on the top of castle towers, hills, or platforms. Wind towers on rooftops caught air and channeled it through homes, providing for excellent and healthy air</w:t>
      </w:r>
      <w:r w:rsidR="00106AF6">
        <w:rPr>
          <w:rFonts w:eastAsiaTheme="minorHAnsi"/>
        </w:rPr>
        <w:t xml:space="preserve"> </w:t>
      </w:r>
      <w:r w:rsidRPr="008A522C">
        <w:rPr>
          <w:rFonts w:eastAsiaTheme="minorHAnsi"/>
        </w:rPr>
        <w:t>conditioning.</w:t>
      </w:r>
      <w:r w:rsidR="00106AF6">
        <w:rPr>
          <w:rFonts w:eastAsiaTheme="minorHAnsi"/>
        </w:rPr>
        <w:t xml:space="preserve"> (</w:t>
      </w:r>
      <w:r w:rsidR="00106AF6">
        <w:rPr>
          <w:rFonts w:eastAsiaTheme="minorHAnsi"/>
          <w:b/>
          <w:bCs/>
        </w:rPr>
        <w:t>Volume 5)</w:t>
      </w:r>
    </w:p>
    <w:p w14:paraId="169B5013" w14:textId="4B09398C" w:rsidR="008A522C" w:rsidRPr="008A522C" w:rsidRDefault="008A522C" w:rsidP="00E616ED">
      <w:pPr>
        <w:pStyle w:val="ListParagraph"/>
        <w:numPr>
          <w:ilvl w:val="0"/>
          <w:numId w:val="27"/>
        </w:numPr>
        <w:rPr>
          <w:rFonts w:eastAsiaTheme="minorHAnsi"/>
        </w:rPr>
      </w:pPr>
      <w:r w:rsidRPr="008A522C">
        <w:rPr>
          <w:rFonts w:eastAsiaTheme="minorHAnsi"/>
        </w:rPr>
        <w:t>European windmills were built differently. They did not turn on a vertical axis but had sails rotated on a horizonal axis. There are remains of ancient vertical windmills in Afghanistan today. Sometimes the sails of ancient windmills were made of bundles of palm leaves.</w:t>
      </w:r>
      <w:r w:rsidR="00106AF6">
        <w:rPr>
          <w:rFonts w:eastAsiaTheme="minorHAnsi"/>
        </w:rPr>
        <w:t xml:space="preserve"> (</w:t>
      </w:r>
      <w:r w:rsidR="00106AF6">
        <w:rPr>
          <w:rFonts w:eastAsiaTheme="minorHAnsi"/>
          <w:b/>
          <w:bCs/>
        </w:rPr>
        <w:t>Volume 5)</w:t>
      </w:r>
    </w:p>
    <w:p w14:paraId="302E3EDD" w14:textId="282464DA" w:rsidR="00FD1A33" w:rsidRPr="000F47D3" w:rsidRDefault="008A522C" w:rsidP="00E616ED">
      <w:pPr>
        <w:pStyle w:val="ListParagraph"/>
        <w:numPr>
          <w:ilvl w:val="0"/>
          <w:numId w:val="27"/>
        </w:numPr>
        <w:rPr>
          <w:rFonts w:eastAsiaTheme="minorHAnsi"/>
        </w:rPr>
      </w:pPr>
      <w:r w:rsidRPr="008A522C">
        <w:rPr>
          <w:rFonts w:eastAsiaTheme="minorHAnsi"/>
        </w:rPr>
        <w:t>The second Rightly-Guided Caliph, ‘Umar ibn al-Khattab, built the first known windmill in Arabia around 640 on the basis of ideas that had already been developed in Persia, where windmills harnessed the power of the steady winds that blew regularly across the deserts of Iran’s interior. Some Muslim geographers referred to Iran as “a land of wind and sand.”</w:t>
      </w:r>
      <w:r w:rsidR="00106AF6">
        <w:rPr>
          <w:rFonts w:eastAsiaTheme="minorHAnsi"/>
        </w:rPr>
        <w:t xml:space="preserve"> (</w:t>
      </w:r>
      <w:r w:rsidR="00106AF6">
        <w:rPr>
          <w:rFonts w:eastAsiaTheme="minorHAnsi"/>
          <w:b/>
          <w:bCs/>
        </w:rPr>
        <w:t>Volume 5)</w:t>
      </w:r>
      <w:r w:rsidR="00FD1A33" w:rsidRPr="000F47D3">
        <w:rPr>
          <w:rFonts w:asciiTheme="majorBidi" w:eastAsiaTheme="minorHAnsi" w:hAnsiTheme="majorBidi"/>
          <w:b/>
          <w:bCs/>
          <w:color w:val="C00000"/>
          <w:sz w:val="28"/>
          <w:szCs w:val="28"/>
        </w:rPr>
        <w:t xml:space="preserve">             </w:t>
      </w:r>
    </w:p>
    <w:p w14:paraId="792E6DF0" w14:textId="77777777" w:rsidR="00FD1A33" w:rsidRPr="00AD1A09" w:rsidRDefault="00FD1A33" w:rsidP="00E616ED">
      <w:pPr>
        <w:pStyle w:val="Heading4"/>
        <w:numPr>
          <w:ilvl w:val="1"/>
          <w:numId w:val="6"/>
        </w:numPr>
        <w:rPr>
          <w:rFonts w:asciiTheme="majorBidi" w:eastAsiaTheme="minorEastAsia" w:hAnsiTheme="majorBidi"/>
          <w:b/>
          <w:bCs/>
          <w:color w:val="C00000"/>
          <w:sz w:val="28"/>
          <w:szCs w:val="28"/>
        </w:rPr>
      </w:pPr>
      <w:r>
        <w:rPr>
          <w:rFonts w:asciiTheme="majorBidi" w:eastAsiaTheme="minorEastAsia" w:hAnsiTheme="majorBidi"/>
          <w:b/>
          <w:bCs/>
          <w:color w:val="C00000"/>
          <w:sz w:val="28"/>
          <w:szCs w:val="28"/>
        </w:rPr>
        <w:t xml:space="preserve"> </w:t>
      </w:r>
      <w:r w:rsidRPr="00AD1A09">
        <w:rPr>
          <w:rFonts w:asciiTheme="majorBidi" w:eastAsiaTheme="minorEastAsia" w:hAnsiTheme="majorBidi"/>
          <w:b/>
          <w:bCs/>
          <w:color w:val="C00000"/>
          <w:sz w:val="28"/>
          <w:szCs w:val="28"/>
        </w:rPr>
        <w:t xml:space="preserve">Islamic Globalism </w:t>
      </w:r>
    </w:p>
    <w:p w14:paraId="053C7F3C" w14:textId="77777777" w:rsidR="00FD1A33" w:rsidRPr="005012FB" w:rsidRDefault="00FD1A33" w:rsidP="00FD1A33">
      <w:pPr>
        <w:rPr>
          <w:rFonts w:asciiTheme="majorBidi" w:hAnsiTheme="majorBidi" w:cstheme="majorBidi"/>
        </w:rPr>
      </w:pPr>
      <w:r w:rsidRPr="005012FB">
        <w:rPr>
          <w:rFonts w:asciiTheme="majorBidi" w:eastAsiaTheme="minorEastAsia" w:hAnsiTheme="majorBidi" w:cstheme="majorBidi"/>
          <w:color w:val="000000"/>
        </w:rPr>
        <w:t xml:space="preserve">By the fourth/tenth century—within three hundred years after the rise of Islam—the Muslim World had fully appeared as a unique global Civilization, and this phenomenon may accurately be referred to as Islamic Globalism. But since Islamic Globalism encouraged the dynamic development of local cultures, this World Civilization of Islam spread its beauty over the world like a peacock’s tail from East to West. The central theme of any serious study of Islam must be its unique potential to forge unity within diversity. Thus, historically, Islam created a rich tapestry of cultural diversity, shaped by its affirmation of racial and historical differences. The indigenous Muslim cultures that grew up under the umbrella of Islamic globalism reflected the peoples and cultures of each region at their best—like a clear lake or crystalline river mirrors the colors of the bedrock over which it flows. Moreover—because of the pluralism at the heart of the Prophetic </w:t>
      </w:r>
      <w:r w:rsidRPr="005012FB">
        <w:rPr>
          <w:rFonts w:asciiTheme="majorBidi" w:hAnsiTheme="majorBidi" w:cstheme="majorBidi"/>
          <w:i/>
          <w:iCs/>
        </w:rPr>
        <w:t>Sharī‘a</w:t>
      </w:r>
      <w:r w:rsidRPr="005012FB">
        <w:rPr>
          <w:rFonts w:asciiTheme="majorBidi" w:hAnsiTheme="majorBidi" w:cstheme="majorBidi"/>
        </w:rPr>
        <w:t xml:space="preserve">—Islam and toleration, Islam and harmonious coexistence, and Islam and Civilization became synonymous. </w:t>
      </w:r>
    </w:p>
    <w:p w14:paraId="7CE9DB9D" w14:textId="77777777" w:rsidR="00FD1A33" w:rsidRPr="005012FB" w:rsidRDefault="00FD1A33" w:rsidP="00FD1A33">
      <w:pPr>
        <w:rPr>
          <w:rFonts w:asciiTheme="majorBidi" w:eastAsiaTheme="minorEastAsia" w:hAnsiTheme="majorBidi" w:cstheme="majorBidi"/>
          <w:color w:val="000000"/>
        </w:rPr>
      </w:pPr>
      <w:r w:rsidRPr="005012FB">
        <w:rPr>
          <w:rFonts w:asciiTheme="majorBidi" w:eastAsiaTheme="minorEastAsia" w:hAnsiTheme="majorBidi" w:cstheme="majorBidi"/>
          <w:color w:val="000000"/>
        </w:rPr>
        <w:t xml:space="preserve">    During the first one thousand years of Islamic history, two civilizations dominated the Afro-Eurasian world: China and Islam, both of which had a had a relatively harmonious relation with each other. Greater India was also a significant participant in the geopolitics of the time, although it lacked the overriding cultural unity of China. China, however, was firmly bound by its geography. The World of Islam, however, or the Abode of Islam (</w:t>
      </w:r>
      <w:r w:rsidRPr="005012FB">
        <w:rPr>
          <w:rFonts w:asciiTheme="majorBidi" w:eastAsiaTheme="minorEastAsia" w:hAnsiTheme="majorBidi" w:cstheme="majorBidi"/>
          <w:i/>
          <w:iCs/>
          <w:color w:val="000000"/>
        </w:rPr>
        <w:t>Dār-al-Islām</w:t>
      </w:r>
      <w:r w:rsidRPr="005012FB">
        <w:rPr>
          <w:rFonts w:asciiTheme="majorBidi" w:eastAsiaTheme="minorEastAsia" w:hAnsiTheme="majorBidi" w:cstheme="majorBidi"/>
          <w:color w:val="000000"/>
        </w:rPr>
        <w:t xml:space="preserve"> ), as Muslims had come to possess the best real estate of the world and important sea routes and was not constrained by any particular geographical limitations. China was intensely focused on itself, its heritage, and culture. Confucianism reigned, and, as we will see later, tended to be very intolerant of other faiths--especially nascent Chinese Buddhism. The Abode of Islam, however, was markedly cosmopolitan and multicultural, even to the extent that a markedly Islamic culture took root among the Muslims of China, which was simultaneously faithful to Islamic and Chinese norms.</w:t>
      </w:r>
    </w:p>
    <w:p w14:paraId="329B066E" w14:textId="77777777" w:rsidR="00FD1A33" w:rsidRPr="005012FB" w:rsidRDefault="0A910C68" w:rsidP="00FD1A33">
      <w:pPr>
        <w:rPr>
          <w:rStyle w:val="apple-converted-space"/>
          <w:rFonts w:asciiTheme="majorBidi" w:eastAsiaTheme="minorEastAsia" w:hAnsiTheme="majorBidi" w:cstheme="majorBidi"/>
          <w:color w:val="000000"/>
        </w:rPr>
      </w:pPr>
      <w:r w:rsidRPr="62ED6EB9">
        <w:rPr>
          <w:rFonts w:asciiTheme="majorBidi" w:eastAsiaTheme="minorEastAsia" w:hAnsiTheme="majorBidi" w:cstheme="majorBidi"/>
          <w:color w:val="000000"/>
        </w:rPr>
        <w:t xml:space="preserve">     Soon, Greater India would also come under Islamic rule—through conquest in the Northwest and conversion through trade and Sufism in all regions—and Muslim India would begin to exercise extensive cultural and religious influence in addition to its massive wealth and its military, political, cultural, and scientific authority. The Chinese and India plumage of the peacock’s tail would remain largely hidden from the Europeans until it was finally witnessed and recorded in the High Middle Ages by </w:t>
      </w:r>
      <w:r w:rsidRPr="62ED6EB9">
        <w:rPr>
          <w:rFonts w:asciiTheme="majorBidi" w:eastAsiaTheme="minorEastAsia" w:hAnsiTheme="majorBidi" w:cstheme="majorBidi"/>
          <w:b/>
          <w:bCs/>
          <w:color w:val="000000"/>
        </w:rPr>
        <w:t>Marco Polo</w:t>
      </w:r>
      <w:r w:rsidR="00FD1A33" w:rsidRPr="62ED6EB9">
        <w:rPr>
          <w:rStyle w:val="FootnoteReference"/>
          <w:rFonts w:asciiTheme="majorBidi" w:eastAsiaTheme="minorEastAsia" w:hAnsiTheme="majorBidi" w:cstheme="majorBidi"/>
          <w:color w:val="000000"/>
        </w:rPr>
        <w:footnoteReference w:id="23"/>
      </w:r>
      <w:r w:rsidRPr="62ED6EB9">
        <w:rPr>
          <w:rFonts w:asciiTheme="majorBidi" w:eastAsiaTheme="minorEastAsia" w:hAnsiTheme="majorBidi" w:cstheme="majorBidi"/>
          <w:color w:val="000000"/>
        </w:rPr>
        <w:t xml:space="preserve"> and his brothers, whom we will discuss below. But, when Western Europe was first beginning to emerge from its Dark Ages in the third/ninth century, Muslim Civilization under the ‘Abb</w:t>
      </w:r>
      <w:r w:rsidRPr="62ED6EB9">
        <w:rPr>
          <w:rFonts w:asciiTheme="majorBidi" w:hAnsiTheme="majorBidi" w:cstheme="majorBidi"/>
        </w:rPr>
        <w:t>ā</w:t>
      </w:r>
      <w:r w:rsidRPr="62ED6EB9">
        <w:rPr>
          <w:rFonts w:asciiTheme="majorBidi" w:eastAsiaTheme="minorEastAsia" w:hAnsiTheme="majorBidi" w:cstheme="majorBidi"/>
          <w:color w:val="000000"/>
        </w:rPr>
        <w:t>sids—who were at the highpoint of their vigor—and the</w:t>
      </w:r>
      <w:r w:rsidRPr="62ED6EB9">
        <w:rPr>
          <w:rFonts w:asciiTheme="majorBidi" w:eastAsiaTheme="minorEastAsia" w:hAnsiTheme="majorBidi" w:cstheme="majorBidi"/>
          <w:b/>
          <w:bCs/>
          <w:color w:val="000000"/>
        </w:rPr>
        <w:t xml:space="preserve"> Tang Dynasty</w:t>
      </w:r>
      <w:r w:rsidR="00FD1A33" w:rsidRPr="62ED6EB9">
        <w:rPr>
          <w:rStyle w:val="FootnoteReference"/>
          <w:rFonts w:asciiTheme="majorBidi" w:eastAsiaTheme="minorEastAsia" w:hAnsiTheme="majorBidi" w:cstheme="majorBidi"/>
          <w:color w:val="000000"/>
        </w:rPr>
        <w:footnoteReference w:id="24"/>
      </w:r>
      <w:r w:rsidRPr="62ED6EB9">
        <w:rPr>
          <w:rFonts w:asciiTheme="majorBidi" w:eastAsiaTheme="minorEastAsia" w:hAnsiTheme="majorBidi" w:cstheme="majorBidi"/>
          <w:color w:val="000000"/>
        </w:rPr>
        <w:t xml:space="preserve"> of China forged lasting diplomatic, military, and trade alliances that would develop over the following centuries, culminating—as we will see below—in the world financial system that the Muslims and Chinese forged in the seventy/thirteenth century. In the context of Islamic globalism, these two central powers—the ‘Abb</w:t>
      </w:r>
      <w:r w:rsidRPr="62ED6EB9">
        <w:rPr>
          <w:rFonts w:asciiTheme="majorBidi" w:hAnsiTheme="majorBidi" w:cstheme="majorBidi"/>
        </w:rPr>
        <w:t>ā</w:t>
      </w:r>
      <w:r w:rsidRPr="62ED6EB9">
        <w:rPr>
          <w:rFonts w:asciiTheme="majorBidi" w:eastAsiaTheme="minorEastAsia" w:hAnsiTheme="majorBidi" w:cstheme="majorBidi"/>
          <w:color w:val="000000"/>
        </w:rPr>
        <w:t>sid Caliphate and Imperial China—established lucrative trade and cultural links with each other by way of the overland Silk Road of Central Asia and the Persian Gulf-Indian Ocean Route by sea, a connection that proved greatly advantageous for both. It is in this context that—in the popular Islamic imagination of the time—</w:t>
      </w:r>
      <w:r w:rsidRPr="62ED6EB9">
        <w:rPr>
          <w:rFonts w:asciiTheme="majorBidi" w:eastAsiaTheme="minorEastAsia" w:hAnsiTheme="majorBidi" w:cstheme="majorBidi"/>
          <w:b/>
          <w:bCs/>
          <w:color w:val="000000"/>
        </w:rPr>
        <w:t>Sindbad the Sailor</w:t>
      </w:r>
      <w:r w:rsidRPr="62ED6EB9">
        <w:rPr>
          <w:rFonts w:asciiTheme="majorBidi" w:eastAsiaTheme="minorEastAsia" w:hAnsiTheme="majorBidi" w:cstheme="majorBidi"/>
          <w:color w:val="000000"/>
        </w:rPr>
        <w:t>,</w:t>
      </w:r>
      <w:r w:rsidR="00FD1A33" w:rsidRPr="62ED6EB9">
        <w:rPr>
          <w:rStyle w:val="FootnoteReference"/>
          <w:rFonts w:asciiTheme="majorBidi" w:eastAsiaTheme="minorEastAsia" w:hAnsiTheme="majorBidi" w:cstheme="majorBidi"/>
          <w:color w:val="000000"/>
        </w:rPr>
        <w:footnoteReference w:id="25"/>
      </w:r>
      <w:r w:rsidRPr="62ED6EB9">
        <w:rPr>
          <w:rFonts w:asciiTheme="majorBidi" w:eastAsiaTheme="minorEastAsia" w:hAnsiTheme="majorBidi" w:cstheme="majorBidi"/>
          <w:b/>
          <w:bCs/>
          <w:color w:val="000000"/>
        </w:rPr>
        <w:t xml:space="preserve"> </w:t>
      </w:r>
      <w:r w:rsidRPr="62ED6EB9">
        <w:rPr>
          <w:rFonts w:asciiTheme="majorBidi" w:eastAsiaTheme="minorEastAsia" w:hAnsiTheme="majorBidi" w:cstheme="majorBidi"/>
          <w:color w:val="000000"/>
        </w:rPr>
        <w:t xml:space="preserve">who, in both the Western and Islamic collective consciousness, became a lasting but rarely appreciated symbol of early Islamic globalism. Although the story of Sindbad is the work of the freewheeling literary imagination, it belongs to the genre of historical fiction because it reflects </w:t>
      </w:r>
      <w:r w:rsidRPr="62ED6EB9">
        <w:rPr>
          <w:rStyle w:val="apple-converted-space"/>
          <w:rFonts w:asciiTheme="majorBidi" w:eastAsiaTheme="majorEastAsia" w:hAnsiTheme="majorBidi" w:cstheme="majorBidi"/>
          <w:color w:val="202122"/>
        </w:rPr>
        <w:t>reflects the customary preoccupation of the ‘Abb</w:t>
      </w:r>
      <w:r w:rsidRPr="62ED6EB9">
        <w:rPr>
          <w:rFonts w:asciiTheme="majorBidi" w:hAnsiTheme="majorBidi" w:cstheme="majorBidi"/>
        </w:rPr>
        <w:t>ā</w:t>
      </w:r>
      <w:r w:rsidRPr="62ED6EB9">
        <w:rPr>
          <w:rStyle w:val="apple-converted-space"/>
          <w:rFonts w:asciiTheme="majorBidi" w:eastAsiaTheme="majorEastAsia" w:hAnsiTheme="majorBidi" w:cstheme="majorBidi"/>
          <w:color w:val="202122"/>
        </w:rPr>
        <w:t>sid realms—which was typical of other Muslims as well such as the daring Muslim seafarers of Portugal—of exploring the world by land and sea, especially as Muslim merchants sought new trading routes and new peoples and cultures to engage with.</w:t>
      </w:r>
    </w:p>
    <w:p w14:paraId="00526F20" w14:textId="77777777" w:rsidR="00FD1A33" w:rsidRPr="005012FB" w:rsidRDefault="0A910C68" w:rsidP="00FD1A33">
      <w:pPr>
        <w:rPr>
          <w:rFonts w:asciiTheme="majorBidi" w:eastAsiaTheme="minorEastAsia" w:hAnsiTheme="majorBidi" w:cstheme="majorBidi"/>
          <w:color w:val="000000"/>
        </w:rPr>
      </w:pPr>
      <w:r w:rsidRPr="62ED6EB9">
        <w:rPr>
          <w:rStyle w:val="apple-converted-space"/>
          <w:rFonts w:asciiTheme="majorBidi" w:eastAsiaTheme="minorEastAsia" w:hAnsiTheme="majorBidi" w:cstheme="majorBidi"/>
          <w:color w:val="000000"/>
        </w:rPr>
        <w:t xml:space="preserve">     </w:t>
      </w:r>
      <w:r w:rsidRPr="62ED6EB9">
        <w:rPr>
          <w:rFonts w:asciiTheme="majorBidi" w:eastAsiaTheme="minorEastAsia" w:hAnsiTheme="majorBidi" w:cstheme="majorBidi"/>
        </w:rPr>
        <w:t xml:space="preserve">Although the Muslim World emerged as a vast global system by the third/ninth century, its expansive economic networks proliferated in an even vaster matrix nine hundred years later during the seventh/thirteenth century, when—in conjunction with the </w:t>
      </w:r>
      <w:r w:rsidRPr="62ED6EB9">
        <w:rPr>
          <w:rFonts w:asciiTheme="majorBidi" w:eastAsiaTheme="minorEastAsia" w:hAnsiTheme="majorBidi" w:cstheme="majorBidi"/>
          <w:b/>
          <w:bCs/>
        </w:rPr>
        <w:t>Yuan Dynasty</w:t>
      </w:r>
      <w:r w:rsidR="00FD1A33" w:rsidRPr="62ED6EB9">
        <w:rPr>
          <w:rStyle w:val="FootnoteReference"/>
          <w:rFonts w:asciiTheme="majorBidi" w:eastAsiaTheme="minorEastAsia" w:hAnsiTheme="majorBidi" w:cstheme="majorBidi"/>
        </w:rPr>
        <w:footnoteReference w:id="26"/>
      </w:r>
      <w:r w:rsidRPr="62ED6EB9">
        <w:rPr>
          <w:rFonts w:asciiTheme="majorBidi" w:eastAsiaTheme="minorEastAsia" w:hAnsiTheme="majorBidi" w:cstheme="majorBidi"/>
        </w:rPr>
        <w:t xml:space="preserve"> of China—Muslims and their economic allies by land and sea constructed an even vaster and more complex world system that </w:t>
      </w:r>
      <w:r w:rsidRPr="62ED6EB9">
        <w:rPr>
          <w:rFonts w:asciiTheme="majorBidi" w:eastAsiaTheme="minorEastAsia" w:hAnsiTheme="majorBidi" w:cstheme="majorBidi"/>
          <w:color w:val="000000"/>
        </w:rPr>
        <w:t>cut across new political boundaries in efforts to incorporate the peoples of the known world—</w:t>
      </w:r>
      <w:r w:rsidRPr="62ED6EB9">
        <w:rPr>
          <w:rFonts w:asciiTheme="majorBidi" w:hAnsiTheme="majorBidi" w:cstheme="majorBidi"/>
        </w:rPr>
        <w:t xml:space="preserve">the </w:t>
      </w:r>
      <w:r w:rsidRPr="19736EA0">
        <w:rPr>
          <w:rFonts w:asciiTheme="majorBidi" w:eastAsiaTheme="minorEastAsia" w:hAnsiTheme="majorBidi" w:cstheme="majorBidi"/>
          <w:i/>
          <w:iCs/>
          <w:color w:val="0F252D"/>
        </w:rPr>
        <w:t>O</w:t>
      </w:r>
      <w:r w:rsidRPr="19736EA0">
        <w:rPr>
          <w:rFonts w:asciiTheme="majorBidi" w:hAnsiTheme="majorBidi" w:cstheme="majorBidi"/>
          <w:i/>
          <w:iCs/>
          <w:color w:val="000000" w:themeColor="text1"/>
        </w:rPr>
        <w:t>í</w:t>
      </w:r>
      <w:r w:rsidRPr="19736EA0">
        <w:rPr>
          <w:rFonts w:asciiTheme="majorBidi" w:eastAsiaTheme="minorEastAsia" w:hAnsiTheme="majorBidi" w:cstheme="majorBidi"/>
          <w:i/>
          <w:iCs/>
          <w:color w:val="0F252D"/>
        </w:rPr>
        <w:t>koum</w:t>
      </w:r>
      <w:r w:rsidRPr="19736EA0">
        <w:rPr>
          <w:rFonts w:asciiTheme="majorBidi" w:hAnsiTheme="majorBidi" w:cstheme="majorBidi"/>
          <w:i/>
          <w:iCs/>
          <w:color w:val="000000" w:themeColor="text1"/>
        </w:rPr>
        <w:t>ênē</w:t>
      </w:r>
      <w:r w:rsidRPr="62ED6EB9">
        <w:rPr>
          <w:rFonts w:asciiTheme="majorBidi" w:hAnsiTheme="majorBidi" w:cstheme="majorBidi"/>
          <w:color w:val="000000" w:themeColor="text1"/>
        </w:rPr>
        <w:t xml:space="preserve">; </w:t>
      </w:r>
      <w:r w:rsidRPr="19736EA0">
        <w:rPr>
          <w:rFonts w:asciiTheme="majorBidi" w:hAnsiTheme="majorBidi" w:cstheme="majorBidi"/>
          <w:i/>
          <w:iCs/>
          <w:color w:val="040C28"/>
        </w:rPr>
        <w:t>Oἰκουμένη</w:t>
      </w:r>
      <w:r w:rsidRPr="19736EA0">
        <w:rPr>
          <w:rFonts w:asciiTheme="majorBidi" w:eastAsiaTheme="minorEastAsia" w:hAnsiTheme="majorBidi" w:cstheme="majorBidi"/>
          <w:i/>
          <w:iCs/>
          <w:color w:val="0F252D"/>
        </w:rPr>
        <w:t xml:space="preserve"> O</w:t>
      </w:r>
      <w:r w:rsidRPr="19736EA0">
        <w:rPr>
          <w:rFonts w:asciiTheme="majorBidi" w:hAnsiTheme="majorBidi" w:cstheme="majorBidi"/>
          <w:i/>
          <w:iCs/>
          <w:color w:val="000000" w:themeColor="text1"/>
        </w:rPr>
        <w:t>ì</w:t>
      </w:r>
      <w:r w:rsidRPr="19736EA0">
        <w:rPr>
          <w:rFonts w:asciiTheme="majorBidi" w:eastAsiaTheme="minorEastAsia" w:hAnsiTheme="majorBidi" w:cstheme="majorBidi"/>
          <w:i/>
          <w:iCs/>
          <w:color w:val="0F252D"/>
        </w:rPr>
        <w:t>koum</w:t>
      </w:r>
      <w:r w:rsidRPr="19736EA0">
        <w:rPr>
          <w:rFonts w:asciiTheme="majorBidi" w:hAnsiTheme="majorBidi" w:cstheme="majorBidi"/>
          <w:i/>
          <w:iCs/>
          <w:color w:val="000000" w:themeColor="text1"/>
        </w:rPr>
        <w:t>énê</w:t>
      </w:r>
      <w:r w:rsidRPr="62ED6EB9">
        <w:rPr>
          <w:rFonts w:asciiTheme="majorBidi" w:eastAsiaTheme="minorEastAsia" w:hAnsiTheme="majorBidi" w:cstheme="majorBidi"/>
          <w:color w:val="000000"/>
        </w:rPr>
        <w:t xml:space="preserve">–into uniform economic and financial structures. </w:t>
      </w:r>
      <w:r w:rsidRPr="62ED6EB9">
        <w:rPr>
          <w:rFonts w:asciiTheme="majorBidi" w:eastAsiaTheme="minorEastAsia" w:hAnsiTheme="majorBidi" w:cstheme="majorBidi"/>
        </w:rPr>
        <w:t xml:space="preserve">It was, however, </w:t>
      </w:r>
      <w:r w:rsidRPr="62ED6EB9">
        <w:rPr>
          <w:rFonts w:asciiTheme="majorBidi" w:eastAsiaTheme="minorEastAsia" w:hAnsiTheme="majorBidi" w:cstheme="majorBidi"/>
          <w:color w:val="000000"/>
        </w:rPr>
        <w:t>radically different from modern globalism as modeled on the concept of “Man the economic animal” (</w:t>
      </w:r>
      <w:r w:rsidRPr="19736EA0">
        <w:rPr>
          <w:rFonts w:asciiTheme="majorBidi" w:eastAsiaTheme="minorEastAsia" w:hAnsiTheme="majorBidi" w:cstheme="majorBidi"/>
          <w:i/>
          <w:iCs/>
          <w:color w:val="000000"/>
        </w:rPr>
        <w:t xml:space="preserve">Homo </w:t>
      </w:r>
      <w:r w:rsidRPr="19736EA0">
        <w:rPr>
          <w:rFonts w:asciiTheme="majorBidi" w:hAnsiTheme="majorBidi" w:cstheme="majorBidi"/>
          <w:i/>
          <w:iCs/>
          <w:color w:val="000000" w:themeColor="text1"/>
        </w:rPr>
        <w:t>Œ</w:t>
      </w:r>
      <w:r w:rsidRPr="19736EA0">
        <w:rPr>
          <w:rFonts w:asciiTheme="majorBidi" w:eastAsiaTheme="minorEastAsia" w:hAnsiTheme="majorBidi" w:cstheme="majorBidi"/>
          <w:i/>
          <w:iCs/>
          <w:color w:val="000000"/>
        </w:rPr>
        <w:t>conomicus</w:t>
      </w:r>
      <w:r w:rsidRPr="62ED6EB9">
        <w:rPr>
          <w:rFonts w:asciiTheme="majorBidi" w:eastAsiaTheme="minorEastAsia" w:hAnsiTheme="majorBidi" w:cstheme="majorBidi"/>
          <w:color w:val="000000"/>
        </w:rPr>
        <w:t xml:space="preserve">) since it was a world complex that favored Scholars and Saints in conjunction with merchants, their markets, and economic institutions. Nowhere is this emerging reality captured more vividly than in the travel literature that emerged during the period following the seventh/thirteenth century—especially the eloquent and engaging writings of </w:t>
      </w:r>
      <w:r w:rsidRPr="62ED6EB9">
        <w:rPr>
          <w:rFonts w:asciiTheme="majorBidi" w:eastAsiaTheme="minorEastAsia" w:hAnsiTheme="majorBidi" w:cstheme="majorBidi"/>
          <w:b/>
          <w:bCs/>
          <w:color w:val="000000"/>
        </w:rPr>
        <w:t>Ibn Ba</w:t>
      </w:r>
      <w:r w:rsidRPr="62ED6EB9">
        <w:rPr>
          <w:rFonts w:asciiTheme="majorBidi" w:hAnsiTheme="majorBidi" w:cstheme="majorBidi"/>
          <w:b/>
          <w:bCs/>
        </w:rPr>
        <w:t>ṭṭūṭ</w:t>
      </w:r>
      <w:r w:rsidRPr="62ED6EB9">
        <w:rPr>
          <w:rFonts w:asciiTheme="majorBidi" w:eastAsiaTheme="minorEastAsia" w:hAnsiTheme="majorBidi" w:cstheme="majorBidi"/>
          <w:b/>
          <w:bCs/>
          <w:color w:val="000000"/>
        </w:rPr>
        <w:t>a</w:t>
      </w:r>
      <w:r w:rsidR="00FD1A33" w:rsidRPr="62ED6EB9">
        <w:rPr>
          <w:rStyle w:val="FootnoteReference"/>
          <w:rFonts w:asciiTheme="majorBidi" w:eastAsiaTheme="minorEastAsia" w:hAnsiTheme="majorBidi" w:cstheme="majorBidi"/>
          <w:color w:val="000000"/>
        </w:rPr>
        <w:footnoteReference w:id="27"/>
      </w:r>
      <w:r w:rsidRPr="62ED6EB9">
        <w:rPr>
          <w:rFonts w:asciiTheme="majorBidi" w:eastAsiaTheme="minorEastAsia" w:hAnsiTheme="majorBidi" w:cstheme="majorBidi"/>
          <w:color w:val="000000"/>
        </w:rPr>
        <w:t xml:space="preserve"> in the mid-eighth/fourteenth century. </w:t>
      </w:r>
      <w:r w:rsidRPr="62ED6EB9">
        <w:rPr>
          <w:rFonts w:asciiTheme="majorBidi" w:eastAsiaTheme="minorEastAsia" w:hAnsiTheme="majorBidi" w:cstheme="majorBidi"/>
        </w:rPr>
        <w:t>Thus, f</w:t>
      </w:r>
      <w:r w:rsidRPr="62ED6EB9">
        <w:rPr>
          <w:rFonts w:asciiTheme="majorBidi" w:eastAsiaTheme="minorEastAsia" w:hAnsiTheme="majorBidi" w:cstheme="majorBidi"/>
          <w:color w:val="000000"/>
        </w:rPr>
        <w:t>or both pious, scholarly, and commercial reasons, Muslims during these two centuries began moving through the known world in unprecedented numbers, also recording their experiences like Ibn Ba</w:t>
      </w:r>
      <w:r w:rsidRPr="62ED6EB9">
        <w:rPr>
          <w:rFonts w:asciiTheme="majorBidi" w:hAnsiTheme="majorBidi" w:cstheme="majorBidi"/>
        </w:rPr>
        <w:t>ṭṭūṭ</w:t>
      </w:r>
      <w:r w:rsidRPr="62ED6EB9">
        <w:rPr>
          <w:rFonts w:asciiTheme="majorBidi" w:eastAsiaTheme="minorEastAsia" w:hAnsiTheme="majorBidi" w:cstheme="majorBidi"/>
          <w:color w:val="000000"/>
        </w:rPr>
        <w:t>a, which we will speak about below.</w:t>
      </w:r>
    </w:p>
    <w:p w14:paraId="757DC4D6" w14:textId="77777777" w:rsidR="00FD1A33" w:rsidRPr="005012FB" w:rsidRDefault="00FD1A33" w:rsidP="00FD1A33">
      <w:pPr>
        <w:rPr>
          <w:rFonts w:asciiTheme="majorBidi" w:eastAsiaTheme="minorEastAsia" w:hAnsiTheme="majorBidi" w:cstheme="majorBidi"/>
          <w:color w:val="000000"/>
        </w:rPr>
      </w:pPr>
      <w:r w:rsidRPr="005012FB">
        <w:rPr>
          <w:rFonts w:asciiTheme="majorBidi" w:eastAsiaTheme="minorEastAsia" w:hAnsiTheme="majorBidi" w:cstheme="majorBidi"/>
        </w:rPr>
        <w:t xml:space="preserve">     </w:t>
      </w:r>
      <w:r w:rsidRPr="005012FB">
        <w:rPr>
          <w:rFonts w:asciiTheme="majorBidi" w:eastAsiaTheme="minorEastAsia" w:hAnsiTheme="majorBidi" w:cstheme="majorBidi"/>
          <w:color w:val="000000"/>
        </w:rPr>
        <w:t>The unity of global Islamic civilization and its harmonious unity in multiplicity was the product of the Islamic</w:t>
      </w:r>
      <w:r w:rsidRPr="005012FB">
        <w:rPr>
          <w:rFonts w:asciiTheme="majorBidi" w:hAnsiTheme="majorBidi" w:cstheme="majorBidi"/>
          <w:i/>
          <w:iCs/>
        </w:rPr>
        <w:t xml:space="preserve"> Sharī‘a</w:t>
      </w:r>
      <w:r w:rsidRPr="005012FB">
        <w:rPr>
          <w:rFonts w:asciiTheme="majorBidi" w:hAnsiTheme="majorBidi" w:cstheme="majorBidi"/>
        </w:rPr>
        <w:t xml:space="preserve"> and its generous affirmation of all that is good in indigenous cultures. </w:t>
      </w:r>
      <w:r w:rsidRPr="005012FB">
        <w:rPr>
          <w:rFonts w:asciiTheme="majorBidi" w:eastAsiaTheme="minorEastAsia" w:hAnsiTheme="majorBidi" w:cstheme="majorBidi"/>
          <w:color w:val="000000"/>
        </w:rPr>
        <w:t xml:space="preserve">Central to this global success was the fact that Muslims have always possessed and maintained a powerful sacred center—Mecca, Medina, Jerusalem—which were regularly visited as essential parts of the the Greater and Lesser Pilgrimages (Arabic: </w:t>
      </w:r>
      <w:r w:rsidRPr="005012FB">
        <w:rPr>
          <w:rFonts w:asciiTheme="majorBidi" w:eastAsiaTheme="minorEastAsia" w:hAnsiTheme="majorBidi" w:cstheme="majorBidi"/>
          <w:i/>
          <w:iCs/>
          <w:color w:val="000000"/>
        </w:rPr>
        <w:t>al-</w:t>
      </w:r>
      <w:r w:rsidRPr="005012FB">
        <w:rPr>
          <w:rFonts w:asciiTheme="majorBidi" w:hAnsiTheme="majorBidi" w:cstheme="majorBidi"/>
          <w:i/>
          <w:iCs/>
        </w:rPr>
        <w:t>Ḥajj</w:t>
      </w:r>
      <w:r w:rsidRPr="005012FB">
        <w:rPr>
          <w:rFonts w:asciiTheme="majorBidi" w:hAnsiTheme="majorBidi" w:cstheme="majorBidi"/>
        </w:rPr>
        <w:t xml:space="preserve"> and </w:t>
      </w:r>
      <w:r w:rsidRPr="005012FB">
        <w:rPr>
          <w:rFonts w:asciiTheme="majorBidi" w:hAnsiTheme="majorBidi" w:cstheme="majorBidi"/>
          <w:i/>
          <w:iCs/>
        </w:rPr>
        <w:t>al-‘Umra</w:t>
      </w:r>
      <w:r w:rsidRPr="005012FB">
        <w:rPr>
          <w:rFonts w:asciiTheme="majorBidi" w:hAnsiTheme="majorBidi" w:cstheme="majorBidi"/>
        </w:rPr>
        <w:t>)</w:t>
      </w:r>
      <w:r w:rsidRPr="005012FB">
        <w:rPr>
          <w:rFonts w:asciiTheme="majorBidi" w:eastAsiaTheme="minorEastAsia" w:hAnsiTheme="majorBidi" w:cstheme="majorBidi"/>
          <w:color w:val="000000"/>
        </w:rPr>
        <w:t>. This living, unchanging sanctified core tended always to preserve a state of balance and stability within the universal Islamic world—that extended seemingly without limits to the East, South, West, and North—despite the trials, tribulations, and disruptions that would also afflict the Muslim World over the centuries. This sacred centrality served, then, to guarantee the unity of the Civilizations of Islam and their unparalleled ability to embrace all religions, ethnic groups, and sound cultural norms.</w:t>
      </w:r>
    </w:p>
    <w:p w14:paraId="74F53802" w14:textId="77777777" w:rsidR="00FD1A33" w:rsidRPr="005012FB" w:rsidRDefault="0A910C68" w:rsidP="00FD1A33">
      <w:pPr>
        <w:rPr>
          <w:rFonts w:asciiTheme="majorBidi" w:eastAsiaTheme="minorEastAsia" w:hAnsiTheme="majorBidi" w:cstheme="majorBidi"/>
          <w:color w:val="000000"/>
        </w:rPr>
      </w:pPr>
      <w:r w:rsidRPr="62ED6EB9">
        <w:rPr>
          <w:rFonts w:asciiTheme="majorBidi" w:eastAsiaTheme="minorEastAsia" w:hAnsiTheme="majorBidi" w:cstheme="majorBidi"/>
          <w:color w:val="000000"/>
        </w:rPr>
        <w:t xml:space="preserve">     For many centuries, however, the West only saw a few feathers of the peacock’s tail. </w:t>
      </w:r>
      <w:r w:rsidRPr="62ED6EB9">
        <w:rPr>
          <w:rFonts w:asciiTheme="majorBidi" w:eastAsiaTheme="minorEastAsia" w:hAnsiTheme="majorBidi" w:cstheme="majorBidi"/>
          <w:color w:val="0F252D"/>
        </w:rPr>
        <w:t>For—in its preoccupation with Islam—Medieval Europe rarely looked beyond the Mediterranean and the Islam of Jerusalem and the Holy Land. Medieval Western Christians rarely looked further than Jerusalem when thinking about Islam, and, for</w:t>
      </w:r>
      <w:r w:rsidRPr="62ED6EB9">
        <w:rPr>
          <w:rFonts w:asciiTheme="majorBidi" w:eastAsiaTheme="minorEastAsia" w:hAnsiTheme="majorBidi" w:cstheme="majorBidi"/>
          <w:color w:val="000000"/>
        </w:rPr>
        <w:t xml:space="preserve"> centuries until the end of the sixth/twelfth century at least, Western Europe had little knowledge of the global Community of Islam and knew almost nothing about Islam East of Jerusalem, although it fancied up images of a Christian king of the East, </w:t>
      </w:r>
      <w:r w:rsidRPr="62ED6EB9">
        <w:rPr>
          <w:rFonts w:asciiTheme="majorBidi" w:eastAsiaTheme="minorEastAsia" w:hAnsiTheme="majorBidi" w:cstheme="majorBidi"/>
          <w:b/>
          <w:bCs/>
          <w:color w:val="000000"/>
        </w:rPr>
        <w:t>Prester John</w:t>
      </w:r>
      <w:r w:rsidRPr="62ED6EB9">
        <w:rPr>
          <w:rFonts w:asciiTheme="majorBidi" w:eastAsiaTheme="minorEastAsia" w:hAnsiTheme="majorBidi" w:cstheme="majorBidi"/>
          <w:color w:val="000000"/>
        </w:rPr>
        <w:t>,</w:t>
      </w:r>
      <w:r w:rsidR="00FD1A33" w:rsidRPr="62ED6EB9">
        <w:rPr>
          <w:rStyle w:val="FootnoteReference"/>
          <w:rFonts w:asciiTheme="majorBidi" w:eastAsiaTheme="minorEastAsia" w:hAnsiTheme="majorBidi" w:cstheme="majorBidi"/>
          <w:color w:val="000000"/>
        </w:rPr>
        <w:footnoteReference w:id="28"/>
      </w:r>
      <w:r w:rsidRPr="62ED6EB9">
        <w:rPr>
          <w:rFonts w:asciiTheme="majorBidi" w:eastAsiaTheme="minorEastAsia" w:hAnsiTheme="majorBidi" w:cstheme="majorBidi"/>
          <w:color w:val="000000"/>
        </w:rPr>
        <w:t xml:space="preserve"> who might come to the aid of Crusading Christians against the Muslims of the Holy Land.</w:t>
      </w:r>
      <w:r w:rsidRPr="62ED6EB9">
        <w:rPr>
          <w:rFonts w:asciiTheme="majorBidi" w:eastAsiaTheme="minorEastAsia" w:hAnsiTheme="majorBidi" w:cstheme="majorBidi"/>
          <w:color w:val="0F252D"/>
        </w:rPr>
        <w:t xml:space="preserve"> Still, it was this essentially Mediterranean Islam which was also central to Western Europe’s self-formation, and not the vast community of Islamic globalism that stretched to reaches in the Far East and the Asian and African South that most Europeans at the time hardly knew existed.</w:t>
      </w:r>
      <w:r w:rsidRPr="62ED6EB9">
        <w:rPr>
          <w:rFonts w:asciiTheme="majorBidi" w:eastAsiaTheme="minorEastAsia" w:hAnsiTheme="majorBidi" w:cstheme="majorBidi"/>
          <w:color w:val="000000"/>
        </w:rPr>
        <w:t xml:space="preserve"> </w:t>
      </w:r>
    </w:p>
    <w:p w14:paraId="098E3B05" w14:textId="6EF39BCB" w:rsidR="00FD1A33" w:rsidRPr="000F47D3" w:rsidRDefault="00FD1A33" w:rsidP="000F47D3">
      <w:pPr>
        <w:rPr>
          <w:rFonts w:asciiTheme="majorBidi" w:hAnsiTheme="majorBidi" w:cstheme="majorBidi"/>
        </w:rPr>
      </w:pPr>
      <w:r w:rsidRPr="005012FB">
        <w:rPr>
          <w:rFonts w:asciiTheme="majorBidi" w:eastAsiaTheme="minorEastAsia" w:hAnsiTheme="majorBidi" w:cstheme="majorBidi"/>
          <w:color w:val="000000"/>
        </w:rPr>
        <w:t xml:space="preserve">    </w:t>
      </w:r>
      <w:r w:rsidRPr="005012FB">
        <w:rPr>
          <w:rFonts w:asciiTheme="majorBidi" w:hAnsiTheme="majorBidi" w:cstheme="majorBidi"/>
        </w:rPr>
        <w:t>Although the present-day global spread of Muslims does not always maintains the pluralism and socio-economic implications of Islam’s early centuries, Muslims remain a global demography until this day and have now established communities throughout the world, including, of course, Western and Eastern Europe, the Americas, Australia, New Zealand, and elsewhere</w:t>
      </w:r>
      <w:r>
        <w:rPr>
          <w:rFonts w:eastAsiaTheme="minorHAnsi"/>
        </w:rPr>
        <w:tab/>
      </w:r>
      <w:bookmarkStart w:id="92" w:name="_Toc188509373"/>
      <w:r>
        <w:rPr>
          <w:rFonts w:eastAsiaTheme="minorHAnsi"/>
        </w:rPr>
        <w:t xml:space="preserve">        </w:t>
      </w:r>
    </w:p>
    <w:p w14:paraId="307AF2DA" w14:textId="4652BABB" w:rsidR="00FD1A33" w:rsidRDefault="00FD1A33" w:rsidP="00E616ED">
      <w:pPr>
        <w:pStyle w:val="Heading4"/>
        <w:numPr>
          <w:ilvl w:val="1"/>
          <w:numId w:val="6"/>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I</w:t>
      </w:r>
      <w:r w:rsidRPr="000706C5">
        <w:rPr>
          <w:rFonts w:asciiTheme="majorBidi" w:eastAsiaTheme="minorHAnsi" w:hAnsiTheme="majorBidi"/>
          <w:b/>
          <w:bCs/>
          <w:color w:val="C00000"/>
          <w:sz w:val="28"/>
          <w:szCs w:val="28"/>
        </w:rPr>
        <w:t>slamic Meritocracy</w:t>
      </w:r>
      <w:bookmarkEnd w:id="92"/>
    </w:p>
    <w:p w14:paraId="1F0BF60C" w14:textId="0084EB99" w:rsidR="00A4798F" w:rsidRDefault="00A4798F" w:rsidP="00E616ED">
      <w:pPr>
        <w:pStyle w:val="ListParagraph"/>
        <w:numPr>
          <w:ilvl w:val="0"/>
          <w:numId w:val="28"/>
        </w:numPr>
        <w:rPr>
          <w:rFonts w:eastAsiaTheme="minorHAnsi"/>
        </w:rPr>
      </w:pPr>
      <w:r w:rsidRPr="00A4798F">
        <w:rPr>
          <w:rFonts w:eastAsiaTheme="minorHAnsi"/>
        </w:rPr>
        <w:t>Great Ottoman thinkers elaborated and fully developed Islam’s Corrective Tradition (Madhhab al-Taḥqīq), but the empire also applied itself creatively to the invention and deployment of new technologies of peaceful progress alongside long invincible military power. The Ottomans created a meritocracy where competence, ability, and hard work—not birth or social status—meant success. At the same time, Ottoman army was well-trained, well-equipped, and disciplined, and it conquered regions like Hungary and the Balkans with foresight and in a series of well-thought-out decisive campaigns. Its efficient State-apparatus was always established soon after conquest, and this enabled the Ottomans to hold most of what they conquered until its decline set in in the early modern period.</w:t>
      </w:r>
      <w:r w:rsidR="005F0CB4">
        <w:rPr>
          <w:rFonts w:eastAsiaTheme="minorHAnsi"/>
        </w:rPr>
        <w:t xml:space="preserve"> </w:t>
      </w:r>
      <w:r w:rsidR="005F0CB4">
        <w:rPr>
          <w:rFonts w:eastAsiaTheme="minorHAnsi"/>
          <w:b/>
          <w:bCs/>
        </w:rPr>
        <w:t>(volume 2)</w:t>
      </w:r>
    </w:p>
    <w:p w14:paraId="4D456AE3" w14:textId="6BB2DD0F" w:rsidR="00A4798F" w:rsidRDefault="00FB4989" w:rsidP="00E616ED">
      <w:pPr>
        <w:pStyle w:val="ListParagraph"/>
        <w:numPr>
          <w:ilvl w:val="0"/>
          <w:numId w:val="28"/>
        </w:numPr>
        <w:rPr>
          <w:rFonts w:eastAsiaTheme="minorHAnsi"/>
        </w:rPr>
      </w:pPr>
      <w:r w:rsidRPr="00FB4989">
        <w:rPr>
          <w:rFonts w:eastAsiaTheme="minorHAnsi"/>
        </w:rPr>
        <w:t>On the contrary—as we have repeatedly emphasized in this chapter—Islam and the Muslim World was “too close for comfort” for Western and Eastern Europe both geopolitically, theological, ethically, and in terms of other overall values. Moreover—as we have just noted—Islam, in establishing a society not based on class divisions, favored the common man and consistently abolished feudalism and uplifted the status of the peasants and lower classes—without requiring them to embrace Islam—and this was at a time when Medieval Europe and the Magisterial Church were feudal institutions, supporting deeply ingrained classist and feudal societies. Islam disestablished class divisions, established meritocracy, abolished feudalism, gave all people easy access to land ownership, extended the freedom to carry arms to the common Man, and granted them the right to hunt and fish—while hunting in the feudal system had been the distinctive right of aristocrats alone, who jealously guarded their hunting lands from “poachers” among the common people.</w:t>
      </w:r>
      <w:r w:rsidR="00025152">
        <w:rPr>
          <w:rFonts w:eastAsiaTheme="minorHAnsi"/>
        </w:rPr>
        <w:t xml:space="preserve"> </w:t>
      </w:r>
      <w:r w:rsidR="00025152">
        <w:rPr>
          <w:rFonts w:eastAsiaTheme="minorHAnsi"/>
          <w:b/>
          <w:bCs/>
        </w:rPr>
        <w:t xml:space="preserve">(volume 5) </w:t>
      </w:r>
    </w:p>
    <w:p w14:paraId="30DC59D5" w14:textId="53B35E1C" w:rsidR="00BC75CB" w:rsidRDefault="00BC75CB" w:rsidP="00E616ED">
      <w:pPr>
        <w:pStyle w:val="ListParagraph"/>
        <w:numPr>
          <w:ilvl w:val="0"/>
          <w:numId w:val="28"/>
        </w:numPr>
        <w:rPr>
          <w:rFonts w:eastAsiaTheme="minorHAnsi"/>
        </w:rPr>
      </w:pPr>
      <w:r w:rsidRPr="00BC75CB">
        <w:rPr>
          <w:rFonts w:eastAsiaTheme="minorHAnsi"/>
        </w:rPr>
        <w:t>In Sicily, Spain, and Portugal as elsewhere in the global world of Islam, Muslims inaugurated a meritocracy that liberated the underclasses and undercut the inherited power and privilege of the aristocracy and the patrimony of the feudal Church.</w:t>
      </w:r>
      <w:r w:rsidR="00025152" w:rsidRPr="00025152">
        <w:rPr>
          <w:rFonts w:eastAsiaTheme="minorHAnsi"/>
          <w:b/>
          <w:bCs/>
        </w:rPr>
        <w:t xml:space="preserve"> </w:t>
      </w:r>
      <w:r w:rsidR="00025152">
        <w:rPr>
          <w:rFonts w:eastAsiaTheme="minorHAnsi"/>
          <w:b/>
          <w:bCs/>
        </w:rPr>
        <w:t>(volume 5)</w:t>
      </w:r>
    </w:p>
    <w:p w14:paraId="3DC27FFB" w14:textId="1C776B27" w:rsidR="00983D27" w:rsidRPr="00025152" w:rsidRDefault="00983D27" w:rsidP="00E616ED">
      <w:pPr>
        <w:pStyle w:val="ListParagraph"/>
        <w:numPr>
          <w:ilvl w:val="0"/>
          <w:numId w:val="28"/>
        </w:numPr>
        <w:rPr>
          <w:rFonts w:eastAsiaTheme="minorHAnsi"/>
        </w:rPr>
      </w:pPr>
      <w:r w:rsidRPr="00983D27">
        <w:rPr>
          <w:rFonts w:eastAsiaTheme="minorHAnsi"/>
        </w:rPr>
        <w:t>Core Principles of Islamic Meritocracy: Easy Access to Land, Decentralized Freedoms, Crafts, &amp; Guilds</w:t>
      </w:r>
      <w:r w:rsidR="00025152">
        <w:rPr>
          <w:rFonts w:eastAsiaTheme="minorHAnsi"/>
        </w:rPr>
        <w:t xml:space="preserve"> </w:t>
      </w:r>
      <w:r w:rsidR="00025152">
        <w:rPr>
          <w:rFonts w:eastAsiaTheme="minorHAnsi"/>
          <w:b/>
          <w:bCs/>
        </w:rPr>
        <w:t>(volume 5)</w:t>
      </w:r>
    </w:p>
    <w:p w14:paraId="6DD27535" w14:textId="2CFA2097" w:rsidR="00983D27" w:rsidRPr="00025152" w:rsidRDefault="00983D27" w:rsidP="00E616ED">
      <w:pPr>
        <w:pStyle w:val="ListParagraph"/>
        <w:numPr>
          <w:ilvl w:val="0"/>
          <w:numId w:val="28"/>
        </w:numPr>
        <w:rPr>
          <w:rFonts w:eastAsiaTheme="minorHAnsi"/>
        </w:rPr>
      </w:pPr>
      <w:r w:rsidRPr="00983D27">
        <w:rPr>
          <w:rFonts w:eastAsiaTheme="minorHAnsi"/>
        </w:rPr>
        <w:t xml:space="preserve">Muslim societies at this time were much more open than Christian societies. Privilege of birth meant nothing there—rather merit, audacity, savoir-faire were the elements that made for a fortune in the Muslim world of the time. </w:t>
      </w:r>
      <w:r w:rsidR="00025152">
        <w:rPr>
          <w:rFonts w:eastAsiaTheme="minorHAnsi"/>
          <w:b/>
          <w:bCs/>
        </w:rPr>
        <w:t>(volume 5)</w:t>
      </w:r>
    </w:p>
    <w:p w14:paraId="73A01E5A" w14:textId="500DE61B" w:rsidR="00983D27" w:rsidRPr="00025152" w:rsidRDefault="00983D27" w:rsidP="00E616ED">
      <w:pPr>
        <w:pStyle w:val="ListParagraph"/>
        <w:numPr>
          <w:ilvl w:val="0"/>
          <w:numId w:val="28"/>
        </w:numPr>
        <w:rPr>
          <w:rFonts w:eastAsiaTheme="minorHAnsi"/>
        </w:rPr>
      </w:pPr>
      <w:r w:rsidRPr="00983D27">
        <w:rPr>
          <w:rFonts w:eastAsiaTheme="minorHAnsi"/>
        </w:rPr>
        <w:t xml:space="preserve">Thus, many Christians who found themselves condemned in Europe to perpetual underclass status because of birth found marvelous occasions for social advancement in the Muslim world. Moreover, Islam was not without its attractions. </w:t>
      </w:r>
      <w:r w:rsidR="00025152">
        <w:rPr>
          <w:rFonts w:eastAsiaTheme="minorHAnsi"/>
          <w:b/>
          <w:bCs/>
        </w:rPr>
        <w:t>(volume 5)</w:t>
      </w:r>
    </w:p>
    <w:p w14:paraId="60B968D1" w14:textId="64130A46" w:rsidR="00983D27" w:rsidRPr="00983D27" w:rsidRDefault="00983D27" w:rsidP="00E616ED">
      <w:pPr>
        <w:pStyle w:val="ListParagraph"/>
        <w:numPr>
          <w:ilvl w:val="0"/>
          <w:numId w:val="28"/>
        </w:numPr>
        <w:rPr>
          <w:rFonts w:eastAsiaTheme="minorHAnsi"/>
        </w:rPr>
      </w:pPr>
      <w:r w:rsidRPr="00983D27">
        <w:rPr>
          <w:rFonts w:eastAsiaTheme="minorHAnsi"/>
        </w:rPr>
        <w:t xml:space="preserve">     Thus, it was not just the Christian captive who embraced Islam but others who embraced it as free men of their free will. It was [both] these “transfuges” which Christian Europe defined as “renegades”. </w:t>
      </w:r>
      <w:r w:rsidR="00025152">
        <w:rPr>
          <w:rFonts w:eastAsiaTheme="minorHAnsi"/>
          <w:b/>
          <w:bCs/>
        </w:rPr>
        <w:t>(volume 5)</w:t>
      </w:r>
    </w:p>
    <w:p w14:paraId="517446CC" w14:textId="2FFDBA1B" w:rsidR="00983D27" w:rsidRPr="00025152" w:rsidRDefault="00983D27" w:rsidP="00E616ED">
      <w:pPr>
        <w:pStyle w:val="ListParagraph"/>
        <w:numPr>
          <w:ilvl w:val="0"/>
          <w:numId w:val="28"/>
        </w:numPr>
        <w:rPr>
          <w:rFonts w:eastAsiaTheme="minorHAnsi"/>
        </w:rPr>
      </w:pPr>
      <w:r w:rsidRPr="00983D27">
        <w:rPr>
          <w:rFonts w:eastAsiaTheme="minorHAnsi"/>
        </w:rPr>
        <w:t xml:space="preserve"> In Catholic Europe, the renegade had committed the deadly sin of apostasy. If he returned to any Catholic land were there were inquisitorial institutions he would have to appear before the tribunals of the Holy Office. Those who turned themselves over to the Holy Office voluntarily were generally treated lightly and little attention was given to testimony. Those who tried to integrate themselves back into Christian society but were discovered and brought before the Inquistion were dealt with more rigorously. Here testimonies were taken and kept, and there were often several sessions. If the renegade had become a bona fide Muslim, the procedures might go on for years. Other captives taken at the same time were also called to give testimony about him. Such cases give us the most historical information. </w:t>
      </w:r>
      <w:r w:rsidR="00025152">
        <w:rPr>
          <w:rFonts w:eastAsiaTheme="minorHAnsi"/>
          <w:b/>
          <w:bCs/>
        </w:rPr>
        <w:t>(volume 5)</w:t>
      </w:r>
    </w:p>
    <w:p w14:paraId="7555C878" w14:textId="3CF992CD" w:rsidR="00983D27" w:rsidRPr="00025152" w:rsidRDefault="00983D27" w:rsidP="00E616ED">
      <w:pPr>
        <w:pStyle w:val="ListParagraph"/>
        <w:numPr>
          <w:ilvl w:val="0"/>
          <w:numId w:val="28"/>
        </w:numPr>
        <w:rPr>
          <w:rFonts w:eastAsiaTheme="minorHAnsi"/>
        </w:rPr>
      </w:pPr>
      <w:r w:rsidRPr="00025152">
        <w:rPr>
          <w:rFonts w:eastAsiaTheme="minorHAnsi"/>
        </w:rPr>
        <w:t xml:space="preserve">Personal accounts are the only other source that we have other than the Inquisitorial record. </w:t>
      </w:r>
      <w:r w:rsidR="00025152">
        <w:rPr>
          <w:rFonts w:eastAsiaTheme="minorHAnsi"/>
          <w:b/>
          <w:bCs/>
        </w:rPr>
        <w:t>(volume 5)</w:t>
      </w:r>
    </w:p>
    <w:p w14:paraId="76F88B84" w14:textId="3EEC6D8A" w:rsidR="00983D27" w:rsidRPr="00983D27" w:rsidRDefault="00983D27" w:rsidP="00E616ED">
      <w:pPr>
        <w:pStyle w:val="ListParagraph"/>
        <w:numPr>
          <w:ilvl w:val="0"/>
          <w:numId w:val="28"/>
        </w:numPr>
        <w:rPr>
          <w:rFonts w:eastAsiaTheme="minorHAnsi"/>
        </w:rPr>
      </w:pPr>
      <w:r w:rsidRPr="00983D27">
        <w:rPr>
          <w:rFonts w:eastAsiaTheme="minorHAnsi"/>
        </w:rPr>
        <w:t>The craftsman’s society is a meritocracy. We were the vocational society.</w:t>
      </w:r>
      <w:r w:rsidR="00025152" w:rsidRPr="00025152">
        <w:rPr>
          <w:rFonts w:eastAsiaTheme="minorHAnsi"/>
          <w:b/>
          <w:bCs/>
        </w:rPr>
        <w:t xml:space="preserve"> </w:t>
      </w:r>
      <w:r w:rsidR="00025152">
        <w:rPr>
          <w:rFonts w:eastAsiaTheme="minorHAnsi"/>
          <w:b/>
          <w:bCs/>
        </w:rPr>
        <w:t>(volume 5)</w:t>
      </w:r>
    </w:p>
    <w:p w14:paraId="00F0AF67" w14:textId="4CCB29CB" w:rsidR="00983D27" w:rsidRPr="00025152" w:rsidRDefault="00983D27" w:rsidP="00E616ED">
      <w:pPr>
        <w:pStyle w:val="ListParagraph"/>
        <w:numPr>
          <w:ilvl w:val="0"/>
          <w:numId w:val="28"/>
        </w:numPr>
        <w:rPr>
          <w:rFonts w:eastAsiaTheme="minorHAnsi"/>
        </w:rPr>
      </w:pPr>
      <w:r w:rsidRPr="00025152">
        <w:rPr>
          <w:rFonts w:eastAsiaTheme="minorHAnsi"/>
        </w:rPr>
        <w:t>The Ottoman Turks, who established one of the greatest meritocracies of the pre-modern period, were also proficient at intelligence tests (IQ tests), which, in their case, were very proficient. The great architect Sinaan was identified as an architectural prodigy by such tests because of his outstanding special intelligence and uncanny problem solving abilities.</w:t>
      </w:r>
      <w:r w:rsidR="00025152">
        <w:rPr>
          <w:rFonts w:eastAsiaTheme="minorHAnsi"/>
        </w:rPr>
        <w:t xml:space="preserve"> </w:t>
      </w:r>
      <w:r w:rsidR="00025152">
        <w:rPr>
          <w:rFonts w:eastAsiaTheme="minorHAnsi"/>
          <w:b/>
          <w:bCs/>
        </w:rPr>
        <w:t>(volume 5)</w:t>
      </w:r>
    </w:p>
    <w:p w14:paraId="2C85B91E" w14:textId="0F3F50E7" w:rsidR="00983D27" w:rsidRPr="00983D27" w:rsidRDefault="00983D27" w:rsidP="00E616ED">
      <w:pPr>
        <w:pStyle w:val="ListParagraph"/>
        <w:numPr>
          <w:ilvl w:val="0"/>
          <w:numId w:val="28"/>
        </w:numPr>
        <w:rPr>
          <w:rFonts w:eastAsiaTheme="minorHAnsi"/>
        </w:rPr>
      </w:pPr>
      <w:r w:rsidRPr="00983D27">
        <w:rPr>
          <w:rFonts w:eastAsiaTheme="minorHAnsi"/>
        </w:rPr>
        <w:t xml:space="preserve">Look in some of the books on the Ottomans for more information. First look for this on the Internet. </w:t>
      </w:r>
      <w:r w:rsidR="00025152">
        <w:rPr>
          <w:rFonts w:eastAsiaTheme="minorHAnsi"/>
        </w:rPr>
        <w:t xml:space="preserve"> </w:t>
      </w:r>
      <w:r w:rsidR="00025152">
        <w:rPr>
          <w:rFonts w:eastAsiaTheme="minorHAnsi"/>
          <w:b/>
          <w:bCs/>
        </w:rPr>
        <w:t>(volume 5)</w:t>
      </w:r>
    </w:p>
    <w:p w14:paraId="29099CC7" w14:textId="2389AF8E" w:rsidR="00983D27" w:rsidRPr="00983D27" w:rsidRDefault="00983D27" w:rsidP="00E616ED">
      <w:pPr>
        <w:pStyle w:val="ListParagraph"/>
        <w:numPr>
          <w:ilvl w:val="0"/>
          <w:numId w:val="28"/>
        </w:numPr>
        <w:rPr>
          <w:rFonts w:eastAsiaTheme="minorHAnsi"/>
        </w:rPr>
      </w:pPr>
      <w:r w:rsidRPr="00983D27">
        <w:rPr>
          <w:rFonts w:eastAsiaTheme="minorHAnsi"/>
        </w:rPr>
        <w:t>The Ottoman Turks, who established one of the greatest meritocracies of the pre-modern period, were also proficient at intelligence tests (IQ tests), which, in their case, were very proficient. The great architect Sinaan was identified as an architectural prodigy by such tests because of his outstanding special intelligence and uncanny problem solving abilities.</w:t>
      </w:r>
      <w:r w:rsidR="00025152">
        <w:rPr>
          <w:rFonts w:eastAsiaTheme="minorHAnsi"/>
        </w:rPr>
        <w:t xml:space="preserve"> </w:t>
      </w:r>
      <w:r w:rsidR="00025152">
        <w:rPr>
          <w:rFonts w:eastAsiaTheme="minorHAnsi"/>
          <w:b/>
          <w:bCs/>
        </w:rPr>
        <w:t>(volume 5)</w:t>
      </w:r>
    </w:p>
    <w:p w14:paraId="70D04A0B" w14:textId="2169D095" w:rsidR="00983D27" w:rsidRPr="00983D27" w:rsidRDefault="00983D27" w:rsidP="00E616ED">
      <w:pPr>
        <w:pStyle w:val="ListParagraph"/>
        <w:numPr>
          <w:ilvl w:val="0"/>
          <w:numId w:val="28"/>
        </w:numPr>
        <w:rPr>
          <w:rFonts w:eastAsiaTheme="minorHAnsi"/>
        </w:rPr>
      </w:pPr>
      <w:r w:rsidRPr="00983D27">
        <w:rPr>
          <w:rFonts w:eastAsiaTheme="minorHAnsi"/>
        </w:rPr>
        <w:t xml:space="preserve">Look in some of the books on the Ottomans for more information. First look for this on the Internet. </w:t>
      </w:r>
      <w:r w:rsidR="00025152">
        <w:rPr>
          <w:rFonts w:eastAsiaTheme="minorHAnsi"/>
        </w:rPr>
        <w:t xml:space="preserve"> </w:t>
      </w:r>
      <w:r w:rsidR="00025152">
        <w:rPr>
          <w:rFonts w:eastAsiaTheme="minorHAnsi"/>
          <w:b/>
          <w:bCs/>
        </w:rPr>
        <w:t>(volume 5)</w:t>
      </w:r>
    </w:p>
    <w:p w14:paraId="77C36C55" w14:textId="037FB6B0" w:rsidR="00FD1A33" w:rsidRPr="00106AF6" w:rsidRDefault="00983D27" w:rsidP="00E616ED">
      <w:pPr>
        <w:pStyle w:val="ListParagraph"/>
        <w:numPr>
          <w:ilvl w:val="0"/>
          <w:numId w:val="28"/>
        </w:numPr>
        <w:rPr>
          <w:rFonts w:eastAsiaTheme="minorHAnsi"/>
        </w:rPr>
      </w:pPr>
      <w:r w:rsidRPr="00983D27">
        <w:rPr>
          <w:rFonts w:eastAsiaTheme="minorHAnsi"/>
        </w:rPr>
        <w:t>NOTE THE OTTOMANS WERE A MERITOCRACY. THEY DID NOT CARE WHO YOUR FATHER WAS BUT WHETHER OR NOT YOU COULD DO THE JOB.</w:t>
      </w:r>
    </w:p>
    <w:p w14:paraId="1F200299" w14:textId="77777777" w:rsidR="00FD1A33" w:rsidRPr="000706C5" w:rsidRDefault="00FD1A33" w:rsidP="00FD1A33">
      <w:pPr>
        <w:rPr>
          <w:rFonts w:eastAsiaTheme="minorHAnsi"/>
        </w:rPr>
      </w:pPr>
    </w:p>
    <w:p w14:paraId="2A107BE1" w14:textId="6ED25FCA" w:rsidR="00FD1A33" w:rsidRDefault="00FD1A33" w:rsidP="00E616ED">
      <w:pPr>
        <w:pStyle w:val="Heading4"/>
        <w:numPr>
          <w:ilvl w:val="1"/>
          <w:numId w:val="6"/>
        </w:numPr>
        <w:rPr>
          <w:rFonts w:asciiTheme="majorBidi" w:eastAsiaTheme="minorHAnsi" w:hAnsiTheme="majorBidi"/>
          <w:b/>
          <w:bCs/>
          <w:color w:val="C00000"/>
          <w:sz w:val="28"/>
          <w:szCs w:val="28"/>
        </w:rPr>
      </w:pPr>
      <w:bookmarkStart w:id="93" w:name="_Toc188509374"/>
      <w:r w:rsidRPr="000706C5">
        <w:rPr>
          <w:rFonts w:asciiTheme="majorBidi" w:eastAsiaTheme="minorHAnsi" w:hAnsiTheme="majorBidi"/>
          <w:b/>
          <w:bCs/>
          <w:color w:val="C00000"/>
          <w:sz w:val="28"/>
          <w:szCs w:val="28"/>
        </w:rPr>
        <w:t>Islamo-Christian versus Judeo-Christian</w:t>
      </w:r>
      <w:bookmarkEnd w:id="93"/>
      <w:r w:rsidRPr="000706C5">
        <w:rPr>
          <w:rFonts w:asciiTheme="majorBidi" w:eastAsiaTheme="minorHAnsi" w:hAnsiTheme="majorBidi"/>
          <w:b/>
          <w:bCs/>
          <w:color w:val="C00000"/>
          <w:sz w:val="28"/>
          <w:szCs w:val="28"/>
        </w:rPr>
        <w:t xml:space="preserve"> Civilization</w:t>
      </w:r>
    </w:p>
    <w:p w14:paraId="0578B7F9" w14:textId="6E0513EA" w:rsidR="008D155E" w:rsidRDefault="008D155E" w:rsidP="00E616ED">
      <w:pPr>
        <w:pStyle w:val="ListParagraph"/>
        <w:numPr>
          <w:ilvl w:val="0"/>
          <w:numId w:val="29"/>
        </w:numPr>
        <w:rPr>
          <w:rFonts w:eastAsiaTheme="minorHAnsi"/>
        </w:rPr>
      </w:pPr>
      <w:r w:rsidRPr="008D155E">
        <w:rPr>
          <w:rFonts w:eastAsiaTheme="minorHAnsi"/>
        </w:rPr>
        <w:t>As we demonstrated earlier, the history of the Jews under Christian rule in Europe was generally a tragedy and rarely ever an agreeable experience. When Muslims incorporated the vast majority of world Jewry under Islamic rule during the first/seventh and second/eighth centuries, the Jews entered into a new period of history in the West and proclaimed that the “Kingdom of Evil” had come to an end. It is paradoxical in the light of the bitter experience of Jews under the Magisterial Church that the notion of a “Judeo-Christian Civilization” should ever have emerged as a dominant Paradigm of Western thought, while—as we have seen in our discussion of Occidentalism—the Paradigm of an “Islamo-Christian” or “Islamo-Judeo-Christian” or, perhaps, “Abrahamic” Civilization would be more valid.</w:t>
      </w:r>
      <w:r w:rsidR="00CF3DA8">
        <w:rPr>
          <w:rFonts w:eastAsiaTheme="minorHAnsi"/>
        </w:rPr>
        <w:t xml:space="preserve"> </w:t>
      </w:r>
      <w:r w:rsidR="00CF3DA8">
        <w:rPr>
          <w:rFonts w:eastAsiaTheme="minorHAnsi"/>
          <w:b/>
          <w:bCs/>
        </w:rPr>
        <w:t xml:space="preserve">(Volume 8) </w:t>
      </w:r>
    </w:p>
    <w:p w14:paraId="3E7A8053" w14:textId="57869FE9" w:rsidR="008D155E" w:rsidRDefault="00CF3DA8" w:rsidP="00E616ED">
      <w:pPr>
        <w:pStyle w:val="ListParagraph"/>
        <w:numPr>
          <w:ilvl w:val="0"/>
          <w:numId w:val="29"/>
        </w:numPr>
        <w:rPr>
          <w:rFonts w:eastAsiaTheme="minorHAnsi"/>
        </w:rPr>
      </w:pPr>
      <w:r w:rsidRPr="00CF3DA8">
        <w:rPr>
          <w:rFonts w:eastAsiaTheme="minorHAnsi"/>
        </w:rPr>
        <w:t>The adjective “Judeo-Christian”—not unlike the Paradigm of the “Reconquest” of Muslim Iberia—is a Modern term, which was unknown in the pre-Modern period. As we have seen earlier, In 1821, Alexander McCaul used the term “Judeo-Christian” to refer to contemporaneous Jewish coverts to Christianity. Eight years later in 1829, Joseph Wolff used the word in reference to a new type of Church that he hoped would attract Jewish converts, by honoring and observing certain traditional Jewish rites and customs. Perhaps, the first prominent Western thinker to use “Judeo-Christian” (Judenchristlich) as a description of a unitary Western historical tradition central to the formation of modern society was Friedrich Nietzsche. His fully developed argument regarding this “Judeo-Christian” background of the West was set forth in his work On the Genealogy of Morality: A Polemic (Zur Genealogie der Moral: Eine Streitschrift), which was published in 1887 and is sometimes regarded as Nietzsche’s masterpiece. The Genealogy treated what Nietzsche regarded as the “moral prejudices“ of Christianity and Judaism, which were grouped together as “Judeo-Christian,” although the concept also emphasized the continuity between the Jewish and Christian worldviews. The actual nomenclature “Judeo-Christian” (Judenchristlich) itself, however, only first appeared a year later in Nietzsche‘s book The Antichrist (Der Antichrist), which was written in 1888, although its publication was delayed until 1895. The Antichrist dealt further with Nietzsche’s “Judeo-Christian” civilizational notions as articulated in the The Genealogy of Morality. In 1939--on the eve of World War II--George Orwell spoke of “the Judeo-Christian scheme of morals,” a usage roughly compatible with Nietzche’s concept of “Judeo-Christian” continuity in Western morality but not intended to be cynical.</w:t>
      </w:r>
      <w:r>
        <w:rPr>
          <w:rFonts w:eastAsiaTheme="minorHAnsi"/>
        </w:rPr>
        <w:t xml:space="preserve"> </w:t>
      </w:r>
      <w:r>
        <w:rPr>
          <w:rFonts w:eastAsiaTheme="minorHAnsi"/>
          <w:b/>
          <w:bCs/>
        </w:rPr>
        <w:t xml:space="preserve">(Volume 8) </w:t>
      </w:r>
    </w:p>
    <w:p w14:paraId="42D5E0CF" w14:textId="3808249D" w:rsidR="00FE1D62" w:rsidRPr="00FE1D62" w:rsidRDefault="00FE1D62" w:rsidP="00E616ED">
      <w:pPr>
        <w:pStyle w:val="ListParagraph"/>
        <w:numPr>
          <w:ilvl w:val="0"/>
          <w:numId w:val="29"/>
        </w:numPr>
        <w:rPr>
          <w:rFonts w:eastAsiaTheme="minorHAnsi"/>
        </w:rPr>
      </w:pPr>
      <w:r w:rsidRPr="00FE1D62">
        <w:rPr>
          <w:rFonts w:eastAsiaTheme="minorHAnsi"/>
        </w:rPr>
        <w:t>During the 1930s, the term “Judeo-Christian” underwent a significant ideological turn. At that time, the neologism began to be popularized in the United States with the intention of forging a unified cultural identity between Jews, Protestants, and Catholics--who were now commended as “the three ennobling traditions.” Popularization of the new word and concept was an ostensibly praiseworthy attempt to encourage interfaith understanding--many Western Christians did not even know what a Rabbi was, much less having met one--while the term was also galvanized to oppose the rise of fascism and powerful anti-Jewish sentiment. “Judeo-Christian” also served to underline the three faith communities and their religious traditions as effective adversaries against fascism and communism, while hopefully ushering in a more pluralistic United States. The term became even more prominent in the West during the Cold War. Fascism had been swept aside--at least for the moment--and the semantic notion of a “Judeo-Christian” coalition served to express their combined belief-based opposition to communist atheism in the Soviet Union, “Red” China, and elsewhere. Decades later, in the 1970s, the American Christian right would, however, begin to espouse the term “Judeo-Christian” in their own polemics to buttress their rejection of non-White, non-Judeo-Christian immigration was well as their rejection of growing decadence and immorality in Western society.</w:t>
      </w:r>
      <w:r>
        <w:rPr>
          <w:rFonts w:eastAsiaTheme="minorHAnsi"/>
        </w:rPr>
        <w:t xml:space="preserve"> </w:t>
      </w:r>
      <w:r>
        <w:rPr>
          <w:rFonts w:eastAsiaTheme="minorHAnsi"/>
          <w:b/>
          <w:bCs/>
        </w:rPr>
        <w:t xml:space="preserve">(volume 8) </w:t>
      </w:r>
    </w:p>
    <w:p w14:paraId="159F9081" w14:textId="0473B985" w:rsidR="00CF3DA8" w:rsidRPr="009C06BB" w:rsidRDefault="00FE1D62" w:rsidP="00E616ED">
      <w:pPr>
        <w:pStyle w:val="ListParagraph"/>
        <w:numPr>
          <w:ilvl w:val="0"/>
          <w:numId w:val="29"/>
        </w:numPr>
        <w:rPr>
          <w:rFonts w:eastAsiaTheme="minorHAnsi"/>
        </w:rPr>
      </w:pPr>
      <w:r w:rsidRPr="00FE1D62">
        <w:rPr>
          <w:rFonts w:eastAsiaTheme="minorHAnsi"/>
        </w:rPr>
        <w:t>Over the course of the twentieth century, the attitude of Jews--and some Christians as well--toward the neologism “Judeo-Christian Civilization” was mixed. In the 1930s and 1940s, many Jews--in collaboration with friendly Christian allies--welcomed the notion in the hope that it might modify worldwide anti-Jewish sentiment--especially from the fascists--and in the antagonistic efforts of such ideologies to stigmatize the Jews and destroy their communities. They also hoped that the new paradigm would serve to reduce the marginalization of Jews in the “democratic” West and give them a more central role to play in a hopefully pluralistic and increasingly interfaith world. During World War II, such harmony manifested itself in the American armed forces and in many other ways as well. Jewish chaplains, for example, now served alongside Protestant and Catholic chaplains in the same units. At funerals for unknown soldiers, Rabbis--reciting their prayers in Hebrew--would stand next to Protestant Ministers and Catholic Priests, offering their prayers. One of the most unforgettable examples of the new spirit of pluralism was the selfless sacrifice of the “Immortal Chaplains” during the sinking of the USS Dorchester in 1943, all four of whom gave their lifejackets to save other crewmen and stood together “arm-in-arm in prayer” as the ill-starred ship went down. In 1948, the United States issued a special commemorative stamp honoring the heroism of the chaplains as “interfaith in action</w:t>
      </w:r>
      <w:r w:rsidRPr="00FE1D62">
        <w:rPr>
          <w:rFonts w:eastAsiaTheme="minorHAnsi"/>
          <w:b/>
          <w:bCs/>
        </w:rPr>
        <w:t>.”</w:t>
      </w:r>
      <w:r w:rsidRPr="00FE1D62">
        <w:rPr>
          <w:b/>
          <w:bCs/>
        </w:rPr>
        <w:t xml:space="preserve"> </w:t>
      </w:r>
      <w:r w:rsidRPr="00FE1D62">
        <w:rPr>
          <w:rFonts w:eastAsiaTheme="minorHAnsi"/>
          <w:b/>
          <w:bCs/>
        </w:rPr>
        <w:t xml:space="preserve"> (volume 8)</w:t>
      </w:r>
    </w:p>
    <w:p w14:paraId="1C476674" w14:textId="0CEEB573" w:rsidR="009C06BB" w:rsidRDefault="009C06BB" w:rsidP="00E616ED">
      <w:pPr>
        <w:pStyle w:val="ListParagraph"/>
        <w:numPr>
          <w:ilvl w:val="0"/>
          <w:numId w:val="29"/>
        </w:numPr>
        <w:rPr>
          <w:rFonts w:eastAsiaTheme="minorHAnsi"/>
        </w:rPr>
      </w:pPr>
      <w:r w:rsidRPr="009C06BB">
        <w:rPr>
          <w:rFonts w:eastAsiaTheme="minorHAnsi"/>
        </w:rPr>
        <w:t>Naturally, such millennial and unprecedented circumstances affected Western perceptions of the neologism “Judeo-Christian Civilization.” To some Jews, for example, the word now appeared to obsolete, unnecessary, or problematic, because it obscured the distinctive fundamental differences between the two faiths, their practices, their respective communities in history, and their traumatic interrelationship over the centuries. As noted earlier, during the period of Magisterial Church dominance in Europe from the fourth century CE until the Islamic conquests of the first/sixth and second/seventh centuries, Jews had come to view Christianity as promoting a “the kingdom of evil.” They saw the Church as an institution of hatred, violence, and bloodshed. Consequently, over the many centuries of so-called “Judeo-Christian civilization” in practice, Judaism and Christianity remained far apart, and the followers of both religions knew little about and cared nothing for the thoughts and beliefs of the other. Jews were generally little affected by Trinitarian Christianity, because the Jews had known the Christians as persecutors and slaughterers--while Christians, on the other hand, generally kept at a distance from Jews, knew nothing about them or their religion, and had little to do with them, unless interaction was necessary. In the second half of the twentieth century, some Jews asserted that the seemingly benign term “Judeo-Christian”--in suggesting that Western Jews and Christians belonged to a common tradition and civilization--shrugged off that traumatic past.</w:t>
      </w:r>
      <w:r>
        <w:rPr>
          <w:rFonts w:eastAsiaTheme="minorHAnsi"/>
        </w:rPr>
        <w:t xml:space="preserve"> </w:t>
      </w:r>
      <w:r w:rsidRPr="00FE1D62">
        <w:rPr>
          <w:rFonts w:eastAsiaTheme="minorHAnsi"/>
          <w:b/>
          <w:bCs/>
        </w:rPr>
        <w:t>(volume 8)</w:t>
      </w:r>
    </w:p>
    <w:p w14:paraId="556D277A" w14:textId="78F5928F" w:rsidR="00FD1A33" w:rsidRPr="009C06BB" w:rsidRDefault="009C06BB" w:rsidP="00E616ED">
      <w:pPr>
        <w:pStyle w:val="ListParagraph"/>
        <w:numPr>
          <w:ilvl w:val="0"/>
          <w:numId w:val="29"/>
        </w:numPr>
        <w:rPr>
          <w:rFonts w:eastAsiaTheme="minorHAnsi"/>
        </w:rPr>
      </w:pPr>
      <w:r w:rsidRPr="009C06BB">
        <w:rPr>
          <w:rFonts w:eastAsiaTheme="minorHAnsi"/>
        </w:rPr>
        <w:t>At the same time, others criticized the paradigm of “Judeo-Christian civilization” as subtly implying that Christianity was the historical culmination and raison d’être of Judaism. With the emergence of the Church and the “new Israel” of Christianity, Judaism had fulfilled its “historical role” as Christianity’s midwife. Consequently, Judaism had become little more than a relic of the past, if not merely a historical fossil. In this sense, they surmised, Christians were looking at the Jews--not as a vital independent faith with its own unique past, present, and future--but in the same manner that many Christians regarded the Old Testament as having been “fulfilled, superceded, and replaced” by the New Testament. From the perspective of this paradigm of “supersession,” many Christians instinctively viewed the “Old Testament” as a vestige of the ancient past but one that could hardly serve as a valid foundation of Biblical religion in the absence of the New Testament.</w:t>
      </w:r>
      <w:r>
        <w:rPr>
          <w:rFonts w:eastAsiaTheme="minorHAnsi"/>
        </w:rPr>
        <w:t xml:space="preserve"> </w:t>
      </w:r>
      <w:r w:rsidRPr="00FE1D62">
        <w:rPr>
          <w:rFonts w:eastAsiaTheme="minorHAnsi"/>
          <w:b/>
          <w:bCs/>
        </w:rPr>
        <w:t>(volume 8)</w:t>
      </w:r>
      <w:bookmarkStart w:id="94" w:name="_Toc188509375"/>
    </w:p>
    <w:p w14:paraId="57904AC3" w14:textId="77777777" w:rsidR="00FD1A33" w:rsidRPr="00DA14CC" w:rsidRDefault="00FD1A33" w:rsidP="00FD1A33">
      <w:pPr>
        <w:rPr>
          <w:rFonts w:eastAsiaTheme="minorHAnsi"/>
        </w:rPr>
      </w:pPr>
    </w:p>
    <w:p w14:paraId="5590F3B4" w14:textId="3AF5FE83" w:rsidR="00FD1A33" w:rsidRDefault="00FD1A33" w:rsidP="00E616ED">
      <w:pPr>
        <w:pStyle w:val="Heading4"/>
        <w:numPr>
          <w:ilvl w:val="1"/>
          <w:numId w:val="6"/>
        </w:numPr>
        <w:rPr>
          <w:rFonts w:asciiTheme="majorBidi" w:eastAsiaTheme="minorHAnsi" w:hAnsiTheme="majorBidi"/>
          <w:b/>
          <w:bCs/>
          <w:color w:val="C00000"/>
          <w:sz w:val="28"/>
          <w:szCs w:val="28"/>
        </w:rPr>
      </w:pPr>
      <w:commentRangeStart w:id="95"/>
      <w:commentRangeStart w:id="96"/>
      <w:r w:rsidRPr="000706C5">
        <w:rPr>
          <w:rFonts w:asciiTheme="majorBidi" w:eastAsiaTheme="minorHAnsi" w:hAnsiTheme="majorBidi"/>
          <w:b/>
          <w:bCs/>
          <w:color w:val="C00000"/>
          <w:sz w:val="28"/>
          <w:szCs w:val="28"/>
        </w:rPr>
        <w:t>Islam</w:t>
      </w:r>
      <w:r w:rsidR="009C06BB">
        <w:rPr>
          <w:rFonts w:asciiTheme="majorBidi" w:eastAsiaTheme="minorHAnsi" w:hAnsiTheme="majorBidi"/>
          <w:b/>
          <w:bCs/>
          <w:color w:val="C00000"/>
          <w:sz w:val="28"/>
          <w:szCs w:val="28"/>
        </w:rPr>
        <w:t>’</w:t>
      </w:r>
      <w:r w:rsidRPr="000706C5">
        <w:rPr>
          <w:rFonts w:asciiTheme="majorBidi" w:eastAsiaTheme="minorHAnsi" w:hAnsiTheme="majorBidi"/>
          <w:b/>
          <w:bCs/>
          <w:color w:val="C00000"/>
          <w:sz w:val="28"/>
          <w:szCs w:val="28"/>
        </w:rPr>
        <w:t>s Dynamic Interaction with Greek &amp; Other Ancient Knowledge</w:t>
      </w:r>
      <w:bookmarkEnd w:id="94"/>
      <w:r w:rsidRPr="000706C5">
        <w:rPr>
          <w:rFonts w:asciiTheme="majorBidi" w:eastAsiaTheme="minorHAnsi" w:hAnsiTheme="majorBidi"/>
          <w:b/>
          <w:bCs/>
          <w:color w:val="C00000"/>
          <w:sz w:val="28"/>
          <w:szCs w:val="28"/>
        </w:rPr>
        <w:t xml:space="preserve"> </w:t>
      </w:r>
      <w:commentRangeEnd w:id="95"/>
      <w:r w:rsidR="005A779B">
        <w:rPr>
          <w:rStyle w:val="CommentReference"/>
          <w:rFonts w:asciiTheme="majorBidi" w:eastAsiaTheme="minorHAnsi" w:hAnsiTheme="majorBidi"/>
          <w:b/>
          <w:bCs/>
          <w:color w:val="C00000"/>
          <w:sz w:val="28"/>
          <w:szCs w:val="28"/>
        </w:rPr>
        <w:commentReference w:id="95"/>
      </w:r>
      <w:commentRangeEnd w:id="96"/>
      <w:r>
        <w:rPr>
          <w:rStyle w:val="CommentReference"/>
        </w:rPr>
        <w:commentReference w:id="96"/>
      </w:r>
    </w:p>
    <w:p w14:paraId="082BC9BA" w14:textId="7BC108C8" w:rsidR="003A71D6" w:rsidRPr="003A71D6" w:rsidRDefault="003A71D6" w:rsidP="00E616ED">
      <w:pPr>
        <w:pStyle w:val="ListParagraph"/>
        <w:numPr>
          <w:ilvl w:val="0"/>
          <w:numId w:val="32"/>
        </w:numPr>
        <w:rPr>
          <w:rFonts w:eastAsiaTheme="minorHAnsi"/>
        </w:rPr>
      </w:pPr>
      <w:r w:rsidRPr="003A71D6">
        <w:rPr>
          <w:rFonts w:eastAsiaTheme="minorHAnsi"/>
        </w:rPr>
        <w:t xml:space="preserve">During the sixteenth and seventeenth-centuries—the Age of Discovery—contact between Europe and the Islamic world was as intense and thoroughgoing as, perhaps, it had ever been in pre-modern times. Europe’s mastery of the seas facilitated such interaction, just as that same maritime technology made possible the enterprise of global exploration, communication, and commerce. The rise of European nation-states provided another impetus behind the new relations, as did the Reformation, which itself was partly a function of the self-assertion of the rising nation-states. Many newly emerging states—like Elizabethan England—were vulnerable to Spanish-Hapsburg imperial power and needed alliances to survive. They found useful ones in the Ottoman Empire, its North African regencies, and the Kingdom of Morocco. Politically and militarily, the Reformation required great strategic resources, and Europe’s Protestant rulers often looked to the Muslim world—notably the Ottomans—while Muslims, in turn, took active interest in the Reformation, prayed for its success, hoped it would diminish rival Hapsburg power. The historical accounts that follow—probably more than any other known dimension of European history—reveal how intimately the Western and Islamic worlds were interconnected. Muslim political involvement in the rise of European nation-states and the Reformation cannot be dismissed with indifference, even if other factors native to Europe were of greater importance. </w:t>
      </w:r>
      <w:r>
        <w:rPr>
          <w:rFonts w:eastAsiaTheme="minorHAnsi"/>
          <w:b/>
          <w:bCs/>
        </w:rPr>
        <w:t xml:space="preserve">(Volume 5) </w:t>
      </w:r>
    </w:p>
    <w:p w14:paraId="3404CECA" w14:textId="1CFCDB81" w:rsidR="003A71D6" w:rsidRPr="003A71D6" w:rsidRDefault="003A71D6" w:rsidP="00E616ED">
      <w:pPr>
        <w:pStyle w:val="ListParagraph"/>
        <w:numPr>
          <w:ilvl w:val="0"/>
          <w:numId w:val="32"/>
        </w:numPr>
        <w:rPr>
          <w:rFonts w:eastAsiaTheme="minorHAnsi"/>
        </w:rPr>
      </w:pPr>
      <w:r w:rsidRPr="003A71D6">
        <w:rPr>
          <w:rFonts w:eastAsiaTheme="minorHAnsi"/>
        </w:rPr>
        <w:t>The phenomenon of the Renegades makes up an important part of the Age of Discovery--especially during the tenth/sixteenth century--although the phenomenon was well known to Europeans since the days of Crusades, when many Crusaders became “Renegades” and adopted Islam. Europe’s Renegades were drawn overwhelmingly from its “little people,” that is, people from the lower classes who had no future in the European caste system. Such “little people” were peripheral to the Western world and soon forgotten in the discourse of the highly class-conscious Europe of the time. In the meritocracies of the world of Islam, however, they could advance according to their skills--whether they converted to Islam or not--and were no marginal but played an essential role in the economic, administrative, and military developments of the period. They numbered in the tens and sometimes hundreds of thousands; they constituted a much-needed human resource; and provided Muslim realms with invaluable services to society and state, which enabled the Islamic world to compete against rising Western power. Western Christian called European Christians who embraced Islam as “Renegades,” while Muslims referred to them as “People of Right Guidance” (</w:t>
      </w:r>
      <w:r w:rsidRPr="003A71D6">
        <w:rPr>
          <w:rFonts w:eastAsiaTheme="minorHAnsi"/>
          <w:i/>
          <w:iCs/>
        </w:rPr>
        <w:t>al-Muhtadūn</w:t>
      </w:r>
      <w:r w:rsidRPr="003A71D6">
        <w:rPr>
          <w:rFonts w:eastAsiaTheme="minorHAnsi"/>
        </w:rPr>
        <w:t>). In Catholic eyes, the Renegade had committed the deadly sin of apostasy and would be tried by the Inquisition and put to death or given lesser forms of punishment if he relented. Inquistorial records are filled with personal accounts of the Renegades and are one of the primary historical sources that we have for them. During the Age of Discovery, the Ottoman Empire, Morocco and the North African regencies of Algiers, Tunis, and Tripoli became powerful Renegade centers.</w:t>
      </w:r>
      <w:r>
        <w:rPr>
          <w:rFonts w:eastAsiaTheme="minorHAnsi"/>
        </w:rPr>
        <w:t xml:space="preserve"> </w:t>
      </w:r>
      <w:r>
        <w:rPr>
          <w:rFonts w:eastAsiaTheme="minorHAnsi"/>
          <w:b/>
          <w:bCs/>
        </w:rPr>
        <w:t xml:space="preserve">(Volume 5) </w:t>
      </w:r>
    </w:p>
    <w:p w14:paraId="026C67A1" w14:textId="73FFF314" w:rsidR="0065684B" w:rsidRPr="0045168D" w:rsidRDefault="003A71D6" w:rsidP="00E616ED">
      <w:pPr>
        <w:pStyle w:val="ListParagraph"/>
        <w:numPr>
          <w:ilvl w:val="0"/>
          <w:numId w:val="32"/>
        </w:numPr>
        <w:rPr>
          <w:rFonts w:eastAsiaTheme="minorHAnsi"/>
        </w:rPr>
      </w:pPr>
      <w:r w:rsidRPr="003A71D6">
        <w:rPr>
          <w:rFonts w:eastAsiaTheme="minorHAnsi"/>
        </w:rPr>
        <w:t>Renegades, who were drawn overwhelmingly from Europe’s “little people,” also constitute an instructive chapter in the social history of the Age of Discovery. They were peripheral to the Western world and soon forgotten in the discourse of the highly class-conscious Europe of the time. To the world of Islam, however, they were not marginal but played an essential role in the economic, administrative, and military developments of the period. They numbered in the tens and sometimes hundreds of thousands; they constituted a much-needed human resource; and provided Muslim realms with invaluable services to society and state, which enabled the Islamic world to compete against rising Western power.</w:t>
      </w:r>
      <w:r>
        <w:rPr>
          <w:rFonts w:eastAsiaTheme="minorHAnsi"/>
        </w:rPr>
        <w:t xml:space="preserve"> </w:t>
      </w:r>
      <w:r>
        <w:rPr>
          <w:rFonts w:eastAsiaTheme="minorHAnsi"/>
          <w:b/>
          <w:bCs/>
        </w:rPr>
        <w:t xml:space="preserve">(Volume 5) </w:t>
      </w:r>
    </w:p>
    <w:p w14:paraId="6903D2CF" w14:textId="77777777" w:rsidR="00943E83" w:rsidRPr="005A114A" w:rsidRDefault="00943E83" w:rsidP="00E616ED">
      <w:pPr>
        <w:pStyle w:val="ListParagraph"/>
        <w:numPr>
          <w:ilvl w:val="0"/>
          <w:numId w:val="32"/>
        </w:numPr>
        <w:rPr>
          <w:rFonts w:eastAsiaTheme="minorHAnsi"/>
          <w:u w:val="single"/>
        </w:rPr>
      </w:pPr>
      <w:r w:rsidRPr="005A114A">
        <w:rPr>
          <w:rFonts w:eastAsiaTheme="minorHAnsi"/>
          <w:u w:val="single"/>
        </w:rPr>
        <w:t>The Long History of the Renegades Even in the Middle Ages</w:t>
      </w:r>
    </w:p>
    <w:p w14:paraId="52BB3D58" w14:textId="09953C10" w:rsidR="00943E83" w:rsidRPr="00943E83" w:rsidRDefault="00943E83" w:rsidP="00E616ED">
      <w:pPr>
        <w:pStyle w:val="ListParagraph"/>
        <w:numPr>
          <w:ilvl w:val="0"/>
          <w:numId w:val="32"/>
        </w:numPr>
        <w:rPr>
          <w:rFonts w:eastAsiaTheme="minorHAnsi"/>
        </w:rPr>
      </w:pPr>
      <w:r w:rsidRPr="00943E83">
        <w:rPr>
          <w:rFonts w:eastAsiaTheme="minorHAnsi"/>
        </w:rPr>
        <w:t xml:space="preserve">From this time onwards there are references to renegades in the writings of travelers to the Holy Land and other countries of the East.     </w:t>
      </w:r>
      <w:r w:rsidR="005A114A">
        <w:rPr>
          <w:rFonts w:eastAsiaTheme="minorHAnsi"/>
          <w:b/>
          <w:bCs/>
        </w:rPr>
        <w:t>(Volume 5)</w:t>
      </w:r>
    </w:p>
    <w:p w14:paraId="79D11EE8" w14:textId="3D2DDE18" w:rsidR="00943E83" w:rsidRPr="005A114A" w:rsidRDefault="00943E83" w:rsidP="00E616ED">
      <w:pPr>
        <w:pStyle w:val="ListParagraph"/>
        <w:numPr>
          <w:ilvl w:val="0"/>
          <w:numId w:val="32"/>
        </w:numPr>
        <w:rPr>
          <w:rFonts w:eastAsiaTheme="minorHAnsi"/>
        </w:rPr>
      </w:pPr>
      <w:r w:rsidRPr="005A114A">
        <w:rPr>
          <w:rFonts w:eastAsiaTheme="minorHAnsi"/>
        </w:rPr>
        <w:t xml:space="preserve">Some of them had become great lords under the Muslims. There were also priests who converted. </w:t>
      </w:r>
      <w:r w:rsidR="005A114A">
        <w:rPr>
          <w:rFonts w:eastAsiaTheme="minorHAnsi"/>
          <w:b/>
          <w:bCs/>
        </w:rPr>
        <w:t>(Volume 5)</w:t>
      </w:r>
    </w:p>
    <w:p w14:paraId="6379AFD8" w14:textId="23AE25F9" w:rsidR="00943E83" w:rsidRPr="005A114A" w:rsidRDefault="00943E83" w:rsidP="00E616ED">
      <w:pPr>
        <w:pStyle w:val="ListParagraph"/>
        <w:numPr>
          <w:ilvl w:val="0"/>
          <w:numId w:val="32"/>
        </w:numPr>
        <w:rPr>
          <w:rFonts w:eastAsiaTheme="minorHAnsi"/>
        </w:rPr>
      </w:pPr>
      <w:r w:rsidRPr="005A114A">
        <w:rPr>
          <w:rFonts w:eastAsiaTheme="minorHAnsi"/>
        </w:rPr>
        <w:t xml:space="preserve">Thus, the history of the Renegades is very long: At least 700 years. </w:t>
      </w:r>
      <w:r w:rsidR="005A114A">
        <w:rPr>
          <w:rFonts w:eastAsiaTheme="minorHAnsi"/>
          <w:b/>
          <w:bCs/>
        </w:rPr>
        <w:t>(Volume 5)</w:t>
      </w:r>
    </w:p>
    <w:p w14:paraId="4A7AD3C2" w14:textId="1A947295" w:rsidR="00943E83" w:rsidRPr="005A114A" w:rsidRDefault="00943E83" w:rsidP="00E616ED">
      <w:pPr>
        <w:pStyle w:val="ListParagraph"/>
        <w:numPr>
          <w:ilvl w:val="0"/>
          <w:numId w:val="32"/>
        </w:numPr>
        <w:rPr>
          <w:rFonts w:eastAsiaTheme="minorHAnsi"/>
        </w:rPr>
      </w:pPr>
      <w:r w:rsidRPr="00943E83">
        <w:rPr>
          <w:rFonts w:eastAsiaTheme="minorHAnsi"/>
        </w:rPr>
        <w:t xml:space="preserve">Even when the heavy migration to British North America began in the late 1620s, Britons in Moorish North Africa and elsewhere the Muslim Mediterranean continued to outnumber their American cousins for some time. Several who settled in the New World had known Muslims and Renegades in the Old World at first hand. Virginia’s Captain John Smith was one such American settler. He had battled the Ottomans in Eastern Europe, been taken prisoner, and was held in captivity, although never having the fortune of coming across a Turkish Pocahantas to plead his freedom. </w:t>
      </w:r>
      <w:r w:rsidR="005A114A">
        <w:rPr>
          <w:rFonts w:eastAsiaTheme="minorHAnsi"/>
        </w:rPr>
        <w:t xml:space="preserve"> </w:t>
      </w:r>
      <w:r w:rsidR="005A114A">
        <w:rPr>
          <w:rFonts w:eastAsiaTheme="minorHAnsi"/>
          <w:b/>
          <w:bCs/>
        </w:rPr>
        <w:t>(Volume 5)</w:t>
      </w:r>
    </w:p>
    <w:p w14:paraId="075CF63B" w14:textId="312E7B7F" w:rsidR="00943E83" w:rsidRPr="005A114A" w:rsidRDefault="00943E83" w:rsidP="00E616ED">
      <w:pPr>
        <w:pStyle w:val="ListParagraph"/>
        <w:numPr>
          <w:ilvl w:val="0"/>
          <w:numId w:val="32"/>
        </w:numPr>
        <w:rPr>
          <w:rFonts w:eastAsiaTheme="minorHAnsi"/>
        </w:rPr>
      </w:pPr>
      <w:r w:rsidRPr="00943E83">
        <w:rPr>
          <w:rFonts w:eastAsiaTheme="minorHAnsi"/>
        </w:rPr>
        <w:t xml:space="preserve">The renegades were everywhere and from everywhere. Thus, we should not be surprised when Voltaire exclaims: “What is curious is the number of Spanish, French, and English renegades that one finds in the states of Morocco…”. </w:t>
      </w:r>
      <w:r w:rsidR="005A114A">
        <w:rPr>
          <w:rFonts w:eastAsiaTheme="minorHAnsi"/>
        </w:rPr>
        <w:t xml:space="preserve"> </w:t>
      </w:r>
      <w:r w:rsidR="005A114A">
        <w:rPr>
          <w:rFonts w:eastAsiaTheme="minorHAnsi"/>
          <w:b/>
          <w:bCs/>
        </w:rPr>
        <w:t>(Volume 5)</w:t>
      </w:r>
    </w:p>
    <w:p w14:paraId="145EFB92" w14:textId="5F447DA5" w:rsidR="00943E83" w:rsidRPr="00943E83" w:rsidRDefault="00943E83" w:rsidP="00E616ED">
      <w:pPr>
        <w:pStyle w:val="ListParagraph"/>
        <w:numPr>
          <w:ilvl w:val="0"/>
          <w:numId w:val="32"/>
        </w:numPr>
        <w:rPr>
          <w:rFonts w:eastAsiaTheme="minorHAnsi"/>
        </w:rPr>
      </w:pPr>
      <w:r w:rsidRPr="00943E83">
        <w:rPr>
          <w:rFonts w:eastAsiaTheme="minorHAnsi"/>
        </w:rPr>
        <w:t xml:space="preserve">They were both men and women. </w:t>
      </w:r>
      <w:r w:rsidR="005A114A">
        <w:rPr>
          <w:rFonts w:eastAsiaTheme="minorHAnsi"/>
          <w:b/>
          <w:bCs/>
        </w:rPr>
        <w:t>(Volume 5)</w:t>
      </w:r>
    </w:p>
    <w:p w14:paraId="7B42D2A3" w14:textId="2B423B60" w:rsidR="00943E83" w:rsidRPr="005A114A" w:rsidRDefault="00943E83" w:rsidP="005A114A">
      <w:pPr>
        <w:pStyle w:val="ListParagraph"/>
        <w:rPr>
          <w:rFonts w:eastAsiaTheme="minorHAnsi"/>
        </w:rPr>
      </w:pPr>
      <w:r w:rsidRPr="005A114A">
        <w:rPr>
          <w:rFonts w:eastAsiaTheme="minorHAnsi"/>
        </w:rPr>
        <w:t xml:space="preserve">It must be noted, however, that this propaganda often backfired when European Christians came into actual contact with Muslims and the Islamic world and perceived the falsehood of their indoctrination. Many Crusaders came over to Islam, and the “little people” of Europe discovered in the Muslim world a meritocracy where they would not be barred from social and economic development by their class.  </w:t>
      </w:r>
      <w:r w:rsidR="005A114A">
        <w:rPr>
          <w:rFonts w:eastAsiaTheme="minorHAnsi"/>
        </w:rPr>
        <w:t xml:space="preserve"> </w:t>
      </w:r>
      <w:r w:rsidR="005A114A">
        <w:rPr>
          <w:rFonts w:eastAsiaTheme="minorHAnsi"/>
          <w:b/>
          <w:bCs/>
        </w:rPr>
        <w:t>(Volume 5)</w:t>
      </w:r>
    </w:p>
    <w:p w14:paraId="3C546319" w14:textId="26EC8C2C" w:rsidR="00943E83" w:rsidRPr="00943E83" w:rsidRDefault="00943E83" w:rsidP="00E616ED">
      <w:pPr>
        <w:pStyle w:val="ListParagraph"/>
        <w:numPr>
          <w:ilvl w:val="0"/>
          <w:numId w:val="32"/>
        </w:numPr>
        <w:rPr>
          <w:rFonts w:eastAsiaTheme="minorHAnsi"/>
        </w:rPr>
      </w:pPr>
      <w:r w:rsidRPr="00943E83">
        <w:rPr>
          <w:rFonts w:eastAsiaTheme="minorHAnsi"/>
        </w:rPr>
        <w:t xml:space="preserve">Europe, whose names occur in Turkish history, often occupying high and responsible posts, there seems very little information to be gained regarding their religious life, beyond the fact that they were once Christians and afterwards became Musalmans: whether there were any among them who left their native country soley from a desire to embrace Islam and join a Muhammadan community, I have been unable to discover.” </w:t>
      </w:r>
      <w:r w:rsidR="005A114A">
        <w:rPr>
          <w:rFonts w:eastAsiaTheme="minorHAnsi"/>
          <w:b/>
          <w:bCs/>
        </w:rPr>
        <w:t>(Volume 5)</w:t>
      </w:r>
    </w:p>
    <w:p w14:paraId="0C6A92FF" w14:textId="5BCA3399" w:rsidR="00943E83" w:rsidRPr="00943E83" w:rsidRDefault="00943E83" w:rsidP="00E616ED">
      <w:pPr>
        <w:pStyle w:val="ListParagraph"/>
        <w:numPr>
          <w:ilvl w:val="0"/>
          <w:numId w:val="32"/>
        </w:numPr>
        <w:rPr>
          <w:rFonts w:eastAsiaTheme="minorHAnsi"/>
        </w:rPr>
      </w:pPr>
      <w:r w:rsidRPr="00943E83">
        <w:rPr>
          <w:rFonts w:eastAsiaTheme="minorHAnsi"/>
        </w:rPr>
        <w:t xml:space="preserve">“As for the numerous renegades who went to swell the numbers of the Barbary corsairs, there is probably not a single instance to be found in which religious conviction had anything to do with their apostasy, for such a lawless laife of bloodshed and piracy could offer no attractions except to the escaped convicts, deserters and scoundrels of all kinds who made their way to the North coast of Africa from the sixteenth to the eighteenth century.”  </w:t>
      </w:r>
      <w:r w:rsidR="005A114A">
        <w:rPr>
          <w:rFonts w:eastAsiaTheme="minorHAnsi"/>
          <w:b/>
          <w:bCs/>
        </w:rPr>
        <w:t>(Volume 5)</w:t>
      </w:r>
    </w:p>
    <w:p w14:paraId="6387BEE9" w14:textId="0C978311" w:rsidR="00FD1A33" w:rsidRPr="000F47D3" w:rsidRDefault="00943E83" w:rsidP="00E616ED">
      <w:pPr>
        <w:pStyle w:val="ListParagraph"/>
        <w:numPr>
          <w:ilvl w:val="0"/>
          <w:numId w:val="32"/>
        </w:numPr>
        <w:rPr>
          <w:rFonts w:eastAsiaTheme="minorHAnsi"/>
        </w:rPr>
      </w:pPr>
      <w:r w:rsidRPr="00943E83">
        <w:rPr>
          <w:rFonts w:eastAsiaTheme="minorHAnsi"/>
        </w:rPr>
        <w:t xml:space="preserve">“As to the numerous Christian renegades, belonging to various nations of Europe, whose names occur in Turkish history, often occupying high and responsible posts, there seems very little information to be gained regarding their religious life, beyond the fact that they were once Christians and afterwards became Musalmans: whether there were any among them who left their native country soley from a desire to embrace Islam and join a Muhammadan community, I have been unable to discover.” </w:t>
      </w:r>
      <w:r w:rsidR="005A114A">
        <w:rPr>
          <w:rFonts w:eastAsiaTheme="minorHAnsi"/>
          <w:b/>
          <w:bCs/>
        </w:rPr>
        <w:t>(Volume 5)</w:t>
      </w:r>
      <w:r w:rsidR="00FD1A33" w:rsidRPr="000F47D3">
        <w:rPr>
          <w:rFonts w:eastAsiaTheme="minorHAnsi"/>
        </w:rPr>
        <w:tab/>
      </w:r>
    </w:p>
    <w:p w14:paraId="69B3E05C" w14:textId="17B1A9A4" w:rsidR="00FD1A33" w:rsidRDefault="00FD1A33" w:rsidP="00E616ED">
      <w:pPr>
        <w:pStyle w:val="Heading4"/>
        <w:numPr>
          <w:ilvl w:val="1"/>
          <w:numId w:val="6"/>
        </w:numPr>
        <w:rPr>
          <w:rFonts w:asciiTheme="majorBidi" w:eastAsiaTheme="minorHAnsi" w:hAnsiTheme="majorBidi"/>
          <w:b/>
          <w:bCs/>
          <w:color w:val="C00000"/>
          <w:sz w:val="28"/>
          <w:szCs w:val="28"/>
        </w:rPr>
      </w:pPr>
      <w:bookmarkStart w:id="97" w:name="_Toc188509379"/>
      <w:r>
        <w:rPr>
          <w:rFonts w:asciiTheme="majorBidi" w:eastAsiaTheme="minorHAnsi" w:hAnsiTheme="majorBidi"/>
          <w:b/>
          <w:bCs/>
          <w:color w:val="C00000"/>
          <w:sz w:val="28"/>
          <w:szCs w:val="28"/>
        </w:rPr>
        <w:t>L</w:t>
      </w:r>
      <w:r w:rsidRPr="003D4964">
        <w:rPr>
          <w:rFonts w:asciiTheme="majorBidi" w:eastAsiaTheme="minorHAnsi" w:hAnsiTheme="majorBidi"/>
          <w:b/>
          <w:bCs/>
          <w:color w:val="C00000"/>
          <w:sz w:val="28"/>
          <w:szCs w:val="28"/>
        </w:rPr>
        <w:t>ate Antiquity</w:t>
      </w:r>
    </w:p>
    <w:p w14:paraId="5750DC4E" w14:textId="5CB221B5" w:rsidR="00FD1A33" w:rsidRDefault="005A779B" w:rsidP="005A779B">
      <w:pPr>
        <w:ind w:left="1440"/>
        <w:rPr>
          <w:color w:val="202122"/>
          <w:sz w:val="20"/>
          <w:szCs w:val="20"/>
        </w:rPr>
      </w:pPr>
      <w:commentRangeStart w:id="98"/>
      <w:commentRangeStart w:id="99"/>
      <w:r w:rsidRPr="00512709">
        <w:rPr>
          <w:b/>
          <w:bCs/>
          <w:sz w:val="20"/>
          <w:szCs w:val="20"/>
        </w:rPr>
        <w:t>Late Antiquity</w:t>
      </w:r>
      <w:r w:rsidRPr="00512709">
        <w:rPr>
          <w:sz w:val="20"/>
          <w:szCs w:val="20"/>
        </w:rPr>
        <w:t xml:space="preserve"> is referred to many times in this book. It is </w:t>
      </w:r>
      <w:r w:rsidRPr="00512709">
        <w:rPr>
          <w:color w:val="202122"/>
          <w:sz w:val="20"/>
          <w:szCs w:val="20"/>
        </w:rPr>
        <w:t xml:space="preserve">a broad term that Western historians use for the period in the Mediterranean Basin between Classical Antiquity unto the beginning of the European Middle Ages. In this book, however, Late Antiquity is defined a little differently as the period between Classical Antiquity and the rise of Islam in the first/seventh century CE, which was roughly coeval with the rise of the European Middle Ages but profoundly more significant historically as regards the reception, development, and transmission of the learning of Late Antiquity. In this book, I prefer to define </w:t>
      </w:r>
      <w:r w:rsidRPr="00512709">
        <w:rPr>
          <w:b/>
          <w:bCs/>
          <w:color w:val="202122"/>
          <w:sz w:val="20"/>
          <w:szCs w:val="20"/>
        </w:rPr>
        <w:t>Classical Antiquity</w:t>
      </w:r>
      <w:r w:rsidRPr="00512709">
        <w:rPr>
          <w:color w:val="202122"/>
          <w:sz w:val="20"/>
          <w:szCs w:val="20"/>
        </w:rPr>
        <w:t xml:space="preserve">, which was also localized in the Mediterranean Basin, as the broad interlocking period between the rise of the Greek City-States in the eighth century BCE until the twilight of the Pagan Roman Empire in the fourth century CE. For the sake of round numbers, then, Classical Antiquity may be dated as ending roughly around </w:t>
      </w:r>
      <w:r w:rsidRPr="00512709">
        <w:rPr>
          <w:sz w:val="20"/>
          <w:szCs w:val="20"/>
        </w:rPr>
        <w:t>330 CE</w:t>
      </w:r>
      <w:r w:rsidRPr="00512709">
        <w:rPr>
          <w:color w:val="202122"/>
          <w:sz w:val="20"/>
          <w:szCs w:val="20"/>
        </w:rPr>
        <w:t>, when the emperor Constantine the Great (</w:t>
      </w:r>
      <w:r w:rsidRPr="00512709">
        <w:rPr>
          <w:rFonts w:eastAsiaTheme="minorEastAsia"/>
          <w:color w:val="000000"/>
          <w:sz w:val="20"/>
          <w:szCs w:val="20"/>
        </w:rPr>
        <w:t>(d. 337 CE</w:t>
      </w:r>
      <w:r w:rsidRPr="00512709">
        <w:rPr>
          <w:color w:val="202122"/>
          <w:sz w:val="20"/>
          <w:szCs w:val="20"/>
        </w:rPr>
        <w:t>) moved the empire’s capital from Rome to Constantinople and the old Pagan Roman Empire began to give way to the formation of Christian New Rome (Byzantium). Classical Antiquity is also the period romantically envisioned by the American poet Edgar Allan Poe (d. 1265/1849), when he spoke of “the glory that was Greece and the grandeur that was Rome.”</w:t>
      </w:r>
      <w:r>
        <w:rPr>
          <w:color w:val="202122"/>
          <w:sz w:val="20"/>
          <w:szCs w:val="20"/>
        </w:rPr>
        <w:t xml:space="preserve">  </w:t>
      </w:r>
      <w:r>
        <w:rPr>
          <w:b/>
          <w:bCs/>
          <w:color w:val="202122"/>
          <w:sz w:val="20"/>
          <w:szCs w:val="20"/>
        </w:rPr>
        <w:t xml:space="preserve">(existing footnote) </w:t>
      </w:r>
      <w:commentRangeEnd w:id="98"/>
      <w:r w:rsidR="0067682B">
        <w:rPr>
          <w:rStyle w:val="CommentReference"/>
          <w:color w:val="202122"/>
          <w:sz w:val="20"/>
          <w:szCs w:val="20"/>
        </w:rPr>
        <w:commentReference w:id="98"/>
      </w:r>
      <w:commentRangeEnd w:id="99"/>
      <w:r>
        <w:rPr>
          <w:rStyle w:val="CommentReference"/>
        </w:rPr>
        <w:commentReference w:id="99"/>
      </w:r>
    </w:p>
    <w:p w14:paraId="54208B3B" w14:textId="476AB6D2" w:rsidR="00FD1A33" w:rsidRPr="000706C5" w:rsidRDefault="00FD1A33" w:rsidP="00CA141F">
      <w:pPr>
        <w:rPr>
          <w:b/>
          <w:bCs/>
          <w:i/>
          <w:iCs/>
          <w:color w:val="000000" w:themeColor="text1"/>
        </w:rPr>
      </w:pPr>
    </w:p>
    <w:p w14:paraId="7F8A29AD" w14:textId="77777777" w:rsidR="00FD1A33" w:rsidRPr="008F3C4F" w:rsidRDefault="00FD1A33" w:rsidP="00E616ED">
      <w:pPr>
        <w:pStyle w:val="Heading4"/>
        <w:numPr>
          <w:ilvl w:val="1"/>
          <w:numId w:val="6"/>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8F3C4F">
        <w:rPr>
          <w:rFonts w:asciiTheme="majorBidi" w:eastAsiaTheme="minorHAnsi" w:hAnsiTheme="majorBidi"/>
          <w:b/>
          <w:bCs/>
          <w:color w:val="C00000"/>
          <w:sz w:val="28"/>
          <w:szCs w:val="28"/>
        </w:rPr>
        <w:t>Magyar</w:t>
      </w:r>
      <w:r>
        <w:rPr>
          <w:rFonts w:asciiTheme="majorBidi" w:eastAsiaTheme="minorHAnsi" w:hAnsiTheme="majorBidi"/>
          <w:b/>
          <w:bCs/>
          <w:color w:val="C00000"/>
          <w:sz w:val="28"/>
          <w:szCs w:val="28"/>
        </w:rPr>
        <w:t xml:space="preserve"> (Hungarian)</w:t>
      </w:r>
      <w:r w:rsidRPr="008F3C4F">
        <w:rPr>
          <w:rFonts w:asciiTheme="majorBidi" w:eastAsiaTheme="minorHAnsi" w:hAnsiTheme="majorBidi"/>
          <w:b/>
          <w:bCs/>
          <w:color w:val="C00000"/>
          <w:sz w:val="28"/>
          <w:szCs w:val="28"/>
        </w:rPr>
        <w:t xml:space="preserve"> Invasions of Western Europe</w:t>
      </w:r>
    </w:p>
    <w:p w14:paraId="726DCA7B" w14:textId="77777777" w:rsidR="00FD1A33" w:rsidRPr="000706C5" w:rsidRDefault="0A910C68" w:rsidP="00FD1A33">
      <w:pPr>
        <w:ind w:left="1440" w:right="1080"/>
        <w:rPr>
          <w:rFonts w:asciiTheme="majorBidi" w:eastAsiaTheme="minorHAnsi" w:hAnsiTheme="majorBidi" w:cstheme="majorBidi"/>
          <w:i/>
          <w:iCs/>
          <w:color w:val="000000"/>
        </w:rPr>
      </w:pPr>
      <w:commentRangeStart w:id="100"/>
      <w:r w:rsidRPr="19736EA0">
        <w:rPr>
          <w:rFonts w:asciiTheme="majorBidi" w:eastAsiaTheme="minorEastAsia" w:hAnsiTheme="majorBidi" w:cstheme="majorBidi"/>
          <w:b/>
          <w:bCs/>
          <w:i/>
          <w:iCs/>
          <w:color w:val="000000"/>
        </w:rPr>
        <w:t>The Magyars</w:t>
      </w:r>
      <w:r w:rsidR="00FD1A33" w:rsidRPr="19736EA0">
        <w:rPr>
          <w:rStyle w:val="FootnoteReference"/>
          <w:rFonts w:asciiTheme="majorBidi" w:eastAsiaTheme="minorEastAsia" w:hAnsiTheme="majorBidi" w:cstheme="majorBidi"/>
          <w:i/>
          <w:iCs/>
          <w:color w:val="000000"/>
        </w:rPr>
        <w:footnoteReference w:id="29"/>
      </w:r>
      <w:r w:rsidRPr="19736EA0">
        <w:rPr>
          <w:i/>
          <w:iCs/>
        </w:rPr>
        <w:t xml:space="preserve"> (or Hungarians), who were similar to the </w:t>
      </w:r>
      <w:r w:rsidRPr="19736EA0">
        <w:rPr>
          <w:rFonts w:asciiTheme="majorBidi" w:hAnsiTheme="majorBidi" w:cstheme="majorBidi"/>
          <w:b/>
          <w:bCs/>
          <w:i/>
          <w:iCs/>
        </w:rPr>
        <w:t>Huns</w:t>
      </w:r>
      <w:r w:rsidRPr="19736EA0">
        <w:rPr>
          <w:rFonts w:asciiTheme="majorBidi" w:hAnsiTheme="majorBidi" w:cstheme="majorBidi"/>
          <w:i/>
          <w:iCs/>
        </w:rPr>
        <w:t>,</w:t>
      </w:r>
      <w:r w:rsidR="00FD1A33" w:rsidRPr="19736EA0">
        <w:rPr>
          <w:rStyle w:val="FootnoteReference"/>
          <w:rFonts w:asciiTheme="majorBidi" w:hAnsiTheme="majorBidi" w:cstheme="majorBidi"/>
          <w:i/>
          <w:iCs/>
        </w:rPr>
        <w:footnoteReference w:id="30"/>
      </w:r>
      <w:r w:rsidRPr="19736EA0">
        <w:rPr>
          <w:i/>
          <w:iCs/>
        </w:rPr>
        <w:t xml:space="preserve"> who had invaded Western Europe four centuries earlier.</w:t>
      </w:r>
      <w:r w:rsidRPr="19736EA0">
        <w:rPr>
          <w:rFonts w:asciiTheme="majorBidi" w:eastAsiaTheme="minorEastAsia" w:hAnsiTheme="majorBidi" w:cstheme="majorBidi"/>
          <w:i/>
          <w:iCs/>
          <w:color w:val="000000"/>
        </w:rPr>
        <w:t xml:space="preserve"> </w:t>
      </w:r>
      <w:r w:rsidRPr="19736EA0">
        <w:rPr>
          <w:i/>
          <w:iCs/>
        </w:rPr>
        <w:t>The formidable</w:t>
      </w:r>
      <w:r w:rsidRPr="19736EA0">
        <w:rPr>
          <w:rFonts w:asciiTheme="majorBidi" w:eastAsiaTheme="minorEastAsia" w:hAnsiTheme="majorBidi" w:cstheme="majorBidi"/>
          <w:b/>
          <w:bCs/>
          <w:i/>
          <w:iCs/>
          <w:color w:val="000000"/>
        </w:rPr>
        <w:t xml:space="preserve"> Magyar Invasions</w:t>
      </w:r>
      <w:r w:rsidR="00FD1A33" w:rsidRPr="19736EA0">
        <w:rPr>
          <w:rStyle w:val="FootnoteReference"/>
          <w:rFonts w:asciiTheme="majorBidi" w:eastAsiaTheme="minorEastAsia" w:hAnsiTheme="majorBidi" w:cstheme="majorBidi"/>
          <w:i/>
          <w:iCs/>
          <w:color w:val="000000"/>
        </w:rPr>
        <w:footnoteReference w:id="31"/>
      </w:r>
      <w:r w:rsidRPr="19736EA0">
        <w:rPr>
          <w:i/>
          <w:iCs/>
        </w:rPr>
        <w:t xml:space="preserve"> lasted for roughly seventy-five years during the period running from </w:t>
      </w:r>
      <w:r w:rsidRPr="19736EA0">
        <w:rPr>
          <w:rFonts w:asciiTheme="majorBidi" w:hAnsiTheme="majorBidi" w:cstheme="majorBidi"/>
          <w:i/>
          <w:iCs/>
          <w:color w:val="202122"/>
        </w:rPr>
        <w:t>282/895 until 359/970.</w:t>
      </w:r>
      <w:commentRangeEnd w:id="100"/>
      <w:r w:rsidR="0067682B" w:rsidRPr="000706C5">
        <w:rPr>
          <w:rStyle w:val="CommentReference"/>
          <w:rFonts w:asciiTheme="majorBidi" w:eastAsiaTheme="minorHAnsi" w:hAnsiTheme="majorBidi" w:cstheme="majorBidi"/>
          <w:i/>
          <w:iCs/>
          <w:color w:val="000000"/>
          <w:sz w:val="24"/>
          <w:szCs w:val="24"/>
        </w:rPr>
        <w:commentReference w:id="100"/>
      </w:r>
    </w:p>
    <w:p w14:paraId="78FDBB74" w14:textId="77777777" w:rsidR="00FD1A33" w:rsidRPr="000706C5" w:rsidRDefault="00FD1A33" w:rsidP="00FD1A33">
      <w:pPr>
        <w:ind w:left="1440" w:right="1080"/>
        <w:rPr>
          <w:rFonts w:asciiTheme="majorBidi" w:eastAsiaTheme="minorEastAsia" w:hAnsiTheme="majorBidi" w:cstheme="majorBidi"/>
          <w:b/>
          <w:bCs/>
          <w:i/>
          <w:iCs/>
          <w:color w:val="000000"/>
        </w:rPr>
      </w:pPr>
    </w:p>
    <w:p w14:paraId="390D4B33" w14:textId="77777777" w:rsidR="00FD1A33" w:rsidRPr="00C21AAE" w:rsidRDefault="00FD1A33" w:rsidP="00E616ED">
      <w:pPr>
        <w:pStyle w:val="Heading4"/>
        <w:numPr>
          <w:ilvl w:val="1"/>
          <w:numId w:val="6"/>
        </w:numPr>
        <w:ind w:right="2160"/>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C21AAE">
        <w:rPr>
          <w:rFonts w:asciiTheme="majorBidi" w:eastAsiaTheme="minorHAnsi" w:hAnsiTheme="majorBidi"/>
          <w:b/>
          <w:bCs/>
          <w:color w:val="C00000"/>
          <w:sz w:val="28"/>
          <w:szCs w:val="28"/>
        </w:rPr>
        <w:t>Medieval Muslim Thalassocracy of the Mediterranean</w:t>
      </w:r>
    </w:p>
    <w:p w14:paraId="4E0AB952" w14:textId="77777777" w:rsidR="00FD1A33" w:rsidRPr="004241EC" w:rsidRDefault="0A910C68" w:rsidP="00FD1A33">
      <w:pPr>
        <w:ind w:left="1350"/>
        <w:rPr>
          <w:b/>
          <w:bCs/>
          <w:i/>
          <w:iCs/>
        </w:rPr>
      </w:pPr>
      <w:r w:rsidRPr="19736EA0">
        <w:rPr>
          <w:b/>
          <w:bCs/>
          <w:i/>
          <w:iCs/>
        </w:rPr>
        <w:t>Thalassocracy</w:t>
      </w:r>
      <w:r w:rsidR="00FD1A33" w:rsidRPr="19736EA0">
        <w:rPr>
          <w:rStyle w:val="FootnoteReference"/>
          <w:rFonts w:asciiTheme="majorBidi" w:eastAsiaTheme="minorEastAsia" w:hAnsiTheme="majorBidi" w:cstheme="majorBidi"/>
          <w:b/>
          <w:bCs/>
          <w:i/>
          <w:iCs/>
          <w:color w:val="000000"/>
          <w:sz w:val="28"/>
          <w:szCs w:val="28"/>
        </w:rPr>
        <w:footnoteReference w:id="32"/>
      </w:r>
    </w:p>
    <w:p w14:paraId="0C7457CF" w14:textId="57095DC7" w:rsidR="00FD1A33" w:rsidRDefault="00B47FC7" w:rsidP="00E616ED">
      <w:pPr>
        <w:pStyle w:val="ListParagraph"/>
        <w:numPr>
          <w:ilvl w:val="0"/>
          <w:numId w:val="30"/>
        </w:numPr>
        <w:rPr>
          <w:rFonts w:asciiTheme="majorBidi" w:eastAsiaTheme="minorEastAsia" w:hAnsiTheme="majorBidi" w:cstheme="majorBidi"/>
          <w:color w:val="000000"/>
        </w:rPr>
      </w:pPr>
      <w:r w:rsidRPr="00B47FC7">
        <w:rPr>
          <w:rFonts w:asciiTheme="majorBidi" w:eastAsiaTheme="minorEastAsia" w:hAnsiTheme="majorBidi" w:cstheme="majorBidi"/>
          <w:color w:val="000000"/>
        </w:rPr>
        <w:t>In Occidentalism, we will also look the complex and multifaceted chapter during the third/ninth and fourth/tenth centuries of the expansion of the external influence of the Ummayad Caliphate of Córdoba in the Outpost Fortress (Ribāṭ) and Amirate of Fraxinetum (Arabic: Farakhshanīṭ and Farajshanīṭ) at the mouth of the Rhône River in what is today Southeastern France, which has already been introduced in Book One. As we have seen, Fraxinetum was clearly in communication with Córdoba, although it was not under the Caliphate’s direct administrative control. The events associated with Fraxinetum took place during the Age of the Vikings and were contemporaneous with the onslaughts of the Magyars, whom the Muslims of Fraxinetum were able to withstand successfully on the battle fields of Provence in 343/954. But they were also an outcome of the powerful Muslim Thalassocracy that dominated the Mediterranean and Atlantic coasts of Iberia at that time, which must be carefully incorporated into a proper understanding of the Middle Ages.</w:t>
      </w:r>
      <w:r w:rsidR="00733D20">
        <w:rPr>
          <w:rFonts w:asciiTheme="majorBidi" w:eastAsiaTheme="minorEastAsia" w:hAnsiTheme="majorBidi" w:cstheme="majorBidi"/>
          <w:color w:val="000000"/>
        </w:rPr>
        <w:t xml:space="preserve"> (</w:t>
      </w:r>
      <w:r w:rsidR="00733D20">
        <w:rPr>
          <w:rFonts w:asciiTheme="majorBidi" w:eastAsiaTheme="minorEastAsia" w:hAnsiTheme="majorBidi" w:cstheme="majorBidi"/>
          <w:b/>
          <w:bCs/>
          <w:color w:val="000000"/>
        </w:rPr>
        <w:t>Volume 5)</w:t>
      </w:r>
    </w:p>
    <w:p w14:paraId="6AFC024A" w14:textId="410B6AB3" w:rsidR="00B47FC7" w:rsidRDefault="009D0B5C" w:rsidP="00E616ED">
      <w:pPr>
        <w:pStyle w:val="ListParagraph"/>
        <w:numPr>
          <w:ilvl w:val="0"/>
          <w:numId w:val="30"/>
        </w:numPr>
        <w:rPr>
          <w:rFonts w:asciiTheme="majorBidi" w:eastAsiaTheme="minorEastAsia" w:hAnsiTheme="majorBidi" w:cstheme="majorBidi"/>
          <w:color w:val="000000"/>
        </w:rPr>
      </w:pPr>
      <w:r w:rsidRPr="009D0B5C">
        <w:rPr>
          <w:rFonts w:asciiTheme="majorBidi" w:eastAsiaTheme="minorEastAsia" w:hAnsiTheme="majorBidi" w:cstheme="majorBidi"/>
          <w:color w:val="000000"/>
        </w:rPr>
        <w:t>Moreover, the Amīrate of Franxinetum—as amply noted—was a byproduct of the powerful Muslim Thalassocracy that dominated the entire Mediterranean during the Early Middle Ages, of which Muslim Sicily was only one of its chief components</w:t>
      </w:r>
      <w:r w:rsidR="00733D20">
        <w:rPr>
          <w:rFonts w:asciiTheme="majorBidi" w:eastAsiaTheme="minorEastAsia" w:hAnsiTheme="majorBidi" w:cstheme="majorBidi"/>
          <w:color w:val="000000"/>
        </w:rPr>
        <w:t xml:space="preserve"> </w:t>
      </w:r>
      <w:r w:rsidR="00733D20">
        <w:rPr>
          <w:rFonts w:asciiTheme="majorBidi" w:eastAsiaTheme="minorEastAsia" w:hAnsiTheme="majorBidi" w:cstheme="majorBidi"/>
          <w:b/>
          <w:bCs/>
          <w:color w:val="000000"/>
        </w:rPr>
        <w:t xml:space="preserve">(Volume 5) </w:t>
      </w:r>
    </w:p>
    <w:p w14:paraId="51CF5540" w14:textId="2785D5EE" w:rsidR="009D0B5C" w:rsidRPr="00733D20" w:rsidRDefault="00733D20" w:rsidP="00E616ED">
      <w:pPr>
        <w:pStyle w:val="ListParagraph"/>
        <w:numPr>
          <w:ilvl w:val="0"/>
          <w:numId w:val="30"/>
        </w:numPr>
        <w:rPr>
          <w:rFonts w:asciiTheme="majorBidi" w:eastAsiaTheme="minorEastAsia" w:hAnsiTheme="majorBidi" w:cstheme="majorBidi"/>
          <w:color w:val="000000"/>
        </w:rPr>
      </w:pPr>
      <w:r w:rsidRPr="00733D20">
        <w:rPr>
          <w:rFonts w:asciiTheme="majorBidi" w:eastAsiaTheme="minorEastAsia" w:hAnsiTheme="majorBidi" w:cstheme="majorBidi"/>
          <w:color w:val="000000"/>
        </w:rPr>
        <w:t>Both major defeats in Touloouse and Tours/Poitiers frustrated Umayyad efforts to establish themselves firmly in Aquitaine, consolidate their hold over Septimania, and eventually conquer “the Vast Land” (al-Arḍ al-Kabīra) of modern-day France to the North. But, as noted earlier, the Umayyads still remained powerful in Septimania and continued to extend their holdings in what is today Southern and Eastern France. Moreover, as will be discussed further below, the Ummayad Caliphate of Córdoba would later be able during the period roughly from 287/900 until 441/1050 to establish a powerful Muslim presence in Provence, Northwestern Italy, the Alpine valleys of today’s Switzerland, and the Italian Piedmont. At the same time, they worked alongside the Muslims of Sicily to extend their Muslim thalassocracy throughout the Mediterranean Sea and in Southern and Central Italy, which was part of the foreign policy both of the Córdoba Caliphate and the Aghlabids of North Africa and almost succeeded in driving a wedge between the Roman Catholic Church of Italy and Western Europe and the Orthodox Christians of Constantinople and the East.</w:t>
      </w:r>
      <w:r>
        <w:rPr>
          <w:rFonts w:asciiTheme="majorBidi" w:eastAsiaTheme="minorEastAsia" w:hAnsiTheme="majorBidi" w:cstheme="majorBidi"/>
          <w:color w:val="000000"/>
        </w:rPr>
        <w:t xml:space="preserve"> </w:t>
      </w:r>
      <w:r>
        <w:rPr>
          <w:rFonts w:asciiTheme="majorBidi" w:eastAsiaTheme="minorEastAsia" w:hAnsiTheme="majorBidi" w:cstheme="majorBidi"/>
          <w:b/>
          <w:bCs/>
          <w:color w:val="000000"/>
        </w:rPr>
        <w:t xml:space="preserve">(volume 3) </w:t>
      </w:r>
    </w:p>
    <w:p w14:paraId="7187FD36" w14:textId="454EACCE" w:rsidR="00733D20" w:rsidRDefault="00222F91" w:rsidP="00E616ED">
      <w:pPr>
        <w:pStyle w:val="ListParagraph"/>
        <w:numPr>
          <w:ilvl w:val="0"/>
          <w:numId w:val="30"/>
        </w:numPr>
        <w:rPr>
          <w:rFonts w:asciiTheme="majorBidi" w:eastAsiaTheme="minorEastAsia" w:hAnsiTheme="majorBidi" w:cstheme="majorBidi"/>
          <w:color w:val="000000"/>
        </w:rPr>
      </w:pPr>
      <w:r w:rsidRPr="00222F91">
        <w:rPr>
          <w:rFonts w:asciiTheme="majorBidi" w:eastAsiaTheme="minorEastAsia" w:hAnsiTheme="majorBidi" w:cstheme="majorBidi"/>
          <w:color w:val="000000"/>
        </w:rPr>
        <w:t>After the death of Louis the Pious, his eldest son King Lothair I—who had co-ruled Carolingian domains with his father from 201/817 until 225/840 and then governed alone until his death fifteen years later in 241/855—found himself unable to defend his lands convincingly, since he was being repeatedly beset by Viking attacks in the North, while, in the South along the Mediterranean littoral, his realms were exposed the expansion of the Muslim thalassocracy based in Iberia, Sicily, and North Africa. Lothair’s younger brother Louis II the German was the first Carolingian king of East Francia in much of what is today Germany, which he ruled from 228/843 until his death thirty-three years later in 62/876, but he too was unable to protect his Northern realms from Viking predations</w:t>
      </w:r>
      <w:r>
        <w:rPr>
          <w:rFonts w:asciiTheme="majorBidi" w:eastAsiaTheme="minorEastAsia" w:hAnsiTheme="majorBidi" w:cstheme="majorBidi"/>
          <w:color w:val="000000"/>
        </w:rPr>
        <w:t xml:space="preserve"> </w:t>
      </w:r>
      <w:r>
        <w:rPr>
          <w:rFonts w:asciiTheme="majorBidi" w:eastAsiaTheme="minorEastAsia" w:hAnsiTheme="majorBidi" w:cstheme="majorBidi"/>
          <w:b/>
          <w:bCs/>
          <w:color w:val="000000"/>
        </w:rPr>
        <w:t xml:space="preserve">(Volume 3) </w:t>
      </w:r>
    </w:p>
    <w:p w14:paraId="4AFCE3D0" w14:textId="73BF828F" w:rsidR="00222F91" w:rsidRDefault="00D05E76" w:rsidP="00E616ED">
      <w:pPr>
        <w:pStyle w:val="ListParagraph"/>
        <w:numPr>
          <w:ilvl w:val="0"/>
          <w:numId w:val="30"/>
        </w:numPr>
        <w:rPr>
          <w:rFonts w:asciiTheme="majorBidi" w:eastAsiaTheme="minorEastAsia" w:hAnsiTheme="majorBidi" w:cstheme="majorBidi"/>
          <w:color w:val="000000"/>
        </w:rPr>
      </w:pPr>
      <w:r w:rsidRPr="00D05E76">
        <w:rPr>
          <w:rFonts w:asciiTheme="majorBidi" w:eastAsiaTheme="minorEastAsia" w:hAnsiTheme="majorBidi" w:cstheme="majorBidi"/>
          <w:color w:val="000000"/>
        </w:rPr>
        <w:t>Similar dangers from the growing Muslim Thalassocracy of the Mediterranean loomed during the entire two-century period of the weak Roman Papacy. In the wake of the second Muslim attack on Rome, Pope Leo IV appealed to the Christian rulers of Italy to end their divisions, stop making alliances with the Muslims, and unify their ranks in order to confront Muslim power in their lands. During the Papacy of  Leo IV, a third and final Muslim offensive on Rome took place in 234/849, leading to the Papal victory in the Battle of Ostia. In that year, a Muslim fleet from the island of Sardinia approached the harbor of Rome, but Pope Leo IV and the league of Italian kingdoms he had formed against them were able to destroy the Muslim fleet after it was scattered and seriously damaged in storms. Consequently, the Battle of Ostia became one of the most famous battles of the Papacy during the Middle Ages.</w:t>
      </w:r>
      <w:r>
        <w:rPr>
          <w:rFonts w:asciiTheme="majorBidi" w:eastAsiaTheme="minorEastAsia" w:hAnsiTheme="majorBidi" w:cstheme="majorBidi"/>
          <w:color w:val="000000"/>
        </w:rPr>
        <w:t xml:space="preserve"> </w:t>
      </w:r>
      <w:r>
        <w:rPr>
          <w:rFonts w:asciiTheme="majorBidi" w:eastAsiaTheme="minorEastAsia" w:hAnsiTheme="majorBidi" w:cstheme="majorBidi"/>
          <w:b/>
          <w:bCs/>
          <w:color w:val="000000"/>
        </w:rPr>
        <w:t xml:space="preserve">(volume 3) </w:t>
      </w:r>
    </w:p>
    <w:p w14:paraId="521AD620" w14:textId="76E67038" w:rsidR="00D05E76" w:rsidRDefault="00D05E76" w:rsidP="00E616ED">
      <w:pPr>
        <w:pStyle w:val="ListParagraph"/>
        <w:numPr>
          <w:ilvl w:val="0"/>
          <w:numId w:val="30"/>
        </w:numPr>
        <w:rPr>
          <w:rFonts w:asciiTheme="majorBidi" w:eastAsiaTheme="minorEastAsia" w:hAnsiTheme="majorBidi" w:cstheme="majorBidi"/>
          <w:color w:val="000000"/>
        </w:rPr>
      </w:pPr>
      <w:r w:rsidRPr="00D05E76">
        <w:rPr>
          <w:rFonts w:asciiTheme="majorBidi" w:eastAsiaTheme="minorEastAsia" w:hAnsiTheme="majorBidi" w:cstheme="majorBidi"/>
          <w:color w:val="000000"/>
        </w:rPr>
        <w:t>At the same time, in the South and along the entire Mediterrean coast and its islands, the Muslim thalassocracy based in Iberia, the Balearic Islands, and Sicily presented an adversy even more dangerous than either the babaric Vikings and the Magyar hordes. Umayyad and North African seapower, which was already significant before the Muslims repelled the Vikings from Iberia in 229/844, made it difficult for the Franks and other Europeans to take to the seas, while leaving their coastlines open to attack. In his Muqaddima or Introduction to the Study of History, Ibn Khaldūn asserts that the Muslims were the undisputed lords of the Mediterranean during those centuries and until the time when the Fatimid Empire began to break up in North Africa and Egypt and the Umayyad Dynasty began to decline in Muslim Iberia. He adds that the Christians of Europe only began to gain the upper hand over the Muslims in the Mediterranean in the fifth/eleventh century, which, of course, ended with the Crusades and states that it was the weakening of the formerly powerful Muslim fleets that opened the way for the Crusaders to make their way by land and sea to the Holy Land and ultimately conquer Jerusalem. In 342/954—only months before the Battle of Lechfeld of the summer of 343/955, when Otto the Great dealt the Magyars their deathblow in Europe and brought and end to the Magyar invasions of Western Europe—the Magyar hordes poured into Provence, where the Muslims of Fraxinetum set out to meet them in combat. The Muslims of Fraxinetum dealt the Magyars a sound defeat, possibly contributing by that indirectly to the victory of Otto I the following year.</w:t>
      </w:r>
      <w:r>
        <w:rPr>
          <w:rFonts w:asciiTheme="majorBidi" w:eastAsiaTheme="minorEastAsia" w:hAnsiTheme="majorBidi" w:cstheme="majorBidi"/>
          <w:color w:val="000000"/>
        </w:rPr>
        <w:t xml:space="preserve"> </w:t>
      </w:r>
      <w:r>
        <w:rPr>
          <w:rFonts w:asciiTheme="majorBidi" w:eastAsiaTheme="minorEastAsia" w:hAnsiTheme="majorBidi" w:cstheme="majorBidi"/>
          <w:b/>
          <w:bCs/>
          <w:color w:val="000000"/>
        </w:rPr>
        <w:t xml:space="preserve">(volume 3) </w:t>
      </w:r>
    </w:p>
    <w:p w14:paraId="28D62232" w14:textId="0DFD5058" w:rsidR="00D05E76" w:rsidRDefault="00D41E5E" w:rsidP="00E616ED">
      <w:pPr>
        <w:pStyle w:val="ListParagraph"/>
        <w:numPr>
          <w:ilvl w:val="0"/>
          <w:numId w:val="30"/>
        </w:numPr>
        <w:rPr>
          <w:rFonts w:asciiTheme="majorBidi" w:eastAsiaTheme="minorEastAsia" w:hAnsiTheme="majorBidi" w:cstheme="majorBidi"/>
          <w:color w:val="000000"/>
        </w:rPr>
      </w:pPr>
      <w:r w:rsidRPr="00D41E5E">
        <w:rPr>
          <w:rFonts w:asciiTheme="majorBidi" w:eastAsiaTheme="minorEastAsia" w:hAnsiTheme="majorBidi" w:cstheme="majorBidi"/>
          <w:color w:val="000000"/>
        </w:rPr>
        <w:t>In addition to this internal dimension, the Vikings, Magyars, and the assertion of Umayyad and Aghlabid power in France, Italy, and the Mediterranean further destabilized central authority and made the refuges of local castles imperative. Such inroads divided different European regions from their kings, while the dynamic of Muslim power in the thalassocracy of the South threatened to divide Christendom politically between its Western and Eastern realms</w:t>
      </w:r>
      <w:r>
        <w:rPr>
          <w:rFonts w:asciiTheme="majorBidi" w:eastAsiaTheme="minorEastAsia" w:hAnsiTheme="majorBidi" w:cstheme="majorBidi"/>
          <w:b/>
          <w:bCs/>
          <w:color w:val="000000"/>
        </w:rPr>
        <w:t xml:space="preserve"> (Volume 3) </w:t>
      </w:r>
    </w:p>
    <w:p w14:paraId="793FA433" w14:textId="481EBD8C" w:rsidR="00D41E5E" w:rsidRDefault="0041256C" w:rsidP="00E616ED">
      <w:pPr>
        <w:pStyle w:val="ListParagraph"/>
        <w:numPr>
          <w:ilvl w:val="0"/>
          <w:numId w:val="30"/>
        </w:numPr>
        <w:rPr>
          <w:rFonts w:asciiTheme="majorBidi" w:eastAsiaTheme="minorEastAsia" w:hAnsiTheme="majorBidi" w:cstheme="majorBidi"/>
          <w:color w:val="000000"/>
        </w:rPr>
      </w:pPr>
      <w:r w:rsidRPr="0041256C">
        <w:rPr>
          <w:rFonts w:asciiTheme="majorBidi" w:eastAsiaTheme="minorEastAsia" w:hAnsiTheme="majorBidi" w:cstheme="majorBidi"/>
          <w:color w:val="000000"/>
        </w:rPr>
        <w:t>In 234/849, only four years after the initial Viking attack upon Lisbon in Muslim Iberia an Umayyad squadron of three hundred war ships reclaimed the Muslim Balearic Islands for Córdoba and reestablished the archipelago’s naval pact with central power in Muslim Iberia, which the independent-minded inhabitants of the islands had broken earlier. As often noted, Umayyad naval squadrons from Muslim Iberia—Spain and Portugal—successfully defeated large Viking fleets on the high seas during the third/ninth century. They then policed Andalusian shores from further attacks, ranging as far North as the Bay of Biscay in the Atlantic and roving Eastward in the Mediterranean. It is also well known that intrepid Medieval Andalusian mariners—based in Islamic Lisbon, Seville, and other Atlantic ports—undertook whaling trips in the Celtic Sea off the coasts of Ireland and—as we will see below—related well-known tales of distant Atlantic voyages to fabulous lands where they encountered unimaginable wealth. Andalusian naval power under the Umayyads enabled them to exercise extensive control over the Western Mediterranean, and it was this Mediterranean naval prowess that enabled Andalusian Muslims in contact with Córdoba to establish fairly long-lasting bases on the French coast near the mouth of the Rhône River and move up the river to establish a Muslim presence in present-day Savoy and Switzerland, which also lasted for several decades.</w:t>
      </w:r>
      <w:r>
        <w:rPr>
          <w:rFonts w:asciiTheme="majorBidi" w:eastAsiaTheme="minorEastAsia" w:hAnsiTheme="majorBidi" w:cstheme="majorBidi"/>
          <w:color w:val="000000"/>
        </w:rPr>
        <w:t xml:space="preserve"> </w:t>
      </w:r>
      <w:r w:rsidRPr="0041256C">
        <w:rPr>
          <w:rFonts w:asciiTheme="majorBidi" w:eastAsiaTheme="minorEastAsia" w:hAnsiTheme="majorBidi" w:cstheme="majorBidi"/>
          <w:color w:val="000000"/>
        </w:rPr>
        <w:t>The installation of the Andalusian Armada on the Balearic Islands—as we will see—was an essential step toward the dominant presence of Iberian Muslims under the direction of Córdoba—but in general cooperation with the Muslims of Sicily and North Africa—throughout the Mediterranean and even along the Southern French coast as well as in present-day Switzerland and various parts of Northwestern Italy and the establishment of a Muslim Thalassocracy in the Early Middle Ages. The strength of the Balearic islands was also reinforced by Eastern Andalusian ports such as—like Tarragona(Arabic: Ṭaraqūna), Dénia (Dāniya), Pechina (Bajjāna), and Almería (Arabic: Madīnat al-Mariyya, “city of the watchtower”)—which also maintained their own navies in conjunction with Umayyad squadrons and set their sights on the Western Mediterranean that stretched out before them. Thus, the period of more than a century following the first Viking attacks upon Iberia was a period of general Andalusian hegemony on the Atlantic off the coast of Portugal and Spain as well as in the Western Mediterranean, where Andalusian naval power was based primarily in the Muslim Balearic Islands but also combined with the naval prowess of the Aghlabids in North Africa and Sicily to create a largely Andalusian-Sicilian-North African Muslim thalassocracy in the Mediterranean during the first half of the Viking Age, which—as we have seen—lasted the greater part of three centuries from177/793 until the Norman Conquest of England in 458/1066.</w:t>
      </w:r>
      <w:r>
        <w:rPr>
          <w:rFonts w:asciiTheme="majorBidi" w:eastAsiaTheme="minorEastAsia" w:hAnsiTheme="majorBidi" w:cstheme="majorBidi"/>
          <w:color w:val="000000"/>
        </w:rPr>
        <w:t xml:space="preserve"> </w:t>
      </w:r>
      <w:r>
        <w:rPr>
          <w:rFonts w:asciiTheme="majorBidi" w:eastAsiaTheme="minorEastAsia" w:hAnsiTheme="majorBidi" w:cstheme="majorBidi"/>
          <w:b/>
          <w:bCs/>
          <w:color w:val="000000"/>
        </w:rPr>
        <w:t xml:space="preserve">(Volume 3) </w:t>
      </w:r>
    </w:p>
    <w:p w14:paraId="51138802" w14:textId="3B3DB4F4" w:rsidR="0041256C" w:rsidRDefault="006F0E1C" w:rsidP="00E616ED">
      <w:pPr>
        <w:pStyle w:val="ListParagraph"/>
        <w:numPr>
          <w:ilvl w:val="0"/>
          <w:numId w:val="30"/>
        </w:numPr>
        <w:rPr>
          <w:rFonts w:asciiTheme="majorBidi" w:eastAsiaTheme="minorEastAsia" w:hAnsiTheme="majorBidi" w:cstheme="majorBidi"/>
          <w:color w:val="000000"/>
        </w:rPr>
      </w:pPr>
      <w:r w:rsidRPr="006F0E1C">
        <w:rPr>
          <w:rFonts w:asciiTheme="majorBidi" w:eastAsiaTheme="minorEastAsia" w:hAnsiTheme="majorBidi" w:cstheme="majorBidi"/>
          <w:color w:val="000000"/>
        </w:rPr>
        <w:t xml:space="preserve">During the Viking Age, the Magyar Invasions, and the time of the Mediterranean Muslim thalassocracy of that period, Muslims also established notable Amīrates in Crete and Cyprus. These island Amīrates were contemporary with the ascendancy of the Amīrate of Fraxinetum in today’s Southeastern France. Like Fraxinetum, Crete came under the rule of Andalusian Muslims, who established the Amīrate of Crete with its capital in modern Heraklion (Arabic: Rabaḍ al-Khandaq; “the Purlieu or Suburb of the Trench”). The Andalusian Amīrate of Crete may be roughly dated from 209/824 or 212/827 until 350/961, having lasted at least one hundred and thirty-seven years. It is an excellent parallel to Fraxinetum, which was founded later and flourished during the last years of the Amīrate of Crete. It should be noted that the fall of the Ancient Minoans, who ruled between 3500 BCE to 2100 BCE, the island of Crete rarely prospered and was known only known for its pirates and bandits well into the New Roman (Byzantine) era. The Amīrate of Crete, however, prospered tremendously, and in this regard may also be favorably compared with Muslim Sicily and Fraxinetum. No doubt like these other centers of the Muslim thalassocracy of the Early Middle Ages, the Amīrate of Crete welcomed, accommodated, and protected ships and men of war who were willing to attack New Roman ships and interests around the Aegean Sea—that goal being, as frequently noted, one of the primary strategic objectives of the thalassocracy. The city of Herklion fell to the New Romans in 350/961 after a prolonged siege. Its Muslim inhabitants were slaughtered, and the city was looted and then burned to the ground. The New Romans then remained in control of the city and island for the next two hundred and forty-three years, although it never returned to its former affluence and well-being.  </w:t>
      </w:r>
      <w:r>
        <w:rPr>
          <w:rFonts w:asciiTheme="majorBidi" w:eastAsiaTheme="minorEastAsia" w:hAnsiTheme="majorBidi" w:cstheme="majorBidi"/>
          <w:b/>
          <w:bCs/>
          <w:color w:val="000000"/>
        </w:rPr>
        <w:t xml:space="preserve">(volume 3) </w:t>
      </w:r>
    </w:p>
    <w:p w14:paraId="2F0297E9" w14:textId="7D2F08B9" w:rsidR="006F0E1C" w:rsidRDefault="006F0E1C" w:rsidP="00E616ED">
      <w:pPr>
        <w:pStyle w:val="ListParagraph"/>
        <w:numPr>
          <w:ilvl w:val="0"/>
          <w:numId w:val="30"/>
        </w:numPr>
        <w:rPr>
          <w:rFonts w:asciiTheme="majorBidi" w:eastAsiaTheme="minorEastAsia" w:hAnsiTheme="majorBidi" w:cstheme="majorBidi"/>
          <w:color w:val="000000"/>
        </w:rPr>
      </w:pPr>
      <w:r w:rsidRPr="006F0E1C">
        <w:rPr>
          <w:rFonts w:asciiTheme="majorBidi" w:eastAsiaTheme="minorEastAsia" w:hAnsiTheme="majorBidi" w:cstheme="majorBidi"/>
          <w:color w:val="000000"/>
        </w:rPr>
        <w:t>The Mediterranean island of Cyprus—not far from the coast of today’s Southern Turkey, Eastern Syria, and Lebanon—also ranked as an objective of the Muslim thalassocracy of the Early Middle Ages, although it is not clear exactly to what extent the island fell under the thalassocracy’s control, but—unlike any other part of the Mediterranean—Cyprus remained during this period a remarkably Muslim-Orthodox Christian “condominium”—literally, an agreement for “living and working together in the same house.” Thus, Cyprus, from earliest Islamic times, remained under the alternative influence of the New Roman (Byzantine) and the Muslim Caliphates around it, and the unique “condominium” relationship of Cyprus brought together both the Orthodox Christian and Islamic worlds, distinguishing that island from all other Mediterranean lands and islands.</w:t>
      </w:r>
      <w:r>
        <w:rPr>
          <w:rFonts w:asciiTheme="majorBidi" w:eastAsiaTheme="minorEastAsia" w:hAnsiTheme="majorBidi" w:cstheme="majorBidi"/>
          <w:b/>
          <w:bCs/>
          <w:color w:val="000000"/>
        </w:rPr>
        <w:t xml:space="preserve"> (volume 3) </w:t>
      </w:r>
    </w:p>
    <w:p w14:paraId="7D4A60E0" w14:textId="68DA2E3D" w:rsidR="006F0E1C" w:rsidRDefault="003E57BF" w:rsidP="00E616ED">
      <w:pPr>
        <w:pStyle w:val="ListParagraph"/>
        <w:numPr>
          <w:ilvl w:val="0"/>
          <w:numId w:val="30"/>
        </w:numPr>
        <w:rPr>
          <w:rFonts w:asciiTheme="majorBidi" w:eastAsiaTheme="minorEastAsia" w:hAnsiTheme="majorBidi" w:cstheme="majorBidi"/>
          <w:color w:val="000000"/>
        </w:rPr>
      </w:pPr>
      <w:r w:rsidRPr="003E57BF">
        <w:rPr>
          <w:rFonts w:asciiTheme="majorBidi" w:eastAsiaTheme="minorEastAsia" w:hAnsiTheme="majorBidi" w:cstheme="majorBidi"/>
          <w:color w:val="000000"/>
        </w:rPr>
        <w:t>Like all Mediterranean islands of the in the Early Middle Ages, Corsica and Sardinian of the Central Mediterranean, which lie to the West of the Italian coast, were natural objectives of the expansionist designs of Umayyad Caliphate and the later Medieval Muslim thalassocracy. With the fall of Carthage to the Muslim Caliphate in 78/697, the New Romans (Byzantines) not only lost control over North Africa, but it also became difficult for them to maintain their former sea ties with the two islands, which were now endangered by growing Muslim control over the Central Mediterranean. Both Corsica and Sardinia had long been under New Roman (Byzantine) control, and both the Greek language and Eastern Orthodoxy had established a footing among the people. Very soon after the Muslim conquest of Tunisia, both Corsica and Sardinia became vulnerable to sea attacks emanating from North Africa, the first of which is documented in 84/703, eight years before the Muslim conquest of Iberia.</w:t>
      </w:r>
      <w:r>
        <w:rPr>
          <w:rFonts w:asciiTheme="majorBidi" w:eastAsiaTheme="minorEastAsia" w:hAnsiTheme="majorBidi" w:cstheme="majorBidi"/>
          <w:color w:val="000000"/>
        </w:rPr>
        <w:t xml:space="preserve"> (</w:t>
      </w:r>
      <w:r>
        <w:rPr>
          <w:rFonts w:asciiTheme="majorBidi" w:eastAsiaTheme="minorEastAsia" w:hAnsiTheme="majorBidi" w:cstheme="majorBidi"/>
          <w:b/>
          <w:bCs/>
          <w:color w:val="000000"/>
        </w:rPr>
        <w:t>Volume 3)</w:t>
      </w:r>
    </w:p>
    <w:p w14:paraId="70C8613C" w14:textId="4CD07565" w:rsidR="003E57BF" w:rsidRDefault="00D745F5" w:rsidP="00E616ED">
      <w:pPr>
        <w:pStyle w:val="ListParagraph"/>
        <w:numPr>
          <w:ilvl w:val="0"/>
          <w:numId w:val="30"/>
        </w:numPr>
        <w:rPr>
          <w:rFonts w:asciiTheme="majorBidi" w:eastAsiaTheme="minorEastAsia" w:hAnsiTheme="majorBidi" w:cstheme="majorBidi"/>
          <w:color w:val="000000"/>
        </w:rPr>
      </w:pPr>
      <w:r w:rsidRPr="00D745F5">
        <w:rPr>
          <w:rFonts w:asciiTheme="majorBidi" w:eastAsiaTheme="minorEastAsia" w:hAnsiTheme="majorBidi" w:cstheme="majorBidi"/>
          <w:color w:val="000000"/>
        </w:rPr>
        <w:t>In in 256/870, the Aghlabids conquered the island of Malta directly to the South of Sicily, and Islamic Malta would remain a key center of the growing Medieval Muslim thalassocracy, as long as it remained in Muslim hands. Consolidation of Aghlabid control in and around Malta naturally rendered New Roman maritime access to Corsica and Sardinia even more perilous than it had been before, cutting off or greatly reducing their communications as well as political, naval, and economic ties with the New Romans of Constantinople, which had been pronounced in the pre-Islamic period but became virtually impossible during the seventy-five years between 212/827 and 289/902, especially after the Aghlabid conquest of Sicily was fully completed in 264/878. As we have seen, Muslims based in Sicily also established during this time important Amīrates in the Southern Italian Boot as well as along Italy’s Western and Eastern coasts. Thus, the rise of the Mediterranean Muslim thalassocracy and the full consolidation of Sicily under Muslim rule in conjunction with Muslim rule of Iberia to the West greatly influenced historical developments in both Corsica and Sardinia during the entire period of the Early Middle Ages. The Aghlabids effectively attacked both Corsica and Sardinia in 256/870 when they conquered Malta, and Sardinia, which lies directly to the South of Corsica, may likely have hosted a Muslim presence—probably limited to footholds along the coasts—during the entire period of the Aghlabid Dynasty, although the matter is debated among historians, some of whom hold that Muslim contact with Sardinia during this period were limited to raids, and they did not establish themselves on the island or effectively settle there.</w:t>
      </w:r>
      <w:r>
        <w:rPr>
          <w:rFonts w:asciiTheme="majorBidi" w:eastAsiaTheme="minorEastAsia" w:hAnsiTheme="majorBidi" w:cstheme="majorBidi"/>
          <w:color w:val="000000"/>
        </w:rPr>
        <w:t xml:space="preserve"> </w:t>
      </w:r>
      <w:r>
        <w:rPr>
          <w:rFonts w:asciiTheme="majorBidi" w:eastAsiaTheme="minorEastAsia" w:hAnsiTheme="majorBidi" w:cstheme="majorBidi"/>
          <w:b/>
          <w:bCs/>
          <w:color w:val="000000"/>
        </w:rPr>
        <w:t xml:space="preserve">(volume 3) </w:t>
      </w:r>
    </w:p>
    <w:p w14:paraId="1CB51C99" w14:textId="66F0392E" w:rsidR="00D745F5" w:rsidRDefault="00D745F5" w:rsidP="00E616ED">
      <w:pPr>
        <w:pStyle w:val="ListParagraph"/>
        <w:numPr>
          <w:ilvl w:val="0"/>
          <w:numId w:val="30"/>
        </w:numPr>
        <w:rPr>
          <w:rFonts w:asciiTheme="majorBidi" w:eastAsiaTheme="minorEastAsia" w:hAnsiTheme="majorBidi" w:cstheme="majorBidi"/>
          <w:color w:val="000000"/>
        </w:rPr>
      </w:pPr>
      <w:r w:rsidRPr="00D745F5">
        <w:rPr>
          <w:rFonts w:asciiTheme="majorBidi" w:eastAsiaTheme="minorEastAsia" w:hAnsiTheme="majorBidi" w:cstheme="majorBidi"/>
          <w:color w:val="000000"/>
        </w:rPr>
        <w:t>Medieval Muslim attacks upon Sardinia and Corsica were less muscular and determined than those which the Aghlabids undertook to gain control of Sicily. Consequently, they did not fully conquer either island. Nevertheless, the naval, political, and economic separation Muslim access to the islands and the high seas around them did have the crucial historical effect of cutting the New Romans (Byzantium) off from the Central Mediterranean—which, again, was part of the strategic goals of the Medieval Muslim thalassocracy—and, in the case of Sardinia in particular, the island’s isolation from New Rome during this period was instrumental in the formation, development, and later independence of the island’s four distinctive regional Judicates (Sardinian: Judikes; Latin: Iudices).</w:t>
      </w:r>
      <w:r>
        <w:rPr>
          <w:rFonts w:asciiTheme="majorBidi" w:eastAsiaTheme="minorEastAsia" w:hAnsiTheme="majorBidi" w:cstheme="majorBidi"/>
          <w:color w:val="000000"/>
        </w:rPr>
        <w:t xml:space="preserve"> </w:t>
      </w:r>
      <w:r w:rsidRPr="00D745F5">
        <w:rPr>
          <w:rFonts w:asciiTheme="majorBidi" w:eastAsiaTheme="minorEastAsia" w:hAnsiTheme="majorBidi" w:cstheme="majorBidi"/>
          <w:color w:val="000000"/>
        </w:rPr>
        <w:t xml:space="preserve">Direct and indirect Islamic influence upon the islands of Corsica and Sardinia—although off and on—was considerable in the more than two hundred years between 193/809 and 411/1020. At the close of this period in the early fifth/eleventh century, Muslims from Iberia based in the Eastern Andalusian port city of Dénia (Arabic: Dāniya; Latin: Dianium) made a new attempt to conquer Sardinia, which, however, is known almost exclusively from highly unfavorable Genovese and Pisan sources at a time when the two Italian City-States of Genoa and Pisa were themselves competing for control of the two islands. In the course of the fifth/eleventh century, the two republics would join forces to end Muslim access to Corsica and Sardinia, while taking effective steps to establish an Italian thalassocracy over the Central and Eastern Mediterranean—especially during and following the Age of the Crusades—that would replace the Muslim Mediterranean thalassocracy of the Early Middle Ages.  </w:t>
      </w:r>
      <w:r>
        <w:rPr>
          <w:rFonts w:asciiTheme="majorBidi" w:eastAsiaTheme="minorEastAsia" w:hAnsiTheme="majorBidi" w:cstheme="majorBidi"/>
          <w:color w:val="000000"/>
        </w:rPr>
        <w:t xml:space="preserve"> </w:t>
      </w:r>
      <w:r>
        <w:rPr>
          <w:rFonts w:asciiTheme="majorBidi" w:eastAsiaTheme="minorEastAsia" w:hAnsiTheme="majorBidi" w:cstheme="majorBidi"/>
          <w:b/>
          <w:bCs/>
          <w:color w:val="000000"/>
        </w:rPr>
        <w:t>(volume 3)</w:t>
      </w:r>
    </w:p>
    <w:p w14:paraId="19103664" w14:textId="59936E9A" w:rsidR="00D745F5" w:rsidRPr="00A3127A" w:rsidRDefault="00BB36E2" w:rsidP="00E616ED">
      <w:pPr>
        <w:pStyle w:val="ListParagraph"/>
        <w:numPr>
          <w:ilvl w:val="0"/>
          <w:numId w:val="30"/>
        </w:numPr>
        <w:rPr>
          <w:rFonts w:asciiTheme="majorBidi" w:eastAsiaTheme="minorEastAsia" w:hAnsiTheme="majorBidi" w:cstheme="majorBidi"/>
          <w:color w:val="000000"/>
        </w:rPr>
      </w:pPr>
      <w:r w:rsidRPr="00BB36E2">
        <w:rPr>
          <w:rFonts w:asciiTheme="majorBidi" w:eastAsiaTheme="minorEastAsia" w:hAnsiTheme="majorBidi" w:cstheme="majorBidi"/>
          <w:color w:val="000000"/>
        </w:rPr>
        <w:t>Strategically, logistically, and functionally, Medieval Fraxinetum was an extension of Medieval Muslim sea power based in the Balearic Islands but, as a thalassocracy, extending over the entirety of the Mediterranean sea. This is also why the Amīrate needed to be located on the Rhône River with direct access to the sea. Because of this bigger picture in which Fraxinetum belonged, even its defeat and destruction by 364/975 did not bring an end to the ongoing dynamics of Muslim sea power in the region, of which the Amīrate had been only a regional manifestation, and, for example, Genoa was invaded twenty-seven years later in 392/1002, followed by a severe attack upon Pisa in 394/1004.</w:t>
      </w:r>
      <w:r>
        <w:rPr>
          <w:rFonts w:asciiTheme="majorBidi" w:eastAsiaTheme="minorEastAsia" w:hAnsiTheme="majorBidi" w:cstheme="majorBidi"/>
          <w:color w:val="000000"/>
        </w:rPr>
        <w:t xml:space="preserve"> </w:t>
      </w:r>
      <w:r>
        <w:rPr>
          <w:rFonts w:asciiTheme="majorBidi" w:eastAsiaTheme="minorEastAsia" w:hAnsiTheme="majorBidi" w:cstheme="majorBidi"/>
          <w:b/>
          <w:bCs/>
          <w:color w:val="000000"/>
        </w:rPr>
        <w:t xml:space="preserve">(volume 3) </w:t>
      </w:r>
    </w:p>
    <w:p w14:paraId="4E1EA601" w14:textId="0C0209D0" w:rsidR="00A3127A" w:rsidRDefault="00A3127A" w:rsidP="00E616ED">
      <w:pPr>
        <w:pStyle w:val="ListParagraph"/>
        <w:numPr>
          <w:ilvl w:val="0"/>
          <w:numId w:val="30"/>
        </w:numPr>
        <w:rPr>
          <w:rFonts w:asciiTheme="majorBidi" w:eastAsiaTheme="minorEastAsia" w:hAnsiTheme="majorBidi" w:cstheme="majorBidi"/>
          <w:color w:val="000000"/>
        </w:rPr>
      </w:pPr>
      <w:r w:rsidRPr="00A3127A">
        <w:rPr>
          <w:rFonts w:asciiTheme="majorBidi" w:eastAsiaTheme="minorEastAsia" w:hAnsiTheme="majorBidi" w:cstheme="majorBidi"/>
          <w:color w:val="000000"/>
        </w:rPr>
        <w:t>The material culture discovered in four Muslim shipwrecks from the fourth/tenth century have been studied along the coast of Provence during the Amīrate’s reign, two of the ships having apparently sunk in naval battles. The ships demonstrate the resources of the contemporary Muslim thalassocracy, and all contain distinctly Andalusian pottery, millstones, and oil lamps, showing their connection to al-Andalus.</w:t>
      </w:r>
      <w:r>
        <w:rPr>
          <w:rFonts w:asciiTheme="majorBidi" w:eastAsiaTheme="minorEastAsia" w:hAnsiTheme="majorBidi" w:cstheme="majorBidi"/>
          <w:color w:val="000000"/>
        </w:rPr>
        <w:t xml:space="preserve"> </w:t>
      </w:r>
      <w:r>
        <w:rPr>
          <w:rFonts w:asciiTheme="majorBidi" w:eastAsiaTheme="minorEastAsia" w:hAnsiTheme="majorBidi" w:cstheme="majorBidi"/>
          <w:b/>
          <w:bCs/>
          <w:color w:val="000000"/>
        </w:rPr>
        <w:t xml:space="preserve">(volume 3) </w:t>
      </w:r>
    </w:p>
    <w:p w14:paraId="22F76BB8" w14:textId="1C1851EF" w:rsidR="00A3127A" w:rsidRPr="00CE6876" w:rsidRDefault="009C1AD3" w:rsidP="00E616ED">
      <w:pPr>
        <w:pStyle w:val="ListParagraph"/>
        <w:numPr>
          <w:ilvl w:val="0"/>
          <w:numId w:val="30"/>
        </w:numPr>
        <w:rPr>
          <w:rFonts w:asciiTheme="majorBidi" w:eastAsiaTheme="minorEastAsia" w:hAnsiTheme="majorBidi" w:cstheme="majorBidi"/>
          <w:color w:val="000000"/>
        </w:rPr>
      </w:pPr>
      <w:r w:rsidRPr="009C1AD3">
        <w:rPr>
          <w:rFonts w:asciiTheme="majorBidi" w:eastAsiaTheme="minorEastAsia" w:hAnsiTheme="majorBidi" w:cstheme="majorBidi"/>
          <w:color w:val="000000"/>
        </w:rPr>
        <w:t>The Amīrate of Fraxinetum—more than other Mediterranean Amīrates at the time, with a close parallel in Muslim Sicily and its inroads in the Italian Boot and along the Italian coastlines—had access to an extensive inland terrestrial domain, which probably expanded and contracted greatly over the decades, but—as repeatedly stated—enjoyed considerable sway in today’s Southern France, the Alps, and the Italian mainland as well as the Mediterranean. This remarkable territorial range was possible only because of Fraxinentum’s association with the Muslim thalassocracy of the time. Thus, the Amīrate’s was predictably located near the sea were also funneled and marketed over the sea. Because of the Medieval Muslim thalassocracy of the Viking Age, Western European rulers—including Charles the Great himself and his strongest successors—were vulnerable along their coasts and on the sea. The Andalusian Muslims—by contrast—had access to the shores of the Mediterranean and could easily penetrate the Christian lands that lay along it—Fraxinetum being only one of several examples—and they enjoyed similar advantages along the Atlantic shores of Aquitaine, since their well-armed naval squadrons patrolled the Bay of Biscay, and their ships whaled off the coast of Ireland. This geo-political reality would be inverted during the Crusades, since the Eastern Crusade and the decades preceding it—which held, as we will see, only limited territory in the Holy Land itself—did succeed in bringing an end to the Muslim thalassocracy of the Mediterranean, establishing significant Christian power in Western Europe, and benefitting from of the newly emerging Italian thalassocracies of the City-States of Genoa, Pisa, and Venice, which also included Aragon and Catalonia in the North of Christian Spain.</w:t>
      </w:r>
      <w:r>
        <w:rPr>
          <w:rFonts w:asciiTheme="majorBidi" w:eastAsiaTheme="minorEastAsia" w:hAnsiTheme="majorBidi" w:cstheme="majorBidi"/>
          <w:color w:val="000000"/>
        </w:rPr>
        <w:t xml:space="preserve"> </w:t>
      </w:r>
      <w:r>
        <w:rPr>
          <w:rFonts w:asciiTheme="majorBidi" w:eastAsiaTheme="minorEastAsia" w:hAnsiTheme="majorBidi" w:cstheme="majorBidi"/>
          <w:b/>
          <w:bCs/>
          <w:color w:val="000000"/>
        </w:rPr>
        <w:t xml:space="preserve">(volume 3) </w:t>
      </w:r>
    </w:p>
    <w:p w14:paraId="1F95B876" w14:textId="193B2051" w:rsidR="00CE6876" w:rsidRPr="00CE6876" w:rsidRDefault="00CE6876" w:rsidP="00E616ED">
      <w:pPr>
        <w:pStyle w:val="ListParagraph"/>
        <w:numPr>
          <w:ilvl w:val="0"/>
          <w:numId w:val="30"/>
        </w:numPr>
        <w:rPr>
          <w:rFonts w:asciiTheme="majorBidi" w:eastAsiaTheme="minorEastAsia" w:hAnsiTheme="majorBidi" w:cstheme="majorBidi"/>
          <w:color w:val="000000"/>
        </w:rPr>
      </w:pPr>
      <w:r w:rsidRPr="00CE6876">
        <w:rPr>
          <w:rFonts w:asciiTheme="majorBidi" w:eastAsiaTheme="minorEastAsia" w:hAnsiTheme="majorBidi" w:cstheme="majorBidi"/>
          <w:color w:val="000000"/>
        </w:rPr>
        <w:t>In seeking to nullify New Rome’s ability to come to the aid of the Pope as well as the Christians to the North of the Alps—which, as we have indicated, had long been the goal of Caliphal and post-Caliphal policy in the Mediterranean, the crucial role of the Amīrate of Fraxinetum was complemented by the naval stratagems of Muslim Sicily in conjunction with the various Amīrates of the Italian Boot and the coasts of Italy, which—unlike the essentially Andalusian Amīrate of Fraxinetum—had Sicilian origins and relied upon Muslim Sicily and the reality of the broader Muslim thalassocracy of the Mediterranean for their support and continued existence.</w:t>
      </w:r>
      <w:r>
        <w:rPr>
          <w:rFonts w:asciiTheme="majorBidi" w:eastAsiaTheme="minorEastAsia" w:hAnsiTheme="majorBidi" w:cstheme="majorBidi"/>
          <w:color w:val="000000"/>
        </w:rPr>
        <w:t xml:space="preserve"> </w:t>
      </w:r>
      <w:r>
        <w:rPr>
          <w:rFonts w:asciiTheme="majorBidi" w:eastAsiaTheme="minorEastAsia" w:hAnsiTheme="majorBidi" w:cstheme="majorBidi"/>
          <w:b/>
          <w:bCs/>
          <w:color w:val="000000"/>
        </w:rPr>
        <w:t xml:space="preserve">(Volume 3) </w:t>
      </w:r>
    </w:p>
    <w:p w14:paraId="7A6C9D6C" w14:textId="01A1B000" w:rsidR="00CE6876" w:rsidRPr="00272611" w:rsidRDefault="00272611" w:rsidP="00E616ED">
      <w:pPr>
        <w:pStyle w:val="ListParagraph"/>
        <w:numPr>
          <w:ilvl w:val="0"/>
          <w:numId w:val="30"/>
        </w:numPr>
        <w:rPr>
          <w:rFonts w:asciiTheme="majorBidi" w:eastAsiaTheme="minorEastAsia" w:hAnsiTheme="majorBidi" w:cstheme="majorBidi"/>
          <w:color w:val="000000"/>
        </w:rPr>
      </w:pPr>
      <w:r w:rsidRPr="00272611">
        <w:rPr>
          <w:rFonts w:asciiTheme="majorBidi" w:eastAsiaTheme="minorEastAsia" w:hAnsiTheme="majorBidi" w:cstheme="majorBidi"/>
          <w:color w:val="000000"/>
        </w:rPr>
        <w:t>In all of the undertakings of the Muslim thalassocracy of the Middle Ages, this tactic was no where as effective as it was in the Alps. Elsewhere, however, the thalassocracy would seek to cut Rome off from the North and from Constantinople in the East, and—as we have seen—the obstruction of New Roman (Byzantine) interests in the Mediterranean had always been a major objective of the early Muslims from the days of the Rightly-Guided Caliphate.</w:t>
      </w:r>
      <w:r>
        <w:rPr>
          <w:rFonts w:asciiTheme="majorBidi" w:eastAsiaTheme="minorEastAsia" w:hAnsiTheme="majorBidi" w:cstheme="majorBidi"/>
          <w:color w:val="000000"/>
        </w:rPr>
        <w:t xml:space="preserve"> </w:t>
      </w:r>
      <w:r>
        <w:rPr>
          <w:rFonts w:asciiTheme="majorBidi" w:eastAsiaTheme="minorEastAsia" w:hAnsiTheme="majorBidi" w:cstheme="majorBidi"/>
          <w:b/>
          <w:bCs/>
          <w:color w:val="000000"/>
        </w:rPr>
        <w:t xml:space="preserve">(volume 3) </w:t>
      </w:r>
    </w:p>
    <w:p w14:paraId="13FA3E97" w14:textId="60DBF231" w:rsidR="00272611" w:rsidRPr="00272611" w:rsidRDefault="00272611" w:rsidP="00E616ED">
      <w:pPr>
        <w:pStyle w:val="ListParagraph"/>
        <w:numPr>
          <w:ilvl w:val="0"/>
          <w:numId w:val="30"/>
        </w:numPr>
        <w:rPr>
          <w:rFonts w:asciiTheme="majorBidi" w:eastAsiaTheme="minorEastAsia" w:hAnsiTheme="majorBidi" w:cstheme="majorBidi"/>
          <w:color w:val="000000"/>
        </w:rPr>
      </w:pPr>
      <w:r w:rsidRPr="00272611">
        <w:rPr>
          <w:rFonts w:asciiTheme="majorBidi" w:eastAsiaTheme="minorEastAsia" w:hAnsiTheme="majorBidi" w:cstheme="majorBidi"/>
          <w:color w:val="000000"/>
        </w:rPr>
        <w:t>After the middle of the fourth/tenth century and up to the onset of the Crusades at the end of the fifth/eleventh century, the Muslim Mediterranean Thalassocracy and its offshoots began to break up, leading to the end of the old order that had been paramount in the Mediterranean over much of the preceding two hundred and fifty years</w:t>
      </w:r>
      <w:r>
        <w:rPr>
          <w:rFonts w:asciiTheme="majorBidi" w:eastAsiaTheme="minorEastAsia" w:hAnsiTheme="majorBidi" w:cstheme="majorBidi"/>
          <w:color w:val="000000"/>
        </w:rPr>
        <w:t xml:space="preserve">  </w:t>
      </w:r>
      <w:r>
        <w:rPr>
          <w:rFonts w:asciiTheme="majorBidi" w:eastAsiaTheme="minorEastAsia" w:hAnsiTheme="majorBidi" w:cstheme="majorBidi"/>
          <w:b/>
          <w:bCs/>
          <w:color w:val="000000"/>
        </w:rPr>
        <w:t>(volume 3)</w:t>
      </w:r>
      <w:r w:rsidRPr="00272611">
        <w:rPr>
          <w:rFonts w:asciiTheme="majorBidi" w:eastAsiaTheme="minorEastAsia" w:hAnsiTheme="majorBidi" w:cstheme="majorBidi"/>
          <w:color w:val="000000"/>
        </w:rPr>
        <w:t>:</w:t>
      </w:r>
    </w:p>
    <w:p w14:paraId="02774907" w14:textId="77777777" w:rsidR="00272611" w:rsidRDefault="00272611" w:rsidP="00E616ED">
      <w:pPr>
        <w:pStyle w:val="ListParagraph"/>
        <w:numPr>
          <w:ilvl w:val="1"/>
          <w:numId w:val="30"/>
        </w:numPr>
        <w:rPr>
          <w:rFonts w:asciiTheme="majorBidi" w:eastAsiaTheme="minorEastAsia" w:hAnsiTheme="majorBidi" w:cstheme="majorBidi"/>
          <w:color w:val="000000"/>
        </w:rPr>
      </w:pPr>
      <w:r w:rsidRPr="00272611">
        <w:rPr>
          <w:rFonts w:asciiTheme="majorBidi" w:eastAsiaTheme="minorEastAsia" w:hAnsiTheme="majorBidi" w:cstheme="majorBidi"/>
          <w:color w:val="000000"/>
        </w:rPr>
        <w:t>The Muslim Amīrate of Crete fell in 350/961.</w:t>
      </w:r>
    </w:p>
    <w:p w14:paraId="5D04CFCF" w14:textId="77777777" w:rsidR="00272611" w:rsidRDefault="00272611" w:rsidP="00E616ED">
      <w:pPr>
        <w:pStyle w:val="ListParagraph"/>
        <w:numPr>
          <w:ilvl w:val="1"/>
          <w:numId w:val="30"/>
        </w:numPr>
        <w:rPr>
          <w:rFonts w:asciiTheme="majorBidi" w:eastAsiaTheme="minorEastAsia" w:hAnsiTheme="majorBidi" w:cstheme="majorBidi"/>
          <w:color w:val="000000"/>
        </w:rPr>
      </w:pPr>
      <w:r w:rsidRPr="00272611">
        <w:rPr>
          <w:rFonts w:asciiTheme="majorBidi" w:eastAsiaTheme="minorEastAsia" w:hAnsiTheme="majorBidi" w:cstheme="majorBidi"/>
          <w:color w:val="000000"/>
        </w:rPr>
        <w:t>The Muslim “condominium” of Cyprus came to an end in 354/965.</w:t>
      </w:r>
    </w:p>
    <w:p w14:paraId="09A0E27E" w14:textId="77777777" w:rsidR="00272611" w:rsidRDefault="00272611" w:rsidP="00E616ED">
      <w:pPr>
        <w:pStyle w:val="ListParagraph"/>
        <w:numPr>
          <w:ilvl w:val="1"/>
          <w:numId w:val="30"/>
        </w:numPr>
        <w:rPr>
          <w:rFonts w:asciiTheme="majorBidi" w:eastAsiaTheme="minorEastAsia" w:hAnsiTheme="majorBidi" w:cstheme="majorBidi"/>
          <w:color w:val="000000"/>
        </w:rPr>
      </w:pPr>
      <w:r w:rsidRPr="00272611">
        <w:rPr>
          <w:rFonts w:asciiTheme="majorBidi" w:eastAsiaTheme="minorEastAsia" w:hAnsiTheme="majorBidi" w:cstheme="majorBidi"/>
          <w:color w:val="000000"/>
        </w:rPr>
        <w:t>A decade later, the once powerful Amīrate of Fraxinetum was eliminated in 364/975.</w:t>
      </w:r>
    </w:p>
    <w:p w14:paraId="1BDF61EE" w14:textId="77777777" w:rsidR="00272611" w:rsidRDefault="00272611" w:rsidP="00E616ED">
      <w:pPr>
        <w:pStyle w:val="ListParagraph"/>
        <w:numPr>
          <w:ilvl w:val="1"/>
          <w:numId w:val="30"/>
        </w:numPr>
        <w:rPr>
          <w:rFonts w:asciiTheme="majorBidi" w:eastAsiaTheme="minorEastAsia" w:hAnsiTheme="majorBidi" w:cstheme="majorBidi"/>
          <w:color w:val="000000"/>
        </w:rPr>
      </w:pPr>
      <w:r w:rsidRPr="00272611">
        <w:rPr>
          <w:rFonts w:asciiTheme="majorBidi" w:eastAsiaTheme="minorEastAsia" w:hAnsiTheme="majorBidi" w:cstheme="majorBidi"/>
          <w:color w:val="000000"/>
        </w:rPr>
        <w:t>Genoa overthrew the last vestiges of Muslim rule of Sardinia in 407/1016.</w:t>
      </w:r>
    </w:p>
    <w:p w14:paraId="5CB851C0" w14:textId="77777777" w:rsidR="00272611" w:rsidRDefault="00272611" w:rsidP="00E616ED">
      <w:pPr>
        <w:pStyle w:val="ListParagraph"/>
        <w:numPr>
          <w:ilvl w:val="1"/>
          <w:numId w:val="30"/>
        </w:numPr>
        <w:rPr>
          <w:rFonts w:asciiTheme="majorBidi" w:eastAsiaTheme="minorEastAsia" w:hAnsiTheme="majorBidi" w:cstheme="majorBidi"/>
          <w:color w:val="000000"/>
        </w:rPr>
      </w:pPr>
      <w:r>
        <w:rPr>
          <w:rFonts w:asciiTheme="majorBidi" w:eastAsiaTheme="minorEastAsia" w:hAnsiTheme="majorBidi" w:cstheme="majorBidi"/>
          <w:color w:val="000000"/>
        </w:rPr>
        <w:t>t</w:t>
      </w:r>
      <w:r w:rsidRPr="00272611">
        <w:rPr>
          <w:rFonts w:asciiTheme="majorBidi" w:eastAsiaTheme="minorEastAsia" w:hAnsiTheme="majorBidi" w:cstheme="majorBidi"/>
          <w:color w:val="000000"/>
        </w:rPr>
        <w:t xml:space="preserve">he Norman conquest of Muslim Sicily began in 463/1071—about ninety-six years after the fall of Fraxinetum and only fourteen years before the proclamation of the First Crusade in 488/1095. </w:t>
      </w:r>
    </w:p>
    <w:p w14:paraId="73931390" w14:textId="77777777" w:rsidR="00272611" w:rsidRDefault="00272611" w:rsidP="00E616ED">
      <w:pPr>
        <w:pStyle w:val="ListParagraph"/>
        <w:numPr>
          <w:ilvl w:val="1"/>
          <w:numId w:val="30"/>
        </w:numPr>
        <w:rPr>
          <w:rFonts w:asciiTheme="majorBidi" w:eastAsiaTheme="minorEastAsia" w:hAnsiTheme="majorBidi" w:cstheme="majorBidi"/>
          <w:color w:val="000000"/>
        </w:rPr>
      </w:pPr>
      <w:r w:rsidRPr="00272611">
        <w:rPr>
          <w:rFonts w:asciiTheme="majorBidi" w:eastAsiaTheme="minorEastAsia" w:hAnsiTheme="majorBidi" w:cstheme="majorBidi"/>
          <w:color w:val="000000"/>
        </w:rPr>
        <w:t>Muslim Toledo capitulated in 477/1085, the first major conquest of the Western Crusade in Muslim Iberia and an ill omen for Muslim rule in the peninsula, since Muslims could only hope of effectively controlling Iberia, only if Toledo were in their hands.</w:t>
      </w:r>
    </w:p>
    <w:p w14:paraId="7B1DAA46" w14:textId="77777777" w:rsidR="00272611" w:rsidRDefault="00272611" w:rsidP="00E616ED">
      <w:pPr>
        <w:pStyle w:val="ListParagraph"/>
        <w:numPr>
          <w:ilvl w:val="1"/>
          <w:numId w:val="30"/>
        </w:numPr>
        <w:rPr>
          <w:rFonts w:asciiTheme="majorBidi" w:eastAsiaTheme="minorEastAsia" w:hAnsiTheme="majorBidi" w:cstheme="majorBidi"/>
          <w:color w:val="000000"/>
        </w:rPr>
      </w:pPr>
      <w:r w:rsidRPr="00272611">
        <w:rPr>
          <w:rFonts w:asciiTheme="majorBidi" w:eastAsiaTheme="minorEastAsia" w:hAnsiTheme="majorBidi" w:cstheme="majorBidi"/>
          <w:color w:val="000000"/>
        </w:rPr>
        <w:t>Sicily’s defeat was completed in 484/1091, four years before the First Crusade was announced.</w:t>
      </w:r>
    </w:p>
    <w:p w14:paraId="1E5E4A91" w14:textId="77777777" w:rsidR="00272611" w:rsidRDefault="00272611" w:rsidP="00E616ED">
      <w:pPr>
        <w:pStyle w:val="ListParagraph"/>
        <w:numPr>
          <w:ilvl w:val="1"/>
          <w:numId w:val="30"/>
        </w:numPr>
        <w:rPr>
          <w:rFonts w:asciiTheme="majorBidi" w:eastAsiaTheme="minorEastAsia" w:hAnsiTheme="majorBidi" w:cstheme="majorBidi"/>
          <w:color w:val="000000"/>
        </w:rPr>
      </w:pPr>
      <w:r w:rsidRPr="00272611">
        <w:rPr>
          <w:rFonts w:asciiTheme="majorBidi" w:eastAsiaTheme="minorEastAsia" w:hAnsiTheme="majorBidi" w:cstheme="majorBidi"/>
          <w:color w:val="000000"/>
        </w:rPr>
        <w:t>Muslim Malta, which had been under the jurisdiction of the Amīrate of Sicily, fell to the Normans in that same year of 484/1091.</w:t>
      </w:r>
    </w:p>
    <w:p w14:paraId="46E10020" w14:textId="5FCEDF6D" w:rsidR="00272611" w:rsidRDefault="00272611" w:rsidP="00E616ED">
      <w:pPr>
        <w:pStyle w:val="ListParagraph"/>
        <w:numPr>
          <w:ilvl w:val="1"/>
          <w:numId w:val="30"/>
        </w:numPr>
        <w:rPr>
          <w:rFonts w:asciiTheme="majorBidi" w:eastAsiaTheme="minorEastAsia" w:hAnsiTheme="majorBidi" w:cstheme="majorBidi"/>
          <w:color w:val="000000"/>
        </w:rPr>
      </w:pPr>
      <w:r w:rsidRPr="00272611">
        <w:rPr>
          <w:rFonts w:asciiTheme="majorBidi" w:eastAsiaTheme="minorEastAsia" w:hAnsiTheme="majorBidi" w:cstheme="majorBidi"/>
          <w:color w:val="000000"/>
        </w:rPr>
        <w:t>Pisa and Genoa expelled Muslim power from the island of Corsica in 484/1091.</w:t>
      </w:r>
    </w:p>
    <w:p w14:paraId="16DA3D7D" w14:textId="2B503219" w:rsidR="0020140F" w:rsidRDefault="0020140F" w:rsidP="00E616ED">
      <w:pPr>
        <w:pStyle w:val="ListParagraph"/>
        <w:numPr>
          <w:ilvl w:val="0"/>
          <w:numId w:val="30"/>
        </w:numPr>
        <w:rPr>
          <w:rFonts w:asciiTheme="majorBidi" w:eastAsiaTheme="minorEastAsia" w:hAnsiTheme="majorBidi" w:cstheme="majorBidi"/>
          <w:color w:val="000000"/>
        </w:rPr>
      </w:pPr>
      <w:r w:rsidRPr="0020140F">
        <w:rPr>
          <w:rFonts w:asciiTheme="majorBidi" w:eastAsiaTheme="minorEastAsia" w:hAnsiTheme="majorBidi" w:cstheme="majorBidi"/>
          <w:color w:val="000000"/>
        </w:rPr>
        <w:t>Such developments along with triggers like the inroads of Fraxinetum began to set in motion the developments that would culminate in Europe’s powerful Crusade Movement of the late fifth/tenth century and lasting on various fronts until well in the seventh/thirteenth century. Fraxinetum’s last major transgression in Christian eyes was its capture of Abbot Mayolus, and it is a remarkable coincidence that the Abbot was the head of the Abbey of Cluny, which would soon emerge as the ideological center of the Crusades. At the same time—on the level of naval power—as the Muslim thalassocracy of the Mediterranean was being eclipsed, it was gradually being replaced by a new Christian thalassocracy of the Italian Republics of Genoa, Pisa, and Venice, whose sea power and new access to the Mediterranean would make the logistics of the Crusade Movement possible.</w:t>
      </w:r>
      <w:r>
        <w:rPr>
          <w:rFonts w:asciiTheme="majorBidi" w:eastAsiaTheme="minorEastAsia" w:hAnsiTheme="majorBidi" w:cstheme="majorBidi"/>
          <w:color w:val="000000"/>
        </w:rPr>
        <w:t xml:space="preserve"> </w:t>
      </w:r>
      <w:r>
        <w:rPr>
          <w:rFonts w:asciiTheme="majorBidi" w:eastAsiaTheme="minorEastAsia" w:hAnsiTheme="majorBidi" w:cstheme="majorBidi"/>
          <w:b/>
          <w:bCs/>
          <w:color w:val="000000"/>
        </w:rPr>
        <w:t xml:space="preserve">(volume 3) </w:t>
      </w:r>
    </w:p>
    <w:p w14:paraId="6B696C40" w14:textId="77777777" w:rsidR="0020140F" w:rsidRPr="0020140F" w:rsidRDefault="0020140F" w:rsidP="0020140F">
      <w:pPr>
        <w:ind w:left="1440"/>
        <w:rPr>
          <w:rFonts w:asciiTheme="majorBidi" w:eastAsiaTheme="minorEastAsia" w:hAnsiTheme="majorBidi" w:cstheme="majorBidi"/>
          <w:color w:val="000000"/>
        </w:rPr>
      </w:pPr>
    </w:p>
    <w:p w14:paraId="6DBA4D22" w14:textId="77777777" w:rsidR="00272611" w:rsidRPr="00272611" w:rsidRDefault="00272611" w:rsidP="00272611">
      <w:pPr>
        <w:rPr>
          <w:rFonts w:asciiTheme="majorBidi" w:eastAsiaTheme="minorEastAsia" w:hAnsiTheme="majorBidi" w:cstheme="majorBidi"/>
          <w:color w:val="000000"/>
        </w:rPr>
      </w:pPr>
    </w:p>
    <w:p w14:paraId="66594B95" w14:textId="77777777" w:rsidR="00FD1A33" w:rsidRPr="001966E6" w:rsidRDefault="00FD1A33" w:rsidP="00E616ED">
      <w:pPr>
        <w:pStyle w:val="Heading4"/>
        <w:numPr>
          <w:ilvl w:val="1"/>
          <w:numId w:val="6"/>
        </w:numPr>
        <w:rPr>
          <w:rFonts w:asciiTheme="majorBidi" w:hAnsiTheme="majorBidi"/>
          <w:b/>
          <w:bCs/>
          <w:color w:val="C00000"/>
          <w:sz w:val="28"/>
          <w:szCs w:val="28"/>
        </w:rPr>
      </w:pPr>
      <w:r>
        <w:rPr>
          <w:rFonts w:asciiTheme="majorBidi" w:hAnsiTheme="majorBidi"/>
          <w:b/>
          <w:bCs/>
          <w:color w:val="C00000"/>
          <w:sz w:val="28"/>
          <w:szCs w:val="28"/>
        </w:rPr>
        <w:t xml:space="preserve"> M</w:t>
      </w:r>
      <w:r w:rsidRPr="001966E6">
        <w:rPr>
          <w:rFonts w:asciiTheme="majorBidi" w:hAnsiTheme="majorBidi"/>
          <w:b/>
          <w:bCs/>
          <w:color w:val="C00000"/>
          <w:sz w:val="28"/>
          <w:szCs w:val="28"/>
        </w:rPr>
        <w:t>ozarabs (Arabic al-Musta‘ribūn)</w:t>
      </w:r>
    </w:p>
    <w:p w14:paraId="13DAB104" w14:textId="50E08DD6" w:rsidR="0020140F" w:rsidRPr="0020140F" w:rsidRDefault="0020140F" w:rsidP="00E616ED">
      <w:pPr>
        <w:pStyle w:val="ListParagraph"/>
        <w:numPr>
          <w:ilvl w:val="0"/>
          <w:numId w:val="31"/>
        </w:numPr>
        <w:rPr>
          <w:rFonts w:eastAsiaTheme="minorEastAsia"/>
        </w:rPr>
      </w:pPr>
      <w:r w:rsidRPr="0020140F">
        <w:rPr>
          <w:rFonts w:eastAsiaTheme="minorEastAsia"/>
        </w:rPr>
        <w:t>The Mozarabs (Spanish: Mozárabes; Portuguese: Moçarabes; Catalan: Mossarabs) or “would-be Arabs” or partially Arabized Christians took their name from the Arabic al-Musta‘ribūn, “those who imitate the Arabs and seek be like them.” This was the opinion of the nineteenth-century Arabist Francisco Javier Simonet (d. 1897). He asserted that “Mozarab” originally meant “Arabized” (Musta‘rib), and Simonet’s view then became the generally held scholarly opinion. I often emphasize in this book the inherent need for broader frames of historical reference than are often customary. As I have noted elsewhere, for example, the Medieval usages related to aljamiado--the writing of the Romance tongues of Iberia in Arabic or Hebrew script--cannot be properly understood if the Jews are not also brought into the picture. Thus, for example, Simonet’s hypothesis is clearly borne out by the use of the Hebrew word hā-Mûsta‘rabhîm for Mozarab Jews (Arabic: al-Musta‘ribūn; Hebrew: hā-Mûsta‘rabhîm). Jews use the term even today. By these Mûsta‘rabhîm, however, they refer in later, post-Iberian usage to Arabic-speaking Jews of Mizrahi (Mizrāḥî) origin from North Africa and the Middle East, including Ottoman Syria and Palestine, whom they distinguish from the Ladino-speaking Sephardic Jews of the Iberian Peninsula after their expulsion from Spain in 897/1492 and Portugal in 901/1496. Historically—and especially in the Ottoman Empire—Sephardic Ladino-speakers often settled among the Mûsta‘rabhîm after their expulsion. Although the two communities mixed, they did not assimilate to each other completely, despite the fact that they often followed a common Chief Rabbinate. Jews also used the word Mûsta‘rabhîm, however, in the Middle Ages, but, again, for Jews who had been fully Arabized. They still use the word Mûsta‘rabhîm today for Arabic-speaking Jews, such as those from Greater Syria--including pre-partion Palestine--or from whichever region they may hail, if they are native Arabic-speakers.</w:t>
      </w:r>
      <w:r w:rsidR="00C11391">
        <w:rPr>
          <w:rFonts w:eastAsiaTheme="minorEastAsia"/>
        </w:rPr>
        <w:t xml:space="preserve"> </w:t>
      </w:r>
      <w:r w:rsidR="00C11391">
        <w:rPr>
          <w:rFonts w:eastAsiaTheme="minorEastAsia"/>
          <w:b/>
          <w:bCs/>
        </w:rPr>
        <w:t xml:space="preserve">(existing footnote)  </w:t>
      </w:r>
    </w:p>
    <w:p w14:paraId="6E1C4C83" w14:textId="0E93C34D" w:rsidR="00FD1A33" w:rsidRPr="0020140F" w:rsidRDefault="0020140F" w:rsidP="00E616ED">
      <w:pPr>
        <w:pStyle w:val="ListParagraph"/>
        <w:numPr>
          <w:ilvl w:val="0"/>
          <w:numId w:val="31"/>
        </w:numPr>
        <w:rPr>
          <w:rFonts w:eastAsiaTheme="minorHAnsi"/>
        </w:rPr>
      </w:pPr>
      <w:r w:rsidRPr="0020140F">
        <w:rPr>
          <w:rFonts w:eastAsiaTheme="minorEastAsia"/>
        </w:rPr>
        <w:t>The Christians of Northern Iberia used the words “Mozarabs” (Spanish: Mozárabes; Portuguese: Moçarabes; Catalan: Mossarabs) largely in a pejorative sense for the Arabized Christians of the Iberian Midlands and the South. They do not seem to have Arabized Jewish Tributaries in mind when they referred to the Mozarabs, and it is reasonable in some contexts to restrict the use of “Mozarab” in principally for the Arabized Christian Tributary Communities of Muslim Iberia, without ever denying the validity of the word for Jews also, whenever they were thoroughly Arabized. One of the earliest known Latin references to the word Mozarab is in the thirteenth century writings of Archbishop Rodrigo Ximenez, who declared, regarding the Christians living under Muslim rule after the conquest of 92/710: “They are said to be mixed with Arabs, that is, they live mixed with the Arabs” (Dicti sunt mixti arabes, eo quod mixti Arabibus convivebant.” But “Mozarab” does appear to be a Christian term with derogatory implications. The Arabic texts of Muslim Iberia did not use the term. Rather, they referred to the Christians under Islamic rule by such words as dhimmī, mu‘āhad (covenanted), Naṣrānī (Christian; Nazarene), ‘ajamī (non-Arab), or Rūmī (Romaean). The oldest known reference to the Mozarabs is in a document from Leon dated around 1024 CE, which refers to the “muzaraves de rex tiraceros.” The name was probably not a term the Muslims of Iberia used or the Christians living under their rule. Rather it was an insulting term that was probably coined by the Christian conquerors in their own territories for their co-religionists under Muslim rule, who--in their eyes--were colaborators, who were dubious, impure, Arabized, or of mixed blood because of their willingness to live alongside with the “Muslim invader.” The Muslims and Mozarab Christians and Jews of Islamic Iberia became the chief mediators in the Middle Ages of Greco-Islamic science and philosophy and attained remarkable culture advancement. The peoples of Muslim Sicily and Southern Italy were also of great importance in this theater of intellectual and cultural achievements.</w:t>
      </w:r>
      <w:r w:rsidR="00AF2DC8">
        <w:rPr>
          <w:rFonts w:eastAsiaTheme="minorEastAsia"/>
        </w:rPr>
        <w:t xml:space="preserve"> </w:t>
      </w:r>
      <w:r w:rsidR="00AF2DC8">
        <w:rPr>
          <w:rFonts w:eastAsiaTheme="minorEastAsia"/>
          <w:b/>
          <w:bCs/>
        </w:rPr>
        <w:t xml:space="preserve">(existing footnote)  </w:t>
      </w:r>
    </w:p>
    <w:p w14:paraId="4EB03014" w14:textId="77777777" w:rsidR="00FD1A33" w:rsidRDefault="00FD1A33" w:rsidP="00FD1A33">
      <w:pPr>
        <w:ind w:left="1080"/>
        <w:rPr>
          <w:rFonts w:eastAsiaTheme="minorHAnsi"/>
        </w:rPr>
      </w:pPr>
    </w:p>
    <w:p w14:paraId="75D22571" w14:textId="3CB8C5B0" w:rsidR="00B638F9" w:rsidRPr="00B638F9" w:rsidRDefault="00FD1A33" w:rsidP="00E616ED">
      <w:pPr>
        <w:pStyle w:val="Heading4"/>
        <w:numPr>
          <w:ilvl w:val="1"/>
          <w:numId w:val="6"/>
        </w:numPr>
        <w:rPr>
          <w:rFonts w:asciiTheme="majorBidi" w:eastAsiaTheme="minorEastAsia" w:hAnsiTheme="majorBidi"/>
          <w:b/>
          <w:bCs/>
          <w:color w:val="C00000"/>
          <w:sz w:val="28"/>
          <w:szCs w:val="28"/>
        </w:rPr>
      </w:pPr>
      <w:r>
        <w:rPr>
          <w:rFonts w:asciiTheme="majorBidi" w:eastAsiaTheme="minorEastAsia" w:hAnsiTheme="majorBidi"/>
          <w:b/>
          <w:bCs/>
          <w:color w:val="C00000"/>
          <w:sz w:val="28"/>
          <w:szCs w:val="28"/>
        </w:rPr>
        <w:t xml:space="preserve"> </w:t>
      </w:r>
      <w:r w:rsidRPr="001D4489">
        <w:rPr>
          <w:rFonts w:asciiTheme="majorBidi" w:eastAsiaTheme="minorEastAsia" w:hAnsiTheme="majorBidi"/>
          <w:b/>
          <w:bCs/>
          <w:color w:val="C00000"/>
          <w:sz w:val="28"/>
          <w:szCs w:val="28"/>
        </w:rPr>
        <w:t>Muslim Sicily</w:t>
      </w:r>
      <w:r w:rsidR="00B638F9">
        <w:rPr>
          <w:rFonts w:asciiTheme="majorBidi" w:eastAsiaTheme="minorEastAsia" w:hAnsiTheme="majorBidi"/>
          <w:b/>
          <w:bCs/>
          <w:color w:val="C00000"/>
          <w:sz w:val="28"/>
          <w:szCs w:val="28"/>
        </w:rPr>
        <w:t xml:space="preserve"> </w:t>
      </w:r>
      <w:r w:rsidR="00452D34">
        <w:rPr>
          <w:rFonts w:asciiTheme="majorBidi" w:eastAsiaTheme="minorEastAsia" w:hAnsiTheme="majorBidi"/>
          <w:b/>
          <w:bCs/>
          <w:color w:val="C00000"/>
          <w:sz w:val="28"/>
          <w:szCs w:val="28"/>
        </w:rPr>
        <w:t xml:space="preserve"> </w:t>
      </w:r>
    </w:p>
    <w:p w14:paraId="30F979FA" w14:textId="1838F656" w:rsidR="00FD1A33" w:rsidRPr="00CC65C7" w:rsidRDefault="0A910C68" w:rsidP="00CC65C7">
      <w:pPr>
        <w:ind w:left="1440" w:right="1170"/>
        <w:rPr>
          <w:rFonts w:eastAsiaTheme="minorEastAsia"/>
          <w:b/>
          <w:bCs/>
          <w:i/>
          <w:iCs/>
        </w:rPr>
      </w:pPr>
      <w:r w:rsidRPr="19736EA0">
        <w:rPr>
          <w:rFonts w:eastAsiaTheme="minorEastAsia"/>
          <w:b/>
          <w:bCs/>
          <w:i/>
          <w:iCs/>
        </w:rPr>
        <w:t>Muslim Sicily,</w:t>
      </w:r>
      <w:r w:rsidR="00FD1A33" w:rsidRPr="19736EA0">
        <w:rPr>
          <w:rStyle w:val="FootnoteReference"/>
          <w:rFonts w:asciiTheme="majorBidi" w:eastAsiaTheme="minorEastAsia" w:hAnsiTheme="majorBidi" w:cstheme="majorBidi"/>
          <w:b/>
          <w:bCs/>
          <w:i/>
          <w:iCs/>
          <w:color w:val="000000"/>
        </w:rPr>
        <w:footnoteReference w:id="33"/>
      </w:r>
      <w:r w:rsidRPr="19736EA0">
        <w:rPr>
          <w:rFonts w:eastAsiaTheme="minorEastAsia"/>
          <w:b/>
          <w:bCs/>
          <w:i/>
          <w:iCs/>
        </w:rPr>
        <w:t xml:space="preserve"> Palermo,</w:t>
      </w:r>
      <w:r w:rsidR="00FD1A33" w:rsidRPr="19736EA0">
        <w:rPr>
          <w:rStyle w:val="FootnoteReference"/>
          <w:rFonts w:asciiTheme="majorBidi" w:eastAsiaTheme="minorEastAsia" w:hAnsiTheme="majorBidi" w:cstheme="majorBidi"/>
          <w:b/>
          <w:bCs/>
          <w:i/>
          <w:iCs/>
          <w:color w:val="000000"/>
        </w:rPr>
        <w:footnoteReference w:id="34"/>
      </w:r>
      <w:r w:rsidRPr="19736EA0">
        <w:rPr>
          <w:rFonts w:eastAsiaTheme="minorEastAsia"/>
          <w:b/>
          <w:bCs/>
          <w:i/>
          <w:iCs/>
        </w:rPr>
        <w:t xml:space="preserve"> Normans</w:t>
      </w:r>
      <w:r w:rsidR="00FD1A33" w:rsidRPr="19736EA0">
        <w:rPr>
          <w:rStyle w:val="FootnoteReference"/>
          <w:rFonts w:asciiTheme="majorBidi" w:eastAsiaTheme="minorEastAsia" w:hAnsiTheme="majorBidi" w:cstheme="majorBidi"/>
          <w:b/>
          <w:bCs/>
          <w:i/>
          <w:iCs/>
          <w:color w:val="000000"/>
        </w:rPr>
        <w:footnoteReference w:id="35"/>
      </w:r>
      <w:r w:rsidRPr="19736EA0">
        <w:rPr>
          <w:rFonts w:eastAsiaTheme="minorEastAsia"/>
          <w:b/>
          <w:bCs/>
          <w:i/>
          <w:iCs/>
          <w:sz w:val="28"/>
          <w:szCs w:val="28"/>
        </w:rPr>
        <w:t xml:space="preserve"> </w:t>
      </w:r>
      <w:r w:rsidRPr="19736EA0">
        <w:rPr>
          <w:rFonts w:eastAsiaTheme="minorEastAsia"/>
          <w:b/>
          <w:bCs/>
          <w:i/>
          <w:iCs/>
        </w:rPr>
        <w:t>Malta.</w:t>
      </w:r>
      <w:r w:rsidR="00FD1A33" w:rsidRPr="19736EA0">
        <w:rPr>
          <w:rStyle w:val="FootnoteReference"/>
          <w:rFonts w:asciiTheme="majorBidi" w:eastAsiaTheme="minorEastAsia" w:hAnsiTheme="majorBidi" w:cstheme="majorBidi"/>
          <w:b/>
          <w:bCs/>
          <w:i/>
          <w:iCs/>
          <w:color w:val="000000"/>
        </w:rPr>
        <w:footnoteReference w:id="36"/>
      </w:r>
      <w:r w:rsidRPr="19736EA0">
        <w:rPr>
          <w:rFonts w:eastAsiaTheme="minorEastAsia"/>
          <w:b/>
          <w:bCs/>
          <w:i/>
          <w:iCs/>
        </w:rPr>
        <w:t xml:space="preserve"> Muslim Sicily</w:t>
      </w:r>
      <w:r w:rsidR="00FD1A33" w:rsidRPr="19736EA0">
        <w:rPr>
          <w:rStyle w:val="FootnoteReference"/>
          <w:rFonts w:asciiTheme="majorBidi" w:eastAsiaTheme="minorEastAsia" w:hAnsiTheme="majorBidi" w:cstheme="majorBidi"/>
          <w:b/>
          <w:bCs/>
          <w:i/>
          <w:iCs/>
          <w:color w:val="000000"/>
        </w:rPr>
        <w:footnoteReference w:id="37"/>
      </w:r>
      <w:r w:rsidRPr="19736EA0">
        <w:rPr>
          <w:rFonts w:eastAsiaTheme="minorEastAsia"/>
          <w:b/>
          <w:bCs/>
          <w:i/>
          <w:iCs/>
        </w:rPr>
        <w:t xml:space="preserve"> Muslim Sicily,</w:t>
      </w:r>
      <w:r w:rsidR="00FD1A33" w:rsidRPr="19736EA0">
        <w:rPr>
          <w:rStyle w:val="FootnoteReference"/>
          <w:rFonts w:asciiTheme="majorBidi" w:eastAsiaTheme="minorEastAsia" w:hAnsiTheme="majorBidi" w:cstheme="majorBidi"/>
          <w:b/>
          <w:bCs/>
          <w:i/>
          <w:iCs/>
          <w:color w:val="000000"/>
        </w:rPr>
        <w:footnoteReference w:id="38"/>
      </w:r>
    </w:p>
    <w:p w14:paraId="6DC949EE" w14:textId="77777777" w:rsidR="00FD1A33" w:rsidRPr="00DA14CC" w:rsidRDefault="00FD1A33" w:rsidP="00E616ED">
      <w:pPr>
        <w:pStyle w:val="ListParagraph"/>
        <w:numPr>
          <w:ilvl w:val="1"/>
          <w:numId w:val="6"/>
        </w:numPr>
        <w:rPr>
          <w:rFonts w:asciiTheme="majorBidi" w:eastAsiaTheme="minorHAnsi" w:hAnsiTheme="majorBidi" w:cstheme="majorBidi"/>
          <w:b/>
          <w:bCs/>
          <w:i/>
          <w:iCs/>
          <w:color w:val="C00000"/>
          <w:sz w:val="28"/>
          <w:szCs w:val="28"/>
        </w:rPr>
      </w:pPr>
      <w:r>
        <w:rPr>
          <w:rFonts w:asciiTheme="majorBidi" w:eastAsiaTheme="minorHAnsi" w:hAnsiTheme="majorBidi" w:cstheme="majorBidi"/>
          <w:b/>
          <w:bCs/>
          <w:i/>
          <w:iCs/>
          <w:color w:val="C00000"/>
          <w:sz w:val="28"/>
          <w:szCs w:val="28"/>
        </w:rPr>
        <w:t xml:space="preserve"> </w:t>
      </w:r>
      <w:r w:rsidRPr="00DA14CC">
        <w:rPr>
          <w:rFonts w:asciiTheme="majorBidi" w:eastAsiaTheme="minorHAnsi" w:hAnsiTheme="majorBidi" w:cstheme="majorBidi"/>
          <w:b/>
          <w:bCs/>
          <w:i/>
          <w:iCs/>
          <w:color w:val="C00000"/>
          <w:sz w:val="28"/>
          <w:szCs w:val="28"/>
        </w:rPr>
        <w:t>New Rome versus Byzantium</w:t>
      </w:r>
    </w:p>
    <w:p w14:paraId="5E260EB1" w14:textId="77777777" w:rsidR="00FD1A33" w:rsidRPr="00CC65C7" w:rsidRDefault="0A910C68" w:rsidP="00FD1A33">
      <w:pPr>
        <w:ind w:left="1440"/>
        <w:rPr>
          <w:rFonts w:asciiTheme="majorBidi" w:hAnsiTheme="majorBidi" w:cstheme="majorBidi"/>
        </w:rPr>
      </w:pPr>
      <w:r w:rsidRPr="62ED6EB9">
        <w:rPr>
          <w:rFonts w:eastAsiaTheme="minorEastAsia"/>
        </w:rPr>
        <w:t>New Rome (Byzantium),</w:t>
      </w:r>
      <w:r w:rsidR="00FD1A33" w:rsidRPr="00CC65C7">
        <w:rPr>
          <w:rStyle w:val="FootnoteReference"/>
        </w:rPr>
        <w:footnoteReference w:id="39"/>
      </w:r>
      <w:r w:rsidRPr="62ED6EB9">
        <w:rPr>
          <w:rFonts w:eastAsiaTheme="minorEastAsia"/>
        </w:rPr>
        <w:t xml:space="preserve"> </w:t>
      </w:r>
      <w:r w:rsidRPr="00CC65C7">
        <w:t>When the Eastern Roman Empire adopted Christianity as its official religion it ultimately became known in the West by the exonym of Byzantium.</w:t>
      </w:r>
      <w:r w:rsidR="00FD1A33" w:rsidRPr="00CC65C7">
        <w:rPr>
          <w:rStyle w:val="FootnoteReference"/>
        </w:rPr>
        <w:footnoteReference w:id="40"/>
      </w:r>
      <w:r w:rsidRPr="00CC65C7">
        <w:t xml:space="preserve"> It should be noted, however, the “Byzantines” did not call themselves by that name. </w:t>
      </w:r>
      <w:r w:rsidRPr="62ED6EB9">
        <w:rPr>
          <w:rFonts w:asciiTheme="majorBidi" w:hAnsiTheme="majorBidi" w:cstheme="majorBidi"/>
        </w:rPr>
        <w:t>Rather, they referred to themselves by their own endonym simply as “Romans”</w:t>
      </w:r>
      <w:r w:rsidR="00FD1A33" w:rsidRPr="62ED6EB9">
        <w:rPr>
          <w:rStyle w:val="FootnoteReference"/>
          <w:rFonts w:asciiTheme="majorBidi" w:hAnsiTheme="majorBidi" w:cstheme="majorBidi"/>
        </w:rPr>
        <w:footnoteReference w:id="41"/>
      </w:r>
      <w:r w:rsidRPr="62ED6EB9">
        <w:rPr>
          <w:rFonts w:asciiTheme="majorBidi" w:hAnsiTheme="majorBidi" w:cstheme="majorBidi"/>
        </w:rPr>
        <w:t xml:space="preserve"> (Greek:</w:t>
      </w:r>
      <w:r w:rsidRPr="62ED6EB9">
        <w:rPr>
          <w:rFonts w:asciiTheme="majorBidi" w:hAnsiTheme="majorBidi" w:cstheme="majorBidi"/>
          <w:color w:val="4D5156"/>
          <w:shd w:val="clear" w:color="auto" w:fill="FFFFFF"/>
        </w:rPr>
        <w:t xml:space="preserve"> </w:t>
      </w:r>
      <w:r w:rsidRPr="62ED6EB9">
        <w:rPr>
          <w:rFonts w:asciiTheme="majorBidi" w:hAnsiTheme="majorBidi" w:cstheme="majorBidi"/>
          <w:color w:val="202124"/>
          <w:shd w:val="clear" w:color="auto" w:fill="FFFFFF"/>
        </w:rPr>
        <w:t xml:space="preserve">Rhōmaîoi, Ῥωμαῖοι; Latin: </w:t>
      </w:r>
      <w:r w:rsidRPr="62ED6EB9">
        <w:rPr>
          <w:rFonts w:asciiTheme="majorBidi" w:hAnsiTheme="majorBidi" w:cstheme="majorBidi"/>
          <w:color w:val="000000"/>
        </w:rPr>
        <w:t>Rōmānī</w:t>
      </w:r>
      <w:r w:rsidRPr="62ED6EB9">
        <w:rPr>
          <w:rFonts w:asciiTheme="majorBidi" w:hAnsiTheme="majorBidi" w:cstheme="majorBidi"/>
        </w:rPr>
        <w:t>), and, in The First Teaching, the Byzantines will be referred to as New Romans, which is also a respectable endonym they used for themselves and emphasizes their uninterrupted link with the Roman Republic and Empire.</w:t>
      </w:r>
    </w:p>
    <w:p w14:paraId="750E9768" w14:textId="77777777" w:rsidR="00FD1A33" w:rsidRDefault="00FD1A33" w:rsidP="00FD1A33">
      <w:pPr>
        <w:ind w:left="1080" w:right="2160"/>
        <w:jc w:val="both"/>
        <w:rPr>
          <w:rFonts w:eastAsiaTheme="minorHAnsi"/>
          <w:color w:val="C00000"/>
        </w:rPr>
      </w:pPr>
    </w:p>
    <w:p w14:paraId="4BD35B54" w14:textId="77777777" w:rsidR="00FD1A33" w:rsidRDefault="00FD1A33" w:rsidP="00FD1A33">
      <w:pPr>
        <w:ind w:left="1080" w:right="2160"/>
        <w:jc w:val="both"/>
        <w:rPr>
          <w:rFonts w:eastAsiaTheme="minorHAnsi"/>
          <w:color w:val="C00000"/>
        </w:rPr>
      </w:pPr>
    </w:p>
    <w:p w14:paraId="06638A99" w14:textId="77777777" w:rsidR="00FD1A33" w:rsidRPr="004A4D90" w:rsidRDefault="00FD1A33" w:rsidP="00E616ED">
      <w:pPr>
        <w:pStyle w:val="Heading4"/>
        <w:numPr>
          <w:ilvl w:val="1"/>
          <w:numId w:val="6"/>
        </w:numPr>
        <w:rPr>
          <w:rFonts w:asciiTheme="majorBidi" w:eastAsiaTheme="minorHAnsi" w:hAnsiTheme="majorBidi"/>
          <w:b/>
          <w:bCs/>
          <w:color w:val="C00000"/>
          <w:sz w:val="28"/>
          <w:szCs w:val="28"/>
        </w:rPr>
      </w:pPr>
      <w:bookmarkStart w:id="107" w:name="_Toc188509383"/>
      <w:r>
        <w:rPr>
          <w:rFonts w:asciiTheme="majorBidi" w:eastAsiaTheme="minorHAnsi" w:hAnsiTheme="majorBidi"/>
          <w:b/>
          <w:bCs/>
          <w:color w:val="C00000"/>
          <w:sz w:val="28"/>
          <w:szCs w:val="28"/>
        </w:rPr>
        <w:t xml:space="preserve"> </w:t>
      </w:r>
      <w:r w:rsidRPr="004A4D90">
        <w:rPr>
          <w:rFonts w:asciiTheme="majorBidi" w:eastAsiaTheme="minorHAnsi" w:hAnsiTheme="majorBidi"/>
          <w:b/>
          <w:bCs/>
          <w:color w:val="C00000"/>
          <w:sz w:val="28"/>
          <w:szCs w:val="28"/>
        </w:rPr>
        <w:t>Non-Muslim Subcultures under Islamic Rule</w:t>
      </w:r>
      <w:bookmarkEnd w:id="107"/>
    </w:p>
    <w:p w14:paraId="33C8C455" w14:textId="77777777" w:rsidR="00FD1A33" w:rsidRPr="0078012D" w:rsidRDefault="00FD1A33" w:rsidP="00FD1A33">
      <w:pPr>
        <w:ind w:left="1530"/>
        <w:rPr>
          <w:rFonts w:eastAsiaTheme="minorHAnsi"/>
          <w:b/>
          <w:bCs/>
          <w:i/>
          <w:iCs/>
        </w:rPr>
      </w:pPr>
      <w:bookmarkStart w:id="108" w:name="_Toc188509446"/>
      <w:r w:rsidRPr="0078012D">
        <w:rPr>
          <w:rFonts w:eastAsiaTheme="minorHAnsi"/>
          <w:b/>
          <w:bCs/>
          <w:i/>
          <w:iCs/>
        </w:rPr>
        <w:t>Non-Muslim Tributary Communities under Islamic Rule</w:t>
      </w:r>
      <w:bookmarkEnd w:id="108"/>
    </w:p>
    <w:p w14:paraId="3820C5EC" w14:textId="77777777" w:rsidR="00FD1A33" w:rsidRPr="0078012D" w:rsidRDefault="00FD1A33" w:rsidP="00FD1A33">
      <w:pPr>
        <w:ind w:left="1530"/>
        <w:rPr>
          <w:rFonts w:eastAsiaTheme="minorHAnsi"/>
          <w:b/>
          <w:bCs/>
          <w:i/>
          <w:iCs/>
        </w:rPr>
      </w:pPr>
      <w:bookmarkStart w:id="109" w:name="_Toc188509447"/>
      <w:r w:rsidRPr="0078012D">
        <w:rPr>
          <w:rFonts w:eastAsiaTheme="minorHAnsi"/>
          <w:b/>
          <w:bCs/>
          <w:i/>
          <w:iCs/>
        </w:rPr>
        <w:t>Defining Tolerance &amp; Plurality</w:t>
      </w:r>
      <w:bookmarkEnd w:id="109"/>
    </w:p>
    <w:p w14:paraId="5C55CECB" w14:textId="77777777" w:rsidR="00FD1A33" w:rsidRDefault="00FD1A33" w:rsidP="00FD1A33">
      <w:pPr>
        <w:ind w:left="1530"/>
        <w:rPr>
          <w:rFonts w:eastAsiaTheme="minorHAnsi"/>
          <w:b/>
          <w:bCs/>
          <w:i/>
          <w:iCs/>
        </w:rPr>
      </w:pPr>
      <w:bookmarkStart w:id="110" w:name="_Toc188509448"/>
      <w:r w:rsidRPr="0078012D">
        <w:rPr>
          <w:rFonts w:eastAsiaTheme="minorHAnsi"/>
          <w:b/>
          <w:bCs/>
          <w:i/>
          <w:iCs/>
        </w:rPr>
        <w:t>Living with &amp; Protecting the Other</w:t>
      </w:r>
      <w:bookmarkEnd w:id="110"/>
    </w:p>
    <w:p w14:paraId="5C2A9F8E" w14:textId="77777777" w:rsidR="00794C92" w:rsidRDefault="00794C92" w:rsidP="00FD1A33">
      <w:pPr>
        <w:ind w:left="1530"/>
        <w:rPr>
          <w:rFonts w:eastAsiaTheme="minorHAnsi"/>
          <w:b/>
          <w:bCs/>
          <w:i/>
          <w:iCs/>
        </w:rPr>
      </w:pPr>
    </w:p>
    <w:p w14:paraId="6A9C0F41" w14:textId="6F5B4C3A" w:rsidR="00794C92" w:rsidRPr="00794C92" w:rsidRDefault="00794C92" w:rsidP="00E616ED">
      <w:pPr>
        <w:pStyle w:val="ListParagraph"/>
        <w:numPr>
          <w:ilvl w:val="0"/>
          <w:numId w:val="33"/>
        </w:numPr>
        <w:rPr>
          <w:rFonts w:eastAsiaTheme="minorHAnsi"/>
        </w:rPr>
      </w:pPr>
      <w:r w:rsidRPr="00794C92">
        <w:rPr>
          <w:rFonts w:eastAsiaTheme="minorHAnsi"/>
        </w:rPr>
        <w:t>Traditional Islamic globalization—about which we will speak in greater detail below—worked benignly under the aegis of Islam’s “Cultural Imperative” to preserve the integrity and diversity of indigenous peoples and their cultures, while also fostering new and creative local Muslim cultures that were not alien to their surroundings but existed in harmony with the best cultural conventions of their neighbors. Indeed, on many occasions, Islam even served as a means of providing its non-Muslim populations with new religious life and cultural energy. Consequently, Islamic globalization allowed the protected non-Muslim Communities under its wing to flourish, while avoiding policies designed to produce anemic and spiritually weak subcultures—as has often proven to be the bane of Modern Secular pluralism.</w:t>
      </w:r>
    </w:p>
    <w:p w14:paraId="6CA20FEB" w14:textId="3F779223" w:rsidR="00794C92" w:rsidRPr="00794C92" w:rsidRDefault="00794C92" w:rsidP="00E616ED">
      <w:pPr>
        <w:pStyle w:val="ListParagraph"/>
        <w:numPr>
          <w:ilvl w:val="0"/>
          <w:numId w:val="33"/>
        </w:numPr>
        <w:rPr>
          <w:rFonts w:eastAsiaTheme="minorHAnsi"/>
        </w:rPr>
      </w:pPr>
      <w:r w:rsidRPr="00794C92">
        <w:rPr>
          <w:rFonts w:eastAsiaTheme="minorHAnsi"/>
        </w:rPr>
        <w:t>To cite two examples, the Sephardic Jews of Muslim Spain and Portugal are well-known for their formidable religious, intellectual, and cultural attainments under Muslim rule. Indeed, few Jewish Communities have ever flourished as magnificently or attained the heights of the Sephardic Jews of al-Andalus. Similarly, the Greek Orthodox Church prospered markedly and underwent significant reform under the Ottoman umbrella, which developed administratively as the Turkish millet-system. Externally, Ottoman rulers protected the Orthodox Christians of their realms from the predations of the Crusades of the Latin Church—which was generally antagonistic toward the Orthodox Christians of the East. Internally—under the official patronage of the Ottoman Sulṭān, who was the honorable “head” of the Orthodox Church in Turkish realms after the conquest of Constantinople (modern-day Istanbul)—the Greek Orthodox Church underwent beneficial reforms that helped remove nepotism and corruption from the Church hierarchy and clergy, which, as a result, enhanced the Church’s authority as well as its popularity among the members of its Orthodox flock.</w:t>
      </w:r>
    </w:p>
    <w:p w14:paraId="4255E910" w14:textId="29564BA7" w:rsidR="00794C92" w:rsidRPr="00794C92" w:rsidRDefault="00794C92" w:rsidP="00E616ED">
      <w:pPr>
        <w:pStyle w:val="ListParagraph"/>
        <w:numPr>
          <w:ilvl w:val="0"/>
          <w:numId w:val="33"/>
        </w:numPr>
        <w:rPr>
          <w:rFonts w:eastAsiaTheme="minorHAnsi"/>
        </w:rPr>
      </w:pPr>
      <w:r w:rsidRPr="00794C92">
        <w:rPr>
          <w:rFonts w:eastAsiaTheme="minorHAnsi"/>
        </w:rPr>
        <w:t>As frequently emphasized, the principles and precepts of Islamic pluralization and toleration have always been based upon frank acknowledgement of the fundamental discrepancies and irremediable contradictions between the Islamic Creed and its Doctrinal and Ritual positions and those of the covenanted non-Muslim Communities living under Muslim protection. Furthermore, the Prophetic Way of Life (al-Sharī‘a) did not seek to “remedy” these differences by requiring Jews, Christians, Magians, Manichaeans, or other non-Muslim Communities living under Muslim protection to study Islam or to learn even the most rudimentary facts about it. Indeed, each non-Muslim Community was allowed—if it so desired—to live in complete ignorance of Islam, its Prophet, and his teachings. In this same light, it must be emphasized once again that the details and punishments of the Sacred Prophetic Way of Life (al-Sharī‘a) did not apply to the non-Muslim Communities living under Muslim protection except in serious crimes against Muslims or matters pertaining to State security such as treason or conspiring with external enemies. In Islam, only Muslims have the responsibility of living “Islamic” lives. Thus, the Sharī‘a only applies to Muslims. Even then, its punishments cannot be applied to Muslims who are living or travelling in non-Muslim polities and jurisdictions. Therefore, in today’s world, Sharī‘a punishments would not apply validly to Muslim minorities living in the West. Moreover—as we will see in what follows—under the Islamic Code of Life (al-Sharī‘a), each non-Muslim Tributary Community enjoyed extensive autonomy and religious integrity, which included their presiding over their own legal systems and courts of law independent of the Islamic judiciary.</w:t>
      </w:r>
    </w:p>
    <w:p w14:paraId="0D6B81DE" w14:textId="24C84B2E" w:rsidR="00794C92" w:rsidRPr="00794C92" w:rsidRDefault="00794C92" w:rsidP="00E616ED">
      <w:pPr>
        <w:pStyle w:val="ListParagraph"/>
        <w:numPr>
          <w:ilvl w:val="0"/>
          <w:numId w:val="33"/>
        </w:numPr>
        <w:rPr>
          <w:rFonts w:eastAsiaTheme="minorHAnsi"/>
        </w:rPr>
      </w:pPr>
      <w:r w:rsidRPr="00794C92">
        <w:rPr>
          <w:rFonts w:eastAsiaTheme="minorHAnsi"/>
        </w:rPr>
        <w:t xml:space="preserve">In their private lives and internal communal teachings, non-Muslims living under the umbrella of Islam were not even required to take a hospitable or “neighborly” view toward Islam. Thus, for example, at the peak of united Muslim global power, the Orthodox Christian monk John of Damascus was given the liberty not only to defend and argue on behalf of his own distinctly Trinitarian Christian beliefs but even to attack Islam with blatant fabrications and insults as in his well-known work, Discussion of a Christian and a Saracen (Diálexis Christianoû kaï Sarakēnoû; Διάλεξις Χριστιανοΰ καϊ Σαρακηνοΰ). John of Damascus was neither forced to retract his anti-Islamic words, nor was he punished, executed, or even taken to account.  </w:t>
      </w:r>
    </w:p>
    <w:p w14:paraId="75E36B27" w14:textId="326D0CF1" w:rsidR="00794C92" w:rsidRPr="00794C92" w:rsidRDefault="00794C92" w:rsidP="00E616ED">
      <w:pPr>
        <w:pStyle w:val="ListParagraph"/>
        <w:numPr>
          <w:ilvl w:val="0"/>
          <w:numId w:val="33"/>
        </w:numPr>
        <w:rPr>
          <w:rFonts w:eastAsiaTheme="minorHAnsi"/>
        </w:rPr>
      </w:pPr>
      <w:r w:rsidRPr="00794C92">
        <w:rPr>
          <w:rFonts w:eastAsiaTheme="minorHAnsi"/>
        </w:rPr>
        <w:t>In addition to enjoying the benefit of such non-sectarian and non-partisan policies, non-Muslim communities under Islamic rule were not “spied upon” by Muslim secret police, punished, or reprimanded before the Islamic judiciary for taking hostile attitudes towards members of their Communities who embraced Islam. Indeed, in the Traditional Islamic world, where Muslims—as stated earlier—were often a minority, the decision to embrace Islam and to become a Muslim often meant that the former non-Muslim would be ostracized from his or her former non-Muslim Community, which often lead to disinheritance and banishment from the convert’s family as well. Those who embraced Islam in such societies were frequently not safe if they remained in their former non-Muslim Communities and families. As a rule, therefore, such newcomers to Islam were often required by circumstances to leave their former Communities and kinsmen to start new lives in adjacent Muslim townships or neighborhoods, where they would be welcome and safe. Yet—unless such enmity in their former non-Muslim Communities actually led to serious physical injury or murder—there were no legal consequences for such communal antagonism toward Muslim converts on the part of the ruling Muslim power, which could have enforced its will with relative ease, if it had desired.</w:t>
      </w:r>
    </w:p>
    <w:p w14:paraId="0815C350" w14:textId="491B71A7" w:rsidR="00794C92" w:rsidRPr="00794C92" w:rsidRDefault="00794C92" w:rsidP="00E616ED">
      <w:pPr>
        <w:pStyle w:val="ListParagraph"/>
        <w:numPr>
          <w:ilvl w:val="0"/>
          <w:numId w:val="33"/>
        </w:numPr>
        <w:rPr>
          <w:rFonts w:eastAsiaTheme="minorHAnsi"/>
        </w:rPr>
      </w:pPr>
      <w:r w:rsidRPr="00794C92">
        <w:rPr>
          <w:rFonts w:eastAsiaTheme="minorHAnsi"/>
        </w:rPr>
        <w:t>In summary, it is especially important to stress the central importance of the fact that Muslims were generally able to adhere to high standards of Islamic plurality, toleration, protection, and dynamic coexistence with non-Muslims living under their rule despite the firm Muslim convictions about the validity and superiority of their Islamic faith and practice as well as their unequivocal belief that certain teachings espoused by their non-Muslim neighbors groups were gravely mistaken Theologically and would likely lead to their perdition and damnation in the next world. Muslims did not believe that the non-Muslims among them—Rabbinical Jews, Trinitarian Christians, Magians, or others—were espousing true or valid beliefs that would save them from the Fire in the Hereafter. Still, they tolerated and protected these non-Muslim communities despite their manifest error—in Muslim eyes. Throughout Islamic history until the colonial period, which systematically dismantled the Dhimma-Tributary system wherever they found it, the Islamic pacts of Dhimma-Tribute for able-bodied non-Muslim males in lieu of military service constituted one of the main building blocks of Islam’s global Pax Islamica—the Islam-based peace—which Traditional Muslims were fairly consistent in exemplifying in practice and which they tended to foster wherever they went in the world.</w:t>
      </w:r>
    </w:p>
    <w:p w14:paraId="62EB1657" w14:textId="6F851C10" w:rsidR="00FD1A33" w:rsidRPr="00794C92" w:rsidRDefault="00794C92" w:rsidP="00E616ED">
      <w:pPr>
        <w:pStyle w:val="ListParagraph"/>
        <w:numPr>
          <w:ilvl w:val="0"/>
          <w:numId w:val="33"/>
        </w:numPr>
        <w:rPr>
          <w:rFonts w:eastAsiaTheme="minorHAnsi"/>
        </w:rPr>
      </w:pPr>
      <w:r w:rsidRPr="00794C92">
        <w:rPr>
          <w:rFonts w:eastAsiaTheme="minorHAnsi"/>
        </w:rPr>
        <w:t>Again—it must be stressed—that from the Islamic perspective, toleration is only meaningful when it includes magnanimity and protection for ideas and people that we do not accept. The acceptance of shared beliefs and uniform values really should not count as toleration at all. It is, rather, merely a matter of like-mindedness. True tolerance requires the dynamic toleration of differences and disagreements, not similarities. The common ground among faiths—especially those of Muslims, Jews, and Christians—is, indeed, extensive—as we will see below—and the search for shared beliefs, values, and practices is praiseworthy and may lead to a sense of greater commonality and understanding. Nevertheless, emphasis upon common ground is superficial and disingenuous when it ignores fundamental disagreements, or when it pressures the believers of any faith to incline toward neutral religious positions that are not true to their private and deeply held beliefs. Indeed, when so-called “toleration” is only rooted in a sense of shared beliefs and practices it may come to constitute a subtle type of coercion. Without realism and honesty, pluralism becomes little more than bogus monism, denying all true pluralism under the illusory presumption of agreement. True and meaningful interfaith harmony can only be achieved when we honor, cooperate, and speak honestly with peoples of other faiths, beliefs, and ideologies whom we believe to be fundamentally misguided and mistaken but tolerate all the same as Adamic brothers, sisters, and neighbors.</w:t>
      </w:r>
    </w:p>
    <w:p w14:paraId="6FC4E437" w14:textId="77777777" w:rsidR="00FD1A33" w:rsidRDefault="00FD1A33" w:rsidP="00794C92">
      <w:pPr>
        <w:ind w:right="2160"/>
        <w:jc w:val="both"/>
        <w:rPr>
          <w:rFonts w:eastAsiaTheme="minorHAnsi"/>
          <w:color w:val="C00000"/>
        </w:rPr>
      </w:pPr>
    </w:p>
    <w:p w14:paraId="6F73FF4C" w14:textId="77777777" w:rsidR="00FD1A33" w:rsidRPr="00D601E3" w:rsidRDefault="00FD1A33" w:rsidP="00E616ED">
      <w:pPr>
        <w:pStyle w:val="Heading4"/>
        <w:numPr>
          <w:ilvl w:val="1"/>
          <w:numId w:val="6"/>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D601E3">
        <w:rPr>
          <w:rFonts w:asciiTheme="majorBidi" w:eastAsiaTheme="minorHAnsi" w:hAnsiTheme="majorBidi"/>
          <w:b/>
          <w:bCs/>
          <w:color w:val="C00000"/>
          <w:sz w:val="28"/>
          <w:szCs w:val="28"/>
        </w:rPr>
        <w:t>Occidentalism</w:t>
      </w:r>
    </w:p>
    <w:p w14:paraId="50160769" w14:textId="77777777" w:rsidR="00FD1A33" w:rsidRDefault="0A910C68" w:rsidP="00FD1A33">
      <w:pPr>
        <w:ind w:left="1530" w:right="1170"/>
        <w:rPr>
          <w:rFonts w:asciiTheme="majorBidi" w:eastAsiaTheme="minorEastAsia" w:hAnsiTheme="majorBidi" w:cstheme="majorBidi"/>
          <w:b/>
          <w:bCs/>
          <w:i/>
          <w:iCs/>
        </w:rPr>
      </w:pPr>
      <w:r w:rsidRPr="19736EA0">
        <w:rPr>
          <w:rFonts w:asciiTheme="majorBidi" w:eastAsiaTheme="minorEastAsia" w:hAnsiTheme="majorBidi" w:cstheme="majorBidi"/>
          <w:b/>
          <w:bCs/>
          <w:i/>
          <w:iCs/>
        </w:rPr>
        <w:t>Occidentalism</w:t>
      </w:r>
      <w:commentRangeStart w:id="111"/>
      <w:r w:rsidR="00FD1A33" w:rsidRPr="19736EA0">
        <w:rPr>
          <w:rStyle w:val="FootnoteReference"/>
          <w:rFonts w:asciiTheme="majorBidi" w:hAnsiTheme="majorBidi" w:cstheme="majorBidi"/>
          <w:b/>
          <w:bCs/>
          <w:i/>
          <w:iCs/>
        </w:rPr>
        <w:footnoteReference w:id="42"/>
      </w:r>
      <w:commentRangeEnd w:id="111"/>
      <w:r w:rsidR="00FD1A33" w:rsidRPr="19736EA0">
        <w:rPr>
          <w:rStyle w:val="CommentReference"/>
          <w:rFonts w:asciiTheme="majorBidi" w:eastAsiaTheme="minorEastAsia" w:hAnsiTheme="majorBidi" w:cstheme="majorBidi"/>
          <w:b/>
          <w:bCs/>
          <w:i/>
          <w:iCs/>
          <w:sz w:val="24"/>
          <w:szCs w:val="24"/>
        </w:rPr>
        <w:commentReference w:id="111"/>
      </w:r>
      <w:r w:rsidRPr="19736EA0">
        <w:rPr>
          <w:rFonts w:asciiTheme="majorBidi" w:eastAsiaTheme="minorEastAsia" w:hAnsiTheme="majorBidi" w:cstheme="majorBidi"/>
          <w:b/>
          <w:bCs/>
          <w:i/>
          <w:iCs/>
        </w:rPr>
        <w:t xml:space="preserve"> </w:t>
      </w:r>
    </w:p>
    <w:p w14:paraId="78272A46" w14:textId="77777777" w:rsidR="00FD1A33" w:rsidRDefault="00FD1A33" w:rsidP="00FD1A33">
      <w:pPr>
        <w:ind w:left="1530" w:right="1260"/>
        <w:rPr>
          <w:rFonts w:eastAsiaTheme="minorHAnsi"/>
          <w:b/>
          <w:bCs/>
          <w:i/>
          <w:iCs/>
        </w:rPr>
      </w:pPr>
      <w:bookmarkStart w:id="112" w:name="_Toc188509384"/>
      <w:r w:rsidRPr="00E1441E">
        <w:rPr>
          <w:rFonts w:eastAsiaTheme="minorHAnsi"/>
          <w:b/>
          <w:bCs/>
          <w:i/>
          <w:iCs/>
        </w:rPr>
        <w:t>Black-Brown Pre-Historic Europe: When Did Europe Become White?</w:t>
      </w:r>
      <w:bookmarkEnd w:id="112"/>
      <w:r w:rsidRPr="00E1441E">
        <w:rPr>
          <w:rFonts w:eastAsiaTheme="minorHAnsi"/>
          <w:b/>
          <w:bCs/>
          <w:i/>
          <w:iCs/>
        </w:rPr>
        <w:t xml:space="preserve"> </w:t>
      </w:r>
    </w:p>
    <w:p w14:paraId="578281EA" w14:textId="4BD25F5F" w:rsidR="001317D7" w:rsidRPr="001317D7" w:rsidRDefault="001317D7" w:rsidP="00E616ED">
      <w:pPr>
        <w:pStyle w:val="ListParagraph"/>
        <w:numPr>
          <w:ilvl w:val="0"/>
          <w:numId w:val="34"/>
        </w:numPr>
        <w:ind w:right="1260"/>
        <w:rPr>
          <w:rFonts w:eastAsiaTheme="minorHAnsi"/>
        </w:rPr>
      </w:pPr>
      <w:r w:rsidRPr="001317D7">
        <w:rPr>
          <w:rFonts w:eastAsiaTheme="minorHAnsi"/>
        </w:rPr>
        <w:t>The noted thirteenth/nineteenth and early fourteenth/twentieth Scottish Scholar Robert Munro was among the first modern archaeologists to study scientifically the pre-historic cave dwellings and burial chambers of the Old and New Stone Ages in the British Isles and continental Europe. He noted, for example, that it was common for the Europeans of the New Stone Age to bury their dead in caves that had formerly been inhabited by the peoples of the Old Stone Age, who came before them. This practice, he observed, was especially common in modern-day France and continued well into the Copper and Bronze Ages. Most interestingly, however, Munro discovered that many of these people were non-White “pygmies and Negroid types.” He stated more generally and quite surprisingly to his general European audience:</w:t>
      </w:r>
      <w:r>
        <w:rPr>
          <w:rFonts w:eastAsiaTheme="minorHAnsi"/>
        </w:rPr>
        <w:t xml:space="preserve"> </w:t>
      </w:r>
      <w:r w:rsidRPr="001317D7">
        <w:rPr>
          <w:rFonts w:eastAsiaTheme="minorHAnsi"/>
          <w:b/>
          <w:bCs/>
        </w:rPr>
        <w:t>(Volume 5)</w:t>
      </w:r>
    </w:p>
    <w:p w14:paraId="697539EE" w14:textId="3578E15B" w:rsidR="001317D7" w:rsidRPr="001317D7" w:rsidRDefault="001317D7" w:rsidP="00E616ED">
      <w:pPr>
        <w:pStyle w:val="ListParagraph"/>
        <w:numPr>
          <w:ilvl w:val="0"/>
          <w:numId w:val="34"/>
        </w:numPr>
        <w:ind w:right="1260"/>
        <w:rPr>
          <w:rFonts w:eastAsiaTheme="minorHAnsi"/>
        </w:rPr>
      </w:pPr>
      <w:r w:rsidRPr="001317D7">
        <w:rPr>
          <w:rFonts w:eastAsiaTheme="minorHAnsi"/>
        </w:rPr>
        <w:t>The long-headed men of the cairns of Britain, Ireland, and France and many other places were probably swarthy people with hard hair and dark eyes. The Celts, who came later, may have been the first light-skinned and haired Europeans.</w:t>
      </w:r>
      <w:r>
        <w:rPr>
          <w:rFonts w:eastAsiaTheme="minorHAnsi"/>
        </w:rPr>
        <w:t xml:space="preserve"> </w:t>
      </w:r>
      <w:r w:rsidRPr="001317D7">
        <w:rPr>
          <w:rFonts w:eastAsiaTheme="minorHAnsi"/>
          <w:b/>
          <w:bCs/>
        </w:rPr>
        <w:t>(Volume 5)</w:t>
      </w:r>
    </w:p>
    <w:p w14:paraId="0F1B88E3" w14:textId="2F788D16" w:rsidR="001317D7" w:rsidRPr="001317D7" w:rsidRDefault="001317D7" w:rsidP="00E616ED">
      <w:pPr>
        <w:pStyle w:val="ListParagraph"/>
        <w:numPr>
          <w:ilvl w:val="0"/>
          <w:numId w:val="34"/>
        </w:numPr>
        <w:ind w:right="1260"/>
        <w:rPr>
          <w:rFonts w:eastAsiaTheme="minorHAnsi"/>
        </w:rPr>
      </w:pPr>
      <w:r w:rsidRPr="001317D7">
        <w:rPr>
          <w:rFonts w:eastAsiaTheme="minorHAnsi"/>
        </w:rPr>
        <w:t>What Munro learned about ancient pre-historic Europeans has been borne about by more recent archaeology including the analysis of ancient and modern DNA in conjunction with the survey of European Genetic History, the study of Pre-Historic Europe, and the field of European Linguistic History and Pre-History. In fact, the “light-skinned” and “light-haired” Europeans such as the Celts not only came to the British Isles and Western Eurasia later, they came, without question, many millennia after the “non-White” ethnicities that originally populated Western Europe.</w:t>
      </w:r>
      <w:r>
        <w:rPr>
          <w:rFonts w:eastAsiaTheme="minorHAnsi"/>
        </w:rPr>
        <w:t xml:space="preserve"> </w:t>
      </w:r>
      <w:r w:rsidRPr="001317D7">
        <w:rPr>
          <w:rFonts w:eastAsiaTheme="minorHAnsi"/>
          <w:b/>
          <w:bCs/>
        </w:rPr>
        <w:t>(Volume 5)</w:t>
      </w:r>
    </w:p>
    <w:p w14:paraId="15784E46" w14:textId="754E83F6" w:rsidR="001317D7" w:rsidRPr="001317D7" w:rsidRDefault="001317D7" w:rsidP="00E616ED">
      <w:pPr>
        <w:pStyle w:val="ListParagraph"/>
        <w:numPr>
          <w:ilvl w:val="0"/>
          <w:numId w:val="34"/>
        </w:numPr>
        <w:ind w:right="1260"/>
        <w:rPr>
          <w:rFonts w:eastAsiaTheme="minorHAnsi"/>
        </w:rPr>
      </w:pPr>
      <w:r w:rsidRPr="001317D7">
        <w:rPr>
          <w:rFonts w:eastAsiaTheme="minorHAnsi"/>
        </w:rPr>
        <w:t>Light skin as well as light-colored hair and eyes seem to have been uncommon across Western Europe during the Middle Stone Age. On the contrary, the typical skin color during this period was probably akin may have been like that of the Africans of Central Africa today or—in some cases—notably lighter yet still dark like the African and Asian populations to their North. The Cro-Magnons of modern-day Southwestern France were long regarded as typically “White” and “Nordic” types. The name “Cro-Magnon” comes from the Cro-Magnon rock shelter in Aquitaine in Southwestern France where five pre-historic human skeletons attributed to the group were discovered in 1285/1868. During the thirteenth/nineteenth century, the Cro-Magnons became the focus of much “scientific racism” and nationalist European notions of “Nordicism” and “pan-Germanism,” with which the Cro-Magnons, who were imagined as looking much like present-day European Whites, were associated—a proposition that ignored the darkness of their skins.</w:t>
      </w:r>
      <w:r>
        <w:rPr>
          <w:rFonts w:eastAsiaTheme="minorHAnsi"/>
        </w:rPr>
        <w:t xml:space="preserve"> </w:t>
      </w:r>
      <w:r w:rsidRPr="001317D7">
        <w:rPr>
          <w:rFonts w:eastAsiaTheme="minorHAnsi"/>
          <w:b/>
          <w:bCs/>
        </w:rPr>
        <w:t>(Volume 5)</w:t>
      </w:r>
    </w:p>
    <w:p w14:paraId="437F3BAD" w14:textId="6F9B1A9F" w:rsidR="001317D7" w:rsidRPr="001317D7" w:rsidRDefault="001317D7" w:rsidP="00E616ED">
      <w:pPr>
        <w:pStyle w:val="ListParagraph"/>
        <w:numPr>
          <w:ilvl w:val="0"/>
          <w:numId w:val="34"/>
        </w:numPr>
        <w:ind w:right="1260"/>
        <w:rPr>
          <w:rFonts w:eastAsiaTheme="minorHAnsi"/>
        </w:rPr>
      </w:pPr>
      <w:r w:rsidRPr="001317D7">
        <w:rPr>
          <w:rFonts w:eastAsiaTheme="minorHAnsi"/>
        </w:rPr>
        <w:t xml:space="preserve">In reality, however, the Cro-Magnons did not constitute a cohesive ethnic group. Yet, they too were a generally “swarthy” people with dark and even Black skins. The Cro-Magnons are the earliest known Hunter-Gatherers of Western Europe, who lived in Western Eurasia during the last Ice Age and the millennia immediately following the earth’s warming. The first Cro-Magnons arrived in Europe during the first part of the Upper Stone Age—from about 54,800 BCE until 35,000 BCE, but they do not seem to have left any notable genetic legacy in modern Europeans. The later Cro-Magnons, who began to arrive around 35,000 BCE are designated as a “founder population,” since traces of their DNA can be found in many present-day Europeans. They still were very different from the “White” Indo-European and Uralic Europeans of much later centuries, and there are few direct links between them and today’s Europeans. More generally, the Cro-Magnons were anatomically similar to modern-day North Africans, West Asians, and Europeans, and, again, they were dark in color, stronger, and taller and also had larger brains, broader faces, more prominent eyebrow ridges, and bigger teeth. The so-called Cro-Magnons were highly mobile and regularly traversed hundreds and even thousands of miles in trade as well as in following the great herds of animals that they relied upon for food. They are regarded as the primary group of the early modern humans (Homo sapiens) who settled in Europe, migrating probably from Anatolia and Western Asia and occupying the Western European continent during the Last Ice Age from possibly as early as 54,800 BCE. The earliest so-called “Cro-Magnons,” however, disappeared without apparently leaving their lineage behind. </w:t>
      </w:r>
      <w:r>
        <w:rPr>
          <w:rFonts w:eastAsiaTheme="minorHAnsi"/>
        </w:rPr>
        <w:t xml:space="preserve"> </w:t>
      </w:r>
      <w:r w:rsidRPr="001317D7">
        <w:rPr>
          <w:rFonts w:eastAsiaTheme="minorHAnsi"/>
          <w:b/>
          <w:bCs/>
        </w:rPr>
        <w:t>(Volume 5)</w:t>
      </w:r>
    </w:p>
    <w:p w14:paraId="2CBC2B1C" w14:textId="11E0B096" w:rsidR="001317D7" w:rsidRPr="001317D7" w:rsidRDefault="001317D7" w:rsidP="00E616ED">
      <w:pPr>
        <w:pStyle w:val="ListParagraph"/>
        <w:numPr>
          <w:ilvl w:val="0"/>
          <w:numId w:val="34"/>
        </w:numPr>
        <w:ind w:right="1260"/>
        <w:rPr>
          <w:rFonts w:eastAsiaTheme="minorHAnsi"/>
        </w:rPr>
      </w:pPr>
      <w:r w:rsidRPr="001317D7">
        <w:rPr>
          <w:rFonts w:eastAsiaTheme="minorHAnsi"/>
        </w:rPr>
        <w:t>In assessing the Cro-Magnons of the Old Stone Age, it is noteworthy that even human pre-history was synthetic. The earliest Cro-Magnons, for example, are generally believed to have interacted and interbred with the Neanderthals (Homo neandertalensis) of Western Asia and Europe, who also were present in Europe at that time, although the Neanderthals became extinct around 38,000 BCE and 33,000 BCE and are not classified as modern human beings. As a species, the Neanderthals appear to have been more cohesive than the Cro-Magnons. But the Neanderthals were also generally of dark skin color with brown eyes and brown hair—although one Neanderthal was found with red hair, but red hair does not appear to have been common among them. Some of them might have been lighter skinned, but that too is not certain. The Neanderthals—like many pre-historic human beings—were also relatively mobile and were able to make rafts and reed boats, enabling them to travel on rivers and along the seashores. When they were in search of food, the Neanderthals sometimes travelled widely and covered great distances, and they were also capable of making large-scale cross-continental migrations over time.</w:t>
      </w:r>
      <w:r w:rsidRPr="001317D7">
        <w:rPr>
          <w:rFonts w:eastAsiaTheme="minorHAnsi"/>
          <w:b/>
          <w:bCs/>
        </w:rPr>
        <w:t xml:space="preserve"> (Volume 5)</w:t>
      </w:r>
    </w:p>
    <w:p w14:paraId="171F0ACE" w14:textId="6AA2A908" w:rsidR="001317D7" w:rsidRPr="001317D7" w:rsidRDefault="001317D7" w:rsidP="00E616ED">
      <w:pPr>
        <w:pStyle w:val="ListParagraph"/>
        <w:numPr>
          <w:ilvl w:val="0"/>
          <w:numId w:val="34"/>
        </w:numPr>
        <w:ind w:right="1260"/>
        <w:rPr>
          <w:rFonts w:eastAsiaTheme="minorHAnsi"/>
        </w:rPr>
      </w:pPr>
      <w:r w:rsidRPr="001317D7">
        <w:rPr>
          <w:rFonts w:eastAsiaTheme="minorHAnsi"/>
        </w:rPr>
        <w:t>Several thousand years later, the Cro-Magnons and Neaderthals of Western Europe were followed by the Pre-Historic Western-European Hunter-Gatherers, who lived in much of Europe and the British Isles in the period roughly between 15,000 BCE and 5000 BCE and predominated in today’s England, Britain, and Ireland around 8540 BCE until 8230 BCE. The Western-European Hunter-Gathers were, however, an essentially non-White population, ranging typically from dark to black-skinned in color with dark hair and dark eyes, although blue eyes may have been a variation among them. Their contemporaries from Eastern Europe, the Urals, and Western Siberia—the Pre-Historic Eastern Hunter-Gatherers—seem, on the other hand, to have been generally light-skinned, brown or blue-eyed, with dark and light hair, and it is they—and not the Western Hunter-Gatherers—who probably constitute the forerunners of the White populations—Indo-Europeans and Ural-Altaic—who would later populate Western Eurasia and the British Isles and, as it were, “turn them White.”</w:t>
      </w:r>
      <w:r>
        <w:rPr>
          <w:rFonts w:eastAsiaTheme="minorHAnsi"/>
        </w:rPr>
        <w:t xml:space="preserve"> </w:t>
      </w:r>
      <w:r w:rsidRPr="001317D7">
        <w:rPr>
          <w:rFonts w:eastAsiaTheme="minorHAnsi"/>
          <w:b/>
          <w:bCs/>
        </w:rPr>
        <w:t>(Volume 5)</w:t>
      </w:r>
    </w:p>
    <w:p w14:paraId="79C40DF2" w14:textId="057B26E7" w:rsidR="001317D7" w:rsidRPr="001317D7" w:rsidRDefault="001317D7" w:rsidP="00E616ED">
      <w:pPr>
        <w:pStyle w:val="ListParagraph"/>
        <w:numPr>
          <w:ilvl w:val="0"/>
          <w:numId w:val="34"/>
        </w:numPr>
        <w:ind w:right="1260"/>
        <w:rPr>
          <w:rFonts w:eastAsiaTheme="minorHAnsi"/>
        </w:rPr>
      </w:pPr>
      <w:r w:rsidRPr="001317D7">
        <w:rPr>
          <w:rFonts w:eastAsiaTheme="minorHAnsi"/>
        </w:rPr>
        <w:t xml:space="preserve">During Western Europe’s Old Stone Age, the large landmass of Doggerland in Northern Europe, which now lies beneath the North Sea, connected today’s England and the British Isles with Scandinavia and the Northern European continent. Around 16,000 BCE Doggerland was massive. As the earth’s ice covering receded, however, it was increasingly reduced by 8000 BCE and even more in 7000 BCE. Doggerland then completely disappeared between 6500 BCE and 6200 BCE, because of rising sea levels, possibly being destroyed by a huge Tidal Wave. Again, however, the ethnicities of pre-historic Doggerland were not “White Nordic types.” Rather, they too belonged to the largely dark-skinned and swarthy populations that lived in Western Eurasia at that time. </w:t>
      </w:r>
      <w:r w:rsidRPr="001317D7">
        <w:rPr>
          <w:rFonts w:eastAsiaTheme="minorHAnsi"/>
          <w:b/>
          <w:bCs/>
        </w:rPr>
        <w:t>(Volume 5)</w:t>
      </w:r>
    </w:p>
    <w:p w14:paraId="57AA58AA" w14:textId="5B2DC213" w:rsidR="001317D7" w:rsidRPr="001317D7" w:rsidRDefault="001317D7" w:rsidP="00E616ED">
      <w:pPr>
        <w:pStyle w:val="ListParagraph"/>
        <w:numPr>
          <w:ilvl w:val="0"/>
          <w:numId w:val="34"/>
        </w:numPr>
        <w:ind w:right="1260"/>
        <w:rPr>
          <w:rFonts w:eastAsiaTheme="minorHAnsi"/>
        </w:rPr>
      </w:pPr>
      <w:r w:rsidRPr="001317D7">
        <w:rPr>
          <w:rFonts w:eastAsiaTheme="minorHAnsi"/>
        </w:rPr>
        <w:t>Doggerland was probably a rich human habitat during the Middle Stone Age, and it may also have been one of the chief areas where the Modern human beings began making the cultural transition between Hunter-Gathering and Planter Agriculturalists, who are represented, for example, by Western Europe’s Pre-Historic Marsh Dwellers, who built their settlement on the edges of wetlands, lakes, and rivers in the period between 5000 BCE and 500 BCE. These Marsh Dwellers populated the Alps and much of modern-day Switzerland, Italy, Germany, France, Austria, and Slovenia. They, too, however, were a non-White population, and are represented by Ötzi the Iceman, who lived between 3360 BCE and 3105 BCE. Ötzi’s body was discovered in good condition in the Ötztal Alps, which lie on the border between Austria and Italy, and today he is the oldest known Western European mummy. But Ötzi the Iceman was not a “Nordic type.” Rather, he had dark skin and deep-set brown eyes, although the Middle Stone Age Western Hunter Gathers of Europe had been generally  much darker in complexion than Ötzi.</w:t>
      </w:r>
      <w:r w:rsidRPr="001317D7">
        <w:rPr>
          <w:rFonts w:eastAsiaTheme="minorHAnsi"/>
          <w:b/>
          <w:bCs/>
        </w:rPr>
        <w:t xml:space="preserve"> (Volume 5)</w:t>
      </w:r>
    </w:p>
    <w:p w14:paraId="6977AE79" w14:textId="6AC73745" w:rsidR="001317D7" w:rsidRPr="001317D7" w:rsidRDefault="001317D7" w:rsidP="00E616ED">
      <w:pPr>
        <w:pStyle w:val="ListParagraph"/>
        <w:numPr>
          <w:ilvl w:val="0"/>
          <w:numId w:val="34"/>
        </w:numPr>
        <w:ind w:right="1260"/>
        <w:rPr>
          <w:rFonts w:eastAsiaTheme="minorHAnsi"/>
        </w:rPr>
      </w:pPr>
      <w:r w:rsidRPr="001317D7">
        <w:rPr>
          <w:rFonts w:eastAsiaTheme="minorHAnsi"/>
        </w:rPr>
        <w:t>The Stonehenge Builders of Modern England also belong to these non-White European populations of the Stone Age, and they lived long before the light-skinned and light-haired Celts and Druids invaded Western Europe and the British Isles. Archaeologists believe that the first work on Stonehenge took place around 8000 BCE during the Middle Stone Age by the Western Hunter-Gatherer population living in Britain at that time. These people probably came from today’s Wales—which was not yet Celtic at that time—and may also have proceeded from Mediterranean regions to the South. The first stage of building Stonehenge in its present circular form was completed around 3100 BCE. There was then a second stage of building between roughly 2900 BCE and 2600 BCE. The third stage was around 2600 BCE, which is when the ancient builders began to favor the use of stone over timbers, although the blue stones of the Henge had been used from earlier periods. This third stage -had a second phase between 2600 BCE and 2400 BCE. There was then a third phase of stage three from 2400 BCE until 2280 BCE and then again from 2280 BCE until 1930 BCE. There was then another stage between 1930 BCE and 1600 BCE. The last known construction at Stonehenge was around 1600 BCE. The ancestors of the people who finalized the building of Stonehenge were Early European Farmers who came from the Eastern Mediterranean and were also a swarthy non-White population. These Early European Farmers were predominantly Aegean, and their agricultural techniques probably came from Anatolia. The Aegean farmers moved to Iberia, and from Iberia, they came North, reaching Britain around 4000 BCE. They were close to Early and Middle Stone Age populations of Iberia and Central Europe. These Western Hunter-Gatherers were the first inhabitants of the British Isles since the Ice Age ended about 11,700 years ago—that is about 9700 BCE. They were almost exclusively Western-Hunter-Gatherers of apparently Aegean provenance.</w:t>
      </w:r>
      <w:r>
        <w:rPr>
          <w:rFonts w:eastAsiaTheme="minorHAnsi"/>
        </w:rPr>
        <w:t xml:space="preserve"> </w:t>
      </w:r>
      <w:r w:rsidRPr="001317D7">
        <w:rPr>
          <w:rFonts w:eastAsiaTheme="minorHAnsi"/>
          <w:b/>
          <w:bCs/>
        </w:rPr>
        <w:t>(Volume 5)</w:t>
      </w:r>
    </w:p>
    <w:p w14:paraId="102F7654" w14:textId="44E87EF3" w:rsidR="001317D7" w:rsidRPr="001317D7" w:rsidRDefault="001317D7" w:rsidP="00E616ED">
      <w:pPr>
        <w:pStyle w:val="ListParagraph"/>
        <w:numPr>
          <w:ilvl w:val="0"/>
          <w:numId w:val="34"/>
        </w:numPr>
        <w:ind w:right="1260"/>
        <w:rPr>
          <w:rFonts w:eastAsiaTheme="minorHAnsi"/>
        </w:rPr>
      </w:pPr>
      <w:r w:rsidRPr="001317D7">
        <w:rPr>
          <w:rFonts w:eastAsiaTheme="minorHAnsi"/>
        </w:rPr>
        <w:t>Western Europe, including Ireland and the British Isles, did not become ethnically until the invasion of the speakers of the Indo-European and Ural-Altaic Languages, who make up the vast majority of the ethnicities of Western Eurasia today and are, of course, distinctly “light-skinned,” “light-haired,” and “light-eyed.” speakers. In addition to these languages, Western Europe also preserves the languages of the Basques of the Pyrenees, the Italic Etruscans, and the Alpine Raetians, all of which are neither Indo-European or Ural-Altaic, and the origins of which are still unknown. The speakers of Basque, Etruscan, and Raetian were all, generally speaking, similar in their “White” ethnicity to the Indo-Europeans and Ural-Altaics.</w:t>
      </w:r>
      <w:r>
        <w:rPr>
          <w:rFonts w:eastAsiaTheme="minorHAnsi"/>
        </w:rPr>
        <w:t xml:space="preserve"> </w:t>
      </w:r>
      <w:r w:rsidRPr="001317D7">
        <w:rPr>
          <w:rFonts w:eastAsiaTheme="minorHAnsi"/>
          <w:b/>
          <w:bCs/>
        </w:rPr>
        <w:t>(Volume 5)</w:t>
      </w:r>
    </w:p>
    <w:p w14:paraId="07DB38A1" w14:textId="77777777" w:rsidR="001317D7" w:rsidRPr="001317D7" w:rsidRDefault="001317D7" w:rsidP="00E616ED">
      <w:pPr>
        <w:pStyle w:val="ListParagraph"/>
        <w:numPr>
          <w:ilvl w:val="0"/>
          <w:numId w:val="34"/>
        </w:numPr>
        <w:ind w:right="1260"/>
        <w:rPr>
          <w:rFonts w:eastAsiaTheme="minorHAnsi"/>
        </w:rPr>
      </w:pPr>
      <w:r w:rsidRPr="001317D7">
        <w:rPr>
          <w:rFonts w:eastAsiaTheme="minorHAnsi"/>
        </w:rPr>
        <w:t>Among the most important Indo-European speakers—who begin their invasions of Western Europe from Central Asia and the East during the early third millennium BCE and continue well into the second millennium—were the Greeks,</w:t>
      </w:r>
    </w:p>
    <w:p w14:paraId="7A25B7F5" w14:textId="7D84876A" w:rsidR="001317D7" w:rsidRPr="001317D7" w:rsidRDefault="001317D7" w:rsidP="001317D7">
      <w:pPr>
        <w:pStyle w:val="ListParagraph"/>
        <w:ind w:left="2250" w:right="1260"/>
        <w:rPr>
          <w:rFonts w:eastAsiaTheme="minorHAnsi"/>
        </w:rPr>
      </w:pPr>
      <w:r w:rsidRPr="001317D7">
        <w:rPr>
          <w:rFonts w:eastAsiaTheme="minorHAnsi"/>
        </w:rPr>
        <w:t>Albanians, Lithuanians, Latvians, Latins, Celts, the Germanic Peoples, and the Slavs. The Ural-Altaic speakers, on the other hand, include the Sámi People (or the Lapps), the Finns, and the Estonians, who began their invasions of Western Europe and Scandinavia during the second millennium BCE, and—as we have seen—were followed by the Huns in the fifth century CE and then the closely related the Magyars (or Hungarians), who invaded Western Europe during the third/ninth and fourth/tenth centuries, as has also been discussed earlier.</w:t>
      </w:r>
      <w:r>
        <w:rPr>
          <w:rFonts w:eastAsiaTheme="minorHAnsi"/>
        </w:rPr>
        <w:t xml:space="preserve"> </w:t>
      </w:r>
      <w:r w:rsidRPr="001317D7">
        <w:rPr>
          <w:rFonts w:eastAsiaTheme="minorHAnsi"/>
          <w:b/>
          <w:bCs/>
        </w:rPr>
        <w:t>(Volume 5)</w:t>
      </w:r>
    </w:p>
    <w:p w14:paraId="79979A61" w14:textId="77777777" w:rsidR="001317D7" w:rsidRPr="001317D7" w:rsidRDefault="001317D7" w:rsidP="001317D7">
      <w:pPr>
        <w:pStyle w:val="ListParagraph"/>
        <w:ind w:left="2250" w:right="1260"/>
        <w:rPr>
          <w:rFonts w:eastAsiaTheme="minorHAnsi"/>
          <w:b/>
          <w:bCs/>
          <w:i/>
          <w:iCs/>
        </w:rPr>
      </w:pPr>
    </w:p>
    <w:p w14:paraId="118DA52F" w14:textId="77777777" w:rsidR="00FD1A33" w:rsidRDefault="00FD1A33" w:rsidP="00FD1A33">
      <w:pPr>
        <w:ind w:left="1530" w:right="1170"/>
        <w:rPr>
          <w:rFonts w:asciiTheme="majorBidi" w:eastAsiaTheme="minorHAnsi" w:hAnsiTheme="majorBidi" w:cstheme="majorBidi"/>
          <w:b/>
          <w:bCs/>
          <w:i/>
          <w:iCs/>
        </w:rPr>
      </w:pPr>
      <w:commentRangeStart w:id="113"/>
      <w:commentRangeStart w:id="114"/>
      <w:r w:rsidRPr="00DA14CC">
        <w:rPr>
          <w:rFonts w:asciiTheme="majorBidi" w:eastAsiaTheme="minorHAnsi" w:hAnsiTheme="majorBidi" w:cstheme="majorBidi"/>
          <w:b/>
          <w:bCs/>
          <w:i/>
          <w:iCs/>
        </w:rPr>
        <w:t xml:space="preserve">The </w:t>
      </w:r>
      <w:r>
        <w:rPr>
          <w:rFonts w:asciiTheme="majorBidi" w:eastAsiaTheme="minorHAnsi" w:hAnsiTheme="majorBidi" w:cstheme="majorBidi"/>
          <w:b/>
          <w:bCs/>
          <w:i/>
          <w:iCs/>
        </w:rPr>
        <w:t>Fallacious Notion of the “</w:t>
      </w:r>
      <w:r w:rsidRPr="00DA14CC">
        <w:rPr>
          <w:rFonts w:asciiTheme="majorBidi" w:eastAsiaTheme="minorHAnsi" w:hAnsiTheme="majorBidi" w:cstheme="majorBidi"/>
          <w:b/>
          <w:bCs/>
          <w:i/>
          <w:iCs/>
        </w:rPr>
        <w:t>West</w:t>
      </w:r>
      <w:r>
        <w:rPr>
          <w:rFonts w:asciiTheme="majorBidi" w:eastAsiaTheme="minorHAnsi" w:hAnsiTheme="majorBidi" w:cstheme="majorBidi"/>
          <w:b/>
          <w:bCs/>
          <w:i/>
          <w:iCs/>
        </w:rPr>
        <w:t>”</w:t>
      </w:r>
      <w:r w:rsidRPr="00DA14CC">
        <w:rPr>
          <w:rFonts w:asciiTheme="majorBidi" w:eastAsiaTheme="minorHAnsi" w:hAnsiTheme="majorBidi" w:cstheme="majorBidi"/>
          <w:b/>
          <w:bCs/>
          <w:i/>
          <w:iCs/>
        </w:rPr>
        <w:t xml:space="preserve"> versus the </w:t>
      </w:r>
      <w:r>
        <w:rPr>
          <w:rFonts w:asciiTheme="majorBidi" w:eastAsiaTheme="minorHAnsi" w:hAnsiTheme="majorBidi" w:cstheme="majorBidi"/>
          <w:b/>
          <w:bCs/>
          <w:i/>
          <w:iCs/>
        </w:rPr>
        <w:t>“</w:t>
      </w:r>
      <w:r w:rsidRPr="00DA14CC">
        <w:rPr>
          <w:rFonts w:asciiTheme="majorBidi" w:eastAsiaTheme="minorHAnsi" w:hAnsiTheme="majorBidi" w:cstheme="majorBidi"/>
          <w:b/>
          <w:bCs/>
          <w:i/>
          <w:iCs/>
        </w:rPr>
        <w:t>East</w:t>
      </w:r>
      <w:bookmarkStart w:id="115" w:name="_Toc188509380"/>
      <w:r>
        <w:rPr>
          <w:rFonts w:asciiTheme="majorBidi" w:eastAsiaTheme="minorHAnsi" w:hAnsiTheme="majorBidi" w:cstheme="majorBidi"/>
          <w:b/>
          <w:bCs/>
          <w:i/>
          <w:iCs/>
        </w:rPr>
        <w:t>”</w:t>
      </w:r>
      <w:commentRangeEnd w:id="113"/>
      <w:r w:rsidR="00BD3B27">
        <w:rPr>
          <w:rStyle w:val="CommentReference"/>
          <w:rFonts w:asciiTheme="majorBidi" w:eastAsiaTheme="minorHAnsi" w:hAnsiTheme="majorBidi" w:cstheme="majorBidi"/>
          <w:b/>
          <w:bCs/>
          <w:i/>
          <w:iCs/>
          <w:sz w:val="24"/>
          <w:szCs w:val="24"/>
        </w:rPr>
        <w:commentReference w:id="113"/>
      </w:r>
      <w:commentRangeEnd w:id="114"/>
      <w:r>
        <w:rPr>
          <w:rStyle w:val="CommentReference"/>
        </w:rPr>
        <w:commentReference w:id="114"/>
      </w:r>
    </w:p>
    <w:p w14:paraId="51DD3515" w14:textId="77777777" w:rsidR="00CA65B3" w:rsidRDefault="00CA65B3" w:rsidP="00FD1A33">
      <w:pPr>
        <w:ind w:left="1530" w:right="1170"/>
        <w:rPr>
          <w:rFonts w:asciiTheme="majorBidi" w:eastAsiaTheme="minorHAnsi" w:hAnsiTheme="majorBidi" w:cstheme="majorBidi"/>
          <w:b/>
          <w:bCs/>
          <w:i/>
          <w:iCs/>
        </w:rPr>
      </w:pPr>
    </w:p>
    <w:p w14:paraId="0206C92E" w14:textId="77777777" w:rsidR="00FD1A33" w:rsidRDefault="00FD1A33" w:rsidP="00FD1A33">
      <w:pPr>
        <w:ind w:left="1530" w:right="1170"/>
        <w:rPr>
          <w:rFonts w:asciiTheme="majorBidi" w:eastAsiaTheme="minorHAnsi" w:hAnsiTheme="majorBidi" w:cstheme="majorBidi"/>
          <w:b/>
          <w:bCs/>
          <w:i/>
          <w:iCs/>
        </w:rPr>
      </w:pPr>
      <w:r w:rsidRPr="00DA14CC">
        <w:rPr>
          <w:rFonts w:asciiTheme="majorBidi" w:eastAsiaTheme="minorHAnsi" w:hAnsiTheme="majorBidi" w:cstheme="majorBidi"/>
          <w:b/>
          <w:bCs/>
          <w:i/>
          <w:iCs/>
        </w:rPr>
        <w:t xml:space="preserve">The </w:t>
      </w:r>
      <w:r>
        <w:rPr>
          <w:rFonts w:asciiTheme="majorBidi" w:eastAsiaTheme="minorHAnsi" w:hAnsiTheme="majorBidi" w:cstheme="majorBidi"/>
          <w:b/>
          <w:bCs/>
          <w:i/>
          <w:iCs/>
        </w:rPr>
        <w:t xml:space="preserve">European </w:t>
      </w:r>
      <w:r w:rsidRPr="00DA14CC">
        <w:rPr>
          <w:rFonts w:asciiTheme="majorBidi" w:eastAsiaTheme="minorHAnsi" w:hAnsiTheme="majorBidi" w:cstheme="majorBidi"/>
          <w:b/>
          <w:bCs/>
          <w:i/>
          <w:iCs/>
        </w:rPr>
        <w:t xml:space="preserve">West As a Long-Established </w:t>
      </w:r>
      <w:r>
        <w:rPr>
          <w:rFonts w:asciiTheme="majorBidi" w:eastAsiaTheme="minorHAnsi" w:hAnsiTheme="majorBidi" w:cstheme="majorBidi"/>
          <w:b/>
          <w:bCs/>
          <w:i/>
          <w:iCs/>
        </w:rPr>
        <w:t>“</w:t>
      </w:r>
      <w:r w:rsidRPr="00DA14CC">
        <w:rPr>
          <w:rFonts w:asciiTheme="majorBidi" w:eastAsiaTheme="minorHAnsi" w:hAnsiTheme="majorBidi" w:cstheme="majorBidi"/>
          <w:b/>
          <w:bCs/>
          <w:i/>
          <w:iCs/>
        </w:rPr>
        <w:t>Cancel Culture</w:t>
      </w:r>
      <w:bookmarkStart w:id="116" w:name="_Toc188509381"/>
      <w:bookmarkEnd w:id="115"/>
      <w:r>
        <w:rPr>
          <w:rFonts w:asciiTheme="majorBidi" w:eastAsiaTheme="minorHAnsi" w:hAnsiTheme="majorBidi" w:cstheme="majorBidi"/>
          <w:b/>
          <w:bCs/>
          <w:i/>
          <w:iCs/>
        </w:rPr>
        <w:t>”</w:t>
      </w:r>
    </w:p>
    <w:p w14:paraId="596099AA" w14:textId="77777777" w:rsidR="00FD1A33" w:rsidRDefault="00FD1A33" w:rsidP="00FD1A33">
      <w:pPr>
        <w:ind w:left="1530" w:right="1170"/>
        <w:rPr>
          <w:rFonts w:asciiTheme="majorBidi" w:eastAsiaTheme="minorHAnsi" w:hAnsiTheme="majorBidi" w:cstheme="majorBidi"/>
          <w:b/>
          <w:bCs/>
          <w:i/>
          <w:iCs/>
        </w:rPr>
      </w:pPr>
      <w:r w:rsidRPr="00DA14CC">
        <w:rPr>
          <w:rFonts w:asciiTheme="majorBidi" w:eastAsiaTheme="minorHAnsi" w:hAnsiTheme="majorBidi" w:cstheme="majorBidi"/>
          <w:b/>
          <w:bCs/>
          <w:i/>
          <w:iCs/>
        </w:rPr>
        <w:t>Imperative of Reversing the West</w:t>
      </w:r>
      <w:r>
        <w:rPr>
          <w:rFonts w:asciiTheme="majorBidi" w:eastAsiaTheme="minorHAnsi" w:hAnsiTheme="majorBidi" w:cstheme="majorBidi"/>
          <w:b/>
          <w:bCs/>
          <w:i/>
          <w:iCs/>
        </w:rPr>
        <w:t>’</w:t>
      </w:r>
      <w:r w:rsidRPr="00DA14CC">
        <w:rPr>
          <w:rFonts w:asciiTheme="majorBidi" w:eastAsiaTheme="minorHAnsi" w:hAnsiTheme="majorBidi" w:cstheme="majorBidi"/>
          <w:b/>
          <w:bCs/>
          <w:i/>
          <w:iCs/>
        </w:rPr>
        <w:t xml:space="preserve">s Predisposition to Cancel </w:t>
      </w:r>
      <w:r>
        <w:rPr>
          <w:rFonts w:asciiTheme="majorBidi" w:eastAsiaTheme="minorHAnsi" w:hAnsiTheme="majorBidi" w:cstheme="majorBidi"/>
          <w:b/>
          <w:bCs/>
          <w:i/>
          <w:iCs/>
        </w:rPr>
        <w:t>out</w:t>
      </w:r>
      <w:r w:rsidRPr="00DA14CC">
        <w:rPr>
          <w:rFonts w:asciiTheme="majorBidi" w:eastAsiaTheme="minorHAnsi" w:hAnsiTheme="majorBidi" w:cstheme="majorBidi"/>
          <w:b/>
          <w:bCs/>
          <w:i/>
          <w:iCs/>
        </w:rPr>
        <w:t xml:space="preserve"> Other</w:t>
      </w:r>
      <w:bookmarkStart w:id="117" w:name="_Toc188509382"/>
      <w:bookmarkEnd w:id="116"/>
      <w:r>
        <w:rPr>
          <w:rFonts w:asciiTheme="majorBidi" w:eastAsiaTheme="minorHAnsi" w:hAnsiTheme="majorBidi" w:cstheme="majorBidi"/>
          <w:b/>
          <w:bCs/>
          <w:i/>
          <w:iCs/>
        </w:rPr>
        <w:t xml:space="preserve"> </w:t>
      </w:r>
      <w:r w:rsidRPr="00DA14CC">
        <w:rPr>
          <w:rFonts w:asciiTheme="majorBidi" w:eastAsiaTheme="minorHAnsi" w:hAnsiTheme="majorBidi" w:cstheme="majorBidi"/>
          <w:b/>
          <w:bCs/>
          <w:i/>
          <w:iCs/>
        </w:rPr>
        <w:t>Western</w:t>
      </w:r>
      <w:r>
        <w:rPr>
          <w:rFonts w:asciiTheme="majorBidi" w:eastAsiaTheme="minorHAnsi" w:hAnsiTheme="majorBidi" w:cstheme="majorBidi"/>
          <w:b/>
          <w:bCs/>
          <w:i/>
          <w:iCs/>
        </w:rPr>
        <w:t xml:space="preserve"> Cultures &amp; Civilizations</w:t>
      </w:r>
    </w:p>
    <w:p w14:paraId="1D216384" w14:textId="5ABFB23C" w:rsidR="001F0759" w:rsidRDefault="001F0759" w:rsidP="00E616ED">
      <w:pPr>
        <w:pStyle w:val="ListParagraph"/>
        <w:numPr>
          <w:ilvl w:val="0"/>
          <w:numId w:val="35"/>
        </w:numPr>
        <w:ind w:right="1170"/>
        <w:rPr>
          <w:rFonts w:asciiTheme="majorBidi" w:eastAsiaTheme="minorHAnsi" w:hAnsiTheme="majorBidi" w:cstheme="majorBidi"/>
        </w:rPr>
      </w:pPr>
      <w:r w:rsidRPr="001F0759">
        <w:rPr>
          <w:rFonts w:asciiTheme="majorBidi" w:eastAsiaTheme="minorHAnsi" w:hAnsiTheme="majorBidi" w:cstheme="majorBidi"/>
        </w:rPr>
        <w:t>Any sound definition of the Occident, therefore, must be understood—from the outset—in the tripartite formula of its three principal dimensions—Christian, Islamic, and Jewish. The “Christian” component, however, must be seen as the most complex, because it includes Magisterial Christians—such as the Catholics, Orthodox, and mainstream Protestants—as well as non-Magisterial Christians and “heretical” Christian denominations that were later largely expunged from the record. As this chapter on Occidentalism will show, the Christian West has since its earliest periods always been an ideological “cancel culture,” utterly rejecting and erasing from its historical narrative any central or peripheral elements—especially those connected with the Occident’s deep and far-reaching indebtedness to Islam—that did not suit the ideological self-image that the Magisterial Christian and trans-Christian West preferred to promote for themselves. Thus, the gross deficiencies of Western sources regarding Islam and Muslims as well as their long and in-depth relationship with the West are only in part because of ignorance, cultural amnesia, and collective absent-mindedness. More generally, this deficit in understanding is the result of an overriding and condescending lack of interest in the West regarding matters pertaining to Islam and its history—including its relevance to the West.</w:t>
      </w:r>
      <w:r>
        <w:rPr>
          <w:rFonts w:asciiTheme="majorBidi" w:eastAsiaTheme="minorHAnsi" w:hAnsiTheme="majorBidi" w:cstheme="majorBidi"/>
        </w:rPr>
        <w:t xml:space="preserve"> </w:t>
      </w:r>
      <w:r>
        <w:rPr>
          <w:rFonts w:asciiTheme="majorBidi" w:eastAsiaTheme="minorHAnsi" w:hAnsiTheme="majorBidi" w:cstheme="majorBidi"/>
          <w:b/>
          <w:bCs/>
        </w:rPr>
        <w:t xml:space="preserve">(volume 5) </w:t>
      </w:r>
    </w:p>
    <w:p w14:paraId="4618EE4F" w14:textId="6859C430" w:rsidR="001F0759" w:rsidRPr="001B566E" w:rsidRDefault="001B566E" w:rsidP="00E616ED">
      <w:pPr>
        <w:pStyle w:val="ListParagraph"/>
        <w:numPr>
          <w:ilvl w:val="0"/>
          <w:numId w:val="35"/>
        </w:numPr>
        <w:ind w:right="1170"/>
        <w:rPr>
          <w:rFonts w:asciiTheme="majorBidi" w:eastAsiaTheme="minorHAnsi" w:hAnsiTheme="majorBidi" w:cstheme="majorBidi"/>
        </w:rPr>
      </w:pPr>
      <w:r w:rsidRPr="001B566E">
        <w:rPr>
          <w:rFonts w:asciiTheme="majorBidi" w:eastAsiaTheme="minorHAnsi" w:hAnsiTheme="majorBidi" w:cstheme="majorBidi"/>
        </w:rPr>
        <w:t>Few significant developments in Western European history—intellectually, scientifically, or otherwise—can be accurately understood in ignorance of the profound cultural contacts that went on for centuries between European Muslims and Christians. For example, even such distinctive features of America’s Old West such as cattle culture, cowboy hats, and sombreros arose historically as part of the subtle yet centuries-old cultural transference between the Muslims and the Christians of Islamic Spain and Portugal. Western cattle culture as it later developed in the Caribbean, South, Central, North America, and the “Old West” of today’s United States is part of the mutual inheritance we have all received from the Muslim and Christian plainsmen of Northern Iberia during the period of Islamic Spain and Portugal. As surprising and revealing as it is, Western cowboy culture constitutes, of course, only a small and relatively insignificant portion of the ancient interlinkage—cultural and otherwise—between Western civilization and the world of Islam, although it is a telling example of the breadth and profundity of that long-forgotten exchange. Cowboy hats and sombreros; bolero jackets and sashes; bowie knives; spurred boots; chaps; tight-fitting trousers; long-horned cattle; mustangs; Indian ponies; special bridles and saddles; unique riding styles; as well as ranching techniques and ranch culture all trace their origins to the marches (Arabic: thughūr) of Medieval Spanish and Portugal, where Moorish (Berber) Muslim cattlemen and their Christian Castilian and Galician counterparts interfaced, interacted, interbred, and synthesized over eight centuries, finally to be imported to the Americas wholesale by the Spanish and Portuguese conquistadores of the tenth/sixteenth century. Until this day, Western cowboy culture maintains both its original Moorish, Castilian, and Galician elements in countries like Mexico, where Moorish, Castilian, and Galician elements of the original Iberian cattle culture sometimes still exist side-by-side and are relatively well preserved.</w:t>
      </w:r>
      <w:r>
        <w:rPr>
          <w:rFonts w:asciiTheme="majorBidi" w:eastAsiaTheme="minorHAnsi" w:hAnsiTheme="majorBidi" w:cstheme="majorBidi"/>
        </w:rPr>
        <w:t xml:space="preserve"> (</w:t>
      </w:r>
      <w:r>
        <w:rPr>
          <w:rFonts w:asciiTheme="majorBidi" w:eastAsiaTheme="minorHAnsi" w:hAnsiTheme="majorBidi" w:cstheme="majorBidi"/>
          <w:b/>
          <w:bCs/>
        </w:rPr>
        <w:t>Volume 5)</w:t>
      </w:r>
    </w:p>
    <w:p w14:paraId="08CFB86A" w14:textId="6DE4E99C" w:rsidR="00DA5998" w:rsidRPr="00DA5998" w:rsidRDefault="00DA5998" w:rsidP="00E616ED">
      <w:pPr>
        <w:pStyle w:val="ListParagraph"/>
        <w:numPr>
          <w:ilvl w:val="0"/>
          <w:numId w:val="35"/>
        </w:numPr>
        <w:ind w:right="1170"/>
        <w:rPr>
          <w:rFonts w:asciiTheme="majorBidi" w:eastAsiaTheme="minorHAnsi" w:hAnsiTheme="majorBidi" w:cstheme="majorBidi"/>
        </w:rPr>
      </w:pPr>
      <w:r>
        <w:rPr>
          <w:rFonts w:asciiTheme="majorBidi" w:eastAsiaTheme="minorHAnsi" w:hAnsiTheme="majorBidi" w:cstheme="majorBidi"/>
        </w:rPr>
        <w:t>J</w:t>
      </w:r>
      <w:r w:rsidRPr="00DA5998">
        <w:rPr>
          <w:rFonts w:asciiTheme="majorBidi" w:eastAsiaTheme="minorHAnsi" w:hAnsiTheme="majorBidi" w:cstheme="majorBidi"/>
        </w:rPr>
        <w:t xml:space="preserve">ust to cite a few, among the monumental figures who belong in this ranking are the illustrious Muslim strategist and commander of the Battles of Yarmouk, al-Qadisiyya, and others, al-Qa‘qā‘ ibn ‘Amr al-Tamīmī,[1] whom the Caliph Abū-Bakr believed to be the equal of eleven thousand Men” and who proved the truth of the Caliph’s words during the Caliphal wars. As noted above, in the Battle of al-Qadisiyya, al-Qa‘qā‘ ibn ‘Amr adopted the brilliant strategic device of masquerading the Muslim war camels to appear like monsters—a symbolic counterpart in the psychology of war to the terrifying Sasanian war elephants. When the Sasanian cavalry horses saw these disguised camels—the likes of which they had never seen before—they bolted and turned, just as had happened with the Muslim horses when they first encountered the Sasanian war elephants. The resulting disorder in the powerful Sasanian heavy cavalry left the Persian left wing and left center vulnerable to an effective Muslim counterattack and contributed to their ultimate victory. </w:t>
      </w:r>
      <w:r>
        <w:rPr>
          <w:rFonts w:asciiTheme="majorBidi" w:eastAsiaTheme="minorHAnsi" w:hAnsiTheme="majorBidi" w:cstheme="majorBidi"/>
        </w:rPr>
        <w:t>(</w:t>
      </w:r>
      <w:r>
        <w:rPr>
          <w:rFonts w:asciiTheme="majorBidi" w:eastAsiaTheme="minorHAnsi" w:hAnsiTheme="majorBidi" w:cstheme="majorBidi"/>
          <w:b/>
          <w:bCs/>
        </w:rPr>
        <w:t>Volume 5)</w:t>
      </w:r>
    </w:p>
    <w:p w14:paraId="3FDEB703" w14:textId="7ABED2A4" w:rsidR="00DA5998" w:rsidRPr="00DA5998" w:rsidRDefault="00DA5998" w:rsidP="00E616ED">
      <w:pPr>
        <w:pStyle w:val="ListParagraph"/>
        <w:numPr>
          <w:ilvl w:val="0"/>
          <w:numId w:val="35"/>
        </w:numPr>
        <w:ind w:right="1170"/>
        <w:rPr>
          <w:rFonts w:asciiTheme="majorBidi" w:eastAsiaTheme="minorHAnsi" w:hAnsiTheme="majorBidi" w:cstheme="majorBidi"/>
        </w:rPr>
      </w:pPr>
      <w:r w:rsidRPr="00DA5998">
        <w:rPr>
          <w:rFonts w:asciiTheme="majorBidi" w:eastAsiaTheme="minorHAnsi" w:hAnsiTheme="majorBidi" w:cstheme="majorBidi"/>
        </w:rPr>
        <w:t xml:space="preserve">Later in this chapter, we will look at the Andalusian admirals, </w:t>
      </w:r>
      <w:commentRangeStart w:id="118"/>
      <w:r w:rsidRPr="00DA5998">
        <w:rPr>
          <w:rFonts w:asciiTheme="majorBidi" w:eastAsiaTheme="minorHAnsi" w:hAnsiTheme="majorBidi" w:cstheme="majorBidi"/>
        </w:rPr>
        <w:t>Khashkhāsh ibn Sa‘īd of Córdoba and Qarqāshīsh ibn Shāhrukh</w:t>
      </w:r>
      <w:commentRangeEnd w:id="118"/>
      <w:r w:rsidRPr="00DA5998">
        <w:rPr>
          <w:rStyle w:val="CommentReference"/>
          <w:rFonts w:asciiTheme="majorBidi" w:eastAsiaTheme="minorHAnsi" w:hAnsiTheme="majorBidi" w:cstheme="majorBidi"/>
          <w:sz w:val="24"/>
          <w:szCs w:val="24"/>
        </w:rPr>
        <w:commentReference w:id="118"/>
      </w:r>
      <w:r w:rsidRPr="00DA5998">
        <w:rPr>
          <w:rFonts w:asciiTheme="majorBidi" w:eastAsiaTheme="minorHAnsi" w:hAnsiTheme="majorBidi" w:cstheme="majorBidi"/>
        </w:rPr>
        <w:t xml:space="preserve">, both of whom played central roles in the preparation of a powerful military defenses and a world-class Andalusian navy in the wake of the first Viking attacks on Muslim Iberia in 229/844. Not only did they take part in the decisive defeat of the second Viking attack fifteen years later on the high seas of the Atlantic, but—many years after that in 276/889—Khashkhāsh and his crew of young Andalusian sailors are said to have crossed the Atlantic with their seaworthy ships and discovered an unknown land (arḍan majhūla), returning to Muslim Portugal with their ship full of treasures—a tale that all the populations of Medieval Muslim Iberia in Portugal and Spain knew well. </w:t>
      </w:r>
      <w:r>
        <w:rPr>
          <w:rFonts w:asciiTheme="majorBidi" w:eastAsiaTheme="minorHAnsi" w:hAnsiTheme="majorBidi" w:cstheme="majorBidi"/>
        </w:rPr>
        <w:t>(</w:t>
      </w:r>
      <w:r>
        <w:rPr>
          <w:rFonts w:asciiTheme="majorBidi" w:eastAsiaTheme="minorHAnsi" w:hAnsiTheme="majorBidi" w:cstheme="majorBidi"/>
          <w:b/>
          <w:bCs/>
        </w:rPr>
        <w:t>Volume 5)</w:t>
      </w:r>
    </w:p>
    <w:p w14:paraId="5E1FD32B" w14:textId="05A3CB6E" w:rsidR="00DA5998" w:rsidRPr="00DA5998" w:rsidRDefault="00DA5998" w:rsidP="00E616ED">
      <w:pPr>
        <w:pStyle w:val="ListParagraph"/>
        <w:numPr>
          <w:ilvl w:val="0"/>
          <w:numId w:val="35"/>
        </w:numPr>
        <w:ind w:right="1170"/>
        <w:rPr>
          <w:rFonts w:asciiTheme="majorBidi" w:eastAsiaTheme="minorHAnsi" w:hAnsiTheme="majorBidi" w:cstheme="majorBidi"/>
        </w:rPr>
      </w:pPr>
      <w:r w:rsidRPr="00DA5998">
        <w:rPr>
          <w:rFonts w:asciiTheme="majorBidi" w:eastAsiaTheme="minorHAnsi" w:hAnsiTheme="majorBidi" w:cstheme="majorBidi"/>
        </w:rPr>
        <w:t xml:space="preserve">The First Teaching also aspires to mention numerous other monumental events and crucial developments—military, cultural, intellectual, and otherwise—that must be brought to the forefront of our understanding of Western and world history. In military history, we can exemplify such disregarded and discarded happenings by the awe-inspiring Muslim victories at the six-day Battle of Yarmouk (Ma‘rakat al-Yarmūk) in the month of Rajab of 15/August of 636, in which the greatly outnumbered Muslim forces broke the back of the Orthodox Christian New Roman (Byzantine) Empire, the Battle of al-Qadisiyya (Ma‘rakat al-Qādisiyya) of Shawwāl 15/November 636, when—fighting the greatest secular powers of the time simultaneously on two fronts—the armies of the Rightly-Guided Caliphate won its first major victory against the powerful Sasanian Empire of Persia with its legendary archers and war elephants. In this same vein, the lasting defeat of the Vikings by sea in third/ninth century, which fundamentally affected the course of Western history from that time, including the establishment of Norman power in Medieval France and Sicily and not elsewhere—such as in Iberia itself, which the Vikings would have probably preferred. </w:t>
      </w:r>
      <w:r>
        <w:rPr>
          <w:rFonts w:asciiTheme="majorBidi" w:eastAsiaTheme="minorHAnsi" w:hAnsiTheme="majorBidi" w:cstheme="majorBidi"/>
        </w:rPr>
        <w:t>(</w:t>
      </w:r>
      <w:r>
        <w:rPr>
          <w:rFonts w:asciiTheme="majorBidi" w:eastAsiaTheme="minorHAnsi" w:hAnsiTheme="majorBidi" w:cstheme="majorBidi"/>
          <w:b/>
          <w:bCs/>
        </w:rPr>
        <w:t>Volume 5)</w:t>
      </w:r>
    </w:p>
    <w:p w14:paraId="60DF11A9" w14:textId="187E981F" w:rsidR="00DA5998" w:rsidRPr="00DA5998" w:rsidRDefault="00DA5998" w:rsidP="00E616ED">
      <w:pPr>
        <w:pStyle w:val="ListParagraph"/>
        <w:numPr>
          <w:ilvl w:val="0"/>
          <w:numId w:val="35"/>
        </w:numPr>
        <w:ind w:right="1170"/>
        <w:rPr>
          <w:rFonts w:asciiTheme="majorBidi" w:eastAsiaTheme="minorHAnsi" w:hAnsiTheme="majorBidi" w:cstheme="majorBidi"/>
        </w:rPr>
      </w:pPr>
      <w:r w:rsidRPr="00DA5998">
        <w:rPr>
          <w:rFonts w:asciiTheme="majorBidi" w:eastAsiaTheme="minorHAnsi" w:hAnsiTheme="majorBidi" w:cstheme="majorBidi"/>
        </w:rPr>
        <w:t xml:space="preserve">Al-Qa‘qā‘ ibn ‘Amr ibn Mālik al-Tamīmī (d. post 40/660) was a brilliant Arabian commander and general in the armies of the Rightly-Guided Caliphate from the powerful tribe of Banū Tamīm in the Najd in the Central Arabia Plateau. He and his clan probably embraced Islam through the agency of al-Aḥnaf ibn Qays (d. ca. 73/692), and—like al-Aḥnaf—he and his clan remained loyal to the Caliphate after the passing of the Prophet and the outbreak of the Wars of Apostasy. Al-Qa‘qā‘ ibn ‘Amr played a central role in the Muslim victories in the Battle of Yarmouk and the Battle of al-Qadisiyya, in both of which he proved to be one of the most illustrious military figures not only of the Rightly-Guided Caliphal period but all the annals of world military history. Indeed, the Caliph Abū Bakr praised al-Qa‘qā‘ ibn ‘Amr al-Tamīmī as “the equal of eleven thousand Men.”  It was—as noted above—the brilliant stratagem of al-Qa‘qā‘ ibn ‘Amr on the third day of the Battle of al-Qadisiyya to masquerade the Muslim war camels so that they appeared to the Persians as monstrous beasts—a symbolic counterpart to the terrifying Sasanian war elephants. When the Sasanian cavalry horses saw al-Qa‘qā‘s disguised camels—the likes of which they had never seen before—the bolted and turned, just as had happened with the Muslim horses when they first encountered the Sasanian war elephants in the preceding days. The resulting disorder of the Sasanian heavy cavalry left the Persian left wing and left center vulnerable to Muslim attack, which contributed to the eventual victory. </w:t>
      </w:r>
      <w:r>
        <w:rPr>
          <w:rFonts w:asciiTheme="majorBidi" w:eastAsiaTheme="minorHAnsi" w:hAnsiTheme="majorBidi" w:cstheme="majorBidi"/>
        </w:rPr>
        <w:t>(</w:t>
      </w:r>
      <w:r>
        <w:rPr>
          <w:rFonts w:asciiTheme="majorBidi" w:eastAsiaTheme="minorHAnsi" w:hAnsiTheme="majorBidi" w:cstheme="majorBidi"/>
          <w:b/>
          <w:bCs/>
        </w:rPr>
        <w:t>Volume 5)</w:t>
      </w:r>
    </w:p>
    <w:p w14:paraId="68B57B5A" w14:textId="1FA197A0" w:rsidR="00DA5998" w:rsidRPr="00DA5998" w:rsidRDefault="00DA5998" w:rsidP="00E616ED">
      <w:pPr>
        <w:pStyle w:val="ListParagraph"/>
        <w:numPr>
          <w:ilvl w:val="0"/>
          <w:numId w:val="35"/>
        </w:numPr>
        <w:ind w:right="1170"/>
        <w:rPr>
          <w:rFonts w:asciiTheme="majorBidi" w:eastAsiaTheme="minorHAnsi" w:hAnsiTheme="majorBidi" w:cstheme="majorBidi"/>
        </w:rPr>
      </w:pPr>
      <w:r w:rsidRPr="00DA5998">
        <w:rPr>
          <w:rFonts w:asciiTheme="majorBidi" w:eastAsiaTheme="minorHAnsi" w:hAnsiTheme="majorBidi" w:cstheme="majorBidi"/>
        </w:rPr>
        <w:t xml:space="preserve">[2] Khashkhāsh ibn Sa‘īd ibn Aswad of Córdoba was an Iberian Muslim navigator who was born in the city of Pechina (Arabic: Bajjāna) on the Eastern Mediterranean coast of Spain. According to the Muslim historian al-Mas‘ūdī (d. 346/957) in his work The Meadows of Gold and Mines of Gems (Arabic: Murūj al-Dhahab wa-Ma‘ādin al-Jawhar), Khashkhāsh sailed across the Atlantic Ocean until he discovered a previously unknown land (arḍan majhūla). He embarked from Dilba (Palos de la Frontera) in 276/889 with a crew of young Iberian men, sailed to the West, and returned with a shipload of valuable treasures. He states that every Andalusian knows this story about Khashkhāsh. </w:t>
      </w:r>
      <w:r>
        <w:rPr>
          <w:rFonts w:asciiTheme="majorBidi" w:eastAsiaTheme="minorHAnsi" w:hAnsiTheme="majorBidi" w:cstheme="majorBidi"/>
        </w:rPr>
        <w:t>(</w:t>
      </w:r>
      <w:r>
        <w:rPr>
          <w:rFonts w:asciiTheme="majorBidi" w:eastAsiaTheme="minorHAnsi" w:hAnsiTheme="majorBidi" w:cstheme="majorBidi"/>
          <w:b/>
          <w:bCs/>
        </w:rPr>
        <w:t>Volume 5)</w:t>
      </w:r>
    </w:p>
    <w:p w14:paraId="5C022F06" w14:textId="354E444F" w:rsidR="001B566E" w:rsidRPr="00DA5998" w:rsidRDefault="00DA5998" w:rsidP="00E616ED">
      <w:pPr>
        <w:pStyle w:val="ListParagraph"/>
        <w:numPr>
          <w:ilvl w:val="0"/>
          <w:numId w:val="35"/>
        </w:numPr>
        <w:ind w:right="1170"/>
        <w:rPr>
          <w:rFonts w:asciiTheme="majorBidi" w:eastAsiaTheme="minorHAnsi" w:hAnsiTheme="majorBidi" w:cstheme="majorBidi"/>
        </w:rPr>
      </w:pPr>
      <w:r w:rsidRPr="00DA5998">
        <w:rPr>
          <w:rFonts w:asciiTheme="majorBidi" w:eastAsiaTheme="minorHAnsi" w:hAnsiTheme="majorBidi" w:cstheme="majorBidi"/>
        </w:rPr>
        <w:t xml:space="preserve">[3] Qarqāshīsh ibn Shāhrukh was among the shipbuilders who prepared the Andalusian fleet that would be used against the Vikings, and he also took part in the preparation various types of naval armaments—including the use of special flasks and canons (naffāṭāt) and flasks for shooting naphthalene petroleum (al-nafṭ) as Greek fire. Qarqāshīsh ibn Shakrūḥ--along with Khashkhāsh ibn Sa‘īd—were directly engaged in the second encounter with the Vikings at sea, which led to their defeat. </w:t>
      </w:r>
      <w:r>
        <w:rPr>
          <w:rFonts w:asciiTheme="majorBidi" w:eastAsiaTheme="minorHAnsi" w:hAnsiTheme="majorBidi" w:cstheme="majorBidi"/>
        </w:rPr>
        <w:t>(</w:t>
      </w:r>
      <w:r>
        <w:rPr>
          <w:rFonts w:asciiTheme="majorBidi" w:eastAsiaTheme="minorHAnsi" w:hAnsiTheme="majorBidi" w:cstheme="majorBidi"/>
          <w:b/>
          <w:bCs/>
        </w:rPr>
        <w:t>Volume 5)</w:t>
      </w:r>
    </w:p>
    <w:p w14:paraId="7796C534" w14:textId="77777777" w:rsidR="00DA5998" w:rsidRPr="00DA5998" w:rsidRDefault="00DA5998" w:rsidP="00DA5998">
      <w:pPr>
        <w:ind w:right="1170"/>
        <w:rPr>
          <w:rFonts w:asciiTheme="majorBidi" w:eastAsiaTheme="minorHAnsi" w:hAnsiTheme="majorBidi" w:cstheme="majorBidi"/>
        </w:rPr>
      </w:pPr>
    </w:p>
    <w:p w14:paraId="69F3F230" w14:textId="77777777" w:rsidR="00FD1A33" w:rsidRDefault="00FD1A33" w:rsidP="00FD1A33">
      <w:pPr>
        <w:ind w:left="1530" w:right="1170"/>
        <w:rPr>
          <w:rFonts w:asciiTheme="majorBidi" w:eastAsiaTheme="minorHAnsi" w:hAnsiTheme="majorBidi" w:cstheme="majorBidi"/>
          <w:b/>
          <w:bCs/>
          <w:i/>
          <w:iCs/>
        </w:rPr>
      </w:pPr>
      <w:r w:rsidRPr="00DA14CC">
        <w:rPr>
          <w:rFonts w:asciiTheme="majorBidi" w:eastAsiaTheme="minorHAnsi" w:hAnsiTheme="majorBidi" w:cstheme="majorBidi"/>
          <w:b/>
          <w:bCs/>
          <w:i/>
          <w:iCs/>
        </w:rPr>
        <w:t xml:space="preserve">Cancelation Culture &amp; </w:t>
      </w:r>
      <w:commentRangeStart w:id="119"/>
      <w:r w:rsidRPr="00DA14CC">
        <w:rPr>
          <w:rFonts w:asciiTheme="majorBidi" w:eastAsiaTheme="minorHAnsi" w:hAnsiTheme="majorBidi" w:cstheme="majorBidi"/>
          <w:b/>
          <w:bCs/>
          <w:i/>
          <w:iCs/>
        </w:rPr>
        <w:t>Complex Ignorance</w:t>
      </w:r>
      <w:bookmarkEnd w:id="117"/>
      <w:commentRangeEnd w:id="119"/>
      <w:r w:rsidR="00DD17A1">
        <w:rPr>
          <w:rStyle w:val="CommentReference"/>
          <w:rFonts w:asciiTheme="majorBidi" w:eastAsiaTheme="minorHAnsi" w:hAnsiTheme="majorBidi" w:cstheme="majorBidi"/>
          <w:b/>
          <w:bCs/>
          <w:i/>
          <w:iCs/>
          <w:sz w:val="24"/>
          <w:szCs w:val="24"/>
        </w:rPr>
        <w:commentReference w:id="119"/>
      </w:r>
    </w:p>
    <w:p w14:paraId="4059869C" w14:textId="1A93EFC3" w:rsidR="0061757F" w:rsidRPr="0061757F" w:rsidRDefault="0061757F" w:rsidP="00E616ED">
      <w:pPr>
        <w:pStyle w:val="ListParagraph"/>
        <w:numPr>
          <w:ilvl w:val="0"/>
          <w:numId w:val="36"/>
        </w:numPr>
        <w:ind w:right="1170"/>
        <w:rPr>
          <w:rFonts w:asciiTheme="majorBidi" w:eastAsiaTheme="minorHAnsi" w:hAnsiTheme="majorBidi" w:cstheme="majorBidi"/>
        </w:rPr>
      </w:pPr>
      <w:r w:rsidRPr="0061757F">
        <w:rPr>
          <w:rFonts w:asciiTheme="majorBidi" w:eastAsiaTheme="minorHAnsi" w:hAnsiTheme="majorBidi" w:cstheme="majorBidi"/>
          <w:b/>
          <w:bCs/>
          <w:i/>
          <w:iCs/>
          <w:highlight w:val="yellow"/>
        </w:rPr>
        <w:t>TAKEN FROM LATER GLOSSARY ENTRY</w:t>
      </w:r>
      <w:r>
        <w:rPr>
          <w:rFonts w:asciiTheme="majorBidi" w:eastAsiaTheme="minorHAnsi" w:hAnsiTheme="majorBidi" w:cstheme="majorBidi"/>
          <w:b/>
          <w:bCs/>
        </w:rPr>
        <w:t xml:space="preserve">: </w:t>
      </w:r>
    </w:p>
    <w:p w14:paraId="4E9F0DB4" w14:textId="11561FBA" w:rsidR="00FD1A33" w:rsidRPr="00BE1BAD" w:rsidRDefault="0061757F" w:rsidP="00E616ED">
      <w:pPr>
        <w:pStyle w:val="ListParagraph"/>
        <w:numPr>
          <w:ilvl w:val="0"/>
          <w:numId w:val="36"/>
        </w:numPr>
        <w:ind w:right="1170"/>
        <w:rPr>
          <w:rFonts w:asciiTheme="majorBidi" w:eastAsiaTheme="minorHAnsi" w:hAnsiTheme="majorBidi" w:cstheme="majorBidi"/>
        </w:rPr>
      </w:pPr>
      <w:r w:rsidRPr="0061757F">
        <w:rPr>
          <w:rFonts w:asciiTheme="majorBidi" w:eastAsiaTheme="minorHAnsi" w:hAnsiTheme="majorBidi" w:cstheme="majorBidi"/>
        </w:rPr>
        <w:t>Complex ignorance is said to be compounded because it is a combination of ignorance regarding things as they truly are, in addition to our ignorance of our ignorance of them. Compound or complex ignorance (al-jahl al-murakkab), on the other hand, means--first of all--not to know and-- second--not to know that we do not know. It is compound or complex because it involves two types of ignorance: Ignorance about what we do not know and ignornace about ourselves in not knowing it. People of simple ignorance are capable of being taught and teaching others; people with compound ignorance, however, are impossible to teach and do not qualify as teachers as long as they remain unaware of or fail to acknowledge their ignorance. Complex ignorance often manifests itself in our failure to acknowledge what we do not know and--even worse--our insistence that we do actually know it. Today, we live in age of complex ignorance when few people are honest about their limitations, and many lay claim to having knowledge despite their ignorance. Complex ignorance is not constructive. For the man or woman suffering from compound ignorance is impossible to teach. We cannot learn without first admitting that there are things we do not know. With regard to understanding our times, we must first learn humility and carefully avoid the pitfalls of complex ignorance. It is especially important for us to seek out those scholars and Saints who have sound understanding of our times and what our generation demands. We must seek to keep their company and learn from them.</w:t>
      </w:r>
      <w:r>
        <w:rPr>
          <w:rFonts w:asciiTheme="majorBidi" w:eastAsiaTheme="minorHAnsi" w:hAnsiTheme="majorBidi" w:cstheme="majorBidi"/>
        </w:rPr>
        <w:t xml:space="preserve"> </w:t>
      </w:r>
      <w:r>
        <w:rPr>
          <w:rFonts w:asciiTheme="majorBidi" w:eastAsiaTheme="minorHAnsi" w:hAnsiTheme="majorBidi" w:cstheme="majorBidi"/>
          <w:b/>
          <w:bCs/>
        </w:rPr>
        <w:t xml:space="preserve">(see note in bullet above) </w:t>
      </w:r>
    </w:p>
    <w:p w14:paraId="46DD8C4E" w14:textId="77777777" w:rsidR="00FD1A33" w:rsidRDefault="00FD1A33" w:rsidP="00FD1A33">
      <w:pPr>
        <w:ind w:left="1080" w:right="2160"/>
        <w:jc w:val="both"/>
        <w:rPr>
          <w:rFonts w:eastAsiaTheme="minorHAnsi"/>
          <w:color w:val="C00000"/>
        </w:rPr>
      </w:pPr>
    </w:p>
    <w:p w14:paraId="3C5C64FA" w14:textId="77777777" w:rsidR="00FD1A33" w:rsidRPr="002D565D" w:rsidRDefault="00FD1A33" w:rsidP="00E616ED">
      <w:pPr>
        <w:pStyle w:val="Heading4"/>
        <w:numPr>
          <w:ilvl w:val="1"/>
          <w:numId w:val="6"/>
        </w:numPr>
        <w:rPr>
          <w:rFonts w:asciiTheme="majorBidi" w:hAnsiTheme="majorBidi"/>
          <w:b/>
          <w:bCs/>
          <w:color w:val="C00000"/>
          <w:sz w:val="28"/>
          <w:szCs w:val="28"/>
        </w:rPr>
      </w:pPr>
      <w:r w:rsidRPr="002D565D">
        <w:rPr>
          <w:rFonts w:asciiTheme="majorBidi" w:hAnsiTheme="majorBidi"/>
          <w:b/>
          <w:bCs/>
          <w:color w:val="C00000"/>
          <w:sz w:val="28"/>
          <w:szCs w:val="28"/>
        </w:rPr>
        <w:t>“Party Kings” (</w:t>
      </w:r>
      <w:r w:rsidRPr="002D565D">
        <w:rPr>
          <w:rStyle w:val="apple-converted-space"/>
          <w:rFonts w:asciiTheme="majorBidi" w:hAnsiTheme="majorBidi"/>
          <w:b/>
          <w:bCs/>
          <w:color w:val="C00000"/>
          <w:sz w:val="28"/>
          <w:szCs w:val="28"/>
        </w:rPr>
        <w:t>Mul</w:t>
      </w:r>
      <w:r w:rsidRPr="002D565D">
        <w:rPr>
          <w:rFonts w:asciiTheme="majorBidi" w:hAnsiTheme="majorBidi"/>
          <w:b/>
          <w:bCs/>
          <w:color w:val="C00000"/>
          <w:sz w:val="28"/>
          <w:szCs w:val="28"/>
        </w:rPr>
        <w:t>ū</w:t>
      </w:r>
      <w:r w:rsidRPr="002D565D">
        <w:rPr>
          <w:rStyle w:val="apple-converted-space"/>
          <w:rFonts w:asciiTheme="majorBidi" w:hAnsiTheme="majorBidi"/>
          <w:b/>
          <w:bCs/>
          <w:color w:val="C00000"/>
          <w:sz w:val="28"/>
          <w:szCs w:val="28"/>
        </w:rPr>
        <w:t>k al-</w:t>
      </w:r>
      <w:r w:rsidRPr="002D565D">
        <w:rPr>
          <w:rFonts w:asciiTheme="majorBidi" w:hAnsiTheme="majorBidi"/>
          <w:b/>
          <w:bCs/>
          <w:color w:val="C00000"/>
          <w:sz w:val="28"/>
          <w:szCs w:val="28"/>
        </w:rPr>
        <w:t>Ṭ</w:t>
      </w:r>
      <w:r w:rsidRPr="002D565D">
        <w:rPr>
          <w:rStyle w:val="apple-converted-space"/>
          <w:rFonts w:asciiTheme="majorBidi" w:hAnsiTheme="majorBidi"/>
          <w:b/>
          <w:bCs/>
          <w:color w:val="C00000"/>
          <w:sz w:val="28"/>
          <w:szCs w:val="28"/>
        </w:rPr>
        <w:t>aw</w:t>
      </w:r>
      <w:r w:rsidRPr="002D565D">
        <w:rPr>
          <w:rFonts w:asciiTheme="majorBidi" w:hAnsiTheme="majorBidi"/>
          <w:b/>
          <w:bCs/>
          <w:color w:val="C00000"/>
          <w:sz w:val="28"/>
          <w:szCs w:val="28"/>
        </w:rPr>
        <w:t>ā</w:t>
      </w:r>
      <w:r w:rsidRPr="002D565D">
        <w:rPr>
          <w:rStyle w:val="apple-converted-space"/>
          <w:rFonts w:asciiTheme="majorBidi" w:hAnsiTheme="majorBidi"/>
          <w:b/>
          <w:bCs/>
          <w:color w:val="C00000"/>
          <w:sz w:val="28"/>
          <w:szCs w:val="28"/>
        </w:rPr>
        <w:t>’if</w:t>
      </w:r>
      <w:r w:rsidRPr="002D565D">
        <w:rPr>
          <w:rFonts w:asciiTheme="majorBidi" w:hAnsiTheme="majorBidi"/>
          <w:b/>
          <w:bCs/>
          <w:color w:val="C00000"/>
          <w:sz w:val="28"/>
          <w:szCs w:val="28"/>
        </w:rPr>
        <w:t>)</w:t>
      </w:r>
    </w:p>
    <w:p w14:paraId="3F9AA017" w14:textId="77777777" w:rsidR="00FD1A33" w:rsidRDefault="0A910C68" w:rsidP="00FD1A33">
      <w:pPr>
        <w:ind w:left="1440" w:right="900"/>
        <w:rPr>
          <w:rFonts w:eastAsiaTheme="minorEastAsia"/>
          <w:b/>
          <w:bCs/>
          <w:i/>
          <w:iCs/>
          <w:color w:val="0F252D"/>
        </w:rPr>
      </w:pPr>
      <w:r w:rsidRPr="19736EA0">
        <w:rPr>
          <w:b/>
          <w:bCs/>
          <w:i/>
          <w:iCs/>
        </w:rPr>
        <w:t>The notoriously short-sighted “Party Kings”</w:t>
      </w:r>
      <w:r w:rsidRPr="19736EA0">
        <w:rPr>
          <w:rFonts w:eastAsiaTheme="minorEastAsia"/>
          <w:b/>
          <w:bCs/>
          <w:i/>
          <w:iCs/>
          <w:color w:val="0F252D"/>
        </w:rPr>
        <w:t xml:space="preserve"> (</w:t>
      </w:r>
      <w:r w:rsidRPr="19736EA0">
        <w:rPr>
          <w:rStyle w:val="apple-converted-space"/>
          <w:rFonts w:eastAsiaTheme="majorEastAsia"/>
          <w:b/>
          <w:bCs/>
          <w:i/>
          <w:iCs/>
          <w:color w:val="202122"/>
        </w:rPr>
        <w:t>Mul</w:t>
      </w:r>
      <w:r w:rsidRPr="19736EA0">
        <w:rPr>
          <w:b/>
          <w:bCs/>
          <w:i/>
          <w:iCs/>
        </w:rPr>
        <w:t>ū</w:t>
      </w:r>
      <w:r w:rsidRPr="19736EA0">
        <w:rPr>
          <w:rStyle w:val="apple-converted-space"/>
          <w:rFonts w:eastAsiaTheme="majorEastAsia"/>
          <w:b/>
          <w:bCs/>
          <w:i/>
          <w:iCs/>
          <w:color w:val="202122"/>
        </w:rPr>
        <w:t>k al-</w:t>
      </w:r>
      <w:r w:rsidRPr="19736EA0">
        <w:rPr>
          <w:b/>
          <w:bCs/>
          <w:i/>
          <w:iCs/>
        </w:rPr>
        <w:t>Ṭ</w:t>
      </w:r>
      <w:r w:rsidRPr="19736EA0">
        <w:rPr>
          <w:rStyle w:val="apple-converted-space"/>
          <w:rFonts w:eastAsiaTheme="majorEastAsia"/>
          <w:b/>
          <w:bCs/>
          <w:i/>
          <w:iCs/>
          <w:color w:val="202122"/>
        </w:rPr>
        <w:t>aw</w:t>
      </w:r>
      <w:r w:rsidRPr="19736EA0">
        <w:rPr>
          <w:b/>
          <w:bCs/>
          <w:i/>
          <w:iCs/>
        </w:rPr>
        <w:t>ā</w:t>
      </w:r>
      <w:r w:rsidRPr="19736EA0">
        <w:rPr>
          <w:rStyle w:val="apple-converted-space"/>
          <w:rFonts w:eastAsiaTheme="majorEastAsia"/>
          <w:b/>
          <w:bCs/>
          <w:i/>
          <w:iCs/>
          <w:color w:val="202122"/>
        </w:rPr>
        <w:t>’if</w:t>
      </w:r>
      <w:r w:rsidRPr="19736EA0">
        <w:rPr>
          <w:rFonts w:eastAsiaTheme="minorEastAsia"/>
          <w:b/>
          <w:bCs/>
          <w:i/>
          <w:iCs/>
          <w:color w:val="0F252D"/>
        </w:rPr>
        <w:t>)</w:t>
      </w:r>
      <w:r w:rsidR="00FD1A33" w:rsidRPr="19736EA0">
        <w:rPr>
          <w:rStyle w:val="FootnoteReference"/>
          <w:rFonts w:eastAsiaTheme="minorEastAsia"/>
          <w:b/>
          <w:bCs/>
          <w:i/>
          <w:iCs/>
          <w:color w:val="0F252D"/>
        </w:rPr>
        <w:footnoteReference w:id="43"/>
      </w:r>
      <w:r w:rsidRPr="19736EA0">
        <w:rPr>
          <w:rFonts w:eastAsiaTheme="minorEastAsia"/>
          <w:b/>
          <w:bCs/>
          <w:i/>
          <w:iCs/>
          <w:color w:val="0F252D"/>
        </w:rPr>
        <w:t xml:space="preserve"> of Muslim Andalusia.</w:t>
      </w:r>
    </w:p>
    <w:p w14:paraId="29FC60F5" w14:textId="77777777" w:rsidR="00FD1A33" w:rsidRDefault="00FD1A33" w:rsidP="00FD1A33">
      <w:pPr>
        <w:ind w:left="1440" w:right="900"/>
        <w:rPr>
          <w:rFonts w:eastAsiaTheme="minorEastAsia"/>
          <w:b/>
          <w:bCs/>
          <w:i/>
          <w:iCs/>
          <w:color w:val="0F252D"/>
        </w:rPr>
      </w:pPr>
    </w:p>
    <w:p w14:paraId="52205F3C" w14:textId="77777777" w:rsidR="00FD1A33" w:rsidRPr="00564686" w:rsidRDefault="00FD1A33" w:rsidP="00E616ED">
      <w:pPr>
        <w:pStyle w:val="Heading4"/>
        <w:numPr>
          <w:ilvl w:val="1"/>
          <w:numId w:val="6"/>
        </w:numPr>
        <w:rPr>
          <w:rFonts w:asciiTheme="majorBidi" w:eastAsiaTheme="minorHAnsi" w:hAnsiTheme="majorBidi"/>
          <w:b/>
          <w:bCs/>
          <w:color w:val="C00000"/>
          <w:sz w:val="28"/>
          <w:szCs w:val="28"/>
        </w:rPr>
      </w:pPr>
      <w:r>
        <w:rPr>
          <w:rFonts w:asciiTheme="majorBidi" w:hAnsiTheme="majorBidi"/>
          <w:b/>
          <w:bCs/>
          <w:color w:val="C00000"/>
          <w:sz w:val="28"/>
          <w:szCs w:val="28"/>
        </w:rPr>
        <w:t xml:space="preserve"> P</w:t>
      </w:r>
      <w:r w:rsidRPr="00564686">
        <w:rPr>
          <w:rFonts w:asciiTheme="majorBidi" w:hAnsiTheme="majorBidi"/>
          <w:b/>
          <w:bCs/>
          <w:color w:val="C00000"/>
          <w:sz w:val="28"/>
          <w:szCs w:val="28"/>
        </w:rPr>
        <w:t>ost-Christian West</w:t>
      </w:r>
    </w:p>
    <w:p w14:paraId="3EF25E88" w14:textId="77777777" w:rsidR="00FD1A33" w:rsidRPr="004241EC" w:rsidRDefault="0A910C68" w:rsidP="00FD1A33">
      <w:pPr>
        <w:ind w:left="1620"/>
        <w:rPr>
          <w:rFonts w:eastAsiaTheme="minorHAnsi"/>
          <w:b/>
          <w:bCs/>
          <w:i/>
          <w:iCs/>
        </w:rPr>
      </w:pPr>
      <w:r w:rsidRPr="19736EA0">
        <w:rPr>
          <w:b/>
          <w:bCs/>
          <w:i/>
          <w:iCs/>
        </w:rPr>
        <w:t>The post-Christian West</w:t>
      </w:r>
      <w:r w:rsidR="00FD1A33" w:rsidRPr="19736EA0">
        <w:rPr>
          <w:rStyle w:val="FootnoteReference"/>
          <w:rFonts w:asciiTheme="majorBidi" w:hAnsiTheme="majorBidi" w:cstheme="majorBidi"/>
          <w:b/>
          <w:bCs/>
          <w:i/>
          <w:iCs/>
          <w:color w:val="000000"/>
          <w:sz w:val="28"/>
          <w:szCs w:val="28"/>
        </w:rPr>
        <w:footnoteReference w:id="44"/>
      </w:r>
    </w:p>
    <w:p w14:paraId="73216A29" w14:textId="77777777" w:rsidR="00FD1A33" w:rsidRDefault="00FD1A33" w:rsidP="00FD1A33">
      <w:pPr>
        <w:ind w:left="1440" w:right="900"/>
        <w:rPr>
          <w:rFonts w:eastAsiaTheme="minorEastAsia"/>
          <w:b/>
          <w:bCs/>
          <w:i/>
          <w:iCs/>
          <w:color w:val="0F252D"/>
        </w:rPr>
      </w:pPr>
    </w:p>
    <w:p w14:paraId="63F2902B" w14:textId="77777777" w:rsidR="00FD1A33" w:rsidRDefault="00FD1A33" w:rsidP="00FD1A33">
      <w:pPr>
        <w:ind w:left="1440" w:right="900"/>
        <w:rPr>
          <w:rFonts w:eastAsiaTheme="minorEastAsia"/>
          <w:b/>
          <w:bCs/>
          <w:i/>
          <w:iCs/>
          <w:color w:val="0F252D"/>
        </w:rPr>
      </w:pPr>
    </w:p>
    <w:p w14:paraId="6B91A366" w14:textId="77777777" w:rsidR="00FD1A33" w:rsidRPr="00F05D60" w:rsidRDefault="00FD1A33" w:rsidP="00E616ED">
      <w:pPr>
        <w:pStyle w:val="Heading4"/>
        <w:numPr>
          <w:ilvl w:val="1"/>
          <w:numId w:val="6"/>
        </w:numPr>
        <w:ind w:right="2160"/>
        <w:jc w:val="center"/>
        <w:rPr>
          <w:rFonts w:asciiTheme="majorBidi" w:eastAsiaTheme="minorHAnsi" w:hAnsiTheme="majorBidi"/>
          <w:b/>
          <w:bCs/>
          <w:color w:val="C00000"/>
          <w:sz w:val="28"/>
          <w:szCs w:val="28"/>
        </w:rPr>
      </w:pPr>
      <w:bookmarkStart w:id="120" w:name="_Toc188509385"/>
      <w:r>
        <w:rPr>
          <w:rFonts w:asciiTheme="majorBidi" w:eastAsiaTheme="minorHAnsi" w:hAnsiTheme="majorBidi"/>
          <w:b/>
          <w:bCs/>
          <w:color w:val="C00000"/>
          <w:sz w:val="28"/>
          <w:szCs w:val="28"/>
        </w:rPr>
        <w:t xml:space="preserve"> </w:t>
      </w:r>
      <w:r w:rsidRPr="00F05D60">
        <w:rPr>
          <w:rFonts w:asciiTheme="majorBidi" w:eastAsiaTheme="minorHAnsi" w:hAnsiTheme="majorBidi"/>
          <w:b/>
          <w:bCs/>
          <w:color w:val="C00000"/>
          <w:sz w:val="28"/>
          <w:szCs w:val="28"/>
        </w:rPr>
        <w:t>“Renegades” &amp; European Conversion to Islam</w:t>
      </w:r>
      <w:bookmarkEnd w:id="120"/>
      <w:r w:rsidRPr="00F05D60">
        <w:rPr>
          <w:rFonts w:asciiTheme="majorBidi" w:eastAsiaTheme="minorHAnsi" w:hAnsiTheme="majorBidi"/>
          <w:b/>
          <w:bCs/>
          <w:color w:val="C00000"/>
          <w:sz w:val="28"/>
          <w:szCs w:val="28"/>
        </w:rPr>
        <w:t xml:space="preserve"> During the Early Modern Period</w:t>
      </w:r>
    </w:p>
    <w:p w14:paraId="4D3681D4" w14:textId="77777777" w:rsidR="00FD1A33" w:rsidRPr="00CD19B6" w:rsidRDefault="00FD1A33" w:rsidP="00E616ED">
      <w:pPr>
        <w:pStyle w:val="ListParagraph"/>
        <w:numPr>
          <w:ilvl w:val="0"/>
          <w:numId w:val="37"/>
        </w:numPr>
        <w:ind w:right="2160"/>
        <w:rPr>
          <w:rFonts w:eastAsiaTheme="minorEastAsia"/>
        </w:rPr>
      </w:pPr>
      <w:r w:rsidRPr="00BE1BAD">
        <w:t xml:space="preserve">The Renegades were Christians of Western European origin who embraced Islam. </w:t>
      </w:r>
      <w:r w:rsidRPr="00CD19B6">
        <w:rPr>
          <w:rFonts w:eastAsiaTheme="minorEastAsia"/>
        </w:rPr>
        <w:t xml:space="preserve">The phenomenon of the so-called “Renegades” (los renegados) were an unforeseen off-spin of the frequent contacts of Muslims and Christians in the Mediterranean and elsewhere. They were given this prejorative appelation because of their “apostasy” in Christian eyes of having “reneged” on the Christian faith. The phenomenon of the Renegades makes up an important part of the Age of Discovery--especially during the ninth/fifteenth and tenth/sixteenth century--although the phenomenon was well known to Europeans since the days of Crusades, when many Crusaders became “Renegades” and adopted Islam. Indeed, from the Crusades onward there are references to the Renegades in the writings of European travelers to the Holy Land and other countries of the Near East and North Africa. Indeed, the unwritten history of the Renegades is long and lasted for at least seven hundred years. Europe’s Renegades were drawn overwhelmingly from its “little people” and disenfranchised masses of the European aristocratic system. That is, they were people from the lower classes who had no future in the European caste system. </w:t>
      </w:r>
      <w:r w:rsidRPr="00BE1BAD">
        <w:t xml:space="preserve">Such “little people” were peripheral to the Western world and soon forgotten in the discourse of the highly class-conscious Europe of the time. In the meritocracies of the world of Islam, however, they could advance according to their skills--whether they converted to Islam or not--and were no marginal but played an essential role in the economic, administrative, and military developments of the period. The Renegades--who were both men and women--numbered in the tens and sometimes hundreds of thousands. Toward the end of the ninth/fifteenth century, </w:t>
      </w:r>
      <w:r w:rsidRPr="00CD19B6">
        <w:rPr>
          <w:rFonts w:eastAsiaTheme="minorEastAsia"/>
        </w:rPr>
        <w:t xml:space="preserve">there were said to be about twenty-five thousand Renegades in the city of Cairo alone, and they must also have been present in significant numbers in the various cities of the Holy Land after the end of the Crusades and the disappearance of the Latin princedoms of the East. </w:t>
      </w:r>
      <w:r w:rsidRPr="00CD19B6">
        <w:rPr>
          <w:rFonts w:eastAsia="MS Mincho"/>
        </w:rPr>
        <w:t>The Renegades were also an international phenomenon and were drawn from all European peoples who came into contact with Islam. Indeed, the</w:t>
      </w:r>
      <w:r w:rsidRPr="00CD19B6">
        <w:rPr>
          <w:rFonts w:eastAsiaTheme="minorEastAsia"/>
        </w:rPr>
        <w:t xml:space="preserve"> Renegades were everywhere and from everywhere. Thus, it is not surprising that Voltaire (d. 1778) exclaimed: “What is curious is the number of Spanish, French, and English Renegades that one finds in the states of Morocco.” </w:t>
      </w:r>
      <w:r w:rsidRPr="00CD19B6">
        <w:rPr>
          <w:rFonts w:eastAsia="MS Mincho"/>
        </w:rPr>
        <w:t>Former priests and other members of Europe’s Christian clergy also made up the ranks of the Renegades. In the Muslim world of their time, t</w:t>
      </w:r>
      <w:r w:rsidRPr="00BE1BAD">
        <w:t xml:space="preserve">hey constituted a much-needed human resource; and provided Muslim realms with invaluable services to society and state, which enabled the Islamic world to compete against rising Western power. Some of the Renegades attained high ranks and great wealth in the Muslim world and became prominent leaders. </w:t>
      </w:r>
      <w:r w:rsidRPr="00CD19B6">
        <w:rPr>
          <w:rFonts w:eastAsiaTheme="minorEastAsia"/>
        </w:rPr>
        <w:t>Western Christian called European Christians who embraced Islam as “Renegades,” while Muslims referred to them favorably as “the recipients of right guidance” (al-Muhtad</w:t>
      </w:r>
      <w:r w:rsidRPr="00BE1BAD">
        <w:t>ū</w:t>
      </w:r>
      <w:r w:rsidRPr="00CD19B6">
        <w:rPr>
          <w:rFonts w:eastAsiaTheme="minorEastAsia"/>
        </w:rPr>
        <w:t>n). In Catholic eyes, the Renegade had committed the deadly sin of apostasy and would be tried by the Inquisition and put to death or given lesser forms of punishment if he relented. Inquistorial records are filled with personal accounts of the Renegades and are one of the primary historical sources that we have for them. During the Age of Discovery, the Ottoman Empire, Morocco and the North African regencies of Algiers, Tunis, and Tripoli became powerful Renegade centers.</w:t>
      </w:r>
    </w:p>
    <w:p w14:paraId="3F1F92EF" w14:textId="77777777" w:rsidR="00FD1A33" w:rsidRPr="00E711F3" w:rsidRDefault="00FD1A33" w:rsidP="00FD1A33">
      <w:pPr>
        <w:rPr>
          <w:b/>
          <w:bCs/>
          <w:i/>
          <w:iCs/>
        </w:rPr>
      </w:pPr>
    </w:p>
    <w:p w14:paraId="3954AA66" w14:textId="77777777" w:rsidR="00FD1A33" w:rsidRDefault="00FD1A33" w:rsidP="00FD1A33">
      <w:pPr>
        <w:ind w:left="1080"/>
        <w:rPr>
          <w:rFonts w:eastAsiaTheme="minorHAnsi"/>
        </w:rPr>
      </w:pPr>
    </w:p>
    <w:p w14:paraId="0019E127" w14:textId="77777777" w:rsidR="00FD1A33" w:rsidRDefault="00FD1A33" w:rsidP="00E616ED">
      <w:pPr>
        <w:pStyle w:val="Heading4"/>
        <w:numPr>
          <w:ilvl w:val="1"/>
          <w:numId w:val="6"/>
        </w:numPr>
        <w:rPr>
          <w:rFonts w:asciiTheme="majorBidi" w:eastAsiaTheme="minorEastAsia" w:hAnsiTheme="majorBidi"/>
          <w:b/>
          <w:bCs/>
          <w:color w:val="C00000"/>
          <w:sz w:val="28"/>
          <w:szCs w:val="28"/>
        </w:rPr>
      </w:pPr>
      <w:r>
        <w:rPr>
          <w:rFonts w:asciiTheme="majorBidi" w:eastAsiaTheme="minorEastAsia" w:hAnsiTheme="majorBidi"/>
          <w:b/>
          <w:bCs/>
          <w:color w:val="C00000"/>
          <w:sz w:val="28"/>
          <w:szCs w:val="28"/>
        </w:rPr>
        <w:t xml:space="preserve"> </w:t>
      </w:r>
      <w:r w:rsidRPr="00C2220E">
        <w:rPr>
          <w:rFonts w:asciiTheme="majorBidi" w:eastAsiaTheme="minorEastAsia" w:hAnsiTheme="majorBidi"/>
          <w:b/>
          <w:bCs/>
          <w:color w:val="C00000"/>
          <w:sz w:val="28"/>
          <w:szCs w:val="28"/>
        </w:rPr>
        <w:t>Second Roman-Jewish War (132 CE-135 CE)</w:t>
      </w:r>
    </w:p>
    <w:p w14:paraId="7B90ED8C" w14:textId="77777777" w:rsidR="006D2445" w:rsidRPr="006D2445" w:rsidRDefault="006D2445" w:rsidP="00E616ED">
      <w:pPr>
        <w:pStyle w:val="ListParagraph"/>
        <w:numPr>
          <w:ilvl w:val="0"/>
          <w:numId w:val="37"/>
        </w:numPr>
        <w:rPr>
          <w:rFonts w:eastAsiaTheme="minorEastAsia"/>
        </w:rPr>
      </w:pPr>
      <w:r w:rsidRPr="006D2445">
        <w:rPr>
          <w:rFonts w:eastAsiaTheme="minorEastAsia"/>
        </w:rPr>
        <w:t xml:space="preserve"> Hadrian (d. 138 CE) (Latin: Hadrianus) or, more fully, Publius Aelius Hadrianus was the emperor of Rome for twenty-one yers from 117 CE until 138 CE. He is known for building “Hadrian’s Wall” to mark the Northern limit of Roman Britannia. In Rome, he rebuilt the Pantheon and constructed the vast Temple of Venus and Roma. In Roman Egypt, he rebuilt the Serapeum of Alexandria, about which we will speak in Volume Two. He was an ardent admirer of Greek culture, promoted Athens as the cultural capital of the empire, and sought to unify the Hellenistic peoples of the Roman Empire under stable Roman rule. Late in his reign, Hadrian suppressed the revolt of Bar Kokhba (d. 135) in the Second Roman-Jewish War. Hadrian is widely regarded as one of Rome’s most effective emperors, although the Roman Senate found him to be remote and authoritarian. </w:t>
      </w:r>
      <w:r w:rsidR="00FD1A33" w:rsidRPr="006D2445">
        <w:rPr>
          <w:rFonts w:eastAsiaTheme="minorEastAsia"/>
          <w:sz w:val="28"/>
          <w:szCs w:val="28"/>
        </w:rPr>
        <w:t xml:space="preserve"> </w:t>
      </w:r>
    </w:p>
    <w:p w14:paraId="656BA45F" w14:textId="77777777" w:rsidR="00BF426D" w:rsidRDefault="006D2445" w:rsidP="00E616ED">
      <w:pPr>
        <w:pStyle w:val="ListParagraph"/>
        <w:numPr>
          <w:ilvl w:val="0"/>
          <w:numId w:val="37"/>
        </w:numPr>
        <w:rPr>
          <w:rFonts w:eastAsiaTheme="minorEastAsia"/>
        </w:rPr>
      </w:pPr>
      <w:r w:rsidRPr="006D2445">
        <w:rPr>
          <w:rFonts w:eastAsiaTheme="minorEastAsia"/>
        </w:rPr>
        <w:t xml:space="preserve">  Bar Kokhba (d. 135 CE) (Aramaic: Bar Kōkhbhā, meaning: “son of the star;” cf. Arabic: Ibn al-Kawkab) is the Messianic name that was given to Shim‘ōn bar Kōsebhā by Rabbī ‘Aqībhā bēn Yōsēf (d. 135 CE). The honorific appelatin Bar Kōkhbhā is taken from the “star prophecy” of the Messiah in Numbers, 24:17: “There shall come forth a star (Hebrew: kōkhabh; like the Arabic: kawkab) out of Jacob.” Rabbī ‘Aqībhā was one of the primary Rabbinical scholars of the first and second centuries CE and helped lay the foundations for what would become the Mishnah and the Talmud during the centuries that followed. He deemed Bar Kokhba the true Messiah and referred to him as the “King and Messiah” of Israel. ‘Aqībhā ben Yōsēf preached vigorously against Hadrian and his legions, while actively spread his Messianic teaching. The Jewish Messianic revolt against Rome that shook Rome’s Middle Eastern provinces between 132-135 CE. In the end when it failed, however, the revolt led to the death of roughly 600,000 Jews. It also involved the persecution of Palestinian Judeo-Christians wo refused to recognize Bar Kokhba as the true Messiah and believed instead in Jesus Christ. ‘Aqībhā and Bar Kokhba rejected the message of Jesus Christ and were adamantly opposed to the newly established Christian faith, especially among the Judaic Christians, who, at the time, were its principal adherents. Bar Kokhba commanded Christians to deny and blaspheme Jesus Christ or be terribly punished. There was a general conscription of fighters, and they forced Judaic Christians to join them in bearing arms against Rome or be severely punished.</w:t>
      </w:r>
    </w:p>
    <w:p w14:paraId="19369703" w14:textId="77777777" w:rsidR="00BF426D" w:rsidRPr="00BF426D" w:rsidRDefault="00BF426D" w:rsidP="00E616ED">
      <w:pPr>
        <w:pStyle w:val="ListParagraph"/>
        <w:numPr>
          <w:ilvl w:val="0"/>
          <w:numId w:val="37"/>
        </w:numPr>
        <w:rPr>
          <w:rFonts w:eastAsiaTheme="minorEastAsia"/>
        </w:rPr>
      </w:pPr>
      <w:r>
        <w:t>Rabbi Aqiba (d. 135 CE) or, more fully, Rabbi Akiva ben Joseph, or Rabbī ‘Aqībhā or ‘Aqībhāh bēn Yōsēph was one of the leading Rabbinic Scholars of the second half of the first century CE until his execution at Roman hands in 135 CE after the failure of the revolt of the pretender Bar Kokhba, which he helped to instigate and fully supported. Before the Bar Kokhba rebellion began in 132 CE, Aqiba travelled extensively in Palestine and beyond. He went to Rome in 95 CE, while also travelling throughout Parthia and Asia Minor (modern-day Turkey). He is one of the leading contributors to the Mishnah and the Midrash commentaries of the Bible. He also gave the Mishnah its first distinctive order, which was followed during the early centuries of Rabbinical Judaism but was subsequently changed. In the Talmud, he is called “the Chief of the Sages.” He met Gamaliel II and, in the Rabbinic Tradition, is placed on an equal footing with him. The Rabbinical Rabbis say, in his praise, “Aqiba is the father of the Talmud. If it were not for Rabbi Aqiba, the whole Law would have been neglected and forgotten.” Some hold that he descended from Jewish converts to Judaism and did not belong to the Children of Israel by lineage. He ranks as the most prominent Rabbinic figure of his age and later generations. He is known for many pithy aphorisms such as: “Beware of the person who gives you advice without being asked for it.” It was also during Aqiba’s lifetime that he and other Rabbis of like mind followed Rabbi Samuel the Little in accepting his innovation of introducing a new nineteenth “benediction,” which cursed the Judaic Christians or Nazarenes in Jewish ranks, who were referred to pejoratively as Mînîm, meaning “people of the lie” or “people of false appearances.” The “blessing of the people of the lie” (Hebrew: Birkhat hā-Mīnīm) or “the Judeo-Christians” declared: “They shall have no hope,” meaning that the Jewish Christians should have no hope because they believe that the Messiah has already appeared in the form of Jesus Christ. It is estimated that Sameul the Little’s nineteenth benediction cursing the Judeo-Christians was added around the year 90 CE.</w:t>
      </w:r>
    </w:p>
    <w:p w14:paraId="27129043" w14:textId="77777777" w:rsidR="00BF426D" w:rsidRPr="00BF426D" w:rsidRDefault="00BF426D" w:rsidP="00BF426D">
      <w:pPr>
        <w:pStyle w:val="ListParagraph"/>
        <w:ind w:left="2160"/>
        <w:rPr>
          <w:rFonts w:eastAsiaTheme="minorEastAsia"/>
        </w:rPr>
      </w:pPr>
    </w:p>
    <w:p w14:paraId="5158FFA5" w14:textId="4058D1E7" w:rsidR="00FD1A33" w:rsidRPr="00BF426D" w:rsidRDefault="00FD1A33" w:rsidP="00BF426D">
      <w:pPr>
        <w:ind w:left="1800"/>
        <w:rPr>
          <w:rFonts w:eastAsiaTheme="minorEastAsia"/>
        </w:rPr>
      </w:pPr>
      <w:r w:rsidRPr="00BF426D">
        <w:rPr>
          <w:rFonts w:eastAsiaTheme="minorEastAsia"/>
        </w:rPr>
        <w:t xml:space="preserve">The second Jewish rebellion, which began in 132 CE sixty-two years after the First Roman-Jewish War and led to the </w:t>
      </w:r>
      <w:r w:rsidRPr="00BF426D">
        <w:rPr>
          <w:rFonts w:asciiTheme="majorBidi" w:eastAsiaTheme="minorEastAsia" w:hAnsiTheme="majorBidi" w:cstheme="majorBidi"/>
        </w:rPr>
        <w:t>Second Roman-Jewish War, which lasted for three years</w:t>
      </w:r>
      <w:r w:rsidRPr="00BF426D">
        <w:rPr>
          <w:rFonts w:eastAsiaTheme="minorEastAsia"/>
        </w:rPr>
        <w:t xml:space="preserve"> until 135 CE, proved that Roman expectations about putting an end to Jewish insubordination were mistaken. Nevertheless, by 73 CE, all Jewish resistance in Jerusalem and Palestine to Roman rule had been curtailed. The Roman Empire then transformed the entirety of Jerusalem and Palestine into the Roman province of Judaea. The Holy City of Jerusalem was converted into a Roman garrison city with its own permanent Roman legion. Not surprisingly, Titus’ </w:t>
      </w:r>
      <w:r w:rsidRPr="00BF426D">
        <w:t xml:space="preserve">destruction of the Second Temple and the city of Jerusalem stands out as perhaps the single most important calamity in the history of the development of Christianity and Rabbinic Judaism alike. </w:t>
      </w:r>
      <w:r w:rsidRPr="00BF426D">
        <w:rPr>
          <w:rFonts w:asciiTheme="majorBidi" w:eastAsiaTheme="minorEastAsia" w:hAnsiTheme="majorBidi" w:cstheme="majorBidi"/>
          <w:color w:val="0F252D"/>
        </w:rPr>
        <w:t xml:space="preserve">The fall of Jerusalem in 70 CE and the expulsion of the Jews—again including the Judeo-Christians—from Palestine in 135 CE was a death sentence for traditional Temple-based Judaism and Judeo-Christianity alike, and, ultimately, it helped </w:t>
      </w:r>
      <w:r w:rsidRPr="00BF426D">
        <w:rPr>
          <w:rFonts w:asciiTheme="majorBidi" w:eastAsiaTheme="minorEastAsia" w:hAnsiTheme="majorBidi" w:cstheme="majorBidi"/>
        </w:rPr>
        <w:t>ensure the success of Rabbinic Judaism, on the one hand, and the Pauline non-Judaic Gentile Mission among Christians, on the other, and its future domination over Jewish Christianity and eventual obliteration of it. In this regard, it must also be noted that Christian Gnosticism—whose claim to “gnosis” the Apostles and their followers during the first century CE and later generations referred to as “gnosis falsely so-called,” in rebellion against Christ, his Apostles, and their preaching of the truth—was a powerful force during the second and third centuries CE, and wherever Christian Gnosticism predominated, it was almost without exception distinctly and explicitly anti-Jewish. This Gnostic animosity to Jews and Judaism also very unfavorable for the Judaic Christians, who outwardly were practicing Jews and, even in their teachings, did not incline to the esoteric bent of the Gnostic Christians. In addition to this, the Judaic Christians and the Gentile Church found themselves united in their opposition to Christian Gnosticism out of their mutual veneration for the Old Testament, which the Gnostic Christians rejected and maligned.</w:t>
      </w:r>
    </w:p>
    <w:p w14:paraId="5E544889" w14:textId="77777777" w:rsidR="00FD1A33" w:rsidRPr="002E26CA" w:rsidRDefault="00FD1A33" w:rsidP="00FD1A33">
      <w:pPr>
        <w:ind w:left="1080"/>
        <w:rPr>
          <w:rFonts w:eastAsiaTheme="minorHAnsi"/>
        </w:rPr>
      </w:pPr>
    </w:p>
    <w:p w14:paraId="626FA9AD" w14:textId="77777777" w:rsidR="00FD1A33" w:rsidRPr="006512D6" w:rsidRDefault="00FD1A33" w:rsidP="00E616ED">
      <w:pPr>
        <w:pStyle w:val="Heading4"/>
        <w:numPr>
          <w:ilvl w:val="1"/>
          <w:numId w:val="6"/>
        </w:numPr>
        <w:rPr>
          <w:rFonts w:asciiTheme="majorBidi" w:hAnsiTheme="majorBidi"/>
          <w:b/>
          <w:bCs/>
          <w:color w:val="C00000"/>
          <w:sz w:val="28"/>
          <w:szCs w:val="28"/>
        </w:rPr>
      </w:pPr>
      <w:r>
        <w:rPr>
          <w:rFonts w:asciiTheme="majorBidi" w:hAnsiTheme="majorBidi"/>
          <w:b/>
          <w:bCs/>
          <w:color w:val="C00000"/>
          <w:sz w:val="28"/>
          <w:szCs w:val="28"/>
        </w:rPr>
        <w:t xml:space="preserve"> </w:t>
      </w:r>
      <w:commentRangeStart w:id="121"/>
      <w:r w:rsidRPr="006512D6">
        <w:rPr>
          <w:rFonts w:asciiTheme="majorBidi" w:hAnsiTheme="majorBidi"/>
          <w:b/>
          <w:bCs/>
          <w:color w:val="C00000"/>
          <w:sz w:val="28"/>
          <w:szCs w:val="28"/>
        </w:rPr>
        <w:t>Shī‘</w:t>
      </w:r>
      <w:commentRangeEnd w:id="121"/>
      <w:r w:rsidRPr="006512D6">
        <w:rPr>
          <w:rStyle w:val="CommentReference"/>
          <w:rFonts w:asciiTheme="majorBidi" w:hAnsiTheme="majorBidi"/>
          <w:b/>
          <w:bCs/>
          <w:color w:val="C00000"/>
          <w:sz w:val="28"/>
          <w:szCs w:val="28"/>
        </w:rPr>
        <w:commentReference w:id="121"/>
      </w:r>
      <w:r w:rsidRPr="006512D6">
        <w:rPr>
          <w:rFonts w:asciiTheme="majorBidi" w:hAnsiTheme="majorBidi"/>
          <w:b/>
          <w:bCs/>
          <w:color w:val="C00000"/>
          <w:sz w:val="28"/>
          <w:szCs w:val="28"/>
        </w:rPr>
        <w:t xml:space="preserve">a Muslims, </w:t>
      </w:r>
      <w:commentRangeStart w:id="122"/>
      <w:r w:rsidRPr="006512D6">
        <w:rPr>
          <w:rFonts w:asciiTheme="majorBidi" w:hAnsiTheme="majorBidi"/>
          <w:b/>
          <w:bCs/>
          <w:color w:val="C00000"/>
          <w:sz w:val="28"/>
          <w:szCs w:val="28"/>
        </w:rPr>
        <w:t>Shī‘</w:t>
      </w:r>
      <w:commentRangeEnd w:id="122"/>
      <w:r w:rsidRPr="006512D6">
        <w:rPr>
          <w:rStyle w:val="CommentReference"/>
          <w:rFonts w:asciiTheme="majorBidi" w:hAnsiTheme="majorBidi"/>
          <w:b/>
          <w:bCs/>
          <w:color w:val="C00000"/>
          <w:sz w:val="28"/>
          <w:szCs w:val="28"/>
        </w:rPr>
        <w:commentReference w:id="122"/>
      </w:r>
      <w:r w:rsidRPr="006512D6">
        <w:rPr>
          <w:rFonts w:asciiTheme="majorBidi" w:hAnsiTheme="majorBidi"/>
          <w:b/>
          <w:bCs/>
          <w:color w:val="C00000"/>
          <w:sz w:val="28"/>
          <w:szCs w:val="28"/>
        </w:rPr>
        <w:t xml:space="preserve">īs, or </w:t>
      </w:r>
      <w:commentRangeStart w:id="123"/>
      <w:r w:rsidRPr="006512D6">
        <w:rPr>
          <w:rFonts w:asciiTheme="majorBidi" w:hAnsiTheme="majorBidi"/>
          <w:b/>
          <w:bCs/>
          <w:color w:val="C00000"/>
          <w:sz w:val="28"/>
          <w:szCs w:val="28"/>
        </w:rPr>
        <w:t>Shī‘</w:t>
      </w:r>
      <w:commentRangeEnd w:id="123"/>
      <w:r w:rsidRPr="006512D6">
        <w:rPr>
          <w:rStyle w:val="CommentReference"/>
          <w:rFonts w:asciiTheme="majorBidi" w:hAnsiTheme="majorBidi"/>
          <w:b/>
          <w:bCs/>
          <w:color w:val="C00000"/>
          <w:sz w:val="28"/>
          <w:szCs w:val="28"/>
        </w:rPr>
        <w:commentReference w:id="123"/>
      </w:r>
      <w:r w:rsidRPr="006512D6">
        <w:rPr>
          <w:rFonts w:asciiTheme="majorBidi" w:hAnsiTheme="majorBidi"/>
          <w:b/>
          <w:bCs/>
          <w:color w:val="C00000"/>
          <w:sz w:val="28"/>
          <w:szCs w:val="28"/>
        </w:rPr>
        <w:t>ites</w:t>
      </w:r>
    </w:p>
    <w:p w14:paraId="0D1CCD91" w14:textId="0A9DA501" w:rsidR="00FD1A33" w:rsidRPr="00E22164" w:rsidRDefault="00E22164" w:rsidP="00E616ED">
      <w:pPr>
        <w:pStyle w:val="ListParagraph"/>
        <w:numPr>
          <w:ilvl w:val="0"/>
          <w:numId w:val="38"/>
        </w:numPr>
        <w:ind w:right="2160"/>
        <w:rPr>
          <w:rFonts w:eastAsiaTheme="minorEastAsia"/>
        </w:rPr>
      </w:pPr>
      <w:r w:rsidRPr="00E22164">
        <w:t>The Shī‘a, Shī‘ites, or Shī‘īs represent one of the two major divisions among Muslims, the Majoritarian Sunnīs being the other. We introduced the Sunnīs earlier as “the Majoritarian Sunnī Community,” who are commonly referred to in Arabic as “Ahl al-Sunna wa al-Jamā‘a (the People of the Prophetic Way and the Mainstream Consensus),” and we will only give a succinct definition of the Shī‘a here. This book—as stated above—is affiliated with the Sunnī Path, although it harbors hatred for no Islamic nor non-Islamic group. The Shī‘a have three fundamental sectarian branches: The Imāmī Shī‘a, the Zaydīs, and the Ismā‘īlīs. All of the above references are to Scholars belonging to the Imāmī Shī‘a Tradition. The Imāmī Shī‘a hold that the leadership of the Muslim Community after the passing of the Prophet should have rightly been assigned to a line of twelve Imāms from the Prophet’s line through al-Imām ‘Alī ibn Abī Ṭālib (d. 40/661). They contend that the majority of the Prophet’s Companions rebelled against his will in this matter and gave leadership instead to the Four Rightly-Guided Caliphs, the last two of whom—as we have seen—were al-Imām ‘Alī and his first son, al-Imām al-Ḥasan ibn ‘Alī (d. 50/670). Sunnī Majoritarians regard both al-Imām ‘Alī and al-Imām al-Ḥasan Sunnīs and legitimate Rightly-Guided Caliphs, although al-Imām al-Ḥasan abdicated his authority in favor of the Companion Mu‘āwiya ibn Abī Sufyān (d. 60/680), who, after al-Imām al-Ḥasan’s death, established the Umayyad Dynasty in the Clan of Umayya of the Prophet’s tribe of Quraysh. There is valid doubt about the actual existence of the last of the twelve largely Ḥusaynī Imāms whom the Imāmī Shī‘a and all of whom are descended from al-Imām al-Ḥusayn ibn ‘Alī (d. 61/680), the younger brother of al-Imām al-Ḥasan. Nevertheless, all the twelve Imāms are highly revered among the Sunnīs and regarded as having been adherents to Sunnī Orthodoxy and Orthopraxy. Indeed, many prominent Sunnīs—such as al-Shaykh ‘Abd-al-Qādir al-Jīlānī (d. 561/1166)—are also descendants of those of the twelve Imāms who are clearly historical. It must be emphasized that Sunnī Scholars hold that the twelve Imāms were authentic Sunnīs—like the vast majority of their descendants in earlier and later times—and they did not hold any distinctly Shī‘ī beliefs or practices—such as maligning the Prophet’s Companions—that contradict the Majoritarian Sunnīs. The primary difference between the Sunnīs and the three Shī‘a denominations regards the probity (‘adāla) and integrity of the Prophet’s Companions. It is a core Creedal and Doctrinal Belief of all Sunnīs, which is clearly borne out in the authentic historical record, that the Companions were utterly faithful to the Prophet, his Household, and the teachings of Islam that he delivered. Indeed, the absolute probity (‘adāla) of the Companions is the hallmark of all Sunnī Muslims, however much they may differ on other points.</w:t>
      </w:r>
    </w:p>
    <w:p w14:paraId="2506E282" w14:textId="77777777" w:rsidR="00FD1A33" w:rsidRPr="003E5355" w:rsidRDefault="00FD1A33" w:rsidP="00E616ED">
      <w:pPr>
        <w:pStyle w:val="Heading4"/>
        <w:numPr>
          <w:ilvl w:val="1"/>
          <w:numId w:val="6"/>
        </w:numPr>
        <w:rPr>
          <w:rFonts w:asciiTheme="majorBidi" w:hAnsiTheme="majorBidi"/>
          <w:b/>
          <w:bCs/>
          <w:color w:val="C00000"/>
          <w:sz w:val="28"/>
          <w:szCs w:val="28"/>
        </w:rPr>
      </w:pPr>
      <w:r>
        <w:rPr>
          <w:rFonts w:asciiTheme="majorBidi" w:hAnsiTheme="majorBidi"/>
          <w:b/>
          <w:bCs/>
          <w:color w:val="C00000"/>
          <w:sz w:val="28"/>
          <w:szCs w:val="28"/>
        </w:rPr>
        <w:t xml:space="preserve"> </w:t>
      </w:r>
      <w:r w:rsidRPr="003E5355">
        <w:rPr>
          <w:rFonts w:asciiTheme="majorBidi" w:hAnsiTheme="majorBidi"/>
          <w:b/>
          <w:bCs/>
          <w:color w:val="C00000"/>
          <w:sz w:val="28"/>
          <w:szCs w:val="28"/>
        </w:rPr>
        <w:t>Sunnī Muslim Iran</w:t>
      </w:r>
    </w:p>
    <w:p w14:paraId="1C81D972" w14:textId="65006CAA" w:rsidR="00DE376B" w:rsidRDefault="00DE376B" w:rsidP="00E616ED">
      <w:pPr>
        <w:pStyle w:val="ListParagraph"/>
        <w:numPr>
          <w:ilvl w:val="0"/>
          <w:numId w:val="38"/>
        </w:numPr>
        <w:ind w:right="1170"/>
      </w:pPr>
      <w:r w:rsidRPr="00DE376B">
        <w:t>Sunnī Muslim Iran refers to Muslim Iran from the time of the Islamic conquest, which began in earnest in the year 15/636 under the Rightly-Guided Caliphate. Iran was an overwhelmingly Sunnī bastion for almost nine hundred years until the establishment of the Turkic Ṣafavid Dynasty, which conquered and ruled Sunnī Iran in 906/1501 and ruled it until 1186/1773, with a brief Sunnī Restoration toward the end of that period. Although Iran is a largely Shī‘ī State today—with significant Sunnī minorities and numerous Muslims who are outwardly Shī‘ite but inwardly and secretly Sunnī—this was not at all the case during the many centuries of pre-Ṣafavid Iran. In the beginning, the Ṣafavid were themselves Sunnī Muslims, but they then converted to an extreme form of esoteric Shī‘ism, and they forced Iran’s large Sunnī majority to enter into Shī’ism. The Ṣafavids made Shī’ism a fundamental element of their State identity, and they required complete civilian concurrence in this matter. Their destruction of Iran’s Sunnī Muslim population was brutal and unforgiving, and—as we will see later—is one of the most glaring examples of intolerance and anti-pluralism in Islamic history. It is of note, that the revolutionary regime of the intolerant Shī‘īte Ṣafavids would have been unlikely without earlier historical cataclysms that preceded them and devastated Iran and effaced much of its earlier Sunnī Civilization. Among these historical catastrophes were the Mongol Conquest of the seventh/thirteenth century, the Black Death or Bubonic Plague of the eighth/fourteenth century, and the depredations of Tīmūr Lang (d. 807/1405), which again reduced Iran to rubble. These three successive historical catastrophes repeatedly reduced Iran to shambles and ultimately, although unintentionally, enabled the Ṣafavids to carry out effectively their program of forced mass conversion to Shī’ism in Iran. Shī‘īte Iran became a major force against the Sunnī Muslim world at its borders in Anatolia, the Arab world, Central Asia, and the borders of Greater India. While Sunnī Iran had been a principal reason for the geo-political strength of the Traditional Sunnī world, the forced conversion of Iran into an anti-Sunnī power in the heartlands of Sunnī Islam constituted one of the most severe geo-political blows to the Islamic World in its history. Indeed, the rise of the Russian Empire as well as the French and British Empires and British India would have likely taken a different course and possibly not have happened at all had it not been for the conversion of Iran to militant anti-Sunnī Shī’ism in the tenth/sixteenth century.</w:t>
      </w:r>
    </w:p>
    <w:p w14:paraId="04F33047" w14:textId="7F167AF8" w:rsidR="00FD1A33" w:rsidRPr="00DE376B" w:rsidRDefault="00DE376B" w:rsidP="00E616ED">
      <w:pPr>
        <w:pStyle w:val="ListParagraph"/>
        <w:numPr>
          <w:ilvl w:val="0"/>
          <w:numId w:val="38"/>
        </w:numPr>
        <w:ind w:right="1170"/>
      </w:pPr>
      <w:r w:rsidRPr="00DE376B">
        <w:t xml:space="preserve">  The Ṣafavid Dynasty (Persian: Dudmān-e Ṣafavī) ruled Iran from 906/1501 until 1148/1736. There was a brief Sunnī restoration from 1163/1750 until 1186/1773, but it was not sufficient to bring the Majority population back to Sunnī Islam. During their rule, the Ṣafavids constitutes one of the most significant dynasties that ever ruled Iran, and they established there a powerful gunpowder empire, similar the gunpowder empires of the Ottoman Turks to the West, the Mughals of India, and the great Khānate of Bukhārā. Each of these four Muslim gunpowder empires was more powerful and wealthy than any European counterpart in the tenth/sixteenth and much of the eleventh/seventeenth centuries—including the Empire of United Spain and Portugal. The Ṣafavids were not so much a tribal confederacy as a Ṣufī order that relied upon multiple tribal links. The Ṣafavid rulers themselves were of Turkic or Kurdish origins and moved to the city of Ardabil in Azerbaijan during the course of the fifth/eleventh century, which then became the power base of their dynasty. Azarī Turkish was their mode of speech, and some Scholars, who hold that they were originally Kurdish, hold that it was only in Ardabil that they adopted Turkish as their main mode of speech. During their rule, the Ṣafavids intermarried with prominent families of Turkman, Georgian, Circassian, Anatolian, and Pontic Greek backgrounds.</w:t>
      </w:r>
    </w:p>
    <w:p w14:paraId="008FCACB" w14:textId="77777777" w:rsidR="00FD1A33" w:rsidRPr="00486706" w:rsidRDefault="00FD1A33" w:rsidP="00FD1A33">
      <w:pPr>
        <w:rPr>
          <w:rFonts w:eastAsiaTheme="minorHAnsi"/>
        </w:rPr>
      </w:pPr>
    </w:p>
    <w:p w14:paraId="27638DA9" w14:textId="77777777" w:rsidR="00FD1A33" w:rsidRPr="000007B8" w:rsidRDefault="00FD1A33" w:rsidP="00E616ED">
      <w:pPr>
        <w:pStyle w:val="Heading4"/>
        <w:numPr>
          <w:ilvl w:val="1"/>
          <w:numId w:val="6"/>
        </w:numPr>
        <w:rPr>
          <w:rFonts w:asciiTheme="majorBidi" w:eastAsiaTheme="minorHAnsi" w:hAnsiTheme="majorBidi"/>
          <w:b/>
          <w:bCs/>
          <w:sz w:val="28"/>
          <w:szCs w:val="28"/>
        </w:rPr>
      </w:pPr>
      <w:bookmarkStart w:id="124" w:name="_Toc188509386"/>
      <w:r>
        <w:rPr>
          <w:rFonts w:asciiTheme="majorBidi" w:eastAsiaTheme="minorHAnsi" w:hAnsiTheme="majorBidi"/>
          <w:b/>
          <w:bCs/>
          <w:color w:val="C00000"/>
          <w:sz w:val="28"/>
          <w:szCs w:val="28"/>
        </w:rPr>
        <w:t xml:space="preserve"> S</w:t>
      </w:r>
      <w:r w:rsidRPr="000007B8">
        <w:rPr>
          <w:rFonts w:asciiTheme="majorBidi" w:eastAsiaTheme="minorHAnsi" w:hAnsiTheme="majorBidi"/>
          <w:b/>
          <w:bCs/>
          <w:color w:val="C00000"/>
          <w:sz w:val="28"/>
          <w:szCs w:val="28"/>
        </w:rPr>
        <w:t>ynthetic &amp; Analytic History</w:t>
      </w:r>
      <w:bookmarkEnd w:id="124"/>
    </w:p>
    <w:p w14:paraId="313E63EA" w14:textId="77777777" w:rsidR="00FD1A33" w:rsidRPr="00E1441E" w:rsidRDefault="0A910C68" w:rsidP="00FD1A33">
      <w:pPr>
        <w:ind w:left="1170"/>
        <w:rPr>
          <w:rFonts w:asciiTheme="majorBidi" w:eastAsiaTheme="minorHAnsi" w:hAnsiTheme="majorBidi" w:cstheme="majorBidi"/>
          <w:b/>
          <w:bCs/>
          <w:i/>
          <w:iCs/>
        </w:rPr>
      </w:pPr>
      <w:r w:rsidRPr="19736EA0">
        <w:rPr>
          <w:rFonts w:asciiTheme="majorBidi" w:eastAsiaTheme="minorEastAsia" w:hAnsiTheme="majorBidi" w:cstheme="majorBidi"/>
          <w:b/>
          <w:bCs/>
          <w:i/>
          <w:iCs/>
        </w:rPr>
        <w:t>Synthetic &amp; Analytic History,</w:t>
      </w:r>
      <w:r w:rsidR="00FD1A33" w:rsidRPr="19736EA0">
        <w:rPr>
          <w:rStyle w:val="FootnoteReference"/>
          <w:rFonts w:asciiTheme="majorBidi" w:eastAsiaTheme="minorEastAsia" w:hAnsiTheme="majorBidi" w:cstheme="majorBidi"/>
          <w:b/>
          <w:bCs/>
          <w:i/>
          <w:iCs/>
          <w:color w:val="000000"/>
        </w:rPr>
        <w:footnoteReference w:id="45"/>
      </w:r>
    </w:p>
    <w:p w14:paraId="418BCCFB" w14:textId="77777777" w:rsidR="00FD1A33" w:rsidRDefault="00FD1A33" w:rsidP="00FD1A33">
      <w:pPr>
        <w:ind w:left="1440" w:right="900"/>
        <w:rPr>
          <w:rFonts w:eastAsiaTheme="minorHAnsi"/>
          <w:b/>
          <w:bCs/>
          <w:i/>
          <w:iCs/>
        </w:rPr>
      </w:pPr>
    </w:p>
    <w:p w14:paraId="2B438786" w14:textId="77777777" w:rsidR="00FD1A33" w:rsidRPr="00DA14CC" w:rsidRDefault="00FD1A33" w:rsidP="00E616ED">
      <w:pPr>
        <w:pStyle w:val="Heading4"/>
        <w:numPr>
          <w:ilvl w:val="1"/>
          <w:numId w:val="6"/>
        </w:numPr>
        <w:rPr>
          <w:rFonts w:asciiTheme="majorBidi" w:eastAsiaTheme="minorEastAsia" w:hAnsiTheme="majorBidi"/>
          <w:b/>
          <w:bCs/>
          <w:color w:val="C00000"/>
          <w:sz w:val="28"/>
          <w:szCs w:val="28"/>
        </w:rPr>
      </w:pPr>
      <w:r>
        <w:rPr>
          <w:rFonts w:asciiTheme="majorBidi" w:eastAsiaTheme="minorEastAsia" w:hAnsiTheme="majorBidi"/>
          <w:b/>
          <w:bCs/>
          <w:color w:val="C00000"/>
          <w:sz w:val="28"/>
          <w:szCs w:val="28"/>
        </w:rPr>
        <w:t xml:space="preserve"> </w:t>
      </w:r>
      <w:r w:rsidRPr="00DA14CC">
        <w:rPr>
          <w:rFonts w:asciiTheme="majorBidi" w:eastAsiaTheme="minorEastAsia" w:hAnsiTheme="majorBidi"/>
          <w:b/>
          <w:bCs/>
          <w:color w:val="C00000"/>
          <w:sz w:val="28"/>
          <w:szCs w:val="28"/>
        </w:rPr>
        <w:t>Umayyad Am</w:t>
      </w:r>
      <w:r w:rsidRPr="00DA14CC">
        <w:rPr>
          <w:rFonts w:asciiTheme="majorBidi" w:hAnsiTheme="majorBidi"/>
          <w:b/>
          <w:bCs/>
          <w:color w:val="C00000"/>
          <w:sz w:val="28"/>
          <w:szCs w:val="28"/>
        </w:rPr>
        <w:t>ī</w:t>
      </w:r>
      <w:r w:rsidRPr="00DA14CC">
        <w:rPr>
          <w:rFonts w:asciiTheme="majorBidi" w:eastAsiaTheme="minorEastAsia" w:hAnsiTheme="majorBidi"/>
          <w:b/>
          <w:bCs/>
          <w:color w:val="C00000"/>
          <w:sz w:val="28"/>
          <w:szCs w:val="28"/>
        </w:rPr>
        <w:t xml:space="preserve">rate of Córdoba </w:t>
      </w:r>
    </w:p>
    <w:p w14:paraId="61B15C4D" w14:textId="5018B674" w:rsidR="00FD1A33" w:rsidRPr="00927515" w:rsidRDefault="00DE376B" w:rsidP="00E616ED">
      <w:pPr>
        <w:pStyle w:val="ListParagraph"/>
        <w:numPr>
          <w:ilvl w:val="0"/>
          <w:numId w:val="43"/>
        </w:numPr>
        <w:rPr>
          <w:rFonts w:asciiTheme="majorBidi" w:eastAsiaTheme="minorEastAsia" w:hAnsiTheme="majorBidi" w:cstheme="majorBidi"/>
          <w:color w:val="000000"/>
          <w:sz w:val="28"/>
          <w:szCs w:val="28"/>
        </w:rPr>
      </w:pPr>
      <w:r w:rsidRPr="00927515">
        <w:rPr>
          <w:rFonts w:eastAsiaTheme="minorHAnsi"/>
        </w:rPr>
        <w:t>The Umayyad Amīrate of Córdoba (Arabic: Imārat Qurṭuba) lasted from 138/756 until 317/929, when it was succeeded by the Umayyad Caliphate of Córdoba, which ruled Muslim Iberia from 317/929 until 422/1031. The founder and first ruler of the Umayyad Amīrate of Córdoba was ‘Abd-al-Rahman I (d. 172/788)—“the Falcon of Quraysh” (Ṣaqr-Quraysh) and “the Falcon of Andalusia” (Ṣaqr-al-Andalus)—who had escaped defeat, persecution, and assassination at the hands of the ‘Abbāsid Caliphate and took refuge in Muslim Iberia. The Umayyad Amīrate of Córdoba refused to recognize the authority of the ‘Abbāsid Caliphate, based in Baghdad, and became a powerful independent Islamic State in its own right, although it took twenty-five years for the Amīr ‘Abd-al-Rahman I to bring all regions of al-Andalus under his control—especially Barcelona, Pamplona, Zaragoza, and Toledo. Although independent of the ‘Abbāsid Caliphate, the Umayyad rulers of Muslim Córdoba preferred to use for themselves the titles “Amīr” (Commander, Prince) and “Sulṭān” (Ruler) instead of “Caliph” (Khalīfa), as a partial concession to the ‘Abbāsid Caliph in Baghdad. This custom continued until the foundation of the Caliphate of Córdoba in the year 317/929.  During the one hundred and seventy-three years of its rule, the Umayyad Amīrate of Córdoba developed significant power on land and the sea, effectively repelling Viking attacks upon Iberia, which began in Muslim Lisbon in Dhū al-Ḥijja 229/August 844. Córdoba and other Andalusian cities emerged during this time as great centers of Culture and learning, and a multiethnic, multilinguistic society developed in Muslim Iberia, in which Muslims, Jews, and Christians lived together in harmony. Although the Amīrate’s control of Iberia underwent periods of ebb and flow—especially regarding the Christian kingdoms to the Amīrate’s North— Córdoba controlled the Balearic Islands off the Eastern Coast of Spain—including inroads into Corsica in the year 806—and sometimes parts of Northwestern Africa. There were times, however, such as under the seventh Umayyad Amīr ‘Abd-Allāh ibn Muḥammad I (d. 912), when the Amīrate’s influence hardly extended past the boundaries of Córdoba.</w:t>
      </w:r>
    </w:p>
    <w:p w14:paraId="6C2EE889" w14:textId="77777777" w:rsidR="00FD1A33" w:rsidRDefault="00FD1A33" w:rsidP="00FD1A33">
      <w:pPr>
        <w:ind w:left="720"/>
        <w:rPr>
          <w:rFonts w:asciiTheme="majorBidi" w:eastAsiaTheme="minorEastAsia" w:hAnsiTheme="majorBidi" w:cstheme="majorBidi"/>
          <w:b/>
          <w:bCs/>
          <w:color w:val="000000"/>
          <w:sz w:val="28"/>
          <w:szCs w:val="28"/>
        </w:rPr>
      </w:pPr>
    </w:p>
    <w:p w14:paraId="5E9BC58E" w14:textId="77777777" w:rsidR="00FD1A33" w:rsidRPr="00DA14CC" w:rsidRDefault="00FD1A33" w:rsidP="00E616ED">
      <w:pPr>
        <w:pStyle w:val="Heading4"/>
        <w:numPr>
          <w:ilvl w:val="1"/>
          <w:numId w:val="6"/>
        </w:numPr>
        <w:rPr>
          <w:rFonts w:asciiTheme="majorBidi" w:eastAsiaTheme="minorEastAsia" w:hAnsiTheme="majorBidi"/>
          <w:b/>
          <w:bCs/>
          <w:color w:val="C00000"/>
          <w:sz w:val="28"/>
          <w:szCs w:val="28"/>
        </w:rPr>
      </w:pPr>
      <w:r>
        <w:rPr>
          <w:rFonts w:asciiTheme="majorBidi" w:eastAsiaTheme="minorEastAsia" w:hAnsiTheme="majorBidi"/>
          <w:b/>
          <w:bCs/>
          <w:color w:val="C00000"/>
          <w:sz w:val="28"/>
          <w:szCs w:val="28"/>
        </w:rPr>
        <w:t xml:space="preserve"> </w:t>
      </w:r>
      <w:r w:rsidRPr="00DA14CC">
        <w:rPr>
          <w:rFonts w:asciiTheme="majorBidi" w:eastAsiaTheme="minorEastAsia" w:hAnsiTheme="majorBidi"/>
          <w:b/>
          <w:bCs/>
          <w:color w:val="C00000"/>
          <w:sz w:val="28"/>
          <w:szCs w:val="28"/>
        </w:rPr>
        <w:t>Ummayad Caliphate of Córdoba</w:t>
      </w:r>
    </w:p>
    <w:p w14:paraId="4E412D93" w14:textId="7959E4B4" w:rsidR="00FD1A33" w:rsidRPr="00927515" w:rsidRDefault="00DE376B" w:rsidP="00E616ED">
      <w:pPr>
        <w:pStyle w:val="ListParagraph"/>
        <w:numPr>
          <w:ilvl w:val="0"/>
          <w:numId w:val="43"/>
        </w:numPr>
        <w:ind w:right="900"/>
        <w:rPr>
          <w:rFonts w:eastAsiaTheme="minorHAnsi"/>
        </w:rPr>
      </w:pPr>
      <w:r w:rsidRPr="00927515">
        <w:rPr>
          <w:rFonts w:eastAsiaTheme="minorEastAsia"/>
        </w:rPr>
        <w:t>The Umayyad Caliphate of Córdoba (Arabic: Khilāfat Qurṭuba) or, more exactly, the Andalusian Umayyad Caliphate of Córdoba began in 317/929 with the reign of ‘Abd-al-Raḥmān III (d. 350/961), who was called “the Defender of God’s Religion” (Arabic: al-Nāsir li-Dīn-’Llāh), and it lasted until the Andalusian Civil War ended with its fall in 422/1031. At first for seventeen years from 299/912 until 317/929, ‘Abd-al-Raḥmān III ruled as the Umayyad Amīr (Arabic: Amīr, Prince or Commander) of Córdoba from until he established the “Caliphate of Córdoba.” His “Caliphate” was powerful, but it was also highly symbolical in that it declared Córdoba politically independent of the ‘Abbāsid Caliphate of Baghdad as well as the newly emerging Ismā‘īl‘ī Shī‘ite Fāṭimid Caliphate of North Africa. ‘Abd-al-Raḥmān III took steps to reinforce the already formidable Iberian Muslim navy, which had become the most powerful fleet in on the Atlantic shores of Iberia as well as in the Mediterranean Sea after its final and historic defeat of the Vikings off in the Battle of Algarve of 245/859, in which Muslim naval squadrons destroyed on the high seas of the Atlantic off the coasts of Southern Portugal a formidable Viking fleet of sixty-two dragon-ships. It was also—as we will see below—during the reign of ‘Abd-al-Raḥmān III that the Holy Roman Emperor Otto I (d. 362/973) sent a delegation to Córdoba. Under its first two Caliphs, ‘Abd-al-Raḥmān III and his son and successor al-Ḥakam II (d. 366/976), who ruled for fifteen years and was known as “Victorious by God’s Leave” (Arabic: al-Mustanṣir bi-’Llāh), the Caliphate of Córdoba was unified, powerful, and effectively administered and ruled. Although it no longer controlled the entirety of Muslim Spain and Portugal, no independent Christian ruler in Iberia could ignore its authority. The Caliphate began to deteriorate in the fifth/eleventh century, finally coming to its demise in 422/1031, which began the reign of the “Party Kings” (Mulūk al-Ṭawā’if).</w:t>
      </w:r>
    </w:p>
    <w:p w14:paraId="357E4748" w14:textId="77777777" w:rsidR="00FD1A33" w:rsidRDefault="00FD1A33" w:rsidP="00FD1A33">
      <w:pPr>
        <w:rPr>
          <w:rFonts w:eastAsiaTheme="minorHAnsi"/>
        </w:rPr>
      </w:pPr>
    </w:p>
    <w:p w14:paraId="488157B1" w14:textId="77777777" w:rsidR="00FD1A33" w:rsidRDefault="00FD1A33" w:rsidP="00E616ED">
      <w:pPr>
        <w:pStyle w:val="Heading4"/>
        <w:numPr>
          <w:ilvl w:val="1"/>
          <w:numId w:val="6"/>
        </w:numPr>
        <w:rPr>
          <w:rFonts w:asciiTheme="majorBidi" w:eastAsiaTheme="minorEastAsia" w:hAnsiTheme="majorBidi"/>
          <w:b/>
          <w:bCs/>
          <w:color w:val="C00000"/>
          <w:sz w:val="28"/>
          <w:szCs w:val="28"/>
        </w:rPr>
      </w:pPr>
      <w:r>
        <w:rPr>
          <w:rFonts w:asciiTheme="majorBidi" w:eastAsiaTheme="minorEastAsia" w:hAnsiTheme="majorBidi"/>
          <w:b/>
          <w:bCs/>
          <w:color w:val="C00000"/>
          <w:sz w:val="28"/>
          <w:szCs w:val="28"/>
        </w:rPr>
        <w:t xml:space="preserve"> </w:t>
      </w:r>
      <w:r w:rsidRPr="00347617">
        <w:rPr>
          <w:rFonts w:asciiTheme="majorBidi" w:eastAsiaTheme="minorEastAsia" w:hAnsiTheme="majorBidi"/>
          <w:b/>
          <w:bCs/>
          <w:color w:val="C00000"/>
          <w:sz w:val="28"/>
          <w:szCs w:val="28"/>
        </w:rPr>
        <w:t>Umayyad</w:t>
      </w:r>
      <w:r>
        <w:rPr>
          <w:rFonts w:asciiTheme="majorBidi" w:eastAsiaTheme="minorEastAsia" w:hAnsiTheme="majorBidi"/>
          <w:b/>
          <w:bCs/>
          <w:color w:val="C00000"/>
          <w:sz w:val="28"/>
          <w:szCs w:val="28"/>
        </w:rPr>
        <w:t xml:space="preserve"> Caliphate of Damascus</w:t>
      </w:r>
      <w:r w:rsidRPr="00347617">
        <w:rPr>
          <w:rFonts w:asciiTheme="majorBidi" w:eastAsiaTheme="minorEastAsia" w:hAnsiTheme="majorBidi"/>
          <w:b/>
          <w:bCs/>
          <w:color w:val="C00000"/>
          <w:sz w:val="28"/>
          <w:szCs w:val="28"/>
        </w:rPr>
        <w:t xml:space="preserve"> &amp; </w:t>
      </w:r>
      <w:r>
        <w:rPr>
          <w:rFonts w:asciiTheme="majorBidi" w:eastAsiaTheme="minorEastAsia" w:hAnsiTheme="majorBidi"/>
          <w:b/>
          <w:bCs/>
          <w:color w:val="C00000"/>
          <w:sz w:val="28"/>
          <w:szCs w:val="28"/>
        </w:rPr>
        <w:t>Its Global</w:t>
      </w:r>
      <w:r w:rsidRPr="00347617">
        <w:rPr>
          <w:rFonts w:asciiTheme="majorBidi" w:eastAsiaTheme="minorEastAsia" w:hAnsiTheme="majorBidi"/>
          <w:b/>
          <w:bCs/>
          <w:color w:val="C00000"/>
          <w:sz w:val="28"/>
          <w:szCs w:val="28"/>
        </w:rPr>
        <w:t xml:space="preserve"> Rule</w:t>
      </w:r>
    </w:p>
    <w:p w14:paraId="4F03027C" w14:textId="7CAD1469" w:rsidR="00927515" w:rsidRPr="00927515" w:rsidRDefault="00927515" w:rsidP="00E616ED">
      <w:pPr>
        <w:pStyle w:val="ListParagraph"/>
        <w:numPr>
          <w:ilvl w:val="0"/>
          <w:numId w:val="42"/>
        </w:numPr>
      </w:pPr>
      <w:r w:rsidRPr="00927515">
        <w:t>The Umayyad Caliphate (Arabic: al-Khilāfa al-Umawiyya), Umayyad Dynasty (Arabic: al-Mamlaka al-Umawiyya, literally, “the Umayyad Kingdom”), or the Umayyad Empire was the political successor of the Rightly-Guided Caliphate and lasted in the Islamic East eighty-nine years from 40/661 until 132/750, when it was replaced by the ‘Abbāsid Caliphate (Arabic: al-Khilāfa al-‘Abbāsiyya) in most of its former realms. In the Islamic West, the Umayyad Caliphate of Damascus was succeeded by the Umayyad Amīrate of Córdoba in Muslim Iberia (138/756-317/929), which would later become the Umayyad Caliphate of Córdoba (317/929-422/1031). The Umayyad Empire based in Damascus became a hereditary kingdom based on the Umayyad Clan (Arabic: Banū Umayya) of the Prophet’s tribe, Quraysh. They established their rule in the year 40/661 during the days of the Companion Mu‘āwiya ibn Abī-Sufyān (d. 60/680), who had been the Governor of Greater Syria (al-Shām) under the Rightly-Guided Caliphs.</w:t>
      </w:r>
    </w:p>
    <w:p w14:paraId="250E0688" w14:textId="35E5F37B" w:rsidR="00FD1A33" w:rsidRPr="00927515" w:rsidRDefault="00927515" w:rsidP="00E616ED">
      <w:pPr>
        <w:pStyle w:val="ListParagraph"/>
        <w:numPr>
          <w:ilvl w:val="0"/>
          <w:numId w:val="41"/>
        </w:numPr>
      </w:pPr>
      <w:r w:rsidRPr="00927515">
        <w:t>Damascus in Greater Syria was the capital of the Umayyad Caliphate from 41/661 until 132/750, although Ḥarrān in Mesopotamia served briefly as a second capital from the year 126/744, only years before the collapse of the entire State, when the Umayyads were overthrown by the ‘Abbāsid Revolution in the year 132/750. From its onset, the Umayyad Caliphate continued the Muslim conquests of North Africa, Iberia, the Caucasus, Central Asia, and Northwestern India, making it one of the largest land empires in history. The Umayyad Caliphate ruled over a vast multiethnic and multicultural population, which contained ninety percent of the world’s Jewry at the time and many Christian denominations, making Christians the majority of the Caliphate’s population. Under the Umayyad, Christians held many prominent positions in the empire, many of them having served before under the New Romans (Byzantines) and Jews were also appointed to important governmental positions.</w:t>
      </w:r>
    </w:p>
    <w:bookmarkEnd w:id="97"/>
    <w:p w14:paraId="261D5218" w14:textId="79D8AA09" w:rsidR="00FD1A33" w:rsidRPr="00400083" w:rsidRDefault="00FD1A33" w:rsidP="00E616ED">
      <w:pPr>
        <w:pStyle w:val="Heading4"/>
        <w:numPr>
          <w:ilvl w:val="1"/>
          <w:numId w:val="6"/>
        </w:numPr>
        <w:rPr>
          <w:rFonts w:asciiTheme="majorBidi" w:eastAsiaTheme="minorHAnsi" w:hAnsiTheme="majorBidi"/>
          <w:b/>
          <w:bCs/>
          <w:color w:val="C00000"/>
          <w:sz w:val="28"/>
          <w:szCs w:val="28"/>
        </w:rPr>
      </w:pPr>
      <w:r>
        <w:rPr>
          <w:rFonts w:asciiTheme="majorBidi" w:eastAsiaTheme="minorEastAsia" w:hAnsiTheme="majorBidi"/>
          <w:b/>
          <w:bCs/>
          <w:color w:val="C00000"/>
          <w:sz w:val="28"/>
          <w:szCs w:val="28"/>
        </w:rPr>
        <w:t xml:space="preserve"> </w:t>
      </w:r>
      <w:r w:rsidRPr="00400083">
        <w:rPr>
          <w:rFonts w:asciiTheme="majorBidi" w:eastAsiaTheme="minorEastAsia" w:hAnsiTheme="majorBidi"/>
          <w:b/>
          <w:bCs/>
          <w:color w:val="C00000"/>
          <w:sz w:val="28"/>
          <w:szCs w:val="28"/>
        </w:rPr>
        <w:t xml:space="preserve">United Spain </w:t>
      </w:r>
      <w:r>
        <w:rPr>
          <w:rFonts w:asciiTheme="majorBidi" w:eastAsiaTheme="minorEastAsia" w:hAnsiTheme="majorBidi"/>
          <w:b/>
          <w:bCs/>
          <w:color w:val="C00000"/>
          <w:sz w:val="28"/>
          <w:szCs w:val="28"/>
        </w:rPr>
        <w:t>&amp;</w:t>
      </w:r>
      <w:r w:rsidRPr="00400083">
        <w:rPr>
          <w:rFonts w:asciiTheme="majorBidi" w:eastAsiaTheme="minorEastAsia" w:hAnsiTheme="majorBidi"/>
          <w:b/>
          <w:bCs/>
          <w:color w:val="C00000"/>
          <w:sz w:val="28"/>
          <w:szCs w:val="28"/>
        </w:rPr>
        <w:t xml:space="preserve"> Portugal or the Iberian Union</w:t>
      </w:r>
    </w:p>
    <w:p w14:paraId="46C9B32D" w14:textId="54A2A470" w:rsidR="00FD1A33" w:rsidRPr="00927515" w:rsidRDefault="00927515" w:rsidP="00E616ED">
      <w:pPr>
        <w:pStyle w:val="ListParagraph"/>
        <w:numPr>
          <w:ilvl w:val="0"/>
          <w:numId w:val="40"/>
        </w:numPr>
        <w:rPr>
          <w:rFonts w:asciiTheme="majorBidi" w:eastAsiaTheme="minorEastAsia" w:hAnsiTheme="majorBidi" w:cstheme="majorBidi"/>
          <w:color w:val="000000"/>
          <w:sz w:val="28"/>
          <w:szCs w:val="28"/>
        </w:rPr>
      </w:pPr>
      <w:r w:rsidRPr="00927515">
        <w:rPr>
          <w:rFonts w:eastAsiaTheme="minorEastAsia"/>
        </w:rPr>
        <w:t>United Spain and Portugal or the Iberian Union refer to the dynatic merger of Spain and Portugal that existed for sixty years between 988/1580 and 1050/1640, when the Crowns of Castile and Aragon in Spain were joined with the Crown of the kingdom of Portugal. During the Iberian Union, the kingdoms of Spain and Portugal remained distinctly independent administrative units, although they shared a single ruler. Indeed, the Alien Laws (Leyes de extranjería) of the period of union declared that the national of one of the two united kingdoms was in fact a foreigner in all other kingdoms. Neverthelss, this union effectively brought the entirety of the Iberian Peninsula under a single monarch and included the vast imperial possession of Spain and Portugal in the Netherlands, Italy, the Americas, the Philippines, and elsewhere. United Spain and Portugal were ruled under the Spanish Hapsburgs Philip II (d. 1006/1598), Philip III (d. 1030/1621), and Philip IV (d. 1075/1665). The unification came about in the wake of the Portuguese crisis of succession and the ensuing War of the Portuguese Succession, which the Hapsburgs one. It continued until the War of the Portuguese Restoration (Portuguese: A Guerra da Restauração) in 1050/1640, which consisted mainly of small border skirmishes, most of which the Portuguese won--primarily because of Spain’s deep involvement in the Thirty Years’ War. The Restoration established the House of Braganza as the new ruling dynasty of Portugal with the acclamation of John IV as King of Portugal. Nevertheless, Spain only officially recognized Portugal’s new sovereignty and made lasting peace with it on 1 Ramaḍān 1078/13 February 1668.</w:t>
      </w:r>
    </w:p>
    <w:p w14:paraId="42EB9F1D" w14:textId="77777777" w:rsidR="00FD1A33" w:rsidRPr="00130D95" w:rsidRDefault="00FD1A33" w:rsidP="00FD1A33">
      <w:pPr>
        <w:rPr>
          <w:rFonts w:asciiTheme="majorBidi" w:eastAsiaTheme="minorEastAsia" w:hAnsiTheme="majorBidi" w:cstheme="majorBidi"/>
          <w:color w:val="000000"/>
          <w:sz w:val="28"/>
          <w:szCs w:val="28"/>
        </w:rPr>
      </w:pPr>
    </w:p>
    <w:p w14:paraId="6443E63D" w14:textId="77777777" w:rsidR="00FD1A33" w:rsidRPr="0065519B" w:rsidRDefault="00FD1A33" w:rsidP="00E616ED">
      <w:pPr>
        <w:pStyle w:val="Heading4"/>
        <w:numPr>
          <w:ilvl w:val="1"/>
          <w:numId w:val="6"/>
        </w:numPr>
        <w:rPr>
          <w:rFonts w:asciiTheme="majorBidi" w:eastAsiaTheme="minorHAnsi" w:hAnsiTheme="majorBidi"/>
          <w:b/>
          <w:bCs/>
          <w:color w:val="C00000"/>
          <w:sz w:val="28"/>
          <w:szCs w:val="28"/>
        </w:rPr>
      </w:pPr>
      <w:r>
        <w:rPr>
          <w:rFonts w:asciiTheme="majorBidi" w:hAnsiTheme="majorBidi"/>
          <w:b/>
          <w:bCs/>
          <w:color w:val="C00000"/>
          <w:sz w:val="28"/>
          <w:szCs w:val="28"/>
        </w:rPr>
        <w:t xml:space="preserve"> </w:t>
      </w:r>
      <w:r w:rsidRPr="0065519B">
        <w:rPr>
          <w:rFonts w:asciiTheme="majorBidi" w:hAnsiTheme="majorBidi"/>
          <w:b/>
          <w:bCs/>
          <w:color w:val="C00000"/>
          <w:sz w:val="28"/>
          <w:szCs w:val="28"/>
        </w:rPr>
        <w:t>Western Roman Empire</w:t>
      </w:r>
    </w:p>
    <w:p w14:paraId="60E8D3F8" w14:textId="226E3D72" w:rsidR="00FD1A33" w:rsidRPr="00927515" w:rsidRDefault="00927515" w:rsidP="00E616ED">
      <w:pPr>
        <w:pStyle w:val="ListParagraph"/>
        <w:numPr>
          <w:ilvl w:val="0"/>
          <w:numId w:val="39"/>
        </w:numPr>
        <w:rPr>
          <w:rFonts w:eastAsiaTheme="minorHAnsi"/>
        </w:rPr>
      </w:pPr>
      <w:r w:rsidRPr="00927515">
        <w:t>The Western Roman Empire is a Modern historiographical term, and—as with so many terms that historians coin—one must be careful not to take it too literally or allow it to distort our view of history. As The First Teaching stresses, the Orthodox Christians of the East did not call themselves “Byzantines” but “Romans,” and the later historiographical terms “Byzantines” and “Byzantium” tend to skew history in ways that are not fully fair or accurate. Likewise, the Romans themselves did not consider their empire as split into two distinct entities—a Western Empire and an Eastern Empire. Rather, they saw themselves as constituting a single, contiguous Roman polity, although it had—for the sake of expediency—long been governed by two different imperial courts and administrations. Although the East–West administrative divide of the Roman Empire endured as a de facto truth from the third century CE until the last years of fifth century CE, the Emperors Constantine I the Great (d. 337 CE) and Theodosius I the Great (d. 395 CE) did, in fact, govern both the Western and the Eastern wings of the Roman Empire as their sole rulers for a short time. The death of Theodosius I in 395 CE did, however, lead to a distinct separation of the two administrative districts, which was never again united under a single ruler. Still, during the sixth century CE, the Emperor Justinian I the Great (d. 565 CE) reimposed direct imperial rule over large parts of the former Western Roman Empire, including the prosperous regions of North Africa, the ancient Roman heartland of Italy, and various regions of Iberia. But political instability in Rome’s East in conjunction with the starvation, plague, foreign invasions, and often violent religious differences among the Arian and Trinitarian Christians made Justinian’s efforts to retain control over these territories difficult, and they were gradually lost. The Eastern Roman Empire—New Rome—would, however, retain territories in Southern Italy until the fifth/eleventh century, and as we will see in The First Teaching, New Rome (Byzantium) based in Constantinople never gave up its aspirations to reassert control in the former Roman West until the fall of that city to the Ottoman Turks in the year 857/1453. The geopolitical and ideological rivalries between the “Roman West” and the “Roman West, also constitute part of the essential background to the Papal coronation of Charles I the Great (d. 198/814) (Charlemagne) as the “Holy Roman Emperor” in 184/800 at the hands of Pope Leo III (d. 200/816). Thus, the establishment of the “Holy Roman Empire” in 184/800 was intended to mark a new imperial Roman line, which would declare Rome’s independence from New Rome (Byzantium) in the East and hopefully reestablish the power of the Roman Empire in the West. In fact, however, the Holy Roman Empire—which was neither “holy,” “Roman,” or an “empire”—never constituted a meaningful extension of Ancient Roman traditions or institutions. Then the Great Theological Schism between the Magisterial Churches of Rome and Constantinople, which took place in 446/1054, made divisions between the former Roman West and East even more perilous and further diminished any hope that the Holy Roman Emperor in the West or the Roman Emperor of Constantinople in the East would ever be able to reassert their authority over all former Roman realms.</w:t>
      </w:r>
    </w:p>
    <w:p w14:paraId="5F18C023" w14:textId="03EE49D6" w:rsidR="00FD1A33" w:rsidRDefault="00FD1A33" w:rsidP="009C436F">
      <w:pPr>
        <w:pStyle w:val="Heading2"/>
      </w:pPr>
      <w:bookmarkStart w:id="125" w:name="_Toc188509388"/>
      <w:bookmarkStart w:id="126" w:name="_Toc192407507"/>
      <w:r w:rsidRPr="00B86D86">
        <w:t>General Human Paradigms</w:t>
      </w:r>
      <w:bookmarkEnd w:id="125"/>
      <w:bookmarkEnd w:id="126"/>
    </w:p>
    <w:p w14:paraId="538FDFE5" w14:textId="77777777" w:rsidR="00FD1A33" w:rsidRPr="0039027A" w:rsidRDefault="00FD1A33" w:rsidP="00FD1A33">
      <w:r>
        <w:t>TO HERE GENEREAL HUMAN PARADIGMS</w:t>
      </w:r>
    </w:p>
    <w:p w14:paraId="518D4495" w14:textId="77777777" w:rsidR="00FD1A33" w:rsidRDefault="00FD1A33" w:rsidP="00FD1A33">
      <w:pPr>
        <w:rPr>
          <w:rFonts w:eastAsiaTheme="minorHAnsi"/>
        </w:rPr>
      </w:pPr>
    </w:p>
    <w:p w14:paraId="338CF3A7" w14:textId="77777777" w:rsidR="00FD1A33" w:rsidRPr="007F4ADE" w:rsidRDefault="00FD1A33" w:rsidP="00E616ED">
      <w:pPr>
        <w:pStyle w:val="Heading4"/>
        <w:numPr>
          <w:ilvl w:val="2"/>
          <w:numId w:val="6"/>
        </w:numPr>
        <w:rPr>
          <w:rFonts w:asciiTheme="majorBidi" w:eastAsiaTheme="minorHAnsi" w:hAnsiTheme="majorBidi"/>
          <w:b/>
          <w:bCs/>
          <w:color w:val="C00000"/>
          <w:sz w:val="28"/>
          <w:szCs w:val="28"/>
        </w:rPr>
      </w:pPr>
      <w:r w:rsidRPr="007F4ADE">
        <w:rPr>
          <w:rFonts w:asciiTheme="majorBidi" w:eastAsiaTheme="minorEastAsia" w:hAnsiTheme="majorBidi"/>
          <w:b/>
          <w:bCs/>
          <w:color w:val="C00000"/>
          <w:sz w:val="28"/>
          <w:szCs w:val="28"/>
        </w:rPr>
        <w:t>Anthropocene</w:t>
      </w:r>
    </w:p>
    <w:p w14:paraId="7C8A1D3F" w14:textId="6E0BC9D3" w:rsidR="00FD1A33" w:rsidRPr="000F47D3" w:rsidRDefault="0A910C68" w:rsidP="000F47D3">
      <w:pPr>
        <w:ind w:left="2070"/>
        <w:rPr>
          <w:rFonts w:eastAsiaTheme="minorEastAsia"/>
          <w:b/>
          <w:bCs/>
          <w:i/>
          <w:iCs/>
        </w:rPr>
      </w:pPr>
      <w:r w:rsidRPr="19736EA0">
        <w:rPr>
          <w:rFonts w:eastAsiaTheme="minorEastAsia"/>
          <w:b/>
          <w:bCs/>
          <w:i/>
          <w:iCs/>
        </w:rPr>
        <w:t>Anthropocene</w:t>
      </w:r>
      <w:r w:rsidR="00FD1A33" w:rsidRPr="19736EA0">
        <w:rPr>
          <w:rStyle w:val="FootnoteReference"/>
          <w:rFonts w:asciiTheme="majorBidi" w:eastAsiaTheme="minorEastAsia" w:hAnsiTheme="majorBidi" w:cstheme="majorBidi"/>
          <w:b/>
          <w:bCs/>
          <w:i/>
          <w:iCs/>
          <w:color w:val="000000"/>
        </w:rPr>
        <w:footnoteReference w:id="46"/>
      </w:r>
      <w:r w:rsidRPr="62ED6EB9">
        <w:rPr>
          <w:rFonts w:eastAsiaTheme="minorEastAsia"/>
        </w:rPr>
        <w:t xml:space="preserve">                       </w:t>
      </w:r>
    </w:p>
    <w:p w14:paraId="5990F584" w14:textId="77777777" w:rsidR="00FD1A33" w:rsidRDefault="00FD1A33" w:rsidP="00FD1A33">
      <w:pPr>
        <w:rPr>
          <w:rFonts w:eastAsiaTheme="minorHAnsi"/>
        </w:rPr>
      </w:pPr>
    </w:p>
    <w:p w14:paraId="2927BDEB" w14:textId="77777777" w:rsidR="00FD1A33" w:rsidRPr="00486706" w:rsidRDefault="00FD1A33" w:rsidP="00FD1A33">
      <w:pPr>
        <w:rPr>
          <w:rFonts w:eastAsiaTheme="minorHAnsi"/>
        </w:rPr>
      </w:pPr>
    </w:p>
    <w:p w14:paraId="74ADA899" w14:textId="77777777" w:rsidR="00FD1A33" w:rsidRPr="006C3875" w:rsidRDefault="00FD1A33" w:rsidP="00E616ED">
      <w:pPr>
        <w:pStyle w:val="Heading4"/>
        <w:numPr>
          <w:ilvl w:val="2"/>
          <w:numId w:val="6"/>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F</w:t>
      </w:r>
      <w:r w:rsidRPr="006C3875">
        <w:rPr>
          <w:rFonts w:asciiTheme="majorBidi" w:eastAsiaTheme="minorHAnsi" w:hAnsiTheme="majorBidi"/>
          <w:b/>
          <w:bCs/>
          <w:color w:val="C00000"/>
          <w:sz w:val="28"/>
          <w:szCs w:val="28"/>
        </w:rPr>
        <w:t xml:space="preserve">unctional Certitude </w:t>
      </w:r>
      <w:r w:rsidRPr="006C3875">
        <w:rPr>
          <w:rFonts w:asciiTheme="majorBidi" w:hAnsiTheme="majorBidi"/>
          <w:b/>
          <w:bCs/>
          <w:color w:val="C00000"/>
          <w:sz w:val="28"/>
          <w:szCs w:val="28"/>
        </w:rPr>
        <w:t>(al-Yaqīn al-Wāqi‘ī)</w:t>
      </w:r>
    </w:p>
    <w:p w14:paraId="4529F9AE" w14:textId="77777777" w:rsidR="00FD1A33" w:rsidRPr="0054719C" w:rsidRDefault="0A910C68" w:rsidP="00FD1A33">
      <w:pPr>
        <w:ind w:left="2070"/>
        <w:rPr>
          <w:b/>
          <w:bCs/>
          <w:i/>
          <w:iCs/>
        </w:rPr>
      </w:pPr>
      <w:r w:rsidRPr="19736EA0">
        <w:rPr>
          <w:b/>
          <w:bCs/>
          <w:i/>
          <w:iCs/>
        </w:rPr>
        <w:t>Functional Certitude (al-Yaq</w:t>
      </w:r>
      <w:r w:rsidRPr="19736EA0">
        <w:rPr>
          <w:rFonts w:asciiTheme="majorBidi" w:hAnsiTheme="majorBidi" w:cstheme="majorBidi"/>
          <w:b/>
          <w:bCs/>
          <w:i/>
          <w:iCs/>
        </w:rPr>
        <w:t>ī</w:t>
      </w:r>
      <w:r w:rsidRPr="19736EA0">
        <w:rPr>
          <w:b/>
          <w:bCs/>
          <w:i/>
          <w:iCs/>
        </w:rPr>
        <w:t>n al-W</w:t>
      </w:r>
      <w:r w:rsidRPr="19736EA0">
        <w:rPr>
          <w:rFonts w:asciiTheme="majorBidi" w:hAnsiTheme="majorBidi" w:cstheme="majorBidi"/>
          <w:b/>
          <w:bCs/>
          <w:i/>
          <w:iCs/>
        </w:rPr>
        <w:t>ā</w:t>
      </w:r>
      <w:r w:rsidRPr="19736EA0">
        <w:rPr>
          <w:b/>
          <w:bCs/>
          <w:i/>
          <w:iCs/>
        </w:rPr>
        <w:t>qi‘</w:t>
      </w:r>
      <w:r w:rsidRPr="19736EA0">
        <w:rPr>
          <w:rFonts w:asciiTheme="majorBidi" w:hAnsiTheme="majorBidi" w:cstheme="majorBidi"/>
          <w:b/>
          <w:bCs/>
          <w:i/>
          <w:iCs/>
        </w:rPr>
        <w:t>ī</w:t>
      </w:r>
      <w:r w:rsidRPr="19736EA0">
        <w:rPr>
          <w:b/>
          <w:bCs/>
          <w:i/>
          <w:iCs/>
        </w:rPr>
        <w:t>)</w:t>
      </w:r>
      <w:r w:rsidR="00FD1A33" w:rsidRPr="19736EA0">
        <w:rPr>
          <w:rStyle w:val="FootnoteReference"/>
          <w:b/>
          <w:bCs/>
          <w:i/>
          <w:iCs/>
        </w:rPr>
        <w:footnoteReference w:id="47"/>
      </w:r>
    </w:p>
    <w:p w14:paraId="765C6B0A" w14:textId="77777777" w:rsidR="00FD1A33" w:rsidRDefault="00FD1A33" w:rsidP="00FD1A33">
      <w:pPr>
        <w:ind w:left="1080"/>
        <w:rPr>
          <w:rFonts w:eastAsiaTheme="minorHAnsi"/>
        </w:rPr>
      </w:pPr>
    </w:p>
    <w:p w14:paraId="52834EE0" w14:textId="77777777" w:rsidR="00FD1A33" w:rsidRPr="003D3BC6" w:rsidRDefault="00FD1A33" w:rsidP="00E616ED">
      <w:pPr>
        <w:pStyle w:val="Heading4"/>
        <w:numPr>
          <w:ilvl w:val="2"/>
          <w:numId w:val="6"/>
        </w:numPr>
        <w:ind w:left="2070" w:right="1170"/>
        <w:rPr>
          <w:rFonts w:asciiTheme="majorBidi" w:eastAsiaTheme="minorHAnsi" w:hAnsiTheme="majorBidi"/>
          <w:b/>
          <w:bCs/>
          <w:sz w:val="28"/>
          <w:szCs w:val="28"/>
        </w:rPr>
      </w:pPr>
      <w:r w:rsidRPr="003D3BC6">
        <w:rPr>
          <w:rFonts w:asciiTheme="majorBidi" w:hAnsiTheme="majorBidi"/>
          <w:b/>
          <w:bCs/>
          <w:color w:val="C00000"/>
          <w:sz w:val="28"/>
          <w:szCs w:val="28"/>
        </w:rPr>
        <w:t xml:space="preserve">Homō </w:t>
      </w:r>
      <w:r w:rsidRPr="003D3BC6">
        <w:rPr>
          <w:rFonts w:asciiTheme="majorBidi" w:hAnsiTheme="majorBidi"/>
          <w:b/>
          <w:bCs/>
          <w:color w:val="C00000"/>
          <w:sz w:val="28"/>
          <w:szCs w:val="28"/>
          <w:shd w:val="clear" w:color="auto" w:fill="FFFFFF"/>
        </w:rPr>
        <w:t>Religiōsus</w:t>
      </w:r>
    </w:p>
    <w:p w14:paraId="1275C4F7" w14:textId="77777777" w:rsidR="00FD1A33" w:rsidRPr="0054719C" w:rsidRDefault="0A910C68" w:rsidP="00FD1A33">
      <w:pPr>
        <w:ind w:left="2070"/>
        <w:rPr>
          <w:rFonts w:eastAsiaTheme="minorHAnsi"/>
          <w:b/>
          <w:bCs/>
          <w:i/>
          <w:iCs/>
        </w:rPr>
      </w:pPr>
      <w:r w:rsidRPr="19736EA0">
        <w:rPr>
          <w:b/>
          <w:bCs/>
          <w:i/>
          <w:iCs/>
        </w:rPr>
        <w:t>But, above all, we are Man, the Believer, or the religious animal (Hom</w:t>
      </w:r>
      <w:r w:rsidRPr="19736EA0">
        <w:rPr>
          <w:b/>
          <w:bCs/>
          <w:i/>
          <w:iCs/>
          <w:color w:val="000000" w:themeColor="text1"/>
        </w:rPr>
        <w:t>ō</w:t>
      </w:r>
      <w:r w:rsidRPr="19736EA0">
        <w:rPr>
          <w:b/>
          <w:bCs/>
          <w:i/>
          <w:iCs/>
        </w:rPr>
        <w:t xml:space="preserve"> </w:t>
      </w:r>
      <w:r w:rsidRPr="19736EA0">
        <w:rPr>
          <w:b/>
          <w:bCs/>
          <w:i/>
          <w:iCs/>
          <w:color w:val="000000" w:themeColor="text1"/>
          <w:shd w:val="clear" w:color="auto" w:fill="FFFFFF"/>
        </w:rPr>
        <w:t>Religiōsus</w:t>
      </w:r>
      <w:r w:rsidRPr="19736EA0">
        <w:rPr>
          <w:b/>
          <w:bCs/>
          <w:i/>
          <w:iCs/>
        </w:rPr>
        <w:t>).</w:t>
      </w:r>
      <w:r w:rsidR="00FD1A33" w:rsidRPr="19736EA0">
        <w:rPr>
          <w:rStyle w:val="FootnoteReference"/>
          <w:rFonts w:asciiTheme="majorBidi" w:hAnsiTheme="majorBidi" w:cstheme="majorBidi"/>
          <w:b/>
          <w:bCs/>
          <w:i/>
          <w:iCs/>
        </w:rPr>
        <w:footnoteReference w:id="48"/>
      </w:r>
    </w:p>
    <w:p w14:paraId="4B11E630" w14:textId="77777777" w:rsidR="00FD1A33" w:rsidRPr="0067581E" w:rsidRDefault="00FD1A33" w:rsidP="00FD1A33">
      <w:pPr>
        <w:rPr>
          <w:rFonts w:eastAsiaTheme="minorHAnsi"/>
        </w:rPr>
      </w:pPr>
    </w:p>
    <w:p w14:paraId="08B88A98" w14:textId="77777777" w:rsidR="00FD1A33" w:rsidRPr="0067581E" w:rsidRDefault="00FD1A33" w:rsidP="00E616ED">
      <w:pPr>
        <w:pStyle w:val="Heading4"/>
        <w:numPr>
          <w:ilvl w:val="2"/>
          <w:numId w:val="6"/>
        </w:numPr>
        <w:rPr>
          <w:rFonts w:asciiTheme="majorBidi" w:eastAsiaTheme="minorHAnsi" w:hAnsiTheme="majorBidi"/>
          <w:b/>
          <w:bCs/>
          <w:color w:val="C00000"/>
          <w:sz w:val="28"/>
          <w:szCs w:val="28"/>
        </w:rPr>
      </w:pPr>
      <w:r w:rsidRPr="0067581E">
        <w:rPr>
          <w:rFonts w:asciiTheme="majorBidi" w:eastAsiaTheme="minorHAnsi" w:hAnsiTheme="majorBidi"/>
          <w:b/>
          <w:bCs/>
          <w:color w:val="C00000"/>
          <w:sz w:val="28"/>
          <w:szCs w:val="28"/>
        </w:rPr>
        <w:t xml:space="preserve">Identity </w:t>
      </w:r>
    </w:p>
    <w:p w14:paraId="2AA9A3D0" w14:textId="77777777" w:rsidR="00FD1A33" w:rsidRPr="0054719C" w:rsidRDefault="0A910C68" w:rsidP="00FD1A33">
      <w:pPr>
        <w:ind w:left="2070"/>
        <w:rPr>
          <w:b/>
          <w:bCs/>
          <w:i/>
          <w:iCs/>
        </w:rPr>
      </w:pPr>
      <w:r>
        <w:t xml:space="preserve"> </w:t>
      </w:r>
      <w:r w:rsidRPr="19736EA0">
        <w:rPr>
          <w:b/>
          <w:bCs/>
          <w:i/>
          <w:iCs/>
        </w:rPr>
        <w:t>Identity</w:t>
      </w:r>
      <w:r w:rsidR="00FD1A33" w:rsidRPr="19736EA0">
        <w:rPr>
          <w:rStyle w:val="FootnoteReference"/>
          <w:rFonts w:asciiTheme="majorBidi" w:hAnsiTheme="majorBidi" w:cstheme="majorBidi"/>
          <w:b/>
          <w:bCs/>
          <w:i/>
          <w:iCs/>
        </w:rPr>
        <w:footnoteReference w:id="49"/>
      </w:r>
    </w:p>
    <w:p w14:paraId="48FE3E0D" w14:textId="77777777" w:rsidR="00FD1A33" w:rsidRDefault="00FD1A33" w:rsidP="00E616ED">
      <w:pPr>
        <w:pStyle w:val="Heading4"/>
        <w:numPr>
          <w:ilvl w:val="2"/>
          <w:numId w:val="6"/>
        </w:numPr>
        <w:rPr>
          <w:rFonts w:asciiTheme="majorBidi" w:eastAsiaTheme="minorHAnsi" w:hAnsiTheme="majorBidi"/>
          <w:b/>
          <w:bCs/>
          <w:color w:val="C00000"/>
          <w:sz w:val="28"/>
          <w:szCs w:val="28"/>
        </w:rPr>
      </w:pPr>
      <w:bookmarkStart w:id="127" w:name="_Toc188509390"/>
      <w:r>
        <w:rPr>
          <w:rFonts w:asciiTheme="majorBidi" w:eastAsiaTheme="minorHAnsi" w:hAnsiTheme="majorBidi"/>
          <w:b/>
          <w:bCs/>
          <w:color w:val="C00000"/>
          <w:sz w:val="28"/>
          <w:szCs w:val="28"/>
        </w:rPr>
        <w:t>I</w:t>
      </w:r>
      <w:r w:rsidRPr="004B2CE7">
        <w:rPr>
          <w:rFonts w:asciiTheme="majorBidi" w:eastAsiaTheme="minorHAnsi" w:hAnsiTheme="majorBidi"/>
          <w:b/>
          <w:bCs/>
          <w:color w:val="C00000"/>
          <w:sz w:val="28"/>
          <w:szCs w:val="28"/>
        </w:rPr>
        <w:t>ndividualism &amp; Bewilderment</w:t>
      </w:r>
      <w:bookmarkEnd w:id="127"/>
    </w:p>
    <w:p w14:paraId="5C9F4A3E" w14:textId="77777777" w:rsidR="00FD1A33" w:rsidRDefault="0A910C68" w:rsidP="00FD1A33">
      <w:pPr>
        <w:ind w:left="2160" w:right="1170"/>
        <w:rPr>
          <w:rFonts w:eastAsiaTheme="minorHAnsi"/>
          <w:i/>
          <w:iCs/>
        </w:rPr>
      </w:pPr>
      <w:r w:rsidRPr="19736EA0">
        <w:rPr>
          <w:rFonts w:eastAsiaTheme="minorEastAsia"/>
          <w:i/>
          <w:iCs/>
          <w:color w:val="000000"/>
        </w:rPr>
        <w:t>Modern Individualism</w:t>
      </w:r>
      <w:r w:rsidR="00FD1A33" w:rsidRPr="19736EA0">
        <w:rPr>
          <w:rStyle w:val="FootnoteReference"/>
          <w:rFonts w:asciiTheme="majorBidi" w:eastAsiaTheme="minorEastAsia" w:hAnsiTheme="majorBidi" w:cstheme="majorBidi"/>
          <w:i/>
          <w:iCs/>
          <w:color w:val="000000"/>
        </w:rPr>
        <w:footnoteReference w:id="50"/>
      </w:r>
      <w:r w:rsidRPr="19736EA0">
        <w:rPr>
          <w:rFonts w:eastAsiaTheme="minorEastAsia"/>
          <w:i/>
          <w:iCs/>
          <w:color w:val="000000"/>
        </w:rPr>
        <w:t xml:space="preserve"> characteristic of </w:t>
      </w:r>
      <w:r w:rsidRPr="19736EA0">
        <w:rPr>
          <w:i/>
          <w:iCs/>
        </w:rPr>
        <w:t>today’s Bonsai Ego,</w:t>
      </w:r>
      <w:r w:rsidR="00FD1A33" w:rsidRPr="19736EA0">
        <w:rPr>
          <w:rStyle w:val="FootnoteReference"/>
          <w:rFonts w:asciiTheme="majorBidi" w:hAnsiTheme="majorBidi" w:cstheme="majorBidi"/>
          <w:i/>
          <w:iCs/>
        </w:rPr>
        <w:footnoteReference w:id="51"/>
      </w:r>
      <w:r w:rsidRPr="19736EA0">
        <w:rPr>
          <w:i/>
          <w:iCs/>
        </w:rPr>
        <w:t xml:space="preserve"> Individualism is idiotic.</w:t>
      </w:r>
      <w:r w:rsidR="00FD1A33" w:rsidRPr="19736EA0">
        <w:rPr>
          <w:rStyle w:val="FootnoteReference"/>
          <w:rFonts w:asciiTheme="majorBidi" w:hAnsiTheme="majorBidi" w:cstheme="majorBidi"/>
          <w:i/>
          <w:iCs/>
        </w:rPr>
        <w:footnoteReference w:id="52"/>
      </w:r>
      <w:bookmarkStart w:id="128" w:name="_Toc188509391"/>
      <w:r w:rsidRPr="19736EA0">
        <w:rPr>
          <w:rFonts w:eastAsiaTheme="minorEastAsia"/>
          <w:i/>
          <w:iCs/>
        </w:rPr>
        <w:t xml:space="preserve"> </w:t>
      </w:r>
      <w:r w:rsidRPr="19736EA0">
        <w:rPr>
          <w:rFonts w:eastAsiaTheme="minorEastAsia"/>
          <w:b/>
          <w:bCs/>
          <w:i/>
          <w:iCs/>
        </w:rPr>
        <w:t>Individual Integrity versus Individual Autonomy</w:t>
      </w:r>
      <w:bookmarkStart w:id="129" w:name="_Toc188509392"/>
      <w:bookmarkEnd w:id="128"/>
    </w:p>
    <w:p w14:paraId="47C8C613" w14:textId="0C2E4C46" w:rsidR="00FD1A33" w:rsidRPr="000F47D3" w:rsidRDefault="00FD1A33" w:rsidP="000F47D3">
      <w:pPr>
        <w:ind w:left="2160" w:right="1170"/>
        <w:rPr>
          <w:rFonts w:eastAsiaTheme="minorHAnsi"/>
          <w:i/>
          <w:iCs/>
        </w:rPr>
      </w:pPr>
      <w:r w:rsidRPr="0054719C">
        <w:rPr>
          <w:rFonts w:eastAsiaTheme="minorHAnsi"/>
          <w:b/>
          <w:bCs/>
          <w:i/>
          <w:iCs/>
        </w:rPr>
        <w:t xml:space="preserve">Individualism </w:t>
      </w:r>
      <w:r w:rsidR="00C94356" w:rsidRPr="0054719C">
        <w:rPr>
          <w:rFonts w:eastAsiaTheme="minorHAnsi"/>
          <w:b/>
          <w:bCs/>
          <w:i/>
          <w:iCs/>
        </w:rPr>
        <w:t>verses</w:t>
      </w:r>
      <w:r w:rsidRPr="0054719C">
        <w:rPr>
          <w:rFonts w:eastAsiaTheme="minorHAnsi"/>
          <w:b/>
          <w:bCs/>
          <w:i/>
          <w:iCs/>
        </w:rPr>
        <w:t xml:space="preserve"> Sound Metaphysical Hierarchy &amp; True Freedom</w:t>
      </w:r>
      <w:bookmarkEnd w:id="129"/>
      <w:r>
        <w:rPr>
          <w:rFonts w:eastAsiaTheme="minorHAnsi"/>
        </w:rPr>
        <w:t xml:space="preserve">                      </w:t>
      </w:r>
    </w:p>
    <w:p w14:paraId="7C6391E7" w14:textId="5D22559E" w:rsidR="00FD1A33" w:rsidRPr="00206863" w:rsidRDefault="00FD1A33" w:rsidP="00E616ED">
      <w:pPr>
        <w:pStyle w:val="Heading4"/>
        <w:numPr>
          <w:ilvl w:val="2"/>
          <w:numId w:val="6"/>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Modern </w:t>
      </w:r>
      <w:r w:rsidRPr="00611D4D">
        <w:rPr>
          <w:rFonts w:asciiTheme="majorBidi" w:eastAsiaTheme="minorHAnsi" w:hAnsiTheme="majorBidi"/>
          <w:b/>
          <w:bCs/>
          <w:color w:val="C00000"/>
          <w:sz w:val="28"/>
          <w:szCs w:val="28"/>
        </w:rPr>
        <w:t>Bonsai-Ego</w:t>
      </w:r>
      <w:r w:rsidR="00206863">
        <w:rPr>
          <w:rFonts w:asciiTheme="majorBidi" w:eastAsiaTheme="minorHAnsi" w:hAnsiTheme="majorBidi"/>
          <w:b/>
          <w:bCs/>
          <w:color w:val="C00000"/>
          <w:sz w:val="28"/>
          <w:szCs w:val="28"/>
        </w:rPr>
        <w:t>&amp; the Therapeutic Self</w:t>
      </w:r>
    </w:p>
    <w:p w14:paraId="12E1444E" w14:textId="77777777" w:rsidR="00FD1A33" w:rsidRDefault="0A910C68" w:rsidP="00FD1A33">
      <w:pPr>
        <w:ind w:left="2160"/>
        <w:rPr>
          <w:rFonts w:eastAsiaTheme="minorEastAsia"/>
          <w:b/>
          <w:bCs/>
          <w:i/>
          <w:iCs/>
        </w:rPr>
      </w:pPr>
      <w:r w:rsidRPr="19736EA0">
        <w:rPr>
          <w:rFonts w:asciiTheme="majorBidi" w:hAnsiTheme="majorBidi" w:cstheme="majorBidi"/>
          <w:i/>
          <w:iCs/>
          <w:u w:val="single"/>
        </w:rPr>
        <w:t>Modern Bonsai Ego</w:t>
      </w:r>
      <w:r w:rsidRPr="19736EA0">
        <w:rPr>
          <w:rFonts w:asciiTheme="majorBidi" w:hAnsiTheme="majorBidi" w:cstheme="majorBidi"/>
          <w:i/>
          <w:iCs/>
        </w:rPr>
        <w:t>,</w:t>
      </w:r>
      <w:r w:rsidR="00FD1A33" w:rsidRPr="19736EA0">
        <w:rPr>
          <w:rStyle w:val="FootnoteReference"/>
          <w:rFonts w:asciiTheme="majorBidi" w:hAnsiTheme="majorBidi" w:cstheme="majorBidi"/>
          <w:i/>
          <w:iCs/>
        </w:rPr>
        <w:footnoteReference w:id="53"/>
      </w:r>
      <w:r w:rsidRPr="19736EA0">
        <w:rPr>
          <w:rFonts w:eastAsiaTheme="minorEastAsia"/>
          <w:b/>
          <w:bCs/>
          <w:i/>
          <w:iCs/>
        </w:rPr>
        <w:t>The Encumbered versus the Unencumbered Ego</w:t>
      </w:r>
    </w:p>
    <w:p w14:paraId="53A296AC" w14:textId="77777777" w:rsidR="00206863" w:rsidRPr="00206863" w:rsidRDefault="00206863" w:rsidP="00206863">
      <w:pPr>
        <w:rPr>
          <w:rFonts w:eastAsiaTheme="minorEastAsia"/>
          <w:b/>
          <w:bCs/>
          <w:i/>
          <w:iCs/>
        </w:rPr>
      </w:pPr>
    </w:p>
    <w:p w14:paraId="1F7B1602" w14:textId="77777777" w:rsidR="00206863" w:rsidRPr="00206863" w:rsidRDefault="00206863" w:rsidP="00E616ED">
      <w:pPr>
        <w:pStyle w:val="ListParagraph"/>
        <w:numPr>
          <w:ilvl w:val="0"/>
          <w:numId w:val="39"/>
        </w:numPr>
        <w:rPr>
          <w:rFonts w:eastAsiaTheme="minorEastAsia"/>
        </w:rPr>
      </w:pPr>
      <w:r w:rsidRPr="00206863">
        <w:rPr>
          <w:rFonts w:eastAsiaTheme="minorEastAsia"/>
        </w:rPr>
        <w:t>FROM VOL 1</w:t>
      </w:r>
    </w:p>
    <w:p w14:paraId="5008162E" w14:textId="77777777" w:rsidR="00206863" w:rsidRPr="00206863" w:rsidRDefault="00206863" w:rsidP="00E616ED">
      <w:pPr>
        <w:pStyle w:val="ListParagraph"/>
        <w:numPr>
          <w:ilvl w:val="0"/>
          <w:numId w:val="39"/>
        </w:numPr>
        <w:rPr>
          <w:rFonts w:eastAsiaTheme="minorEastAsia"/>
        </w:rPr>
      </w:pPr>
      <w:r w:rsidRPr="00206863">
        <w:rPr>
          <w:rFonts w:eastAsiaTheme="minorEastAsia"/>
        </w:rPr>
        <w:t>The Modern Ego—as frequently noted in this work—stands out in History as a uniquely “entitled” and “unencumbered Self” that has been cultivated to believe that it is not required to conform to any objective criteria of Truth, Moral and Ethical standards, or required to seek the eternal pleasure of God. This “unencumbered Modern Self” is not accountable to Theologians, Philosophers, or Metaphysicians. Rather, it seeks out its own secular priesthoods among psychological therapists, who teach it how to be “true to itself,” underlying the present-day phenomenon of Expressive Individualism. People have been brought up to regard it as imperative to give expression to their inward individual lives rather than seeing themselves as embedded members in Communities that are bound—individually and as groups—by either supernatural or natural laws. All notions of Traditional Community and Continuity have generally been broken. Instead, “authenticity” to inner feelings has become everything. Such self-authenticity is the norm—not adherence to transcendent Truth. The “unencumbered Self” seeks “to be true to itself.” It is not its purpose to conform in thoughts, feelings, and actions to any other objective Reality. Its feeling and interior life is the source of its Truth. In the Prophetic Tradition, this inner Self was seen as necessarily bound to the inward and outward service of God. This Traditional Self was an “encumbered Self,” which—as we have seen—is virtually what the word Mukallaf means. It stands in sharp contrast to today’s “unencumbered Self” and is one of the necessary underpinnings of the renewal of Civilization in our time.</w:t>
      </w:r>
    </w:p>
    <w:p w14:paraId="7AD5F792" w14:textId="4286A86B" w:rsidR="00206863" w:rsidRPr="00206863" w:rsidRDefault="00206863" w:rsidP="00206863">
      <w:pPr>
        <w:pStyle w:val="ListParagraph"/>
        <w:ind w:left="834"/>
        <w:rPr>
          <w:rFonts w:eastAsiaTheme="minorHAnsi"/>
          <w:i/>
          <w:iCs/>
        </w:rPr>
      </w:pPr>
    </w:p>
    <w:p w14:paraId="670621B3" w14:textId="77777777" w:rsidR="00FD1A33" w:rsidRPr="000C7022" w:rsidRDefault="00FD1A33" w:rsidP="00FD1A33">
      <w:pPr>
        <w:rPr>
          <w:rFonts w:eastAsiaTheme="minorHAnsi"/>
        </w:rPr>
      </w:pPr>
    </w:p>
    <w:p w14:paraId="7147C729" w14:textId="77777777" w:rsidR="00FD1A33" w:rsidRPr="006B048D" w:rsidRDefault="00FD1A33" w:rsidP="00E616ED">
      <w:pPr>
        <w:pStyle w:val="Heading4"/>
        <w:numPr>
          <w:ilvl w:val="2"/>
          <w:numId w:val="6"/>
        </w:numPr>
        <w:rPr>
          <w:rFonts w:asciiTheme="majorBidi" w:eastAsiaTheme="minorHAnsi" w:hAnsiTheme="majorBidi"/>
          <w:b/>
          <w:bCs/>
          <w:sz w:val="28"/>
          <w:szCs w:val="28"/>
        </w:rPr>
      </w:pPr>
      <w:r w:rsidRPr="006B048D">
        <w:rPr>
          <w:rFonts w:asciiTheme="majorBidi" w:eastAsiaTheme="minorHAnsi" w:hAnsiTheme="majorBidi"/>
          <w:b/>
          <w:bCs/>
          <w:color w:val="C00000"/>
          <w:sz w:val="28"/>
          <w:szCs w:val="28"/>
        </w:rPr>
        <w:t>Modernity</w:t>
      </w:r>
      <w:r>
        <w:rPr>
          <w:rFonts w:asciiTheme="majorBidi" w:eastAsiaTheme="minorHAnsi" w:hAnsiTheme="majorBidi"/>
          <w:b/>
          <w:bCs/>
          <w:color w:val="C00000"/>
          <w:sz w:val="28"/>
          <w:szCs w:val="28"/>
        </w:rPr>
        <w:t>, M</w:t>
      </w:r>
      <w:r w:rsidRPr="006B048D">
        <w:rPr>
          <w:rFonts w:asciiTheme="majorBidi" w:eastAsiaTheme="minorHAnsi" w:hAnsiTheme="majorBidi"/>
          <w:b/>
          <w:bCs/>
          <w:color w:val="C00000"/>
          <w:sz w:val="28"/>
          <w:szCs w:val="28"/>
        </w:rPr>
        <w:t>odernism</w:t>
      </w:r>
      <w:r>
        <w:rPr>
          <w:rFonts w:asciiTheme="majorBidi" w:eastAsiaTheme="minorHAnsi" w:hAnsiTheme="majorBidi"/>
          <w:b/>
          <w:bCs/>
          <w:color w:val="C00000"/>
          <w:sz w:val="28"/>
          <w:szCs w:val="28"/>
        </w:rPr>
        <w:t>, &amp; post-Modernism</w:t>
      </w:r>
      <w:r w:rsidRPr="006B048D">
        <w:rPr>
          <w:rFonts w:asciiTheme="majorBidi" w:eastAsiaTheme="minorHAnsi" w:hAnsiTheme="majorBidi"/>
          <w:b/>
          <w:bCs/>
          <w:color w:val="C00000"/>
          <w:sz w:val="28"/>
          <w:szCs w:val="28"/>
        </w:rPr>
        <w:t xml:space="preserve"> </w:t>
      </w:r>
    </w:p>
    <w:p w14:paraId="69B068C0" w14:textId="77777777" w:rsidR="00FD1A33" w:rsidRDefault="0A910C68" w:rsidP="00FD1A33">
      <w:pPr>
        <w:ind w:left="2160" w:right="1080"/>
        <w:rPr>
          <w:rFonts w:eastAsiaTheme="minorEastAsia"/>
          <w:b/>
          <w:bCs/>
          <w:i/>
          <w:iCs/>
        </w:rPr>
      </w:pPr>
      <w:r w:rsidRPr="19736EA0">
        <w:rPr>
          <w:rFonts w:eastAsiaTheme="minorEastAsia"/>
          <w:b/>
          <w:bCs/>
          <w:i/>
          <w:iCs/>
        </w:rPr>
        <w:t>Modernism</w:t>
      </w:r>
      <w:r w:rsidR="00FD1A33" w:rsidRPr="19736EA0">
        <w:rPr>
          <w:rStyle w:val="FootnoteReference"/>
          <w:rFonts w:asciiTheme="majorBidi" w:hAnsiTheme="majorBidi" w:cstheme="majorBidi"/>
          <w:b/>
          <w:bCs/>
          <w:i/>
          <w:iCs/>
        </w:rPr>
        <w:footnoteReference w:id="54"/>
      </w:r>
      <w:r w:rsidRPr="19736EA0">
        <w:rPr>
          <w:rFonts w:eastAsiaTheme="minorEastAsia"/>
          <w:b/>
          <w:bCs/>
          <w:i/>
          <w:iCs/>
        </w:rPr>
        <w:t xml:space="preserve"> “Modernism”</w:t>
      </w:r>
      <w:r w:rsidR="00FD1A33" w:rsidRPr="19736EA0">
        <w:rPr>
          <w:rStyle w:val="FootnoteReference"/>
          <w:rFonts w:asciiTheme="majorBidi" w:hAnsiTheme="majorBidi" w:cstheme="majorBidi"/>
          <w:b/>
          <w:bCs/>
          <w:i/>
          <w:iCs/>
        </w:rPr>
        <w:footnoteReference w:id="55"/>
      </w:r>
      <w:r w:rsidRPr="19736EA0">
        <w:rPr>
          <w:rFonts w:eastAsiaTheme="minorEastAsia"/>
          <w:b/>
          <w:bCs/>
          <w:i/>
          <w:iCs/>
        </w:rPr>
        <w:t xml:space="preserve"> and “post-Modernism”</w:t>
      </w:r>
      <w:r w:rsidR="00FD1A33" w:rsidRPr="19736EA0">
        <w:rPr>
          <w:rStyle w:val="FootnoteReference"/>
          <w:rFonts w:asciiTheme="majorBidi" w:hAnsiTheme="majorBidi" w:cstheme="majorBidi"/>
          <w:b/>
          <w:bCs/>
          <w:i/>
          <w:iCs/>
        </w:rPr>
        <w:footnoteReference w:id="56"/>
      </w:r>
      <w:r w:rsidRPr="19736EA0">
        <w:rPr>
          <w:rFonts w:eastAsiaTheme="minorEastAsia"/>
          <w:b/>
          <w:bCs/>
          <w:i/>
          <w:iCs/>
        </w:rPr>
        <w:t xml:space="preserve"> There is no need to distinguish between post-Modernity &amp; post-Modernism in the same way. Both are utterly ideological</w:t>
      </w:r>
    </w:p>
    <w:p w14:paraId="2FAF8D81" w14:textId="77777777" w:rsidR="00FD1A33" w:rsidRPr="0054719C" w:rsidRDefault="00FD1A33" w:rsidP="00FD1A33">
      <w:pPr>
        <w:ind w:left="2160" w:right="1080"/>
        <w:rPr>
          <w:rFonts w:eastAsiaTheme="minorHAnsi"/>
          <w:b/>
          <w:bCs/>
          <w:i/>
          <w:iCs/>
          <w:u w:color="000000"/>
        </w:rPr>
      </w:pPr>
    </w:p>
    <w:p w14:paraId="47D3C039" w14:textId="77777777" w:rsidR="00FD1A33" w:rsidRPr="00F51B5A" w:rsidRDefault="00FD1A33" w:rsidP="00E616ED">
      <w:pPr>
        <w:pStyle w:val="Heading4"/>
        <w:numPr>
          <w:ilvl w:val="2"/>
          <w:numId w:val="6"/>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M</w:t>
      </w:r>
      <w:r w:rsidRPr="00F51B5A">
        <w:rPr>
          <w:rFonts w:asciiTheme="majorBidi" w:eastAsiaTheme="minorHAnsi" w:hAnsiTheme="majorBidi"/>
          <w:b/>
          <w:bCs/>
          <w:color w:val="C00000"/>
          <w:sz w:val="28"/>
          <w:szCs w:val="28"/>
        </w:rPr>
        <w:t>orality &amp; Ethics</w:t>
      </w:r>
    </w:p>
    <w:p w14:paraId="218232A2" w14:textId="77777777" w:rsidR="00FD1A33" w:rsidRDefault="0A910C68" w:rsidP="00FD1A33">
      <w:pPr>
        <w:ind w:left="2070" w:right="1080"/>
        <w:rPr>
          <w:rFonts w:asciiTheme="majorBidi" w:hAnsiTheme="majorBidi" w:cstheme="majorBidi"/>
          <w:b/>
          <w:bCs/>
          <w:sz w:val="28"/>
          <w:szCs w:val="28"/>
        </w:rPr>
      </w:pPr>
      <w:r w:rsidRPr="62ED6EB9">
        <w:rPr>
          <w:rFonts w:asciiTheme="majorBidi" w:hAnsiTheme="majorBidi" w:cstheme="majorBidi"/>
          <w:b/>
          <w:bCs/>
        </w:rPr>
        <w:t>Morality</w:t>
      </w:r>
      <w:r w:rsidR="00FD1A33" w:rsidRPr="62ED6EB9">
        <w:rPr>
          <w:rStyle w:val="FootnoteReference"/>
          <w:rFonts w:asciiTheme="majorBidi" w:hAnsiTheme="majorBidi" w:cstheme="majorBidi"/>
        </w:rPr>
        <w:footnoteReference w:id="57"/>
      </w:r>
      <w:r w:rsidRPr="62ED6EB9">
        <w:rPr>
          <w:rFonts w:asciiTheme="majorBidi" w:hAnsiTheme="majorBidi" w:cstheme="majorBidi"/>
        </w:rPr>
        <w:t xml:space="preserve"> and </w:t>
      </w:r>
      <w:r w:rsidRPr="62ED6EB9">
        <w:rPr>
          <w:rFonts w:asciiTheme="majorBidi" w:hAnsiTheme="majorBidi" w:cstheme="majorBidi"/>
          <w:b/>
          <w:bCs/>
        </w:rPr>
        <w:t>Ethics</w:t>
      </w:r>
      <w:r w:rsidRPr="62ED6EB9">
        <w:rPr>
          <w:rFonts w:asciiTheme="majorBidi" w:hAnsiTheme="majorBidi" w:cstheme="majorBidi"/>
        </w:rPr>
        <w:t>,</w:t>
      </w:r>
      <w:r w:rsidR="00FD1A33" w:rsidRPr="62ED6EB9">
        <w:rPr>
          <w:rStyle w:val="FootnoteReference"/>
          <w:rFonts w:asciiTheme="majorBidi" w:hAnsiTheme="majorBidi" w:cstheme="majorBidi"/>
        </w:rPr>
        <w:footnoteReference w:id="58"/>
      </w:r>
      <w:r w:rsidRPr="62ED6EB9">
        <w:rPr>
          <w:rFonts w:asciiTheme="majorBidi" w:hAnsiTheme="majorBidi" w:cstheme="majorBidi"/>
        </w:rPr>
        <w:t xml:space="preserve"> </w:t>
      </w:r>
      <w:r w:rsidRPr="62ED6EB9">
        <w:rPr>
          <w:rFonts w:asciiTheme="majorBidi" w:hAnsiTheme="majorBidi" w:cstheme="majorBidi"/>
          <w:b/>
          <w:bCs/>
          <w:sz w:val="28"/>
          <w:szCs w:val="28"/>
        </w:rPr>
        <w:t>Morality</w:t>
      </w:r>
      <w:r w:rsidR="00FD1A33" w:rsidRPr="62ED6EB9">
        <w:rPr>
          <w:rStyle w:val="FootnoteReference"/>
          <w:rFonts w:asciiTheme="majorBidi" w:hAnsiTheme="majorBidi" w:cstheme="majorBidi"/>
          <w:sz w:val="28"/>
          <w:szCs w:val="28"/>
        </w:rPr>
        <w:footnoteReference w:id="59"/>
      </w:r>
      <w:r w:rsidRPr="62ED6EB9">
        <w:rPr>
          <w:rFonts w:asciiTheme="majorBidi" w:hAnsiTheme="majorBidi" w:cstheme="majorBidi"/>
          <w:sz w:val="28"/>
          <w:szCs w:val="28"/>
        </w:rPr>
        <w:t xml:space="preserve"> and </w:t>
      </w:r>
      <w:r w:rsidRPr="62ED6EB9">
        <w:rPr>
          <w:rFonts w:asciiTheme="majorBidi" w:hAnsiTheme="majorBidi" w:cstheme="majorBidi"/>
          <w:b/>
          <w:bCs/>
          <w:sz w:val="28"/>
          <w:szCs w:val="28"/>
        </w:rPr>
        <w:t>Ethics</w:t>
      </w:r>
      <w:r w:rsidR="00FD1A33" w:rsidRPr="62ED6EB9">
        <w:rPr>
          <w:rStyle w:val="FootnoteReference"/>
          <w:rFonts w:asciiTheme="majorBidi" w:hAnsiTheme="majorBidi" w:cstheme="majorBidi"/>
          <w:sz w:val="28"/>
          <w:szCs w:val="28"/>
        </w:rPr>
        <w:footnoteReference w:id="60"/>
      </w:r>
      <w:r w:rsidRPr="62ED6EB9">
        <w:rPr>
          <w:rFonts w:asciiTheme="majorBidi" w:hAnsiTheme="majorBidi" w:cstheme="majorBidi"/>
          <w:b/>
          <w:bCs/>
          <w:sz w:val="28"/>
          <w:szCs w:val="28"/>
        </w:rPr>
        <w:t xml:space="preserve"> </w:t>
      </w:r>
    </w:p>
    <w:p w14:paraId="1ADD4838" w14:textId="77777777" w:rsidR="00FD1A33" w:rsidRPr="0054719C" w:rsidRDefault="00FD1A33" w:rsidP="00FD1A33">
      <w:pPr>
        <w:ind w:left="2070" w:right="1080"/>
        <w:rPr>
          <w:rFonts w:asciiTheme="majorBidi" w:hAnsiTheme="majorBidi" w:cstheme="majorBidi"/>
          <w:i/>
          <w:iCs/>
        </w:rPr>
      </w:pPr>
      <w:r w:rsidRPr="0054719C">
        <w:rPr>
          <w:rFonts w:asciiTheme="majorBidi" w:hAnsiTheme="majorBidi" w:cstheme="majorBidi"/>
          <w:i/>
          <w:iCs/>
        </w:rPr>
        <w:t>Note that in this work I typically avoid the words “Law” and “Legal” with regard to the Sharī‘a. Often I prefer the words “Ethics and Morality” or “Ethical and Moral” to “Law” and “Legal” in the sense of Islamic Law.</w:t>
      </w:r>
    </w:p>
    <w:p w14:paraId="36285E3E" w14:textId="77777777" w:rsidR="00FD1A33" w:rsidRDefault="00FD1A33" w:rsidP="00FD1A33">
      <w:pPr>
        <w:rPr>
          <w:rFonts w:asciiTheme="majorBidi" w:hAnsiTheme="majorBidi" w:cstheme="majorBidi"/>
          <w:sz w:val="28"/>
          <w:szCs w:val="28"/>
        </w:rPr>
      </w:pPr>
    </w:p>
    <w:p w14:paraId="45B43874" w14:textId="77777777" w:rsidR="00FD1A33" w:rsidRDefault="00FD1A33" w:rsidP="00FD1A33">
      <w:pPr>
        <w:rPr>
          <w:rFonts w:asciiTheme="majorBidi" w:hAnsiTheme="majorBidi" w:cstheme="majorBidi"/>
          <w:sz w:val="28"/>
          <w:szCs w:val="28"/>
        </w:rPr>
      </w:pPr>
    </w:p>
    <w:p w14:paraId="2DE6A25E" w14:textId="77777777" w:rsidR="00FD1A33" w:rsidRDefault="00FD1A33" w:rsidP="00E616ED">
      <w:pPr>
        <w:pStyle w:val="Heading4"/>
        <w:numPr>
          <w:ilvl w:val="2"/>
          <w:numId w:val="6"/>
        </w:numPr>
        <w:rPr>
          <w:rFonts w:asciiTheme="majorBidi" w:hAnsiTheme="majorBidi"/>
          <w:b/>
          <w:bCs/>
          <w:color w:val="C00000"/>
          <w:sz w:val="28"/>
          <w:szCs w:val="28"/>
        </w:rPr>
      </w:pPr>
      <w:r>
        <w:rPr>
          <w:rFonts w:asciiTheme="majorBidi" w:hAnsiTheme="majorBidi"/>
          <w:b/>
          <w:bCs/>
          <w:color w:val="C00000"/>
          <w:sz w:val="28"/>
          <w:szCs w:val="28"/>
        </w:rPr>
        <w:t xml:space="preserve"> </w:t>
      </w:r>
      <w:r w:rsidRPr="002C0599">
        <w:rPr>
          <w:rFonts w:asciiTheme="majorBidi" w:hAnsiTheme="majorBidi"/>
          <w:b/>
          <w:bCs/>
          <w:color w:val="C00000"/>
          <w:sz w:val="28"/>
          <w:szCs w:val="28"/>
        </w:rPr>
        <w:t>Pluralism</w:t>
      </w:r>
      <w:r>
        <w:rPr>
          <w:rFonts w:asciiTheme="majorBidi" w:hAnsiTheme="majorBidi"/>
          <w:b/>
          <w:bCs/>
          <w:color w:val="C00000"/>
          <w:sz w:val="28"/>
          <w:szCs w:val="28"/>
        </w:rPr>
        <w:t>, Pluralization, &amp; Plurality</w:t>
      </w:r>
    </w:p>
    <w:p w14:paraId="03EFBD07" w14:textId="77777777" w:rsidR="00FD1A33" w:rsidRPr="0054719C" w:rsidRDefault="00FD1A33" w:rsidP="00FD1A33">
      <w:pPr>
        <w:ind w:left="2160"/>
        <w:rPr>
          <w:i/>
          <w:iCs/>
        </w:rPr>
      </w:pPr>
      <w:r w:rsidRPr="0054719C">
        <w:rPr>
          <w:i/>
          <w:iCs/>
        </w:rPr>
        <w:t>plurality, pluralization, and pluralism</w:t>
      </w:r>
    </w:p>
    <w:p w14:paraId="1F3376F5" w14:textId="77777777" w:rsidR="00FD1A33" w:rsidRPr="0054719C" w:rsidRDefault="0A910C68" w:rsidP="00FD1A33">
      <w:pPr>
        <w:ind w:left="2160"/>
        <w:rPr>
          <w:i/>
          <w:iCs/>
        </w:rPr>
      </w:pPr>
      <w:r w:rsidRPr="19736EA0">
        <w:rPr>
          <w:i/>
          <w:iCs/>
        </w:rPr>
        <w:t>The they juxtapose in considerable detail how toleration, pluralism,</w:t>
      </w:r>
      <w:r w:rsidR="00FD1A33" w:rsidRPr="19736EA0">
        <w:rPr>
          <w:rStyle w:val="FootnoteReference"/>
          <w:rFonts w:asciiTheme="majorBidi" w:hAnsiTheme="majorBidi" w:cstheme="majorBidi"/>
          <w:i/>
          <w:iCs/>
        </w:rPr>
        <w:footnoteReference w:id="61"/>
      </w:r>
      <w:r w:rsidRPr="19736EA0">
        <w:rPr>
          <w:i/>
          <w:iCs/>
        </w:rPr>
        <w:t xml:space="preserve"> and freedom of conscience have generally fared in the Islamic, Christian, and Jewish Traditions until Modern times.</w:t>
      </w:r>
    </w:p>
    <w:p w14:paraId="14675E70" w14:textId="77777777" w:rsidR="00FD1A33" w:rsidRDefault="00FD1A33" w:rsidP="00FD1A33">
      <w:pPr>
        <w:ind w:left="1080" w:right="2160"/>
        <w:rPr>
          <w:rFonts w:asciiTheme="majorBidi" w:hAnsiTheme="majorBidi" w:cstheme="majorBidi"/>
        </w:rPr>
      </w:pPr>
    </w:p>
    <w:p w14:paraId="5C9EA276" w14:textId="77777777" w:rsidR="00FD1A33" w:rsidRPr="00486706" w:rsidRDefault="00FD1A33" w:rsidP="00FD1A33">
      <w:pPr>
        <w:ind w:left="1080" w:right="2160"/>
        <w:rPr>
          <w:rFonts w:eastAsiaTheme="minorHAnsi"/>
        </w:rPr>
      </w:pPr>
    </w:p>
    <w:p w14:paraId="4CCB7669" w14:textId="77777777" w:rsidR="00FD1A33" w:rsidRPr="003D4964" w:rsidRDefault="00FD1A33" w:rsidP="00E616ED">
      <w:pPr>
        <w:pStyle w:val="Heading4"/>
        <w:numPr>
          <w:ilvl w:val="2"/>
          <w:numId w:val="6"/>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P</w:t>
      </w:r>
      <w:r w:rsidRPr="003D4964">
        <w:rPr>
          <w:rFonts w:asciiTheme="majorBidi" w:eastAsiaTheme="minorHAnsi" w:hAnsiTheme="majorBidi"/>
          <w:b/>
          <w:bCs/>
          <w:color w:val="C00000"/>
          <w:sz w:val="28"/>
          <w:szCs w:val="28"/>
        </w:rPr>
        <w:t>ropri</w:t>
      </w:r>
      <w:r>
        <w:rPr>
          <w:rFonts w:asciiTheme="majorBidi" w:eastAsiaTheme="minorHAnsi" w:hAnsiTheme="majorBidi"/>
          <w:b/>
          <w:bCs/>
          <w:color w:val="C00000"/>
          <w:sz w:val="28"/>
          <w:szCs w:val="28"/>
        </w:rPr>
        <w:t>e</w:t>
      </w:r>
      <w:r w:rsidRPr="003D4964">
        <w:rPr>
          <w:rFonts w:asciiTheme="majorBidi" w:eastAsiaTheme="minorHAnsi" w:hAnsiTheme="majorBidi"/>
          <w:b/>
          <w:bCs/>
          <w:color w:val="C00000"/>
          <w:sz w:val="28"/>
          <w:szCs w:val="28"/>
        </w:rPr>
        <w:t>tarianism</w:t>
      </w:r>
    </w:p>
    <w:p w14:paraId="348A896A" w14:textId="77777777" w:rsidR="00FD1A33" w:rsidRDefault="0A910C68" w:rsidP="00FD1A33">
      <w:pPr>
        <w:ind w:left="2160"/>
        <w:rPr>
          <w:rFonts w:asciiTheme="majorBidi" w:hAnsiTheme="majorBidi" w:cstheme="majorBidi"/>
          <w:i/>
          <w:iCs/>
        </w:rPr>
      </w:pPr>
      <w:r w:rsidRPr="19736EA0">
        <w:rPr>
          <w:rFonts w:asciiTheme="majorBidi" w:hAnsiTheme="majorBidi" w:cstheme="majorBidi"/>
          <w:i/>
          <w:iCs/>
        </w:rPr>
        <w:t>Proprietarianism.”</w:t>
      </w:r>
      <w:r w:rsidR="00FD1A33" w:rsidRPr="19736EA0">
        <w:rPr>
          <w:rStyle w:val="FootnoteReference"/>
          <w:rFonts w:asciiTheme="majorBidi" w:hAnsiTheme="majorBidi" w:cstheme="majorBidi"/>
          <w:i/>
          <w:iCs/>
        </w:rPr>
        <w:footnoteReference w:id="62"/>
      </w:r>
    </w:p>
    <w:p w14:paraId="41C6773B" w14:textId="77777777" w:rsidR="00FD1A33" w:rsidRPr="005E3007" w:rsidRDefault="00FD1A33" w:rsidP="00FD1A33">
      <w:pPr>
        <w:ind w:left="2160"/>
        <w:rPr>
          <w:rFonts w:eastAsiaTheme="minorHAnsi"/>
          <w:i/>
          <w:iCs/>
        </w:rPr>
      </w:pPr>
    </w:p>
    <w:p w14:paraId="75D8F676" w14:textId="0831F3EB" w:rsidR="00FD1A33" w:rsidRPr="005E3007" w:rsidRDefault="00D37C12" w:rsidP="00E616ED">
      <w:pPr>
        <w:pStyle w:val="Heading4"/>
        <w:numPr>
          <w:ilvl w:val="2"/>
          <w:numId w:val="6"/>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ahi</w:t>
      </w:r>
      <w:r w:rsidR="00FD1A33">
        <w:rPr>
          <w:rFonts w:asciiTheme="majorBidi" w:eastAsiaTheme="minorHAnsi" w:hAnsiTheme="majorBidi"/>
          <w:b/>
          <w:bCs/>
          <w:color w:val="C00000"/>
          <w:sz w:val="28"/>
          <w:szCs w:val="28"/>
        </w:rPr>
        <w:t xml:space="preserve"> “</w:t>
      </w:r>
      <w:r w:rsidR="00FD1A33" w:rsidRPr="005E3007">
        <w:rPr>
          <w:rFonts w:asciiTheme="majorBidi" w:eastAsiaTheme="minorHAnsi" w:hAnsiTheme="majorBidi"/>
          <w:b/>
          <w:bCs/>
          <w:color w:val="C00000"/>
          <w:sz w:val="28"/>
          <w:szCs w:val="28"/>
        </w:rPr>
        <w:t>Race</w:t>
      </w:r>
      <w:r w:rsidR="00FD1A33">
        <w:rPr>
          <w:rFonts w:asciiTheme="majorBidi" w:eastAsiaTheme="minorHAnsi" w:hAnsiTheme="majorBidi"/>
          <w:b/>
          <w:bCs/>
          <w:color w:val="C00000"/>
          <w:sz w:val="28"/>
          <w:szCs w:val="28"/>
        </w:rPr>
        <w:t>”</w:t>
      </w:r>
      <w:r w:rsidR="00FD1A33" w:rsidRPr="005E3007">
        <w:rPr>
          <w:rFonts w:asciiTheme="majorBidi" w:eastAsiaTheme="minorHAnsi" w:hAnsiTheme="majorBidi"/>
          <w:b/>
          <w:bCs/>
          <w:color w:val="C00000"/>
          <w:sz w:val="28"/>
          <w:szCs w:val="28"/>
        </w:rPr>
        <w:t xml:space="preserve"> versus</w:t>
      </w:r>
      <w:r w:rsidR="00FD1A33">
        <w:rPr>
          <w:rFonts w:asciiTheme="majorBidi" w:eastAsiaTheme="minorHAnsi" w:hAnsiTheme="majorBidi"/>
          <w:b/>
          <w:bCs/>
          <w:color w:val="C00000"/>
          <w:sz w:val="28"/>
          <w:szCs w:val="28"/>
        </w:rPr>
        <w:t xml:space="preserve"> “Lineage” &amp;</w:t>
      </w:r>
      <w:r w:rsidR="00FD1A33" w:rsidRPr="005E3007">
        <w:rPr>
          <w:rFonts w:asciiTheme="majorBidi" w:eastAsiaTheme="minorHAnsi" w:hAnsiTheme="majorBidi"/>
          <w:b/>
          <w:bCs/>
          <w:color w:val="C00000"/>
          <w:sz w:val="28"/>
          <w:szCs w:val="28"/>
        </w:rPr>
        <w:t xml:space="preserve"> </w:t>
      </w:r>
      <w:r w:rsidR="00FD1A33">
        <w:rPr>
          <w:rFonts w:asciiTheme="majorBidi" w:eastAsiaTheme="minorHAnsi" w:hAnsiTheme="majorBidi"/>
          <w:b/>
          <w:bCs/>
          <w:color w:val="C00000"/>
          <w:sz w:val="28"/>
          <w:szCs w:val="28"/>
        </w:rPr>
        <w:t>“</w:t>
      </w:r>
      <w:r w:rsidR="00FD1A33" w:rsidRPr="005E3007">
        <w:rPr>
          <w:rFonts w:asciiTheme="majorBidi" w:eastAsiaTheme="minorHAnsi" w:hAnsiTheme="majorBidi"/>
          <w:b/>
          <w:bCs/>
          <w:color w:val="C00000"/>
          <w:sz w:val="28"/>
          <w:szCs w:val="28"/>
        </w:rPr>
        <w:t>Genealogy</w:t>
      </w:r>
      <w:r w:rsidR="00FD1A33">
        <w:rPr>
          <w:rFonts w:asciiTheme="majorBidi" w:eastAsiaTheme="minorHAnsi" w:hAnsiTheme="majorBidi"/>
          <w:b/>
          <w:bCs/>
          <w:color w:val="C00000"/>
          <w:sz w:val="28"/>
          <w:szCs w:val="28"/>
        </w:rPr>
        <w:t>”</w:t>
      </w:r>
    </w:p>
    <w:p w14:paraId="1F73F984" w14:textId="77777777" w:rsidR="00FD1A33" w:rsidRPr="005E3007" w:rsidRDefault="00FD1A33" w:rsidP="00FD1A33">
      <w:pPr>
        <w:ind w:left="2160" w:right="1080"/>
        <w:rPr>
          <w:rFonts w:eastAsiaTheme="minorHAnsi"/>
          <w:b/>
          <w:bCs/>
          <w:i/>
          <w:iCs/>
        </w:rPr>
      </w:pPr>
      <w:r w:rsidRPr="005E3007">
        <w:rPr>
          <w:rFonts w:eastAsiaTheme="minorHAnsi"/>
          <w:b/>
          <w:bCs/>
          <w:i/>
          <w:iCs/>
        </w:rPr>
        <w:t>The Fallacy of a White or Black Race or Any Race Based upon Color</w:t>
      </w:r>
      <w:r>
        <w:rPr>
          <w:rFonts w:eastAsiaTheme="minorHAnsi"/>
          <w:b/>
          <w:bCs/>
          <w:i/>
          <w:iCs/>
        </w:rPr>
        <w:t>, Language, and Similar Accidental Qualities</w:t>
      </w:r>
    </w:p>
    <w:p w14:paraId="3F37FEF7" w14:textId="77777777" w:rsidR="00FD1A33" w:rsidRDefault="00FD1A33" w:rsidP="00FD1A33">
      <w:pPr>
        <w:rPr>
          <w:rFonts w:eastAsiaTheme="minorHAnsi"/>
          <w:b/>
          <w:bCs/>
          <w:i/>
          <w:iCs/>
        </w:rPr>
      </w:pPr>
    </w:p>
    <w:p w14:paraId="623D248B" w14:textId="77777777" w:rsidR="00FD1A33" w:rsidRPr="005E3007" w:rsidRDefault="00FD1A33" w:rsidP="00FD1A33">
      <w:pPr>
        <w:rPr>
          <w:rFonts w:eastAsiaTheme="minorHAnsi"/>
          <w:b/>
          <w:bCs/>
          <w:i/>
          <w:iCs/>
        </w:rPr>
      </w:pPr>
    </w:p>
    <w:p w14:paraId="5EAFC807" w14:textId="77777777" w:rsidR="00FD1A33" w:rsidRPr="00E23459" w:rsidRDefault="00FD1A33" w:rsidP="00E616ED">
      <w:pPr>
        <w:pStyle w:val="Heading4"/>
        <w:numPr>
          <w:ilvl w:val="2"/>
          <w:numId w:val="6"/>
        </w:numPr>
        <w:rPr>
          <w:rFonts w:asciiTheme="majorBidi" w:hAnsiTheme="majorBidi"/>
          <w:b/>
          <w:bCs/>
          <w:sz w:val="28"/>
          <w:szCs w:val="28"/>
        </w:rPr>
      </w:pPr>
      <w:r>
        <w:rPr>
          <w:rFonts w:asciiTheme="majorBidi" w:hAnsiTheme="majorBidi"/>
          <w:b/>
          <w:bCs/>
          <w:color w:val="C00000"/>
          <w:sz w:val="28"/>
          <w:szCs w:val="28"/>
        </w:rPr>
        <w:t xml:space="preserve"> </w:t>
      </w:r>
      <w:r w:rsidRPr="00E23459">
        <w:rPr>
          <w:rFonts w:asciiTheme="majorBidi" w:hAnsiTheme="majorBidi"/>
          <w:b/>
          <w:bCs/>
          <w:color w:val="C00000"/>
          <w:sz w:val="28"/>
          <w:szCs w:val="28"/>
        </w:rPr>
        <w:t>Secularism</w:t>
      </w:r>
    </w:p>
    <w:p w14:paraId="1899A517" w14:textId="77777777" w:rsidR="00FD1A33" w:rsidRPr="005E3007" w:rsidRDefault="0A910C68" w:rsidP="00FD1A33">
      <w:pPr>
        <w:ind w:left="2250"/>
        <w:rPr>
          <w:rFonts w:eastAsiaTheme="minorHAnsi"/>
          <w:b/>
          <w:bCs/>
          <w:i/>
          <w:iCs/>
        </w:rPr>
      </w:pPr>
      <w:r w:rsidRPr="19736EA0">
        <w:rPr>
          <w:b/>
          <w:bCs/>
          <w:i/>
          <w:iCs/>
        </w:rPr>
        <w:t>Secularism</w:t>
      </w:r>
      <w:r w:rsidR="00FD1A33" w:rsidRPr="19736EA0">
        <w:rPr>
          <w:rStyle w:val="FootnoteReference"/>
          <w:b/>
          <w:bCs/>
          <w:i/>
          <w:iCs/>
        </w:rPr>
        <w:footnoteReference w:id="63"/>
      </w:r>
    </w:p>
    <w:p w14:paraId="595F1016" w14:textId="77777777" w:rsidR="00FD1A33" w:rsidRPr="005E3007" w:rsidRDefault="00FD1A33" w:rsidP="00E616ED">
      <w:pPr>
        <w:pStyle w:val="Heading4"/>
        <w:numPr>
          <w:ilvl w:val="2"/>
          <w:numId w:val="6"/>
        </w:numPr>
        <w:rPr>
          <w:rFonts w:asciiTheme="majorBidi" w:eastAsiaTheme="minorHAnsi" w:hAnsiTheme="majorBidi"/>
          <w:b/>
          <w:bCs/>
          <w:color w:val="C00000"/>
          <w:sz w:val="28"/>
          <w:szCs w:val="28"/>
        </w:rPr>
      </w:pPr>
      <w:bookmarkStart w:id="130" w:name="_Toc188509387"/>
      <w:r>
        <w:rPr>
          <w:rFonts w:asciiTheme="majorBidi" w:eastAsiaTheme="minorHAnsi" w:hAnsiTheme="majorBidi"/>
          <w:b/>
          <w:bCs/>
          <w:color w:val="C00000"/>
          <w:sz w:val="28"/>
          <w:szCs w:val="28"/>
        </w:rPr>
        <w:t xml:space="preserve"> </w:t>
      </w:r>
      <w:r w:rsidRPr="005E3007">
        <w:rPr>
          <w:rFonts w:asciiTheme="majorBidi" w:eastAsiaTheme="minorHAnsi" w:hAnsiTheme="majorBidi"/>
          <w:b/>
          <w:bCs/>
          <w:color w:val="C00000"/>
          <w:sz w:val="28"/>
          <w:szCs w:val="28"/>
        </w:rPr>
        <w:t>Tectonic versus non-Tectonic Archetecture</w:t>
      </w:r>
      <w:bookmarkEnd w:id="130"/>
    </w:p>
    <w:p w14:paraId="2EF906B1" w14:textId="77777777" w:rsidR="00FD1A33" w:rsidRDefault="00FD1A33" w:rsidP="00FD1A33">
      <w:pPr>
        <w:rPr>
          <w:rFonts w:eastAsiaTheme="minorHAnsi"/>
        </w:rPr>
      </w:pPr>
    </w:p>
    <w:p w14:paraId="228280F4" w14:textId="77777777" w:rsidR="00FD1A33" w:rsidRPr="00515D57" w:rsidRDefault="00FD1A33" w:rsidP="00FD1A33">
      <w:pPr>
        <w:rPr>
          <w:rFonts w:eastAsiaTheme="minorHAnsi"/>
        </w:rPr>
      </w:pPr>
    </w:p>
    <w:p w14:paraId="14FAFE9F" w14:textId="4ABFCFE5" w:rsidR="00FD1A33" w:rsidRDefault="00FD1A33" w:rsidP="00FC6D3B">
      <w:pPr>
        <w:pStyle w:val="Heading2"/>
      </w:pPr>
      <w:bookmarkStart w:id="131" w:name="_Toc188509395"/>
      <w:bookmarkStart w:id="132" w:name="_Toc192407508"/>
      <w:r w:rsidRPr="009C436F">
        <w:t>Broad Religious Paradigms</w:t>
      </w:r>
      <w:bookmarkEnd w:id="131"/>
      <w:bookmarkEnd w:id="132"/>
    </w:p>
    <w:p w14:paraId="7C06C524" w14:textId="77777777" w:rsidR="00FD1A33" w:rsidRPr="00297B04" w:rsidRDefault="00FD1A33" w:rsidP="00E616ED">
      <w:pPr>
        <w:pStyle w:val="Heading4"/>
        <w:numPr>
          <w:ilvl w:val="1"/>
          <w:numId w:val="3"/>
        </w:numPr>
        <w:rPr>
          <w:rFonts w:asciiTheme="majorBidi" w:eastAsiaTheme="minorHAnsi" w:hAnsiTheme="majorBidi"/>
          <w:b/>
          <w:bCs/>
          <w:color w:val="C00000"/>
          <w:sz w:val="28"/>
          <w:szCs w:val="28"/>
        </w:rPr>
      </w:pPr>
      <w:r w:rsidRPr="00297B04">
        <w:rPr>
          <w:rFonts w:asciiTheme="majorBidi" w:eastAsiaTheme="minorEastAsia" w:hAnsiTheme="majorBidi"/>
          <w:b/>
          <w:bCs/>
          <w:color w:val="C00000"/>
          <w:sz w:val="28"/>
          <w:szCs w:val="28"/>
        </w:rPr>
        <w:t>‘Abb</w:t>
      </w:r>
      <w:r w:rsidRPr="00297B04">
        <w:rPr>
          <w:rFonts w:asciiTheme="majorBidi" w:hAnsiTheme="majorBidi"/>
          <w:b/>
          <w:bCs/>
          <w:color w:val="C00000"/>
          <w:sz w:val="28"/>
          <w:szCs w:val="28"/>
        </w:rPr>
        <w:t>ā</w:t>
      </w:r>
      <w:r w:rsidRPr="00297B04">
        <w:rPr>
          <w:rFonts w:asciiTheme="majorBidi" w:eastAsiaTheme="minorEastAsia" w:hAnsiTheme="majorBidi"/>
          <w:b/>
          <w:bCs/>
          <w:color w:val="C00000"/>
          <w:sz w:val="28"/>
          <w:szCs w:val="28"/>
        </w:rPr>
        <w:t>sid Inquisition (al-Mi</w:t>
      </w:r>
      <w:r w:rsidRPr="00297B04">
        <w:rPr>
          <w:rFonts w:asciiTheme="majorBidi" w:hAnsiTheme="majorBidi"/>
          <w:b/>
          <w:bCs/>
          <w:color w:val="C00000"/>
          <w:sz w:val="28"/>
          <w:szCs w:val="28"/>
        </w:rPr>
        <w:t>ḥ</w:t>
      </w:r>
      <w:r w:rsidRPr="00297B04">
        <w:rPr>
          <w:rFonts w:asciiTheme="majorBidi" w:eastAsiaTheme="minorEastAsia" w:hAnsiTheme="majorBidi"/>
          <w:b/>
          <w:bCs/>
          <w:color w:val="C00000"/>
          <w:sz w:val="28"/>
          <w:szCs w:val="28"/>
        </w:rPr>
        <w:t>na)</w:t>
      </w:r>
    </w:p>
    <w:p w14:paraId="2AC5FCCD" w14:textId="77777777" w:rsidR="00FD1A33" w:rsidRPr="005A7819" w:rsidRDefault="0A910C68" w:rsidP="00FD1A33">
      <w:pPr>
        <w:ind w:left="1530"/>
        <w:rPr>
          <w:rFonts w:eastAsiaTheme="minorHAnsi"/>
        </w:rPr>
      </w:pPr>
      <w:r w:rsidRPr="62ED6EB9">
        <w:rPr>
          <w:rFonts w:asciiTheme="majorBidi" w:eastAsiaTheme="minorEastAsia" w:hAnsiTheme="majorBidi" w:cstheme="majorBidi"/>
          <w:b/>
          <w:bCs/>
          <w:color w:val="000000"/>
        </w:rPr>
        <w:t>‘Abb</w:t>
      </w:r>
      <w:r w:rsidRPr="62ED6EB9">
        <w:rPr>
          <w:rFonts w:asciiTheme="majorBidi" w:hAnsiTheme="majorBidi" w:cstheme="majorBidi"/>
          <w:b/>
          <w:bCs/>
        </w:rPr>
        <w:t>ā</w:t>
      </w:r>
      <w:r w:rsidRPr="62ED6EB9">
        <w:rPr>
          <w:rFonts w:asciiTheme="majorBidi" w:eastAsiaTheme="minorEastAsia" w:hAnsiTheme="majorBidi" w:cstheme="majorBidi"/>
          <w:b/>
          <w:bCs/>
          <w:color w:val="000000"/>
        </w:rPr>
        <w:t>sid Inquisition (</w:t>
      </w:r>
      <w:r w:rsidRPr="19736EA0">
        <w:rPr>
          <w:rFonts w:asciiTheme="majorBidi" w:eastAsiaTheme="minorEastAsia" w:hAnsiTheme="majorBidi" w:cstheme="majorBidi"/>
          <w:b/>
          <w:bCs/>
          <w:i/>
          <w:iCs/>
          <w:color w:val="000000"/>
        </w:rPr>
        <w:t>al-Mi</w:t>
      </w:r>
      <w:r w:rsidRPr="19736EA0">
        <w:rPr>
          <w:rFonts w:asciiTheme="majorBidi" w:hAnsiTheme="majorBidi" w:cstheme="majorBidi"/>
          <w:b/>
          <w:bCs/>
          <w:i/>
          <w:iCs/>
        </w:rPr>
        <w:t>ḥ</w:t>
      </w:r>
      <w:r w:rsidRPr="19736EA0">
        <w:rPr>
          <w:rFonts w:asciiTheme="majorBidi" w:eastAsiaTheme="minorEastAsia" w:hAnsiTheme="majorBidi" w:cstheme="majorBidi"/>
          <w:b/>
          <w:bCs/>
          <w:i/>
          <w:iCs/>
          <w:color w:val="000000"/>
        </w:rPr>
        <w:t>na</w:t>
      </w:r>
      <w:r w:rsidRPr="62ED6EB9">
        <w:rPr>
          <w:rFonts w:asciiTheme="majorBidi" w:eastAsiaTheme="minorEastAsia" w:hAnsiTheme="majorBidi" w:cstheme="majorBidi"/>
          <w:b/>
          <w:bCs/>
          <w:color w:val="000000"/>
        </w:rPr>
        <w:t>)</w:t>
      </w:r>
      <w:r w:rsidR="00FD1A33" w:rsidRPr="62ED6EB9">
        <w:rPr>
          <w:rStyle w:val="FootnoteReference"/>
          <w:rFonts w:asciiTheme="majorBidi" w:eastAsiaTheme="minorEastAsia" w:hAnsiTheme="majorBidi" w:cstheme="majorBidi"/>
          <w:color w:val="000000"/>
        </w:rPr>
        <w:footnoteReference w:id="64"/>
      </w:r>
    </w:p>
    <w:p w14:paraId="08800E95" w14:textId="77777777" w:rsidR="00FD1A33" w:rsidRDefault="00FD1A33" w:rsidP="00FD1A33">
      <w:pPr>
        <w:rPr>
          <w:rFonts w:eastAsiaTheme="minorHAnsi"/>
        </w:rPr>
      </w:pPr>
    </w:p>
    <w:p w14:paraId="33BC0FE5" w14:textId="77777777" w:rsidR="00FD1A33" w:rsidRPr="000339D6" w:rsidRDefault="00FD1A33" w:rsidP="00E616ED">
      <w:pPr>
        <w:pStyle w:val="Heading4"/>
        <w:numPr>
          <w:ilvl w:val="1"/>
          <w:numId w:val="3"/>
        </w:numPr>
        <w:rPr>
          <w:rFonts w:asciiTheme="majorBidi" w:eastAsiaTheme="minorHAnsi" w:hAnsiTheme="majorBidi"/>
          <w:b/>
          <w:bCs/>
          <w:color w:val="C00000"/>
          <w:sz w:val="28"/>
          <w:szCs w:val="28"/>
        </w:rPr>
      </w:pPr>
      <w:r w:rsidRPr="000339D6">
        <w:rPr>
          <w:rFonts w:asciiTheme="majorBidi" w:eastAsiaTheme="minorHAnsi" w:hAnsiTheme="majorBidi"/>
          <w:b/>
          <w:bCs/>
          <w:color w:val="C00000"/>
          <w:sz w:val="28"/>
          <w:szCs w:val="28"/>
        </w:rPr>
        <w:t>Arius of Alexandrian &amp; Arian Christianity</w:t>
      </w:r>
    </w:p>
    <w:p w14:paraId="50BA8CA5" w14:textId="77777777" w:rsidR="00FD1A33" w:rsidRPr="00DE6043" w:rsidRDefault="0A910C68" w:rsidP="00FD1A33">
      <w:pPr>
        <w:ind w:left="1440" w:right="1170"/>
        <w:rPr>
          <w:rFonts w:eastAsiaTheme="majorEastAsia"/>
          <w:b/>
          <w:bCs/>
          <w:i/>
          <w:iCs/>
        </w:rPr>
      </w:pPr>
      <w:bookmarkStart w:id="133" w:name="_Toc188509397"/>
      <w:r w:rsidRPr="19736EA0">
        <w:rPr>
          <w:rFonts w:eastAsiaTheme="minorEastAsia"/>
          <w:b/>
          <w:bCs/>
          <w:i/>
          <w:iCs/>
        </w:rPr>
        <w:t>Arius of Alexandria &amp; the Importance of Arian Christianity during the pre-Islamic Period of the Church</w:t>
      </w:r>
      <w:bookmarkEnd w:id="133"/>
      <w:r w:rsidRPr="19736EA0">
        <w:rPr>
          <w:rFonts w:eastAsiaTheme="minorEastAsia"/>
          <w:b/>
          <w:bCs/>
          <w:i/>
          <w:iCs/>
        </w:rPr>
        <w:t xml:space="preserve"> </w:t>
      </w:r>
      <w:r w:rsidRPr="19736EA0">
        <w:rPr>
          <w:rFonts w:asciiTheme="majorBidi" w:hAnsiTheme="majorBidi" w:cstheme="majorBidi"/>
          <w:b/>
          <w:bCs/>
          <w:i/>
          <w:iCs/>
        </w:rPr>
        <w:t>Arian Christianity</w:t>
      </w:r>
      <w:r w:rsidR="00FD1A33" w:rsidRPr="19736EA0">
        <w:rPr>
          <w:rStyle w:val="FootnoteReference"/>
          <w:i/>
          <w:iCs/>
        </w:rPr>
        <w:footnoteReference w:id="65"/>
      </w:r>
      <w:r w:rsidRPr="19736EA0">
        <w:rPr>
          <w:rFonts w:asciiTheme="majorBidi" w:hAnsiTheme="majorBidi" w:cstheme="majorBidi"/>
          <w:b/>
          <w:bCs/>
          <w:i/>
          <w:iCs/>
        </w:rPr>
        <w:t xml:space="preserve"> </w:t>
      </w:r>
      <w:r w:rsidRPr="19736EA0">
        <w:rPr>
          <w:rFonts w:asciiTheme="majorBidi" w:eastAsiaTheme="minorEastAsia" w:hAnsiTheme="majorBidi" w:cstheme="majorBidi"/>
          <w:b/>
          <w:bCs/>
          <w:i/>
          <w:iCs/>
          <w:color w:val="000000"/>
        </w:rPr>
        <w:t>Arius of Alexandria</w:t>
      </w:r>
      <w:r w:rsidR="00FD1A33" w:rsidRPr="19736EA0">
        <w:rPr>
          <w:rStyle w:val="FootnoteReference"/>
          <w:rFonts w:asciiTheme="majorBidi" w:eastAsiaTheme="minorEastAsia" w:hAnsiTheme="majorBidi" w:cstheme="majorBidi"/>
          <w:i/>
          <w:iCs/>
          <w:color w:val="000000"/>
        </w:rPr>
        <w:footnoteReference w:id="66"/>
      </w:r>
    </w:p>
    <w:p w14:paraId="1FB28896" w14:textId="77777777" w:rsidR="00FD1A33" w:rsidRPr="00AA47D1" w:rsidRDefault="00FD1A33" w:rsidP="00E616ED">
      <w:pPr>
        <w:pStyle w:val="Heading4"/>
        <w:numPr>
          <w:ilvl w:val="1"/>
          <w:numId w:val="3"/>
        </w:numPr>
        <w:rPr>
          <w:rFonts w:asciiTheme="majorBidi" w:eastAsiaTheme="minorHAnsi" w:hAnsiTheme="majorBidi"/>
          <w:b/>
          <w:bCs/>
          <w:color w:val="C00000"/>
          <w:sz w:val="28"/>
          <w:szCs w:val="28"/>
        </w:rPr>
      </w:pPr>
      <w:r w:rsidRPr="00AA47D1">
        <w:rPr>
          <w:rFonts w:asciiTheme="majorBidi" w:eastAsiaTheme="minorHAnsi" w:hAnsiTheme="majorBidi"/>
          <w:b/>
          <w:bCs/>
          <w:color w:val="C00000"/>
          <w:sz w:val="28"/>
          <w:szCs w:val="28"/>
        </w:rPr>
        <w:t>Ancient Gnostic Christianity</w:t>
      </w:r>
    </w:p>
    <w:p w14:paraId="1F2E9286" w14:textId="77777777" w:rsidR="00FD1A33" w:rsidRPr="00DE6043" w:rsidRDefault="0A910C68" w:rsidP="00FD1A33">
      <w:pPr>
        <w:ind w:left="1440" w:right="1080"/>
        <w:rPr>
          <w:rFonts w:eastAsiaTheme="minorHAnsi"/>
          <w:b/>
          <w:bCs/>
          <w:i/>
          <w:iCs/>
        </w:rPr>
      </w:pPr>
      <w:r w:rsidRPr="19736EA0">
        <w:rPr>
          <w:rFonts w:eastAsiaTheme="minorEastAsia"/>
          <w:b/>
          <w:bCs/>
          <w:i/>
          <w:iCs/>
        </w:rPr>
        <w:t>Gnostic Christianity;</w:t>
      </w:r>
      <w:r w:rsidR="00FD1A33" w:rsidRPr="19736EA0">
        <w:rPr>
          <w:rStyle w:val="FootnoteReference"/>
          <w:rFonts w:asciiTheme="majorBidi" w:eastAsiaTheme="minorEastAsia" w:hAnsiTheme="majorBidi" w:cstheme="majorBidi"/>
          <w:b/>
          <w:bCs/>
          <w:i/>
          <w:iCs/>
          <w:color w:val="000000"/>
        </w:rPr>
        <w:footnoteReference w:id="67"/>
      </w:r>
      <w:r w:rsidRPr="19736EA0">
        <w:rPr>
          <w:b/>
          <w:bCs/>
          <w:i/>
          <w:iCs/>
        </w:rPr>
        <w:t xml:space="preserve"> </w:t>
      </w:r>
      <w:r w:rsidRPr="19736EA0">
        <w:rPr>
          <w:rFonts w:eastAsiaTheme="minorEastAsia"/>
          <w:b/>
          <w:bCs/>
          <w:i/>
          <w:iCs/>
        </w:rPr>
        <w:t>Simon Magus;</w:t>
      </w:r>
      <w:r w:rsidR="00FD1A33" w:rsidRPr="19736EA0">
        <w:rPr>
          <w:rStyle w:val="FootnoteReference"/>
          <w:rFonts w:asciiTheme="majorBidi" w:eastAsiaTheme="minorEastAsia" w:hAnsiTheme="majorBidi"/>
          <w:b/>
          <w:bCs/>
          <w:i/>
          <w:iCs/>
          <w:color w:val="000000"/>
        </w:rPr>
        <w:footnoteReference w:id="68"/>
      </w:r>
      <w:r w:rsidRPr="19736EA0">
        <w:rPr>
          <w:b/>
          <w:bCs/>
          <w:i/>
          <w:iCs/>
        </w:rPr>
        <w:t xml:space="preserve"> Marcion,</w:t>
      </w:r>
      <w:r w:rsidR="00FD1A33" w:rsidRPr="19736EA0">
        <w:rPr>
          <w:rStyle w:val="FootnoteReference"/>
          <w:rFonts w:asciiTheme="majorBidi" w:hAnsiTheme="majorBidi" w:cstheme="majorBidi"/>
          <w:b/>
          <w:bCs/>
          <w:i/>
          <w:iCs/>
        </w:rPr>
        <w:footnoteReference w:id="69"/>
      </w:r>
      <w:r w:rsidRPr="19736EA0">
        <w:rPr>
          <w:b/>
          <w:bCs/>
          <w:i/>
          <w:iCs/>
        </w:rPr>
        <w:t xml:space="preserve"> the first-born of Satan;</w:t>
      </w:r>
      <w:r w:rsidRPr="19736EA0">
        <w:rPr>
          <w:rFonts w:eastAsiaTheme="minorEastAsia"/>
          <w:b/>
          <w:bCs/>
          <w:i/>
          <w:iCs/>
        </w:rPr>
        <w:t xml:space="preserve"> the Elkesaites</w:t>
      </w:r>
      <w:r w:rsidR="00FD1A33" w:rsidRPr="19736EA0">
        <w:rPr>
          <w:rStyle w:val="FootnoteReference"/>
          <w:rFonts w:asciiTheme="majorBidi" w:eastAsiaTheme="minorEastAsia" w:hAnsiTheme="majorBidi" w:cstheme="majorBidi"/>
          <w:b/>
          <w:bCs/>
          <w:i/>
          <w:iCs/>
          <w:color w:val="000000"/>
        </w:rPr>
        <w:footnoteReference w:id="70"/>
      </w:r>
      <w:r w:rsidRPr="19736EA0">
        <w:rPr>
          <w:rFonts w:eastAsiaTheme="minorEastAsia"/>
          <w:b/>
          <w:bCs/>
          <w:i/>
          <w:iCs/>
        </w:rPr>
        <w:t xml:space="preserve"> and the Christian Gnostics,</w:t>
      </w:r>
      <w:r w:rsidR="00FD1A33" w:rsidRPr="19736EA0">
        <w:rPr>
          <w:rStyle w:val="FootnoteReference"/>
          <w:rFonts w:asciiTheme="majorBidi" w:eastAsiaTheme="minorEastAsia" w:hAnsiTheme="majorBidi" w:cstheme="majorBidi"/>
          <w:b/>
          <w:bCs/>
          <w:i/>
          <w:iCs/>
          <w:color w:val="000000"/>
        </w:rPr>
        <w:footnoteReference w:id="71"/>
      </w:r>
    </w:p>
    <w:p w14:paraId="58B7E2B7" w14:textId="77777777" w:rsidR="00FD1A33" w:rsidRPr="00DE6043" w:rsidRDefault="00FD1A33" w:rsidP="00FD1A33">
      <w:pPr>
        <w:rPr>
          <w:rFonts w:eastAsiaTheme="minorHAnsi"/>
        </w:rPr>
      </w:pPr>
    </w:p>
    <w:p w14:paraId="21815DA0" w14:textId="77777777" w:rsidR="00FD1A33" w:rsidRPr="000339D6" w:rsidRDefault="00FD1A33" w:rsidP="00FD1A33">
      <w:pPr>
        <w:rPr>
          <w:rFonts w:eastAsiaTheme="minorHAnsi"/>
        </w:rPr>
      </w:pPr>
    </w:p>
    <w:p w14:paraId="7AF1801D" w14:textId="77777777" w:rsidR="00FD1A33" w:rsidRPr="00553743" w:rsidRDefault="00FD1A33" w:rsidP="00E616ED">
      <w:pPr>
        <w:pStyle w:val="Heading4"/>
        <w:numPr>
          <w:ilvl w:val="1"/>
          <w:numId w:val="3"/>
        </w:numPr>
        <w:rPr>
          <w:rFonts w:asciiTheme="majorBidi" w:hAnsiTheme="majorBidi"/>
          <w:b/>
          <w:bCs/>
          <w:color w:val="C00000"/>
          <w:sz w:val="28"/>
          <w:szCs w:val="28"/>
        </w:rPr>
      </w:pPr>
      <w:r w:rsidRPr="00553743">
        <w:rPr>
          <w:rFonts w:asciiTheme="majorBidi" w:hAnsiTheme="majorBidi"/>
          <w:b/>
          <w:bCs/>
          <w:color w:val="C00000"/>
          <w:sz w:val="28"/>
          <w:szCs w:val="28"/>
        </w:rPr>
        <w:t>Assyrian Captivity (733 BCE -722 BCE)</w:t>
      </w:r>
    </w:p>
    <w:p w14:paraId="1DCCD332" w14:textId="77777777" w:rsidR="00FD1A33" w:rsidRDefault="00FD1A33" w:rsidP="00FD1A33">
      <w:pPr>
        <w:ind w:left="1440" w:right="2340"/>
        <w:rPr>
          <w:b/>
          <w:bCs/>
          <w:i/>
          <w:iCs/>
        </w:rPr>
      </w:pPr>
      <w:r w:rsidRPr="000339D6">
        <w:rPr>
          <w:b/>
          <w:bCs/>
          <w:i/>
          <w:iCs/>
        </w:rPr>
        <w:t>The earliest Israelite “Exile” was that of the Assyrian Captivity during the in the period between 733 BCE and 722 BCE, which was followed by the destruction of the First Temple and the “Exile” of the Judaeans in the Babylonian Captivity, which began in 597 BCE and again in 586 BCE.</w:t>
      </w:r>
    </w:p>
    <w:p w14:paraId="2C71B16B" w14:textId="77777777" w:rsidR="00EB695F" w:rsidRDefault="00EB695F" w:rsidP="00FD1A33">
      <w:pPr>
        <w:ind w:left="1440" w:right="2340"/>
        <w:rPr>
          <w:b/>
          <w:bCs/>
          <w:i/>
          <w:iCs/>
        </w:rPr>
      </w:pPr>
    </w:p>
    <w:p w14:paraId="1E6315FC" w14:textId="4C365998" w:rsidR="00EB695F" w:rsidRDefault="00176406" w:rsidP="00E616ED">
      <w:pPr>
        <w:pStyle w:val="ListParagraph"/>
        <w:numPr>
          <w:ilvl w:val="0"/>
          <w:numId w:val="39"/>
        </w:numPr>
        <w:ind w:right="2340"/>
        <w:rPr>
          <w:b/>
          <w:bCs/>
          <w:i/>
          <w:iCs/>
        </w:rPr>
      </w:pPr>
      <w:r>
        <w:rPr>
          <w:b/>
          <w:bCs/>
          <w:i/>
          <w:iCs/>
        </w:rPr>
        <w:t>Empty</w:t>
      </w:r>
      <w:r w:rsidR="00254B93">
        <w:rPr>
          <w:b/>
          <w:bCs/>
          <w:i/>
          <w:iCs/>
        </w:rPr>
        <w:t xml:space="preserve"> Section in Volume 17 (no text; only section title) </w:t>
      </w:r>
    </w:p>
    <w:p w14:paraId="55CEE5FA" w14:textId="4FDE22C0" w:rsidR="00FD1A33" w:rsidRPr="00176406" w:rsidRDefault="00793738" w:rsidP="00E616ED">
      <w:pPr>
        <w:pStyle w:val="ListParagraph"/>
        <w:numPr>
          <w:ilvl w:val="0"/>
          <w:numId w:val="39"/>
        </w:numPr>
        <w:ind w:right="2340"/>
        <w:rPr>
          <w:b/>
          <w:bCs/>
          <w:i/>
          <w:iCs/>
        </w:rPr>
      </w:pPr>
      <w:r>
        <w:rPr>
          <w:b/>
          <w:bCs/>
          <w:i/>
          <w:iCs/>
        </w:rPr>
        <w:t xml:space="preserve">Empty </w:t>
      </w:r>
      <w:r w:rsidR="00176406">
        <w:rPr>
          <w:b/>
          <w:bCs/>
          <w:i/>
          <w:iCs/>
        </w:rPr>
        <w:t xml:space="preserve">Section in Volume 15 (no text; only section title) </w:t>
      </w:r>
    </w:p>
    <w:p w14:paraId="7D59863A" w14:textId="77777777" w:rsidR="00FD1A33" w:rsidRDefault="00FD1A33" w:rsidP="00FD1A33">
      <w:pPr>
        <w:ind w:left="1080" w:right="2340"/>
        <w:jc w:val="both"/>
        <w:rPr>
          <w:rFonts w:eastAsiaTheme="minorHAnsi"/>
        </w:rPr>
      </w:pPr>
    </w:p>
    <w:p w14:paraId="6E7F5A2D" w14:textId="77777777" w:rsidR="00FD1A33" w:rsidRPr="00795B97" w:rsidRDefault="00FD1A33" w:rsidP="00E616ED">
      <w:pPr>
        <w:pStyle w:val="Heading4"/>
        <w:numPr>
          <w:ilvl w:val="1"/>
          <w:numId w:val="3"/>
        </w:numPr>
        <w:rPr>
          <w:rFonts w:asciiTheme="majorBidi" w:eastAsiaTheme="minorHAnsi" w:hAnsiTheme="majorBidi"/>
          <w:b/>
          <w:bCs/>
          <w:color w:val="C00000"/>
          <w:sz w:val="28"/>
          <w:szCs w:val="28"/>
        </w:rPr>
      </w:pPr>
      <w:r w:rsidRPr="00795B97">
        <w:rPr>
          <w:rFonts w:asciiTheme="majorBidi" w:eastAsiaTheme="minorHAnsi" w:hAnsiTheme="majorBidi"/>
          <w:b/>
          <w:bCs/>
          <w:color w:val="C00000"/>
          <w:sz w:val="28"/>
          <w:szCs w:val="28"/>
        </w:rPr>
        <w:t>Atheism, Agnosticism, &amp; Secularism in History</w:t>
      </w:r>
    </w:p>
    <w:p w14:paraId="26B35AF9" w14:textId="77777777" w:rsidR="00FD1A33" w:rsidRDefault="0A910C68" w:rsidP="00FD1A33">
      <w:pPr>
        <w:ind w:left="1080"/>
        <w:rPr>
          <w:rFonts w:asciiTheme="majorBidi" w:hAnsiTheme="majorBidi" w:cstheme="majorBidi"/>
          <w:color w:val="202122"/>
          <w:lang w:val="fr-FR"/>
        </w:rPr>
      </w:pPr>
      <w:r w:rsidRPr="62ED6EB9">
        <w:rPr>
          <w:rFonts w:asciiTheme="majorBidi" w:hAnsiTheme="majorBidi" w:cstheme="majorBidi"/>
          <w:b/>
          <w:bCs/>
        </w:rPr>
        <w:t>Secularism</w:t>
      </w:r>
      <w:r w:rsidRPr="62ED6EB9">
        <w:rPr>
          <w:rFonts w:asciiTheme="majorBidi" w:hAnsiTheme="majorBidi" w:cstheme="majorBidi"/>
        </w:rPr>
        <w:t>,</w:t>
      </w:r>
      <w:r w:rsidR="00FD1A33" w:rsidRPr="62ED6EB9">
        <w:rPr>
          <w:rStyle w:val="FootnoteReference"/>
          <w:rFonts w:asciiTheme="majorBidi" w:hAnsiTheme="majorBidi" w:cstheme="majorBidi"/>
        </w:rPr>
        <w:footnoteReference w:id="72"/>
      </w:r>
      <w:r w:rsidRPr="62ED6EB9">
        <w:rPr>
          <w:rFonts w:asciiTheme="majorBidi" w:hAnsiTheme="majorBidi" w:cstheme="majorBidi"/>
        </w:rPr>
        <w:t xml:space="preserve"> </w:t>
      </w:r>
      <w:r w:rsidRPr="62ED6EB9">
        <w:rPr>
          <w:rFonts w:asciiTheme="majorBidi" w:hAnsiTheme="majorBidi" w:cstheme="majorBidi"/>
          <w:b/>
          <w:bCs/>
          <w:color w:val="202122"/>
        </w:rPr>
        <w:t>French Laicity (</w:t>
      </w:r>
      <w:r w:rsidRPr="19736EA0">
        <w:rPr>
          <w:rFonts w:asciiTheme="majorBidi" w:hAnsiTheme="majorBidi" w:cstheme="majorBidi"/>
          <w:b/>
          <w:bCs/>
          <w:i/>
          <w:iCs/>
          <w:color w:val="202122"/>
          <w:lang w:val="fr-FR"/>
        </w:rPr>
        <w:t>laïcité</w:t>
      </w:r>
      <w:r w:rsidRPr="62ED6EB9">
        <w:rPr>
          <w:rFonts w:asciiTheme="majorBidi" w:hAnsiTheme="majorBidi" w:cstheme="majorBidi"/>
          <w:b/>
          <w:bCs/>
          <w:color w:val="202122"/>
          <w:lang w:val="fr-FR"/>
        </w:rPr>
        <w:t>)</w:t>
      </w:r>
      <w:r w:rsidRPr="62ED6EB9">
        <w:rPr>
          <w:rFonts w:asciiTheme="majorBidi" w:hAnsiTheme="majorBidi" w:cstheme="majorBidi"/>
          <w:color w:val="202122"/>
          <w:lang w:val="fr-FR"/>
        </w:rPr>
        <w:t>,</w:t>
      </w:r>
      <w:r w:rsidR="00FD1A33" w:rsidRPr="62ED6EB9">
        <w:rPr>
          <w:rStyle w:val="FootnoteReference"/>
          <w:rFonts w:asciiTheme="majorBidi" w:eastAsiaTheme="majorEastAsia" w:hAnsiTheme="majorBidi" w:cstheme="majorBidi"/>
          <w:color w:val="202122"/>
        </w:rPr>
        <w:footnoteReference w:id="73"/>
      </w:r>
    </w:p>
    <w:p w14:paraId="7F19DC01" w14:textId="1092F6A1" w:rsidR="000F41E1" w:rsidRPr="008253C2" w:rsidRDefault="000F41E1" w:rsidP="00E616ED">
      <w:pPr>
        <w:pStyle w:val="ListParagraph"/>
        <w:numPr>
          <w:ilvl w:val="0"/>
          <w:numId w:val="39"/>
        </w:numPr>
        <w:rPr>
          <w:rFonts w:asciiTheme="majorBidi" w:hAnsiTheme="majorBidi" w:cstheme="majorBidi"/>
        </w:rPr>
      </w:pPr>
      <w:r w:rsidRPr="000F41E1">
        <w:rPr>
          <w:rFonts w:asciiTheme="majorBidi" w:hAnsiTheme="majorBidi" w:cstheme="majorBidi"/>
        </w:rPr>
        <w:t>Secularism is a Modernist ideology that grew up in thirteenth/nineteenth century Britain and advocates a “non-religious” but not necessarily “anti-religious” attitude toward the conduct of social order and the solution of social and economic problems. Secularism typically advocates the institutional and moral separation of “Church and State.” From the time of its origins in the thirteenth/nineteenth century, Secularism presented itself as an efficient and independent set or Morality that, in fact, would prove more successful in solving social and economic problems—especially those of the poor—than Traditional Christian or religious Morality. Linguistically, “Secular” come from the Ancient Latin saecularis from saeculum, meaning “generation,” “period,” or “age.” In Medieval Christian Latin, however, the word was used to refer to “the world,” meaning the present world as opposed to the world to come. Secularism developed extensively in the Modern West during the thirteenth/nineteenth and fourteenth/twentieth century until the present day, but it has often taken on distinctly anti-Christian and anti-religious tones. The word “secularism,” as we will discuss later more fully, has its roots in the same soil that produced the “agnosticism” and materialist atheism of the nineteenth century. From the outset, Secularism was defined as exclusive from religion, although not necessarily hostile to it. The two phenomena were, however, seen as mutually exclusive. Secularism—from the beginning—believed that religious Theology pertained to an unknown and unknowable world. Secularism was wholly concerned with the known empirical world and its interpretation, having “no opinion” about another life. Thus, it was neither “Theistic” nor “Atheistic” and held that neither proposition was proven by experience. Secularism did, however, regard religion to be imperfect when it came to addressing the problems facing the poor and society in general. It advocated that empirical “truth” stood for authority, and religious authority could not stand for truth. It substituted “the purity of usefulness” for “the usefulness of purity,” and this new piety also manifested itself in the concept of self-help. Such background on Secularism and its development does not, however, justify the conclusion that this is what “Secularism” means for the multitudes of people who use that word today or identify themselves as “Secularists.” In fact, as a rule, “Secularism” usually does not usually carry these connotations consistently among large numbers of “Secularists” today. Nevertheless, the “spin” that the word is still closely connected to its historical origins and implies a deep suspicion of religion as a fundamental part of our lives. This suspicion of religion reflects the often bitter and disappointing experience that the Christian and post-Christian West has had with religion in the modern age. Secularism in a more rigorous and distinctively “anti-religious” attitude applies, however, to certain parts of the Muslim world today, where Secularism in very aggressive forms has ravaged entire Muslim lands in the Modern Age, although Muslim Secularists are not alone to be blamed for such developments. The postures of Secularism in the Muslim world during the fourteenth/twentieth and fifteenth/twenty-first centuries also reflects the eclipse of the sound Islamic Intellectual and Civilizational Tradition and the inadequacy of many different Externalist and simplistic religious and literalist formulations of “Islam” in this period that were not solutions to Muslim problems but only tended to make those problems worse than they had been before. Such formulations do not meet the needs of the people in Modern times and may themselves be expected ultimately to fall to the wayside because of their inadequacy and their inability to provide an “Islamic” alternative that is intelligent, up-to-date, and able to meet the needs of the time.</w:t>
      </w:r>
      <w:r>
        <w:rPr>
          <w:rFonts w:asciiTheme="majorBidi" w:hAnsiTheme="majorBidi" w:cstheme="majorBidi"/>
        </w:rPr>
        <w:t xml:space="preserve"> </w:t>
      </w:r>
      <w:r w:rsidRPr="000F41E1">
        <w:rPr>
          <w:rFonts w:asciiTheme="majorBidi" w:hAnsiTheme="majorBidi" w:cstheme="majorBidi"/>
          <w:b/>
          <w:bCs/>
        </w:rPr>
        <w:t>(F</w:t>
      </w:r>
      <w:r>
        <w:rPr>
          <w:rFonts w:asciiTheme="majorBidi" w:hAnsiTheme="majorBidi" w:cstheme="majorBidi"/>
          <w:b/>
          <w:bCs/>
        </w:rPr>
        <w:t>ootnote)</w:t>
      </w:r>
    </w:p>
    <w:p w14:paraId="09326422" w14:textId="55A20BB0" w:rsidR="008253C2" w:rsidRPr="008253C2" w:rsidRDefault="008253C2" w:rsidP="00E616ED">
      <w:pPr>
        <w:pStyle w:val="ListParagraph"/>
        <w:numPr>
          <w:ilvl w:val="0"/>
          <w:numId w:val="39"/>
        </w:numPr>
        <w:rPr>
          <w:rFonts w:asciiTheme="majorBidi" w:hAnsiTheme="majorBidi" w:cstheme="majorBidi"/>
        </w:rPr>
      </w:pPr>
      <w:r>
        <w:rPr>
          <w:rFonts w:asciiTheme="majorBidi" w:hAnsiTheme="majorBidi" w:cstheme="majorBidi"/>
        </w:rPr>
        <w:t>A</w:t>
      </w:r>
      <w:r w:rsidRPr="008253C2">
        <w:rPr>
          <w:rFonts w:asciiTheme="majorBidi" w:hAnsiTheme="majorBidi" w:cstheme="majorBidi"/>
        </w:rPr>
        <w:t>theism's Four Principle Points: Pancosmism, Sensationalism, Rejection of Design, and Relativity of Knowledge</w:t>
      </w:r>
    </w:p>
    <w:p w14:paraId="6D381EB3" w14:textId="77777777" w:rsidR="008253C2" w:rsidRPr="008253C2" w:rsidRDefault="008253C2" w:rsidP="00E616ED">
      <w:pPr>
        <w:pStyle w:val="ListParagraph"/>
        <w:numPr>
          <w:ilvl w:val="1"/>
          <w:numId w:val="39"/>
        </w:numPr>
        <w:rPr>
          <w:rFonts w:asciiTheme="majorBidi" w:hAnsiTheme="majorBidi" w:cstheme="majorBidi"/>
        </w:rPr>
      </w:pPr>
      <w:r w:rsidRPr="008253C2">
        <w:rPr>
          <w:rFonts w:asciiTheme="majorBidi" w:hAnsiTheme="majorBidi" w:cstheme="majorBidi"/>
        </w:rPr>
        <w:t xml:space="preserve">Atheist protests against theistic belief have generally been based upon four points: </w:t>
      </w:r>
    </w:p>
    <w:p w14:paraId="1CFEBBA1" w14:textId="2750583E" w:rsidR="008253C2" w:rsidRPr="008253C2" w:rsidRDefault="008253C2" w:rsidP="00E616ED">
      <w:pPr>
        <w:pStyle w:val="ListParagraph"/>
        <w:numPr>
          <w:ilvl w:val="1"/>
          <w:numId w:val="39"/>
        </w:numPr>
        <w:rPr>
          <w:rFonts w:asciiTheme="majorBidi" w:hAnsiTheme="majorBidi" w:cstheme="majorBidi"/>
        </w:rPr>
      </w:pPr>
      <w:r w:rsidRPr="008253C2">
        <w:rPr>
          <w:rFonts w:asciiTheme="majorBidi" w:hAnsiTheme="majorBidi" w:cstheme="majorBidi"/>
        </w:rPr>
        <w:tab/>
        <w:t xml:space="preserve">1. Materialism: the notion that matter and physical forces alone constitute the ultimate reality in the universe. Organic life and consciousness originated from various unwilled and undirected aggregations of the elements. </w:t>
      </w:r>
    </w:p>
    <w:p w14:paraId="7370DA0A" w14:textId="2D18354A" w:rsidR="008253C2" w:rsidRPr="008253C2" w:rsidRDefault="008253C2" w:rsidP="00E616ED">
      <w:pPr>
        <w:pStyle w:val="ListParagraph"/>
        <w:numPr>
          <w:ilvl w:val="1"/>
          <w:numId w:val="39"/>
        </w:numPr>
        <w:rPr>
          <w:rFonts w:asciiTheme="majorBidi" w:hAnsiTheme="majorBidi" w:cstheme="majorBidi"/>
        </w:rPr>
      </w:pPr>
      <w:r w:rsidRPr="008253C2">
        <w:rPr>
          <w:rFonts w:asciiTheme="majorBidi" w:hAnsiTheme="majorBidi" w:cstheme="majorBidi"/>
        </w:rPr>
        <w:tab/>
        <w:t>2.</w:t>
      </w:r>
      <w:r>
        <w:rPr>
          <w:rFonts w:asciiTheme="majorBidi" w:hAnsiTheme="majorBidi" w:cstheme="majorBidi"/>
        </w:rPr>
        <w:t xml:space="preserve"> </w:t>
      </w:r>
      <w:r w:rsidRPr="008253C2">
        <w:rPr>
          <w:rFonts w:asciiTheme="majorBidi" w:hAnsiTheme="majorBidi" w:cstheme="majorBidi"/>
        </w:rPr>
        <w:t xml:space="preserve">Sensationalism: (This arises among the early Greeks and finds expression in Locke). Locke was a devout theist, but his ideas led to much atheism in England and France. Locke said: “Though all our ideas arise out of sensations or from reflexion on sensations, the human mind is compelled to postulate an adequate creative cause for all material and psychical existences.” Atheistic sensationalists held that if all our ideas arise from sensations, we can have no conception either of an infinite God or of an ultimate causation or of an absolute moral imperative. </w:t>
      </w:r>
    </w:p>
    <w:p w14:paraId="4B69A792" w14:textId="3DD0C2B4" w:rsidR="008253C2" w:rsidRPr="008253C2" w:rsidRDefault="008253C2" w:rsidP="00E616ED">
      <w:pPr>
        <w:pStyle w:val="ListParagraph"/>
        <w:numPr>
          <w:ilvl w:val="1"/>
          <w:numId w:val="39"/>
        </w:numPr>
        <w:rPr>
          <w:rFonts w:asciiTheme="majorBidi" w:hAnsiTheme="majorBidi" w:cstheme="majorBidi"/>
        </w:rPr>
      </w:pPr>
      <w:r w:rsidRPr="008253C2">
        <w:rPr>
          <w:rFonts w:asciiTheme="majorBidi" w:hAnsiTheme="majorBidi" w:cstheme="majorBidi"/>
        </w:rPr>
        <w:tab/>
        <w:t>3.</w:t>
      </w:r>
      <w:r>
        <w:rPr>
          <w:rFonts w:asciiTheme="majorBidi" w:hAnsiTheme="majorBidi" w:cstheme="majorBidi"/>
        </w:rPr>
        <w:t xml:space="preserve"> </w:t>
      </w:r>
      <w:r w:rsidRPr="008253C2">
        <w:rPr>
          <w:rFonts w:asciiTheme="majorBidi" w:hAnsiTheme="majorBidi" w:cstheme="majorBidi"/>
        </w:rPr>
        <w:t xml:space="preserve">Distrust of the argument from design: (especially in the wake of evolutionary theory): The argument of design has been basic to theism from Anaxagoras. </w:t>
      </w:r>
    </w:p>
    <w:p w14:paraId="57FD76D9" w14:textId="0B96F620" w:rsidR="008253C2" w:rsidRDefault="008253C2" w:rsidP="00E616ED">
      <w:pPr>
        <w:pStyle w:val="ListParagraph"/>
        <w:numPr>
          <w:ilvl w:val="1"/>
          <w:numId w:val="39"/>
        </w:numPr>
        <w:rPr>
          <w:rFonts w:asciiTheme="majorBidi" w:hAnsiTheme="majorBidi" w:cstheme="majorBidi"/>
        </w:rPr>
      </w:pPr>
      <w:r w:rsidRPr="008253C2">
        <w:rPr>
          <w:rFonts w:asciiTheme="majorBidi" w:hAnsiTheme="majorBidi" w:cstheme="majorBidi"/>
        </w:rPr>
        <w:tab/>
        <w:t>4. Relativity of knowledge: (Greek skeptic Carneades): in the modern period Mansel and H. Spencer. This relativity precludes all insight into the essential nature and character of the ultimate cause and ground of the universe. This leads to complete agnosticism.</w:t>
      </w:r>
    </w:p>
    <w:p w14:paraId="420426E8" w14:textId="3EC3E8BA" w:rsidR="004F4FA3" w:rsidRPr="003946E7" w:rsidRDefault="004F4FA3" w:rsidP="00E616ED">
      <w:pPr>
        <w:pStyle w:val="ListParagraph"/>
        <w:numPr>
          <w:ilvl w:val="0"/>
          <w:numId w:val="39"/>
        </w:numPr>
        <w:rPr>
          <w:rFonts w:asciiTheme="majorBidi" w:hAnsiTheme="majorBidi" w:cstheme="majorBidi"/>
        </w:rPr>
      </w:pPr>
      <w:r w:rsidRPr="004F4FA3">
        <w:rPr>
          <w:rFonts w:asciiTheme="majorBidi" w:hAnsiTheme="majorBidi" w:cstheme="majorBidi"/>
        </w:rPr>
        <w:t>Pierre Grassé comments on the notion of coincidence in spontaneous evolution: “Chance becomes a sort of providence, which, under the cover of atheism, is not named but which is secretly worshipped.” [note 133].</w:t>
      </w:r>
      <w:r>
        <w:rPr>
          <w:rFonts w:asciiTheme="majorBidi" w:hAnsiTheme="majorBidi" w:cstheme="majorBidi"/>
        </w:rPr>
        <w:t xml:space="preserve"> </w:t>
      </w:r>
      <w:r>
        <w:rPr>
          <w:rFonts w:asciiTheme="majorBidi" w:hAnsiTheme="majorBidi" w:cstheme="majorBidi"/>
          <w:b/>
          <w:bCs/>
        </w:rPr>
        <w:t xml:space="preserve">Volume </w:t>
      </w:r>
      <w:r w:rsidR="003946E7">
        <w:rPr>
          <w:rFonts w:asciiTheme="majorBidi" w:hAnsiTheme="majorBidi" w:cstheme="majorBidi"/>
          <w:b/>
          <w:bCs/>
        </w:rPr>
        <w:t>8</w:t>
      </w:r>
    </w:p>
    <w:p w14:paraId="067F8A6F" w14:textId="4608AE00" w:rsidR="003946E7" w:rsidRPr="0088090E" w:rsidRDefault="0088090E" w:rsidP="00E616ED">
      <w:pPr>
        <w:pStyle w:val="ListParagraph"/>
        <w:numPr>
          <w:ilvl w:val="0"/>
          <w:numId w:val="39"/>
        </w:numPr>
        <w:rPr>
          <w:rFonts w:asciiTheme="majorBidi" w:hAnsiTheme="majorBidi" w:cstheme="majorBidi"/>
        </w:rPr>
      </w:pPr>
      <w:r w:rsidRPr="0088090E">
        <w:rPr>
          <w:rFonts w:asciiTheme="majorBidi" w:hAnsiTheme="majorBidi" w:cstheme="majorBidi"/>
        </w:rPr>
        <w:t>Antipathy toward intelligent design has been one of the distinctive features of modern atheism, agnosticism, and materialism, especially after the rise of materialist Darwinian and neo-Darwinian evolutionary theory. But whenever the question of design is taken seriously--no matter what we believe about the evolution of pre-historic species--any valid answer to it must be vertical--theological, philosophical, and metaphysical--and must effectually overrule and qualify any purely horizontal worldview such as atheism or “pan-cosmism,” the conviction that the universe consists of nothing but physical and psychical existences perceptible to the senses or the imagination and our finite understanding. Teleological proof also runs contrary to any materialistic notion of a closed-system universe, meaning an utterly physical world with causal closure; that is, without any potentially new or outside non-physical causes. In the notion of a closed-system universe, nothing exists but finite, non-incremental quantities of matter and energy directed by chance and various combinations of natural and mechanical processes. The very concept of a closed-system universe is an oxymoron, a contradiction in terms.</w:t>
      </w:r>
      <w:r>
        <w:rPr>
          <w:rFonts w:asciiTheme="majorBidi" w:hAnsiTheme="majorBidi" w:cstheme="majorBidi"/>
        </w:rPr>
        <w:t xml:space="preserve"> </w:t>
      </w:r>
      <w:r>
        <w:rPr>
          <w:rFonts w:asciiTheme="majorBidi" w:hAnsiTheme="majorBidi" w:cstheme="majorBidi"/>
          <w:b/>
          <w:bCs/>
        </w:rPr>
        <w:t xml:space="preserve">Volume 9 </w:t>
      </w:r>
    </w:p>
    <w:p w14:paraId="0F0C7481" w14:textId="77414E13" w:rsidR="0088090E" w:rsidRPr="005A75A8" w:rsidRDefault="005A75A8" w:rsidP="00E616ED">
      <w:pPr>
        <w:pStyle w:val="ListParagraph"/>
        <w:numPr>
          <w:ilvl w:val="0"/>
          <w:numId w:val="39"/>
        </w:numPr>
        <w:rPr>
          <w:rFonts w:asciiTheme="majorBidi" w:hAnsiTheme="majorBidi" w:cstheme="majorBidi"/>
        </w:rPr>
      </w:pPr>
      <w:r w:rsidRPr="005A75A8">
        <w:rPr>
          <w:rFonts w:asciiTheme="majorBidi" w:hAnsiTheme="majorBidi" w:cstheme="majorBidi"/>
        </w:rPr>
        <w:t xml:space="preserve">As human beings, belief is our default position; it needs very little, if any, explanation. What needs an explanation is disbelief: Disbelief is non-normative and is generally corrected with growing maturity in the course of one’s life or, in the case of societies, over the course of history as we witnessed in the twentieth century. Belief in God is instinctive for us and is the voice of universal reason in Homō religiōsus Personal and societal disbelief, doubt, secularism, and atheism were very strong in the twentieth century.  </w:t>
      </w:r>
      <w:r>
        <w:rPr>
          <w:rFonts w:asciiTheme="majorBidi" w:hAnsiTheme="majorBidi" w:cstheme="majorBidi"/>
          <w:b/>
          <w:bCs/>
        </w:rPr>
        <w:t xml:space="preserve">Volume 10 </w:t>
      </w:r>
    </w:p>
    <w:p w14:paraId="5197D694" w14:textId="768F6B21" w:rsidR="005A75A8" w:rsidRPr="00452989" w:rsidRDefault="00452989" w:rsidP="00E616ED">
      <w:pPr>
        <w:pStyle w:val="ListParagraph"/>
        <w:numPr>
          <w:ilvl w:val="0"/>
          <w:numId w:val="39"/>
        </w:numPr>
        <w:rPr>
          <w:rFonts w:asciiTheme="majorBidi" w:hAnsiTheme="majorBidi" w:cstheme="majorBidi"/>
        </w:rPr>
      </w:pPr>
      <w:r w:rsidRPr="00452989">
        <w:rPr>
          <w:rFonts w:asciiTheme="majorBidi" w:hAnsiTheme="majorBidi" w:cstheme="majorBidi"/>
        </w:rPr>
        <w:t>The widespread atheism and skepticism of our times and the nineteenth, twentieth, and present centuries would seem to disprove consensus gentium, if, indeed, belief in God is normative for human beings and we are all God-seekers by nature. At one point it was believed that by the 1980s there would be no more religion, but instead religious fervor rose again and now we have more numerous secular alternatives to religion and valid religious renewals and interpretations than we ever had before. The century closed with an unpredicted revival of religious belief and fanaticism of global proportions and within all religious communities. (PRECEDING SENTENCES MAY REQUIRE ATTENTION)</w:t>
      </w:r>
      <w:r>
        <w:rPr>
          <w:rFonts w:asciiTheme="majorBidi" w:hAnsiTheme="majorBidi" w:cstheme="majorBidi"/>
        </w:rPr>
        <w:t xml:space="preserve"> </w:t>
      </w:r>
      <w:r>
        <w:rPr>
          <w:rFonts w:asciiTheme="majorBidi" w:hAnsiTheme="majorBidi" w:cstheme="majorBidi"/>
          <w:b/>
          <w:bCs/>
        </w:rPr>
        <w:t xml:space="preserve">Volume 10 </w:t>
      </w:r>
    </w:p>
    <w:p w14:paraId="66C06653" w14:textId="48571AB2" w:rsidR="00452989" w:rsidRPr="00452989" w:rsidRDefault="00452989" w:rsidP="00E616ED">
      <w:pPr>
        <w:pStyle w:val="ListParagraph"/>
        <w:numPr>
          <w:ilvl w:val="0"/>
          <w:numId w:val="39"/>
        </w:numPr>
        <w:rPr>
          <w:rFonts w:asciiTheme="majorBidi" w:hAnsiTheme="majorBidi" w:cstheme="majorBidi"/>
        </w:rPr>
      </w:pPr>
      <w:r w:rsidRPr="00452989">
        <w:rPr>
          <w:rFonts w:asciiTheme="majorBidi" w:hAnsiTheme="majorBidi" w:cstheme="majorBidi"/>
        </w:rPr>
        <w:t xml:space="preserve">The nineteenth, twentieth, and present centuries have witnessed widespread atheism and skepticism, and this phenomenon has not been restricted to the secular West. Such lack of religiosity might appear to disprove consensus gentium and the assertion that belief in God is normative for human beings and we are all God-seekers by nature. We will discuss the history of Atheism in what follows--both in its modern and ancient forms. Nevertheless, such cynicism and loss of religious faith is at the root of major individual and social problems today. Carl Jung noted about his psychiatric patients: “Each one of them fell ill because he had lost what the living religions of every age had given their followers.” The disenchantment and de-sacralization of the modern age is unhealthy for human beings because it is unnatural. On the other hand, the restoration of belief is therapeutic; human beings must be able to look upon the world and see it as a texture woven of the signs of God. When we abandon belief in God we demoralize and de-rationalize our natures.  </w:t>
      </w:r>
      <w:r>
        <w:rPr>
          <w:rFonts w:asciiTheme="majorBidi" w:hAnsiTheme="majorBidi" w:cstheme="majorBidi"/>
        </w:rPr>
        <w:t xml:space="preserve"> </w:t>
      </w:r>
      <w:r>
        <w:rPr>
          <w:rFonts w:asciiTheme="majorBidi" w:hAnsiTheme="majorBidi" w:cstheme="majorBidi"/>
          <w:b/>
          <w:bCs/>
        </w:rPr>
        <w:t xml:space="preserve">Volume 10 </w:t>
      </w:r>
    </w:p>
    <w:p w14:paraId="744E9F70" w14:textId="28D0B226" w:rsidR="007B39FE" w:rsidRPr="007B39FE" w:rsidRDefault="007B39FE" w:rsidP="00E616ED">
      <w:pPr>
        <w:pStyle w:val="ListParagraph"/>
        <w:numPr>
          <w:ilvl w:val="0"/>
          <w:numId w:val="39"/>
        </w:numPr>
        <w:rPr>
          <w:rFonts w:asciiTheme="majorBidi" w:hAnsiTheme="majorBidi" w:cstheme="majorBidi"/>
        </w:rPr>
      </w:pPr>
      <w:r w:rsidRPr="007B39FE">
        <w:rPr>
          <w:rFonts w:asciiTheme="majorBidi" w:hAnsiTheme="majorBidi" w:cstheme="majorBidi"/>
        </w:rPr>
        <w:t>We Live in a Methodologically Agnostic Age</w:t>
      </w:r>
    </w:p>
    <w:p w14:paraId="0747926A" w14:textId="77777777" w:rsidR="007B39FE" w:rsidRPr="007B39FE" w:rsidRDefault="007B39FE" w:rsidP="00E616ED">
      <w:pPr>
        <w:pStyle w:val="ListParagraph"/>
        <w:numPr>
          <w:ilvl w:val="0"/>
          <w:numId w:val="39"/>
        </w:numPr>
        <w:rPr>
          <w:rFonts w:asciiTheme="majorBidi" w:hAnsiTheme="majorBidi" w:cstheme="majorBidi"/>
        </w:rPr>
      </w:pPr>
      <w:r w:rsidRPr="007B39FE">
        <w:rPr>
          <w:rFonts w:asciiTheme="majorBidi" w:hAnsiTheme="majorBidi" w:cstheme="majorBidi"/>
        </w:rPr>
        <w:t xml:space="preserve">THE MODERN MIND IS IMPERMEABLE TO ITS CONTRADICTIONS </w:t>
      </w:r>
    </w:p>
    <w:p w14:paraId="5FC8903F" w14:textId="77777777" w:rsidR="007B39FE" w:rsidRPr="007B39FE" w:rsidRDefault="007B39FE" w:rsidP="00E616ED">
      <w:pPr>
        <w:pStyle w:val="ListParagraph"/>
        <w:numPr>
          <w:ilvl w:val="0"/>
          <w:numId w:val="39"/>
        </w:numPr>
        <w:rPr>
          <w:rFonts w:asciiTheme="majorBidi" w:hAnsiTheme="majorBidi" w:cstheme="majorBidi"/>
        </w:rPr>
      </w:pPr>
      <w:r w:rsidRPr="007B39FE">
        <w:rPr>
          <w:rFonts w:asciiTheme="majorBidi" w:hAnsiTheme="majorBidi" w:cstheme="majorBidi"/>
        </w:rPr>
        <w:t xml:space="preserve">René Guénon, The Reign of Quantity, 125: </w:t>
      </w:r>
    </w:p>
    <w:p w14:paraId="57AA5663" w14:textId="2C52B361" w:rsidR="00452989" w:rsidRDefault="007B39FE" w:rsidP="00E616ED">
      <w:pPr>
        <w:pStyle w:val="ListParagraph"/>
        <w:numPr>
          <w:ilvl w:val="1"/>
          <w:numId w:val="39"/>
        </w:numPr>
        <w:rPr>
          <w:rFonts w:asciiTheme="majorBidi" w:hAnsiTheme="majorBidi" w:cstheme="majorBidi"/>
        </w:rPr>
      </w:pPr>
      <w:r w:rsidRPr="007B39FE">
        <w:rPr>
          <w:rFonts w:asciiTheme="majorBidi" w:hAnsiTheme="majorBidi" w:cstheme="majorBidi"/>
        </w:rPr>
        <w:t>“The materialistic attitude, whether it be a question of explicit and formal materialism or of a simple ‘practical’ materialism, necessarily imposes on the whole ‘psychological’ constitution of the human being a real and very important modification. This is easily understood, and in fact it is only necessary to look round in order to conclude that modern man has become quite impermeable to any influences other than such as impinge on his senses; not only have his faculties of comprehension become more and more limited, but also the field of his perception has become correspondingly restricted. The result is a sort of reinforcement of the profane point of view, for this point of view was first born of a defect of comprehension, and thus of a limitation, and this limitation as it becomes accentuated and extends to all domains, itself seems to justify the point of view, at least in the eyes of those who are affected by it.”</w:t>
      </w:r>
    </w:p>
    <w:p w14:paraId="5B16C521" w14:textId="77777777" w:rsidR="00ED11E2" w:rsidRPr="00ED11E2" w:rsidRDefault="00ED11E2" w:rsidP="00E616ED">
      <w:pPr>
        <w:pStyle w:val="ListParagraph"/>
        <w:numPr>
          <w:ilvl w:val="0"/>
          <w:numId w:val="39"/>
        </w:numPr>
        <w:rPr>
          <w:rFonts w:asciiTheme="majorBidi" w:hAnsiTheme="majorBidi" w:cstheme="majorBidi"/>
        </w:rPr>
      </w:pPr>
      <w:r w:rsidRPr="00ED11E2">
        <w:rPr>
          <w:rFonts w:asciiTheme="majorBidi" w:hAnsiTheme="majorBidi" w:cstheme="majorBidi"/>
        </w:rPr>
        <w:t>WHAT IS ATHEISM?</w:t>
      </w:r>
    </w:p>
    <w:p w14:paraId="1395697E" w14:textId="2856620C" w:rsidR="00ED11E2" w:rsidRPr="00ED11E2" w:rsidRDefault="00ED11E2" w:rsidP="00E616ED">
      <w:pPr>
        <w:pStyle w:val="ListParagraph"/>
        <w:numPr>
          <w:ilvl w:val="0"/>
          <w:numId w:val="39"/>
        </w:numPr>
        <w:rPr>
          <w:rFonts w:asciiTheme="majorBidi" w:hAnsiTheme="majorBidi" w:cstheme="majorBidi"/>
        </w:rPr>
      </w:pPr>
      <w:r w:rsidRPr="00ED11E2">
        <w:rPr>
          <w:rFonts w:asciiTheme="majorBidi" w:hAnsiTheme="majorBidi" w:cstheme="majorBidi"/>
        </w:rPr>
        <w:t>Atheism Defined</w:t>
      </w:r>
    </w:p>
    <w:p w14:paraId="65FCCCD4" w14:textId="583A4F8C" w:rsidR="00ED11E2" w:rsidRPr="00ED11E2" w:rsidRDefault="00ED11E2" w:rsidP="00E616ED">
      <w:pPr>
        <w:pStyle w:val="ListParagraph"/>
        <w:numPr>
          <w:ilvl w:val="1"/>
          <w:numId w:val="39"/>
        </w:numPr>
        <w:rPr>
          <w:rFonts w:asciiTheme="majorBidi" w:hAnsiTheme="majorBidi" w:cstheme="majorBidi"/>
        </w:rPr>
      </w:pPr>
      <w:r w:rsidRPr="00ED11E2">
        <w:rPr>
          <w:rFonts w:asciiTheme="majorBidi" w:hAnsiTheme="majorBidi" w:cstheme="majorBidi"/>
        </w:rPr>
        <w:t>“Atheism,” the denial that God exists, is an ancient phenomenon. The Bible speaks of it, and there were philosophical schools of atheism among the Ancient Chinese, Indians, and Greeks.  However, it never lasts for long. It never becomes a permanent feature of society and culture--unless it takes on religious garb--as, arguably, in Henayan Buddhism. Secular alternatives to religion promote themselves through their quasi-religious fervor. They tap into the religious nature of Homō religiōsus --but they are often not capable and do not attempt to be complete alternatives.</w:t>
      </w:r>
      <w:r>
        <w:rPr>
          <w:rFonts w:asciiTheme="majorBidi" w:hAnsiTheme="majorBidi" w:cstheme="majorBidi"/>
          <w:b/>
          <w:bCs/>
        </w:rPr>
        <w:t xml:space="preserve"> Volume 10 </w:t>
      </w:r>
    </w:p>
    <w:p w14:paraId="2E4ADADA" w14:textId="77777777" w:rsidR="00ED11E2" w:rsidRPr="00ED11E2" w:rsidRDefault="00ED11E2" w:rsidP="00ED11E2">
      <w:pPr>
        <w:rPr>
          <w:rFonts w:asciiTheme="majorBidi" w:hAnsiTheme="majorBidi" w:cstheme="majorBidi"/>
        </w:rPr>
      </w:pPr>
    </w:p>
    <w:p w14:paraId="08BA9E03" w14:textId="0E5B48FF" w:rsidR="00ED11E2" w:rsidRPr="00ED11E2" w:rsidRDefault="00ED11E2" w:rsidP="00E616ED">
      <w:pPr>
        <w:pStyle w:val="ListParagraph"/>
        <w:numPr>
          <w:ilvl w:val="0"/>
          <w:numId w:val="39"/>
        </w:numPr>
        <w:rPr>
          <w:rFonts w:asciiTheme="majorBidi" w:hAnsiTheme="majorBidi" w:cstheme="majorBidi"/>
        </w:rPr>
      </w:pPr>
      <w:r w:rsidRPr="00ED11E2">
        <w:rPr>
          <w:rFonts w:asciiTheme="majorBidi" w:hAnsiTheme="majorBidi" w:cstheme="majorBidi"/>
        </w:rPr>
        <w:t>Atheism Is Pan-Cosmism (Universal Cosmic Materialism)</w:t>
      </w:r>
      <w:r w:rsidR="00BA7BDE">
        <w:rPr>
          <w:rFonts w:asciiTheme="majorBidi" w:hAnsiTheme="majorBidi" w:cstheme="majorBidi"/>
        </w:rPr>
        <w:t xml:space="preserve"> </w:t>
      </w:r>
      <w:r w:rsidR="00BA7BDE">
        <w:rPr>
          <w:rFonts w:asciiTheme="majorBidi" w:hAnsiTheme="majorBidi" w:cstheme="majorBidi"/>
          <w:b/>
          <w:bCs/>
        </w:rPr>
        <w:t>(Volume 10)</w:t>
      </w:r>
    </w:p>
    <w:p w14:paraId="7A4C9122" w14:textId="77777777" w:rsidR="00ED11E2" w:rsidRPr="00ED11E2" w:rsidRDefault="00ED11E2" w:rsidP="00E616ED">
      <w:pPr>
        <w:pStyle w:val="ListParagraph"/>
        <w:numPr>
          <w:ilvl w:val="1"/>
          <w:numId w:val="39"/>
        </w:numPr>
        <w:rPr>
          <w:rFonts w:asciiTheme="majorBidi" w:hAnsiTheme="majorBidi" w:cstheme="majorBidi"/>
        </w:rPr>
      </w:pPr>
      <w:r w:rsidRPr="00ED11E2">
        <w:rPr>
          <w:rFonts w:asciiTheme="majorBidi" w:hAnsiTheme="majorBidi" w:cstheme="majorBidi"/>
        </w:rPr>
        <w:t>Atheism is pan-cosmism: the doctrine that the universe consists of nothing but those physical and psychical existences perceptible to the senses or cognizable by the imagination and finite understanding. This is a particular type of Atheism common to Modernism.</w:t>
      </w:r>
    </w:p>
    <w:p w14:paraId="78323EAB" w14:textId="77777777" w:rsidR="00ED11E2" w:rsidRPr="00ED11E2" w:rsidRDefault="00ED11E2" w:rsidP="00E616ED">
      <w:pPr>
        <w:pStyle w:val="ListParagraph"/>
        <w:numPr>
          <w:ilvl w:val="1"/>
          <w:numId w:val="39"/>
        </w:numPr>
        <w:rPr>
          <w:rFonts w:asciiTheme="majorBidi" w:hAnsiTheme="majorBidi" w:cstheme="majorBidi"/>
        </w:rPr>
      </w:pPr>
      <w:r w:rsidRPr="00ED11E2">
        <w:rPr>
          <w:rFonts w:asciiTheme="majorBidi" w:hAnsiTheme="majorBidi" w:cstheme="majorBidi"/>
        </w:rPr>
        <w:t xml:space="preserve">Atheism is sometimes called “pan-cosmism”: the doctrine that the universe consists of nothing but those physical and psychical existences perceptible to the senses or cognizable by the imagination and finite understanding. Atheism presupposes Theism. It exists only as an expression of dissent from positive theistic beliefs. </w:t>
      </w:r>
    </w:p>
    <w:p w14:paraId="3A9B237A" w14:textId="45094C35" w:rsidR="00ED11E2" w:rsidRPr="00ED11E2" w:rsidRDefault="00ED11E2" w:rsidP="00E616ED">
      <w:pPr>
        <w:pStyle w:val="ListParagraph"/>
        <w:numPr>
          <w:ilvl w:val="1"/>
          <w:numId w:val="39"/>
        </w:numPr>
        <w:rPr>
          <w:rFonts w:asciiTheme="majorBidi" w:hAnsiTheme="majorBidi" w:cstheme="majorBidi"/>
        </w:rPr>
      </w:pPr>
      <w:r w:rsidRPr="00ED11E2">
        <w:rPr>
          <w:rFonts w:asciiTheme="majorBidi" w:hAnsiTheme="majorBidi" w:cstheme="majorBidi"/>
        </w:rPr>
        <w:t>Note: closed system universe.</w:t>
      </w:r>
    </w:p>
    <w:p w14:paraId="28B655A4" w14:textId="77777777" w:rsidR="00ED11E2" w:rsidRPr="00ED11E2" w:rsidRDefault="00ED11E2" w:rsidP="00ED11E2">
      <w:pPr>
        <w:pStyle w:val="ListParagraph"/>
        <w:ind w:left="834"/>
        <w:rPr>
          <w:rFonts w:asciiTheme="majorBidi" w:hAnsiTheme="majorBidi" w:cstheme="majorBidi"/>
        </w:rPr>
      </w:pPr>
    </w:p>
    <w:p w14:paraId="58A4C111" w14:textId="77777777" w:rsidR="00ED11E2" w:rsidRPr="00ED11E2" w:rsidRDefault="00ED11E2" w:rsidP="00ED11E2">
      <w:pPr>
        <w:pStyle w:val="ListParagraph"/>
        <w:ind w:left="834"/>
        <w:rPr>
          <w:rFonts w:asciiTheme="majorBidi" w:hAnsiTheme="majorBidi" w:cstheme="majorBidi"/>
        </w:rPr>
      </w:pPr>
    </w:p>
    <w:p w14:paraId="438F9CB7" w14:textId="520D43C3" w:rsidR="00ED11E2" w:rsidRPr="00ED11E2" w:rsidRDefault="00ED11E2" w:rsidP="00E616ED">
      <w:pPr>
        <w:pStyle w:val="ListParagraph"/>
        <w:numPr>
          <w:ilvl w:val="0"/>
          <w:numId w:val="39"/>
        </w:numPr>
        <w:rPr>
          <w:rFonts w:asciiTheme="majorBidi" w:hAnsiTheme="majorBidi" w:cstheme="majorBidi"/>
        </w:rPr>
      </w:pPr>
      <w:r w:rsidRPr="00ED11E2">
        <w:rPr>
          <w:rFonts w:asciiTheme="majorBidi" w:hAnsiTheme="majorBidi" w:cstheme="majorBidi"/>
        </w:rPr>
        <w:t>Protestants Were Referred to as Atheists in the Reformation</w:t>
      </w:r>
    </w:p>
    <w:p w14:paraId="777BF5C3" w14:textId="1D6D9893" w:rsidR="00ED11E2" w:rsidRPr="00ED11E2" w:rsidRDefault="00ED11E2" w:rsidP="00E616ED">
      <w:pPr>
        <w:pStyle w:val="ListParagraph"/>
        <w:numPr>
          <w:ilvl w:val="1"/>
          <w:numId w:val="39"/>
        </w:numPr>
        <w:rPr>
          <w:rFonts w:asciiTheme="majorBidi" w:hAnsiTheme="majorBidi" w:cstheme="majorBidi"/>
        </w:rPr>
      </w:pPr>
      <w:r w:rsidRPr="00ED11E2">
        <w:rPr>
          <w:rFonts w:asciiTheme="majorBidi" w:hAnsiTheme="majorBidi" w:cstheme="majorBidi"/>
        </w:rPr>
        <w:t xml:space="preserve">During the Reformation, the Protestants were often referred to as “atheists” by the Catholics because they refused the veneration of the Virgin Mary or the Saints. </w:t>
      </w:r>
      <w:r w:rsidR="00BA7BDE">
        <w:rPr>
          <w:rFonts w:asciiTheme="majorBidi" w:hAnsiTheme="majorBidi" w:cstheme="majorBidi"/>
          <w:b/>
          <w:bCs/>
        </w:rPr>
        <w:t>(Volume 10)</w:t>
      </w:r>
    </w:p>
    <w:p w14:paraId="69903F82" w14:textId="77777777" w:rsidR="00ED11E2" w:rsidRPr="00ED11E2" w:rsidRDefault="00ED11E2" w:rsidP="00E616ED">
      <w:pPr>
        <w:pStyle w:val="ListParagraph"/>
        <w:numPr>
          <w:ilvl w:val="0"/>
          <w:numId w:val="39"/>
        </w:numPr>
        <w:rPr>
          <w:rFonts w:asciiTheme="majorBidi" w:hAnsiTheme="majorBidi" w:cstheme="majorBidi"/>
        </w:rPr>
      </w:pPr>
      <w:r w:rsidRPr="00ED11E2">
        <w:rPr>
          <w:rFonts w:asciiTheme="majorBidi" w:hAnsiTheme="majorBidi" w:cstheme="majorBidi"/>
        </w:rPr>
        <w:t>THIS COMES UNDER THE BROAD OR MIS-APPLICATION OF THE WORD ATHEIST. THE EARLY CHRISTIANS WERE BRANDED AS ATHEISTS BECAUSE THEY REJECTED GOD. PERHAPS, THE SAME MAY BE SAID OF SOCRATES.</w:t>
      </w:r>
    </w:p>
    <w:p w14:paraId="5DE1603A" w14:textId="77777777" w:rsidR="00ED11E2" w:rsidRPr="00ED11E2" w:rsidRDefault="00ED11E2" w:rsidP="00ED11E2">
      <w:pPr>
        <w:pStyle w:val="ListParagraph"/>
        <w:ind w:left="834"/>
        <w:rPr>
          <w:rFonts w:asciiTheme="majorBidi" w:hAnsiTheme="majorBidi" w:cstheme="majorBidi"/>
        </w:rPr>
      </w:pPr>
    </w:p>
    <w:p w14:paraId="2A357088" w14:textId="6DCAD50F" w:rsidR="00ED11E2" w:rsidRPr="00ED11E2" w:rsidRDefault="00ED11E2" w:rsidP="00E616ED">
      <w:pPr>
        <w:pStyle w:val="ListParagraph"/>
        <w:numPr>
          <w:ilvl w:val="0"/>
          <w:numId w:val="39"/>
        </w:numPr>
        <w:rPr>
          <w:rFonts w:asciiTheme="majorBidi" w:hAnsiTheme="majorBidi" w:cstheme="majorBidi"/>
        </w:rPr>
      </w:pPr>
      <w:r w:rsidRPr="00ED11E2">
        <w:rPr>
          <w:rFonts w:asciiTheme="majorBidi" w:hAnsiTheme="majorBidi" w:cstheme="majorBidi"/>
        </w:rPr>
        <w:t>Atheism Requires Horizontality</w:t>
      </w:r>
    </w:p>
    <w:p w14:paraId="092B889E" w14:textId="4624B165" w:rsidR="00ED11E2" w:rsidRPr="00ED11E2" w:rsidRDefault="00ED11E2" w:rsidP="00E616ED">
      <w:pPr>
        <w:pStyle w:val="ListParagraph"/>
        <w:numPr>
          <w:ilvl w:val="1"/>
          <w:numId w:val="39"/>
        </w:numPr>
        <w:rPr>
          <w:rFonts w:asciiTheme="majorBidi" w:hAnsiTheme="majorBidi" w:cstheme="majorBidi"/>
        </w:rPr>
      </w:pPr>
      <w:r w:rsidRPr="00ED11E2">
        <w:rPr>
          <w:rFonts w:asciiTheme="majorBidi" w:hAnsiTheme="majorBidi" w:cstheme="majorBidi"/>
        </w:rPr>
        <w:t xml:space="preserve">Naïve atheism is the refusal to believe what cannot be seen; some ancient Indian atheism was like this. Atheism, agnosticism, and weak faith can only thrive and multiply in a flat, horizontal world. Once the third, vertical dimension is added, they quickly fade away and die. The vertical dimension—that looks up toward heaven and true causation—is added by intellect, first principles, sound understanding of authentic revelation, sound theology, philosophy, and metaphysics. </w:t>
      </w:r>
    </w:p>
    <w:p w14:paraId="6624D95B" w14:textId="77777777" w:rsidR="00ED11E2" w:rsidRPr="00ED11E2" w:rsidRDefault="00ED11E2" w:rsidP="00E616ED">
      <w:pPr>
        <w:pStyle w:val="ListParagraph"/>
        <w:numPr>
          <w:ilvl w:val="1"/>
          <w:numId w:val="39"/>
        </w:numPr>
        <w:rPr>
          <w:rFonts w:asciiTheme="majorBidi" w:hAnsiTheme="majorBidi" w:cstheme="majorBidi"/>
        </w:rPr>
      </w:pPr>
      <w:r w:rsidRPr="00ED11E2">
        <w:rPr>
          <w:rFonts w:asciiTheme="majorBidi" w:hAnsiTheme="majorBidi" w:cstheme="majorBidi"/>
        </w:rPr>
        <w:t xml:space="preserve">Only in a horizontal world, can its naivetee pass as something reasonable. </w:t>
      </w:r>
    </w:p>
    <w:p w14:paraId="78091495" w14:textId="72074EF9" w:rsidR="00ED11E2" w:rsidRPr="00ED11E2" w:rsidRDefault="00ED11E2" w:rsidP="00E616ED">
      <w:pPr>
        <w:pStyle w:val="ListParagraph"/>
        <w:numPr>
          <w:ilvl w:val="1"/>
          <w:numId w:val="39"/>
        </w:numPr>
        <w:rPr>
          <w:rFonts w:asciiTheme="majorBidi" w:hAnsiTheme="majorBidi" w:cstheme="majorBidi"/>
        </w:rPr>
      </w:pPr>
      <w:r w:rsidRPr="00ED11E2">
        <w:rPr>
          <w:rFonts w:asciiTheme="majorBidi" w:hAnsiTheme="majorBidi" w:cstheme="majorBidi"/>
        </w:rPr>
        <w:t xml:space="preserve">Atheism means to be cognitively entrapped in horizontality. Horizontal (purely physical causes without direction or design) cannot even produce a tea-pot or a mouse trap. How could such causes produce the universe at large? </w:t>
      </w:r>
      <w:r w:rsidR="00BA7BDE">
        <w:rPr>
          <w:rFonts w:asciiTheme="majorBidi" w:hAnsiTheme="majorBidi" w:cstheme="majorBidi"/>
          <w:b/>
          <w:bCs/>
        </w:rPr>
        <w:t>(Volume 10)</w:t>
      </w:r>
    </w:p>
    <w:p w14:paraId="0F6782C1" w14:textId="77777777" w:rsidR="00ED11E2" w:rsidRPr="00ED11E2" w:rsidRDefault="00ED11E2" w:rsidP="00ED11E2">
      <w:pPr>
        <w:pStyle w:val="ListParagraph"/>
        <w:ind w:left="834"/>
        <w:rPr>
          <w:rFonts w:asciiTheme="majorBidi" w:hAnsiTheme="majorBidi" w:cstheme="majorBidi"/>
        </w:rPr>
      </w:pPr>
    </w:p>
    <w:p w14:paraId="110FEBE0" w14:textId="1D90A5AD" w:rsidR="00ED11E2" w:rsidRPr="00ED11E2" w:rsidRDefault="00ED11E2" w:rsidP="00E616ED">
      <w:pPr>
        <w:pStyle w:val="ListParagraph"/>
        <w:numPr>
          <w:ilvl w:val="0"/>
          <w:numId w:val="39"/>
        </w:numPr>
        <w:rPr>
          <w:rFonts w:asciiTheme="majorBidi" w:hAnsiTheme="majorBidi" w:cstheme="majorBidi"/>
        </w:rPr>
      </w:pPr>
      <w:r w:rsidRPr="00ED11E2">
        <w:rPr>
          <w:rFonts w:asciiTheme="majorBidi" w:hAnsiTheme="majorBidi" w:cstheme="majorBidi"/>
        </w:rPr>
        <w:t>Atheism Only Thrives in a Horizontal World</w:t>
      </w:r>
    </w:p>
    <w:p w14:paraId="2AD8A7F9" w14:textId="67A2F7BF" w:rsidR="00ED11E2" w:rsidRPr="00ED11E2" w:rsidRDefault="00ED11E2" w:rsidP="00E616ED">
      <w:pPr>
        <w:pStyle w:val="ListParagraph"/>
        <w:numPr>
          <w:ilvl w:val="1"/>
          <w:numId w:val="39"/>
        </w:numPr>
        <w:rPr>
          <w:rFonts w:asciiTheme="majorBidi" w:hAnsiTheme="majorBidi" w:cstheme="majorBidi"/>
        </w:rPr>
      </w:pPr>
      <w:r w:rsidRPr="00ED11E2">
        <w:rPr>
          <w:rFonts w:asciiTheme="majorBidi" w:hAnsiTheme="majorBidi" w:cstheme="majorBidi"/>
        </w:rPr>
        <w:t xml:space="preserve">Atheism can only thrive in a horizontal world. Atheism is horizontality, the horizontal world view cannot explain anything. Verticality is right headed and brings right headedness. Rooting allows for verticality. Horizontal knowledge veils real knowledge. Example of traditional mathematics versus Cartesian mathematics, qualitative versus purely quantitative. Modern secular modes of thinking focus on the branches while neglecting the roots and thus lack ultimate significance. </w:t>
      </w:r>
      <w:r w:rsidR="00BA7BDE">
        <w:rPr>
          <w:rFonts w:asciiTheme="majorBidi" w:hAnsiTheme="majorBidi" w:cstheme="majorBidi"/>
          <w:b/>
          <w:bCs/>
        </w:rPr>
        <w:t>(Volume 10)</w:t>
      </w:r>
    </w:p>
    <w:p w14:paraId="54B0CCC1" w14:textId="77777777" w:rsidR="00ED11E2" w:rsidRPr="00ED11E2" w:rsidRDefault="00ED11E2" w:rsidP="00ED11E2">
      <w:pPr>
        <w:pStyle w:val="ListParagraph"/>
        <w:ind w:left="834"/>
        <w:rPr>
          <w:rFonts w:asciiTheme="majorBidi" w:hAnsiTheme="majorBidi" w:cstheme="majorBidi"/>
        </w:rPr>
      </w:pPr>
    </w:p>
    <w:p w14:paraId="1DABE507" w14:textId="7E8CC1B4" w:rsidR="00ED11E2" w:rsidRPr="00ED11E2" w:rsidRDefault="00ED11E2" w:rsidP="00E616ED">
      <w:pPr>
        <w:pStyle w:val="ListParagraph"/>
        <w:numPr>
          <w:ilvl w:val="0"/>
          <w:numId w:val="39"/>
        </w:numPr>
        <w:rPr>
          <w:rFonts w:asciiTheme="majorBidi" w:hAnsiTheme="majorBidi" w:cstheme="majorBidi"/>
        </w:rPr>
      </w:pPr>
      <w:r w:rsidRPr="00ED11E2">
        <w:rPr>
          <w:rFonts w:asciiTheme="majorBidi" w:hAnsiTheme="majorBidi" w:cstheme="majorBidi"/>
        </w:rPr>
        <w:t>Atheism Is Anti-Theism and Presupposes Theism</w:t>
      </w:r>
    </w:p>
    <w:p w14:paraId="667DFA02" w14:textId="66BC7A0B" w:rsidR="00ED11E2" w:rsidRPr="00ED11E2" w:rsidRDefault="00ED11E2" w:rsidP="00E616ED">
      <w:pPr>
        <w:pStyle w:val="ListParagraph"/>
        <w:numPr>
          <w:ilvl w:val="1"/>
          <w:numId w:val="39"/>
        </w:numPr>
        <w:rPr>
          <w:rFonts w:asciiTheme="majorBidi" w:hAnsiTheme="majorBidi" w:cstheme="majorBidi"/>
        </w:rPr>
      </w:pPr>
      <w:r w:rsidRPr="00ED11E2">
        <w:rPr>
          <w:rFonts w:asciiTheme="majorBidi" w:hAnsiTheme="majorBidi" w:cstheme="majorBidi"/>
        </w:rPr>
        <w:t xml:space="preserve">Atheism is anti-theism. Atheism presupposes theism. It exists only as an expression of dissent from positive theistic beliefs.  </w:t>
      </w:r>
      <w:r w:rsidR="00BA7BDE">
        <w:rPr>
          <w:rFonts w:asciiTheme="majorBidi" w:hAnsiTheme="majorBidi" w:cstheme="majorBidi"/>
          <w:b/>
          <w:bCs/>
        </w:rPr>
        <w:t>(Volume 10)</w:t>
      </w:r>
    </w:p>
    <w:p w14:paraId="09ED0EF9" w14:textId="77777777" w:rsidR="00ED11E2" w:rsidRPr="00ED11E2" w:rsidRDefault="00ED11E2" w:rsidP="00ED11E2">
      <w:pPr>
        <w:pStyle w:val="ListParagraph"/>
        <w:ind w:left="834"/>
        <w:rPr>
          <w:rFonts w:asciiTheme="majorBidi" w:hAnsiTheme="majorBidi" w:cstheme="majorBidi"/>
        </w:rPr>
      </w:pPr>
    </w:p>
    <w:p w14:paraId="66641DAD" w14:textId="4ECB3441" w:rsidR="00ED11E2" w:rsidRPr="00ED11E2" w:rsidRDefault="00ED11E2" w:rsidP="00E616ED">
      <w:pPr>
        <w:pStyle w:val="ListParagraph"/>
        <w:numPr>
          <w:ilvl w:val="0"/>
          <w:numId w:val="39"/>
        </w:numPr>
        <w:rPr>
          <w:rFonts w:asciiTheme="majorBidi" w:hAnsiTheme="majorBidi" w:cstheme="majorBidi"/>
        </w:rPr>
      </w:pPr>
      <w:r w:rsidRPr="00ED11E2">
        <w:rPr>
          <w:rFonts w:asciiTheme="majorBidi" w:hAnsiTheme="majorBidi" w:cstheme="majorBidi"/>
        </w:rPr>
        <w:t>Lack of Metaphysics in Modern Atheism: Like Talking about the Easter Bunny or Santa Clause</w:t>
      </w:r>
    </w:p>
    <w:p w14:paraId="55ABC6D3" w14:textId="2FD703E0" w:rsidR="00ED11E2" w:rsidRDefault="00ED11E2" w:rsidP="00E616ED">
      <w:pPr>
        <w:pStyle w:val="ListParagraph"/>
        <w:numPr>
          <w:ilvl w:val="1"/>
          <w:numId w:val="39"/>
        </w:numPr>
        <w:rPr>
          <w:rFonts w:asciiTheme="majorBidi" w:hAnsiTheme="majorBidi" w:cstheme="majorBidi"/>
        </w:rPr>
      </w:pPr>
      <w:r w:rsidRPr="00ED11E2">
        <w:rPr>
          <w:rFonts w:asciiTheme="majorBidi" w:hAnsiTheme="majorBidi" w:cstheme="majorBidi"/>
        </w:rPr>
        <w:t xml:space="preserve">Ancient atheism in Greece, India, and China generally had some logical and even metaphysical substance. In the modern and post-modern world, atheism has no substance and its proponents speak about disbelief in God as if they were talking about the Eastern bunny or Santa Clause.  </w:t>
      </w:r>
      <w:r w:rsidR="00BA7BDE">
        <w:rPr>
          <w:rFonts w:asciiTheme="majorBidi" w:hAnsiTheme="majorBidi" w:cstheme="majorBidi"/>
          <w:b/>
          <w:bCs/>
        </w:rPr>
        <w:t>(Volume 10)</w:t>
      </w:r>
    </w:p>
    <w:p w14:paraId="11FBA135" w14:textId="77777777" w:rsidR="00ED11E2" w:rsidRPr="00ED11E2" w:rsidRDefault="00ED11E2" w:rsidP="00ED11E2">
      <w:pPr>
        <w:rPr>
          <w:rFonts w:asciiTheme="majorBidi" w:hAnsiTheme="majorBidi" w:cstheme="majorBidi"/>
        </w:rPr>
      </w:pPr>
    </w:p>
    <w:p w14:paraId="5E4B01A2" w14:textId="054376AF" w:rsidR="00051C29" w:rsidRPr="00051C29" w:rsidRDefault="00051C29" w:rsidP="00E616ED">
      <w:pPr>
        <w:pStyle w:val="ListParagraph"/>
        <w:numPr>
          <w:ilvl w:val="0"/>
          <w:numId w:val="39"/>
        </w:numPr>
        <w:rPr>
          <w:rFonts w:asciiTheme="majorBidi" w:hAnsiTheme="majorBidi" w:cstheme="majorBidi"/>
        </w:rPr>
      </w:pPr>
      <w:r w:rsidRPr="00051C29">
        <w:rPr>
          <w:rFonts w:asciiTheme="majorBidi" w:hAnsiTheme="majorBidi" w:cstheme="majorBidi"/>
        </w:rPr>
        <w:t>Shahidullah Faridi: Very Few People Are Atheists: They Simply Ignore the Issue</w:t>
      </w:r>
    </w:p>
    <w:p w14:paraId="7E8A815C" w14:textId="77777777" w:rsidR="00051C29" w:rsidRPr="00051C29" w:rsidRDefault="00051C29" w:rsidP="00E616ED">
      <w:pPr>
        <w:pStyle w:val="ListParagraph"/>
        <w:numPr>
          <w:ilvl w:val="0"/>
          <w:numId w:val="39"/>
        </w:numPr>
        <w:rPr>
          <w:rFonts w:asciiTheme="majorBidi" w:hAnsiTheme="majorBidi" w:cstheme="majorBidi"/>
        </w:rPr>
      </w:pPr>
      <w:r w:rsidRPr="00051C29">
        <w:rPr>
          <w:rFonts w:asciiTheme="majorBidi" w:hAnsiTheme="majorBidi" w:cstheme="majorBidi"/>
        </w:rPr>
        <w:t xml:space="preserve">Shahidullah Faridi, Inner Aspects of Faith, 3: </w:t>
      </w:r>
    </w:p>
    <w:p w14:paraId="2AAE78DA" w14:textId="48ACFF9D" w:rsidR="00ED11E2" w:rsidRDefault="00051C29" w:rsidP="00E616ED">
      <w:pPr>
        <w:pStyle w:val="ListParagraph"/>
        <w:numPr>
          <w:ilvl w:val="1"/>
          <w:numId w:val="39"/>
        </w:numPr>
        <w:rPr>
          <w:rFonts w:asciiTheme="majorBidi" w:hAnsiTheme="majorBidi" w:cstheme="majorBidi"/>
        </w:rPr>
      </w:pPr>
      <w:r w:rsidRPr="00051C29">
        <w:rPr>
          <w:rFonts w:asciiTheme="majorBidi" w:hAnsiTheme="majorBidi" w:cstheme="majorBidi"/>
        </w:rPr>
        <w:t>Very few people have ever made it their business to refute God’s presence. Most who are anti-religious are agnostic, not atheistic. They attempt to ignore the existence of God instead of denying it.</w:t>
      </w:r>
      <w:r w:rsidR="00BA7BDE">
        <w:rPr>
          <w:rFonts w:asciiTheme="majorBidi" w:hAnsiTheme="majorBidi" w:cstheme="majorBidi"/>
        </w:rPr>
        <w:t xml:space="preserve"> </w:t>
      </w:r>
      <w:r w:rsidR="00BA7BDE">
        <w:rPr>
          <w:rFonts w:asciiTheme="majorBidi" w:hAnsiTheme="majorBidi" w:cstheme="majorBidi"/>
          <w:b/>
          <w:bCs/>
        </w:rPr>
        <w:t>(Volume 10)</w:t>
      </w:r>
    </w:p>
    <w:p w14:paraId="39F21DD6" w14:textId="77777777" w:rsidR="00051C29" w:rsidRDefault="00051C29" w:rsidP="00051C29">
      <w:pPr>
        <w:rPr>
          <w:rFonts w:asciiTheme="majorBidi" w:hAnsiTheme="majorBidi" w:cstheme="majorBidi"/>
        </w:rPr>
      </w:pPr>
    </w:p>
    <w:p w14:paraId="0D94AD63" w14:textId="23D01C18" w:rsidR="00051C29" w:rsidRDefault="00051C29" w:rsidP="00E616ED">
      <w:pPr>
        <w:pStyle w:val="ListParagraph"/>
        <w:numPr>
          <w:ilvl w:val="0"/>
          <w:numId w:val="39"/>
        </w:numPr>
        <w:rPr>
          <w:rFonts w:asciiTheme="majorBidi" w:hAnsiTheme="majorBidi" w:cstheme="majorBidi"/>
        </w:rPr>
      </w:pPr>
      <w:r>
        <w:rPr>
          <w:rFonts w:asciiTheme="majorBidi" w:hAnsiTheme="majorBidi" w:cstheme="majorBidi"/>
        </w:rPr>
        <w:t xml:space="preserve">For more on Atheism, refer to </w:t>
      </w:r>
      <w:r>
        <w:rPr>
          <w:rFonts w:asciiTheme="majorBidi" w:hAnsiTheme="majorBidi" w:cstheme="majorBidi"/>
          <w:b/>
          <w:bCs/>
        </w:rPr>
        <w:t xml:space="preserve">Volume 10 </w:t>
      </w:r>
      <w:r>
        <w:rPr>
          <w:rFonts w:asciiTheme="majorBidi" w:hAnsiTheme="majorBidi" w:cstheme="majorBidi"/>
        </w:rPr>
        <w:t xml:space="preserve">document. </w:t>
      </w:r>
    </w:p>
    <w:p w14:paraId="68539C20" w14:textId="77777777" w:rsidR="00BA7BDE" w:rsidRDefault="00BA7BDE" w:rsidP="00BA7BDE">
      <w:pPr>
        <w:rPr>
          <w:rFonts w:asciiTheme="majorBidi" w:hAnsiTheme="majorBidi" w:cstheme="majorBidi"/>
        </w:rPr>
      </w:pPr>
    </w:p>
    <w:p w14:paraId="311F29A4" w14:textId="2E8F99A0" w:rsidR="00BA7BDE" w:rsidRPr="00BA7BDE" w:rsidRDefault="00BA7BDE" w:rsidP="00E616ED">
      <w:pPr>
        <w:pStyle w:val="ListParagraph"/>
        <w:numPr>
          <w:ilvl w:val="0"/>
          <w:numId w:val="39"/>
        </w:numPr>
        <w:rPr>
          <w:rFonts w:asciiTheme="majorBidi" w:hAnsiTheme="majorBidi" w:cstheme="majorBidi"/>
        </w:rPr>
      </w:pPr>
      <w:r w:rsidRPr="00BA7BDE">
        <w:rPr>
          <w:rFonts w:asciiTheme="majorBidi" w:hAnsiTheme="majorBidi" w:cstheme="majorBidi"/>
        </w:rPr>
        <w:t>What Is Agnosticism?</w:t>
      </w:r>
      <w:r>
        <w:rPr>
          <w:rFonts w:asciiTheme="majorBidi" w:hAnsiTheme="majorBidi" w:cstheme="majorBidi"/>
        </w:rPr>
        <w:t xml:space="preserve"> </w:t>
      </w:r>
      <w:r>
        <w:rPr>
          <w:rFonts w:asciiTheme="majorBidi" w:hAnsiTheme="majorBidi" w:cstheme="majorBidi"/>
          <w:b/>
          <w:bCs/>
        </w:rPr>
        <w:t>(Volume 10)</w:t>
      </w:r>
    </w:p>
    <w:p w14:paraId="093FB6FE" w14:textId="7B9E4E87" w:rsidR="00BA7BDE" w:rsidRPr="00BA7BDE" w:rsidRDefault="00BA7BDE" w:rsidP="00E616ED">
      <w:pPr>
        <w:pStyle w:val="ListParagraph"/>
        <w:numPr>
          <w:ilvl w:val="1"/>
          <w:numId w:val="39"/>
        </w:numPr>
        <w:rPr>
          <w:rFonts w:asciiTheme="majorBidi" w:hAnsiTheme="majorBidi" w:cstheme="majorBidi"/>
        </w:rPr>
      </w:pPr>
      <w:r w:rsidRPr="00BA7BDE">
        <w:rPr>
          <w:rFonts w:asciiTheme="majorBidi" w:hAnsiTheme="majorBidi" w:cstheme="majorBidi"/>
        </w:rPr>
        <w:t xml:space="preserve">Alfred E. Garvie. “Agnosticism.” In ERE , 1:214-220. </w:t>
      </w:r>
    </w:p>
    <w:p w14:paraId="6C5BEE56" w14:textId="77777777" w:rsidR="00BA7BDE" w:rsidRPr="00BA7BDE" w:rsidRDefault="00BA7BDE" w:rsidP="00E616ED">
      <w:pPr>
        <w:pStyle w:val="ListParagraph"/>
        <w:numPr>
          <w:ilvl w:val="1"/>
          <w:numId w:val="39"/>
        </w:numPr>
        <w:rPr>
          <w:rFonts w:asciiTheme="majorBidi" w:hAnsiTheme="majorBidi" w:cstheme="majorBidi"/>
        </w:rPr>
      </w:pPr>
      <w:r w:rsidRPr="00BA7BDE">
        <w:rPr>
          <w:rFonts w:asciiTheme="majorBidi" w:hAnsiTheme="majorBidi" w:cstheme="majorBidi"/>
        </w:rPr>
        <w:t xml:space="preserve">Alfred Garvie, “Agnosticism,” 1:216: </w:t>
      </w:r>
    </w:p>
    <w:p w14:paraId="4C190A41" w14:textId="77777777" w:rsidR="00BA7BDE" w:rsidRPr="00BA7BDE" w:rsidRDefault="00BA7BDE" w:rsidP="00E616ED">
      <w:pPr>
        <w:pStyle w:val="ListParagraph"/>
        <w:numPr>
          <w:ilvl w:val="1"/>
          <w:numId w:val="39"/>
        </w:numPr>
        <w:rPr>
          <w:rFonts w:asciiTheme="majorBidi" w:hAnsiTheme="majorBidi" w:cstheme="majorBidi"/>
        </w:rPr>
      </w:pPr>
      <w:r w:rsidRPr="00BA7BDE">
        <w:rPr>
          <w:rFonts w:asciiTheme="majorBidi" w:hAnsiTheme="majorBidi" w:cstheme="majorBidi"/>
        </w:rPr>
        <w:t xml:space="preserve">Alfred Garvie, “Agnosticism,” 1:217: </w:t>
      </w:r>
    </w:p>
    <w:p w14:paraId="77AB4669" w14:textId="77777777" w:rsidR="00BA7BDE" w:rsidRPr="00BA7BDE" w:rsidRDefault="00BA7BDE" w:rsidP="00E616ED">
      <w:pPr>
        <w:pStyle w:val="ListParagraph"/>
        <w:numPr>
          <w:ilvl w:val="1"/>
          <w:numId w:val="39"/>
        </w:numPr>
        <w:rPr>
          <w:rFonts w:asciiTheme="majorBidi" w:hAnsiTheme="majorBidi" w:cstheme="majorBidi"/>
        </w:rPr>
      </w:pPr>
      <w:r w:rsidRPr="00BA7BDE">
        <w:rPr>
          <w:rFonts w:asciiTheme="majorBidi" w:hAnsiTheme="majorBidi" w:cstheme="majorBidi"/>
        </w:rPr>
        <w:t xml:space="preserve">The human mind must think and cannot find rest until it thinks of the Infinite and the Absolute, that is, God. </w:t>
      </w:r>
    </w:p>
    <w:p w14:paraId="00B93271" w14:textId="77777777" w:rsidR="00BA7BDE" w:rsidRPr="00BA7BDE" w:rsidRDefault="00BA7BDE" w:rsidP="00E616ED">
      <w:pPr>
        <w:pStyle w:val="ListParagraph"/>
        <w:numPr>
          <w:ilvl w:val="1"/>
          <w:numId w:val="39"/>
        </w:numPr>
        <w:rPr>
          <w:rFonts w:asciiTheme="majorBidi" w:hAnsiTheme="majorBidi" w:cstheme="majorBidi"/>
        </w:rPr>
      </w:pPr>
      <w:r w:rsidRPr="00BA7BDE">
        <w:rPr>
          <w:rFonts w:asciiTheme="majorBidi" w:hAnsiTheme="majorBidi" w:cstheme="majorBidi"/>
        </w:rPr>
        <w:t xml:space="preserve">Mention here the “mental impotency” of modern man. </w:t>
      </w:r>
    </w:p>
    <w:p w14:paraId="5BD0DC1C" w14:textId="77777777" w:rsidR="00BA7BDE" w:rsidRPr="00BA7BDE" w:rsidRDefault="00BA7BDE" w:rsidP="00BA7BDE">
      <w:pPr>
        <w:rPr>
          <w:rFonts w:asciiTheme="majorBidi" w:hAnsiTheme="majorBidi" w:cstheme="majorBidi"/>
        </w:rPr>
      </w:pPr>
    </w:p>
    <w:p w14:paraId="76990DD0" w14:textId="288D1DEC" w:rsidR="00BA7BDE" w:rsidRPr="00BA7BDE" w:rsidRDefault="00BA7BDE" w:rsidP="00E616ED">
      <w:pPr>
        <w:pStyle w:val="ListParagraph"/>
        <w:numPr>
          <w:ilvl w:val="0"/>
          <w:numId w:val="39"/>
        </w:numPr>
        <w:rPr>
          <w:rFonts w:asciiTheme="majorBidi" w:hAnsiTheme="majorBidi" w:cstheme="majorBidi"/>
        </w:rPr>
      </w:pPr>
      <w:r w:rsidRPr="00BA7BDE">
        <w:rPr>
          <w:rFonts w:asciiTheme="majorBidi" w:hAnsiTheme="majorBidi" w:cstheme="majorBidi"/>
        </w:rPr>
        <w:t>Agnosticism Is Mental Impotence</w:t>
      </w:r>
      <w:r>
        <w:rPr>
          <w:rFonts w:asciiTheme="majorBidi" w:hAnsiTheme="majorBidi" w:cstheme="majorBidi"/>
        </w:rPr>
        <w:t xml:space="preserve"> </w:t>
      </w:r>
      <w:r>
        <w:rPr>
          <w:rFonts w:asciiTheme="majorBidi" w:hAnsiTheme="majorBidi" w:cstheme="majorBidi"/>
          <w:b/>
          <w:bCs/>
        </w:rPr>
        <w:t>(Volume 10)</w:t>
      </w:r>
    </w:p>
    <w:p w14:paraId="5808A8A0" w14:textId="552BB8A7" w:rsidR="00BA7BDE" w:rsidRPr="00BA7BDE" w:rsidRDefault="00BA7BDE" w:rsidP="00E616ED">
      <w:pPr>
        <w:pStyle w:val="ListParagraph"/>
        <w:numPr>
          <w:ilvl w:val="1"/>
          <w:numId w:val="39"/>
        </w:numPr>
        <w:rPr>
          <w:rFonts w:asciiTheme="majorBidi" w:hAnsiTheme="majorBidi" w:cstheme="majorBidi"/>
        </w:rPr>
      </w:pPr>
      <w:r w:rsidRPr="00BA7BDE">
        <w:rPr>
          <w:rFonts w:asciiTheme="majorBidi" w:hAnsiTheme="majorBidi" w:cstheme="majorBidi"/>
        </w:rPr>
        <w:t xml:space="preserve">Agnosticism is an admission of “mental impotence.” We may call this the mental impotence of modernist man.   </w:t>
      </w:r>
    </w:p>
    <w:p w14:paraId="5F39DFEF" w14:textId="77777777" w:rsidR="00BA7BDE" w:rsidRPr="00BA7BDE" w:rsidRDefault="00BA7BDE" w:rsidP="00E616ED">
      <w:pPr>
        <w:pStyle w:val="ListParagraph"/>
        <w:numPr>
          <w:ilvl w:val="1"/>
          <w:numId w:val="39"/>
        </w:numPr>
        <w:rPr>
          <w:rFonts w:asciiTheme="majorBidi" w:hAnsiTheme="majorBidi" w:cstheme="majorBidi"/>
        </w:rPr>
      </w:pPr>
      <w:r w:rsidRPr="00BA7BDE">
        <w:rPr>
          <w:rFonts w:asciiTheme="majorBidi" w:hAnsiTheme="majorBidi" w:cstheme="majorBidi"/>
        </w:rPr>
        <w:t xml:space="preserve">It reflects the lack of intellect or the atrophy of that faculty. They have the capacity to understand but have not been trained to cultivate or trust in that faculty.   </w:t>
      </w:r>
    </w:p>
    <w:p w14:paraId="435F0296" w14:textId="684D731A" w:rsidR="00BA7BDE" w:rsidRPr="00BA7BDE" w:rsidRDefault="00BA7BDE" w:rsidP="00E616ED">
      <w:pPr>
        <w:pStyle w:val="ListParagraph"/>
        <w:numPr>
          <w:ilvl w:val="0"/>
          <w:numId w:val="39"/>
        </w:numPr>
        <w:rPr>
          <w:rFonts w:asciiTheme="majorBidi" w:hAnsiTheme="majorBidi" w:cstheme="majorBidi"/>
        </w:rPr>
      </w:pPr>
      <w:r w:rsidRPr="00BA7BDE">
        <w:rPr>
          <w:rFonts w:asciiTheme="majorBidi" w:hAnsiTheme="majorBidi" w:cstheme="majorBidi"/>
        </w:rPr>
        <w:t>Atheism is a mental monstrosity. Agnosticism is mental impotence.</w:t>
      </w:r>
      <w:r>
        <w:rPr>
          <w:rFonts w:asciiTheme="majorBidi" w:hAnsiTheme="majorBidi" w:cstheme="majorBidi"/>
        </w:rPr>
        <w:t xml:space="preserve"> </w:t>
      </w:r>
      <w:r>
        <w:rPr>
          <w:rFonts w:asciiTheme="majorBidi" w:hAnsiTheme="majorBidi" w:cstheme="majorBidi"/>
          <w:b/>
          <w:bCs/>
        </w:rPr>
        <w:t xml:space="preserve">(Volume 10) </w:t>
      </w:r>
    </w:p>
    <w:p w14:paraId="052B6761" w14:textId="77777777" w:rsidR="00051C29" w:rsidRDefault="00051C29" w:rsidP="00051C29">
      <w:pPr>
        <w:rPr>
          <w:rFonts w:asciiTheme="majorBidi" w:hAnsiTheme="majorBidi" w:cstheme="majorBidi"/>
        </w:rPr>
      </w:pPr>
    </w:p>
    <w:p w14:paraId="6D0609FB" w14:textId="77777777" w:rsidR="00051C29" w:rsidRPr="00051C29" w:rsidRDefault="00051C29" w:rsidP="00051C29">
      <w:pPr>
        <w:rPr>
          <w:rFonts w:asciiTheme="majorBidi" w:hAnsiTheme="majorBidi" w:cstheme="majorBidi"/>
        </w:rPr>
      </w:pPr>
    </w:p>
    <w:p w14:paraId="49B5C837" w14:textId="77777777" w:rsidR="00FD1A33" w:rsidRDefault="00FD1A33" w:rsidP="00FD1A33">
      <w:pPr>
        <w:ind w:left="1080"/>
        <w:rPr>
          <w:rFonts w:eastAsiaTheme="minorHAnsi"/>
        </w:rPr>
      </w:pPr>
    </w:p>
    <w:p w14:paraId="5DCEC3F0" w14:textId="77777777" w:rsidR="00FD1A33" w:rsidRPr="00795B97" w:rsidRDefault="00FD1A33" w:rsidP="00FD1A33">
      <w:pPr>
        <w:ind w:left="1080"/>
        <w:rPr>
          <w:rFonts w:eastAsiaTheme="minorHAnsi"/>
        </w:rPr>
      </w:pPr>
    </w:p>
    <w:p w14:paraId="0995F2BF" w14:textId="427ADCFB" w:rsidR="00FD1A33" w:rsidRPr="000F47D3" w:rsidRDefault="00FD1A33" w:rsidP="000F47D3">
      <w:pPr>
        <w:rPr>
          <w:rFonts w:eastAsiaTheme="minorHAnsi"/>
        </w:rPr>
      </w:pPr>
      <w:r>
        <w:rPr>
          <w:rFonts w:eastAsiaTheme="minorHAnsi"/>
        </w:rPr>
        <w:tab/>
      </w:r>
      <w:r>
        <w:rPr>
          <w:rFonts w:eastAsiaTheme="minorHAnsi"/>
        </w:rPr>
        <w:tab/>
      </w:r>
      <w:bookmarkStart w:id="134" w:name="_Toc188509407"/>
      <w:r>
        <w:rPr>
          <w:rFonts w:eastAsiaTheme="minorHAnsi"/>
        </w:rPr>
        <w:t>Imperative of Community &amp; Continuity in Religion</w:t>
      </w:r>
      <w:bookmarkEnd w:id="134"/>
      <w:r>
        <w:rPr>
          <w:rFonts w:eastAsiaTheme="minorHAnsi"/>
        </w:rPr>
        <w:t xml:space="preserve"> </w:t>
      </w:r>
    </w:p>
    <w:p w14:paraId="588E45DA" w14:textId="77777777" w:rsidR="00FD1A33" w:rsidRPr="00E45BDD" w:rsidRDefault="00FD1A33" w:rsidP="00FD1A33">
      <w:pPr>
        <w:ind w:left="1080" w:right="2340"/>
        <w:jc w:val="both"/>
        <w:rPr>
          <w:rFonts w:eastAsiaTheme="minorHAnsi"/>
        </w:rPr>
      </w:pPr>
    </w:p>
    <w:p w14:paraId="651AAC70" w14:textId="77777777" w:rsidR="00FD1A33" w:rsidRPr="00E37E2C" w:rsidRDefault="00FD1A33" w:rsidP="00E616ED">
      <w:pPr>
        <w:pStyle w:val="Heading4"/>
        <w:numPr>
          <w:ilvl w:val="1"/>
          <w:numId w:val="3"/>
        </w:numPr>
        <w:rPr>
          <w:rFonts w:asciiTheme="majorBidi" w:hAnsiTheme="majorBidi"/>
          <w:b/>
          <w:bCs/>
          <w:color w:val="C00000"/>
          <w:sz w:val="28"/>
          <w:szCs w:val="28"/>
        </w:rPr>
      </w:pPr>
      <w:r w:rsidRPr="00E37E2C">
        <w:rPr>
          <w:rFonts w:asciiTheme="majorBidi" w:hAnsiTheme="majorBidi"/>
          <w:b/>
          <w:bCs/>
          <w:color w:val="C00000"/>
          <w:sz w:val="28"/>
          <w:szCs w:val="28"/>
        </w:rPr>
        <w:t>Babylonian Captivity (597 BCE-586 BCE)</w:t>
      </w:r>
    </w:p>
    <w:p w14:paraId="426DAC40" w14:textId="0020BFF5" w:rsidR="00FD1A33" w:rsidRDefault="0A910C68" w:rsidP="000F47D3">
      <w:pPr>
        <w:ind w:left="1440"/>
        <w:rPr>
          <w:rFonts w:eastAsiaTheme="minorEastAsia"/>
          <w:b/>
          <w:bCs/>
          <w:i/>
          <w:iCs/>
        </w:rPr>
      </w:pPr>
      <w:r w:rsidRPr="19736EA0">
        <w:rPr>
          <w:rFonts w:eastAsiaTheme="minorEastAsia"/>
          <w:b/>
          <w:bCs/>
          <w:i/>
          <w:iCs/>
        </w:rPr>
        <w:t>The Babylonian Captivity,</w:t>
      </w:r>
      <w:r w:rsidR="00FD1A33" w:rsidRPr="19736EA0">
        <w:rPr>
          <w:rStyle w:val="FootnoteReference"/>
          <w:rFonts w:asciiTheme="majorBidi" w:eastAsiaTheme="minorEastAsia" w:hAnsiTheme="majorBidi" w:cstheme="majorBidi"/>
          <w:b/>
          <w:bCs/>
          <w:i/>
          <w:iCs/>
          <w:color w:val="000000"/>
        </w:rPr>
        <w:footnoteReference w:id="74"/>
      </w:r>
    </w:p>
    <w:p w14:paraId="60ED6F58" w14:textId="77777777" w:rsidR="00B42712" w:rsidRDefault="00B42712" w:rsidP="000F47D3">
      <w:pPr>
        <w:ind w:left="1440"/>
        <w:rPr>
          <w:rFonts w:eastAsiaTheme="minorHAnsi"/>
          <w:b/>
          <w:bCs/>
          <w:i/>
          <w:iCs/>
        </w:rPr>
      </w:pPr>
    </w:p>
    <w:p w14:paraId="5F1BD651" w14:textId="7444B1D9" w:rsidR="00B42712" w:rsidRPr="00B42712" w:rsidRDefault="00B42712" w:rsidP="00E616ED">
      <w:pPr>
        <w:pStyle w:val="ListParagraph"/>
        <w:numPr>
          <w:ilvl w:val="0"/>
          <w:numId w:val="39"/>
        </w:numPr>
        <w:rPr>
          <w:rFonts w:eastAsiaTheme="minorHAnsi"/>
        </w:rPr>
      </w:pPr>
      <w:r w:rsidRPr="00B42712">
        <w:rPr>
          <w:rFonts w:eastAsiaTheme="minorHAnsi"/>
        </w:rPr>
        <w:t>According to Saint Irenaeus, who lived most of his life during the second century CE and died around 202 CE, all Biblical Scripture was lost during the Babylonian Captivity, and Ezra rewrote it and gave it back to the Jews.</w:t>
      </w:r>
      <w:r>
        <w:rPr>
          <w:rFonts w:eastAsiaTheme="minorHAnsi"/>
        </w:rPr>
        <w:t xml:space="preserve"> </w:t>
      </w:r>
      <w:r>
        <w:rPr>
          <w:rFonts w:eastAsiaTheme="minorHAnsi"/>
          <w:b/>
          <w:bCs/>
        </w:rPr>
        <w:t xml:space="preserve">(Volume 2) </w:t>
      </w:r>
    </w:p>
    <w:p w14:paraId="4B5BFBBE" w14:textId="14D3BA05" w:rsidR="00B42712" w:rsidRPr="007620FF" w:rsidRDefault="0015312F" w:rsidP="00E616ED">
      <w:pPr>
        <w:pStyle w:val="ListParagraph"/>
        <w:numPr>
          <w:ilvl w:val="0"/>
          <w:numId w:val="39"/>
        </w:numPr>
        <w:rPr>
          <w:rFonts w:eastAsiaTheme="minorHAnsi"/>
          <w:b/>
          <w:bCs/>
        </w:rPr>
      </w:pPr>
      <w:r w:rsidRPr="007620FF">
        <w:rPr>
          <w:rFonts w:eastAsiaTheme="minorHAnsi"/>
          <w:b/>
          <w:bCs/>
          <w:i/>
          <w:iCs/>
        </w:rPr>
        <w:t xml:space="preserve">Empty Section in Volume 17 </w:t>
      </w:r>
    </w:p>
    <w:p w14:paraId="61B4EC2D" w14:textId="77777777" w:rsidR="007620FF" w:rsidRPr="007620FF" w:rsidRDefault="007620FF" w:rsidP="00E616ED">
      <w:pPr>
        <w:pStyle w:val="ListParagraph"/>
        <w:numPr>
          <w:ilvl w:val="0"/>
          <w:numId w:val="39"/>
        </w:numPr>
        <w:rPr>
          <w:rFonts w:eastAsiaTheme="minorHAnsi"/>
          <w:b/>
          <w:bCs/>
        </w:rPr>
      </w:pPr>
    </w:p>
    <w:p w14:paraId="0475DE68" w14:textId="77777777" w:rsidR="00FD1A33" w:rsidRPr="00DE6043" w:rsidRDefault="00FD1A33" w:rsidP="00E616ED">
      <w:pPr>
        <w:pStyle w:val="Heading4"/>
        <w:numPr>
          <w:ilvl w:val="1"/>
          <w:numId w:val="3"/>
        </w:numPr>
        <w:rPr>
          <w:rFonts w:asciiTheme="majorBidi" w:eastAsiaTheme="minorHAnsi" w:hAnsiTheme="majorBidi"/>
          <w:b/>
          <w:bCs/>
          <w:color w:val="C00000"/>
          <w:sz w:val="28"/>
          <w:szCs w:val="28"/>
        </w:rPr>
      </w:pPr>
      <w:bookmarkStart w:id="135" w:name="_Toc188509398"/>
      <w:r>
        <w:rPr>
          <w:rFonts w:asciiTheme="majorBidi" w:eastAsiaTheme="minorHAnsi" w:hAnsiTheme="majorBidi"/>
          <w:b/>
          <w:bCs/>
          <w:color w:val="C00000"/>
          <w:sz w:val="28"/>
          <w:szCs w:val="28"/>
        </w:rPr>
        <w:t>Centers of Early C</w:t>
      </w:r>
      <w:r w:rsidRPr="000339D6">
        <w:rPr>
          <w:rFonts w:asciiTheme="majorBidi" w:eastAsiaTheme="minorHAnsi" w:hAnsiTheme="majorBidi"/>
          <w:b/>
          <w:bCs/>
          <w:color w:val="C00000"/>
          <w:sz w:val="28"/>
          <w:szCs w:val="28"/>
        </w:rPr>
        <w:t>hristian Origins</w:t>
      </w:r>
    </w:p>
    <w:p w14:paraId="38E1F660" w14:textId="77777777" w:rsidR="00FD1A33" w:rsidRPr="00F66A93" w:rsidRDefault="0A910C68" w:rsidP="00FD1A33">
      <w:pPr>
        <w:autoSpaceDE w:val="0"/>
        <w:autoSpaceDN w:val="0"/>
        <w:adjustRightInd w:val="0"/>
        <w:ind w:left="1080" w:right="2160"/>
        <w:rPr>
          <w:rFonts w:asciiTheme="majorBidi" w:eastAsiaTheme="minorEastAsia" w:hAnsiTheme="majorBidi" w:cstheme="majorBidi"/>
          <w:color w:val="000000"/>
        </w:rPr>
      </w:pPr>
      <w:r w:rsidRPr="62ED6EB9">
        <w:rPr>
          <w:rFonts w:asciiTheme="majorBidi" w:eastAsiaTheme="minorEastAsia" w:hAnsiTheme="majorBidi" w:cstheme="majorBidi"/>
          <w:b/>
          <w:bCs/>
          <w:color w:val="000000"/>
        </w:rPr>
        <w:t>Alexandria</w:t>
      </w:r>
      <w:r w:rsidRPr="62ED6EB9">
        <w:rPr>
          <w:rFonts w:asciiTheme="majorBidi" w:eastAsiaTheme="minorEastAsia" w:hAnsiTheme="majorBidi" w:cstheme="majorBidi"/>
          <w:color w:val="000000"/>
        </w:rPr>
        <w:t>,</w:t>
      </w:r>
      <w:r w:rsidR="00FD1A33" w:rsidRPr="62ED6EB9">
        <w:rPr>
          <w:rStyle w:val="FootnoteReference"/>
          <w:rFonts w:asciiTheme="majorBidi" w:eastAsiaTheme="minorEastAsia" w:hAnsiTheme="majorBidi" w:cstheme="majorBidi"/>
          <w:color w:val="000000"/>
        </w:rPr>
        <w:footnoteReference w:id="75"/>
      </w:r>
      <w:r w:rsidRPr="62ED6EB9">
        <w:rPr>
          <w:rFonts w:asciiTheme="majorBidi" w:eastAsiaTheme="minorEastAsia" w:hAnsiTheme="majorBidi" w:cstheme="majorBidi"/>
          <w:color w:val="000000"/>
        </w:rPr>
        <w:t xml:space="preserve"> </w:t>
      </w:r>
      <w:r w:rsidRPr="62ED6EB9">
        <w:rPr>
          <w:rFonts w:asciiTheme="majorBidi" w:eastAsiaTheme="minorEastAsia" w:hAnsiTheme="majorBidi" w:cstheme="majorBidi"/>
          <w:b/>
          <w:bCs/>
          <w:color w:val="000000"/>
        </w:rPr>
        <w:t>Rome</w:t>
      </w:r>
      <w:r w:rsidRPr="62ED6EB9">
        <w:rPr>
          <w:rFonts w:asciiTheme="majorBidi" w:eastAsiaTheme="minorEastAsia" w:hAnsiTheme="majorBidi" w:cstheme="majorBidi"/>
          <w:color w:val="000000"/>
        </w:rPr>
        <w:t>,</w:t>
      </w:r>
      <w:r w:rsidR="00FD1A33" w:rsidRPr="62ED6EB9">
        <w:rPr>
          <w:rStyle w:val="FootnoteReference"/>
          <w:rFonts w:asciiTheme="majorBidi" w:eastAsiaTheme="minorEastAsia" w:hAnsiTheme="majorBidi" w:cstheme="majorBidi"/>
          <w:color w:val="000000"/>
        </w:rPr>
        <w:footnoteReference w:id="76"/>
      </w:r>
      <w:r w:rsidRPr="62ED6EB9">
        <w:rPr>
          <w:rFonts w:asciiTheme="majorBidi" w:eastAsiaTheme="minorEastAsia" w:hAnsiTheme="majorBidi" w:cstheme="majorBidi"/>
          <w:color w:val="000000"/>
        </w:rPr>
        <w:t xml:space="preserve"> </w:t>
      </w:r>
      <w:r w:rsidRPr="62ED6EB9">
        <w:rPr>
          <w:rFonts w:asciiTheme="majorBidi" w:eastAsiaTheme="minorEastAsia" w:hAnsiTheme="majorBidi" w:cstheme="majorBidi"/>
          <w:b/>
          <w:bCs/>
          <w:color w:val="000000"/>
        </w:rPr>
        <w:t>Carthage</w:t>
      </w:r>
      <w:r w:rsidRPr="62ED6EB9">
        <w:rPr>
          <w:rFonts w:asciiTheme="majorBidi" w:eastAsiaTheme="minorEastAsia" w:hAnsiTheme="majorBidi" w:cstheme="majorBidi"/>
          <w:color w:val="000000"/>
        </w:rPr>
        <w:t>,</w:t>
      </w:r>
      <w:r w:rsidR="00FD1A33" w:rsidRPr="62ED6EB9">
        <w:rPr>
          <w:rStyle w:val="FootnoteReference"/>
          <w:rFonts w:asciiTheme="majorBidi" w:eastAsiaTheme="minorEastAsia" w:hAnsiTheme="majorBidi" w:cstheme="majorBidi"/>
          <w:color w:val="000000"/>
        </w:rPr>
        <w:footnoteReference w:id="77"/>
      </w:r>
      <w:r w:rsidRPr="62ED6EB9">
        <w:rPr>
          <w:rFonts w:asciiTheme="majorBidi" w:eastAsiaTheme="minorEastAsia" w:hAnsiTheme="majorBidi" w:cstheme="majorBidi"/>
          <w:color w:val="000000"/>
        </w:rPr>
        <w:t xml:space="preserve">  and </w:t>
      </w:r>
      <w:r w:rsidRPr="62ED6EB9">
        <w:rPr>
          <w:rFonts w:asciiTheme="majorBidi" w:eastAsiaTheme="minorEastAsia" w:hAnsiTheme="majorBidi" w:cstheme="majorBidi"/>
          <w:b/>
          <w:bCs/>
          <w:color w:val="000000"/>
        </w:rPr>
        <w:t>Ephesus</w:t>
      </w:r>
      <w:r w:rsidRPr="62ED6EB9">
        <w:rPr>
          <w:rFonts w:asciiTheme="majorBidi" w:eastAsiaTheme="minorEastAsia" w:hAnsiTheme="majorBidi" w:cstheme="majorBidi"/>
          <w:color w:val="000000"/>
        </w:rPr>
        <w:t>.</w:t>
      </w:r>
      <w:r w:rsidR="00FD1A33" w:rsidRPr="62ED6EB9">
        <w:rPr>
          <w:rStyle w:val="FootnoteReference"/>
          <w:rFonts w:asciiTheme="majorBidi" w:eastAsiaTheme="minorEastAsia" w:hAnsiTheme="majorBidi" w:cstheme="majorBidi"/>
          <w:color w:val="000000"/>
        </w:rPr>
        <w:footnoteReference w:id="78"/>
      </w:r>
      <w:r w:rsidRPr="62ED6EB9">
        <w:rPr>
          <w:rFonts w:eastAsiaTheme="minorEastAsia"/>
          <w:b/>
          <w:bCs/>
          <w:color w:val="000000"/>
          <w:sz w:val="28"/>
          <w:szCs w:val="28"/>
        </w:rPr>
        <w:t xml:space="preserve"> </w:t>
      </w:r>
      <w:r w:rsidRPr="62ED6EB9">
        <w:rPr>
          <w:rFonts w:eastAsiaTheme="minorEastAsia"/>
          <w:b/>
          <w:bCs/>
          <w:color w:val="000000"/>
        </w:rPr>
        <w:t>The Schools of Antioch and Alexandria</w:t>
      </w:r>
      <w:r w:rsidR="00FD1A33" w:rsidRPr="62ED6EB9">
        <w:rPr>
          <w:rStyle w:val="FootnoteReference"/>
          <w:rFonts w:eastAsiaTheme="minorEastAsia"/>
          <w:color w:val="000000"/>
        </w:rPr>
        <w:footnoteReference w:id="79"/>
      </w:r>
    </w:p>
    <w:p w14:paraId="4FB59C5D" w14:textId="77777777" w:rsidR="00FD1A33" w:rsidRPr="003B2936" w:rsidRDefault="00FD1A33" w:rsidP="00E616ED">
      <w:pPr>
        <w:pStyle w:val="Heading4"/>
        <w:numPr>
          <w:ilvl w:val="1"/>
          <w:numId w:val="3"/>
        </w:numPr>
        <w:rPr>
          <w:rFonts w:asciiTheme="majorBidi" w:eastAsiaTheme="minorHAnsi" w:hAnsiTheme="majorBidi"/>
          <w:b/>
          <w:bCs/>
          <w:color w:val="C00000"/>
          <w:sz w:val="28"/>
          <w:szCs w:val="28"/>
        </w:rPr>
      </w:pPr>
      <w:r w:rsidRPr="003B2936">
        <w:rPr>
          <w:rFonts w:asciiTheme="majorBidi" w:hAnsiTheme="majorBidi"/>
          <w:b/>
          <w:bCs/>
          <w:color w:val="C00000"/>
          <w:sz w:val="28"/>
          <w:szCs w:val="28"/>
          <w:shd w:val="clear" w:color="auto" w:fill="FFFFFF"/>
        </w:rPr>
        <w:t>Dead Sea Scrolls</w:t>
      </w:r>
    </w:p>
    <w:p w14:paraId="36EA7F23" w14:textId="77777777" w:rsidR="00A431D4" w:rsidRDefault="0A910C68" w:rsidP="00A431D4">
      <w:pPr>
        <w:ind w:left="1080"/>
        <w:rPr>
          <w:rFonts w:asciiTheme="majorBidi" w:hAnsiTheme="majorBidi" w:cstheme="majorBidi"/>
          <w:b/>
          <w:bCs/>
          <w:color w:val="000000" w:themeColor="text1"/>
          <w:shd w:val="clear" w:color="auto" w:fill="FFFFFF"/>
        </w:rPr>
      </w:pPr>
      <w:r w:rsidRPr="62ED6EB9">
        <w:rPr>
          <w:rFonts w:asciiTheme="majorBidi" w:hAnsiTheme="majorBidi" w:cstheme="majorBidi"/>
          <w:b/>
          <w:bCs/>
          <w:color w:val="000000" w:themeColor="text1"/>
          <w:shd w:val="clear" w:color="auto" w:fill="FFFFFF"/>
        </w:rPr>
        <w:t>The Dead Sea Scrolls</w:t>
      </w:r>
      <w:r w:rsidR="00FD1A33" w:rsidRPr="62ED6EB9">
        <w:rPr>
          <w:rStyle w:val="FootnoteReference"/>
          <w:rFonts w:asciiTheme="majorBidi" w:hAnsiTheme="majorBidi" w:cstheme="majorBidi"/>
          <w:color w:val="000000" w:themeColor="text1"/>
          <w:shd w:val="clear" w:color="auto" w:fill="FFFFFF"/>
        </w:rPr>
        <w:footnoteReference w:id="80"/>
      </w:r>
      <w:r w:rsidR="77E984F9" w:rsidRPr="62ED6EB9">
        <w:rPr>
          <w:rFonts w:asciiTheme="majorBidi" w:hAnsiTheme="majorBidi" w:cstheme="majorBidi"/>
          <w:b/>
          <w:bCs/>
          <w:color w:val="000000" w:themeColor="text1"/>
          <w:shd w:val="clear" w:color="auto" w:fill="FFFFFF"/>
        </w:rPr>
        <w:t xml:space="preserve"> </w:t>
      </w:r>
    </w:p>
    <w:p w14:paraId="51EDD6D0" w14:textId="77777777" w:rsidR="00A431D4" w:rsidRPr="00A431D4" w:rsidRDefault="77E984F9" w:rsidP="00E616ED">
      <w:pPr>
        <w:pStyle w:val="ListParagraph"/>
        <w:numPr>
          <w:ilvl w:val="0"/>
          <w:numId w:val="39"/>
        </w:numPr>
        <w:rPr>
          <w:rFonts w:asciiTheme="majorBidi" w:hAnsiTheme="majorBidi" w:cstheme="majorBidi"/>
          <w:b/>
          <w:bCs/>
          <w:color w:val="000000" w:themeColor="text1"/>
          <w:shd w:val="clear" w:color="auto" w:fill="FFFFFF"/>
        </w:rPr>
      </w:pPr>
      <w:r w:rsidRPr="62ED6EB9">
        <w:rPr>
          <w:rFonts w:eastAsiaTheme="minorEastAsia"/>
        </w:rPr>
        <w:t>The Dead Sea Scrolls constitute one of the</w:t>
      </w:r>
      <w:r w:rsidRPr="00A431D4">
        <w:rPr>
          <w:color w:val="000000"/>
        </w:rPr>
        <w:t xml:space="preserve"> greatest archaeological finds of the fourteenth/twentieth century. In 1364/1945—around the end of World War II—Muḥammad al-Dīb, a Bedouin shepherd boy from the semi-nomadic Ta‘āmira tribe of Palestine, chanced upon the first evidence of the Scrolls, while looking for a stray she-goat above the caves of Wādī Qumrān, on the West Bank, overlooking the Dead Sea. According to his personal testimony given in 1376/1956, al-Dīb made his discovery in 1364/1945. Thus, the first discovery was not in 1366/1947 as is generally believed.</w:t>
      </w:r>
      <w:commentRangeStart w:id="141"/>
      <w:r w:rsidR="00A431D4" w:rsidRPr="00A431D4">
        <w:rPr>
          <w:vertAlign w:val="superscript"/>
        </w:rPr>
        <w:footnoteReference w:id="81"/>
      </w:r>
      <w:commentRangeEnd w:id="141"/>
      <w:r w:rsidR="00A431D4" w:rsidRPr="00A431D4">
        <w:rPr>
          <w:rStyle w:val="CommentReference"/>
          <w:color w:val="000000"/>
          <w:sz w:val="24"/>
          <w:szCs w:val="24"/>
        </w:rPr>
        <w:commentReference w:id="141"/>
      </w:r>
      <w:r w:rsidRPr="00A431D4">
        <w:rPr>
          <w:color w:val="000000"/>
        </w:rPr>
        <w:t xml:space="preserve"> When, however, the amazing discovery finally did come to public knowledge in 1366/1947, Scholars almost immediately recognized that al-Dīb had accidentally brought to light one of the greatest finds ever in the history of Biblical and ancient archaeology. In the wake of the discovery of the Dead Sea Scrolls, Scholarly reference to them soon became indispensable for any serious treatment of the origins of Judaism and Christianity during the period of the Second Temple and its immediate aftermath. For example, the Brotherhood that preserved the Scrolls was run by an absolute Priestly authority and—like the earliest Christians—their Community fostered a system of bishop-like “overseers” (</w:t>
      </w:r>
      <w:r w:rsidRPr="19736EA0">
        <w:rPr>
          <w:i/>
          <w:iCs/>
          <w:color w:val="000000"/>
        </w:rPr>
        <w:t>mebaqqerîm</w:t>
      </w:r>
      <w:r w:rsidRPr="00A431D4">
        <w:rPr>
          <w:color w:val="000000"/>
        </w:rPr>
        <w:t xml:space="preserve">; </w:t>
      </w:r>
      <w:r w:rsidRPr="19736EA0">
        <w:rPr>
          <w:i/>
          <w:iCs/>
          <w:color w:val="000000"/>
        </w:rPr>
        <w:t>epískopoi</w:t>
      </w:r>
      <w:r w:rsidRPr="00A431D4">
        <w:rPr>
          <w:color w:val="000000"/>
        </w:rPr>
        <w:t>;</w:t>
      </w:r>
      <w:r w:rsidRPr="00A431D4">
        <w:rPr>
          <w:b/>
          <w:bCs/>
          <w:color w:val="000000"/>
        </w:rPr>
        <w:t xml:space="preserve"> </w:t>
      </w:r>
      <w:r w:rsidRPr="19736EA0">
        <w:rPr>
          <w:i/>
          <w:iCs/>
          <w:color w:val="000000"/>
        </w:rPr>
        <w:t>ἐπίσκοποι</w:t>
      </w:r>
      <w:r w:rsidRPr="00A431D4">
        <w:rPr>
          <w:color w:val="000000"/>
        </w:rPr>
        <w:t>). In numerous other details, the Dead Sea Scrolls Brotherhood displayed unmistakable parallels with the historical Community from which John the Baptist would arise—as well the Israelite Believers who welcomed the coming of Jesus Christ as the Messiah.</w:t>
      </w:r>
    </w:p>
    <w:p w14:paraId="30DABA7E" w14:textId="77777777" w:rsidR="00A431D4" w:rsidRPr="00A431D4" w:rsidRDefault="77E984F9" w:rsidP="00E616ED">
      <w:pPr>
        <w:pStyle w:val="ListParagraph"/>
        <w:numPr>
          <w:ilvl w:val="0"/>
          <w:numId w:val="39"/>
        </w:numPr>
        <w:rPr>
          <w:rFonts w:asciiTheme="majorBidi" w:hAnsiTheme="majorBidi" w:cstheme="majorBidi"/>
          <w:b/>
          <w:bCs/>
          <w:color w:val="000000" w:themeColor="text1"/>
          <w:shd w:val="clear" w:color="auto" w:fill="FFFFFF"/>
        </w:rPr>
      </w:pPr>
      <w:r w:rsidRPr="00A431D4">
        <w:rPr>
          <w:color w:val="000000"/>
          <w:sz w:val="20"/>
          <w:szCs w:val="20"/>
        </w:rPr>
        <w:t>Archeological exploration of Qumr</w:t>
      </w:r>
      <w:r w:rsidRPr="00A431D4">
        <w:rPr>
          <w:sz w:val="20"/>
          <w:szCs w:val="20"/>
        </w:rPr>
        <w:t>ā</w:t>
      </w:r>
      <w:r w:rsidRPr="00A431D4">
        <w:rPr>
          <w:color w:val="000000"/>
          <w:sz w:val="20"/>
          <w:szCs w:val="20"/>
        </w:rPr>
        <w:t xml:space="preserve">n began in 1368/1949. Ten more caves were located between </w:t>
      </w:r>
      <w:r w:rsidRPr="00A431D4">
        <w:rPr>
          <w:color w:val="282828"/>
          <w:sz w:val="20"/>
          <w:szCs w:val="20"/>
        </w:rPr>
        <w:t>Jum</w:t>
      </w:r>
      <w:r w:rsidRPr="00A431D4">
        <w:rPr>
          <w:sz w:val="20"/>
          <w:szCs w:val="20"/>
        </w:rPr>
        <w:t>ā</w:t>
      </w:r>
      <w:r w:rsidRPr="00A431D4">
        <w:rPr>
          <w:color w:val="282828"/>
          <w:sz w:val="20"/>
          <w:szCs w:val="20"/>
        </w:rPr>
        <w:t>d</w:t>
      </w:r>
      <w:r w:rsidRPr="00A431D4">
        <w:rPr>
          <w:sz w:val="20"/>
          <w:szCs w:val="20"/>
        </w:rPr>
        <w:t>ā</w:t>
      </w:r>
      <w:r w:rsidRPr="00A431D4">
        <w:rPr>
          <w:color w:val="282828"/>
          <w:sz w:val="20"/>
          <w:szCs w:val="20"/>
        </w:rPr>
        <w:t xml:space="preserve"> al-</w:t>
      </w:r>
      <w:r w:rsidRPr="00A431D4">
        <w:rPr>
          <w:sz w:val="20"/>
          <w:szCs w:val="20"/>
        </w:rPr>
        <w:t>Ū</w:t>
      </w:r>
      <w:r w:rsidRPr="00A431D4">
        <w:rPr>
          <w:color w:val="282828"/>
          <w:sz w:val="20"/>
          <w:szCs w:val="20"/>
        </w:rPr>
        <w:t>l</w:t>
      </w:r>
      <w:r w:rsidRPr="00A431D4">
        <w:rPr>
          <w:sz w:val="20"/>
          <w:szCs w:val="20"/>
        </w:rPr>
        <w:t>ā</w:t>
      </w:r>
      <w:r w:rsidRPr="00A431D4">
        <w:rPr>
          <w:color w:val="282828"/>
          <w:sz w:val="20"/>
          <w:szCs w:val="20"/>
        </w:rPr>
        <w:t xml:space="preserve"> 1371</w:t>
      </w:r>
      <w:r w:rsidRPr="00A431D4">
        <w:rPr>
          <w:color w:val="000000"/>
          <w:sz w:val="20"/>
          <w:szCs w:val="20"/>
        </w:rPr>
        <w:t xml:space="preserve">/February 1952 and </w:t>
      </w:r>
      <w:r w:rsidRPr="00A431D4">
        <w:rPr>
          <w:color w:val="282828"/>
          <w:sz w:val="20"/>
          <w:szCs w:val="20"/>
        </w:rPr>
        <w:t>Jum</w:t>
      </w:r>
      <w:r w:rsidRPr="00A431D4">
        <w:rPr>
          <w:sz w:val="20"/>
          <w:szCs w:val="20"/>
        </w:rPr>
        <w:t>ā</w:t>
      </w:r>
      <w:r w:rsidRPr="00A431D4">
        <w:rPr>
          <w:color w:val="282828"/>
          <w:sz w:val="20"/>
          <w:szCs w:val="20"/>
        </w:rPr>
        <w:t>d</w:t>
      </w:r>
      <w:r w:rsidRPr="00A431D4">
        <w:rPr>
          <w:sz w:val="20"/>
          <w:szCs w:val="20"/>
        </w:rPr>
        <w:t>ā al-Ākhira</w:t>
      </w:r>
      <w:r w:rsidRPr="00A431D4">
        <w:rPr>
          <w:color w:val="282828"/>
          <w:sz w:val="20"/>
          <w:szCs w:val="20"/>
        </w:rPr>
        <w:t xml:space="preserve"> 1375/</w:t>
      </w:r>
      <w:r w:rsidRPr="00A431D4">
        <w:rPr>
          <w:color w:val="000000"/>
          <w:sz w:val="20"/>
          <w:szCs w:val="20"/>
        </w:rPr>
        <w:t>January 1956. As it stands today, the discovery of the Dead Sea Scrolls includes altogether ten complete Scrolls and thousands of fragments belonging to almost six hundred original manuscripts.</w:t>
      </w:r>
      <w:r w:rsidR="00A431D4" w:rsidRPr="00A431D4">
        <w:rPr>
          <w:vertAlign w:val="superscript"/>
        </w:rPr>
        <w:footnoteReference w:id="82"/>
      </w:r>
      <w:r w:rsidRPr="00A431D4">
        <w:rPr>
          <w:color w:val="000000"/>
          <w:sz w:val="20"/>
          <w:szCs w:val="20"/>
        </w:rPr>
        <w:t xml:space="preserve"> The Dead Sea Scrolls cover the entire Bible as it exists today with the exception of the Book of Esther, which was excluded. The Brotherhood knew of the Book of Esther but do not seem to have regarded it as authentic. The Dead Sea manuscripts are at least one thousand years older than the most ancient previously extant codices of the Bible. Some Scholars estimate that the writings preserved in </w:t>
      </w:r>
      <w:commentRangeStart w:id="142"/>
      <w:r w:rsidRPr="00A431D4">
        <w:rPr>
          <w:color w:val="000000"/>
          <w:sz w:val="20"/>
          <w:szCs w:val="20"/>
        </w:rPr>
        <w:t>Qumr</w:t>
      </w:r>
      <w:r w:rsidRPr="00A431D4">
        <w:rPr>
          <w:sz w:val="20"/>
          <w:szCs w:val="20"/>
        </w:rPr>
        <w:t>ā</w:t>
      </w:r>
      <w:r w:rsidRPr="00A431D4">
        <w:rPr>
          <w:color w:val="000000"/>
          <w:sz w:val="20"/>
          <w:szCs w:val="20"/>
        </w:rPr>
        <w:t xml:space="preserve">n </w:t>
      </w:r>
      <w:commentRangeEnd w:id="142"/>
      <w:r w:rsidR="00A431D4" w:rsidRPr="00A431D4">
        <w:rPr>
          <w:rStyle w:val="CommentReference"/>
          <w:color w:val="000000"/>
          <w:sz w:val="20"/>
          <w:szCs w:val="20"/>
        </w:rPr>
        <w:commentReference w:id="142"/>
      </w:r>
      <w:r w:rsidRPr="00A431D4">
        <w:rPr>
          <w:color w:val="000000"/>
          <w:sz w:val="20"/>
          <w:szCs w:val="20"/>
        </w:rPr>
        <w:t>represent the labors of no less than five hundred different Scribes working over various periods. There is no conclusive evidence to show that the documents were actually written in Qumr</w:t>
      </w:r>
      <w:r w:rsidRPr="00A431D4">
        <w:rPr>
          <w:sz w:val="20"/>
          <w:szCs w:val="20"/>
        </w:rPr>
        <w:t>ā</w:t>
      </w:r>
      <w:r w:rsidRPr="00A431D4">
        <w:rPr>
          <w:color w:val="000000"/>
          <w:sz w:val="20"/>
          <w:szCs w:val="20"/>
        </w:rPr>
        <w:t>n or that all the Scribes belonged to the Brotherhood of Qumr</w:t>
      </w:r>
      <w:r w:rsidRPr="00A431D4">
        <w:rPr>
          <w:sz w:val="20"/>
          <w:szCs w:val="20"/>
        </w:rPr>
        <w:t>ā</w:t>
      </w:r>
      <w:r w:rsidRPr="00A431D4">
        <w:rPr>
          <w:color w:val="000000"/>
          <w:sz w:val="20"/>
          <w:szCs w:val="20"/>
        </w:rPr>
        <w:t>n. Nevertheless, the Keepers of the Scrolls undoubtedly regarded all of their extensive library as fully worthy of preservation. It is possible, however, that the huge body of documents may have been collected over time from the various libraries of Jerusalem and other parts of Palestine, and then placed in Qumr</w:t>
      </w:r>
      <w:r w:rsidRPr="00A431D4">
        <w:rPr>
          <w:sz w:val="20"/>
          <w:szCs w:val="20"/>
        </w:rPr>
        <w:t>ā</w:t>
      </w:r>
      <w:r w:rsidRPr="00A431D4">
        <w:rPr>
          <w:color w:val="000000"/>
          <w:sz w:val="20"/>
          <w:szCs w:val="20"/>
        </w:rPr>
        <w:t>n for safekeeping sometime prior to the destruction of the Second Temple in 70 CE.</w:t>
      </w:r>
    </w:p>
    <w:p w14:paraId="5F71F02F" w14:textId="77777777" w:rsidR="00A431D4" w:rsidRPr="00A431D4" w:rsidRDefault="77E984F9" w:rsidP="00E616ED">
      <w:pPr>
        <w:pStyle w:val="ListParagraph"/>
        <w:numPr>
          <w:ilvl w:val="0"/>
          <w:numId w:val="39"/>
        </w:numPr>
        <w:rPr>
          <w:rFonts w:asciiTheme="majorBidi" w:hAnsiTheme="majorBidi" w:cstheme="majorBidi"/>
          <w:b/>
          <w:bCs/>
          <w:color w:val="000000" w:themeColor="text1"/>
          <w:shd w:val="clear" w:color="auto" w:fill="FFFFFF"/>
        </w:rPr>
      </w:pPr>
      <w:r w:rsidRPr="00A431D4">
        <w:rPr>
          <w:color w:val="000000"/>
          <w:sz w:val="20"/>
          <w:szCs w:val="20"/>
        </w:rPr>
        <w:t xml:space="preserve">It is an important historical fact that some remnants of the Dead Sea Scrolls—or similar hidden manuscripts of the Children of Israel—had, from time to time, already come to light centuries prior to </w:t>
      </w:r>
      <w:r w:rsidRPr="00A431D4">
        <w:rPr>
          <w:sz w:val="20"/>
          <w:szCs w:val="20"/>
        </w:rPr>
        <w:t xml:space="preserve">Muḥammad al-Dīb’s discovery in 1364/1945. For example, </w:t>
      </w:r>
      <w:r w:rsidRPr="00A431D4">
        <w:rPr>
          <w:color w:val="000000"/>
          <w:sz w:val="20"/>
          <w:szCs w:val="20"/>
        </w:rPr>
        <w:t>during the reign of the Roman Emperor</w:t>
      </w:r>
      <w:r w:rsidRPr="00A431D4">
        <w:rPr>
          <w:b/>
          <w:bCs/>
          <w:color w:val="000000"/>
          <w:sz w:val="20"/>
          <w:szCs w:val="20"/>
        </w:rPr>
        <w:t xml:space="preserve"> Carcalla</w:t>
      </w:r>
      <w:r w:rsidRPr="00A431D4">
        <w:rPr>
          <w:color w:val="000000"/>
          <w:sz w:val="20"/>
          <w:szCs w:val="20"/>
        </w:rPr>
        <w:t>,</w:t>
      </w:r>
      <w:r w:rsidR="00A431D4" w:rsidRPr="00A431D4">
        <w:rPr>
          <w:vertAlign w:val="superscript"/>
        </w:rPr>
        <w:footnoteReference w:id="83"/>
      </w:r>
      <w:r w:rsidRPr="00A431D4">
        <w:rPr>
          <w:color w:val="000000"/>
          <w:sz w:val="20"/>
          <w:szCs w:val="20"/>
        </w:rPr>
        <w:t xml:space="preserve"> who ruled the Empire from 211 CE until 217 CE, both Hebrew and Greek writings were found in a jar near Jericho about twenty miles (thirty-two kilometers) from Wād</w:t>
      </w:r>
      <w:r w:rsidRPr="00A431D4">
        <w:rPr>
          <w:sz w:val="20"/>
          <w:szCs w:val="20"/>
        </w:rPr>
        <w:t>ī</w:t>
      </w:r>
      <w:r w:rsidRPr="00A431D4">
        <w:rPr>
          <w:color w:val="000000"/>
          <w:sz w:val="20"/>
          <w:szCs w:val="20"/>
        </w:rPr>
        <w:t xml:space="preserve"> Qumrān. Almost six hundred years later, around 183/800 during the ‘Abb</w:t>
      </w:r>
      <w:r w:rsidRPr="00A431D4">
        <w:rPr>
          <w:sz w:val="20"/>
          <w:szCs w:val="20"/>
        </w:rPr>
        <w:t>ā</w:t>
      </w:r>
      <w:r w:rsidRPr="00A431D4">
        <w:rPr>
          <w:color w:val="000000"/>
          <w:sz w:val="20"/>
          <w:szCs w:val="20"/>
        </w:rPr>
        <w:t>sid Caliphate, a large cache of similar Hebrew texts—both Biblical and extra-Biblical—were also uncovered in a cave near Jericho. Because these ancient parchments were discovered in caves, Muslims during the third/ninth centuries attributed them to “the People of the Caves” (</w:t>
      </w:r>
      <w:r w:rsidRPr="19736EA0">
        <w:rPr>
          <w:i/>
          <w:iCs/>
          <w:color w:val="000000"/>
          <w:sz w:val="20"/>
          <w:szCs w:val="20"/>
        </w:rPr>
        <w:t>al-Maghāriyya</w:t>
      </w:r>
      <w:r w:rsidRPr="00A431D4">
        <w:rPr>
          <w:color w:val="000000"/>
          <w:sz w:val="20"/>
          <w:szCs w:val="20"/>
        </w:rPr>
        <w:t>). Discovery of these writings in the ‘Abb</w:t>
      </w:r>
      <w:r w:rsidRPr="00A431D4">
        <w:rPr>
          <w:sz w:val="20"/>
          <w:szCs w:val="20"/>
        </w:rPr>
        <w:t>ā</w:t>
      </w:r>
      <w:r w:rsidRPr="00A431D4">
        <w:rPr>
          <w:color w:val="000000"/>
          <w:sz w:val="20"/>
          <w:szCs w:val="20"/>
        </w:rPr>
        <w:t xml:space="preserve">sid period was one of the major influences behind the creation of </w:t>
      </w:r>
      <w:r w:rsidRPr="00A431D4">
        <w:rPr>
          <w:b/>
          <w:bCs/>
          <w:color w:val="000000"/>
          <w:sz w:val="20"/>
          <w:szCs w:val="20"/>
        </w:rPr>
        <w:t>the Qaraite</w:t>
      </w:r>
      <w:r w:rsidRPr="00A431D4">
        <w:rPr>
          <w:color w:val="000000"/>
          <w:sz w:val="20"/>
          <w:szCs w:val="20"/>
        </w:rPr>
        <w:t xml:space="preserve"> Jewish sect.</w:t>
      </w:r>
      <w:r w:rsidR="00A431D4" w:rsidRPr="00A431D4">
        <w:rPr>
          <w:vertAlign w:val="superscript"/>
        </w:rPr>
        <w:footnoteReference w:id="84"/>
      </w:r>
      <w:r w:rsidRPr="00A431D4">
        <w:rPr>
          <w:color w:val="000000"/>
          <w:sz w:val="20"/>
          <w:szCs w:val="20"/>
        </w:rPr>
        <w:t xml:space="preserve"> The Qaraites identified these fragments as Sadducee literature. As indicated in Volume Two, the ancient Sadducees and, more specifically, </w:t>
      </w:r>
      <w:r w:rsidRPr="00A431D4">
        <w:rPr>
          <w:b/>
          <w:bCs/>
          <w:color w:val="000000"/>
          <w:sz w:val="20"/>
          <w:szCs w:val="20"/>
        </w:rPr>
        <w:t>the Children of Zadok or S</w:t>
      </w:r>
      <w:r w:rsidRPr="00A431D4">
        <w:rPr>
          <w:b/>
          <w:bCs/>
          <w:sz w:val="20"/>
          <w:szCs w:val="20"/>
        </w:rPr>
        <w:t>ād</w:t>
      </w:r>
      <w:r w:rsidRPr="00A431D4">
        <w:rPr>
          <w:b/>
          <w:bCs/>
          <w:color w:val="000000"/>
          <w:sz w:val="20"/>
          <w:szCs w:val="20"/>
        </w:rPr>
        <w:t>ôq (</w:t>
      </w:r>
      <w:r w:rsidRPr="19736EA0">
        <w:rPr>
          <w:b/>
          <w:bCs/>
          <w:i/>
          <w:iCs/>
          <w:color w:val="000000"/>
          <w:sz w:val="20"/>
          <w:szCs w:val="20"/>
        </w:rPr>
        <w:t xml:space="preserve">Benê </w:t>
      </w:r>
      <w:r w:rsidRPr="19736EA0">
        <w:rPr>
          <w:b/>
          <w:bCs/>
          <w:i/>
          <w:iCs/>
          <w:sz w:val="20"/>
          <w:szCs w:val="20"/>
        </w:rPr>
        <w:t>Ṣād</w:t>
      </w:r>
      <w:r w:rsidRPr="19736EA0">
        <w:rPr>
          <w:b/>
          <w:bCs/>
          <w:i/>
          <w:iCs/>
          <w:color w:val="000000"/>
          <w:sz w:val="20"/>
          <w:szCs w:val="20"/>
        </w:rPr>
        <w:t>ôq</w:t>
      </w:r>
      <w:r w:rsidRPr="00A431D4">
        <w:rPr>
          <w:b/>
          <w:bCs/>
          <w:color w:val="000000"/>
          <w:sz w:val="20"/>
          <w:szCs w:val="20"/>
        </w:rPr>
        <w:t>)</w:t>
      </w:r>
      <w:r w:rsidR="00A431D4" w:rsidRPr="00A431D4">
        <w:rPr>
          <w:vertAlign w:val="superscript"/>
        </w:rPr>
        <w:footnoteReference w:id="85"/>
      </w:r>
      <w:r w:rsidRPr="00A431D4">
        <w:rPr>
          <w:color w:val="000000"/>
          <w:sz w:val="20"/>
          <w:szCs w:val="20"/>
        </w:rPr>
        <w:t xml:space="preserve"> were of central importance, not just for the Keepers of the Scrolls but also—it seems—for the Jews of pre-Islamic Arabia, who appear remarkably similar to the Keepers of the Dead Sea Scrolls. In the year 1315/1897,</w:t>
      </w:r>
      <w:r w:rsidRPr="00A431D4">
        <w:rPr>
          <w:color w:val="0F252D"/>
          <w:sz w:val="20"/>
          <w:szCs w:val="20"/>
        </w:rPr>
        <w:t xml:space="preserve"> two fragments of</w:t>
      </w:r>
      <w:r w:rsidRPr="00A431D4">
        <w:rPr>
          <w:color w:val="000000"/>
          <w:sz w:val="20"/>
          <w:szCs w:val="20"/>
        </w:rPr>
        <w:t xml:space="preserve"> </w:t>
      </w:r>
      <w:r w:rsidRPr="00A431D4">
        <w:rPr>
          <w:b/>
          <w:bCs/>
          <w:color w:val="0F252D"/>
          <w:sz w:val="20"/>
          <w:szCs w:val="20"/>
        </w:rPr>
        <w:t>the Damascus Covenant</w:t>
      </w:r>
      <w:r w:rsidR="00A431D4" w:rsidRPr="00A431D4">
        <w:rPr>
          <w:color w:val="0F252D"/>
          <w:vertAlign w:val="superscript"/>
        </w:rPr>
        <w:footnoteReference w:id="86"/>
      </w:r>
      <w:r w:rsidRPr="00A431D4">
        <w:rPr>
          <w:color w:val="0F252D"/>
          <w:sz w:val="20"/>
          <w:szCs w:val="20"/>
        </w:rPr>
        <w:t xml:space="preserve"> were discovered in </w:t>
      </w:r>
      <w:r w:rsidRPr="00A431D4">
        <w:rPr>
          <w:b/>
          <w:bCs/>
          <w:color w:val="0F252D"/>
          <w:sz w:val="20"/>
          <w:szCs w:val="20"/>
        </w:rPr>
        <w:t>the Cairo Geniza Texts</w:t>
      </w:r>
      <w:r w:rsidRPr="00A431D4">
        <w:rPr>
          <w:color w:val="0F252D"/>
          <w:sz w:val="20"/>
          <w:szCs w:val="20"/>
        </w:rPr>
        <w:t>.</w:t>
      </w:r>
      <w:r w:rsidR="00A431D4" w:rsidRPr="00A431D4">
        <w:rPr>
          <w:color w:val="0F252D"/>
          <w:vertAlign w:val="superscript"/>
        </w:rPr>
        <w:footnoteReference w:id="87"/>
      </w:r>
      <w:r w:rsidRPr="00A431D4">
        <w:rPr>
          <w:color w:val="000000"/>
          <w:sz w:val="20"/>
          <w:szCs w:val="20"/>
        </w:rPr>
        <w:t xml:space="preserve"> </w:t>
      </w:r>
      <w:r w:rsidRPr="00A431D4">
        <w:rPr>
          <w:sz w:val="20"/>
          <w:szCs w:val="20"/>
        </w:rPr>
        <w:t xml:space="preserve">In fact, </w:t>
      </w:r>
      <w:r w:rsidRPr="00A431D4">
        <w:rPr>
          <w:color w:val="0F252D"/>
          <w:sz w:val="20"/>
          <w:szCs w:val="20"/>
        </w:rPr>
        <w:t xml:space="preserve">two separate fragments of the Damascus Covenant were discovered in the Cairo Geniza manuscripts in 1315/1897. </w:t>
      </w:r>
      <w:r w:rsidRPr="00A431D4">
        <w:rPr>
          <w:color w:val="000000"/>
          <w:sz w:val="20"/>
          <w:szCs w:val="20"/>
        </w:rPr>
        <w:t>After the late thirteenth/nineteenth century, there do not seem to have been any further discoveries of the writings of the “People of the Caves” until the close of World War II, when</w:t>
      </w:r>
      <w:r w:rsidRPr="00A431D4">
        <w:rPr>
          <w:sz w:val="20"/>
          <w:szCs w:val="20"/>
        </w:rPr>
        <w:t xml:space="preserve"> Muḥammad al-Dīb made his</w:t>
      </w:r>
      <w:r w:rsidRPr="00A431D4">
        <w:rPr>
          <w:color w:val="000000"/>
          <w:sz w:val="20"/>
          <w:szCs w:val="20"/>
        </w:rPr>
        <w:t xml:space="preserve"> first find. The Dead Sea Scrolls that began to come to light with</w:t>
      </w:r>
      <w:r w:rsidRPr="00A431D4">
        <w:rPr>
          <w:sz w:val="20"/>
          <w:szCs w:val="20"/>
        </w:rPr>
        <w:t xml:space="preserve"> al-Dīb’s discovery </w:t>
      </w:r>
      <w:r w:rsidRPr="00A431D4">
        <w:rPr>
          <w:color w:val="000000"/>
          <w:sz w:val="20"/>
          <w:szCs w:val="20"/>
        </w:rPr>
        <w:t>have proven to be vastly greater in quantity and quality than all previous findings combined.</w:t>
      </w:r>
    </w:p>
    <w:p w14:paraId="28500E13" w14:textId="77777777" w:rsidR="00A431D4" w:rsidRPr="00A431D4" w:rsidRDefault="77E984F9" w:rsidP="00E616ED">
      <w:pPr>
        <w:pStyle w:val="ListParagraph"/>
        <w:numPr>
          <w:ilvl w:val="0"/>
          <w:numId w:val="39"/>
        </w:numPr>
        <w:rPr>
          <w:rFonts w:asciiTheme="majorBidi" w:hAnsiTheme="majorBidi" w:cstheme="majorBidi"/>
          <w:b/>
          <w:bCs/>
          <w:color w:val="000000" w:themeColor="text1"/>
          <w:shd w:val="clear" w:color="auto" w:fill="FFFFFF"/>
        </w:rPr>
      </w:pPr>
      <w:r w:rsidRPr="00A431D4">
        <w:rPr>
          <w:color w:val="000000"/>
          <w:sz w:val="20"/>
          <w:szCs w:val="20"/>
        </w:rPr>
        <w:t xml:space="preserve">The general reception of the Dead Sea Scrolls in the West was hopeful and enthusiastic, but this initial zeal was not sustained by certain circles of </w:t>
      </w:r>
      <w:commentRangeStart w:id="143"/>
      <w:r w:rsidRPr="00A431D4">
        <w:rPr>
          <w:color w:val="000000"/>
          <w:sz w:val="20"/>
          <w:szCs w:val="20"/>
        </w:rPr>
        <w:t xml:space="preserve">Scholars </w:t>
      </w:r>
      <w:commentRangeEnd w:id="143"/>
      <w:r w:rsidR="00A431D4" w:rsidRPr="00A431D4">
        <w:rPr>
          <w:rStyle w:val="CommentReference"/>
          <w:color w:val="000000"/>
          <w:sz w:val="20"/>
          <w:szCs w:val="20"/>
        </w:rPr>
        <w:commentReference w:id="143"/>
      </w:r>
      <w:r w:rsidRPr="00A431D4">
        <w:rPr>
          <w:color w:val="000000"/>
          <w:sz w:val="20"/>
          <w:szCs w:val="20"/>
        </w:rPr>
        <w:t>who were placed in charge of the collection and study of the manuscripts. It was not long after the discovery the Scrolls that certain Scholars—most notably the “</w:t>
      </w:r>
      <w:r w:rsidRPr="00A431D4">
        <w:rPr>
          <w:b/>
          <w:bCs/>
          <w:color w:val="000000"/>
          <w:sz w:val="20"/>
          <w:szCs w:val="20"/>
        </w:rPr>
        <w:t>charmed circle</w:t>
      </w:r>
      <w:r w:rsidRPr="00A431D4">
        <w:rPr>
          <w:color w:val="000000"/>
          <w:sz w:val="20"/>
          <w:szCs w:val="20"/>
        </w:rPr>
        <w:t>”</w:t>
      </w:r>
      <w:r w:rsidR="00A431D4" w:rsidRPr="00A431D4">
        <w:rPr>
          <w:vertAlign w:val="superscript"/>
        </w:rPr>
        <w:footnoteReference w:id="88"/>
      </w:r>
      <w:r w:rsidRPr="00A431D4">
        <w:rPr>
          <w:color w:val="000000"/>
          <w:sz w:val="20"/>
          <w:szCs w:val="20"/>
        </w:rPr>
        <w:t xml:space="preserve"> in charge of the Scrolls—began to take a soberer point of view about them and systematically restrict Scholarly and public access to them. We will look at the intriguing </w:t>
      </w:r>
      <w:r w:rsidRPr="00A431D4">
        <w:rPr>
          <w:b/>
          <w:bCs/>
          <w:color w:val="000000"/>
          <w:sz w:val="20"/>
          <w:szCs w:val="20"/>
        </w:rPr>
        <w:t>Copper Scroll</w:t>
      </w:r>
      <w:r w:rsidR="00A431D4" w:rsidRPr="00A431D4">
        <w:rPr>
          <w:vertAlign w:val="superscript"/>
        </w:rPr>
        <w:footnoteReference w:id="89"/>
      </w:r>
      <w:r w:rsidRPr="00A431D4">
        <w:rPr>
          <w:color w:val="000000"/>
          <w:sz w:val="20"/>
          <w:szCs w:val="20"/>
        </w:rPr>
        <w:t xml:space="preserve"> below, which lists—albeit in arcane and hermetic language and scripts—the hiding places of incredibly huge amounts of gold and silver and other valuables. Some Scholars in charge of the Scrolls claimed that the Copper Scroll alone might set off a “gold rush” which, they asserted, would likely harm archaeological sites, disturb governmental officials, and possibly incite the indigenous Palestinian and Jordanian populations. </w:t>
      </w:r>
    </w:p>
    <w:p w14:paraId="053810F3" w14:textId="77777777" w:rsidR="00A431D4" w:rsidRPr="00A431D4" w:rsidRDefault="77E984F9" w:rsidP="00E616ED">
      <w:pPr>
        <w:pStyle w:val="ListParagraph"/>
        <w:numPr>
          <w:ilvl w:val="0"/>
          <w:numId w:val="39"/>
        </w:numPr>
        <w:rPr>
          <w:rFonts w:asciiTheme="majorBidi" w:hAnsiTheme="majorBidi" w:cstheme="majorBidi"/>
          <w:b/>
          <w:bCs/>
          <w:color w:val="000000" w:themeColor="text1"/>
          <w:shd w:val="clear" w:color="auto" w:fill="FFFFFF"/>
        </w:rPr>
      </w:pPr>
      <w:r w:rsidRPr="00A431D4">
        <w:rPr>
          <w:color w:val="000000"/>
          <w:sz w:val="20"/>
          <w:szCs w:val="20"/>
        </w:rPr>
        <w:t>Although most of the Scrolls are in Hebrew—with some also in Aramaic, Nabatean, and Greek—the writers of the manuscripts often employed archaic forms of the Hebrew script, secret codes, and arcane symbols. S</w:t>
      </w:r>
      <w:r w:rsidRPr="00A431D4">
        <w:rPr>
          <w:color w:val="0F252D"/>
          <w:sz w:val="20"/>
          <w:szCs w:val="20"/>
        </w:rPr>
        <w:t>ome texts are written backwards, which, in Hebrew, means from left to right. All of these techniques reveal the highly secretive nature of the Qumr</w:t>
      </w:r>
      <w:r w:rsidRPr="00A431D4">
        <w:rPr>
          <w:sz w:val="20"/>
          <w:szCs w:val="20"/>
        </w:rPr>
        <w:t>ān Brotherhood,</w:t>
      </w:r>
      <w:r w:rsidRPr="00A431D4">
        <w:rPr>
          <w:color w:val="0F252D"/>
          <w:sz w:val="20"/>
          <w:szCs w:val="20"/>
        </w:rPr>
        <w:t xml:space="preserve"> which was dictated to preserving their unique legacy and interpretation of Moses’ original teaching from the standing animosity toward them among many of their Jewish contemporaries—particularly </w:t>
      </w:r>
      <w:r w:rsidRPr="00A431D4">
        <w:rPr>
          <w:b/>
          <w:bCs/>
          <w:color w:val="0F252D"/>
          <w:sz w:val="20"/>
          <w:szCs w:val="20"/>
        </w:rPr>
        <w:t>the Pharisees,</w:t>
      </w:r>
      <w:r w:rsidR="00A431D4" w:rsidRPr="00A431D4">
        <w:rPr>
          <w:color w:val="0F252D"/>
          <w:vertAlign w:val="superscript"/>
        </w:rPr>
        <w:footnoteReference w:id="90"/>
      </w:r>
      <w:r w:rsidRPr="00A431D4">
        <w:rPr>
          <w:color w:val="0F252D"/>
          <w:sz w:val="20"/>
          <w:szCs w:val="20"/>
        </w:rPr>
        <w:t xml:space="preserve"> who would later become the founders of Rabbinic Judaism. Thus, the worldview of the Dead Sea Scrolls Keepers was hardly “normative” by modern Jewish or Christian standards. From the beginning, researchers understood that releasing the Scrolls to the broader Scholarly community—let alone the general public—could lead to adverse consequences for established Orthodoxies.</w:t>
      </w:r>
      <w:r w:rsidRPr="00A431D4">
        <w:rPr>
          <w:color w:val="000000"/>
          <w:sz w:val="20"/>
          <w:szCs w:val="20"/>
        </w:rPr>
        <w:t xml:space="preserve"> Moreover, the Scrolls were difficult for Scholars to decipher properly. Thus, release of such secret writings might allow the texts to fall into the hands of others more adept at decoding them—which could reveal the hidden hiding places that the Qumr</w:t>
      </w:r>
      <w:r w:rsidRPr="00A431D4">
        <w:rPr>
          <w:sz w:val="20"/>
          <w:szCs w:val="20"/>
        </w:rPr>
        <w:t>ā</w:t>
      </w:r>
      <w:r w:rsidRPr="00A431D4">
        <w:rPr>
          <w:color w:val="000000"/>
          <w:sz w:val="20"/>
          <w:szCs w:val="20"/>
        </w:rPr>
        <w:t>n Brotherhood alluded to.</w:t>
      </w:r>
    </w:p>
    <w:p w14:paraId="4D662695" w14:textId="2AA7DF8E" w:rsidR="00A431D4" w:rsidRPr="00A431D4" w:rsidRDefault="77E984F9" w:rsidP="00E616ED">
      <w:pPr>
        <w:pStyle w:val="ListParagraph"/>
        <w:numPr>
          <w:ilvl w:val="0"/>
          <w:numId w:val="39"/>
        </w:numPr>
        <w:rPr>
          <w:rFonts w:asciiTheme="majorBidi" w:hAnsiTheme="majorBidi" w:cstheme="majorBidi"/>
          <w:b/>
          <w:bCs/>
          <w:color w:val="000000" w:themeColor="text1"/>
          <w:shd w:val="clear" w:color="auto" w:fill="FFFFFF"/>
        </w:rPr>
      </w:pPr>
      <w:r w:rsidRPr="00A431D4">
        <w:rPr>
          <w:color w:val="000000"/>
          <w:sz w:val="20"/>
          <w:szCs w:val="20"/>
        </w:rPr>
        <w:t xml:space="preserve">The Dead Sea Scrolls were soon put off limits to everyone—including qualified academic researchers—for almost forty years, with the exception of the specially designated “charmed circle” of Scholars, who set about an exceptionally slow process of “preparing them” for public release. During this long period of secrecy, only a small fraction of the Dead Sea Scrolls material was published. By way of comparison, similar Scholarly secrecy concealed the early Christian Gnostic texts discovered at </w:t>
      </w:r>
      <w:r w:rsidRPr="00A431D4">
        <w:rPr>
          <w:b/>
          <w:bCs/>
          <w:color w:val="000000"/>
          <w:sz w:val="20"/>
          <w:szCs w:val="20"/>
        </w:rPr>
        <w:t xml:space="preserve">Naj‘ </w:t>
      </w:r>
      <w:r w:rsidRPr="00A431D4">
        <w:rPr>
          <w:b/>
          <w:bCs/>
          <w:sz w:val="20"/>
          <w:szCs w:val="20"/>
        </w:rPr>
        <w:t>Ḥ</w:t>
      </w:r>
      <w:r w:rsidRPr="00A431D4">
        <w:rPr>
          <w:b/>
          <w:bCs/>
          <w:color w:val="000000"/>
          <w:sz w:val="20"/>
          <w:szCs w:val="20"/>
        </w:rPr>
        <w:t>amm</w:t>
      </w:r>
      <w:r w:rsidRPr="00A431D4">
        <w:rPr>
          <w:b/>
          <w:bCs/>
          <w:sz w:val="20"/>
          <w:szCs w:val="20"/>
        </w:rPr>
        <w:t>ā</w:t>
      </w:r>
      <w:r w:rsidRPr="00A431D4">
        <w:rPr>
          <w:b/>
          <w:bCs/>
          <w:color w:val="000000"/>
          <w:sz w:val="20"/>
          <w:szCs w:val="20"/>
        </w:rPr>
        <w:t>d</w:t>
      </w:r>
      <w:r w:rsidRPr="00A431D4">
        <w:rPr>
          <w:b/>
          <w:bCs/>
          <w:sz w:val="20"/>
          <w:szCs w:val="20"/>
        </w:rPr>
        <w:t>ī</w:t>
      </w:r>
      <w:r w:rsidR="00A431D4" w:rsidRPr="00A431D4">
        <w:rPr>
          <w:vertAlign w:val="superscript"/>
        </w:rPr>
        <w:footnoteReference w:id="91"/>
      </w:r>
      <w:r w:rsidRPr="00A431D4">
        <w:rPr>
          <w:sz w:val="20"/>
          <w:szCs w:val="20"/>
        </w:rPr>
        <w:t xml:space="preserve"> </w:t>
      </w:r>
      <w:r w:rsidRPr="00A431D4">
        <w:rPr>
          <w:color w:val="000000"/>
          <w:sz w:val="20"/>
          <w:szCs w:val="20"/>
        </w:rPr>
        <w:t>in Upper Egypt</w:t>
      </w:r>
      <w:r w:rsidRPr="00A431D4">
        <w:rPr>
          <w:sz w:val="20"/>
          <w:szCs w:val="20"/>
        </w:rPr>
        <w:t>, which were also accidentally chanced upon in</w:t>
      </w:r>
      <w:r w:rsidRPr="00A431D4">
        <w:rPr>
          <w:color w:val="000000"/>
          <w:sz w:val="20"/>
          <w:szCs w:val="20"/>
        </w:rPr>
        <w:t xml:space="preserve"> 1364/1945. It is not unreasonable to assume that the policy keeping the documents of Naj‘ </w:t>
      </w:r>
      <w:r w:rsidRPr="00A431D4">
        <w:rPr>
          <w:sz w:val="20"/>
          <w:szCs w:val="20"/>
        </w:rPr>
        <w:t>Ḥ</w:t>
      </w:r>
      <w:r w:rsidRPr="00A431D4">
        <w:rPr>
          <w:color w:val="000000"/>
          <w:sz w:val="20"/>
          <w:szCs w:val="20"/>
        </w:rPr>
        <w:t>amm</w:t>
      </w:r>
      <w:r w:rsidRPr="00A431D4">
        <w:rPr>
          <w:sz w:val="20"/>
          <w:szCs w:val="20"/>
        </w:rPr>
        <w:t>ā</w:t>
      </w:r>
      <w:r w:rsidRPr="00A431D4">
        <w:rPr>
          <w:color w:val="000000"/>
          <w:sz w:val="20"/>
          <w:szCs w:val="20"/>
        </w:rPr>
        <w:t>d</w:t>
      </w:r>
      <w:r w:rsidRPr="00A431D4">
        <w:rPr>
          <w:sz w:val="20"/>
          <w:szCs w:val="20"/>
        </w:rPr>
        <w:t>ī out of the public domain was</w:t>
      </w:r>
      <w:r w:rsidRPr="00A431D4">
        <w:rPr>
          <w:color w:val="000000"/>
          <w:sz w:val="20"/>
          <w:szCs w:val="20"/>
        </w:rPr>
        <w:t xml:space="preserve"> also because of the potential bearing of the ancient Gnostic</w:t>
      </w:r>
      <w:r w:rsidRPr="00A431D4">
        <w:rPr>
          <w:sz w:val="20"/>
          <w:szCs w:val="20"/>
        </w:rPr>
        <w:t xml:space="preserve"> texts might have up</w:t>
      </w:r>
      <w:r w:rsidRPr="00A431D4">
        <w:rPr>
          <w:color w:val="000000"/>
          <w:sz w:val="20"/>
          <w:szCs w:val="20"/>
        </w:rPr>
        <w:t xml:space="preserve">on Christian and possibly Rabbinic Jewish origins. These official “academic” responses to both the Dead Sea Scrolls and the finds of Naj‘ </w:t>
      </w:r>
      <w:r w:rsidRPr="00A431D4">
        <w:rPr>
          <w:sz w:val="20"/>
          <w:szCs w:val="20"/>
        </w:rPr>
        <w:t>Ḥ</w:t>
      </w:r>
      <w:r w:rsidRPr="00A431D4">
        <w:rPr>
          <w:color w:val="000000"/>
          <w:sz w:val="20"/>
          <w:szCs w:val="20"/>
        </w:rPr>
        <w:t>amm</w:t>
      </w:r>
      <w:r w:rsidRPr="00A431D4">
        <w:rPr>
          <w:sz w:val="20"/>
          <w:szCs w:val="20"/>
        </w:rPr>
        <w:t>ā</w:t>
      </w:r>
      <w:r w:rsidRPr="00A431D4">
        <w:rPr>
          <w:color w:val="000000"/>
          <w:sz w:val="20"/>
          <w:szCs w:val="20"/>
        </w:rPr>
        <w:t>d</w:t>
      </w:r>
      <w:r w:rsidRPr="00A431D4">
        <w:rPr>
          <w:sz w:val="20"/>
          <w:szCs w:val="20"/>
        </w:rPr>
        <w:t>ī</w:t>
      </w:r>
      <w:r w:rsidRPr="00A431D4">
        <w:rPr>
          <w:color w:val="000000"/>
          <w:sz w:val="20"/>
          <w:szCs w:val="20"/>
        </w:rPr>
        <w:t xml:space="preserve"> contrast sharply with the “</w:t>
      </w:r>
      <w:r w:rsidRPr="00A431D4">
        <w:rPr>
          <w:color w:val="000000"/>
          <w:sz w:val="20"/>
          <w:szCs w:val="20"/>
          <w:u w:val="single"/>
        </w:rPr>
        <w:t>unprecedented speed</w:t>
      </w:r>
      <w:r w:rsidRPr="00A431D4">
        <w:rPr>
          <w:color w:val="000000"/>
          <w:sz w:val="20"/>
          <w:szCs w:val="20"/>
        </w:rPr>
        <w:t xml:space="preserve">” with which the Hittite texts of </w:t>
      </w:r>
      <w:r w:rsidRPr="00A431D4">
        <w:rPr>
          <w:b/>
          <w:bCs/>
          <w:color w:val="000000"/>
          <w:sz w:val="20"/>
          <w:szCs w:val="20"/>
        </w:rPr>
        <w:t>Boghazköy</w:t>
      </w:r>
      <w:r w:rsidRPr="00A431D4">
        <w:rPr>
          <w:color w:val="000000"/>
          <w:sz w:val="20"/>
          <w:szCs w:val="20"/>
        </w:rPr>
        <w:t>,</w:t>
      </w:r>
      <w:r w:rsidR="00A431D4" w:rsidRPr="00A431D4">
        <w:rPr>
          <w:vertAlign w:val="superscript"/>
        </w:rPr>
        <w:footnoteReference w:id="92"/>
      </w:r>
      <w:r w:rsidRPr="00A431D4">
        <w:rPr>
          <w:color w:val="000000"/>
          <w:sz w:val="20"/>
          <w:szCs w:val="20"/>
        </w:rPr>
        <w:t xml:space="preserve"> the Ugaritic texts of </w:t>
      </w:r>
      <w:r w:rsidRPr="00A431D4">
        <w:rPr>
          <w:b/>
          <w:bCs/>
          <w:color w:val="000000"/>
          <w:sz w:val="20"/>
          <w:szCs w:val="20"/>
        </w:rPr>
        <w:t>Ra’s Shamra</w:t>
      </w:r>
      <w:r w:rsidRPr="00A431D4">
        <w:rPr>
          <w:color w:val="000000"/>
          <w:sz w:val="20"/>
          <w:szCs w:val="20"/>
        </w:rPr>
        <w:t>,</w:t>
      </w:r>
      <w:r w:rsidR="00A431D4" w:rsidRPr="00A431D4">
        <w:rPr>
          <w:vertAlign w:val="superscript"/>
        </w:rPr>
        <w:footnoteReference w:id="93"/>
      </w:r>
      <w:r w:rsidRPr="00A431D4">
        <w:rPr>
          <w:color w:val="000000"/>
          <w:sz w:val="20"/>
          <w:szCs w:val="20"/>
        </w:rPr>
        <w:t xml:space="preserve"> and those of </w:t>
      </w:r>
      <w:r w:rsidRPr="00A431D4">
        <w:rPr>
          <w:b/>
          <w:bCs/>
          <w:color w:val="000000"/>
          <w:sz w:val="20"/>
          <w:szCs w:val="20"/>
        </w:rPr>
        <w:t>Ebla</w:t>
      </w:r>
      <w:commentRangeStart w:id="144"/>
      <w:r w:rsidR="00A431D4" w:rsidRPr="00A431D4">
        <w:rPr>
          <w:vertAlign w:val="superscript"/>
        </w:rPr>
        <w:footnoteReference w:id="94"/>
      </w:r>
      <w:commentRangeEnd w:id="144"/>
      <w:r w:rsidR="00A431D4" w:rsidRPr="00A431D4">
        <w:rPr>
          <w:rStyle w:val="CommentReference"/>
          <w:color w:val="000000"/>
          <w:sz w:val="20"/>
          <w:szCs w:val="20"/>
        </w:rPr>
        <w:commentReference w:id="144"/>
      </w:r>
      <w:r w:rsidRPr="00A431D4">
        <w:rPr>
          <w:color w:val="000000"/>
          <w:sz w:val="20"/>
          <w:szCs w:val="20"/>
        </w:rPr>
        <w:t xml:space="preserve"> were made available to Western Scholarship almost immediately after their discovery. No doubt, this sharp contrast is because none of these much more ancient texts had such a direct—and possibly critical—bearing on our understanding of the origins of Judaism and Christianity. In response to longstanding scholarly criticism over the decades-long concealment of the Scrolls, a resolution was passed in 1409/1989 in the village of </w:t>
      </w:r>
      <w:r w:rsidRPr="00A431D4">
        <w:rPr>
          <w:b/>
          <w:bCs/>
          <w:color w:val="000000"/>
          <w:sz w:val="20"/>
          <w:szCs w:val="20"/>
        </w:rPr>
        <w:t>Mogilany</w:t>
      </w:r>
      <w:r w:rsidRPr="00A431D4">
        <w:rPr>
          <w:color w:val="000000"/>
          <w:sz w:val="20"/>
          <w:szCs w:val="20"/>
        </w:rPr>
        <w:t>,</w:t>
      </w:r>
      <w:r w:rsidR="00A431D4" w:rsidRPr="00A431D4">
        <w:rPr>
          <w:vertAlign w:val="superscript"/>
        </w:rPr>
        <w:footnoteReference w:id="95"/>
      </w:r>
      <w:r w:rsidRPr="00A431D4">
        <w:rPr>
          <w:color w:val="000000"/>
          <w:sz w:val="20"/>
          <w:szCs w:val="20"/>
        </w:rPr>
        <w:t xml:space="preserve"> Poland, calling for the Dead Sea Scrolls to be finally made available to Scholars. But still, only certain “qualified” scholars were allowed access to them, and it would not be until the 1410s/1990s that the Dead Sea Scrolls would finally be made available to Scholars—and to the public at large. In 1411/1991, the Biblical Archaeology Society was able to publish a “Facsimile Edition of the Dead Sea Scrolls,” and further publication of the Scrolls followed after that</w:t>
      </w:r>
      <w:r w:rsidRPr="00A431D4">
        <w:rPr>
          <w:color w:val="202122"/>
          <w:sz w:val="20"/>
          <w:szCs w:val="20"/>
          <w:shd w:val="clear" w:color="auto" w:fill="FFFFFF"/>
        </w:rPr>
        <w:t>.</w:t>
      </w:r>
    </w:p>
    <w:p w14:paraId="62E30A6D" w14:textId="77777777" w:rsidR="00A431D4" w:rsidRPr="00A431D4" w:rsidRDefault="00A431D4" w:rsidP="00A431D4">
      <w:pPr>
        <w:rPr>
          <w:color w:val="000000"/>
          <w:sz w:val="20"/>
          <w:szCs w:val="20"/>
        </w:rPr>
      </w:pPr>
    </w:p>
    <w:p w14:paraId="3B13F1CE" w14:textId="77777777" w:rsidR="00A431D4" w:rsidRPr="00A431D4" w:rsidRDefault="00A431D4" w:rsidP="00E616ED">
      <w:pPr>
        <w:pStyle w:val="ListParagraph"/>
        <w:numPr>
          <w:ilvl w:val="0"/>
          <w:numId w:val="3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0"/>
          <w:szCs w:val="20"/>
        </w:rPr>
      </w:pPr>
      <w:r w:rsidRPr="00A431D4">
        <w:rPr>
          <w:color w:val="000000"/>
          <w:sz w:val="20"/>
          <w:szCs w:val="20"/>
        </w:rPr>
        <w:t>Taken as a whole, the Dead Sea Scrolls were probably written and collected over a period of roughly two hundred and seventy years between 200 BCE until 70 CE, when the Second Temple was destroyed. If this estimation is correct, it would mean that the Biblical inheritance of the Qumr</w:t>
      </w:r>
      <w:r w:rsidRPr="00A431D4">
        <w:rPr>
          <w:sz w:val="20"/>
          <w:szCs w:val="20"/>
        </w:rPr>
        <w:t>ān Brotherhood</w:t>
      </w:r>
      <w:r w:rsidRPr="00A431D4">
        <w:rPr>
          <w:color w:val="000000"/>
          <w:sz w:val="20"/>
          <w:szCs w:val="20"/>
        </w:rPr>
        <w:t xml:space="preserve">—perhaps more authentic and better preserved than other Jews of the period—likely does not trace back to the era of ancient Prophecy among the Children of Israel prior to 586 BCE and the destruction of the First Temple. All the same, this assumption about the manuscripts may not be completely true. For, as we will see when we look at the Copper Scroll, the Scroll Keepers may have been the heirs of the First Temple’s treasures. If so, they might also have held custody of ancient Prophet writings that still existed during the First Temple period—before their destruction at the hands of the Assyrians and Babylonians. </w:t>
      </w:r>
    </w:p>
    <w:p w14:paraId="07304F7F" w14:textId="77777777" w:rsidR="00A431D4" w:rsidRPr="00A431D4" w:rsidRDefault="00A431D4" w:rsidP="00A431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0"/>
          <w:szCs w:val="20"/>
        </w:rPr>
      </w:pPr>
    </w:p>
    <w:p w14:paraId="63665E93" w14:textId="77777777" w:rsidR="00A431D4" w:rsidRPr="00A431D4" w:rsidRDefault="00A431D4" w:rsidP="00E616ED">
      <w:pPr>
        <w:pStyle w:val="ListParagraph"/>
        <w:numPr>
          <w:ilvl w:val="0"/>
          <w:numId w:val="3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0"/>
          <w:szCs w:val="20"/>
        </w:rPr>
      </w:pPr>
      <w:r w:rsidRPr="00A431D4">
        <w:rPr>
          <w:color w:val="000000"/>
          <w:sz w:val="20"/>
          <w:szCs w:val="20"/>
        </w:rPr>
        <w:t>Moreover, given the parallels between some of the content of the Scrolls and the beliefs of Yemenite Jews, some Scholars have surmised that remnants of the Qumr</w:t>
      </w:r>
      <w:r w:rsidRPr="00A431D4">
        <w:rPr>
          <w:sz w:val="20"/>
          <w:szCs w:val="20"/>
        </w:rPr>
        <w:t>ā</w:t>
      </w:r>
      <w:r w:rsidRPr="00A431D4">
        <w:rPr>
          <w:color w:val="000000"/>
          <w:sz w:val="20"/>
          <w:szCs w:val="20"/>
        </w:rPr>
        <w:t>n Brotherhood settled in the Yemen. By logical extension, this same possibility should also be extended to the Jews of pre-Islamic Arabia, who, as suggested in Volume Two, were similar to—if not directly connected to—he Brotherhood of Qumr</w:t>
      </w:r>
      <w:r w:rsidRPr="00A431D4">
        <w:rPr>
          <w:sz w:val="20"/>
          <w:szCs w:val="20"/>
        </w:rPr>
        <w:t>ā</w:t>
      </w:r>
      <w:r w:rsidRPr="00A431D4">
        <w:rPr>
          <w:color w:val="000000"/>
          <w:sz w:val="20"/>
          <w:szCs w:val="20"/>
        </w:rPr>
        <w:t>n. Yet, in both the case of the Jews of Yemen and those of Arabia, there is no justification for assuming that their presence in those lands only began after the demise of Qumr</w:t>
      </w:r>
      <w:r w:rsidRPr="00A431D4">
        <w:rPr>
          <w:sz w:val="20"/>
          <w:szCs w:val="20"/>
        </w:rPr>
        <w:t>ā</w:t>
      </w:r>
      <w:r w:rsidRPr="00A431D4">
        <w:rPr>
          <w:color w:val="000000"/>
          <w:sz w:val="20"/>
          <w:szCs w:val="20"/>
        </w:rPr>
        <w:t>n. Indeed, as we will see in our discussion of Tham</w:t>
      </w:r>
      <w:r w:rsidRPr="00A431D4">
        <w:rPr>
          <w:sz w:val="20"/>
          <w:szCs w:val="20"/>
        </w:rPr>
        <w:t xml:space="preserve">ūd, there was already a significant Jewish presence in </w:t>
      </w:r>
      <w:commentRangeStart w:id="145"/>
      <w:r w:rsidRPr="00A431D4">
        <w:rPr>
          <w:sz w:val="20"/>
          <w:szCs w:val="20"/>
        </w:rPr>
        <w:t xml:space="preserve">al-Ḥijr </w:t>
      </w:r>
      <w:commentRangeEnd w:id="145"/>
      <w:r w:rsidRPr="00A431D4">
        <w:rPr>
          <w:rStyle w:val="CommentReference"/>
          <w:sz w:val="20"/>
          <w:szCs w:val="20"/>
        </w:rPr>
        <w:commentReference w:id="145"/>
      </w:r>
      <w:r w:rsidRPr="00A431D4">
        <w:rPr>
          <w:sz w:val="20"/>
          <w:szCs w:val="20"/>
        </w:rPr>
        <w:t>(Madain Saleh) during the days of the Second Temple. Arab historical tradition, however, asserts that the Jews of Medina—in particular—were established there by the Prophet Moses, and their Community was further strengthened by Solomon. Moreover, f</w:t>
      </w:r>
      <w:r w:rsidRPr="00A431D4">
        <w:rPr>
          <w:color w:val="000000"/>
          <w:sz w:val="20"/>
          <w:szCs w:val="20"/>
        </w:rPr>
        <w:t xml:space="preserve">or however long such Israelite Communities may have existed in the great Arabian Desert or in Yemen, they lived in a uniquely strategic environment—far beyond the reach of the Assyrians, Babylonians, Greeks, Romans, and other imperial powers to the North. Their location alone would have made them excellent repositories for Scriptures and other works that could never be fully safe in Palestine. With regard to the suitability of Arabia and its people for the last Divine Message—which God willed to protect until the coming the Hour—God says in the </w:t>
      </w:r>
      <w:r w:rsidRPr="00A431D4">
        <w:rPr>
          <w:sz w:val="20"/>
          <w:szCs w:val="20"/>
        </w:rPr>
        <w:t>Qur’ān: “God knows best where to place His Message” (The Cattle, 6:124).</w:t>
      </w:r>
    </w:p>
    <w:p w14:paraId="69472A61" w14:textId="77777777" w:rsidR="00A431D4" w:rsidRPr="00A431D4" w:rsidRDefault="00A431D4" w:rsidP="00A431D4">
      <w:pPr>
        <w:autoSpaceDE w:val="0"/>
        <w:autoSpaceDN w:val="0"/>
        <w:adjustRightInd w:val="0"/>
        <w:rPr>
          <w:color w:val="000000"/>
          <w:sz w:val="20"/>
          <w:szCs w:val="20"/>
        </w:rPr>
      </w:pPr>
    </w:p>
    <w:p w14:paraId="6A31CA8A" w14:textId="77777777" w:rsidR="00A431D4" w:rsidRPr="00A431D4" w:rsidRDefault="00A431D4" w:rsidP="00E616ED">
      <w:pPr>
        <w:pStyle w:val="ListParagraph"/>
        <w:numPr>
          <w:ilvl w:val="0"/>
          <w:numId w:val="39"/>
        </w:numPr>
        <w:rPr>
          <w:b/>
          <w:bCs/>
          <w:i/>
          <w:iCs/>
          <w:sz w:val="20"/>
          <w:szCs w:val="20"/>
          <w:u w:val="single"/>
        </w:rPr>
      </w:pPr>
      <w:bookmarkStart w:id="146" w:name="_Toc174249018"/>
      <w:bookmarkStart w:id="147" w:name="_Toc195352601"/>
      <w:r w:rsidRPr="00A431D4">
        <w:rPr>
          <w:b/>
          <w:bCs/>
          <w:i/>
          <w:iCs/>
          <w:sz w:val="20"/>
          <w:szCs w:val="20"/>
          <w:u w:val="single"/>
        </w:rPr>
        <w:t>Who Were the Keepers of the Dead Sea Scrolls?</w:t>
      </w:r>
      <w:bookmarkEnd w:id="146"/>
      <w:bookmarkEnd w:id="147"/>
    </w:p>
    <w:p w14:paraId="13340147" w14:textId="77777777" w:rsidR="00A431D4" w:rsidRPr="00A431D4" w:rsidRDefault="77E984F9" w:rsidP="00E616ED">
      <w:pPr>
        <w:pStyle w:val="ListParagraph"/>
        <w:numPr>
          <w:ilvl w:val="0"/>
          <w:numId w:val="39"/>
        </w:numPr>
        <w:autoSpaceDE w:val="0"/>
        <w:autoSpaceDN w:val="0"/>
        <w:adjustRightInd w:val="0"/>
        <w:rPr>
          <w:color w:val="0F252D"/>
          <w:sz w:val="20"/>
          <w:szCs w:val="20"/>
        </w:rPr>
      </w:pPr>
      <w:r w:rsidRPr="00A431D4">
        <w:rPr>
          <w:color w:val="0F252D"/>
          <w:sz w:val="20"/>
          <w:szCs w:val="20"/>
        </w:rPr>
        <w:t>The Keepers of the Dead Sea Scrolls seem to have constituted an exclusive religious Community with distinctive beliefs and practices, although it is not known exactly who they were.</w:t>
      </w:r>
      <w:r w:rsidR="00A431D4" w:rsidRPr="00A431D4">
        <w:rPr>
          <w:vertAlign w:val="superscript"/>
        </w:rPr>
        <w:footnoteReference w:id="96"/>
      </w:r>
      <w:r w:rsidRPr="00A431D4">
        <w:rPr>
          <w:color w:val="0F252D"/>
          <w:sz w:val="20"/>
          <w:szCs w:val="20"/>
        </w:rPr>
        <w:t xml:space="preserve"> </w:t>
      </w:r>
      <w:r w:rsidRPr="00A431D4">
        <w:rPr>
          <w:color w:val="000000"/>
          <w:sz w:val="20"/>
          <w:szCs w:val="20"/>
        </w:rPr>
        <w:t>They preserved rare Biblical and extra-Biblical texts and believed themselves to be the authentic heirs of Moses and his original Prophetic Dispensation. Members of t</w:t>
      </w:r>
      <w:r w:rsidRPr="00A431D4">
        <w:rPr>
          <w:color w:val="0F252D"/>
          <w:sz w:val="20"/>
          <w:szCs w:val="20"/>
        </w:rPr>
        <w:t>he Brotherhood referred to themselves as “the Poor” (</w:t>
      </w:r>
      <w:r w:rsidRPr="19736EA0">
        <w:rPr>
          <w:i/>
          <w:iCs/>
          <w:color w:val="000000"/>
          <w:sz w:val="20"/>
          <w:szCs w:val="20"/>
        </w:rPr>
        <w:t>Ebyônîm</w:t>
      </w:r>
      <w:r w:rsidRPr="00A431D4">
        <w:rPr>
          <w:color w:val="0F252D"/>
          <w:sz w:val="20"/>
          <w:szCs w:val="20"/>
        </w:rPr>
        <w:t>), which</w:t>
      </w:r>
      <w:r w:rsidRPr="00A431D4">
        <w:rPr>
          <w:color w:val="000000"/>
          <w:sz w:val="20"/>
          <w:szCs w:val="20"/>
        </w:rPr>
        <w:t xml:space="preserve"> is similar in meaning to the Arabic </w:t>
      </w:r>
      <w:r w:rsidRPr="19736EA0">
        <w:rPr>
          <w:i/>
          <w:iCs/>
          <w:color w:val="000000"/>
          <w:sz w:val="20"/>
          <w:szCs w:val="20"/>
        </w:rPr>
        <w:t>al-Fuqar</w:t>
      </w:r>
      <w:r w:rsidRPr="19736EA0">
        <w:rPr>
          <w:i/>
          <w:iCs/>
          <w:sz w:val="20"/>
          <w:szCs w:val="20"/>
        </w:rPr>
        <w:t>ā</w:t>
      </w:r>
      <w:r w:rsidRPr="19736EA0">
        <w:rPr>
          <w:i/>
          <w:iCs/>
          <w:color w:val="000000"/>
          <w:sz w:val="20"/>
          <w:szCs w:val="20"/>
        </w:rPr>
        <w:t>’</w:t>
      </w:r>
      <w:r w:rsidRPr="00A431D4">
        <w:rPr>
          <w:color w:val="000000"/>
          <w:sz w:val="20"/>
          <w:szCs w:val="20"/>
        </w:rPr>
        <w:t>,</w:t>
      </w:r>
      <w:r w:rsidRPr="00A431D4">
        <w:rPr>
          <w:color w:val="0F252D"/>
          <w:sz w:val="20"/>
          <w:szCs w:val="20"/>
        </w:rPr>
        <w:t xml:space="preserve"> and may be understood as “the Ascetics” or “the Poor whose wealth is in God.” As a result, some Scholars refer to the Scrolls Keepers as Ebionites—an identification made all the more notable by the fact that early Judaic Christians of the first centuries of the Common Era often referred to themselves by the same name, </w:t>
      </w:r>
      <w:r w:rsidRPr="19736EA0">
        <w:rPr>
          <w:i/>
          <w:iCs/>
          <w:color w:val="000000"/>
          <w:sz w:val="20"/>
          <w:szCs w:val="20"/>
        </w:rPr>
        <w:t xml:space="preserve"> Ebyônîm</w:t>
      </w:r>
      <w:r w:rsidRPr="00A431D4">
        <w:rPr>
          <w:color w:val="000000"/>
          <w:sz w:val="20"/>
          <w:szCs w:val="20"/>
        </w:rPr>
        <w:t xml:space="preserve">. </w:t>
      </w:r>
      <w:r w:rsidRPr="00A431D4">
        <w:rPr>
          <w:color w:val="0F252D"/>
          <w:sz w:val="20"/>
          <w:szCs w:val="20"/>
        </w:rPr>
        <w:t xml:space="preserve">The more prevalent view is that the Keepers were </w:t>
      </w:r>
      <w:r w:rsidRPr="00A431D4">
        <w:rPr>
          <w:b/>
          <w:bCs/>
          <w:color w:val="0F252D"/>
          <w:sz w:val="20"/>
          <w:szCs w:val="20"/>
        </w:rPr>
        <w:t>Essenes</w:t>
      </w:r>
      <w:r w:rsidRPr="00A431D4">
        <w:rPr>
          <w:color w:val="0F252D"/>
          <w:sz w:val="20"/>
          <w:szCs w:val="20"/>
        </w:rPr>
        <w:t>,</w:t>
      </w:r>
      <w:commentRangeStart w:id="148"/>
      <w:commentRangeStart w:id="149"/>
      <w:r w:rsidR="00A431D4" w:rsidRPr="00A431D4">
        <w:rPr>
          <w:vertAlign w:val="superscript"/>
        </w:rPr>
        <w:footnoteReference w:id="97"/>
      </w:r>
      <w:commentRangeEnd w:id="148"/>
      <w:r w:rsidR="00A431D4" w:rsidRPr="00A431D4">
        <w:rPr>
          <w:rStyle w:val="CommentReference"/>
          <w:color w:val="0F252D"/>
          <w:sz w:val="20"/>
          <w:szCs w:val="20"/>
        </w:rPr>
        <w:commentReference w:id="148"/>
      </w:r>
      <w:commentRangeEnd w:id="149"/>
      <w:r w:rsidR="00A431D4">
        <w:rPr>
          <w:rStyle w:val="CommentReference"/>
        </w:rPr>
        <w:commentReference w:id="149"/>
      </w:r>
      <w:r w:rsidRPr="00A431D4">
        <w:rPr>
          <w:color w:val="0F252D"/>
          <w:sz w:val="20"/>
          <w:szCs w:val="20"/>
        </w:rPr>
        <w:t xml:space="preserve"> but it should not be assumed that there was any inherent contradiction between the two different terms. Some Scholars, however, are content to refer to the Brotherhood as the Ascetics or as the Apocalyptic Community of Qumr</w:t>
      </w:r>
      <w:r w:rsidRPr="00A431D4">
        <w:rPr>
          <w:sz w:val="20"/>
          <w:szCs w:val="20"/>
        </w:rPr>
        <w:t>ā</w:t>
      </w:r>
      <w:r w:rsidRPr="00A431D4">
        <w:rPr>
          <w:color w:val="0F252D"/>
          <w:sz w:val="20"/>
          <w:szCs w:val="20"/>
        </w:rPr>
        <w:t xml:space="preserve">n, without any further attempt at designating their group. </w:t>
      </w:r>
    </w:p>
    <w:p w14:paraId="4D21BEE8" w14:textId="77777777" w:rsidR="00A431D4" w:rsidRPr="00A431D4" w:rsidRDefault="00A431D4" w:rsidP="00A431D4">
      <w:pPr>
        <w:autoSpaceDE w:val="0"/>
        <w:autoSpaceDN w:val="0"/>
        <w:adjustRightInd w:val="0"/>
        <w:rPr>
          <w:color w:val="0F252D"/>
          <w:sz w:val="20"/>
          <w:szCs w:val="20"/>
        </w:rPr>
      </w:pPr>
    </w:p>
    <w:p w14:paraId="22A5BA60" w14:textId="77777777" w:rsidR="00A431D4" w:rsidRPr="00A431D4" w:rsidRDefault="77E984F9" w:rsidP="00E616ED">
      <w:pPr>
        <w:pStyle w:val="ListParagraph"/>
        <w:numPr>
          <w:ilvl w:val="0"/>
          <w:numId w:val="39"/>
        </w:numPr>
        <w:autoSpaceDE w:val="0"/>
        <w:autoSpaceDN w:val="0"/>
        <w:adjustRightInd w:val="0"/>
        <w:rPr>
          <w:color w:val="0F252D"/>
          <w:sz w:val="20"/>
          <w:szCs w:val="20"/>
        </w:rPr>
      </w:pPr>
      <w:r w:rsidRPr="00A431D4">
        <w:rPr>
          <w:color w:val="0F252D"/>
          <w:sz w:val="20"/>
          <w:szCs w:val="20"/>
        </w:rPr>
        <w:t>In addition to strenuous worship, piety, and adherence to the Law of Moses, the Keepers of the Scrolls were also Spiritually militant—another attribute which the prosperous and well-fortified Jewish Communities of pre-Islamic Arabia shared with them. Members of the Brotherhood referred to themselves as “God’s militia” and “the volunteers.”</w:t>
      </w:r>
      <w:r w:rsidR="00A431D4" w:rsidRPr="00A431D4">
        <w:rPr>
          <w:vertAlign w:val="superscript"/>
        </w:rPr>
        <w:footnoteReference w:id="98"/>
      </w:r>
      <w:r w:rsidRPr="00A431D4">
        <w:rPr>
          <w:color w:val="0F252D"/>
          <w:sz w:val="20"/>
          <w:szCs w:val="20"/>
        </w:rPr>
        <w:t xml:space="preserve"> They were skilled in the manufacture of weapons—yet another craft that the pre-Islamic Arabian Jews cultivated. Like their forefathers under Moses and Joshua, they were prepared to do battle in God’s name against Paganism—preparing the Earth for reception of God’s word, which would take place after the coming of the “Super Prophet,” whom they were pledged to champion</w:t>
      </w:r>
      <w:r w:rsidRPr="00A431D4">
        <w:rPr>
          <w:color w:val="000000"/>
          <w:sz w:val="20"/>
          <w:szCs w:val="20"/>
        </w:rPr>
        <w:t>.</w:t>
      </w:r>
    </w:p>
    <w:p w14:paraId="4AEBC486" w14:textId="77777777" w:rsidR="00A431D4" w:rsidRPr="00A431D4" w:rsidRDefault="00A431D4" w:rsidP="00A431D4">
      <w:pPr>
        <w:autoSpaceDE w:val="0"/>
        <w:autoSpaceDN w:val="0"/>
        <w:adjustRightInd w:val="0"/>
        <w:rPr>
          <w:color w:val="0F252D"/>
          <w:sz w:val="20"/>
          <w:szCs w:val="20"/>
        </w:rPr>
      </w:pPr>
    </w:p>
    <w:p w14:paraId="51DF25BD" w14:textId="77777777" w:rsidR="00A431D4" w:rsidRPr="00A431D4" w:rsidRDefault="00A431D4" w:rsidP="00E616ED">
      <w:pPr>
        <w:pStyle w:val="ListParagraph"/>
        <w:numPr>
          <w:ilvl w:val="0"/>
          <w:numId w:val="39"/>
        </w:numPr>
        <w:autoSpaceDE w:val="0"/>
        <w:autoSpaceDN w:val="0"/>
        <w:adjustRightInd w:val="0"/>
        <w:rPr>
          <w:color w:val="000000"/>
          <w:sz w:val="20"/>
          <w:szCs w:val="20"/>
        </w:rPr>
      </w:pPr>
      <w:r w:rsidRPr="00A431D4">
        <w:rPr>
          <w:color w:val="0F252D"/>
          <w:sz w:val="20"/>
          <w:szCs w:val="20"/>
        </w:rPr>
        <w:t>The Keepers of the Scrolls speak of “the assemblies of the camps,” who made up their desert settlements—primarily to the South—and, again, might even have included the Jewish fortress communities in Arabia. In all respects, they seem to have been organized, well-trained, and economically self-sufficient. In addition to these “encampments,” there were</w:t>
      </w:r>
      <w:r w:rsidRPr="00A431D4">
        <w:rPr>
          <w:color w:val="000000"/>
          <w:sz w:val="20"/>
          <w:szCs w:val="20"/>
        </w:rPr>
        <w:t xml:space="preserve"> “the assemblies of the towns,” whose members lived in urban settings, especially in Palestine, and whose rules were less rigorous. The order modelled its organization on the historical “Israel” of Moses and Joshua, and its leading members and teachers were distinguished as belonging either to the House of Aaron or the House of Israel. As mentioned before, Scholars also note that the communal structure of the Dead Seas Scrolls Brotherhood was similar to that of the early Jerusalem Church of the first century CE. </w:t>
      </w:r>
      <w:r w:rsidRPr="00A431D4">
        <w:rPr>
          <w:color w:val="0F252D"/>
          <w:sz w:val="20"/>
          <w:szCs w:val="20"/>
        </w:rPr>
        <w:t xml:space="preserve">Around the time of the destruction of the Second Temple, the Brotherhood of </w:t>
      </w:r>
      <w:r w:rsidRPr="00A431D4">
        <w:rPr>
          <w:color w:val="000000"/>
          <w:sz w:val="20"/>
          <w:szCs w:val="20"/>
        </w:rPr>
        <w:t>Qumrān apparently resisted the Romans—as is indicated by the large numbers of Roman arrow heads and other artifacts of war found at their sites. Yet, like all their Jewish contemporaries in Palestine, they were soon forced to succumb to the Romans—their Community was utterly destroyed, and their presence was effaced.</w:t>
      </w:r>
    </w:p>
    <w:p w14:paraId="78B7B46D" w14:textId="77777777" w:rsidR="00A431D4" w:rsidRPr="00A431D4" w:rsidRDefault="00A431D4" w:rsidP="00A431D4">
      <w:pPr>
        <w:autoSpaceDE w:val="0"/>
        <w:autoSpaceDN w:val="0"/>
        <w:adjustRightInd w:val="0"/>
        <w:rPr>
          <w:color w:val="000000"/>
          <w:sz w:val="20"/>
          <w:szCs w:val="20"/>
        </w:rPr>
      </w:pPr>
    </w:p>
    <w:p w14:paraId="3A91A199" w14:textId="77777777" w:rsidR="00A431D4" w:rsidRPr="00A431D4" w:rsidRDefault="00A431D4" w:rsidP="00E616ED">
      <w:pPr>
        <w:pStyle w:val="ListParagraph"/>
        <w:numPr>
          <w:ilvl w:val="0"/>
          <w:numId w:val="39"/>
        </w:numPr>
        <w:autoSpaceDE w:val="0"/>
        <w:autoSpaceDN w:val="0"/>
        <w:adjustRightInd w:val="0"/>
        <w:rPr>
          <w:color w:val="000000"/>
          <w:sz w:val="20"/>
          <w:szCs w:val="20"/>
        </w:rPr>
      </w:pPr>
      <w:r w:rsidRPr="00A431D4">
        <w:rPr>
          <w:color w:val="0F252D"/>
          <w:sz w:val="20"/>
          <w:szCs w:val="20"/>
        </w:rPr>
        <w:t>Most importantly, t</w:t>
      </w:r>
      <w:r w:rsidRPr="00A431D4">
        <w:rPr>
          <w:color w:val="000000"/>
          <w:sz w:val="20"/>
          <w:szCs w:val="20"/>
        </w:rPr>
        <w:t>he Keepers Scrolls regarded themselves as a last remnant and preserve of authentic Mosaic teaching. The Keepers also refer to themselves as “the elect” and “the rightfully chosen,” and—as noted earlier—they bear a striking similarity to the Community whom John the Baptist taught and to whom Jesus Christ ministered. Moreover, because of their adherence to the Truth of Moses’ original message, they were at odds with the Pharisees and the broader Jewish Community at large. They earnestly awaited the coming of the Messiah, which they believed to be at hand, and, indeed, Jesus Christ did appear during that period. But they also firmly believed that a new and final Prophet—a Super Prophet coming after the Messiah—would then arise, bring an end of their present Era of Wrath, and usher in the Golden Age: “For the earth will be filled with the knowledge of the glory of the Lord just like the waters cover the sea” (Habakkuk, 2:14). This Super Prophet would unequivocally be the Prophet of the End of Days foretold in Deuteronomy, 18:15-18 (see also John, 6:14). Belief in this Prophet of the End of Days who would follow the appearance of the Messiah was without doubt a key Creedal doctrine in the Dead Sea Scrolls Community. In keeping with these beliefs, the aim of the Brotherhood was to establish and assert the Law of Moses—both in their private and communal lives, and among the Jewish people in general.</w:t>
      </w:r>
    </w:p>
    <w:p w14:paraId="7FF148EA" w14:textId="77777777" w:rsidR="00A431D4" w:rsidRPr="00A431D4" w:rsidRDefault="00A431D4" w:rsidP="00A431D4">
      <w:pPr>
        <w:autoSpaceDE w:val="0"/>
        <w:autoSpaceDN w:val="0"/>
        <w:adjustRightInd w:val="0"/>
        <w:rPr>
          <w:color w:val="000000"/>
          <w:sz w:val="20"/>
          <w:szCs w:val="20"/>
        </w:rPr>
      </w:pPr>
    </w:p>
    <w:p w14:paraId="66872D25" w14:textId="77777777" w:rsidR="00A431D4" w:rsidRPr="00A431D4" w:rsidRDefault="00A431D4" w:rsidP="00E616ED">
      <w:pPr>
        <w:pStyle w:val="ListParagraph"/>
        <w:numPr>
          <w:ilvl w:val="0"/>
          <w:numId w:val="39"/>
        </w:numPr>
        <w:autoSpaceDE w:val="0"/>
        <w:autoSpaceDN w:val="0"/>
        <w:adjustRightInd w:val="0"/>
        <w:rPr>
          <w:color w:val="000000"/>
          <w:sz w:val="20"/>
          <w:szCs w:val="20"/>
        </w:rPr>
      </w:pPr>
      <w:r w:rsidRPr="00A431D4">
        <w:rPr>
          <w:color w:val="000000"/>
          <w:sz w:val="20"/>
          <w:szCs w:val="20"/>
        </w:rPr>
        <w:t xml:space="preserve">According to its </w:t>
      </w:r>
      <w:r w:rsidRPr="00A431D4">
        <w:rPr>
          <w:i/>
          <w:iCs/>
          <w:color w:val="000000"/>
          <w:sz w:val="20"/>
          <w:szCs w:val="20"/>
        </w:rPr>
        <w:t>Manual of Discipline</w:t>
      </w:r>
      <w:r w:rsidRPr="00A431D4">
        <w:rPr>
          <w:color w:val="000000"/>
          <w:sz w:val="20"/>
          <w:szCs w:val="20"/>
        </w:rPr>
        <w:t xml:space="preserve">, the Brotherhood held that they were not to depart from the Law of Moses “until the coming of the Prophet,” by which, again, they meant the Super Prophet of Deuteronomy (see, Deuteronomy 18:15-18). Until that time, they must judge by the original Laws in which the members of the Community were schooled from the beginning. In this regard, the </w:t>
      </w:r>
      <w:r w:rsidRPr="00A431D4">
        <w:rPr>
          <w:i/>
          <w:iCs/>
          <w:color w:val="000000"/>
          <w:sz w:val="20"/>
          <w:szCs w:val="20"/>
        </w:rPr>
        <w:t>Zadokite Document</w:t>
      </w:r>
      <w:r w:rsidRPr="00A431D4">
        <w:rPr>
          <w:color w:val="000000"/>
          <w:sz w:val="20"/>
          <w:szCs w:val="20"/>
        </w:rPr>
        <w:t xml:space="preserve"> states that it is only in observing the Law in this manner that the Progeny of Israel could avoid damnation and destruction. The document asserts:</w:t>
      </w:r>
    </w:p>
    <w:p w14:paraId="6ADBD31C" w14:textId="77777777" w:rsidR="00A431D4" w:rsidRPr="00A431D4" w:rsidRDefault="00A431D4" w:rsidP="00A431D4">
      <w:pPr>
        <w:autoSpaceDE w:val="0"/>
        <w:autoSpaceDN w:val="0"/>
        <w:adjustRightInd w:val="0"/>
        <w:rPr>
          <w:color w:val="000000"/>
          <w:sz w:val="20"/>
          <w:szCs w:val="20"/>
        </w:rPr>
      </w:pPr>
    </w:p>
    <w:p w14:paraId="0E3EBDE1" w14:textId="77777777" w:rsidR="00A431D4" w:rsidRPr="00A431D4" w:rsidRDefault="00A431D4" w:rsidP="00E616ED">
      <w:pPr>
        <w:pStyle w:val="ListParagraph"/>
        <w:numPr>
          <w:ilvl w:val="0"/>
          <w:numId w:val="39"/>
        </w:numPr>
        <w:autoSpaceDE w:val="0"/>
        <w:autoSpaceDN w:val="0"/>
        <w:adjustRightInd w:val="0"/>
        <w:ind w:right="1080"/>
        <w:rPr>
          <w:color w:val="000000"/>
          <w:sz w:val="20"/>
          <w:szCs w:val="20"/>
        </w:rPr>
      </w:pPr>
      <w:r w:rsidRPr="00A431D4">
        <w:rPr>
          <w:color w:val="000000"/>
          <w:sz w:val="20"/>
          <w:szCs w:val="20"/>
        </w:rPr>
        <w:t>Whenever [the Children of] Israel broke faith and renounced [God], He hid His face both from [them] and from His Sanctuary and turned them over to the sword. But whenever He called to mind the Covenant which He made with their forbears, He spared a remnant of them and did not consign them unto utter extinction.</w:t>
      </w:r>
    </w:p>
    <w:p w14:paraId="18071903" w14:textId="77777777" w:rsidR="00A431D4" w:rsidRPr="00A431D4" w:rsidRDefault="00A431D4" w:rsidP="00A431D4">
      <w:pPr>
        <w:autoSpaceDE w:val="0"/>
        <w:autoSpaceDN w:val="0"/>
        <w:adjustRightInd w:val="0"/>
        <w:rPr>
          <w:color w:val="000000"/>
          <w:sz w:val="20"/>
          <w:szCs w:val="20"/>
        </w:rPr>
      </w:pPr>
    </w:p>
    <w:p w14:paraId="63574B60" w14:textId="77777777" w:rsidR="00A431D4" w:rsidRPr="00A431D4" w:rsidRDefault="00A431D4" w:rsidP="00E616ED">
      <w:pPr>
        <w:pStyle w:val="ListParagraph"/>
        <w:numPr>
          <w:ilvl w:val="0"/>
          <w:numId w:val="39"/>
        </w:numPr>
        <w:autoSpaceDE w:val="0"/>
        <w:autoSpaceDN w:val="0"/>
        <w:adjustRightInd w:val="0"/>
        <w:rPr>
          <w:color w:val="000000"/>
          <w:sz w:val="20"/>
          <w:szCs w:val="20"/>
        </w:rPr>
      </w:pPr>
      <w:r w:rsidRPr="00A431D4">
        <w:rPr>
          <w:color w:val="000000"/>
          <w:sz w:val="20"/>
          <w:szCs w:val="20"/>
        </w:rPr>
        <w:t>Since the Scrolls Community held the firm conviction that they were the faithful “remnant” of their time—and, indeed, the final “remnant” of all earlier times—they held that they were the true heirs of the eternal Covenant between God and the Children of Israel. Theirs, then, was a “New Covenant” or “New Testament”—a phrase deeply embedded in their own self-understanding and idiom, long before it would be adopted by the Christians in reference to Jesus Christ and his Teaching. Thus, the Brotherhood of Qumrān believed themselves to be “the true Congregation of Israel,” charged with the specific task of maintaining the Law of Moses and Covenant of God during their present Age of Wrath, which was a time of general apostasy and confusion.</w:t>
      </w:r>
    </w:p>
    <w:p w14:paraId="26F38010" w14:textId="77777777" w:rsidR="00A431D4" w:rsidRPr="00A431D4" w:rsidRDefault="00A431D4" w:rsidP="00A431D4">
      <w:pPr>
        <w:autoSpaceDE w:val="0"/>
        <w:autoSpaceDN w:val="0"/>
        <w:adjustRightInd w:val="0"/>
        <w:rPr>
          <w:color w:val="000000"/>
          <w:sz w:val="20"/>
          <w:szCs w:val="20"/>
        </w:rPr>
      </w:pPr>
    </w:p>
    <w:p w14:paraId="6684A5A6" w14:textId="77777777" w:rsidR="00A431D4" w:rsidRPr="00A431D4" w:rsidRDefault="77E984F9" w:rsidP="00E616ED">
      <w:pPr>
        <w:pStyle w:val="ListParagraph"/>
        <w:numPr>
          <w:ilvl w:val="0"/>
          <w:numId w:val="39"/>
        </w:numPr>
        <w:autoSpaceDE w:val="0"/>
        <w:autoSpaceDN w:val="0"/>
        <w:adjustRightInd w:val="0"/>
        <w:rPr>
          <w:color w:val="000000"/>
          <w:sz w:val="20"/>
          <w:szCs w:val="20"/>
        </w:rPr>
      </w:pPr>
      <w:r w:rsidRPr="00A431D4">
        <w:rPr>
          <w:color w:val="000000"/>
          <w:sz w:val="20"/>
          <w:szCs w:val="20"/>
        </w:rPr>
        <w:t xml:space="preserve">The general members of the Community were to keep awake for a third of all the nights of the year reading the Book, studying the Law, and worshipping together. Thus, they also strove to bring people back to the true way before the Final Judgment overtook them—and before they had to fight the ultimate battle against the heathen. According to their </w:t>
      </w:r>
      <w:r w:rsidRPr="19736EA0">
        <w:rPr>
          <w:i/>
          <w:iCs/>
          <w:color w:val="000000"/>
          <w:sz w:val="20"/>
          <w:szCs w:val="20"/>
        </w:rPr>
        <w:t>Manual of Discipline</w:t>
      </w:r>
      <w:r w:rsidRPr="00A431D4">
        <w:rPr>
          <w:color w:val="000000"/>
          <w:sz w:val="20"/>
          <w:szCs w:val="20"/>
        </w:rPr>
        <w:t>, all who joined the Brotherhood had to declare their willingness to serve God and His truth in this same manner with all their mind, strength, and wealth as members of the Community of God. Moreover, each member was harshly tested before being accepted into the Brotherhood. If permitted to join, each new member was obliged to enter into a new Covenant in the presence of God, and this ritual involved invoking blessings upon the obedient Jews—which was pronounced by the Priests of the line of Aaron—and calling down curses upon those Jews who broke the Covenant—which was articulated by the Levites.</w:t>
      </w:r>
      <w:r w:rsidR="00A431D4" w:rsidRPr="00A431D4">
        <w:rPr>
          <w:vertAlign w:val="superscript"/>
        </w:rPr>
        <w:footnoteReference w:id="99"/>
      </w:r>
      <w:r w:rsidRPr="00A431D4">
        <w:rPr>
          <w:color w:val="000000"/>
          <w:sz w:val="20"/>
          <w:szCs w:val="20"/>
        </w:rPr>
        <w:t xml:space="preserve"> This procedure was to be repeated every year during the Era of Wrath, which, in the belief of the Brotherhood, would last until the coming of the great Prophet of the End of Time. This procedure was not an innovation. On the contrary, in these somber rites of mutual blessings and curses, the Keepers of the Scrolls were imitating the practice of Moses and the first generations of the Children of Israel in the Promised Land.</w:t>
      </w:r>
      <w:r w:rsidR="00A431D4" w:rsidRPr="00A431D4">
        <w:rPr>
          <w:vertAlign w:val="superscript"/>
        </w:rPr>
        <w:footnoteReference w:id="100"/>
      </w:r>
    </w:p>
    <w:p w14:paraId="09D3C838" w14:textId="77777777" w:rsidR="00A431D4" w:rsidRPr="00A431D4" w:rsidRDefault="00A431D4" w:rsidP="00A431D4">
      <w:pPr>
        <w:autoSpaceDE w:val="0"/>
        <w:autoSpaceDN w:val="0"/>
        <w:adjustRightInd w:val="0"/>
        <w:rPr>
          <w:color w:val="000000"/>
          <w:sz w:val="20"/>
          <w:szCs w:val="20"/>
        </w:rPr>
      </w:pPr>
    </w:p>
    <w:p w14:paraId="26FC1DA3" w14:textId="1CB4C9F0" w:rsidR="00FD1A33" w:rsidRPr="00A431D4" w:rsidRDefault="77E984F9" w:rsidP="00E616ED">
      <w:pPr>
        <w:pStyle w:val="ListParagraph"/>
        <w:numPr>
          <w:ilvl w:val="0"/>
          <w:numId w:val="39"/>
        </w:numPr>
        <w:rPr>
          <w:rFonts w:eastAsiaTheme="minorHAnsi"/>
          <w:sz w:val="20"/>
          <w:szCs w:val="20"/>
        </w:rPr>
      </w:pPr>
      <w:r w:rsidRPr="00A431D4">
        <w:rPr>
          <w:color w:val="000000"/>
          <w:sz w:val="20"/>
          <w:szCs w:val="20"/>
        </w:rPr>
        <w:t xml:space="preserve">Soon after the discovery of the Dead Sea Scrolls, it came to light that they bear out certain tenets of the Islamic Revelation. As we have seen, for example, the Keepers of the Scrolls awaited the Messiah, whose appearance they rightfully believed to be at hand, but they fostered even greater expectations for a “Super Prophet” at the End of Time—the Prophet mentioned in </w:t>
      </w:r>
      <w:commentRangeStart w:id="150"/>
      <w:r w:rsidRPr="00A431D4">
        <w:rPr>
          <w:color w:val="000000"/>
          <w:sz w:val="20"/>
          <w:szCs w:val="20"/>
        </w:rPr>
        <w:t>Deuteronomy, 18:15-18</w:t>
      </w:r>
      <w:commentRangeEnd w:id="150"/>
      <w:r w:rsidR="00A431D4" w:rsidRPr="00A431D4">
        <w:rPr>
          <w:rStyle w:val="CommentReference"/>
          <w:color w:val="000000"/>
          <w:sz w:val="20"/>
          <w:szCs w:val="20"/>
        </w:rPr>
        <w:commentReference w:id="150"/>
      </w:r>
      <w:r w:rsidRPr="00A431D4">
        <w:rPr>
          <w:color w:val="000000"/>
          <w:sz w:val="20"/>
          <w:szCs w:val="20"/>
        </w:rPr>
        <w:t>, who would be like Moses and come from Israel’s “Brothers.” They believed that this great Prophet would appear in the wake of the Messiah and usher in the Golden Age. These “Islamic” features of the Scrolls were so clear to some Scholars that they prematurely declared the Scrolls to be “Islamic forgeries.” Such assertions belonged to the early years of the discovery, before the antiquity of the manuscripts had been fully established as going back to the time of the Second Temple—only a relatively short period before the birth of Jesus Christ and more than six hundred years before the mission of the Prophet Muḥammad. In 1371/1952, for example, not long after the Scrolls had first come to light—and while research on them was still in its infancy—</w:t>
      </w:r>
      <w:r w:rsidRPr="00A431D4">
        <w:rPr>
          <w:b/>
          <w:bCs/>
          <w:color w:val="000000"/>
          <w:sz w:val="20"/>
          <w:szCs w:val="20"/>
        </w:rPr>
        <w:t>Shelomo Dov Goitein</w:t>
      </w:r>
      <w:r w:rsidR="00A431D4" w:rsidRPr="00A431D4">
        <w:rPr>
          <w:vertAlign w:val="superscript"/>
        </w:rPr>
        <w:footnoteReference w:id="101"/>
      </w:r>
      <w:r w:rsidRPr="00A431D4">
        <w:rPr>
          <w:color w:val="000000"/>
          <w:sz w:val="20"/>
          <w:szCs w:val="20"/>
        </w:rPr>
        <w:t xml:space="preserve"> stated that the Scrolls were “relevant” to Islam, claiming that the Prophet Muḥammad </w:t>
      </w:r>
      <w:r w:rsidRPr="19736EA0">
        <w:rPr>
          <w:i/>
          <w:iCs/>
          <w:color w:val="000000"/>
          <w:sz w:val="20"/>
          <w:szCs w:val="20"/>
        </w:rPr>
        <w:t>must have taken from them</w:t>
      </w:r>
      <w:r w:rsidRPr="00A431D4">
        <w:rPr>
          <w:color w:val="000000"/>
          <w:sz w:val="20"/>
          <w:szCs w:val="20"/>
        </w:rPr>
        <w:t xml:space="preserve">. Since that time, the relation of the Scrolls to the Apocryphal literature surrounding the </w:t>
      </w:r>
      <w:r w:rsidRPr="00A431D4">
        <w:rPr>
          <w:b/>
          <w:bCs/>
          <w:color w:val="000000"/>
          <w:sz w:val="20"/>
          <w:szCs w:val="20"/>
        </w:rPr>
        <w:t>Prophet Enoch (Idr</w:t>
      </w:r>
      <w:r w:rsidRPr="00A431D4">
        <w:rPr>
          <w:b/>
          <w:bCs/>
          <w:sz w:val="20"/>
          <w:szCs w:val="20"/>
        </w:rPr>
        <w:t>ī</w:t>
      </w:r>
      <w:r w:rsidRPr="00A431D4">
        <w:rPr>
          <w:b/>
          <w:bCs/>
          <w:color w:val="000000"/>
          <w:sz w:val="20"/>
          <w:szCs w:val="20"/>
        </w:rPr>
        <w:t>s)</w:t>
      </w:r>
      <w:r w:rsidR="00A431D4" w:rsidRPr="00A431D4">
        <w:rPr>
          <w:vertAlign w:val="superscript"/>
        </w:rPr>
        <w:footnoteReference w:id="102"/>
      </w:r>
      <w:r w:rsidRPr="00A431D4">
        <w:rPr>
          <w:color w:val="000000"/>
          <w:sz w:val="20"/>
          <w:szCs w:val="20"/>
        </w:rPr>
        <w:t xml:space="preserve"> in both Judaism and Christianity has also been established. This connection is believed to bear significance for the manuscript legacy of Yemeni Jewish community and constitutes one of the most important branches of study concerning the history and doctrines of Judaism and Christianity during their formative periods—both in the late Second Temple period and in the time following its destruction.</w:t>
      </w:r>
    </w:p>
    <w:p w14:paraId="3109C138" w14:textId="77777777" w:rsidR="00FD1A33" w:rsidRPr="00BF6302" w:rsidRDefault="00FD1A33" w:rsidP="00E616ED">
      <w:pPr>
        <w:pStyle w:val="Heading4"/>
        <w:numPr>
          <w:ilvl w:val="1"/>
          <w:numId w:val="3"/>
        </w:numPr>
        <w:rPr>
          <w:rFonts w:asciiTheme="majorBidi" w:eastAsiaTheme="minorHAnsi" w:hAnsiTheme="majorBidi"/>
          <w:b/>
          <w:bCs/>
          <w:color w:val="C00000"/>
          <w:sz w:val="28"/>
          <w:szCs w:val="28"/>
        </w:rPr>
      </w:pPr>
      <w:bookmarkStart w:id="151" w:name="_Toc188509399"/>
      <w:r>
        <w:rPr>
          <w:rFonts w:asciiTheme="majorBidi" w:eastAsiaTheme="minorHAnsi" w:hAnsiTheme="majorBidi"/>
          <w:b/>
          <w:bCs/>
          <w:color w:val="C00000"/>
          <w:sz w:val="28"/>
          <w:szCs w:val="28"/>
        </w:rPr>
        <w:t>D</w:t>
      </w:r>
      <w:r w:rsidRPr="00BF6302">
        <w:rPr>
          <w:rFonts w:asciiTheme="majorBidi" w:eastAsiaTheme="minorHAnsi" w:hAnsiTheme="majorBidi"/>
          <w:b/>
          <w:bCs/>
          <w:color w:val="C00000"/>
          <w:sz w:val="28"/>
          <w:szCs w:val="28"/>
        </w:rPr>
        <w:t>euteronomy Prophet &amp; the Paraclete</w:t>
      </w:r>
      <w:bookmarkEnd w:id="151"/>
    </w:p>
    <w:p w14:paraId="5E46545D" w14:textId="77777777" w:rsidR="00FD1A33" w:rsidRPr="00E50428" w:rsidRDefault="0A910C68" w:rsidP="00FD1A33">
      <w:pPr>
        <w:ind w:left="1080" w:right="2340"/>
        <w:jc w:val="both"/>
        <w:rPr>
          <w:rFonts w:asciiTheme="majorBidi" w:eastAsiaTheme="minorEastAsia" w:hAnsiTheme="majorBidi" w:cstheme="majorBidi"/>
          <w:color w:val="000000"/>
        </w:rPr>
      </w:pPr>
      <w:r w:rsidRPr="62ED6EB9">
        <w:rPr>
          <w:rFonts w:asciiTheme="majorBidi" w:eastAsiaTheme="minorEastAsia" w:hAnsiTheme="majorBidi" w:cstheme="majorBidi"/>
          <w:color w:val="000000"/>
        </w:rPr>
        <w:t xml:space="preserve">This “true Prophet” of the Maccabees was </w:t>
      </w:r>
      <w:r w:rsidRPr="62ED6EB9">
        <w:rPr>
          <w:rFonts w:asciiTheme="majorBidi" w:eastAsiaTheme="minorEastAsia" w:hAnsiTheme="majorBidi" w:cstheme="majorBidi"/>
          <w:b/>
          <w:bCs/>
          <w:color w:val="000000"/>
        </w:rPr>
        <w:t>the Deuteronomy Prophet</w:t>
      </w:r>
      <w:r w:rsidRPr="62ED6EB9">
        <w:rPr>
          <w:rFonts w:asciiTheme="majorBidi" w:eastAsiaTheme="minorEastAsia" w:hAnsiTheme="majorBidi" w:cstheme="majorBidi"/>
          <w:color w:val="000000"/>
        </w:rPr>
        <w:t>,</w:t>
      </w:r>
      <w:r w:rsidR="00FD1A33" w:rsidRPr="62ED6EB9">
        <w:rPr>
          <w:rStyle w:val="FootnoteReference"/>
          <w:rFonts w:asciiTheme="majorBidi" w:eastAsiaTheme="minorEastAsia" w:hAnsiTheme="majorBidi" w:cstheme="majorBidi"/>
          <w:color w:val="000000"/>
        </w:rPr>
        <w:footnoteReference w:id="103"/>
      </w:r>
      <w:r w:rsidRPr="62ED6EB9">
        <w:rPr>
          <w:rFonts w:asciiTheme="majorBidi" w:eastAsiaTheme="minorEastAsia" w:hAnsiTheme="majorBidi" w:cstheme="majorBidi"/>
          <w:color w:val="000000"/>
        </w:rPr>
        <w:t xml:space="preserve"> about whom we will speak in Volumes Twelve and Sixteen. </w:t>
      </w:r>
      <w:r w:rsidRPr="62ED6EB9">
        <w:rPr>
          <w:rFonts w:asciiTheme="majorBidi" w:hAnsiTheme="majorBidi" w:cstheme="majorBidi"/>
          <w:b/>
          <w:bCs/>
        </w:rPr>
        <w:t>The Paraclete</w:t>
      </w:r>
      <w:r w:rsidR="00FD1A33" w:rsidRPr="62ED6EB9">
        <w:rPr>
          <w:rStyle w:val="FootnoteReference"/>
          <w:rFonts w:asciiTheme="majorBidi" w:hAnsiTheme="majorBidi" w:cstheme="majorBidi"/>
        </w:rPr>
        <w:footnoteReference w:id="104"/>
      </w:r>
    </w:p>
    <w:p w14:paraId="4B1F5784" w14:textId="77777777" w:rsidR="00FD1A33" w:rsidRPr="007D1327" w:rsidRDefault="00FD1A33" w:rsidP="00FD1A33">
      <w:pPr>
        <w:rPr>
          <w:rFonts w:eastAsiaTheme="minorHAnsi"/>
        </w:rPr>
      </w:pPr>
    </w:p>
    <w:p w14:paraId="0C6D33BB" w14:textId="43853EC5" w:rsidR="00FD1A33" w:rsidRPr="005A7819" w:rsidRDefault="00FD1A33" w:rsidP="00E616ED">
      <w:pPr>
        <w:pStyle w:val="Heading4"/>
        <w:numPr>
          <w:ilvl w:val="1"/>
          <w:numId w:val="3"/>
        </w:numPr>
        <w:rPr>
          <w:rFonts w:asciiTheme="majorBidi" w:eastAsiaTheme="minorEastAsia" w:hAnsiTheme="majorBidi"/>
          <w:b/>
          <w:bCs/>
          <w:color w:val="C00000"/>
          <w:sz w:val="28"/>
          <w:szCs w:val="28"/>
        </w:rPr>
      </w:pPr>
      <w:r w:rsidRPr="007D1327">
        <w:rPr>
          <w:rFonts w:asciiTheme="majorBidi" w:eastAsiaTheme="minorEastAsia" w:hAnsiTheme="majorBidi"/>
          <w:b/>
          <w:bCs/>
          <w:color w:val="C00000"/>
          <w:sz w:val="28"/>
          <w:szCs w:val="28"/>
        </w:rPr>
        <w:t>Docetism</w:t>
      </w:r>
    </w:p>
    <w:p w14:paraId="54663911" w14:textId="77777777" w:rsidR="00FD1A33" w:rsidRDefault="00FD1A33" w:rsidP="00FD1A33">
      <w:pPr>
        <w:ind w:left="1260"/>
        <w:rPr>
          <w:rFonts w:eastAsiaTheme="minorHAnsi"/>
          <w:b/>
          <w:bCs/>
          <w:i/>
          <w:iCs/>
        </w:rPr>
      </w:pPr>
      <w:bookmarkStart w:id="152" w:name="_Toc188509400"/>
      <w:r w:rsidRPr="005A7819">
        <w:rPr>
          <w:rFonts w:eastAsiaTheme="minorHAnsi"/>
          <w:b/>
          <w:bCs/>
          <w:i/>
          <w:iCs/>
        </w:rPr>
        <w:t>Docetism in Early Christianity</w:t>
      </w:r>
      <w:bookmarkEnd w:id="152"/>
    </w:p>
    <w:p w14:paraId="70A81A7D" w14:textId="77777777" w:rsidR="00FD1A33" w:rsidRPr="007D1327" w:rsidRDefault="0A910C68" w:rsidP="00FD1A33">
      <w:pPr>
        <w:ind w:left="900" w:right="990"/>
        <w:rPr>
          <w:rFonts w:eastAsiaTheme="minorEastAsia"/>
        </w:rPr>
      </w:pPr>
      <w:r w:rsidRPr="62ED6EB9">
        <w:rPr>
          <w:rFonts w:eastAsiaTheme="minorEastAsia"/>
        </w:rPr>
        <w:t>Crucifixion was among the very first Creedal matters that the Christians disagreed about. Saint Jerome states: “The blood of Christ was still fresh in Judea [Jerusalem] when his body was said to be [merely] an apparition.” This Christian-Gnostic heresy was called “</w:t>
      </w:r>
      <w:r w:rsidRPr="62ED6EB9">
        <w:rPr>
          <w:rFonts w:eastAsiaTheme="minorEastAsia"/>
          <w:b/>
          <w:bCs/>
        </w:rPr>
        <w:t>Docetism</w:t>
      </w:r>
      <w:r w:rsidRPr="62ED6EB9">
        <w:rPr>
          <w:rFonts w:eastAsiaTheme="minorEastAsia"/>
        </w:rPr>
        <w:t>.”</w:t>
      </w:r>
      <w:r w:rsidR="00FD1A33" w:rsidRPr="62ED6EB9">
        <w:rPr>
          <w:rStyle w:val="FootnoteReference"/>
          <w:rFonts w:asciiTheme="majorBidi" w:eastAsiaTheme="minorEastAsia" w:hAnsiTheme="majorBidi" w:cstheme="majorBidi"/>
          <w:color w:val="000000"/>
        </w:rPr>
        <w:footnoteReference w:id="105"/>
      </w:r>
      <w:r w:rsidRPr="62ED6EB9">
        <w:rPr>
          <w:rFonts w:eastAsiaTheme="minorEastAsia"/>
        </w:rPr>
        <w:t xml:space="preserve"> The Islamic teaching on Christ’s “substitute” Crucifixion is sometimes called “Docetic,” since many Docetes of early Christianity held that there was a real crucifixion but of another person—usually a Disciple—who was miraculously put in Christ’s place. It is potentially misleading, however, to call the </w:t>
      </w:r>
      <w:r w:rsidRPr="007D1327">
        <w:t>Qur’ānic</w:t>
      </w:r>
      <w:r w:rsidRPr="62ED6EB9">
        <w:rPr>
          <w:rFonts w:eastAsiaTheme="minorEastAsia"/>
        </w:rPr>
        <w:t xml:space="preserve"> teaching on Christ’s Crucifixion “Docetic,” unless it is fully clarified that it is a tenet upholding “intentional substitute” Crucifixion of another human being in Christ’s place. </w:t>
      </w:r>
    </w:p>
    <w:p w14:paraId="7C0D1B07" w14:textId="77777777" w:rsidR="00FD1A33" w:rsidRDefault="00FD1A33" w:rsidP="00FD1A33">
      <w:pPr>
        <w:ind w:left="900" w:right="990"/>
        <w:rPr>
          <w:rFonts w:eastAsiaTheme="minorEastAsia"/>
        </w:rPr>
      </w:pPr>
      <w:r>
        <w:rPr>
          <w:rFonts w:eastAsiaTheme="minorEastAsia"/>
        </w:rPr>
        <w:t xml:space="preserve">    </w:t>
      </w:r>
      <w:r w:rsidRPr="007D1327">
        <w:rPr>
          <w:rFonts w:eastAsiaTheme="minorEastAsia"/>
        </w:rPr>
        <w:t>The Docetic teaching</w:t>
      </w:r>
      <w:r>
        <w:rPr>
          <w:rFonts w:eastAsiaTheme="minorEastAsia"/>
        </w:rPr>
        <w:t xml:space="preserve"> in Christianity</w:t>
      </w:r>
      <w:r w:rsidRPr="007D1327">
        <w:rPr>
          <w:rFonts w:eastAsiaTheme="minorEastAsia"/>
        </w:rPr>
        <w:t xml:space="preserve"> is very old and—as is clear from the New Testament—goes back to the very beginning of Christianity.</w:t>
      </w:r>
      <w:r w:rsidRPr="007D1327">
        <w:rPr>
          <w:rFonts w:eastAsia="MS Mincho"/>
        </w:rPr>
        <w:t xml:space="preserve"> Many New Testament texts are clearly anti-Docetic, although they generally refer to the “phantasmal” variety of Docetism, which held Christ to have been a purely Spiritual “apparition” and not physical in body and flesh (See 1 John, 1:1-3; 2:22; 4:1-3).</w:t>
      </w:r>
      <w:r w:rsidRPr="007D1327">
        <w:rPr>
          <w:rFonts w:eastAsiaTheme="minorEastAsia"/>
        </w:rPr>
        <w:t xml:space="preserve"> </w:t>
      </w:r>
      <w:r w:rsidRPr="007D1327">
        <w:rPr>
          <w:color w:val="202122"/>
        </w:rPr>
        <w:t>When the Gospel of John says: “</w:t>
      </w:r>
      <w:r w:rsidRPr="007D1327">
        <w:rPr>
          <w:color w:val="001320"/>
          <w:shd w:val="clear" w:color="auto" w:fill="FFFFFF"/>
        </w:rPr>
        <w:t xml:space="preserve">The Word (Greek: </w:t>
      </w:r>
      <w:r w:rsidRPr="007D1327">
        <w:rPr>
          <w:i/>
          <w:iCs/>
          <w:color w:val="001320"/>
          <w:shd w:val="clear" w:color="auto" w:fill="FFFFFF"/>
        </w:rPr>
        <w:t>L</w:t>
      </w:r>
      <w:r w:rsidRPr="007D1327">
        <w:rPr>
          <w:i/>
          <w:iCs/>
          <w:color w:val="000000" w:themeColor="text1"/>
        </w:rPr>
        <w:t>ó</w:t>
      </w:r>
      <w:r w:rsidRPr="007D1327">
        <w:rPr>
          <w:i/>
          <w:iCs/>
          <w:color w:val="001320"/>
          <w:shd w:val="clear" w:color="auto" w:fill="FFFFFF"/>
        </w:rPr>
        <w:t>gos</w:t>
      </w:r>
      <w:r w:rsidRPr="007D1327">
        <w:rPr>
          <w:color w:val="001320"/>
          <w:shd w:val="clear" w:color="auto" w:fill="FFFFFF"/>
        </w:rPr>
        <w:t xml:space="preserve">) became flesh and made his dwelling among us” (John, 1:14), it is—in part at least—seeking to refute the contentions of the “apparitional” Docetes of the early Church, who welcomed and used the </w:t>
      </w:r>
      <w:r w:rsidRPr="007D1327">
        <w:rPr>
          <w:i/>
          <w:iCs/>
          <w:color w:val="001320"/>
          <w:shd w:val="clear" w:color="auto" w:fill="FFFFFF"/>
        </w:rPr>
        <w:t>L</w:t>
      </w:r>
      <w:r w:rsidRPr="007D1327">
        <w:rPr>
          <w:i/>
          <w:iCs/>
          <w:color w:val="000000" w:themeColor="text1"/>
        </w:rPr>
        <w:t>ó</w:t>
      </w:r>
      <w:r w:rsidRPr="007D1327">
        <w:rPr>
          <w:i/>
          <w:iCs/>
          <w:color w:val="001320"/>
          <w:shd w:val="clear" w:color="auto" w:fill="FFFFFF"/>
        </w:rPr>
        <w:t>gos</w:t>
      </w:r>
      <w:r w:rsidRPr="007D1327">
        <w:rPr>
          <w:color w:val="001320"/>
          <w:shd w:val="clear" w:color="auto" w:fill="FFFFFF"/>
        </w:rPr>
        <w:t xml:space="preserve"> reference but regarded it as purely “phantasmal.”</w:t>
      </w:r>
    </w:p>
    <w:p w14:paraId="3ED45F24" w14:textId="44F56E49" w:rsidR="00FD1A33" w:rsidRPr="000F47D3" w:rsidRDefault="00FD1A33" w:rsidP="000F47D3">
      <w:pPr>
        <w:ind w:left="900" w:right="990"/>
        <w:rPr>
          <w:rFonts w:eastAsiaTheme="minorEastAsia"/>
        </w:rPr>
      </w:pPr>
      <w:r>
        <w:rPr>
          <w:rFonts w:eastAsiaTheme="minorEastAsia"/>
        </w:rPr>
        <w:t xml:space="preserve">     </w:t>
      </w:r>
      <w:r w:rsidRPr="007D1327">
        <w:rPr>
          <w:rFonts w:eastAsiaTheme="minorEastAsia"/>
        </w:rPr>
        <w:t>It must also be emphasized that there was no single “Docetic” group or sect. All Gnostic-Christians were indeed Docetes, but not all Docetes were Gnostic-Christians. There were also many different Docetic interpretations and tendencies among the early Christians. As such, “Docetism” was not a Sect or the teaching of a particular Sect, rather there were many different Docetic tendencies among the first Christians. The Unitarian Monarchians of Antioch and elsewhere during Christianity’s first centuries, for example, or at least a significant number of them were an early non-Gnostic Docetic Tradition, affirming Monotheism and the humanity of Christ. Today, however, almost everything we know about Docetism pertains to its Gnostic-Christian proponents, and very little has been preserved from others.</w:t>
      </w:r>
      <w:bookmarkStart w:id="153" w:name="_Toc188509401"/>
    </w:p>
    <w:p w14:paraId="7452CD74" w14:textId="11C3A588" w:rsidR="00FD1A33" w:rsidRPr="005A7819" w:rsidRDefault="008F454D" w:rsidP="00E616ED">
      <w:pPr>
        <w:pStyle w:val="Heading4"/>
        <w:numPr>
          <w:ilvl w:val="1"/>
          <w:numId w:val="3"/>
        </w:numPr>
        <w:rPr>
          <w:rFonts w:asciiTheme="majorBidi" w:eastAsiaTheme="minorHAnsi" w:hAnsiTheme="majorBidi"/>
          <w:b/>
          <w:bCs/>
          <w:sz w:val="28"/>
          <w:szCs w:val="28"/>
        </w:rPr>
      </w:pPr>
      <w:r>
        <w:rPr>
          <w:rFonts w:asciiTheme="majorBidi" w:eastAsiaTheme="minorHAnsi" w:hAnsiTheme="majorBidi"/>
          <w:b/>
          <w:bCs/>
          <w:color w:val="C00000"/>
          <w:sz w:val="28"/>
          <w:szCs w:val="28"/>
        </w:rPr>
        <w:t xml:space="preserve"> </w:t>
      </w:r>
      <w:r w:rsidR="00FD1A33" w:rsidRPr="005A7819">
        <w:rPr>
          <w:rFonts w:asciiTheme="majorBidi" w:eastAsiaTheme="minorHAnsi" w:hAnsiTheme="majorBidi"/>
          <w:b/>
          <w:bCs/>
          <w:color w:val="C00000"/>
          <w:sz w:val="28"/>
          <w:szCs w:val="28"/>
        </w:rPr>
        <w:t>Externalism in Religion</w:t>
      </w:r>
      <w:bookmarkEnd w:id="153"/>
    </w:p>
    <w:p w14:paraId="27A0D221" w14:textId="77777777" w:rsidR="00FD1A33" w:rsidRDefault="00FD1A33" w:rsidP="00FD1A33">
      <w:pPr>
        <w:ind w:left="1350"/>
        <w:rPr>
          <w:rFonts w:eastAsiaTheme="minorHAnsi"/>
          <w:b/>
          <w:bCs/>
          <w:i/>
          <w:iCs/>
        </w:rPr>
      </w:pPr>
      <w:bookmarkStart w:id="154" w:name="_Toc188509402"/>
      <w:r w:rsidRPr="005A7819">
        <w:rPr>
          <w:rFonts w:eastAsiaTheme="minorHAnsi"/>
          <w:b/>
          <w:bCs/>
          <w:i/>
          <w:iCs/>
        </w:rPr>
        <w:t>Externalism in the Secular Age</w:t>
      </w:r>
      <w:bookmarkEnd w:id="154"/>
    </w:p>
    <w:p w14:paraId="622C70F3" w14:textId="77777777" w:rsidR="003D1674" w:rsidRDefault="0088729E" w:rsidP="00E616ED">
      <w:pPr>
        <w:pStyle w:val="ListParagraph"/>
        <w:numPr>
          <w:ilvl w:val="0"/>
          <w:numId w:val="39"/>
        </w:numPr>
        <w:rPr>
          <w:rFonts w:eastAsiaTheme="minorHAnsi"/>
        </w:rPr>
      </w:pPr>
      <w:r w:rsidRPr="0088729E">
        <w:rPr>
          <w:rFonts w:eastAsiaTheme="minorHAnsi"/>
        </w:rPr>
        <w:t>Such Externalism may take multiple forms. Indeed, Atheism, Agnosticism, Secularism, or non-ideological rejection of religion are generally offshoots of Externalism. But the Believer can actually remain technically within his faith community as an Externalist also, assuming a “know-nothing” “Externalist” posture of simply accepting received faith without serious thought or penetrating questions. As a Believer, the Externalist holds on to the last vestiges of faith simply by ceasing to ask profound questions so that doubt does not overcome whatever faith remains. The most dangerous Externalist response in religion—again, no matter what religion it may be—is the one of adopting a mindlessly unthinking “fundamentalist” and sometimes even rigorously fanatic point of view, which can potentially lead to violence. Rigidity and extreme unthinking rigor in faith—as seen in certain extremists—always constitutes a perfect disguise for hypocrisy, and the unthinking believer convinces himself of his “deep faith” in the mirror of his sanctimonious fanaticism, which covers his inward hollowness. But because such Externalism is based upon deprival, ignorance, and being blocked off from “what is needed,” it tends to turn its back on the complexities of a threatening and unintelligible world, which may easily bread anger and hatred.</w:t>
      </w:r>
    </w:p>
    <w:p w14:paraId="6B9D368C" w14:textId="7C018A88" w:rsidR="003D1674" w:rsidRDefault="003D1674" w:rsidP="00E616ED">
      <w:pPr>
        <w:pStyle w:val="ListParagraph"/>
        <w:numPr>
          <w:ilvl w:val="0"/>
          <w:numId w:val="39"/>
        </w:numPr>
        <w:rPr>
          <w:rFonts w:eastAsiaTheme="minorHAnsi"/>
        </w:rPr>
      </w:pPr>
      <w:r w:rsidRPr="003D1674">
        <w:rPr>
          <w:rFonts w:eastAsiaTheme="minorHAnsi"/>
        </w:rPr>
        <w:t>Externalist, as used here, refers to a person who has turned away from “internal”—intellectual, Spiritual, or sound principial explanations of reality—such as sound science, first principles, and carefully tailored metaphysical truths—and then affirms only what is “external” in the sense of physical, superficial, and—as we will see in this Volume—ultimately unreal. Such basic “externalism” has been often characteristic of empirically biased Western thought from the Early Modern Period until the present. The Externalist is either systematically reductionist, intolerant, and mentally arrogant or complaisant, espousing a lack of intellectuality in an inexplicable world. The Externalized Psyche is conscious of only a very small part of the human Soul, not to mention the external world itself. Consequently, the phenomenon of Externalism produces unenlightened Souls, which are generally incapable of admitting even to themselves that any other mode of knowledge could exist that could enlighten it and dispel the doubts and deviations that have bewildered it. The above usage of “externalist,” is, however, a more restricted application of the expression than in the “externalism” of modernist neurology and philosophy, which view the mind and human consciousness as the results both of the nervous system or “brain” along with its interaction with the world that exists outside of itself. By contrast, modernist “internalism” holds that the mind and human consciousness are rooted in “internal” neural activity alone, without specific reference to outside, “external” realities. There are different schools of both “externalism” and “internalism,” and neither of these approaches is intended in the above use of “externalist.” In an extreme form, modernist “externalism” holds that the human mind depends categorically upon external factors, while other views of externalism stress that the mind may possibly depend upon the external but not completely. The first view of externalism holds that the mind is constituted by and identical with external processes that lie beyond the nervous system.</w:t>
      </w:r>
    </w:p>
    <w:p w14:paraId="01924F9A" w14:textId="77777777" w:rsidR="00847078" w:rsidRPr="00847078" w:rsidRDefault="00847078" w:rsidP="00847078">
      <w:pPr>
        <w:rPr>
          <w:rFonts w:eastAsiaTheme="minorHAnsi"/>
        </w:rPr>
      </w:pPr>
    </w:p>
    <w:p w14:paraId="7DE6239E" w14:textId="77777777" w:rsidR="00847078" w:rsidRPr="00847078" w:rsidRDefault="00847078" w:rsidP="00E616ED">
      <w:pPr>
        <w:pStyle w:val="ListParagraph"/>
        <w:numPr>
          <w:ilvl w:val="0"/>
          <w:numId w:val="39"/>
        </w:numPr>
        <w:autoSpaceDE w:val="0"/>
        <w:autoSpaceDN w:val="0"/>
        <w:adjustRightInd w:val="0"/>
        <w:rPr>
          <w:rFonts w:eastAsiaTheme="minorHAnsi"/>
          <w:b/>
          <w:bCs/>
          <w:color w:val="323232"/>
          <w14:ligatures w14:val="standardContextual"/>
        </w:rPr>
      </w:pPr>
      <w:r w:rsidRPr="00847078">
        <w:rPr>
          <w:rFonts w:eastAsiaTheme="minorHAnsi"/>
          <w:b/>
          <w:bCs/>
          <w:color w:val="323232"/>
          <w14:ligatures w14:val="standardContextual"/>
        </w:rPr>
        <w:t>The Externalist Phenomenon</w:t>
      </w:r>
    </w:p>
    <w:p w14:paraId="00F1655B" w14:textId="77777777" w:rsidR="00847078" w:rsidRPr="00847078" w:rsidRDefault="00847078" w:rsidP="00E616ED">
      <w:pPr>
        <w:pStyle w:val="ListParagraph"/>
        <w:numPr>
          <w:ilvl w:val="1"/>
          <w:numId w:val="39"/>
        </w:numPr>
        <w:autoSpaceDE w:val="0"/>
        <w:autoSpaceDN w:val="0"/>
        <w:adjustRightInd w:val="0"/>
        <w:rPr>
          <w:rFonts w:eastAsiaTheme="minorHAnsi"/>
          <w:color w:val="000000"/>
          <w14:ligatures w14:val="standardContextual"/>
        </w:rPr>
      </w:pPr>
      <w:r w:rsidRPr="00847078">
        <w:rPr>
          <w:rFonts w:eastAsiaTheme="minorHAnsi"/>
          <w:color w:val="000000"/>
          <w14:ligatures w14:val="standardContextual"/>
        </w:rPr>
        <w:t xml:space="preserve">Why is anything what it is? When religion provides no answers to such questions, DOUBT COMES IN. </w:t>
      </w:r>
    </w:p>
    <w:p w14:paraId="47C9F866" w14:textId="77777777" w:rsidR="00847078" w:rsidRPr="00847078" w:rsidRDefault="00847078" w:rsidP="00E616ED">
      <w:pPr>
        <w:pStyle w:val="ListParagraph"/>
        <w:numPr>
          <w:ilvl w:val="1"/>
          <w:numId w:val="39"/>
        </w:numPr>
        <w:autoSpaceDE w:val="0"/>
        <w:autoSpaceDN w:val="0"/>
        <w:adjustRightInd w:val="0"/>
        <w:rPr>
          <w:rFonts w:eastAsiaTheme="minorHAnsi"/>
          <w:color w:val="000000"/>
          <w:u w:color="000000"/>
          <w14:ligatures w14:val="standardContextual"/>
        </w:rPr>
      </w:pPr>
      <w:r w:rsidRPr="00847078">
        <w:rPr>
          <w:rFonts w:eastAsiaTheme="minorHAnsi"/>
          <w:color w:val="000000"/>
          <w:u w:val="single" w:color="000000"/>
          <w14:ligatures w14:val="standardContextual"/>
        </w:rPr>
        <w:t>The externalist is the one who STOPPED ASKING these questions so that he/she not be overcome by doubt regarding his/her faith.</w:t>
      </w:r>
      <w:r w:rsidRPr="00847078">
        <w:rPr>
          <w:rFonts w:eastAsiaTheme="minorHAnsi"/>
          <w:color w:val="000000"/>
          <w:u w:color="000000"/>
          <w14:ligatures w14:val="standardContextual"/>
        </w:rPr>
        <w:t xml:space="preserve"> </w:t>
      </w:r>
    </w:p>
    <w:p w14:paraId="2A4B3E91" w14:textId="77777777" w:rsidR="00847078" w:rsidRPr="00847078" w:rsidRDefault="00847078" w:rsidP="00E616ED">
      <w:pPr>
        <w:pStyle w:val="ListParagraph"/>
        <w:numPr>
          <w:ilvl w:val="1"/>
          <w:numId w:val="39"/>
        </w:numPr>
        <w:autoSpaceDE w:val="0"/>
        <w:autoSpaceDN w:val="0"/>
        <w:adjustRightInd w:val="0"/>
        <w:rPr>
          <w:rFonts w:eastAsiaTheme="minorHAnsi"/>
          <w:color w:val="000000"/>
          <w:u w:color="000000"/>
          <w14:ligatures w14:val="standardContextual"/>
        </w:rPr>
      </w:pPr>
      <w:r w:rsidRPr="00847078">
        <w:rPr>
          <w:rFonts w:eastAsiaTheme="minorHAnsi"/>
          <w:color w:val="000000"/>
          <w:u w:val="single" w:color="000000"/>
          <w14:ligatures w14:val="standardContextual"/>
        </w:rPr>
        <w:t>EXTERNALISM breads anger and hate. It is based in deprival and ignorance, being blocked from access to what is needed. It produces fanaticism and potential VIOLENCE.</w:t>
      </w:r>
      <w:r w:rsidRPr="00847078">
        <w:rPr>
          <w:rFonts w:eastAsiaTheme="minorHAnsi"/>
          <w:color w:val="000000"/>
          <w:u w:color="000000"/>
          <w14:ligatures w14:val="standardContextual"/>
        </w:rPr>
        <w:t xml:space="preserve"> </w:t>
      </w:r>
    </w:p>
    <w:p w14:paraId="23AC19FE" w14:textId="77777777" w:rsidR="00847078" w:rsidRPr="00847078" w:rsidRDefault="00847078" w:rsidP="00E616ED">
      <w:pPr>
        <w:pStyle w:val="ListParagraph"/>
        <w:numPr>
          <w:ilvl w:val="1"/>
          <w:numId w:val="39"/>
        </w:numPr>
        <w:autoSpaceDE w:val="0"/>
        <w:autoSpaceDN w:val="0"/>
        <w:adjustRightInd w:val="0"/>
        <w:rPr>
          <w:rFonts w:eastAsiaTheme="minorHAnsi"/>
          <w:color w:val="000000"/>
          <w:u w:color="000000"/>
          <w14:ligatures w14:val="standardContextual"/>
        </w:rPr>
      </w:pPr>
      <w:r w:rsidRPr="00847078">
        <w:rPr>
          <w:rFonts w:eastAsiaTheme="minorHAnsi"/>
          <w:color w:val="000000"/>
          <w:u w:val="single" w:color="000000"/>
          <w14:ligatures w14:val="standardContextual"/>
        </w:rPr>
        <w:t>The externalist is a person who had metaphysical questions that were not answered.</w:t>
      </w:r>
      <w:r w:rsidRPr="00847078">
        <w:rPr>
          <w:rFonts w:eastAsiaTheme="minorHAnsi"/>
          <w:color w:val="000000"/>
          <w:u w:color="000000"/>
          <w14:ligatures w14:val="standardContextual"/>
        </w:rPr>
        <w:t xml:space="preserve">   </w:t>
      </w:r>
    </w:p>
    <w:p w14:paraId="4017ED48" w14:textId="624ECA74" w:rsidR="00847078" w:rsidRPr="00847078" w:rsidRDefault="00847078" w:rsidP="00E616ED">
      <w:pPr>
        <w:pStyle w:val="ListParagraph"/>
        <w:numPr>
          <w:ilvl w:val="1"/>
          <w:numId w:val="39"/>
        </w:numPr>
        <w:autoSpaceDE w:val="0"/>
        <w:autoSpaceDN w:val="0"/>
        <w:adjustRightInd w:val="0"/>
        <w:rPr>
          <w:rFonts w:eastAsiaTheme="minorHAnsi"/>
          <w:color w:val="000000"/>
          <w:u w:color="000000"/>
          <w14:ligatures w14:val="standardContextual"/>
        </w:rPr>
      </w:pPr>
      <w:r w:rsidRPr="00847078">
        <w:rPr>
          <w:rFonts w:eastAsiaTheme="minorHAnsi"/>
          <w:color w:val="000000"/>
          <w:u w:color="000000"/>
          <w14:ligatures w14:val="standardContextual"/>
        </w:rPr>
        <w:t xml:space="preserve">THERE MUST BE IHSAN. </w:t>
      </w:r>
    </w:p>
    <w:p w14:paraId="70F6AEC2" w14:textId="77777777" w:rsidR="00847078" w:rsidRPr="00847078" w:rsidRDefault="00847078" w:rsidP="00847078">
      <w:pPr>
        <w:autoSpaceDE w:val="0"/>
        <w:autoSpaceDN w:val="0"/>
        <w:adjustRightInd w:val="0"/>
        <w:rPr>
          <w:rFonts w:eastAsiaTheme="minorHAnsi"/>
          <w:color w:val="000000"/>
          <w:u w:color="000000"/>
          <w14:ligatures w14:val="standardContextual"/>
        </w:rPr>
      </w:pPr>
    </w:p>
    <w:p w14:paraId="429B2CE1" w14:textId="77777777" w:rsidR="00847078" w:rsidRPr="00847078" w:rsidRDefault="00847078" w:rsidP="00E616ED">
      <w:pPr>
        <w:pStyle w:val="ListParagraph"/>
        <w:numPr>
          <w:ilvl w:val="0"/>
          <w:numId w:val="39"/>
        </w:numPr>
        <w:autoSpaceDE w:val="0"/>
        <w:autoSpaceDN w:val="0"/>
        <w:adjustRightInd w:val="0"/>
        <w:rPr>
          <w:rFonts w:eastAsiaTheme="minorHAnsi"/>
          <w:b/>
          <w:bCs/>
          <w:color w:val="000000"/>
          <w:u w:color="000000"/>
          <w14:ligatures w14:val="standardContextual"/>
        </w:rPr>
      </w:pPr>
      <w:r w:rsidRPr="00847078">
        <w:rPr>
          <w:rFonts w:eastAsiaTheme="minorHAnsi"/>
          <w:b/>
          <w:bCs/>
          <w:color w:val="000000"/>
          <w:u w:color="000000"/>
          <w14:ligatures w14:val="standardContextual"/>
        </w:rPr>
        <w:t>SECULAR EXTERNALISM:</w:t>
      </w:r>
    </w:p>
    <w:p w14:paraId="162F9E0F" w14:textId="7CA7AE1D" w:rsidR="00847078" w:rsidRPr="00847078" w:rsidRDefault="00847078" w:rsidP="00E616ED">
      <w:pPr>
        <w:pStyle w:val="ListParagraph"/>
        <w:numPr>
          <w:ilvl w:val="0"/>
          <w:numId w:val="39"/>
        </w:numPr>
        <w:autoSpaceDE w:val="0"/>
        <w:autoSpaceDN w:val="0"/>
        <w:adjustRightInd w:val="0"/>
        <w:ind w:left="1080"/>
        <w:rPr>
          <w:rFonts w:eastAsiaTheme="minorHAnsi"/>
          <w:color w:val="000000"/>
          <w:u w:color="000000"/>
          <w14:ligatures w14:val="standardContextual"/>
        </w:rPr>
      </w:pPr>
      <w:r w:rsidRPr="00847078">
        <w:rPr>
          <w:rFonts w:eastAsiaTheme="minorHAnsi"/>
          <w:color w:val="000000"/>
          <w:u w:color="000000"/>
          <w14:ligatures w14:val="standardContextual"/>
        </w:rPr>
        <w:t xml:space="preserve">THE SECULARIST, AGNOSTIC, AND ATHEIST ARE ALSO TYPES OF EXTERNALISTS: </w:t>
      </w:r>
    </w:p>
    <w:p w14:paraId="1D0088DC" w14:textId="0DB526E9" w:rsidR="00847078" w:rsidRPr="00847078" w:rsidRDefault="00847078" w:rsidP="00E616ED">
      <w:pPr>
        <w:pStyle w:val="ListParagraph"/>
        <w:numPr>
          <w:ilvl w:val="0"/>
          <w:numId w:val="39"/>
        </w:numPr>
        <w:autoSpaceDE w:val="0"/>
        <w:autoSpaceDN w:val="0"/>
        <w:adjustRightInd w:val="0"/>
        <w:ind w:left="1080"/>
        <w:rPr>
          <w:rFonts w:eastAsiaTheme="minorHAnsi"/>
          <w:color w:val="000000"/>
          <w:u w:color="000000"/>
          <w14:ligatures w14:val="standardContextual"/>
        </w:rPr>
      </w:pPr>
      <w:r w:rsidRPr="00847078">
        <w:rPr>
          <w:rFonts w:eastAsiaTheme="minorHAnsi"/>
          <w:color w:val="000000"/>
          <w:u w:color="000000"/>
          <w14:ligatures w14:val="standardContextual"/>
        </w:rPr>
        <w:t xml:space="preserve">The normal result of secular education today is to produce a REDUCTIONIST, EXTERNALIST, INTOLERANT, COMPLAISANT lack of intellectuality, combined with mental arrogance.  </w:t>
      </w:r>
    </w:p>
    <w:p w14:paraId="635E07EF" w14:textId="28D57875" w:rsidR="00847078" w:rsidRPr="00847078" w:rsidRDefault="00847078" w:rsidP="00E616ED">
      <w:pPr>
        <w:pStyle w:val="ListParagraph"/>
        <w:numPr>
          <w:ilvl w:val="0"/>
          <w:numId w:val="39"/>
        </w:numPr>
        <w:autoSpaceDE w:val="0"/>
        <w:autoSpaceDN w:val="0"/>
        <w:adjustRightInd w:val="0"/>
        <w:ind w:left="1080"/>
        <w:rPr>
          <w:rFonts w:eastAsiaTheme="minorHAnsi"/>
          <w:color w:val="000000"/>
          <w:u w:color="000000"/>
          <w14:ligatures w14:val="standardContextual"/>
        </w:rPr>
      </w:pPr>
      <w:r w:rsidRPr="00847078">
        <w:rPr>
          <w:rFonts w:eastAsiaTheme="minorHAnsi"/>
          <w:color w:val="000000"/>
          <w:u w:color="000000"/>
          <w14:ligatures w14:val="standardContextual"/>
        </w:rPr>
        <w:t xml:space="preserve">This produces the phenomenon of an UNENLIGHTENED SOUL INCAPABLE OF ADMITTING EVEN TO ITSELF THAT ANY MODE OF KNOWLEDGE COULD BE BEYOND ITS SCOPE. </w:t>
      </w:r>
    </w:p>
    <w:p w14:paraId="29633B36" w14:textId="77777777" w:rsidR="00847078" w:rsidRPr="00847078" w:rsidRDefault="00847078" w:rsidP="00E616ED">
      <w:pPr>
        <w:pStyle w:val="ListParagraph"/>
        <w:numPr>
          <w:ilvl w:val="0"/>
          <w:numId w:val="39"/>
        </w:numPr>
        <w:autoSpaceDE w:val="0"/>
        <w:autoSpaceDN w:val="0"/>
        <w:adjustRightInd w:val="0"/>
        <w:ind w:left="1080"/>
        <w:rPr>
          <w:rFonts w:eastAsiaTheme="minorHAnsi"/>
          <w:color w:val="000000"/>
          <w:u w:color="000000"/>
          <w14:ligatures w14:val="standardContextual"/>
        </w:rPr>
      </w:pPr>
      <w:r w:rsidRPr="00847078">
        <w:rPr>
          <w:rFonts w:eastAsiaTheme="minorHAnsi"/>
          <w:color w:val="000000"/>
          <w:u w:color="000000"/>
          <w14:ligatures w14:val="standardContextual"/>
        </w:rPr>
        <w:t>EXTERNALIZED PEOPLE ARE CONSCIOUS OF ONLY A SMALL PART OF THEIR SOULS--not to mention his world.</w:t>
      </w:r>
    </w:p>
    <w:p w14:paraId="4D4BD1CB" w14:textId="77777777" w:rsidR="00046CB7" w:rsidRDefault="00046CB7" w:rsidP="00046CB7">
      <w:pPr>
        <w:rPr>
          <w:rFonts w:eastAsiaTheme="minorHAnsi"/>
          <w:b/>
          <w:bCs/>
          <w:i/>
          <w:iCs/>
        </w:rPr>
      </w:pPr>
      <w:bookmarkStart w:id="155" w:name="_Toc188509403"/>
    </w:p>
    <w:p w14:paraId="74B3267C" w14:textId="0981A2B6" w:rsidR="00046CB7" w:rsidRDefault="00046CB7" w:rsidP="00046CB7">
      <w:pPr>
        <w:rPr>
          <w:rFonts w:eastAsiaTheme="minorHAnsi"/>
          <w:b/>
          <w:bCs/>
          <w:i/>
          <w:iCs/>
        </w:rPr>
      </w:pPr>
      <w:r w:rsidRPr="00046CB7">
        <w:rPr>
          <w:rFonts w:eastAsiaTheme="minorHAnsi"/>
          <w:b/>
          <w:bCs/>
          <w:i/>
          <w:iCs/>
        </w:rPr>
        <w:t>Panlegalism in Judaism &amp; Islam</w:t>
      </w:r>
      <w:bookmarkEnd w:id="155"/>
    </w:p>
    <w:p w14:paraId="5C8A9475" w14:textId="77777777" w:rsidR="00046CB7" w:rsidRDefault="00046CB7" w:rsidP="00046CB7">
      <w:pPr>
        <w:rPr>
          <w:rFonts w:eastAsiaTheme="minorHAnsi"/>
          <w:b/>
          <w:bCs/>
          <w:i/>
          <w:iCs/>
        </w:rPr>
      </w:pPr>
    </w:p>
    <w:p w14:paraId="0BB6A490" w14:textId="267B3AD9" w:rsidR="003D1674" w:rsidRPr="005120DC" w:rsidRDefault="005120DC" w:rsidP="00E616ED">
      <w:pPr>
        <w:pStyle w:val="ListParagraph"/>
        <w:numPr>
          <w:ilvl w:val="0"/>
          <w:numId w:val="39"/>
        </w:numPr>
        <w:rPr>
          <w:rFonts w:eastAsiaTheme="minorHAnsi"/>
        </w:rPr>
      </w:pPr>
      <w:r w:rsidRPr="005120DC">
        <w:rPr>
          <w:rFonts w:eastAsiaTheme="minorHAnsi"/>
        </w:rPr>
        <w:t>No Results on DevonThink</w:t>
      </w:r>
    </w:p>
    <w:p w14:paraId="1B8BBB62" w14:textId="455DBBF4" w:rsidR="00FD1A33" w:rsidRPr="003D1674" w:rsidRDefault="00FD1A33" w:rsidP="003D1674">
      <w:pPr>
        <w:rPr>
          <w:rFonts w:eastAsiaTheme="minorHAnsi"/>
        </w:rPr>
      </w:pPr>
    </w:p>
    <w:p w14:paraId="5AA04F27" w14:textId="77777777" w:rsidR="00FD1A33" w:rsidRDefault="00FD1A33" w:rsidP="00E616ED">
      <w:pPr>
        <w:pStyle w:val="Heading4"/>
        <w:numPr>
          <w:ilvl w:val="1"/>
          <w:numId w:val="3"/>
        </w:numPr>
        <w:rPr>
          <w:rFonts w:asciiTheme="majorBidi" w:eastAsiaTheme="minorHAnsi" w:hAnsiTheme="majorBidi"/>
          <w:b/>
          <w:bCs/>
          <w:color w:val="C00000"/>
          <w:sz w:val="28"/>
          <w:szCs w:val="28"/>
        </w:rPr>
      </w:pPr>
      <w:bookmarkStart w:id="156" w:name="_Toc188509404"/>
      <w:r>
        <w:rPr>
          <w:rFonts w:asciiTheme="majorBidi" w:eastAsiaTheme="minorHAnsi" w:hAnsiTheme="majorBidi"/>
          <w:b/>
          <w:bCs/>
          <w:color w:val="C00000"/>
          <w:sz w:val="28"/>
          <w:szCs w:val="28"/>
        </w:rPr>
        <w:t xml:space="preserve"> F</w:t>
      </w:r>
      <w:r w:rsidRPr="005A7819">
        <w:rPr>
          <w:rFonts w:asciiTheme="majorBidi" w:eastAsiaTheme="minorHAnsi" w:hAnsiTheme="majorBidi"/>
          <w:b/>
          <w:bCs/>
          <w:color w:val="C00000"/>
          <w:sz w:val="28"/>
          <w:szCs w:val="28"/>
        </w:rPr>
        <w:t>ive Stages of proto-Trinitarian Development</w:t>
      </w:r>
      <w:bookmarkEnd w:id="156"/>
    </w:p>
    <w:p w14:paraId="650DA418" w14:textId="64A0ED0A" w:rsidR="007A018A" w:rsidRDefault="007A018A" w:rsidP="00E616ED">
      <w:pPr>
        <w:pStyle w:val="ListParagraph"/>
        <w:numPr>
          <w:ilvl w:val="0"/>
          <w:numId w:val="39"/>
        </w:numPr>
        <w:rPr>
          <w:rFonts w:eastAsiaTheme="minorHAnsi"/>
        </w:rPr>
      </w:pPr>
      <w:r w:rsidRPr="007A018A">
        <w:rPr>
          <w:rFonts w:eastAsiaTheme="minorHAnsi"/>
        </w:rPr>
        <w:t>Stage One of Proto-Trinitarian Theology: Justin Martyr &amp; the Identification of the “Pre-Existent Son” with the Lógos</w:t>
      </w:r>
      <w:r w:rsidR="005C4897">
        <w:rPr>
          <w:rFonts w:eastAsiaTheme="minorHAnsi"/>
        </w:rPr>
        <w:t xml:space="preserve"> </w:t>
      </w:r>
      <w:r w:rsidR="005C4897">
        <w:rPr>
          <w:rFonts w:eastAsiaTheme="minorHAnsi"/>
          <w:b/>
          <w:bCs/>
        </w:rPr>
        <w:t xml:space="preserve">(Volume 2) </w:t>
      </w:r>
    </w:p>
    <w:p w14:paraId="0DF51A71" w14:textId="77777777" w:rsidR="005C4897" w:rsidRPr="005C4897" w:rsidRDefault="005C4897" w:rsidP="00E616ED">
      <w:pPr>
        <w:pStyle w:val="ListParagraph"/>
        <w:numPr>
          <w:ilvl w:val="1"/>
          <w:numId w:val="39"/>
        </w:numPr>
        <w:rPr>
          <w:rFonts w:eastAsiaTheme="minorHAnsi"/>
        </w:rPr>
      </w:pPr>
      <w:r w:rsidRPr="005C4897">
        <w:rPr>
          <w:rFonts w:eastAsiaTheme="minorHAnsi"/>
        </w:rPr>
        <w:t>Historically, the first identifiable Theological step toward the emergence of proto-Trinitarian Doctrine was the formal identification of “the Word” (Greek: ho Lógos, ὁ Λόγος) of Greek Philosophy with the “pre-existent Son” or Jesus Christ. The importance of the Greek concept of the Lógos in emergent Christian Theology in the second century CE cannot be over emphasized. As we will see in what follows, the Lógos was readily intelligible to the world of Greco-Roman Paganism, which also used the same concept religiously, and it soon evolved as the key paradigm that animated and directed Christianity’s historical path from its original belief in the perfectly human Jesus Christ as Divine Messenger to his complete deification in the Magisterial Church during the fourth and fifth centuries CE, which culminated in the Doctrine of the Trinity. The chapters that follow will also demonstrate that the same Lógos paradigm deeply affected Judaic thought during the first centuries of the Christian era, while having distinct parallels among the Pharisaic Rabbis as well.</w:t>
      </w:r>
    </w:p>
    <w:p w14:paraId="0F04155B" w14:textId="77777777" w:rsidR="005C4897" w:rsidRPr="005C4897" w:rsidRDefault="005C4897" w:rsidP="005C4897">
      <w:pPr>
        <w:pStyle w:val="ListParagraph"/>
        <w:ind w:left="1554"/>
        <w:rPr>
          <w:rFonts w:eastAsiaTheme="minorHAnsi"/>
        </w:rPr>
      </w:pPr>
    </w:p>
    <w:p w14:paraId="2AB3EF4B" w14:textId="77777777" w:rsidR="005C4897" w:rsidRPr="005C4897" w:rsidRDefault="005C4897" w:rsidP="00E616ED">
      <w:pPr>
        <w:pStyle w:val="ListParagraph"/>
        <w:numPr>
          <w:ilvl w:val="1"/>
          <w:numId w:val="39"/>
        </w:numPr>
        <w:rPr>
          <w:rFonts w:eastAsiaTheme="minorHAnsi"/>
        </w:rPr>
      </w:pPr>
      <w:r w:rsidRPr="005C4897">
        <w:rPr>
          <w:rFonts w:eastAsiaTheme="minorHAnsi"/>
        </w:rPr>
        <w:t xml:space="preserve">The first stage of proto-Trinitarian Theology is in many ways the most critical because it alone has something of a Biblical base in the New Testament, although it is not explicitly implied by its limited Biblical references. Theologically, however, the earliest development in linking the New Testament Lógos to Christ “the Son” is attested in the writings of Saint Justin Martyr,   “the Philosopher.” Saint Justin produced his works in the mid-second century CE. Although his origins were in Palestine, Saint Justin lived the last years of his life among the Christians of Rome. It was in Rome that he submitted his speculations about the Lógos and the Son—which would have been immediately intelligible to the Pagan Hellenistic world of his time as well as arousing their interest. Moreover, it is reasonable to believe that his position on the Lógos represented the beliefs of many of the Christians of Rome during the middle of the second century CE. At this stage, however, “the Lógos-Son” was still understood—as in John 1:1—as the cosmological principle behind creation and Revelation, and Saint Justin did not believe that “the Lógos-Son” was “uncreated” and “co-eternal” with God or shared in God’s “the eternal Fatherhood,” which was the second stage of proto-Trinitarian thought in the next century.  </w:t>
      </w:r>
    </w:p>
    <w:p w14:paraId="53EFE2AB" w14:textId="77777777" w:rsidR="005C4897" w:rsidRPr="005C4897" w:rsidRDefault="005C4897" w:rsidP="005C4897">
      <w:pPr>
        <w:pStyle w:val="ListParagraph"/>
        <w:ind w:left="1554"/>
        <w:rPr>
          <w:rFonts w:eastAsiaTheme="minorHAnsi"/>
        </w:rPr>
      </w:pPr>
    </w:p>
    <w:p w14:paraId="34D78C78" w14:textId="77777777" w:rsidR="005C4897" w:rsidRPr="005C4897" w:rsidRDefault="005C4897" w:rsidP="00E616ED">
      <w:pPr>
        <w:pStyle w:val="ListParagraph"/>
        <w:numPr>
          <w:ilvl w:val="1"/>
          <w:numId w:val="39"/>
        </w:numPr>
        <w:rPr>
          <w:rFonts w:eastAsiaTheme="minorHAnsi"/>
        </w:rPr>
      </w:pPr>
      <w:r w:rsidRPr="005C4897">
        <w:rPr>
          <w:rFonts w:eastAsiaTheme="minorHAnsi"/>
        </w:rPr>
        <w:t xml:space="preserve">Saint Justin Martyr’s formal identification of the pre-existent Lógos (“Word”) with “the Son” has—as we have just shown—parallels in the New Testament writings of Saint John, Saint Paul, and Revelations. But Church historians have long noted the perplexing fact that the writings of Saint Justin Martyr give no indication that he knew either the Gospel of Saint John, his Epistles, the writings of Saint Paul, or the Book of Revelation in their present form. Like Saint John, for example, Justin is possessed with the idea of the pre-existence of Christ as the Lógos prior to the creation of the world, but he does not adduce any proof from the New Testament in support of his ideas. Instead, Saint Justin seeks laboriously to press the three Synoptic Gospels  into the service of his Theology. </w:t>
      </w:r>
    </w:p>
    <w:p w14:paraId="4C34A2F9" w14:textId="77777777" w:rsidR="005C4897" w:rsidRPr="005C4897" w:rsidRDefault="005C4897" w:rsidP="005C4897">
      <w:pPr>
        <w:pStyle w:val="ListParagraph"/>
        <w:ind w:left="1554"/>
        <w:rPr>
          <w:rFonts w:eastAsiaTheme="minorHAnsi"/>
        </w:rPr>
      </w:pPr>
    </w:p>
    <w:p w14:paraId="4575EE8B" w14:textId="1A5CF9F5" w:rsidR="007A018A" w:rsidRDefault="005C4897" w:rsidP="00E616ED">
      <w:pPr>
        <w:pStyle w:val="ListParagraph"/>
        <w:numPr>
          <w:ilvl w:val="1"/>
          <w:numId w:val="39"/>
        </w:numPr>
        <w:rPr>
          <w:rFonts w:eastAsiaTheme="minorHAnsi"/>
        </w:rPr>
      </w:pPr>
      <w:r w:rsidRPr="005C4897">
        <w:rPr>
          <w:rFonts w:eastAsiaTheme="minorHAnsi"/>
        </w:rPr>
        <w:t>It is of note that Saint Justin Martyr’s writings contain the oldest known references that we possess of the Synoptic Gospels, although he makes no mention of the Gospel of John or the Pauline Epistles. The Church first regarded the Gospel of John as heretical. Thus, the Gospel of John faced considerable difficulty in gaining acceptance in the mainstream Church, and historically, it was the last of the four Gospels to win confirmation. A current of caution towards the Gospel of John was always in Rome at this time. Some Roman Christians regarded the Apocalypse and the Gospel of John to be forgeries of Cerinthus. This may explain Justin’s silence in referring to them. None of the Apostolic Fathers seems to have used John. This would refer to figures as the Apostolic Fathers Clement I or Rome and Saint Polycarp.  The Epistles of Saint John are often dated around the beginning of the second century CE, during the early years of Saint Justin’s life.</w:t>
      </w:r>
    </w:p>
    <w:p w14:paraId="01EBC16D" w14:textId="77777777" w:rsidR="0080452A" w:rsidRPr="0080452A" w:rsidRDefault="0080452A" w:rsidP="0080452A">
      <w:pPr>
        <w:pStyle w:val="ListParagraph"/>
        <w:rPr>
          <w:rFonts w:eastAsiaTheme="minorHAnsi"/>
        </w:rPr>
      </w:pPr>
    </w:p>
    <w:p w14:paraId="440EAC10" w14:textId="2C2863FF" w:rsidR="0080452A" w:rsidRDefault="0080452A" w:rsidP="00E616ED">
      <w:pPr>
        <w:pStyle w:val="ListParagraph"/>
        <w:numPr>
          <w:ilvl w:val="0"/>
          <w:numId w:val="39"/>
        </w:numPr>
        <w:rPr>
          <w:rFonts w:eastAsiaTheme="minorHAnsi"/>
        </w:rPr>
      </w:pPr>
      <w:r w:rsidRPr="0080452A">
        <w:rPr>
          <w:rFonts w:eastAsiaTheme="minorHAnsi"/>
        </w:rPr>
        <w:t>Stage Two of Proto-Trinitarian Theology: Origen of Alexandria Proclaims the “Eternal Generation” of the Lógos-Son</w:t>
      </w:r>
      <w:r>
        <w:rPr>
          <w:rFonts w:eastAsiaTheme="minorHAnsi"/>
        </w:rPr>
        <w:t xml:space="preserve"> </w:t>
      </w:r>
      <w:r>
        <w:rPr>
          <w:rFonts w:eastAsiaTheme="minorHAnsi"/>
          <w:b/>
          <w:bCs/>
        </w:rPr>
        <w:t>(Volume 2)</w:t>
      </w:r>
    </w:p>
    <w:p w14:paraId="054C9958" w14:textId="53DE7C12" w:rsidR="00CE50E4" w:rsidRPr="00CE50E4" w:rsidRDefault="00CE50E4" w:rsidP="00E616ED">
      <w:pPr>
        <w:pStyle w:val="ListParagraph"/>
        <w:numPr>
          <w:ilvl w:val="1"/>
          <w:numId w:val="39"/>
        </w:numPr>
        <w:rPr>
          <w:rFonts w:eastAsiaTheme="minorHAnsi"/>
        </w:rPr>
      </w:pPr>
      <w:r w:rsidRPr="00CE50E4">
        <w:rPr>
          <w:rFonts w:eastAsiaTheme="minorHAnsi"/>
        </w:rPr>
        <w:t>The first stage of Lógos Theology was Biblically based—at least to a certain extent as is discussed in detail in Volume Two—although its New Testament references are conjectural in terms of their historical authenticity and their implied meanings. All further stages in the evolution of proto-Trinitarian and Trinitarian Doctrine were purely theoretical, quasi-Philosophical, and non-Biblical, although they were rooted in speculation about the Lógos-Son as manifested in Jesus Christ. The second stage in the development of proto-Trinitarian Dogma came almost a century after Saint Justin Martyr during the first half of the third century CE and is associated with the Christian Theologian Origen of Alexandria, who is often regarded as “the first great Christian thinker.” Origen’s speculations about the Lógos were typically Alexandrian, and—as noted above—the Church of Alexandria would lead all proto-Trinitarian Christian speculation until the Arian controversy broke out in the early fourth century CE, which, of course, was also based in the Church of Alexandria. Church historians have also emphasized that Origen did not represent the mainstream of Christian thought in Alexandria in his time, and this would be the position of Arius in the early fourth century CE, who regarded himself as a conservative representative of the ancient Church Fathers of his city. Arius was a Spiritual ascetic and an authorized Alexandrian Biblical commentator, who believed that his Theological position on Jesus Christ was not a Philosophical innovation but faithfully represented “the faith we inherited from our Fathers.”</w:t>
      </w:r>
    </w:p>
    <w:p w14:paraId="66A38165" w14:textId="77777777" w:rsidR="00CE50E4" w:rsidRPr="00CE50E4" w:rsidRDefault="00CE50E4" w:rsidP="00CE50E4">
      <w:pPr>
        <w:pStyle w:val="ListParagraph"/>
        <w:ind w:left="1554"/>
        <w:rPr>
          <w:rFonts w:eastAsiaTheme="minorHAnsi"/>
        </w:rPr>
      </w:pPr>
    </w:p>
    <w:p w14:paraId="29A7FFA2" w14:textId="77777777" w:rsidR="00CE50E4" w:rsidRPr="00CE50E4" w:rsidRDefault="00CE50E4" w:rsidP="00E616ED">
      <w:pPr>
        <w:pStyle w:val="ListParagraph"/>
        <w:numPr>
          <w:ilvl w:val="1"/>
          <w:numId w:val="39"/>
        </w:numPr>
        <w:rPr>
          <w:rFonts w:eastAsiaTheme="minorHAnsi"/>
        </w:rPr>
      </w:pPr>
      <w:r w:rsidRPr="00CE50E4">
        <w:rPr>
          <w:rFonts w:eastAsiaTheme="minorHAnsi"/>
        </w:rPr>
        <w:t xml:space="preserve">Origen also based his Theology on Lógos Philosophy, but he took the new step of proclaiming the Doctrine of the “eternal generation” of the Lógos-Son through God. This teaching insists that the Son was “co-eternal” with God, making the Son an uncreated Divine entity like God Himself. According to this Doctrine, Christ the Son was literally transformed into the Divine “Son of God” combined with belief in the “eternal Fatherhood of God” as generator of the Divine Son. Earlier Lógos teaching—as we have just seen—had not held that Christ as the Lógos was co-eternal with God, but that belief became central to the new proto-Trinitarian teaching. Origen was the first known Christian Theologian to employ the expression “God-Man” when speaking of Jesus Christ. Origen also refers to Christ as “a second god.” The Theological status of the Holy Ghost was still fluid in Origen’s time, and, although he does speak of the Holy Ghost, its nature, and its work, he does so with much hesitation. </w:t>
      </w:r>
    </w:p>
    <w:p w14:paraId="1A4B3FE2" w14:textId="77777777" w:rsidR="00CE50E4" w:rsidRDefault="00CE50E4" w:rsidP="00CE50E4">
      <w:pPr>
        <w:rPr>
          <w:rFonts w:eastAsiaTheme="minorHAnsi"/>
        </w:rPr>
      </w:pPr>
    </w:p>
    <w:p w14:paraId="77B73F4E" w14:textId="46D5FCAC" w:rsidR="00CE50E4" w:rsidRPr="00CE50E4" w:rsidRDefault="00CE50E4" w:rsidP="00CE50E4">
      <w:pPr>
        <w:rPr>
          <w:rFonts w:eastAsiaTheme="minorHAnsi"/>
          <w:b/>
          <w:bCs/>
          <w:u w:val="single"/>
        </w:rPr>
      </w:pPr>
      <w:r w:rsidRPr="00CE50E4">
        <w:rPr>
          <w:rFonts w:eastAsiaTheme="minorHAnsi"/>
          <w:b/>
          <w:bCs/>
          <w:u w:val="single"/>
        </w:rPr>
        <w:t>Stage Three of Proto-Trinitarian Theology: Saint Athanasius Declares the “Consubstantiality” of the Lógos-Son &amp; “God the Father”</w:t>
      </w:r>
    </w:p>
    <w:p w14:paraId="4C04920A" w14:textId="77777777" w:rsidR="00CE50E4" w:rsidRPr="00CE50E4" w:rsidRDefault="00CE50E4" w:rsidP="00E616ED">
      <w:pPr>
        <w:pStyle w:val="ListParagraph"/>
        <w:numPr>
          <w:ilvl w:val="1"/>
          <w:numId w:val="39"/>
        </w:numPr>
        <w:rPr>
          <w:rFonts w:eastAsiaTheme="minorHAnsi"/>
        </w:rPr>
      </w:pPr>
      <w:r w:rsidRPr="00CE50E4">
        <w:rPr>
          <w:rFonts w:eastAsiaTheme="minorHAnsi"/>
        </w:rPr>
        <w:t>The second and third stages of proto-Trinitarian Theological innovation took place in the School of Alexandria, making it the birthplace of the unqualified Deification of Jesus Christ and the “Cradle of the Trinity,” in the sense that the Trinitarian Doctrine, which would later manifest itself during the second half of the fourth century CE and the fifth century CE had its root formation in that city. Again, it must be repeated that the Greek concept of the Lógos—as we have seen—was the key paradigm that directed Christianity’s historical path from its original belief in the perfectly human Jesus Christ to his complete deification in the Magisterial Church during the fourth and fifth centuries CE, which culminated in the Doctrine of the Trinity. The chapters that follow will also demonstrate that the same Lógos paradigm deeply affected Judaic thought during the first centuries of the Christian era, while having distinct parallels among the Pharisaic Rabbis as well, and as we will see in what follows it was the worldview of the Lógos-Anglelic intermediaries and their Prophet theophanies that inspired the Jews—both Rabbinic and Sadducee—to evolve Theologies that were remarkably parallel to those of proto-Trinitarian and Trinitarian Church Doctrine.</w:t>
      </w:r>
    </w:p>
    <w:p w14:paraId="66636977" w14:textId="77777777" w:rsidR="00CE50E4" w:rsidRPr="00CE50E4" w:rsidRDefault="00CE50E4" w:rsidP="00CE50E4">
      <w:pPr>
        <w:pStyle w:val="ListParagraph"/>
        <w:ind w:left="1554"/>
        <w:rPr>
          <w:rFonts w:eastAsiaTheme="minorHAnsi"/>
        </w:rPr>
      </w:pPr>
    </w:p>
    <w:p w14:paraId="0ED1E049" w14:textId="3194B653" w:rsidR="00CE50E4" w:rsidRPr="00CE50E4" w:rsidRDefault="47B7ACBC" w:rsidP="00E616ED">
      <w:pPr>
        <w:pStyle w:val="ListParagraph"/>
        <w:numPr>
          <w:ilvl w:val="1"/>
          <w:numId w:val="39"/>
        </w:numPr>
        <w:rPr>
          <w:rFonts w:eastAsiaTheme="minorHAnsi"/>
        </w:rPr>
      </w:pPr>
      <w:r w:rsidRPr="62ED6EB9">
        <w:rPr>
          <w:rFonts w:eastAsiaTheme="minorEastAsia"/>
        </w:rPr>
        <w:t>The third stage of proto-Trinitarian Theological development comes with the Doctrine of the “consubstantiality” of the Lógos-Son with “God the Father,” which is directly associated with Saint Athanasius</w:t>
      </w:r>
      <w:r w:rsidR="004D468B" w:rsidRPr="009D385D">
        <w:rPr>
          <w:rFonts w:eastAsia="Yu Gothic"/>
          <w:color w:val="000000"/>
          <w:sz w:val="28"/>
          <w:szCs w:val="28"/>
          <w:vertAlign w:val="superscript"/>
        </w:rPr>
        <w:footnoteReference w:id="106"/>
      </w:r>
      <w:r w:rsidRPr="62ED6EB9">
        <w:rPr>
          <w:rFonts w:eastAsiaTheme="minorEastAsia"/>
        </w:rPr>
        <w:t xml:space="preserve">  of Alexandria, the arch-rival and chief opponent of Arius of Alexandria</w:t>
      </w:r>
      <w:r w:rsidR="00FF30D6" w:rsidRPr="009D385D">
        <w:rPr>
          <w:rFonts w:eastAsia="Yu Gothic"/>
          <w:color w:val="000000"/>
          <w:sz w:val="28"/>
          <w:szCs w:val="28"/>
          <w:vertAlign w:val="superscript"/>
        </w:rPr>
        <w:footnoteReference w:id="107"/>
      </w:r>
      <w:r w:rsidRPr="62ED6EB9">
        <w:rPr>
          <w:rFonts w:eastAsiaTheme="minorEastAsia"/>
        </w:rPr>
        <w:t>.  Historically, Arian Christian Theology was the culmination of many controversies in the early Church concerning the Divinity of God and insisting upon the perfect humanity of Christ, without attributing to him a Divine nature or regarding him as an object of Divine worship.</w:t>
      </w:r>
    </w:p>
    <w:p w14:paraId="24961322" w14:textId="77777777" w:rsidR="00CE50E4" w:rsidRPr="00CE50E4" w:rsidRDefault="00CE50E4" w:rsidP="00CE50E4">
      <w:pPr>
        <w:pStyle w:val="ListParagraph"/>
        <w:ind w:left="1554"/>
        <w:rPr>
          <w:rFonts w:eastAsiaTheme="minorHAnsi"/>
        </w:rPr>
      </w:pPr>
    </w:p>
    <w:p w14:paraId="2C68C530" w14:textId="77777777" w:rsidR="00CE50E4" w:rsidRPr="00CE50E4" w:rsidRDefault="00CE50E4" w:rsidP="00E616ED">
      <w:pPr>
        <w:pStyle w:val="ListParagraph"/>
        <w:numPr>
          <w:ilvl w:val="1"/>
          <w:numId w:val="39"/>
        </w:numPr>
        <w:rPr>
          <w:rFonts w:eastAsiaTheme="minorHAnsi"/>
        </w:rPr>
      </w:pPr>
      <w:r w:rsidRPr="00CE50E4">
        <w:rPr>
          <w:rFonts w:eastAsiaTheme="minorHAnsi"/>
        </w:rPr>
        <w:t xml:space="preserve">Athanasius’ Doctrine of “consubstantiality” asserted that the Lógos-Son and God were of the same essence and, therefore, substantially one and the same. Thus, the Doctrine of “consubstantiality” affirmed an absolute Divine likeness between the Son and the Father. It was this teaching of the early fourth century CE that constituted Athanasius’s fundamental position against Arius at the Council of Nicaea in 325 CE. In insisting on the absolute likeness of the Father and the Son, Athanasius declared that Jesus Christ, the Son, was “perfect God.” This position that the Son was “of the same substance or essence” (Greek: homooúsios, ὁμοούσιος; Latin: consubstantialis or coessentialis) as the Father also meant that they were mutually immanent and co-inherent, as if they were the same entity. In proclaiming Christ as “perfect God,” Athanasius also spoke of the Virgin Mary as “the Mother of God” (Greek: Theotókos, Θεοτόκος), and he would say: “From the flesh of holy Mary, proceeded the Son of God by essence and nature.” For Arius, Jesus Christ belonged in every sense to the world of created things, but, with Athanasius, he belonged in every sense to God and the Divine. </w:t>
      </w:r>
    </w:p>
    <w:p w14:paraId="4A618101" w14:textId="77777777" w:rsidR="00CE50E4" w:rsidRPr="00CE50E4" w:rsidRDefault="00CE50E4" w:rsidP="00CE50E4">
      <w:pPr>
        <w:pStyle w:val="ListParagraph"/>
        <w:ind w:left="1554"/>
        <w:rPr>
          <w:rFonts w:eastAsiaTheme="minorHAnsi"/>
        </w:rPr>
      </w:pPr>
    </w:p>
    <w:p w14:paraId="199ED08B" w14:textId="77777777" w:rsidR="00CE50E4" w:rsidRPr="00CE50E4" w:rsidRDefault="00CE50E4" w:rsidP="00E616ED">
      <w:pPr>
        <w:pStyle w:val="ListParagraph"/>
        <w:numPr>
          <w:ilvl w:val="1"/>
          <w:numId w:val="39"/>
        </w:numPr>
        <w:rPr>
          <w:rFonts w:eastAsiaTheme="minorHAnsi"/>
        </w:rPr>
      </w:pPr>
      <w:r w:rsidRPr="00CE50E4">
        <w:rPr>
          <w:rFonts w:eastAsiaTheme="minorHAnsi"/>
        </w:rPr>
        <w:t>The Doctrine of Athanasius may be best described—word for word—as a direct and complete personal repudiation of Arius and everything he stood for, systematically denying every Theological position that Arius held and creating a special Theological vocabulary to make the Dogma of Athanasius palatable. For Athanasius, the term “of the same essence or substance” (Greek: homooúsios, ὁμοούσιος; Latin: consubstantialis or coessentialis) was a Theological necessity, because it was—in his view—the only word that could serve as a “bulwark” against Arian error. Yet Athanasius also stated:</w:t>
      </w:r>
    </w:p>
    <w:p w14:paraId="7CB31B6A" w14:textId="77777777" w:rsidR="00CE50E4" w:rsidRPr="00CE50E4" w:rsidRDefault="00CE50E4" w:rsidP="00CE50E4">
      <w:pPr>
        <w:pStyle w:val="ListParagraph"/>
        <w:ind w:left="1554"/>
        <w:rPr>
          <w:rFonts w:eastAsiaTheme="minorHAnsi"/>
        </w:rPr>
      </w:pPr>
    </w:p>
    <w:p w14:paraId="7E2FB72D" w14:textId="77777777" w:rsidR="00CE50E4" w:rsidRPr="00CE50E4" w:rsidRDefault="00CE50E4" w:rsidP="00E616ED">
      <w:pPr>
        <w:pStyle w:val="ListParagraph"/>
        <w:numPr>
          <w:ilvl w:val="2"/>
          <w:numId w:val="39"/>
        </w:numPr>
        <w:rPr>
          <w:rFonts w:eastAsiaTheme="minorHAnsi"/>
        </w:rPr>
      </w:pPr>
      <w:r w:rsidRPr="00CE50E4">
        <w:rPr>
          <w:rFonts w:eastAsiaTheme="minorHAnsi"/>
        </w:rPr>
        <w:t>Neither can we imagine three substances [essences or Persons] separated from each other, as is the case in the human beings because of their bodily nature, lest we assert a plurality of gods like the heathen.</w:t>
      </w:r>
    </w:p>
    <w:p w14:paraId="3658A4DE" w14:textId="77777777" w:rsidR="00CE50E4" w:rsidRPr="00CE50E4" w:rsidRDefault="00CE50E4" w:rsidP="00E616ED">
      <w:pPr>
        <w:pStyle w:val="ListParagraph"/>
        <w:numPr>
          <w:ilvl w:val="1"/>
          <w:numId w:val="39"/>
        </w:numPr>
        <w:rPr>
          <w:rFonts w:eastAsiaTheme="minorHAnsi"/>
        </w:rPr>
      </w:pPr>
      <w:r w:rsidRPr="00CE50E4">
        <w:rPr>
          <w:rFonts w:eastAsiaTheme="minorHAnsi"/>
        </w:rPr>
        <w:t>Ironically, Athanasius recognized clearly that the terms he innovated raised real logical and Theological difficulties. He said, in fact:</w:t>
      </w:r>
    </w:p>
    <w:p w14:paraId="01B9A2D5" w14:textId="77777777" w:rsidR="00CE50E4" w:rsidRPr="00CE50E4" w:rsidRDefault="00CE50E4" w:rsidP="00CE50E4">
      <w:pPr>
        <w:pStyle w:val="ListParagraph"/>
        <w:ind w:left="1554"/>
        <w:rPr>
          <w:rFonts w:eastAsiaTheme="minorHAnsi"/>
        </w:rPr>
      </w:pPr>
    </w:p>
    <w:p w14:paraId="49A8721C" w14:textId="77777777" w:rsidR="00CE50E4" w:rsidRPr="00CE50E4" w:rsidRDefault="00CE50E4" w:rsidP="00E616ED">
      <w:pPr>
        <w:pStyle w:val="ListParagraph"/>
        <w:numPr>
          <w:ilvl w:val="2"/>
          <w:numId w:val="39"/>
        </w:numPr>
        <w:rPr>
          <w:rFonts w:eastAsiaTheme="minorHAnsi"/>
        </w:rPr>
      </w:pPr>
      <w:r w:rsidRPr="00CE50E4">
        <w:rPr>
          <w:rFonts w:eastAsiaTheme="minorHAnsi"/>
        </w:rPr>
        <w:t>The more I desired to write and tried to force myself to understand the Divinity of “the Word” (Greek: ho Lógos, ὁ Λόγος), so much the more did the knowledge of what I said withdraw itself from me. In proportion to what I thought I understood, in that much did I also perceive myself as failing to do so.</w:t>
      </w:r>
    </w:p>
    <w:p w14:paraId="5E2E86DF" w14:textId="77777777" w:rsidR="00CE50E4" w:rsidRPr="00CE50E4" w:rsidRDefault="00CE50E4" w:rsidP="00CE50E4">
      <w:pPr>
        <w:pStyle w:val="ListParagraph"/>
        <w:ind w:left="1554"/>
        <w:rPr>
          <w:rFonts w:eastAsiaTheme="minorHAnsi"/>
        </w:rPr>
      </w:pPr>
    </w:p>
    <w:p w14:paraId="39F8FCAB" w14:textId="77777777" w:rsidR="00CE50E4" w:rsidRPr="00CE50E4" w:rsidRDefault="00CE50E4" w:rsidP="00E616ED">
      <w:pPr>
        <w:pStyle w:val="ListParagraph"/>
        <w:numPr>
          <w:ilvl w:val="1"/>
          <w:numId w:val="39"/>
        </w:numPr>
        <w:rPr>
          <w:rFonts w:eastAsiaTheme="minorHAnsi"/>
        </w:rPr>
      </w:pPr>
      <w:r w:rsidRPr="00CE50E4">
        <w:rPr>
          <w:rFonts w:eastAsiaTheme="minorHAnsi"/>
        </w:rPr>
        <w:t>Both Saint Athanasius and his mentor Bishop Alexander I  of Alexandria appealed—not so much to scripture, although they did cite it in support of their teachings—but to the fact that Christ was, in fact, being worshipped as Divine by themselves and the Christians whom they represented. Arius was also aware of such Church practice and the fact that popular Christian preaching and practice had created many Theological “loose ends” by the early years of the fourth century CE, which came fully to light after the brutal Roman Persecutions had been lifted, which had tended to keep the Christians largely underground for more than three hundred years. Thus, by the time of Origen and Athanasius—a generation later—the presumed Divinity of Christ had become a de facto actuality among many Christians, and Theologians such as Alexander I and Athanasius set out to make that de facto reality a matter of clearly articulated “Orthodox” Church Doctrine in the post-Persecution Church. Such facts of Church history illustrate the assertion of the noted Church historians that: “In many regions, what was later called “heresy” was the original manifestation of Christianity.” Indeed—as we will see repeatedly in these chapters—what was “heresy” in early Christianity became “orthodoxy” in the later Church, and what was “orthodoxy” in the early Church was declared “heresy” in the later Church. In instigating his attack on Arius, Bishop Alexander I painted him with a broad brush by accusing him reviving the Monotheistic “heresies” of the Ebionites,  Artemas,  Paul of Samosata, and Lucian of Samosata, which was as careless as it was prejudicial, especially since it denied the distinctive integrity of the teachings of Arius, which differed significantly from Artemas and Paul of Samosata, while being hardly identical to the others.</w:t>
      </w:r>
    </w:p>
    <w:p w14:paraId="2001F5EE" w14:textId="77777777" w:rsidR="00CE50E4" w:rsidRPr="00CE50E4" w:rsidRDefault="00CE50E4" w:rsidP="00CE50E4">
      <w:pPr>
        <w:pStyle w:val="ListParagraph"/>
        <w:ind w:left="1554"/>
        <w:rPr>
          <w:rFonts w:eastAsiaTheme="minorHAnsi"/>
        </w:rPr>
      </w:pPr>
    </w:p>
    <w:p w14:paraId="06445BB8" w14:textId="77777777" w:rsidR="00CE50E4" w:rsidRPr="00CE50E4" w:rsidRDefault="00CE50E4" w:rsidP="00E616ED">
      <w:pPr>
        <w:pStyle w:val="ListParagraph"/>
        <w:numPr>
          <w:ilvl w:val="1"/>
          <w:numId w:val="39"/>
        </w:numPr>
        <w:rPr>
          <w:rFonts w:eastAsiaTheme="minorHAnsi"/>
        </w:rPr>
      </w:pPr>
      <w:r w:rsidRPr="00CE50E4">
        <w:rPr>
          <w:rFonts w:eastAsiaTheme="minorHAnsi"/>
        </w:rPr>
        <w:t>For the proto-Trinitarians of Alexandria—such as Alexander I and Saint Athanasius—it was a foregone conclusion based on their non-Biblical Metaphysical dualism, which radically put God “above” and “transcendent” to creation, that Christ, the Lógos-Son, must of necessity be “God” and taken as a fully authorized object of worship, which could only be justified if he were fully Divine and “perfect God.” Athanasius would say in this vein: “If the Son were not fully Divine, he could not be a Savior.” He also said: “[Jesus] was not Man, who then became God, but He was God, who then became man in order to deify us.” This statement defies comprehension in the minds of those believers—such as Muslims and many Biblically based Jews and Christians—who view salvation as essentially a moral question of sound belief and practice in anticipation of God’s infinite mercy and forgiveness. matter of Theology was based upon the Philosophical dualism of Hellenistic Late Antiquity, which taught the Metaphysical and ontological necessity of a Divine Savior.</w:t>
      </w:r>
    </w:p>
    <w:p w14:paraId="077F546D" w14:textId="77777777" w:rsidR="00CE50E4" w:rsidRPr="00CE50E4" w:rsidRDefault="00CE50E4" w:rsidP="00CE50E4">
      <w:pPr>
        <w:pStyle w:val="ListParagraph"/>
        <w:ind w:left="1554"/>
        <w:rPr>
          <w:rFonts w:eastAsiaTheme="minorHAnsi"/>
        </w:rPr>
      </w:pPr>
    </w:p>
    <w:p w14:paraId="6A34CC5D" w14:textId="3AD67E03" w:rsidR="0080452A" w:rsidRDefault="00CE50E4" w:rsidP="00E616ED">
      <w:pPr>
        <w:pStyle w:val="ListParagraph"/>
        <w:numPr>
          <w:ilvl w:val="1"/>
          <w:numId w:val="39"/>
        </w:numPr>
        <w:rPr>
          <w:rFonts w:eastAsiaTheme="minorHAnsi"/>
        </w:rPr>
      </w:pPr>
      <w:r w:rsidRPr="00CE50E4">
        <w:rPr>
          <w:rFonts w:eastAsiaTheme="minorHAnsi"/>
        </w:rPr>
        <w:t>Although the Deification and worship of Christ as the Lógos-Son had become an established fact among many Christians of the third and fourth centuries CE, rationalization of that non-Biblical teaching perfectly suited the Metaphysical and Theological “dualism” of Late Antiquity Greco-Roman Paganism. In the context of such Metaphysical and Theological dualism, the question of “ontological” salvation—which was essential to Athanasius’ view of Christianity—immediately emerges and finds its dualistic solution. In keeping with such dualism—as we will explain further below—Athanasius said in his defense of the “perfect Godhead” of the Lógos-Son: “The death of a Divine Christ is the sum of our faith.”</w:t>
      </w:r>
    </w:p>
    <w:p w14:paraId="4BC35189" w14:textId="77777777" w:rsidR="00FA5687" w:rsidRPr="00FA5687" w:rsidRDefault="00FA5687" w:rsidP="00FA5687">
      <w:pPr>
        <w:pStyle w:val="ListParagraph"/>
        <w:rPr>
          <w:rFonts w:eastAsiaTheme="minorHAnsi"/>
        </w:rPr>
      </w:pPr>
    </w:p>
    <w:p w14:paraId="3B3B5A1F" w14:textId="77777777" w:rsidR="00FA5687" w:rsidRPr="00FA5687" w:rsidRDefault="00FA5687" w:rsidP="00E616ED">
      <w:pPr>
        <w:pStyle w:val="ListParagraph"/>
        <w:numPr>
          <w:ilvl w:val="1"/>
          <w:numId w:val="39"/>
        </w:numPr>
        <w:rPr>
          <w:rFonts w:eastAsiaTheme="minorHAnsi"/>
        </w:rPr>
      </w:pPr>
      <w:r w:rsidRPr="00FA5687">
        <w:rPr>
          <w:rFonts w:eastAsiaTheme="minorHAnsi"/>
        </w:rPr>
        <w:t>Arius did not reject the Triad or “the Father, Son, and Holy Spirit” as such, and he accepted the New Testament tripartite Baptismal formula—like Saint Peter  and the early Church—as consistent with Monotheistic teaching and not a Trinitarian Theological statement about a Triune God: “Go you therefore and teach all nations, baptizing them in the name of the Father, and of the Son and of the Holy Spirit” (Matthew, 28:19). Arius and the Arian Christians who followed him sought only to be loyal to Scripture and the ancient Church. Arius wrote: “It is inadmissible that God and the Son ‘co-exist.’ God must ‘pre-exist’ the Son. If we do not hold to this, we must hold to many unacceptable ideas:</w:t>
      </w:r>
    </w:p>
    <w:p w14:paraId="6EFD1DEB" w14:textId="77777777" w:rsidR="00FA5687" w:rsidRPr="00FA5687" w:rsidRDefault="00FA5687" w:rsidP="00E616ED">
      <w:pPr>
        <w:pStyle w:val="ListParagraph"/>
        <w:numPr>
          <w:ilvl w:val="1"/>
          <w:numId w:val="39"/>
        </w:numPr>
        <w:rPr>
          <w:rFonts w:eastAsiaTheme="minorHAnsi"/>
        </w:rPr>
      </w:pPr>
    </w:p>
    <w:p w14:paraId="7F71A539" w14:textId="77777777" w:rsidR="00FA5687" w:rsidRPr="00FA5687" w:rsidRDefault="00FA5687" w:rsidP="00E616ED">
      <w:pPr>
        <w:pStyle w:val="ListParagraph"/>
        <w:numPr>
          <w:ilvl w:val="2"/>
          <w:numId w:val="39"/>
        </w:numPr>
        <w:rPr>
          <w:rFonts w:eastAsiaTheme="minorHAnsi"/>
        </w:rPr>
      </w:pPr>
      <w:r w:rsidRPr="00FA5687">
        <w:rPr>
          <w:rFonts w:eastAsiaTheme="minorHAnsi"/>
        </w:rPr>
        <w:t>The Son is part of God.</w:t>
      </w:r>
    </w:p>
    <w:p w14:paraId="45DC6847" w14:textId="77777777" w:rsidR="00FA5687" w:rsidRPr="00FA5687" w:rsidRDefault="00FA5687" w:rsidP="00E616ED">
      <w:pPr>
        <w:pStyle w:val="ListParagraph"/>
        <w:numPr>
          <w:ilvl w:val="2"/>
          <w:numId w:val="39"/>
        </w:numPr>
        <w:rPr>
          <w:rFonts w:eastAsiaTheme="minorHAnsi"/>
        </w:rPr>
      </w:pPr>
      <w:r w:rsidRPr="00FA5687">
        <w:rPr>
          <w:rFonts w:eastAsiaTheme="minorHAnsi"/>
        </w:rPr>
        <w:t>The Son is an emanation of God.</w:t>
      </w:r>
    </w:p>
    <w:p w14:paraId="33994D47" w14:textId="77777777" w:rsidR="00FA5687" w:rsidRPr="00FA5687" w:rsidRDefault="00FA5687" w:rsidP="00E616ED">
      <w:pPr>
        <w:pStyle w:val="ListParagraph"/>
        <w:numPr>
          <w:ilvl w:val="2"/>
          <w:numId w:val="39"/>
        </w:numPr>
        <w:rPr>
          <w:rFonts w:eastAsiaTheme="minorHAnsi"/>
        </w:rPr>
      </w:pPr>
      <w:r w:rsidRPr="00FA5687">
        <w:rPr>
          <w:rFonts w:eastAsiaTheme="minorHAnsi"/>
        </w:rPr>
        <w:t>Or, worst of all, the Son is self-subsistent.</w:t>
      </w:r>
    </w:p>
    <w:p w14:paraId="1B365C56" w14:textId="77777777" w:rsidR="00FA5687" w:rsidRPr="00FA5687" w:rsidRDefault="00FA5687" w:rsidP="00FA5687">
      <w:pPr>
        <w:pStyle w:val="ListParagraph"/>
        <w:ind w:left="1554"/>
        <w:rPr>
          <w:rFonts w:eastAsiaTheme="minorHAnsi"/>
        </w:rPr>
      </w:pPr>
    </w:p>
    <w:p w14:paraId="0F8103EC" w14:textId="77777777" w:rsidR="00FA5687" w:rsidRPr="00FA5687" w:rsidRDefault="00FA5687" w:rsidP="00E616ED">
      <w:pPr>
        <w:pStyle w:val="ListParagraph"/>
        <w:numPr>
          <w:ilvl w:val="1"/>
          <w:numId w:val="39"/>
        </w:numPr>
        <w:rPr>
          <w:rFonts w:eastAsiaTheme="minorHAnsi"/>
        </w:rPr>
      </w:pPr>
      <w:r w:rsidRPr="00FA5687">
        <w:rPr>
          <w:rFonts w:eastAsiaTheme="minorHAnsi"/>
        </w:rPr>
        <w:t xml:space="preserve">Based directly on Biblical scripture, Arius held: </w:t>
      </w:r>
    </w:p>
    <w:p w14:paraId="63801C72" w14:textId="77777777" w:rsidR="00FA5687" w:rsidRPr="00FA5687" w:rsidRDefault="00FA5687" w:rsidP="00FA5687">
      <w:pPr>
        <w:pStyle w:val="ListParagraph"/>
        <w:ind w:left="1554"/>
        <w:rPr>
          <w:rFonts w:eastAsiaTheme="minorHAnsi"/>
        </w:rPr>
      </w:pPr>
    </w:p>
    <w:p w14:paraId="44D02598" w14:textId="77777777" w:rsidR="00FA5687" w:rsidRPr="00FA5687" w:rsidRDefault="00FA5687" w:rsidP="00E616ED">
      <w:pPr>
        <w:pStyle w:val="ListParagraph"/>
        <w:numPr>
          <w:ilvl w:val="2"/>
          <w:numId w:val="39"/>
        </w:numPr>
        <w:rPr>
          <w:rFonts w:eastAsiaTheme="minorHAnsi"/>
        </w:rPr>
      </w:pPr>
      <w:r w:rsidRPr="00FA5687">
        <w:rPr>
          <w:rFonts w:eastAsiaTheme="minorHAnsi"/>
        </w:rPr>
        <w:t xml:space="preserve">The Son is a created being and a product of the will of God. </w:t>
      </w:r>
    </w:p>
    <w:p w14:paraId="003F0C71" w14:textId="77777777" w:rsidR="00FA5687" w:rsidRPr="00FA5687" w:rsidRDefault="00FA5687" w:rsidP="00E616ED">
      <w:pPr>
        <w:pStyle w:val="ListParagraph"/>
        <w:numPr>
          <w:ilvl w:val="2"/>
          <w:numId w:val="39"/>
        </w:numPr>
        <w:rPr>
          <w:rFonts w:eastAsiaTheme="minorHAnsi"/>
        </w:rPr>
      </w:pPr>
      <w:r w:rsidRPr="00FA5687">
        <w:rPr>
          <w:rFonts w:eastAsiaTheme="minorHAnsi"/>
        </w:rPr>
        <w:t>The expression “Son of God” is used in the Bible for Christ and others, it is a honorific metaphor, and it must be understood in light on similar Biblical metaphors of Sonship.</w:t>
      </w:r>
    </w:p>
    <w:p w14:paraId="0DCD04D3" w14:textId="77777777" w:rsidR="00FA5687" w:rsidRPr="00FA5687" w:rsidRDefault="00FA5687" w:rsidP="00E616ED">
      <w:pPr>
        <w:pStyle w:val="ListParagraph"/>
        <w:numPr>
          <w:ilvl w:val="2"/>
          <w:numId w:val="39"/>
        </w:numPr>
        <w:rPr>
          <w:rFonts w:eastAsiaTheme="minorHAnsi"/>
        </w:rPr>
      </w:pPr>
      <w:r w:rsidRPr="00FA5687">
        <w:rPr>
          <w:rFonts w:eastAsiaTheme="minorHAnsi"/>
        </w:rPr>
        <w:t>The Son’s status and existence depend on God’s will absolutely.</w:t>
      </w:r>
    </w:p>
    <w:p w14:paraId="0D3EC7DB" w14:textId="77777777" w:rsidR="00FA5687" w:rsidRPr="00FA5687" w:rsidRDefault="00FA5687" w:rsidP="00FA5687">
      <w:pPr>
        <w:pStyle w:val="ListParagraph"/>
        <w:ind w:left="1554"/>
        <w:rPr>
          <w:rFonts w:eastAsiaTheme="minorHAnsi"/>
        </w:rPr>
      </w:pPr>
    </w:p>
    <w:p w14:paraId="3C85DD0E" w14:textId="77777777" w:rsidR="00FA5687" w:rsidRPr="00FA5687" w:rsidRDefault="00FA5687" w:rsidP="00E616ED">
      <w:pPr>
        <w:pStyle w:val="ListParagraph"/>
        <w:numPr>
          <w:ilvl w:val="1"/>
          <w:numId w:val="39"/>
        </w:numPr>
        <w:rPr>
          <w:rFonts w:eastAsiaTheme="minorHAnsi"/>
        </w:rPr>
      </w:pPr>
      <w:r w:rsidRPr="00FA5687">
        <w:rPr>
          <w:rFonts w:eastAsiaTheme="minorHAnsi"/>
        </w:rPr>
        <w:t xml:space="preserve">The Son exists by God’s free will. God brought him into existence before the ages and the times. Only God is before time and space. The Son belongs to time and space. By God’s will, the Son is firmly and unalterably a perfect creature. He is not just “one among others.” He is heir of all the gifts and glories God gave him. This is by God’s sovereign will, and the Father’s glory and dignity are not lessened. </w:t>
      </w:r>
    </w:p>
    <w:p w14:paraId="767E2C78" w14:textId="77777777" w:rsidR="00FA5687" w:rsidRPr="00FA5687" w:rsidRDefault="00FA5687" w:rsidP="00E616ED">
      <w:pPr>
        <w:pStyle w:val="ListParagraph"/>
        <w:numPr>
          <w:ilvl w:val="1"/>
          <w:numId w:val="39"/>
        </w:numPr>
        <w:rPr>
          <w:rFonts w:eastAsiaTheme="minorHAnsi"/>
        </w:rPr>
      </w:pPr>
      <w:r w:rsidRPr="00FA5687">
        <w:rPr>
          <w:rFonts w:eastAsiaTheme="minorHAnsi"/>
        </w:rPr>
        <w:t xml:space="preserve">Although Arius believed in the association of the Holy Spirit with the Father and the Son as based on Matthew, 28:19, he does not spell out the Holy Spirit’s role. God is, however, the sole source of all. There is none besides Him. </w:t>
      </w:r>
    </w:p>
    <w:p w14:paraId="53097FFB" w14:textId="77777777" w:rsidR="00FD1A33" w:rsidRDefault="00FD1A33" w:rsidP="00FA5687">
      <w:pPr>
        <w:ind w:left="1194"/>
        <w:rPr>
          <w:rFonts w:eastAsiaTheme="minorHAnsi"/>
        </w:rPr>
      </w:pPr>
    </w:p>
    <w:p w14:paraId="51F0FC02" w14:textId="77777777" w:rsidR="00344F6A" w:rsidRPr="008F454D" w:rsidRDefault="00344F6A" w:rsidP="008F454D">
      <w:pPr>
        <w:rPr>
          <w:rFonts w:eastAsia="Yu Gothic Light"/>
          <w:b/>
          <w:bCs/>
          <w:u w:val="single"/>
        </w:rPr>
      </w:pPr>
      <w:bookmarkStart w:id="157" w:name="_Toc193364032"/>
      <w:r w:rsidRPr="008F454D">
        <w:rPr>
          <w:rFonts w:eastAsia="Yu Gothic Light"/>
          <w:b/>
          <w:bCs/>
          <w:u w:val="single"/>
        </w:rPr>
        <w:t>Stage Four in the Emergence of Trinitarian Theology: The Cappadocian Fathers Declare “Eternal Distinctions within the Divine Essence”</w:t>
      </w:r>
      <w:bookmarkEnd w:id="157"/>
    </w:p>
    <w:p w14:paraId="2500B125" w14:textId="77777777" w:rsidR="00344F6A" w:rsidRPr="00344F6A" w:rsidRDefault="1F8CFEB4" w:rsidP="00E616ED">
      <w:pPr>
        <w:pStyle w:val="ListParagraph"/>
        <w:numPr>
          <w:ilvl w:val="2"/>
          <w:numId w:val="39"/>
        </w:numPr>
        <w:autoSpaceDE w:val="0"/>
        <w:autoSpaceDN w:val="0"/>
        <w:adjustRightInd w:val="0"/>
        <w:rPr>
          <w:rFonts w:ascii="Helvetica" w:eastAsia="Yu Gothic" w:hAnsi="Helvetica" w:cs="Helvetica"/>
          <w:color w:val="000000"/>
        </w:rPr>
      </w:pPr>
      <w:r w:rsidRPr="00344F6A">
        <w:t xml:space="preserve">The fourth stage of Trinitarian development comes with the Theological attempt to declare God “three Persons” but one Monotheistic unity and avoid the logical corollary of “Tritheism” </w:t>
      </w:r>
      <w:r w:rsidRPr="00344F6A">
        <w:rPr>
          <w:rFonts w:eastAsia="Yu Gothic"/>
          <w:color w:val="000000"/>
        </w:rPr>
        <w:t xml:space="preserve">(Greek: </w:t>
      </w:r>
      <w:r w:rsidRPr="19736EA0">
        <w:rPr>
          <w:rFonts w:eastAsia="Yu Gothic"/>
          <w:i/>
          <w:iCs/>
          <w:color w:val="000000"/>
        </w:rPr>
        <w:t>trithe</w:t>
      </w:r>
      <w:r w:rsidRPr="19736EA0">
        <w:rPr>
          <w:i/>
          <w:iCs/>
          <w:color w:val="000000"/>
        </w:rPr>
        <w:t>îa,</w:t>
      </w:r>
      <w:r w:rsidRPr="19736EA0">
        <w:rPr>
          <w:i/>
          <w:iCs/>
        </w:rPr>
        <w:t xml:space="preserve"> </w:t>
      </w:r>
      <w:r w:rsidRPr="19736EA0">
        <w:rPr>
          <w:i/>
          <w:iCs/>
          <w:color w:val="000000"/>
        </w:rPr>
        <w:t>τριθεΐα</w:t>
      </w:r>
      <w:r w:rsidRPr="00344F6A">
        <w:rPr>
          <w:color w:val="000000"/>
        </w:rPr>
        <w:t>)</w:t>
      </w:r>
      <w:r w:rsidRPr="00344F6A">
        <w:t xml:space="preserve">—the belief in three Gods—and the assertion of a type of polytheism similar to the Pagans, </w:t>
      </w:r>
      <w:r w:rsidRPr="00344F6A">
        <w:rPr>
          <w:b/>
          <w:bCs/>
        </w:rPr>
        <w:t>the Cappadocian Fathers</w:t>
      </w:r>
      <w:r w:rsidR="00344F6A" w:rsidRPr="00344F6A">
        <w:rPr>
          <w:vertAlign w:val="superscript"/>
        </w:rPr>
        <w:footnoteReference w:id="108"/>
      </w:r>
      <w:r w:rsidRPr="00344F6A">
        <w:t>—</w:t>
      </w:r>
      <w:r w:rsidRPr="00344F6A">
        <w:rPr>
          <w:b/>
          <w:bCs/>
        </w:rPr>
        <w:t>Saint Basil of Caesarea</w:t>
      </w:r>
      <w:r w:rsidRPr="00344F6A">
        <w:t>,</w:t>
      </w:r>
      <w:r w:rsidR="00344F6A" w:rsidRPr="00344F6A">
        <w:rPr>
          <w:vertAlign w:val="superscript"/>
        </w:rPr>
        <w:footnoteReference w:id="109"/>
      </w:r>
      <w:r w:rsidRPr="00344F6A">
        <w:t xml:space="preserve"> his close friend, </w:t>
      </w:r>
      <w:r w:rsidRPr="00344F6A">
        <w:rPr>
          <w:b/>
          <w:bCs/>
        </w:rPr>
        <w:t>Saint Gregory of Nazianzus</w:t>
      </w:r>
      <w:r w:rsidRPr="00344F6A">
        <w:t>,</w:t>
      </w:r>
      <w:r w:rsidR="00344F6A" w:rsidRPr="00344F6A">
        <w:rPr>
          <w:vertAlign w:val="superscript"/>
        </w:rPr>
        <w:footnoteReference w:id="110"/>
      </w:r>
      <w:r w:rsidRPr="00344F6A">
        <w:t xml:space="preserve"> and Basil’s brother, Saint Gregory of Nyssa—innovated the Doctrine </w:t>
      </w:r>
      <w:r w:rsidRPr="00344F6A">
        <w:rPr>
          <w:rFonts w:eastAsia="Yu Gothic"/>
          <w:color w:val="000000"/>
        </w:rPr>
        <w:t>of “eternal distinction” within the Divine nature.</w:t>
      </w:r>
      <w:r w:rsidR="00344F6A" w:rsidRPr="00344F6A">
        <w:rPr>
          <w:rFonts w:eastAsia="Yu Gothic"/>
          <w:color w:val="000000"/>
          <w:vertAlign w:val="superscript"/>
        </w:rPr>
        <w:footnoteReference w:id="111"/>
      </w:r>
      <w:r w:rsidRPr="00344F6A">
        <w:rPr>
          <w:rFonts w:eastAsia="Yu Gothic"/>
          <w:color w:val="000000"/>
        </w:rPr>
        <w:t xml:space="preserve"> It should be noted for the record that the realm of Cappadocia in modern-day Turkey was not united behind the “Cappadocian Fathers,” and Cappadocia produced many great Arian Christian leaders also. The Cappadocian Fathers were, however, the direct successors of Athanasius in the struggle against Arian Monotheism, and they like Athanasius regarded themselves as devoted students of Origen, who was responsible for the second stage of proto-Trinitarian innovation in Alexandria. Stictly speaking, the era of the Cappadocian Fathers extends for about thirty-two years from from 362 CE until 394 CE, which was one of the most momentous and turbulent periods in all of Church history. </w:t>
      </w:r>
    </w:p>
    <w:p w14:paraId="269898CF" w14:textId="77777777" w:rsidR="00344F6A" w:rsidRPr="00344F6A" w:rsidRDefault="00344F6A" w:rsidP="00344F6A">
      <w:pPr>
        <w:autoSpaceDE w:val="0"/>
        <w:autoSpaceDN w:val="0"/>
        <w:adjustRightInd w:val="0"/>
        <w:rPr>
          <w:rFonts w:eastAsia="Yu Gothic"/>
          <w:color w:val="000000"/>
        </w:rPr>
      </w:pPr>
    </w:p>
    <w:p w14:paraId="472AF1CC" w14:textId="77777777" w:rsidR="00344F6A" w:rsidRPr="00344F6A" w:rsidRDefault="00344F6A" w:rsidP="00E616ED">
      <w:pPr>
        <w:pStyle w:val="ListParagraph"/>
        <w:numPr>
          <w:ilvl w:val="1"/>
          <w:numId w:val="39"/>
        </w:numPr>
        <w:autoSpaceDE w:val="0"/>
        <w:autoSpaceDN w:val="0"/>
        <w:adjustRightInd w:val="0"/>
        <w:ind w:left="1800"/>
        <w:rPr>
          <w:rFonts w:eastAsia="Yu Gothic"/>
          <w:iCs/>
          <w:color w:val="000000"/>
        </w:rPr>
      </w:pPr>
      <w:r w:rsidRPr="00344F6A">
        <w:rPr>
          <w:rFonts w:eastAsia="Yu Gothic"/>
          <w:color w:val="000000"/>
        </w:rPr>
        <w:t xml:space="preserve">The Cappadocian Fathers held that the image of God is shown to human beings in Jesus Christ by means of the Holy Spirit, and it is through the Holy Spirit and the Son that Man ascends to the Father. The Cappadocian Fathers regarded the First Council of Nicaea in 325 CE as the natural point of development for still further elaborations on “the Godhead,” which they deemed were forced upon them by their Arian Christian opposition, which ultimately came to include debate over the Holy Ghost. The three Fathers laid before themselves the task of: 1. Completely vindicating the Deity of Christ—the </w:t>
      </w:r>
      <w:r w:rsidRPr="00344F6A">
        <w:rPr>
          <w:i/>
          <w:iCs/>
        </w:rPr>
        <w:t>L</w:t>
      </w:r>
      <w:r w:rsidRPr="00344F6A">
        <w:rPr>
          <w:i/>
          <w:color w:val="000000"/>
        </w:rPr>
        <w:t>ógos</w:t>
      </w:r>
      <w:r w:rsidRPr="00344F6A">
        <w:rPr>
          <w:iCs/>
          <w:color w:val="000000"/>
        </w:rPr>
        <w:t xml:space="preserve">-Son—and the Holy Ghost, while 2. Establishing the Theological terminology needed to express these Dogmas as fundamentals of Trinitarian Christian Theology. </w:t>
      </w:r>
    </w:p>
    <w:p w14:paraId="558B0C94" w14:textId="77777777" w:rsidR="00344F6A" w:rsidRPr="00344F6A" w:rsidRDefault="00344F6A" w:rsidP="00344F6A">
      <w:pPr>
        <w:autoSpaceDE w:val="0"/>
        <w:autoSpaceDN w:val="0"/>
        <w:adjustRightInd w:val="0"/>
        <w:ind w:left="246"/>
        <w:rPr>
          <w:rFonts w:ascii="Helvetica" w:eastAsia="Yu Gothic" w:hAnsi="Helvetica" w:cs="Helvetica"/>
          <w:color w:val="000000"/>
        </w:rPr>
      </w:pPr>
    </w:p>
    <w:p w14:paraId="526E7211" w14:textId="77777777" w:rsidR="00344F6A" w:rsidRPr="00344F6A" w:rsidRDefault="00344F6A" w:rsidP="00E616ED">
      <w:pPr>
        <w:pStyle w:val="ListParagraph"/>
        <w:numPr>
          <w:ilvl w:val="1"/>
          <w:numId w:val="39"/>
        </w:numPr>
        <w:autoSpaceDE w:val="0"/>
        <w:autoSpaceDN w:val="0"/>
        <w:adjustRightInd w:val="0"/>
        <w:ind w:left="1800"/>
        <w:rPr>
          <w:rFonts w:eastAsia="Yu Gothic"/>
          <w:i/>
          <w:iCs/>
          <w:color w:val="000000"/>
        </w:rPr>
      </w:pPr>
      <w:r w:rsidRPr="00344F6A">
        <w:rPr>
          <w:rFonts w:eastAsia="Yu Gothic"/>
          <w:color w:val="000000"/>
        </w:rPr>
        <w:t xml:space="preserve">Although the Cappadocian Fathers readily admitted that they were ignorant of God’s true Essence (Greek: </w:t>
      </w:r>
      <w:r w:rsidRPr="00344F6A">
        <w:rPr>
          <w:rFonts w:eastAsia="Yu Gothic"/>
          <w:i/>
          <w:iCs/>
          <w:color w:val="000000"/>
        </w:rPr>
        <w:t>Oúsía</w:t>
      </w:r>
      <w:r w:rsidRPr="00344F6A">
        <w:rPr>
          <w:rFonts w:eastAsia="Yu Gothic"/>
          <w:color w:val="000000"/>
        </w:rPr>
        <w:t xml:space="preserve">, </w:t>
      </w:r>
      <w:r w:rsidRPr="00344F6A">
        <w:rPr>
          <w:i/>
          <w:iCs/>
          <w:color w:val="202122"/>
        </w:rPr>
        <w:t>O</w:t>
      </w:r>
      <w:r w:rsidRPr="00344F6A">
        <w:rPr>
          <w:i/>
          <w:iCs/>
          <w:color w:val="202122"/>
          <w:lang w:val="el-GR"/>
        </w:rPr>
        <w:t>ύσ</w:t>
      </w:r>
      <w:r w:rsidRPr="00344F6A">
        <w:rPr>
          <w:i/>
          <w:iCs/>
          <w:color w:val="000000"/>
        </w:rPr>
        <w:t>ία</w:t>
      </w:r>
      <w:r w:rsidRPr="00344F6A">
        <w:rPr>
          <w:rFonts w:eastAsia="Yu Gothic"/>
          <w:color w:val="000000"/>
        </w:rPr>
        <w:t>), they still felt themselves competent to declare God as being “One Essence,” “</w:t>
      </w:r>
      <w:r w:rsidRPr="00344F6A">
        <w:rPr>
          <w:rFonts w:eastAsia="Yu Gothic"/>
          <w:i/>
          <w:iCs/>
          <w:color w:val="000000"/>
        </w:rPr>
        <w:t>Oúsía</w:t>
      </w:r>
      <w:r w:rsidRPr="00344F6A">
        <w:rPr>
          <w:rFonts w:eastAsia="Yu Gothic"/>
          <w:color w:val="000000"/>
        </w:rPr>
        <w:t xml:space="preserve">,” or “Substance” a “Triune” (Three-in-One) and “Three Persons” or “Hypostases” in (Greek: </w:t>
      </w:r>
      <w:r w:rsidRPr="00344F6A">
        <w:rPr>
          <w:rFonts w:eastAsia="Yu Gothic"/>
          <w:i/>
          <w:iCs/>
          <w:color w:val="000000"/>
        </w:rPr>
        <w:t>mía Oúsía, treîs Hypostáseis</w:t>
      </w:r>
      <w:r w:rsidRPr="00344F6A">
        <w:rPr>
          <w:rFonts w:eastAsia="Yu Gothic"/>
          <w:color w:val="000000"/>
        </w:rPr>
        <w:t>).  In terms of Greek language and usage, however, it is generally agreed that the Cappadocian terms “essence” or “substance” (</w:t>
      </w:r>
      <w:r w:rsidRPr="00344F6A">
        <w:rPr>
          <w:rFonts w:eastAsia="Yu Gothic"/>
          <w:i/>
          <w:iCs/>
          <w:color w:val="000000"/>
        </w:rPr>
        <w:t>Oúsía</w:t>
      </w:r>
      <w:r w:rsidRPr="00344F6A">
        <w:rPr>
          <w:rFonts w:eastAsia="Yu Gothic"/>
          <w:color w:val="000000"/>
        </w:rPr>
        <w:t>) and “hypostasis” or “person” (</w:t>
      </w:r>
      <w:r w:rsidRPr="00344F6A">
        <w:rPr>
          <w:rFonts w:eastAsia="Yu Gothic"/>
          <w:i/>
          <w:iCs/>
          <w:color w:val="000000"/>
        </w:rPr>
        <w:t>Hyp</w:t>
      </w:r>
      <w:r w:rsidRPr="00344F6A">
        <w:rPr>
          <w:i/>
          <w:iCs/>
          <w:color w:val="000000"/>
        </w:rPr>
        <w:t>ó</w:t>
      </w:r>
      <w:r w:rsidRPr="00344F6A">
        <w:rPr>
          <w:rFonts w:eastAsia="Yu Gothic"/>
          <w:i/>
          <w:iCs/>
          <w:color w:val="000000"/>
        </w:rPr>
        <w:t>stasis</w:t>
      </w:r>
      <w:r w:rsidRPr="00344F6A">
        <w:rPr>
          <w:rFonts w:eastAsia="Yu Gothic"/>
          <w:color w:val="000000"/>
        </w:rPr>
        <w:t>), which the Cappadocian Fathers attempted diligently to distinguish from each other, had always been virtual synonyms in earlier times. Moreover, many of the early Christians distrusted such words that were not supported by Scripture.</w:t>
      </w:r>
    </w:p>
    <w:p w14:paraId="721ACA05" w14:textId="77777777" w:rsidR="00344F6A" w:rsidRPr="00344F6A" w:rsidRDefault="00344F6A" w:rsidP="00344F6A">
      <w:pPr>
        <w:autoSpaceDE w:val="0"/>
        <w:autoSpaceDN w:val="0"/>
        <w:adjustRightInd w:val="0"/>
        <w:ind w:left="246"/>
        <w:rPr>
          <w:rFonts w:eastAsia="Yu Gothic"/>
          <w:color w:val="000000"/>
        </w:rPr>
      </w:pPr>
    </w:p>
    <w:p w14:paraId="08C5057A" w14:textId="77777777" w:rsidR="00344F6A" w:rsidRPr="00344F6A" w:rsidRDefault="1F8CFEB4" w:rsidP="00E616ED">
      <w:pPr>
        <w:pStyle w:val="ListParagraph"/>
        <w:numPr>
          <w:ilvl w:val="1"/>
          <w:numId w:val="39"/>
        </w:numPr>
        <w:ind w:left="1800"/>
        <w:rPr>
          <w:rFonts w:eastAsia="Yu Gothic"/>
          <w:color w:val="000000"/>
        </w:rPr>
      </w:pPr>
      <w:r w:rsidRPr="00344F6A">
        <w:rPr>
          <w:rFonts w:eastAsia="Yu Gothic"/>
          <w:color w:val="000000"/>
        </w:rPr>
        <w:t>This succinct Trinitarian declaration is sometimes attributed to Saint Gregory of Nyssa, who uses it extensively, and it would reach its full development in Saint Augustine. In reality, however, the formulaic—</w:t>
      </w:r>
      <w:r w:rsidRPr="19736EA0">
        <w:rPr>
          <w:rFonts w:eastAsia="Yu Gothic"/>
          <w:i/>
          <w:iCs/>
          <w:color w:val="000000"/>
        </w:rPr>
        <w:t>mía Oúsía, treîs Hypostáseis</w:t>
      </w:r>
      <w:r w:rsidRPr="00344F6A">
        <w:rPr>
          <w:rFonts w:eastAsia="Yu Gothic"/>
          <w:color w:val="000000"/>
        </w:rPr>
        <w:t>—was pioneered by Saint Basil, and the two Gregories depended upon Saint Basil in deriving their Theologies, while also going beyond him.</w:t>
      </w:r>
      <w:r w:rsidR="00344F6A" w:rsidRPr="00344F6A">
        <w:rPr>
          <w:rFonts w:eastAsia="Yu Gothic"/>
          <w:vertAlign w:val="superscript"/>
        </w:rPr>
        <w:footnoteReference w:id="112"/>
      </w:r>
      <w:r w:rsidRPr="00344F6A">
        <w:rPr>
          <w:rFonts w:eastAsia="Yu Gothic"/>
          <w:color w:val="000000"/>
        </w:rPr>
        <w:t xml:space="preserve"> Saint Basil gave the definition of both “Essence” or “Substance” (</w:t>
      </w:r>
      <w:r w:rsidRPr="19736EA0">
        <w:rPr>
          <w:rFonts w:eastAsia="Yu Gothic"/>
          <w:i/>
          <w:iCs/>
          <w:color w:val="000000"/>
        </w:rPr>
        <w:t>Oùsía</w:t>
      </w:r>
      <w:r w:rsidRPr="00344F6A">
        <w:rPr>
          <w:rFonts w:eastAsia="Yu Gothic"/>
          <w:color w:val="000000"/>
        </w:rPr>
        <w:t xml:space="preserve">) and “Person” </w:t>
      </w:r>
      <w:r w:rsidRPr="00344F6A">
        <w:t xml:space="preserve">(Greek: </w:t>
      </w:r>
      <w:r w:rsidRPr="19736EA0">
        <w:rPr>
          <w:i/>
          <w:iCs/>
        </w:rPr>
        <w:t>Hyp</w:t>
      </w:r>
      <w:r w:rsidRPr="19736EA0">
        <w:rPr>
          <w:i/>
          <w:iCs/>
          <w:color w:val="000000"/>
        </w:rPr>
        <w:t>ó</w:t>
      </w:r>
      <w:r w:rsidRPr="19736EA0">
        <w:rPr>
          <w:i/>
          <w:iCs/>
        </w:rPr>
        <w:t>stasis,</w:t>
      </w:r>
      <w:r w:rsidRPr="19736EA0">
        <w:rPr>
          <w:i/>
          <w:iCs/>
          <w:color w:val="000000"/>
        </w:rPr>
        <w:t xml:space="preserve"> Ύ</w:t>
      </w:r>
      <w:r w:rsidRPr="19736EA0">
        <w:rPr>
          <w:i/>
          <w:iCs/>
          <w:color w:val="000000"/>
          <w:shd w:val="clear" w:color="auto" w:fill="FFFFFF"/>
        </w:rPr>
        <w:t>πόστασις</w:t>
      </w:r>
      <w:r w:rsidRPr="00344F6A">
        <w:rPr>
          <w:color w:val="000000"/>
        </w:rPr>
        <w:t>)</w:t>
      </w:r>
      <w:r w:rsidRPr="00344F6A">
        <w:rPr>
          <w:rFonts w:eastAsia="Yu Gothic"/>
          <w:color w:val="000000"/>
        </w:rPr>
        <w:t xml:space="preserve">. He also tried to explain the characteristics of each of the Persons and their relation to each other in the Tri-Une Godhead. The two Gregories went beyond Saint Basil in establishing the Trinitarian doctrine of the Holy Ghost. They were also more explicitly concerned with the dangers of falling into Ditheism (Greek: </w:t>
      </w:r>
      <w:r w:rsidRPr="19736EA0">
        <w:rPr>
          <w:rFonts w:eastAsia="Yu Gothic"/>
          <w:i/>
          <w:iCs/>
          <w:color w:val="000000"/>
        </w:rPr>
        <w:t>dithe</w:t>
      </w:r>
      <w:r w:rsidRPr="19736EA0">
        <w:rPr>
          <w:i/>
          <w:iCs/>
          <w:color w:val="000000"/>
        </w:rPr>
        <w:t>îa,</w:t>
      </w:r>
      <w:r w:rsidRPr="19736EA0">
        <w:rPr>
          <w:rFonts w:eastAsia="Yu Gothic"/>
          <w:i/>
          <w:iCs/>
          <w:color w:val="000000"/>
        </w:rPr>
        <w:t xml:space="preserve"> </w:t>
      </w:r>
      <w:r w:rsidRPr="19736EA0">
        <w:rPr>
          <w:i/>
          <w:iCs/>
          <w:color w:val="4D5156"/>
          <w:shd w:val="clear" w:color="auto" w:fill="FFFFFF"/>
        </w:rPr>
        <w:t>δι</w:t>
      </w:r>
      <w:r w:rsidRPr="19736EA0">
        <w:rPr>
          <w:i/>
          <w:iCs/>
          <w:color w:val="000000"/>
        </w:rPr>
        <w:t>θεΐα</w:t>
      </w:r>
      <w:r w:rsidRPr="00344F6A">
        <w:rPr>
          <w:color w:val="000000"/>
        </w:rPr>
        <w:t>) and</w:t>
      </w:r>
      <w:r w:rsidRPr="00344F6A">
        <w:rPr>
          <w:rFonts w:eastAsia="Yu Gothic"/>
          <w:color w:val="000000"/>
        </w:rPr>
        <w:t xml:space="preserve"> “Tritheism” (Greek: </w:t>
      </w:r>
      <w:r w:rsidRPr="19736EA0">
        <w:rPr>
          <w:rFonts w:eastAsia="Yu Gothic"/>
          <w:i/>
          <w:iCs/>
          <w:color w:val="000000"/>
        </w:rPr>
        <w:t>trithe</w:t>
      </w:r>
      <w:r w:rsidRPr="19736EA0">
        <w:rPr>
          <w:i/>
          <w:iCs/>
          <w:color w:val="000000"/>
        </w:rPr>
        <w:t>îa,</w:t>
      </w:r>
      <w:r w:rsidRPr="19736EA0">
        <w:rPr>
          <w:i/>
          <w:iCs/>
        </w:rPr>
        <w:t xml:space="preserve"> </w:t>
      </w:r>
      <w:r w:rsidRPr="19736EA0">
        <w:rPr>
          <w:i/>
          <w:iCs/>
          <w:color w:val="000000"/>
        </w:rPr>
        <w:t>τριθεΐα</w:t>
      </w:r>
      <w:r w:rsidRPr="00344F6A">
        <w:rPr>
          <w:color w:val="000000"/>
        </w:rPr>
        <w:t xml:space="preserve">) </w:t>
      </w:r>
      <w:r w:rsidRPr="00344F6A">
        <w:rPr>
          <w:rFonts w:eastAsia="Yu Gothic"/>
          <w:color w:val="000000"/>
        </w:rPr>
        <w:t xml:space="preserve">than Saint Basil had been, since the Bible explicitly forbids that anything </w:t>
      </w:r>
      <w:r w:rsidRPr="00344F6A">
        <w:t xml:space="preserve">be worshipped but God (Exodus, 20:3; Deuteronomy, 5:7; 6:13). </w:t>
      </w:r>
      <w:r w:rsidRPr="00344F6A">
        <w:rPr>
          <w:rFonts w:eastAsia="Yu Gothic"/>
          <w:color w:val="000000"/>
        </w:rPr>
        <w:t xml:space="preserve">Consequently, they devoted more energy to defending the supposed Unity of God and refuting the charge that they were worshipping three different Gods. </w:t>
      </w:r>
    </w:p>
    <w:p w14:paraId="096FBCC4" w14:textId="77777777" w:rsidR="00344F6A" w:rsidRPr="00344F6A" w:rsidRDefault="00344F6A" w:rsidP="00344F6A">
      <w:pPr>
        <w:ind w:left="246"/>
        <w:rPr>
          <w:rFonts w:eastAsia="Yu Gothic"/>
          <w:color w:val="000000"/>
        </w:rPr>
      </w:pPr>
    </w:p>
    <w:p w14:paraId="1EA95B76" w14:textId="77777777" w:rsidR="00344F6A" w:rsidRPr="00344F6A" w:rsidRDefault="00344F6A" w:rsidP="00E616ED">
      <w:pPr>
        <w:pStyle w:val="ListParagraph"/>
        <w:numPr>
          <w:ilvl w:val="1"/>
          <w:numId w:val="39"/>
        </w:numPr>
        <w:ind w:left="1800"/>
      </w:pPr>
      <w:r w:rsidRPr="00344F6A">
        <w:rPr>
          <w:rFonts w:eastAsia="Yu Gothic"/>
          <w:color w:val="000000"/>
        </w:rPr>
        <w:t xml:space="preserve">The two Gregories portrayed “the Father” as the source of Deity. Although the </w:t>
      </w:r>
      <w:r w:rsidRPr="00344F6A">
        <w:rPr>
          <w:i/>
          <w:iCs/>
        </w:rPr>
        <w:t>L</w:t>
      </w:r>
      <w:r w:rsidRPr="00344F6A">
        <w:rPr>
          <w:i/>
          <w:color w:val="000000"/>
        </w:rPr>
        <w:t>ógos</w:t>
      </w:r>
      <w:r w:rsidRPr="00344F6A">
        <w:rPr>
          <w:iCs/>
          <w:color w:val="000000"/>
        </w:rPr>
        <w:t xml:space="preserve">-Son was “perfect God,” his Divinity was </w:t>
      </w:r>
      <w:r w:rsidRPr="00344F6A">
        <w:rPr>
          <w:rFonts w:eastAsia="Yu Gothic"/>
          <w:color w:val="000000"/>
        </w:rPr>
        <w:t xml:space="preserve">derived from “the Father.” The Holy Spirit “proceeded” from the Father through the Son. This was expressed in the doctrine of the co-inherence of the three Persons to express their inseparable will and activity: The Father was unbegotten, the Son was begotten, and the Holy Ghost “proceeded” from the other two. </w:t>
      </w:r>
      <w:r w:rsidRPr="00344F6A">
        <w:t xml:space="preserve">Through the doctrine of “eternal distinctions,” the Cappadocian fathers rejected an earlier theological doctrine called “modalism,” which recognized no distinction in reality between the Father and Son. They upheld their declaration as affirming the Oneness of the Trinity, while explicitly acknowledging the eternal distinction between “the Father,” “the Son,” and “the Holy Ghost,” as distinction that had not been made in the Council of Nicaea of 325 CE. </w:t>
      </w:r>
      <w:r w:rsidRPr="00344F6A">
        <w:rPr>
          <w:rFonts w:eastAsia="Yu Gothic"/>
          <w:color w:val="000000"/>
        </w:rPr>
        <w:t>This awkward and utterly illogical formulation completed the Doctrine of the Trinity in its “Orthodox” expression and became the crux of what the Magisterial Church calls “Cappadocian Theology.” This “Orthodox” statement of Trinitarian Theology insisted further that “the whole Trinity was present in each Person, and each Person was so perfectly complete that it included all the others.” In this regard, Saint Gregory of Nazianzus had declared:</w:t>
      </w:r>
    </w:p>
    <w:p w14:paraId="62267071" w14:textId="77777777" w:rsidR="00344F6A" w:rsidRPr="00344F6A" w:rsidRDefault="00344F6A" w:rsidP="00344F6A">
      <w:pPr>
        <w:autoSpaceDE w:val="0"/>
        <w:autoSpaceDN w:val="0"/>
        <w:adjustRightInd w:val="0"/>
        <w:ind w:left="246"/>
        <w:rPr>
          <w:rFonts w:eastAsia="Yu Gothic"/>
          <w:color w:val="000000"/>
        </w:rPr>
      </w:pPr>
    </w:p>
    <w:p w14:paraId="77B49030" w14:textId="77777777" w:rsidR="00344F6A" w:rsidRPr="00344F6A" w:rsidRDefault="00344F6A" w:rsidP="00E616ED">
      <w:pPr>
        <w:pStyle w:val="ListParagraph"/>
        <w:numPr>
          <w:ilvl w:val="1"/>
          <w:numId w:val="39"/>
        </w:numPr>
        <w:autoSpaceDE w:val="0"/>
        <w:autoSpaceDN w:val="0"/>
        <w:adjustRightInd w:val="0"/>
        <w:ind w:left="1800" w:right="810"/>
        <w:rPr>
          <w:rFonts w:eastAsia="Yu Gothic"/>
          <w:color w:val="000000"/>
        </w:rPr>
      </w:pPr>
      <w:r w:rsidRPr="00344F6A">
        <w:rPr>
          <w:rFonts w:eastAsia="Yu Gothic"/>
          <w:color w:val="000000"/>
        </w:rPr>
        <w:t>The three Persons have equality of nature, unanimity of judgment, identity of action, and concurrence of the other two Persons with the One from whom they are derived. There is numerical difference but no division or separation in being.</w:t>
      </w:r>
    </w:p>
    <w:p w14:paraId="650C8C47" w14:textId="77777777" w:rsidR="00344F6A" w:rsidRPr="00344F6A" w:rsidRDefault="00344F6A" w:rsidP="00344F6A">
      <w:pPr>
        <w:autoSpaceDE w:val="0"/>
        <w:autoSpaceDN w:val="0"/>
        <w:adjustRightInd w:val="0"/>
        <w:ind w:left="246"/>
        <w:rPr>
          <w:rFonts w:eastAsia="Yu Gothic"/>
          <w:color w:val="000000"/>
        </w:rPr>
      </w:pPr>
    </w:p>
    <w:p w14:paraId="2D6E6FF6" w14:textId="77777777" w:rsidR="00344F6A" w:rsidRPr="00344F6A" w:rsidRDefault="00344F6A" w:rsidP="00E616ED">
      <w:pPr>
        <w:pStyle w:val="ListParagraph"/>
        <w:numPr>
          <w:ilvl w:val="1"/>
          <w:numId w:val="39"/>
        </w:numPr>
        <w:autoSpaceDE w:val="0"/>
        <w:autoSpaceDN w:val="0"/>
        <w:adjustRightInd w:val="0"/>
        <w:ind w:left="1800"/>
        <w:rPr>
          <w:rFonts w:eastAsia="Yu Gothic"/>
          <w:color w:val="000000"/>
        </w:rPr>
      </w:pPr>
      <w:r w:rsidRPr="00344F6A">
        <w:rPr>
          <w:rFonts w:eastAsia="Yu Gothic"/>
          <w:color w:val="000000"/>
        </w:rPr>
        <w:t>Again, the Cappadocian Fathers—like other early Christians—understood well that it would be idolatrous and irreligious to worship Christ and the Holy Spirit if they were created beings. They sought illogically to avoid this dilemma by making them into gods and declaring them to be Divine and un-created, although the process of doing so was fallacious, illogical, and in clear violation of express Biblical teaching and the fundamentals of sound Intellect and First Principles. As von Harnack would rightly maintain and anyone with basic training in Logic readily understands, this mode of speech and its contradiction of First Principles destroyed the very conception of “Person” and “Personality. Von Harnack and other historians of early Christianity also insisted that:</w:t>
      </w:r>
    </w:p>
    <w:p w14:paraId="00CA06FD" w14:textId="77777777" w:rsidR="00344F6A" w:rsidRPr="00344F6A" w:rsidRDefault="00344F6A" w:rsidP="00344F6A">
      <w:pPr>
        <w:autoSpaceDE w:val="0"/>
        <w:autoSpaceDN w:val="0"/>
        <w:adjustRightInd w:val="0"/>
        <w:ind w:left="246"/>
        <w:rPr>
          <w:rFonts w:ascii="Helvetica" w:eastAsia="Yu Gothic" w:hAnsi="Helvetica" w:cs="Helvetica"/>
          <w:color w:val="000000"/>
          <w:highlight w:val="yellow"/>
        </w:rPr>
      </w:pPr>
    </w:p>
    <w:p w14:paraId="617ACA7C" w14:textId="77777777" w:rsidR="00344F6A" w:rsidRPr="00344F6A" w:rsidRDefault="00344F6A" w:rsidP="00E616ED">
      <w:pPr>
        <w:pStyle w:val="ListParagraph"/>
        <w:numPr>
          <w:ilvl w:val="1"/>
          <w:numId w:val="39"/>
        </w:numPr>
        <w:autoSpaceDE w:val="0"/>
        <w:autoSpaceDN w:val="0"/>
        <w:adjustRightInd w:val="0"/>
        <w:ind w:left="1800" w:right="1170"/>
        <w:rPr>
          <w:rFonts w:eastAsia="Yu Gothic"/>
          <w:color w:val="000000"/>
        </w:rPr>
      </w:pPr>
      <w:r w:rsidRPr="00344F6A">
        <w:rPr>
          <w:rFonts w:eastAsia="Yu Gothic"/>
          <w:color w:val="000000"/>
        </w:rPr>
        <w:t>By this view the Church became committed itself to an interpretation which is really Tritheistic. But this theory appears to have gained ground from the weight of the authorities by which it was supported rather than from its intrinsic merits.</w:t>
      </w:r>
    </w:p>
    <w:p w14:paraId="4F5D862B" w14:textId="77777777" w:rsidR="00344F6A" w:rsidRPr="00FA5687" w:rsidRDefault="00344F6A" w:rsidP="00FA5687">
      <w:pPr>
        <w:ind w:left="1194"/>
        <w:rPr>
          <w:rFonts w:eastAsiaTheme="minorHAnsi"/>
        </w:rPr>
      </w:pPr>
    </w:p>
    <w:p w14:paraId="4B1533F0" w14:textId="77777777" w:rsidR="00DC7347" w:rsidRPr="008F454D" w:rsidRDefault="00DC7347" w:rsidP="008F454D">
      <w:pPr>
        <w:rPr>
          <w:rFonts w:eastAsia="Yu Gothic"/>
          <w:b/>
          <w:bCs/>
          <w:u w:val="single"/>
        </w:rPr>
      </w:pPr>
      <w:bookmarkStart w:id="158" w:name="_Toc193364035"/>
      <w:r w:rsidRPr="008F454D">
        <w:rPr>
          <w:rFonts w:eastAsia="Yu Gothic"/>
          <w:b/>
          <w:bCs/>
          <w:u w:val="single"/>
        </w:rPr>
        <w:t>Stage Five</w:t>
      </w:r>
      <w:r w:rsidRPr="008F454D">
        <w:rPr>
          <w:rFonts w:eastAsia="Yu Gothic Light"/>
          <w:b/>
          <w:bCs/>
          <w:u w:val="single"/>
        </w:rPr>
        <w:t xml:space="preserve"> in the Emergence of Trinitarian Theology</w:t>
      </w:r>
      <w:r w:rsidRPr="008F454D">
        <w:rPr>
          <w:rFonts w:eastAsia="Yu Gothic"/>
          <w:b/>
          <w:bCs/>
          <w:u w:val="single"/>
        </w:rPr>
        <w:t>: Saint Augustine Declares the “Double Procession” of the Holy Ghost from the Father &amp; the Son</w:t>
      </w:r>
      <w:bookmarkEnd w:id="158"/>
    </w:p>
    <w:p w14:paraId="0776540F" w14:textId="77777777" w:rsidR="00DC7347" w:rsidRPr="00DC7347" w:rsidRDefault="5E8721AF" w:rsidP="00E616ED">
      <w:pPr>
        <w:pStyle w:val="ListParagraph"/>
        <w:numPr>
          <w:ilvl w:val="1"/>
          <w:numId w:val="39"/>
        </w:numPr>
        <w:autoSpaceDE w:val="0"/>
        <w:autoSpaceDN w:val="0"/>
        <w:adjustRightInd w:val="0"/>
        <w:ind w:left="1800"/>
        <w:rPr>
          <w:rFonts w:eastAsia="Yu Gothic"/>
          <w:color w:val="000000"/>
        </w:rPr>
      </w:pPr>
      <w:r w:rsidRPr="00DC7347">
        <w:rPr>
          <w:rFonts w:eastAsia="Yu Gothic"/>
          <w:color w:val="000000"/>
        </w:rPr>
        <w:t xml:space="preserve">The fifth stage of Trinitarian Doctrinal evolution takes place in the fifth century CE and constitutes the Roman Catholic Doctrine of the double procession of the Holy Spirit from the Father and the Son (Latin: </w:t>
      </w:r>
      <w:r w:rsidRPr="19736EA0">
        <w:rPr>
          <w:rFonts w:eastAsia="Yu Gothic"/>
          <w:i/>
          <w:iCs/>
          <w:color w:val="000000"/>
        </w:rPr>
        <w:t>filioque</w:t>
      </w:r>
      <w:r w:rsidRPr="00DC7347">
        <w:rPr>
          <w:rFonts w:eastAsia="Yu Gothic"/>
          <w:color w:val="000000"/>
        </w:rPr>
        <w:t xml:space="preserve">, “and from the Son). </w:t>
      </w:r>
      <w:r w:rsidRPr="00DC7347">
        <w:t xml:space="preserve">This fifth step in Trinitarian Theology is associated with </w:t>
      </w:r>
      <w:r w:rsidRPr="00DC7347">
        <w:rPr>
          <w:rFonts w:eastAsia="Yu Gothic"/>
          <w:b/>
          <w:bCs/>
          <w:color w:val="000000"/>
        </w:rPr>
        <w:t>Saint Augustine</w:t>
      </w:r>
      <w:r w:rsidRPr="00DC7347">
        <w:rPr>
          <w:rFonts w:eastAsia="Yu Gothic"/>
          <w:color w:val="000000"/>
        </w:rPr>
        <w:t>,</w:t>
      </w:r>
      <w:r w:rsidR="00DC7347" w:rsidRPr="00DC7347">
        <w:rPr>
          <w:rFonts w:eastAsia="Yu Gothic Light"/>
          <w:vertAlign w:val="superscript"/>
        </w:rPr>
        <w:footnoteReference w:id="113"/>
      </w:r>
      <w:r w:rsidRPr="00DC7347">
        <w:rPr>
          <w:rFonts w:eastAsia="Yu Gothic"/>
          <w:color w:val="000000"/>
        </w:rPr>
        <w:t xml:space="preserve"> the Bishop of </w:t>
      </w:r>
      <w:r w:rsidRPr="00DC7347">
        <w:rPr>
          <w:rFonts w:eastAsia="Yu Gothic"/>
          <w:b/>
          <w:bCs/>
          <w:color w:val="000000"/>
        </w:rPr>
        <w:t>Hippo</w:t>
      </w:r>
      <w:r w:rsidR="00DC7347" w:rsidRPr="00DC7347">
        <w:rPr>
          <w:rFonts w:eastAsia="Yu Gothic"/>
          <w:vertAlign w:val="superscript"/>
        </w:rPr>
        <w:footnoteReference w:id="114"/>
      </w:r>
      <w:r w:rsidRPr="00DC7347">
        <w:t xml:space="preserve"> in Roman North Africa, and it soon </w:t>
      </w:r>
      <w:r w:rsidRPr="00DC7347">
        <w:rPr>
          <w:rFonts w:eastAsia="Yu Gothic"/>
          <w:color w:val="000000"/>
        </w:rPr>
        <w:t xml:space="preserve">became the primary Theological difference dividing the Magisterial Trinitarian Church—as well as most Protestants—of the West from Eastern Orthodoxy. Like Saint Athanasius before him, Saint Augustine’s worst fault was his unbending inclination to pursue controversy to the bitter end. Not only was he a lover of disputation, Saint Augustine was also a harsh victor, who could not concede the least right to an opponent. For Augustine, only surrender was acceptable, and all surrender had to be unconditional. More than any other early Church figure, Saint Augustine was fundamental in instituting a new type of Magisterial Christianity in which the Church became the central power to a degree not yet known in the Christian East. For Saint Augustine, the Church was “the congregation of Saints” (Latin: </w:t>
      </w:r>
      <w:r w:rsidRPr="19736EA0">
        <w:rPr>
          <w:rFonts w:eastAsia="Yu Gothic"/>
          <w:i/>
          <w:iCs/>
          <w:color w:val="000000"/>
        </w:rPr>
        <w:t>congregatio sanctorum</w:t>
      </w:r>
      <w:r w:rsidRPr="00DC7347">
        <w:rPr>
          <w:rFonts w:eastAsia="Yu Gothic"/>
          <w:color w:val="000000"/>
        </w:rPr>
        <w:t xml:space="preserve">) and the Body of Christ. He called it “the City of God” (Latin: </w:t>
      </w:r>
      <w:r w:rsidRPr="19736EA0">
        <w:rPr>
          <w:rFonts w:eastAsia="Yu Gothic"/>
          <w:i/>
          <w:iCs/>
          <w:color w:val="000000"/>
        </w:rPr>
        <w:t>Civitas Dei</w:t>
      </w:r>
      <w:r w:rsidRPr="00DC7347">
        <w:rPr>
          <w:rFonts w:eastAsia="Yu Gothic"/>
          <w:color w:val="000000"/>
        </w:rPr>
        <w:t>), meaning the Kingdom of God on earth, and in many ways the Roman Catholic Church that emerged in Europe during the Middle Ages was the monument of the North African preparations of Saint Augustine.</w:t>
      </w:r>
    </w:p>
    <w:p w14:paraId="61837D11" w14:textId="77777777" w:rsidR="00DC7347" w:rsidRPr="00DC7347" w:rsidRDefault="00DC7347" w:rsidP="00DC7347">
      <w:pPr>
        <w:ind w:left="246"/>
        <w:rPr>
          <w:rFonts w:eastAsia="Yu Gothic"/>
          <w:color w:val="000000"/>
        </w:rPr>
      </w:pPr>
    </w:p>
    <w:p w14:paraId="0C61E92B" w14:textId="77777777" w:rsidR="00DC7347" w:rsidRPr="00DC7347" w:rsidRDefault="00DC7347" w:rsidP="00E616ED">
      <w:pPr>
        <w:pStyle w:val="ListParagraph"/>
        <w:numPr>
          <w:ilvl w:val="1"/>
          <w:numId w:val="39"/>
        </w:numPr>
        <w:ind w:left="1800"/>
      </w:pPr>
      <w:r w:rsidRPr="00DC7347">
        <w:rPr>
          <w:rFonts w:eastAsia="Yu Gothic"/>
          <w:color w:val="000000"/>
        </w:rPr>
        <w:t xml:space="preserve">It is said that time is the greater revealer of forgeries, and time has shown that Saint Augustine’s Dogma of </w:t>
      </w:r>
      <w:r w:rsidRPr="00DC7347">
        <w:rPr>
          <w:rFonts w:eastAsia="Yu Gothic"/>
          <w:i/>
          <w:iCs/>
          <w:color w:val="000000"/>
        </w:rPr>
        <w:t>filioque</w:t>
      </w:r>
      <w:r w:rsidRPr="00DC7347">
        <w:rPr>
          <w:rFonts w:eastAsia="Yu Gothic"/>
          <w:color w:val="000000"/>
        </w:rPr>
        <w:t xml:space="preserve"> was not consistent with the earlier Trinitarian agreements of the Western and Eastern Church in the late fourth century.</w:t>
      </w:r>
      <w:r w:rsidRPr="00DC7347">
        <w:t xml:space="preserve"> Declaration of this Dogma and this single word “</w:t>
      </w:r>
      <w:r w:rsidRPr="00DC7347">
        <w:rPr>
          <w:i/>
        </w:rPr>
        <w:t>filioque</w:t>
      </w:r>
      <w:r w:rsidRPr="00DC7347">
        <w:rPr>
          <w:iCs/>
        </w:rPr>
        <w:t>”</w:t>
      </w:r>
      <w:r w:rsidRPr="00DC7347">
        <w:t xml:space="preserve"> led to the division between the Orthodox and Catholic Churches and their mutual cursing for more than one thousand years. </w:t>
      </w:r>
      <w:r w:rsidRPr="00DC7347">
        <w:rPr>
          <w:rFonts w:eastAsia="Yu Gothic"/>
          <w:color w:val="000000"/>
        </w:rPr>
        <w:t xml:space="preserve">Eastern Orthodoxy would continue to hold—as did the Trinitarians of the fourth—that the Holy Spirit “proceeded” from the Father, who was the unitary source of Deity. </w:t>
      </w:r>
      <w:r w:rsidRPr="00DC7347">
        <w:t xml:space="preserve">For the Cappadocian fathers, the Holy Spirit was a third “Person” (Greek: </w:t>
      </w:r>
      <w:r w:rsidRPr="00DC7347">
        <w:rPr>
          <w:i/>
          <w:iCs/>
        </w:rPr>
        <w:t>Hyp</w:t>
      </w:r>
      <w:r w:rsidRPr="00DC7347">
        <w:rPr>
          <w:i/>
          <w:iCs/>
          <w:color w:val="000000"/>
        </w:rPr>
        <w:t>ó</w:t>
      </w:r>
      <w:r w:rsidRPr="00DC7347">
        <w:rPr>
          <w:i/>
          <w:iCs/>
        </w:rPr>
        <w:t xml:space="preserve">stasis, </w:t>
      </w:r>
      <w:r w:rsidRPr="00DC7347">
        <w:rPr>
          <w:i/>
          <w:iCs/>
          <w:color w:val="000000"/>
        </w:rPr>
        <w:t>Ύ</w:t>
      </w:r>
      <w:r w:rsidRPr="00DC7347">
        <w:rPr>
          <w:i/>
          <w:iCs/>
          <w:color w:val="4D5156"/>
          <w:shd w:val="clear" w:color="auto" w:fill="FFFFFF"/>
        </w:rPr>
        <w:t>πόστασις</w:t>
      </w:r>
      <w:r w:rsidRPr="00DC7347">
        <w:t>)</w:t>
      </w:r>
      <w:r w:rsidRPr="00DC7347">
        <w:rPr>
          <w:rFonts w:eastAsia="Yu Gothic"/>
          <w:color w:val="000000"/>
        </w:rPr>
        <w:t xml:space="preserve"> </w:t>
      </w:r>
      <w:r w:rsidRPr="00DC7347">
        <w:t>in the eternal Godhead, consubstantial with the Father but eternally “proceeding” from the Father alone. In accord with Augustinian Doctrine,  however, the Western Trinitarians would assert that the Holy Spirit proceeded simultaneously from both the Father and the Son, which is expressed in Latin as “</w:t>
      </w:r>
      <w:r w:rsidRPr="00DC7347">
        <w:rPr>
          <w:i/>
        </w:rPr>
        <w:t>filioque</w:t>
      </w:r>
      <w:r w:rsidRPr="00DC7347">
        <w:rPr>
          <w:iCs/>
        </w:rPr>
        <w:t>” (and from the Son</w:t>
      </w:r>
      <w:r w:rsidRPr="00DC7347">
        <w:t xml:space="preserve">). In this view, both the Father and Son were the “source of deity.” </w:t>
      </w:r>
    </w:p>
    <w:p w14:paraId="233AD0FE" w14:textId="77777777" w:rsidR="00DC7347" w:rsidRPr="00DC7347" w:rsidRDefault="00DC7347" w:rsidP="00DC7347">
      <w:pPr>
        <w:autoSpaceDE w:val="0"/>
        <w:autoSpaceDN w:val="0"/>
        <w:adjustRightInd w:val="0"/>
        <w:ind w:left="246"/>
        <w:rPr>
          <w:rFonts w:ascii="Helvetica" w:eastAsia="Yu Gothic" w:hAnsi="Helvetica" w:cs="Helvetica"/>
          <w:color w:val="000000"/>
        </w:rPr>
      </w:pPr>
    </w:p>
    <w:p w14:paraId="227066DC" w14:textId="77777777" w:rsidR="00DC7347" w:rsidRPr="00DC7347" w:rsidRDefault="5E8721AF" w:rsidP="00E616ED">
      <w:pPr>
        <w:pStyle w:val="ListParagraph"/>
        <w:numPr>
          <w:ilvl w:val="1"/>
          <w:numId w:val="39"/>
        </w:numPr>
        <w:autoSpaceDE w:val="0"/>
        <w:autoSpaceDN w:val="0"/>
        <w:adjustRightInd w:val="0"/>
        <w:ind w:left="1800"/>
        <w:rPr>
          <w:rFonts w:eastAsia="Yu Gothic"/>
          <w:color w:val="000000"/>
        </w:rPr>
      </w:pPr>
      <w:r w:rsidRPr="00DC7347">
        <w:rPr>
          <w:rFonts w:eastAsia="Yu Gothic"/>
          <w:color w:val="000000"/>
        </w:rPr>
        <w:t xml:space="preserve">In their attempt to construe the Trinity, Augustine and other Trinitarian Theologians like him, according to von Harnack and others, discarded everything pertaining to historical religion and lost themselves in paradoxical distinctions and speculations. Von Harnack held Saint Augustine’s </w:t>
      </w:r>
      <w:r w:rsidRPr="19736EA0">
        <w:rPr>
          <w:rFonts w:eastAsia="Yu Gothic"/>
          <w:i/>
          <w:iCs/>
          <w:color w:val="000000"/>
        </w:rPr>
        <w:t xml:space="preserve">On the Trinity </w:t>
      </w:r>
      <w:r w:rsidRPr="00DC7347">
        <w:rPr>
          <w:rFonts w:eastAsia="Yu Gothic"/>
          <w:color w:val="000000"/>
        </w:rPr>
        <w:t xml:space="preserve">(Latin: </w:t>
      </w:r>
      <w:r w:rsidRPr="19736EA0">
        <w:rPr>
          <w:rFonts w:eastAsia="Yu Gothic"/>
          <w:i/>
          <w:iCs/>
          <w:color w:val="000000"/>
        </w:rPr>
        <w:t>De Trinitate</w:t>
      </w:r>
      <w:r w:rsidRPr="00DC7347">
        <w:rPr>
          <w:rFonts w:eastAsia="Yu Gothic"/>
          <w:color w:val="000000"/>
        </w:rPr>
        <w:t xml:space="preserve">) in great disregard and said that it “can scarcely be said to have promoted piety anywhere or at any time.” In his view, Saint Augustine, more than any other Church Father, prepared the way for the barren pedantic refinements of much Medieval Christian thought. At the same time, Augustine and those who followed him were unable to give a clear expression to the new mode of Trinitarian thought they espoused. Both </w:t>
      </w:r>
      <w:r w:rsidRPr="00DC7347">
        <w:rPr>
          <w:rFonts w:eastAsia="Yu Gothic"/>
          <w:b/>
          <w:bCs/>
          <w:color w:val="000000"/>
        </w:rPr>
        <w:t>Edwin Hatch</w:t>
      </w:r>
      <w:r w:rsidR="00DC7347" w:rsidRPr="00DC7347">
        <w:rPr>
          <w:rFonts w:eastAsia="Yu Gothic"/>
          <w:vertAlign w:val="superscript"/>
        </w:rPr>
        <w:footnoteReference w:id="115"/>
      </w:r>
      <w:r w:rsidRPr="00DC7347">
        <w:rPr>
          <w:rFonts w:eastAsia="Yu Gothic"/>
          <w:color w:val="000000"/>
        </w:rPr>
        <w:t xml:space="preserve"> and von Harnack concurred, for example, that the change from “the Heavenly Father” of Jesus’s </w:t>
      </w:r>
      <w:r w:rsidRPr="00DC7347">
        <w:rPr>
          <w:rFonts w:eastAsia="Yu Gothic"/>
          <w:b/>
          <w:bCs/>
          <w:color w:val="000000"/>
        </w:rPr>
        <w:t>Sermon of the Mount</w:t>
      </w:r>
      <w:r w:rsidR="00DC7347" w:rsidRPr="00DC7347">
        <w:rPr>
          <w:rFonts w:eastAsia="Yu Gothic"/>
          <w:vertAlign w:val="superscript"/>
        </w:rPr>
        <w:footnoteReference w:id="116"/>
      </w:r>
      <w:r w:rsidRPr="00DC7347">
        <w:rPr>
          <w:rFonts w:eastAsia="Yu Gothic"/>
          <w:color w:val="000000"/>
        </w:rPr>
        <w:t xml:space="preserve"> to the Dogma of Trinity in the Council of Nicaea, Constantinople, and the Trinitarian Creeds that followed was not a “development” or an “enrichment” due to necessary and healthy growth but a “degeneration,” corrupting the Truth and shrouding the earliest simplicity and grace of Christ’s Biblical teachings. </w:t>
      </w:r>
    </w:p>
    <w:p w14:paraId="2E7FA0D8" w14:textId="77777777" w:rsidR="00FD1A33" w:rsidRDefault="00FD1A33" w:rsidP="00FD1A33">
      <w:pPr>
        <w:rPr>
          <w:rFonts w:eastAsiaTheme="minorHAnsi"/>
        </w:rPr>
      </w:pPr>
    </w:p>
    <w:p w14:paraId="714A3E15" w14:textId="77777777" w:rsidR="00FD1A33" w:rsidRDefault="00FD1A33" w:rsidP="00E616ED">
      <w:pPr>
        <w:pStyle w:val="Heading4"/>
        <w:numPr>
          <w:ilvl w:val="1"/>
          <w:numId w:val="3"/>
        </w:numPr>
        <w:rPr>
          <w:rFonts w:asciiTheme="majorBidi" w:hAnsiTheme="majorBidi"/>
          <w:b/>
          <w:bCs/>
          <w:color w:val="C00000"/>
          <w:sz w:val="28"/>
          <w:szCs w:val="28"/>
        </w:rPr>
      </w:pPr>
      <w:r>
        <w:rPr>
          <w:rFonts w:asciiTheme="majorBidi" w:hAnsiTheme="majorBidi"/>
          <w:b/>
          <w:bCs/>
          <w:color w:val="C00000"/>
          <w:sz w:val="28"/>
          <w:szCs w:val="28"/>
        </w:rPr>
        <w:t xml:space="preserve"> First Temple (ca. 957 BCE-587 BCE)</w:t>
      </w:r>
    </w:p>
    <w:p w14:paraId="483C8DA3" w14:textId="77777777" w:rsidR="00FD1A33" w:rsidRPr="0047127C" w:rsidRDefault="0A910C68" w:rsidP="00FD1A33">
      <w:pPr>
        <w:ind w:left="1440" w:right="1080"/>
      </w:pPr>
      <w:r w:rsidRPr="62ED6EB9">
        <w:rPr>
          <w:rFonts w:asciiTheme="majorBidi" w:eastAsiaTheme="minorEastAsia" w:hAnsiTheme="majorBidi" w:cstheme="majorBidi"/>
          <w:color w:val="000000"/>
        </w:rPr>
        <w:t xml:space="preserve">Only the High Priest could enter </w:t>
      </w:r>
      <w:r w:rsidRPr="62ED6EB9">
        <w:rPr>
          <w:rFonts w:asciiTheme="majorBidi" w:eastAsiaTheme="minorEastAsia" w:hAnsiTheme="majorBidi" w:cstheme="majorBidi"/>
          <w:b/>
          <w:bCs/>
          <w:color w:val="000000"/>
        </w:rPr>
        <w:t>the Holy of Holies</w:t>
      </w:r>
      <w:r w:rsidR="00FD1A33" w:rsidRPr="62ED6EB9">
        <w:rPr>
          <w:rStyle w:val="FootnoteReference"/>
          <w:rFonts w:asciiTheme="majorBidi" w:eastAsiaTheme="minorEastAsia" w:hAnsiTheme="majorBidi" w:cstheme="majorBidi"/>
          <w:color w:val="000000"/>
        </w:rPr>
        <w:footnoteReference w:id="117"/>
      </w:r>
      <w:r w:rsidRPr="62ED6EB9">
        <w:rPr>
          <w:rFonts w:asciiTheme="majorBidi" w:eastAsiaTheme="minorEastAsia" w:hAnsiTheme="majorBidi" w:cstheme="majorBidi"/>
          <w:b/>
          <w:bCs/>
          <w:color w:val="000000"/>
        </w:rPr>
        <w:t xml:space="preserve"> </w:t>
      </w:r>
      <w:r w:rsidRPr="62ED6EB9">
        <w:rPr>
          <w:rFonts w:asciiTheme="majorBidi" w:hAnsiTheme="majorBidi" w:cstheme="majorBidi"/>
          <w:color w:val="202122"/>
        </w:rPr>
        <w:t>(Hebrew:</w:t>
      </w:r>
      <w:r w:rsidRPr="19736EA0">
        <w:rPr>
          <w:rFonts w:asciiTheme="majorBidi" w:hAnsiTheme="majorBidi" w:cstheme="majorBidi"/>
          <w:i/>
          <w:iCs/>
          <w:color w:val="202122"/>
          <w:lang w:bidi="he"/>
        </w:rPr>
        <w:t xml:space="preserve"> Q</w:t>
      </w:r>
      <w:r w:rsidRPr="19736EA0">
        <w:rPr>
          <w:rFonts w:asciiTheme="majorBidi" w:hAnsiTheme="majorBidi" w:cstheme="majorBidi"/>
          <w:i/>
          <w:iCs/>
          <w:color w:val="000000" w:themeColor="text1"/>
        </w:rPr>
        <w:t>ō</w:t>
      </w:r>
      <w:r w:rsidRPr="19736EA0">
        <w:rPr>
          <w:rFonts w:asciiTheme="majorBidi" w:hAnsiTheme="majorBidi" w:cstheme="majorBidi"/>
          <w:i/>
          <w:iCs/>
          <w:color w:val="202122"/>
          <w:lang w:bidi="he"/>
        </w:rPr>
        <w:t>dhesh haq-Q</w:t>
      </w:r>
      <w:r w:rsidRPr="19736EA0">
        <w:rPr>
          <w:rFonts w:asciiTheme="majorBidi" w:hAnsiTheme="majorBidi" w:cstheme="majorBidi"/>
          <w:i/>
          <w:iCs/>
        </w:rPr>
        <w:t>ā</w:t>
      </w:r>
      <w:r w:rsidRPr="19736EA0">
        <w:rPr>
          <w:rFonts w:asciiTheme="majorBidi" w:hAnsiTheme="majorBidi" w:cstheme="majorBidi"/>
          <w:i/>
          <w:iCs/>
          <w:color w:val="202122"/>
          <w:lang w:bidi="he"/>
        </w:rPr>
        <w:t>dhāsh</w:t>
      </w:r>
      <w:r w:rsidRPr="19736EA0">
        <w:rPr>
          <w:rFonts w:asciiTheme="majorBidi" w:hAnsiTheme="majorBidi" w:cstheme="majorBidi"/>
          <w:i/>
          <w:iCs/>
          <w:color w:val="000000" w:themeColor="text1"/>
        </w:rPr>
        <w:t>î</w:t>
      </w:r>
      <w:r w:rsidRPr="19736EA0">
        <w:rPr>
          <w:rFonts w:asciiTheme="majorBidi" w:hAnsiTheme="majorBidi" w:cstheme="majorBidi"/>
          <w:i/>
          <w:iCs/>
          <w:color w:val="202122"/>
          <w:lang w:bidi="he"/>
        </w:rPr>
        <w:t>m</w:t>
      </w:r>
      <w:r w:rsidRPr="62ED6EB9">
        <w:rPr>
          <w:rStyle w:val="apple-converted-space"/>
          <w:rFonts w:asciiTheme="majorBidi" w:eastAsiaTheme="majorEastAsia" w:hAnsiTheme="majorBidi" w:cstheme="majorBidi"/>
          <w:color w:val="202122"/>
          <w:shd w:val="clear" w:color="auto" w:fill="FFFFFF"/>
        </w:rPr>
        <w:t xml:space="preserve">; Arabic: </w:t>
      </w:r>
      <w:r w:rsidRPr="19736EA0">
        <w:rPr>
          <w:rStyle w:val="apple-converted-space"/>
          <w:rFonts w:asciiTheme="majorBidi" w:eastAsiaTheme="majorEastAsia" w:hAnsiTheme="majorBidi" w:cstheme="majorBidi"/>
          <w:i/>
          <w:iCs/>
          <w:color w:val="202122"/>
          <w:shd w:val="clear" w:color="auto" w:fill="FFFFFF"/>
        </w:rPr>
        <w:t>Quds al-Aqd</w:t>
      </w:r>
      <w:r w:rsidRPr="19736EA0">
        <w:rPr>
          <w:rFonts w:asciiTheme="majorBidi" w:hAnsiTheme="majorBidi" w:cstheme="majorBidi"/>
          <w:i/>
          <w:iCs/>
          <w:color w:val="202122"/>
          <w:lang w:bidi="he"/>
        </w:rPr>
        <w:t>ā</w:t>
      </w:r>
      <w:r w:rsidRPr="19736EA0">
        <w:rPr>
          <w:rStyle w:val="apple-converted-space"/>
          <w:rFonts w:asciiTheme="majorBidi" w:eastAsiaTheme="majorEastAsia" w:hAnsiTheme="majorBidi" w:cstheme="majorBidi"/>
          <w:i/>
          <w:iCs/>
          <w:color w:val="202122"/>
          <w:shd w:val="clear" w:color="auto" w:fill="FFFFFF"/>
        </w:rPr>
        <w:t>s</w:t>
      </w:r>
      <w:r w:rsidRPr="62ED6EB9">
        <w:rPr>
          <w:rStyle w:val="apple-converted-space"/>
          <w:rFonts w:asciiTheme="majorBidi" w:eastAsiaTheme="majorEastAsia" w:hAnsiTheme="majorBidi" w:cstheme="majorBidi"/>
          <w:color w:val="202122"/>
          <w:shd w:val="clear" w:color="auto" w:fill="FFFFFF"/>
        </w:rPr>
        <w:t>).</w:t>
      </w:r>
    </w:p>
    <w:p w14:paraId="5612702B" w14:textId="77777777" w:rsidR="00FD1A33" w:rsidRDefault="0A910C68" w:rsidP="00FD1A33">
      <w:pPr>
        <w:autoSpaceDE w:val="0"/>
        <w:autoSpaceDN w:val="0"/>
        <w:adjustRightInd w:val="0"/>
        <w:ind w:left="1440" w:right="1080"/>
        <w:rPr>
          <w:rFonts w:asciiTheme="majorBidi" w:eastAsiaTheme="minorEastAsia" w:hAnsiTheme="majorBidi" w:cstheme="majorBidi"/>
          <w:color w:val="000000"/>
        </w:rPr>
      </w:pPr>
      <w:r w:rsidRPr="62ED6EB9">
        <w:rPr>
          <w:rFonts w:asciiTheme="majorBidi" w:hAnsiTheme="majorBidi" w:cstheme="majorBidi"/>
          <w:b/>
          <w:bCs/>
        </w:rPr>
        <w:t>The First Temple (</w:t>
      </w:r>
      <w:r w:rsidRPr="62ED6EB9">
        <w:rPr>
          <w:rFonts w:asciiTheme="majorBidi" w:hAnsiTheme="majorBidi" w:cstheme="majorBidi"/>
        </w:rPr>
        <w:t xml:space="preserve">(Hebrew: </w:t>
      </w:r>
      <w:r w:rsidRPr="19736EA0">
        <w:rPr>
          <w:rFonts w:asciiTheme="majorBidi" w:hAnsiTheme="majorBidi" w:cstheme="majorBidi"/>
          <w:i/>
          <w:iCs/>
        </w:rPr>
        <w:t>ha-</w:t>
      </w:r>
      <w:r w:rsidRPr="19736EA0">
        <w:rPr>
          <w:rFonts w:asciiTheme="majorBidi" w:hAnsiTheme="majorBidi" w:cstheme="majorBidi"/>
          <w:i/>
          <w:iCs/>
          <w:color w:val="202122"/>
          <w:lang w:bidi="he"/>
        </w:rPr>
        <w:t>B</w:t>
      </w:r>
      <w:r w:rsidRPr="19736EA0">
        <w:rPr>
          <w:rFonts w:asciiTheme="majorBidi" w:hAnsiTheme="majorBidi" w:cstheme="majorBidi"/>
          <w:i/>
          <w:iCs/>
          <w:color w:val="000000" w:themeColor="text1"/>
        </w:rPr>
        <w:t>ê</w:t>
      </w:r>
      <w:r w:rsidRPr="19736EA0">
        <w:rPr>
          <w:rFonts w:asciiTheme="majorBidi" w:hAnsiTheme="majorBidi" w:cstheme="majorBidi"/>
          <w:i/>
          <w:iCs/>
          <w:color w:val="202122"/>
          <w:lang w:bidi="he"/>
        </w:rPr>
        <w:t>th har-Ri’s</w:t>
      </w:r>
      <w:r w:rsidRPr="19736EA0">
        <w:rPr>
          <w:rFonts w:asciiTheme="majorBidi" w:hAnsiTheme="majorBidi" w:cstheme="majorBidi"/>
          <w:i/>
          <w:iCs/>
          <w:color w:val="000000" w:themeColor="text1"/>
        </w:rPr>
        <w:t>hô</w:t>
      </w:r>
      <w:r w:rsidRPr="19736EA0">
        <w:rPr>
          <w:rFonts w:asciiTheme="majorBidi" w:hAnsiTheme="majorBidi" w:cstheme="majorBidi"/>
          <w:i/>
          <w:iCs/>
          <w:color w:val="202122"/>
          <w:lang w:bidi="he"/>
        </w:rPr>
        <w:t xml:space="preserve">n </w:t>
      </w:r>
      <w:r w:rsidRPr="62ED6EB9">
        <w:rPr>
          <w:rFonts w:asciiTheme="majorBidi" w:hAnsiTheme="majorBidi" w:cstheme="majorBidi"/>
          <w:color w:val="202122"/>
          <w:lang w:bidi="he"/>
        </w:rPr>
        <w:t xml:space="preserve">or </w:t>
      </w:r>
      <w:r w:rsidRPr="19736EA0">
        <w:rPr>
          <w:rFonts w:asciiTheme="majorBidi" w:hAnsiTheme="majorBidi" w:cstheme="majorBidi"/>
          <w:i/>
          <w:iCs/>
          <w:color w:val="202122"/>
          <w:lang w:bidi="he"/>
        </w:rPr>
        <w:t>B</w:t>
      </w:r>
      <w:r w:rsidRPr="19736EA0">
        <w:rPr>
          <w:rFonts w:asciiTheme="majorBidi" w:hAnsiTheme="majorBidi" w:cstheme="majorBidi"/>
          <w:i/>
          <w:iCs/>
          <w:color w:val="000000" w:themeColor="text1"/>
        </w:rPr>
        <w:t>ê</w:t>
      </w:r>
      <w:r w:rsidRPr="19736EA0">
        <w:rPr>
          <w:rFonts w:asciiTheme="majorBidi" w:hAnsiTheme="majorBidi" w:cstheme="majorBidi"/>
          <w:i/>
          <w:iCs/>
          <w:color w:val="202122"/>
          <w:lang w:bidi="he"/>
        </w:rPr>
        <w:t>th ham-Miqdāsh</w:t>
      </w:r>
      <w:r w:rsidRPr="62ED6EB9">
        <w:rPr>
          <w:rFonts w:asciiTheme="majorBidi" w:hAnsiTheme="majorBidi" w:cstheme="majorBidi"/>
          <w:color w:val="202122"/>
          <w:lang w:bidi="he"/>
        </w:rPr>
        <w:t xml:space="preserve">; </w:t>
      </w:r>
      <w:r w:rsidRPr="62ED6EB9">
        <w:rPr>
          <w:rFonts w:asciiTheme="majorBidi" w:hAnsiTheme="majorBidi" w:cstheme="majorBidi"/>
          <w:color w:val="000000" w:themeColor="text1"/>
        </w:rPr>
        <w:t xml:space="preserve">Arabic: </w:t>
      </w:r>
      <w:r w:rsidRPr="19736EA0">
        <w:rPr>
          <w:rFonts w:asciiTheme="majorBidi" w:hAnsiTheme="majorBidi" w:cstheme="majorBidi"/>
          <w:i/>
          <w:iCs/>
          <w:color w:val="000000" w:themeColor="text1"/>
        </w:rPr>
        <w:t>Haykal Sulayman, al-Haykal al-Awwal,</w:t>
      </w:r>
      <w:r w:rsidRPr="19736EA0">
        <w:rPr>
          <w:rFonts w:asciiTheme="majorBidi" w:hAnsiTheme="majorBidi" w:cstheme="majorBidi"/>
          <w:i/>
          <w:iCs/>
        </w:rPr>
        <w:t xml:space="preserve"> </w:t>
      </w:r>
      <w:r w:rsidRPr="62ED6EB9">
        <w:rPr>
          <w:rFonts w:asciiTheme="majorBidi" w:hAnsiTheme="majorBidi" w:cstheme="majorBidi"/>
          <w:color w:val="000000" w:themeColor="text1"/>
        </w:rPr>
        <w:t xml:space="preserve">or </w:t>
      </w:r>
      <w:r w:rsidRPr="19736EA0">
        <w:rPr>
          <w:rFonts w:asciiTheme="majorBidi" w:hAnsiTheme="majorBidi" w:cstheme="majorBidi"/>
          <w:i/>
          <w:iCs/>
          <w:color w:val="000000" w:themeColor="text1"/>
        </w:rPr>
        <w:t>Bayt al-Maqdis al-Awwal</w:t>
      </w:r>
      <w:r w:rsidRPr="62ED6EB9">
        <w:rPr>
          <w:rFonts w:asciiTheme="majorBidi" w:hAnsiTheme="majorBidi" w:cstheme="majorBidi"/>
        </w:rPr>
        <w:t xml:space="preserve">)) or Solomon’s Temple was built by the Prophet Solomon (d. ca. 910 BCE) </w:t>
      </w:r>
      <w:r w:rsidRPr="62ED6EB9">
        <w:rPr>
          <w:rFonts w:asciiTheme="majorBidi" w:eastAsiaTheme="minorEastAsia" w:hAnsiTheme="majorBidi" w:cstheme="majorBidi"/>
          <w:color w:val="000000"/>
        </w:rPr>
        <w:t xml:space="preserve">remained standing for about three hundred and seventy years, which was from its completion around 957 BCE until its destruction by the Kingdom of Neo-Babylonia in 587 BCE. Solomon placed the Ark of the Covenant in the Holy of Holies of the First Temple, which the inner sanctuary of the Temple at its further extremity and had no windows. The </w:t>
      </w:r>
      <w:r w:rsidRPr="62ED6EB9">
        <w:rPr>
          <w:rFonts w:asciiTheme="majorBidi" w:eastAsiaTheme="minorEastAsia" w:hAnsiTheme="majorBidi" w:cstheme="majorBidi"/>
          <w:b/>
          <w:bCs/>
          <w:color w:val="000000" w:themeColor="text1"/>
        </w:rPr>
        <w:t>Sadducees</w:t>
      </w:r>
      <w:r w:rsidR="00FD1A33" w:rsidRPr="62ED6EB9">
        <w:rPr>
          <w:rStyle w:val="FootnoteReference"/>
          <w:rFonts w:asciiTheme="majorBidi" w:eastAsiaTheme="minorEastAsia" w:hAnsiTheme="majorBidi" w:cstheme="majorBidi"/>
          <w:color w:val="000000" w:themeColor="text1"/>
        </w:rPr>
        <w:footnoteReference w:id="118"/>
      </w:r>
      <w:r w:rsidRPr="62ED6EB9">
        <w:rPr>
          <w:rFonts w:asciiTheme="majorBidi" w:eastAsiaTheme="minorEastAsia" w:hAnsiTheme="majorBidi" w:cstheme="majorBidi"/>
          <w:b/>
          <w:bCs/>
          <w:color w:val="000000" w:themeColor="text1"/>
        </w:rPr>
        <w:t xml:space="preserve"> </w:t>
      </w:r>
      <w:r w:rsidRPr="62ED6EB9">
        <w:rPr>
          <w:rFonts w:asciiTheme="majorBidi" w:eastAsiaTheme="minorEastAsia" w:hAnsiTheme="majorBidi" w:cstheme="majorBidi"/>
          <w:color w:val="000000" w:themeColor="text1"/>
        </w:rPr>
        <w:t xml:space="preserve">made up one of the most important lines of High Priests in the First and Second Temples. </w:t>
      </w:r>
      <w:r w:rsidRPr="62ED6EB9">
        <w:rPr>
          <w:rFonts w:asciiTheme="majorBidi" w:eastAsiaTheme="minorEastAsia" w:hAnsiTheme="majorBidi" w:cstheme="majorBidi"/>
          <w:color w:val="000000"/>
        </w:rPr>
        <w:t>They referred to themselves—as “</w:t>
      </w:r>
      <w:r w:rsidRPr="19736EA0">
        <w:rPr>
          <w:rFonts w:asciiTheme="majorBidi" w:eastAsiaTheme="minorEastAsia" w:hAnsiTheme="majorBidi" w:cstheme="majorBidi"/>
          <w:i/>
          <w:iCs/>
          <w:color w:val="000000"/>
        </w:rPr>
        <w:t>Benē Ṣādôq</w:t>
      </w:r>
      <w:r w:rsidRPr="62ED6EB9">
        <w:rPr>
          <w:rFonts w:asciiTheme="majorBidi" w:eastAsiaTheme="minorEastAsia" w:hAnsiTheme="majorBidi" w:cstheme="majorBidi"/>
          <w:color w:val="000000"/>
        </w:rPr>
        <w:t xml:space="preserve">” (Arabic: </w:t>
      </w:r>
      <w:r w:rsidRPr="19736EA0">
        <w:rPr>
          <w:rFonts w:asciiTheme="majorBidi" w:eastAsiaTheme="minorEastAsia" w:hAnsiTheme="majorBidi" w:cstheme="majorBidi"/>
          <w:i/>
          <w:iCs/>
          <w:color w:val="000000"/>
        </w:rPr>
        <w:t>Ban</w:t>
      </w:r>
      <w:r w:rsidRPr="19736EA0">
        <w:rPr>
          <w:rFonts w:asciiTheme="majorBidi" w:hAnsiTheme="majorBidi" w:cstheme="majorBidi"/>
          <w:i/>
          <w:iCs/>
        </w:rPr>
        <w:t>ū Ṣā</w:t>
      </w:r>
      <w:r w:rsidRPr="19736EA0">
        <w:rPr>
          <w:rFonts w:asciiTheme="majorBidi" w:eastAsiaTheme="minorEastAsia" w:hAnsiTheme="majorBidi" w:cstheme="majorBidi"/>
          <w:i/>
          <w:iCs/>
          <w:color w:val="000000"/>
        </w:rPr>
        <w:t>d</w:t>
      </w:r>
      <w:r w:rsidRPr="19736EA0">
        <w:rPr>
          <w:rFonts w:asciiTheme="majorBidi" w:hAnsiTheme="majorBidi" w:cstheme="majorBidi"/>
          <w:i/>
          <w:iCs/>
        </w:rPr>
        <w:t>ū</w:t>
      </w:r>
      <w:r w:rsidRPr="19736EA0">
        <w:rPr>
          <w:rFonts w:asciiTheme="majorBidi" w:eastAsiaTheme="minorEastAsia" w:hAnsiTheme="majorBidi" w:cstheme="majorBidi"/>
          <w:i/>
          <w:iCs/>
          <w:color w:val="000000"/>
        </w:rPr>
        <w:t>q</w:t>
      </w:r>
      <w:r w:rsidRPr="62ED6EB9">
        <w:rPr>
          <w:rFonts w:asciiTheme="majorBidi" w:eastAsiaTheme="minorEastAsia" w:hAnsiTheme="majorBidi" w:cstheme="majorBidi"/>
          <w:color w:val="000000"/>
        </w:rPr>
        <w:t xml:space="preserve"> or </w:t>
      </w:r>
      <w:r w:rsidRPr="19736EA0">
        <w:rPr>
          <w:rFonts w:asciiTheme="majorBidi" w:hAnsiTheme="majorBidi" w:cstheme="majorBidi"/>
          <w:i/>
          <w:iCs/>
        </w:rPr>
        <w:t>Ṣa</w:t>
      </w:r>
      <w:r w:rsidRPr="19736EA0">
        <w:rPr>
          <w:rFonts w:asciiTheme="majorBidi" w:eastAsiaTheme="minorEastAsia" w:hAnsiTheme="majorBidi" w:cstheme="majorBidi"/>
          <w:i/>
          <w:iCs/>
          <w:color w:val="000000"/>
        </w:rPr>
        <w:t>d</w:t>
      </w:r>
      <w:r w:rsidRPr="19736EA0">
        <w:rPr>
          <w:rFonts w:asciiTheme="majorBidi" w:hAnsiTheme="majorBidi" w:cstheme="majorBidi"/>
          <w:i/>
          <w:iCs/>
        </w:rPr>
        <w:t>ū</w:t>
      </w:r>
      <w:r w:rsidRPr="19736EA0">
        <w:rPr>
          <w:rFonts w:asciiTheme="majorBidi" w:eastAsiaTheme="minorEastAsia" w:hAnsiTheme="majorBidi" w:cstheme="majorBidi"/>
          <w:i/>
          <w:iCs/>
          <w:color w:val="000000"/>
        </w:rPr>
        <w:t>q</w:t>
      </w:r>
      <w:r w:rsidRPr="62ED6EB9">
        <w:rPr>
          <w:rFonts w:asciiTheme="majorBidi" w:eastAsiaTheme="minorEastAsia" w:hAnsiTheme="majorBidi" w:cstheme="majorBidi"/>
          <w:color w:val="000000"/>
        </w:rPr>
        <w:t>, which is the preferred rendition of the name;</w:t>
      </w:r>
      <w:r w:rsidRPr="19736EA0">
        <w:rPr>
          <w:rFonts w:asciiTheme="majorBidi" w:eastAsiaTheme="minorEastAsia" w:hAnsiTheme="majorBidi" w:cstheme="majorBidi"/>
          <w:i/>
          <w:iCs/>
          <w:color w:val="000000"/>
        </w:rPr>
        <w:t xml:space="preserve"> </w:t>
      </w:r>
      <w:r w:rsidRPr="62ED6EB9">
        <w:rPr>
          <w:rFonts w:asciiTheme="majorBidi" w:eastAsiaTheme="minorEastAsia" w:hAnsiTheme="majorBidi" w:cstheme="majorBidi"/>
          <w:color w:val="000000"/>
        </w:rPr>
        <w:t xml:space="preserve">the Sons or Children of </w:t>
      </w:r>
      <w:r w:rsidRPr="19736EA0">
        <w:rPr>
          <w:rFonts w:asciiTheme="majorBidi" w:eastAsiaTheme="minorEastAsia" w:hAnsiTheme="majorBidi" w:cstheme="majorBidi"/>
          <w:i/>
          <w:iCs/>
          <w:color w:val="000000"/>
        </w:rPr>
        <w:t>Ṣādôq</w:t>
      </w:r>
      <w:r w:rsidRPr="62ED6EB9">
        <w:rPr>
          <w:rFonts w:asciiTheme="majorBidi" w:eastAsiaTheme="minorEastAsia" w:hAnsiTheme="majorBidi" w:cstheme="majorBidi"/>
          <w:color w:val="000000"/>
        </w:rPr>
        <w:t xml:space="preserve"> or Zadok),</w:t>
      </w:r>
      <w:r w:rsidR="00FD1A33" w:rsidRPr="62ED6EB9">
        <w:rPr>
          <w:rStyle w:val="FootnoteReference"/>
          <w:rFonts w:asciiTheme="majorBidi" w:eastAsiaTheme="minorEastAsia" w:hAnsiTheme="majorBidi" w:cstheme="majorBidi"/>
          <w:color w:val="000000"/>
        </w:rPr>
        <w:footnoteReference w:id="119"/>
      </w:r>
      <w:r w:rsidRPr="62ED6EB9">
        <w:rPr>
          <w:rFonts w:asciiTheme="majorBidi" w:eastAsiaTheme="minorEastAsia" w:hAnsiTheme="majorBidi" w:cstheme="majorBidi"/>
          <w:color w:val="000000"/>
        </w:rPr>
        <w:t xml:space="preserve"> from which we get the word “Sadducee” (Hebrew: </w:t>
      </w:r>
      <w:r w:rsidRPr="19736EA0">
        <w:rPr>
          <w:rFonts w:asciiTheme="majorBidi" w:eastAsiaTheme="minorEastAsia" w:hAnsiTheme="majorBidi" w:cstheme="majorBidi"/>
          <w:i/>
          <w:iCs/>
          <w:color w:val="000000"/>
        </w:rPr>
        <w:t>Ṣādôq</w:t>
      </w:r>
      <w:r w:rsidRPr="19736EA0">
        <w:rPr>
          <w:rFonts w:asciiTheme="majorBidi" w:hAnsiTheme="majorBidi" w:cstheme="majorBidi"/>
          <w:i/>
          <w:iCs/>
        </w:rPr>
        <w:t>ī</w:t>
      </w:r>
      <w:r w:rsidRPr="62ED6EB9">
        <w:rPr>
          <w:rFonts w:asciiTheme="majorBidi" w:hAnsiTheme="majorBidi" w:cstheme="majorBidi"/>
        </w:rPr>
        <w:t xml:space="preserve">; Arabic: </w:t>
      </w:r>
      <w:r w:rsidRPr="19736EA0">
        <w:rPr>
          <w:rFonts w:asciiTheme="majorBidi" w:hAnsiTheme="majorBidi" w:cstheme="majorBidi"/>
          <w:i/>
          <w:iCs/>
        </w:rPr>
        <w:t>Ṣā</w:t>
      </w:r>
      <w:r w:rsidRPr="19736EA0">
        <w:rPr>
          <w:rFonts w:asciiTheme="majorBidi" w:eastAsiaTheme="minorEastAsia" w:hAnsiTheme="majorBidi" w:cstheme="majorBidi"/>
          <w:i/>
          <w:iCs/>
          <w:color w:val="000000"/>
        </w:rPr>
        <w:t>d</w:t>
      </w:r>
      <w:r w:rsidRPr="19736EA0">
        <w:rPr>
          <w:rFonts w:asciiTheme="majorBidi" w:hAnsiTheme="majorBidi" w:cstheme="majorBidi"/>
          <w:i/>
          <w:iCs/>
        </w:rPr>
        <w:t>ū</w:t>
      </w:r>
      <w:r w:rsidRPr="19736EA0">
        <w:rPr>
          <w:rFonts w:asciiTheme="majorBidi" w:eastAsiaTheme="minorEastAsia" w:hAnsiTheme="majorBidi" w:cstheme="majorBidi"/>
          <w:i/>
          <w:iCs/>
          <w:color w:val="000000"/>
        </w:rPr>
        <w:t>q</w:t>
      </w:r>
      <w:r w:rsidRPr="19736EA0">
        <w:rPr>
          <w:rFonts w:asciiTheme="majorBidi" w:hAnsiTheme="majorBidi" w:cstheme="majorBidi"/>
          <w:i/>
          <w:iCs/>
        </w:rPr>
        <w:t>ī</w:t>
      </w:r>
      <w:r w:rsidRPr="62ED6EB9">
        <w:rPr>
          <w:rFonts w:asciiTheme="majorBidi" w:hAnsiTheme="majorBidi" w:cstheme="majorBidi"/>
        </w:rPr>
        <w:t>), which can also be rendered more broadly as “Zadokite</w:t>
      </w:r>
      <w:r w:rsidRPr="19736EA0">
        <w:rPr>
          <w:rFonts w:asciiTheme="majorBidi" w:eastAsiaTheme="minorEastAsia" w:hAnsiTheme="majorBidi" w:cstheme="majorBidi"/>
          <w:i/>
          <w:iCs/>
          <w:color w:val="000000"/>
        </w:rPr>
        <w:t>.</w:t>
      </w:r>
      <w:r w:rsidRPr="62ED6EB9">
        <w:rPr>
          <w:rFonts w:asciiTheme="majorBidi" w:eastAsiaTheme="minorEastAsia" w:hAnsiTheme="majorBidi" w:cstheme="majorBidi"/>
          <w:color w:val="000000"/>
        </w:rPr>
        <w:t>”</w:t>
      </w:r>
      <w:r w:rsidRPr="19736EA0">
        <w:rPr>
          <w:rFonts w:asciiTheme="majorBidi" w:eastAsiaTheme="minorEastAsia" w:hAnsiTheme="majorBidi" w:cstheme="majorBidi"/>
          <w:i/>
          <w:iCs/>
          <w:color w:val="000000"/>
        </w:rPr>
        <w:t xml:space="preserve"> Benē Ṣādôq</w:t>
      </w:r>
      <w:r w:rsidRPr="62ED6EB9">
        <w:rPr>
          <w:rFonts w:asciiTheme="majorBidi" w:eastAsiaTheme="minorEastAsia" w:hAnsiTheme="majorBidi" w:cstheme="majorBidi"/>
          <w:color w:val="000000"/>
        </w:rPr>
        <w:t xml:space="preserve">—the Sons of Zadok—constituted the great Priestly line of Zadok. They were the descendants by direct lineage of the High Priest Ṣādôq (Zadok), who is frequently mentioned in the Old Testament and presided in Jerusalem during the days of the Prophet-King David (See, 2 Samuel, 8:17) and then into the times of his son the Prophet-King Solomon, who built the First Temple, where Ṣādôq was the first High Priest to fill the office of the High Priest. The Prophet Ezekiel—who himself was an Aaronite of the Line of Zadok—designated his paternal cousins </w:t>
      </w:r>
      <w:r w:rsidRPr="19736EA0">
        <w:rPr>
          <w:rFonts w:asciiTheme="majorBidi" w:eastAsiaTheme="minorEastAsia" w:hAnsiTheme="majorBidi" w:cstheme="majorBidi"/>
          <w:i/>
          <w:iCs/>
          <w:color w:val="000000"/>
        </w:rPr>
        <w:t>Benē Ṣādôq</w:t>
      </w:r>
      <w:r w:rsidRPr="62ED6EB9">
        <w:rPr>
          <w:rFonts w:asciiTheme="majorBidi" w:eastAsiaTheme="minorEastAsia" w:hAnsiTheme="majorBidi" w:cstheme="majorBidi"/>
          <w:color w:val="000000"/>
        </w:rPr>
        <w:t xml:space="preserve"> as the only legitimate hereditary Priests of the restored Second Temple (Ezekiel, 40:46; 43:19; 44:15; 48:11). </w:t>
      </w:r>
      <w:r w:rsidRPr="62ED6EB9">
        <w:rPr>
          <w:rFonts w:asciiTheme="majorBidi" w:eastAsiaTheme="minorEastAsia" w:hAnsiTheme="majorBidi" w:cstheme="majorBidi"/>
          <w:b/>
          <w:bCs/>
          <w:color w:val="000000"/>
        </w:rPr>
        <w:t xml:space="preserve">The Prophet </w:t>
      </w:r>
      <w:r w:rsidRPr="62ED6EB9">
        <w:rPr>
          <w:rFonts w:asciiTheme="majorBidi" w:eastAsiaTheme="minorEastAsia" w:hAnsiTheme="majorBidi" w:cstheme="majorBidi"/>
          <w:b/>
          <w:bCs/>
        </w:rPr>
        <w:t>Jeremiah</w:t>
      </w:r>
      <w:r w:rsidR="00FD1A33" w:rsidRPr="62ED6EB9">
        <w:rPr>
          <w:rStyle w:val="FootnoteReference"/>
          <w:rFonts w:asciiTheme="majorBidi" w:eastAsiaTheme="minorEastAsia" w:hAnsiTheme="majorBidi" w:cstheme="majorBidi"/>
        </w:rPr>
        <w:footnoteReference w:id="120"/>
      </w:r>
      <w:r w:rsidRPr="62ED6EB9">
        <w:rPr>
          <w:rFonts w:asciiTheme="majorBidi" w:eastAsiaTheme="minorEastAsia" w:hAnsiTheme="majorBidi" w:cstheme="majorBidi"/>
          <w:color w:val="000000"/>
        </w:rPr>
        <w:t xml:space="preserve"> warned the Children of Israel that </w:t>
      </w:r>
      <w:r w:rsidRPr="62ED6EB9">
        <w:rPr>
          <w:rFonts w:asciiTheme="majorBidi" w:eastAsiaTheme="minorEastAsia" w:hAnsiTheme="majorBidi" w:cstheme="majorBidi"/>
          <w:b/>
          <w:bCs/>
          <w:color w:val="000000"/>
        </w:rPr>
        <w:t>King Nebuchadnezzar II</w:t>
      </w:r>
      <w:r w:rsidR="00FD1A33" w:rsidRPr="62ED6EB9">
        <w:rPr>
          <w:rStyle w:val="FootnoteReference"/>
          <w:rFonts w:asciiTheme="majorBidi" w:eastAsiaTheme="minorEastAsia" w:hAnsiTheme="majorBidi" w:cstheme="majorBidi"/>
          <w:color w:val="000000"/>
        </w:rPr>
        <w:footnoteReference w:id="121"/>
      </w:r>
      <w:r w:rsidRPr="62ED6EB9">
        <w:rPr>
          <w:rFonts w:asciiTheme="majorBidi" w:eastAsiaTheme="minorEastAsia" w:hAnsiTheme="majorBidi" w:cstheme="majorBidi"/>
          <w:color w:val="000000"/>
        </w:rPr>
        <w:t xml:space="preserve"> of Babylon was a cruel and powerful ruler but would soon prove to be the instrument of God’s Anger against the Children of Israel. In 597 BCE, the Prophet’s ominous forewarnings began to come true. Nebuchadnezzar besieged Jerusalem from that year until 589 BCE, The city fell in 587 BCE, and in 586 BCE, Nebuchadnezzar II completely destroyed Jerusalem and the First Temple. Today, not a single stone remains of the First or Second Temple.</w:t>
      </w:r>
    </w:p>
    <w:p w14:paraId="0FE084A6" w14:textId="77777777" w:rsidR="00DF3512" w:rsidRDefault="00DF3512" w:rsidP="00FD1A33">
      <w:pPr>
        <w:autoSpaceDE w:val="0"/>
        <w:autoSpaceDN w:val="0"/>
        <w:adjustRightInd w:val="0"/>
        <w:ind w:left="1440" w:right="1080"/>
        <w:rPr>
          <w:rFonts w:asciiTheme="majorBidi" w:eastAsiaTheme="minorEastAsia" w:hAnsiTheme="majorBidi" w:cstheme="majorBidi"/>
          <w:color w:val="000000"/>
        </w:rPr>
      </w:pPr>
    </w:p>
    <w:p w14:paraId="05DBC78D" w14:textId="046CBBFB" w:rsidR="00DF3512" w:rsidRPr="00DF3512" w:rsidRDefault="00DF3512" w:rsidP="00E616ED">
      <w:pPr>
        <w:pStyle w:val="ListParagraph"/>
        <w:numPr>
          <w:ilvl w:val="0"/>
          <w:numId w:val="39"/>
        </w:numPr>
        <w:autoSpaceDE w:val="0"/>
        <w:autoSpaceDN w:val="0"/>
        <w:adjustRightInd w:val="0"/>
        <w:ind w:right="1080"/>
        <w:rPr>
          <w:rFonts w:asciiTheme="majorBidi" w:eastAsiaTheme="minorEastAsia" w:hAnsiTheme="majorBidi" w:cstheme="majorBidi"/>
          <w:color w:val="000000"/>
        </w:rPr>
      </w:pPr>
      <w:r w:rsidRPr="00DF3512">
        <w:rPr>
          <w:rFonts w:asciiTheme="majorBidi" w:eastAsiaTheme="minorEastAsia" w:hAnsiTheme="majorBidi" w:cstheme="majorBidi"/>
          <w:color w:val="000000"/>
        </w:rPr>
        <w:t>The Design of the First Temple</w:t>
      </w:r>
      <w:r>
        <w:rPr>
          <w:rFonts w:asciiTheme="majorBidi" w:eastAsiaTheme="minorEastAsia" w:hAnsiTheme="majorBidi" w:cstheme="majorBidi"/>
          <w:color w:val="000000"/>
        </w:rPr>
        <w:t xml:space="preserve"> </w:t>
      </w:r>
      <w:r>
        <w:rPr>
          <w:rFonts w:asciiTheme="majorBidi" w:eastAsiaTheme="minorEastAsia" w:hAnsiTheme="majorBidi" w:cstheme="majorBidi"/>
          <w:b/>
          <w:bCs/>
          <w:color w:val="000000"/>
        </w:rPr>
        <w:t xml:space="preserve">(Volume 14) </w:t>
      </w:r>
    </w:p>
    <w:p w14:paraId="41DD2421" w14:textId="5B8317E8" w:rsidR="00DF3512" w:rsidRDefault="00DF3512" w:rsidP="00E616ED">
      <w:pPr>
        <w:pStyle w:val="ListParagraph"/>
        <w:numPr>
          <w:ilvl w:val="1"/>
          <w:numId w:val="39"/>
        </w:numPr>
        <w:autoSpaceDE w:val="0"/>
        <w:autoSpaceDN w:val="0"/>
        <w:adjustRightInd w:val="0"/>
        <w:ind w:right="1080"/>
        <w:rPr>
          <w:rFonts w:asciiTheme="majorBidi" w:eastAsiaTheme="minorEastAsia" w:hAnsiTheme="majorBidi" w:cstheme="majorBidi"/>
          <w:color w:val="000000"/>
        </w:rPr>
      </w:pPr>
      <w:r w:rsidRPr="00DF3512">
        <w:rPr>
          <w:rFonts w:asciiTheme="majorBidi" w:eastAsiaTheme="minorEastAsia" w:hAnsiTheme="majorBidi" w:cstheme="majorBidi"/>
          <w:color w:val="000000"/>
        </w:rPr>
        <w:t>The Temple was long and open on one of its shorter sides. The interior was divided into three parts: a vestibule (Ulam; from the root “to be in front of”), a worship room (Hekal, meaning “palace” and “temple” in Hebrew and Phoenician, which was later called the “Holy Place,” and lastly the Debir (back room), which was later called the “Holy of Holies,” which was reserved for the Ark of the Covenant. The Temple was 20 cubits wide, the Ulam was 10 cubits long, the Hekal was 40 cubits, and the Debir was 20 cubits. The Hekal and Debir were treated a a single whole (1 Kings, 6:2). Together, they formed “the House,” that is, the Temple. Together, they were 60 cubits long. See 1 Kings, 6:16-17.</w:t>
      </w:r>
    </w:p>
    <w:p w14:paraId="256D07F7" w14:textId="77777777" w:rsidR="00455C93" w:rsidRDefault="00455C93" w:rsidP="00455C93">
      <w:pPr>
        <w:pStyle w:val="ListParagraph"/>
        <w:autoSpaceDE w:val="0"/>
        <w:autoSpaceDN w:val="0"/>
        <w:adjustRightInd w:val="0"/>
        <w:ind w:left="834" w:right="1080"/>
        <w:rPr>
          <w:rFonts w:asciiTheme="majorBidi" w:eastAsiaTheme="minorEastAsia" w:hAnsiTheme="majorBidi" w:cstheme="majorBidi"/>
          <w:color w:val="000000"/>
        </w:rPr>
      </w:pPr>
    </w:p>
    <w:p w14:paraId="38606ABD" w14:textId="58E22F2B" w:rsidR="00455C93" w:rsidRPr="00455C93" w:rsidRDefault="00455C93" w:rsidP="00E616ED">
      <w:pPr>
        <w:pStyle w:val="ListParagraph"/>
        <w:numPr>
          <w:ilvl w:val="0"/>
          <w:numId w:val="39"/>
        </w:numPr>
        <w:autoSpaceDE w:val="0"/>
        <w:autoSpaceDN w:val="0"/>
        <w:adjustRightInd w:val="0"/>
        <w:ind w:right="1080"/>
        <w:rPr>
          <w:rFonts w:asciiTheme="majorBidi" w:eastAsiaTheme="minorEastAsia" w:hAnsiTheme="majorBidi" w:cstheme="majorBidi"/>
          <w:color w:val="000000"/>
        </w:rPr>
      </w:pPr>
      <w:r w:rsidRPr="00455C93">
        <w:rPr>
          <w:rFonts w:asciiTheme="majorBidi" w:eastAsiaTheme="minorEastAsia" w:hAnsiTheme="majorBidi" w:cstheme="majorBidi"/>
          <w:color w:val="000000"/>
        </w:rPr>
        <w:t>Solomon's Building of the Temple</w:t>
      </w:r>
      <w:r>
        <w:rPr>
          <w:rFonts w:asciiTheme="majorBidi" w:eastAsiaTheme="minorEastAsia" w:hAnsiTheme="majorBidi" w:cstheme="majorBidi"/>
          <w:color w:val="000000"/>
        </w:rPr>
        <w:t xml:space="preserve"> </w:t>
      </w:r>
      <w:r>
        <w:rPr>
          <w:rFonts w:asciiTheme="majorBidi" w:eastAsiaTheme="minorEastAsia" w:hAnsiTheme="majorBidi" w:cstheme="majorBidi"/>
          <w:b/>
          <w:bCs/>
          <w:color w:val="000000"/>
        </w:rPr>
        <w:t>Volume 14</w:t>
      </w:r>
    </w:p>
    <w:p w14:paraId="0B696DF2" w14:textId="631A730B" w:rsidR="00455C93" w:rsidRDefault="00455C93" w:rsidP="00E616ED">
      <w:pPr>
        <w:pStyle w:val="ListParagraph"/>
        <w:numPr>
          <w:ilvl w:val="1"/>
          <w:numId w:val="39"/>
        </w:numPr>
        <w:autoSpaceDE w:val="0"/>
        <w:autoSpaceDN w:val="0"/>
        <w:adjustRightInd w:val="0"/>
        <w:ind w:right="1080"/>
        <w:rPr>
          <w:rFonts w:asciiTheme="majorBidi" w:eastAsiaTheme="minorEastAsia" w:hAnsiTheme="majorBidi" w:cstheme="majorBidi"/>
          <w:color w:val="000000"/>
        </w:rPr>
      </w:pPr>
      <w:r w:rsidRPr="00455C93">
        <w:rPr>
          <w:rFonts w:asciiTheme="majorBidi" w:eastAsiaTheme="minorEastAsia" w:hAnsiTheme="majorBidi" w:cstheme="majorBidi"/>
          <w:color w:val="000000"/>
        </w:rPr>
        <w:t>The Hebrew Bible identifies him as the builder of the First Temple in Jerusalem, [4] beginning in the fourth year of his reign, using the vast wealth he and his father had accumulated. He dedicated the temple to Yahweh , the God of Israel. [7] He is portrayed as great in wisdom , wealth and power beyond either of the previous kings of the country, but also as a king who sinned. His sins included idolatry , marrying foreign women and, ultimately, turning away from Yahweh, and they led to the kingdom's being torn in two during the reign of his son Rehoboam</w:t>
      </w:r>
      <w:r>
        <w:rPr>
          <w:rFonts w:asciiTheme="majorBidi" w:eastAsiaTheme="minorEastAsia" w:hAnsiTheme="majorBidi" w:cstheme="majorBidi"/>
          <w:color w:val="000000"/>
        </w:rPr>
        <w:t xml:space="preserve">. </w:t>
      </w:r>
    </w:p>
    <w:p w14:paraId="3EFB379B" w14:textId="77777777" w:rsidR="00455C93" w:rsidRDefault="00455C93" w:rsidP="00455C93">
      <w:pPr>
        <w:autoSpaceDE w:val="0"/>
        <w:autoSpaceDN w:val="0"/>
        <w:adjustRightInd w:val="0"/>
        <w:ind w:right="1080"/>
        <w:rPr>
          <w:rFonts w:asciiTheme="majorBidi" w:eastAsiaTheme="minorEastAsia" w:hAnsiTheme="majorBidi" w:cstheme="majorBidi"/>
          <w:color w:val="000000"/>
        </w:rPr>
      </w:pPr>
    </w:p>
    <w:p w14:paraId="3E416BEB" w14:textId="2A17B916" w:rsidR="005A3656" w:rsidRPr="005A3656" w:rsidRDefault="005A3656" w:rsidP="00E616ED">
      <w:pPr>
        <w:pStyle w:val="ListParagraph"/>
        <w:numPr>
          <w:ilvl w:val="0"/>
          <w:numId w:val="39"/>
        </w:numPr>
        <w:autoSpaceDE w:val="0"/>
        <w:autoSpaceDN w:val="0"/>
        <w:adjustRightInd w:val="0"/>
        <w:ind w:right="1080"/>
        <w:rPr>
          <w:rFonts w:asciiTheme="majorBidi" w:eastAsiaTheme="minorEastAsia" w:hAnsiTheme="majorBidi" w:cstheme="majorBidi"/>
          <w:color w:val="000000"/>
        </w:rPr>
      </w:pPr>
      <w:r w:rsidRPr="005A3656">
        <w:rPr>
          <w:rFonts w:asciiTheme="majorBidi" w:eastAsiaTheme="minorEastAsia" w:hAnsiTheme="majorBidi" w:cstheme="majorBidi"/>
          <w:color w:val="000000"/>
        </w:rPr>
        <w:t>The Meaning of the First Temple and the Gravity of Its Destruction</w:t>
      </w:r>
    </w:p>
    <w:p w14:paraId="1C66062D" w14:textId="15EE7772" w:rsidR="00FD1A33" w:rsidRPr="00B56A92" w:rsidRDefault="005A3656" w:rsidP="00E616ED">
      <w:pPr>
        <w:pStyle w:val="ListParagraph"/>
        <w:numPr>
          <w:ilvl w:val="1"/>
          <w:numId w:val="39"/>
        </w:numPr>
        <w:autoSpaceDE w:val="0"/>
        <w:autoSpaceDN w:val="0"/>
        <w:adjustRightInd w:val="0"/>
        <w:ind w:right="1080"/>
        <w:rPr>
          <w:rFonts w:asciiTheme="majorBidi" w:eastAsiaTheme="minorEastAsia" w:hAnsiTheme="majorBidi" w:cstheme="majorBidi"/>
          <w:color w:val="000000"/>
        </w:rPr>
      </w:pPr>
      <w:r w:rsidRPr="005A3656">
        <w:rPr>
          <w:rFonts w:asciiTheme="majorBidi" w:eastAsiaTheme="minorEastAsia" w:hAnsiTheme="majorBidi" w:cstheme="majorBidi"/>
          <w:color w:val="000000"/>
        </w:rPr>
        <w:t>While the First Temple stood, it was the outward symbol of God’s presence among the Children of Israel and of their reciprocal devotion to Him. Its destruction became that of His seeming withdrawal and of their own defection from Him. The Book of Hymns of the Dead Sea Scrolls says: “But for them that transgress against Your word/ You will ordain dispersal/ among all the peoples on earth, passing sentence on them/ that they be cut off.”</w:t>
      </w:r>
    </w:p>
    <w:p w14:paraId="1107BD0C" w14:textId="77777777" w:rsidR="00FD1A33" w:rsidRPr="00486706" w:rsidRDefault="00FD1A33" w:rsidP="00FD1A33">
      <w:pPr>
        <w:rPr>
          <w:rFonts w:eastAsiaTheme="minorHAnsi"/>
        </w:rPr>
      </w:pPr>
    </w:p>
    <w:p w14:paraId="70EC40E2" w14:textId="77777777" w:rsidR="00FD1A33" w:rsidRPr="00087519" w:rsidRDefault="00FD1A33" w:rsidP="00E616ED">
      <w:pPr>
        <w:pStyle w:val="Heading4"/>
        <w:numPr>
          <w:ilvl w:val="1"/>
          <w:numId w:val="3"/>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G</w:t>
      </w:r>
      <w:r w:rsidRPr="00087519">
        <w:rPr>
          <w:rFonts w:asciiTheme="majorBidi" w:eastAsiaTheme="minorHAnsi" w:hAnsiTheme="majorBidi"/>
          <w:b/>
          <w:bCs/>
          <w:color w:val="C00000"/>
          <w:sz w:val="28"/>
          <w:szCs w:val="28"/>
        </w:rPr>
        <w:t>od</w:t>
      </w:r>
    </w:p>
    <w:p w14:paraId="328221E7" w14:textId="77777777" w:rsidR="00FD1A33" w:rsidRDefault="0A910C68" w:rsidP="00FD1A33">
      <w:pPr>
        <w:ind w:left="1080"/>
        <w:rPr>
          <w:rFonts w:asciiTheme="majorBidi" w:hAnsiTheme="majorBidi" w:cstheme="majorBidi"/>
        </w:rPr>
      </w:pPr>
      <w:r w:rsidRPr="62ED6EB9">
        <w:rPr>
          <w:rFonts w:asciiTheme="majorBidi" w:hAnsiTheme="majorBidi" w:cstheme="majorBidi"/>
          <w:b/>
          <w:bCs/>
          <w:u w:val="single"/>
        </w:rPr>
        <w:t>God</w:t>
      </w:r>
      <w:r w:rsidRPr="62ED6EB9">
        <w:rPr>
          <w:rFonts w:asciiTheme="majorBidi" w:hAnsiTheme="majorBidi" w:cstheme="majorBidi"/>
        </w:rPr>
        <w:t>.</w:t>
      </w:r>
      <w:commentRangeStart w:id="159"/>
      <w:r w:rsidR="00FD1A33" w:rsidRPr="62ED6EB9">
        <w:rPr>
          <w:rStyle w:val="FootnoteReference"/>
          <w:rFonts w:asciiTheme="majorBidi" w:eastAsiaTheme="majorEastAsia" w:hAnsiTheme="majorBidi" w:cstheme="majorBidi"/>
          <w:color w:val="000000" w:themeColor="text1"/>
        </w:rPr>
        <w:footnoteReference w:id="122"/>
      </w:r>
      <w:commentRangeEnd w:id="159"/>
      <w:r w:rsidR="00FD1A33">
        <w:rPr>
          <w:rStyle w:val="CommentReference"/>
          <w:rFonts w:asciiTheme="majorBidi" w:hAnsiTheme="majorBidi" w:cstheme="majorBidi"/>
          <w:sz w:val="24"/>
          <w:szCs w:val="24"/>
        </w:rPr>
        <w:commentReference w:id="159"/>
      </w:r>
    </w:p>
    <w:p w14:paraId="455B61E0" w14:textId="77777777" w:rsidR="00FD1A33" w:rsidRDefault="00FD1A33" w:rsidP="00FD1A33">
      <w:pPr>
        <w:ind w:left="1080"/>
        <w:rPr>
          <w:rFonts w:asciiTheme="majorBidi" w:eastAsiaTheme="minorHAnsi" w:hAnsiTheme="majorBidi" w:cstheme="majorBidi"/>
        </w:rPr>
      </w:pPr>
    </w:p>
    <w:p w14:paraId="5DC6A8BD" w14:textId="77777777" w:rsidR="00FD1A33" w:rsidRDefault="00FD1A33" w:rsidP="00FD1A33">
      <w:pPr>
        <w:ind w:left="1080"/>
        <w:rPr>
          <w:rFonts w:asciiTheme="majorBidi" w:eastAsiaTheme="minorHAnsi" w:hAnsiTheme="majorBidi" w:cstheme="majorBidi"/>
        </w:rPr>
      </w:pPr>
    </w:p>
    <w:p w14:paraId="7AD5D516" w14:textId="13679E90" w:rsidR="00642396" w:rsidRPr="00642396" w:rsidRDefault="00FD1A33" w:rsidP="00E616ED">
      <w:pPr>
        <w:pStyle w:val="Heading4"/>
        <w:numPr>
          <w:ilvl w:val="1"/>
          <w:numId w:val="3"/>
        </w:numPr>
        <w:ind w:right="1080"/>
        <w:rPr>
          <w:rFonts w:asciiTheme="majorBidi" w:hAnsiTheme="majorBidi"/>
          <w:b/>
          <w:bCs/>
          <w:color w:val="C00000"/>
          <w:sz w:val="28"/>
          <w:szCs w:val="28"/>
        </w:rPr>
      </w:pPr>
      <w:r>
        <w:rPr>
          <w:rFonts w:asciiTheme="majorBidi" w:hAnsiTheme="majorBidi"/>
          <w:b/>
          <w:bCs/>
          <w:color w:val="C00000"/>
          <w:sz w:val="28"/>
          <w:szCs w:val="28"/>
        </w:rPr>
        <w:t xml:space="preserve"> </w:t>
      </w:r>
      <w:r w:rsidRPr="00B11AFB">
        <w:rPr>
          <w:rFonts w:asciiTheme="majorBidi" w:hAnsiTheme="majorBidi"/>
          <w:b/>
          <w:bCs/>
          <w:color w:val="C00000"/>
          <w:sz w:val="28"/>
          <w:szCs w:val="28"/>
        </w:rPr>
        <w:t>Great Assembly (Hebrew: ha-Keneseth hag-Gedôlāh); Gerousía, Γερουσία; &amp; the Sanhedrin (Hebrew: Sanhedhrîn; Greek; Synédrion, Συνέδριον; Latin: Synedrium)</w:t>
      </w:r>
    </w:p>
    <w:p w14:paraId="38F5204B" w14:textId="77777777" w:rsidR="00FD1A33" w:rsidRPr="00D74578" w:rsidRDefault="0A910C68" w:rsidP="00FD1A33">
      <w:pPr>
        <w:ind w:left="1080" w:right="1080"/>
        <w:rPr>
          <w:rFonts w:asciiTheme="majorBidi" w:eastAsiaTheme="minorEastAsia" w:hAnsiTheme="majorBidi" w:cstheme="majorBidi"/>
          <w:color w:val="000000"/>
        </w:rPr>
      </w:pPr>
      <w:r w:rsidRPr="62ED6EB9">
        <w:rPr>
          <w:rFonts w:asciiTheme="majorBidi" w:eastAsiaTheme="minorEastAsia" w:hAnsiTheme="majorBidi" w:cstheme="majorBidi"/>
          <w:b/>
          <w:bCs/>
          <w:color w:val="000000"/>
        </w:rPr>
        <w:t>The Great Assembly</w:t>
      </w:r>
      <w:r w:rsidR="00FD1A33" w:rsidRPr="62ED6EB9">
        <w:rPr>
          <w:rStyle w:val="FootnoteReference"/>
          <w:rFonts w:asciiTheme="majorBidi" w:eastAsiaTheme="minorEastAsia" w:hAnsiTheme="majorBidi" w:cstheme="majorBidi"/>
          <w:color w:val="000000"/>
        </w:rPr>
        <w:footnoteReference w:id="123"/>
      </w:r>
      <w:r w:rsidRPr="62ED6EB9">
        <w:rPr>
          <w:rFonts w:asciiTheme="majorBidi" w:eastAsiaTheme="minorEastAsia" w:hAnsiTheme="majorBidi" w:cstheme="majorBidi"/>
          <w:b/>
          <w:bCs/>
          <w:color w:val="000000"/>
        </w:rPr>
        <w:t xml:space="preserve"> </w:t>
      </w:r>
      <w:r w:rsidRPr="62ED6EB9">
        <w:rPr>
          <w:rFonts w:asciiTheme="majorBidi" w:eastAsiaTheme="minorEastAsia" w:hAnsiTheme="majorBidi" w:cstheme="majorBidi"/>
          <w:color w:val="000000"/>
        </w:rPr>
        <w:t xml:space="preserve">(Hebrew: </w:t>
      </w:r>
      <w:r w:rsidRPr="19736EA0">
        <w:rPr>
          <w:rFonts w:asciiTheme="majorBidi" w:eastAsiaTheme="minorEastAsia" w:hAnsiTheme="majorBidi" w:cstheme="majorBidi"/>
          <w:i/>
          <w:iCs/>
          <w:color w:val="000000"/>
        </w:rPr>
        <w:t>ha-Keneseth hag-Gedôlāh</w:t>
      </w:r>
      <w:r w:rsidRPr="62ED6EB9">
        <w:rPr>
          <w:rFonts w:asciiTheme="majorBidi" w:eastAsiaTheme="minorEastAsia" w:hAnsiTheme="majorBidi" w:cstheme="majorBidi"/>
          <w:color w:val="000000"/>
        </w:rPr>
        <w:t>) to preside over the Jews. While Ezra’s foundation of the Great Assembly (</w:t>
      </w:r>
      <w:r w:rsidRPr="19736EA0">
        <w:rPr>
          <w:rFonts w:asciiTheme="majorBidi" w:eastAsiaTheme="minorEastAsia" w:hAnsiTheme="majorBidi" w:cstheme="majorBidi"/>
          <w:i/>
          <w:iCs/>
          <w:color w:val="000000"/>
        </w:rPr>
        <w:t>ha-Keneseth hag-Gedôlāh</w:t>
      </w:r>
      <w:r w:rsidRPr="62ED6EB9">
        <w:rPr>
          <w:rFonts w:asciiTheme="majorBidi" w:eastAsiaTheme="minorEastAsia" w:hAnsiTheme="majorBidi" w:cstheme="majorBidi"/>
          <w:color w:val="000000"/>
        </w:rPr>
        <w:t>) signaled the termination of the Voice of Prophecy among the Children of Israel and the end of Prophetic religion as such, it also marked the beginning of a Magisterial Priestly Judaism, in which the Great Assembly and its successors first worked in alliance with the Persian Crown and then later with the Hellenistic Greeks and Imperial Romans.</w:t>
      </w:r>
    </w:p>
    <w:p w14:paraId="2EE4AE18" w14:textId="77777777" w:rsidR="00FD1A33" w:rsidRPr="00D74578" w:rsidRDefault="0A910C68" w:rsidP="00FD1A33">
      <w:pPr>
        <w:ind w:left="1080" w:right="1080"/>
        <w:rPr>
          <w:rFonts w:asciiTheme="majorBidi" w:hAnsiTheme="majorBidi" w:cstheme="majorBidi"/>
          <w:color w:val="202122"/>
        </w:rPr>
      </w:pPr>
      <w:r w:rsidRPr="62ED6EB9">
        <w:rPr>
          <w:rFonts w:asciiTheme="majorBidi" w:hAnsiTheme="majorBidi" w:cstheme="majorBidi"/>
          <w:color w:val="202122"/>
        </w:rPr>
        <w:t>The Great Synagogue,” “</w:t>
      </w:r>
      <w:r w:rsidRPr="62ED6EB9">
        <w:rPr>
          <w:rFonts w:asciiTheme="majorBidi" w:hAnsiTheme="majorBidi" w:cstheme="majorBidi"/>
          <w:b/>
          <w:bCs/>
          <w:color w:val="202122"/>
        </w:rPr>
        <w:t>synagogue</w:t>
      </w:r>
      <w:r w:rsidRPr="62ED6EB9">
        <w:rPr>
          <w:rFonts w:asciiTheme="majorBidi" w:hAnsiTheme="majorBidi" w:cstheme="majorBidi"/>
          <w:color w:val="202122"/>
        </w:rPr>
        <w:t>”</w:t>
      </w:r>
      <w:r w:rsidR="00FD1A33" w:rsidRPr="62ED6EB9">
        <w:rPr>
          <w:rStyle w:val="FootnoteReference"/>
          <w:rFonts w:asciiTheme="majorBidi" w:eastAsiaTheme="minorEastAsia" w:hAnsiTheme="majorBidi" w:cstheme="majorBidi"/>
          <w:color w:val="18191A"/>
        </w:rPr>
        <w:footnoteReference w:id="124"/>
      </w:r>
    </w:p>
    <w:p w14:paraId="15F7A830" w14:textId="77777777" w:rsidR="00FD1A33" w:rsidRPr="00D74578" w:rsidRDefault="00FD1A33" w:rsidP="00FD1A33">
      <w:pPr>
        <w:ind w:left="1080" w:right="1080"/>
        <w:rPr>
          <w:rFonts w:asciiTheme="majorBidi" w:hAnsiTheme="majorBidi" w:cstheme="majorBidi"/>
        </w:rPr>
      </w:pPr>
      <w:r>
        <w:rPr>
          <w:rFonts w:asciiTheme="majorBidi" w:eastAsiaTheme="minorEastAsia" w:hAnsiTheme="majorBidi" w:cstheme="majorBidi"/>
          <w:color w:val="0F252D"/>
        </w:rPr>
        <w:t xml:space="preserve">      </w:t>
      </w:r>
      <w:r w:rsidRPr="00D74578">
        <w:rPr>
          <w:rFonts w:asciiTheme="majorBidi" w:eastAsiaTheme="minorEastAsia" w:hAnsiTheme="majorBidi" w:cstheme="majorBidi"/>
          <w:color w:val="0F252D"/>
        </w:rPr>
        <w:t xml:space="preserve">In the wake of his conquest of Palestine, a new period of Greek-Macedonian rule began. During this period, the Great Assembly or </w:t>
      </w:r>
      <w:r w:rsidRPr="00D74578">
        <w:rPr>
          <w:rFonts w:asciiTheme="majorBidi" w:hAnsiTheme="majorBidi" w:cstheme="majorBidi"/>
        </w:rPr>
        <w:t xml:space="preserve">“the Men of the Great Assembly”—as it had been known under the Persians—was given the Greek name of “the </w:t>
      </w:r>
      <w:r w:rsidRPr="00D74578">
        <w:rPr>
          <w:rFonts w:asciiTheme="majorBidi" w:eastAsiaTheme="minorEastAsia" w:hAnsiTheme="majorBidi" w:cstheme="majorBidi"/>
          <w:b/>
          <w:bCs/>
          <w:i/>
          <w:iCs/>
          <w:color w:val="000000"/>
        </w:rPr>
        <w:t>Gerous</w:t>
      </w:r>
      <w:r w:rsidRPr="00D74578">
        <w:rPr>
          <w:rFonts w:asciiTheme="majorBidi" w:hAnsiTheme="majorBidi" w:cstheme="majorBidi"/>
          <w:b/>
          <w:bCs/>
          <w:i/>
          <w:iCs/>
          <w:color w:val="000000" w:themeColor="text1"/>
        </w:rPr>
        <w:t>í</w:t>
      </w:r>
      <w:r w:rsidRPr="00D74578">
        <w:rPr>
          <w:rFonts w:asciiTheme="majorBidi" w:eastAsiaTheme="minorEastAsia" w:hAnsiTheme="majorBidi" w:cstheme="majorBidi"/>
          <w:b/>
          <w:bCs/>
          <w:i/>
          <w:iCs/>
          <w:color w:val="000000"/>
        </w:rPr>
        <w:t>a</w:t>
      </w:r>
      <w:r w:rsidRPr="00D74578">
        <w:rPr>
          <w:rFonts w:asciiTheme="majorBidi" w:hAnsiTheme="majorBidi" w:cstheme="majorBidi"/>
          <w:i/>
          <w:iCs/>
        </w:rPr>
        <w:t>,</w:t>
      </w:r>
      <w:r w:rsidRPr="00D74578">
        <w:rPr>
          <w:rFonts w:asciiTheme="majorBidi" w:hAnsiTheme="majorBidi" w:cstheme="majorBidi"/>
        </w:rPr>
        <w:t xml:space="preserve"> </w:t>
      </w:r>
      <w:r w:rsidRPr="00D74578">
        <w:rPr>
          <w:rFonts w:asciiTheme="majorBidi" w:hAnsiTheme="majorBidi" w:cstheme="majorBidi"/>
          <w:b/>
          <w:bCs/>
          <w:i/>
          <w:iCs/>
          <w:color w:val="000000" w:themeColor="text1"/>
        </w:rPr>
        <w:t>Γ</w:t>
      </w:r>
      <w:r w:rsidRPr="00D74578">
        <w:rPr>
          <w:rFonts w:asciiTheme="majorBidi" w:hAnsiTheme="majorBidi" w:cstheme="majorBidi"/>
          <w:b/>
          <w:bCs/>
          <w:i/>
          <w:iCs/>
          <w:color w:val="000000" w:themeColor="text1"/>
          <w:shd w:val="clear" w:color="auto" w:fill="FFFFFF"/>
        </w:rPr>
        <w:t>ερουσία</w:t>
      </w:r>
      <w:r w:rsidRPr="00D74578">
        <w:rPr>
          <w:rFonts w:asciiTheme="majorBidi" w:hAnsiTheme="majorBidi" w:cstheme="majorBidi"/>
        </w:rPr>
        <w:t>, meaning “the Council of Elders,” “the Assembly of Elders” or simply “the Senate.” In general, the Gerousia was the same as the Great Assembly or Synagogue that proceeded it.</w:t>
      </w:r>
    </w:p>
    <w:p w14:paraId="58FBE844" w14:textId="77777777" w:rsidR="00FD1A33" w:rsidRDefault="0A910C68" w:rsidP="00FD1A33">
      <w:pPr>
        <w:ind w:left="1080" w:right="1080"/>
        <w:rPr>
          <w:rFonts w:asciiTheme="majorBidi" w:eastAsiaTheme="minorEastAsia" w:hAnsiTheme="majorBidi" w:cstheme="majorBidi"/>
          <w:color w:val="000000"/>
        </w:rPr>
      </w:pPr>
      <w:r w:rsidRPr="62ED6EB9">
        <w:rPr>
          <w:rFonts w:asciiTheme="majorBidi" w:hAnsiTheme="majorBidi" w:cstheme="majorBidi"/>
        </w:rPr>
        <w:t xml:space="preserve">     Under Roman rule, the former Great Assembly and its successor, the</w:t>
      </w:r>
      <w:r w:rsidRPr="19736EA0">
        <w:rPr>
          <w:rFonts w:asciiTheme="majorBidi" w:eastAsiaTheme="minorEastAsia" w:hAnsiTheme="majorBidi" w:cstheme="majorBidi"/>
          <w:i/>
          <w:iCs/>
          <w:color w:val="000000"/>
        </w:rPr>
        <w:t xml:space="preserve"> Gerous</w:t>
      </w:r>
      <w:r w:rsidRPr="19736EA0">
        <w:rPr>
          <w:rFonts w:asciiTheme="majorBidi" w:hAnsiTheme="majorBidi" w:cstheme="majorBidi"/>
          <w:i/>
          <w:iCs/>
          <w:color w:val="000000" w:themeColor="text1"/>
        </w:rPr>
        <w:t>í</w:t>
      </w:r>
      <w:r w:rsidRPr="19736EA0">
        <w:rPr>
          <w:rFonts w:asciiTheme="majorBidi" w:eastAsiaTheme="minorEastAsia" w:hAnsiTheme="majorBidi" w:cstheme="majorBidi"/>
          <w:i/>
          <w:iCs/>
          <w:color w:val="000000"/>
        </w:rPr>
        <w:t>a</w:t>
      </w:r>
      <w:r w:rsidRPr="62ED6EB9">
        <w:rPr>
          <w:rFonts w:asciiTheme="majorBidi" w:eastAsiaTheme="minorEastAsia" w:hAnsiTheme="majorBidi" w:cstheme="majorBidi"/>
          <w:color w:val="000000"/>
        </w:rPr>
        <w:t>, were now given the new name of</w:t>
      </w:r>
      <w:r w:rsidRPr="62ED6EB9">
        <w:rPr>
          <w:rFonts w:asciiTheme="majorBidi" w:hAnsiTheme="majorBidi" w:cstheme="majorBidi"/>
        </w:rPr>
        <w:t xml:space="preserve"> </w:t>
      </w:r>
      <w:r w:rsidRPr="62ED6EB9">
        <w:rPr>
          <w:rFonts w:asciiTheme="majorBidi" w:eastAsiaTheme="minorEastAsia" w:hAnsiTheme="majorBidi" w:cstheme="majorBidi"/>
          <w:b/>
          <w:bCs/>
          <w:color w:val="0F252D"/>
        </w:rPr>
        <w:t>t</w:t>
      </w:r>
      <w:r w:rsidRPr="62ED6EB9">
        <w:rPr>
          <w:rFonts w:asciiTheme="majorBidi" w:eastAsiaTheme="minorEastAsia" w:hAnsiTheme="majorBidi" w:cstheme="majorBidi"/>
          <w:b/>
          <w:bCs/>
          <w:color w:val="000000"/>
        </w:rPr>
        <w:t>he Sanhedrin</w:t>
      </w:r>
      <w:r w:rsidR="00FD1A33" w:rsidRPr="62ED6EB9">
        <w:rPr>
          <w:rStyle w:val="FootnoteReference"/>
          <w:rFonts w:asciiTheme="majorBidi" w:eastAsiaTheme="minorEastAsia" w:hAnsiTheme="majorBidi" w:cstheme="majorBidi"/>
          <w:color w:val="000000"/>
        </w:rPr>
        <w:footnoteReference w:id="125"/>
      </w:r>
      <w:r w:rsidRPr="62ED6EB9">
        <w:rPr>
          <w:rFonts w:asciiTheme="majorBidi" w:eastAsiaTheme="minorEastAsia" w:hAnsiTheme="majorBidi" w:cstheme="majorBidi"/>
          <w:color w:val="000000"/>
        </w:rPr>
        <w:t xml:space="preserve"> (Hebrew:</w:t>
      </w:r>
      <w:r w:rsidRPr="19736EA0">
        <w:rPr>
          <w:rFonts w:asciiTheme="majorBidi" w:eastAsiaTheme="minorEastAsia" w:hAnsiTheme="majorBidi" w:cstheme="majorBidi"/>
          <w:i/>
          <w:iCs/>
          <w:color w:val="000000"/>
        </w:rPr>
        <w:t xml:space="preserve"> Sanhedhr</w:t>
      </w:r>
      <w:r w:rsidRPr="19736EA0">
        <w:rPr>
          <w:rFonts w:asciiTheme="majorBidi" w:hAnsiTheme="majorBidi" w:cstheme="majorBidi"/>
          <w:i/>
          <w:iCs/>
          <w:color w:val="000000" w:themeColor="text1"/>
        </w:rPr>
        <w:t>î</w:t>
      </w:r>
      <w:r w:rsidRPr="19736EA0">
        <w:rPr>
          <w:rFonts w:asciiTheme="majorBidi" w:eastAsiaTheme="minorEastAsia" w:hAnsiTheme="majorBidi" w:cstheme="majorBidi"/>
          <w:i/>
          <w:iCs/>
          <w:color w:val="000000"/>
        </w:rPr>
        <w:t>n</w:t>
      </w:r>
      <w:r w:rsidRPr="62ED6EB9">
        <w:rPr>
          <w:rFonts w:asciiTheme="majorBidi" w:eastAsiaTheme="minorEastAsia" w:hAnsiTheme="majorBidi" w:cstheme="majorBidi"/>
          <w:color w:val="000000"/>
        </w:rPr>
        <w:t>), which the Romans called the</w:t>
      </w:r>
      <w:r w:rsidRPr="62ED6EB9">
        <w:rPr>
          <w:rFonts w:asciiTheme="majorBidi" w:hAnsiTheme="majorBidi" w:cstheme="majorBidi"/>
          <w:color w:val="1F1F1F"/>
          <w:shd w:val="clear" w:color="auto" w:fill="FFFFFF"/>
        </w:rPr>
        <w:t xml:space="preserve"> “</w:t>
      </w:r>
      <w:r w:rsidRPr="19736EA0">
        <w:rPr>
          <w:rFonts w:asciiTheme="majorBidi" w:hAnsiTheme="majorBidi" w:cstheme="majorBidi"/>
          <w:i/>
          <w:iCs/>
          <w:color w:val="1F1F1F"/>
          <w:shd w:val="clear" w:color="auto" w:fill="FFFFFF"/>
        </w:rPr>
        <w:t>Synedrium</w:t>
      </w:r>
      <w:r w:rsidRPr="62ED6EB9">
        <w:rPr>
          <w:rFonts w:asciiTheme="majorBidi" w:hAnsiTheme="majorBidi" w:cstheme="majorBidi"/>
          <w:color w:val="1F1F1F"/>
          <w:shd w:val="clear" w:color="auto" w:fill="FFFFFF"/>
        </w:rPr>
        <w:t xml:space="preserve">,” from the Greek </w:t>
      </w:r>
      <w:r w:rsidRPr="19736EA0">
        <w:rPr>
          <w:rFonts w:asciiTheme="majorBidi" w:eastAsiaTheme="minorEastAsia" w:hAnsiTheme="majorBidi" w:cstheme="majorBidi"/>
          <w:i/>
          <w:iCs/>
          <w:color w:val="000000"/>
        </w:rPr>
        <w:t>Syn</w:t>
      </w:r>
      <w:r w:rsidRPr="19736EA0">
        <w:rPr>
          <w:rFonts w:asciiTheme="majorBidi" w:hAnsiTheme="majorBidi" w:cstheme="majorBidi"/>
          <w:i/>
          <w:iCs/>
          <w:color w:val="000000" w:themeColor="text1"/>
        </w:rPr>
        <w:t>é</w:t>
      </w:r>
      <w:r w:rsidRPr="19736EA0">
        <w:rPr>
          <w:rFonts w:asciiTheme="majorBidi" w:eastAsiaTheme="minorEastAsia" w:hAnsiTheme="majorBidi" w:cstheme="majorBidi"/>
          <w:i/>
          <w:iCs/>
          <w:color w:val="000000"/>
        </w:rPr>
        <w:t>drion</w:t>
      </w:r>
      <w:r w:rsidRPr="62ED6EB9">
        <w:rPr>
          <w:rFonts w:asciiTheme="majorBidi" w:eastAsiaTheme="minorEastAsia" w:hAnsiTheme="majorBidi" w:cstheme="majorBidi"/>
          <w:color w:val="000000"/>
        </w:rPr>
        <w:t xml:space="preserve">, </w:t>
      </w:r>
      <w:r w:rsidRPr="19736EA0">
        <w:rPr>
          <w:rFonts w:asciiTheme="majorBidi" w:hAnsiTheme="majorBidi" w:cstheme="majorBidi"/>
          <w:i/>
          <w:iCs/>
          <w:color w:val="000000" w:themeColor="text1"/>
        </w:rPr>
        <w:t>Συνέδριον</w:t>
      </w:r>
      <w:r w:rsidRPr="62ED6EB9">
        <w:rPr>
          <w:rFonts w:asciiTheme="majorBidi" w:hAnsiTheme="majorBidi" w:cstheme="majorBidi"/>
          <w:color w:val="000000" w:themeColor="text1"/>
        </w:rPr>
        <w:t>, meaning “the assembly” or “council.” Like its precursors—the Great Assembly and the</w:t>
      </w:r>
      <w:r w:rsidRPr="19736EA0">
        <w:rPr>
          <w:rFonts w:asciiTheme="majorBidi" w:eastAsiaTheme="minorEastAsia" w:hAnsiTheme="majorBidi" w:cstheme="majorBidi"/>
          <w:i/>
          <w:iCs/>
          <w:color w:val="000000"/>
        </w:rPr>
        <w:t xml:space="preserve"> Gerous</w:t>
      </w:r>
      <w:r w:rsidRPr="19736EA0">
        <w:rPr>
          <w:rFonts w:asciiTheme="majorBidi" w:hAnsiTheme="majorBidi" w:cstheme="majorBidi"/>
          <w:i/>
          <w:iCs/>
          <w:color w:val="000000" w:themeColor="text1"/>
        </w:rPr>
        <w:t>í</w:t>
      </w:r>
      <w:r w:rsidRPr="19736EA0">
        <w:rPr>
          <w:rFonts w:asciiTheme="majorBidi" w:eastAsiaTheme="minorEastAsia" w:hAnsiTheme="majorBidi" w:cstheme="majorBidi"/>
          <w:i/>
          <w:iCs/>
          <w:color w:val="000000"/>
        </w:rPr>
        <w:t>a</w:t>
      </w:r>
      <w:r w:rsidRPr="62ED6EB9">
        <w:rPr>
          <w:rFonts w:asciiTheme="majorBidi" w:eastAsiaTheme="minorEastAsia" w:hAnsiTheme="majorBidi" w:cstheme="majorBidi"/>
          <w:color w:val="000000"/>
        </w:rPr>
        <w:t>—the Great Sanhedrin was a Magisterial Jewish institution in alliance with Roman power and headed by the High Priest, which would remain the case until the assembly’s destruction in 70 CE.</w:t>
      </w:r>
    </w:p>
    <w:p w14:paraId="2350A533" w14:textId="77777777" w:rsidR="008E27EB" w:rsidRDefault="008E27EB" w:rsidP="00FD1A33">
      <w:pPr>
        <w:ind w:left="1080" w:right="1080"/>
        <w:rPr>
          <w:rFonts w:asciiTheme="majorBidi" w:eastAsiaTheme="minorEastAsia" w:hAnsiTheme="majorBidi" w:cstheme="majorBidi"/>
          <w:color w:val="000000"/>
        </w:rPr>
      </w:pPr>
    </w:p>
    <w:p w14:paraId="4BA74845" w14:textId="77777777" w:rsidR="008E27EB" w:rsidRDefault="008E27EB" w:rsidP="00FD1A33">
      <w:pPr>
        <w:ind w:left="1080" w:right="1080"/>
        <w:rPr>
          <w:rFonts w:asciiTheme="majorBidi" w:eastAsiaTheme="minorEastAsia" w:hAnsiTheme="majorBidi" w:cstheme="majorBidi"/>
          <w:color w:val="000000"/>
        </w:rPr>
      </w:pPr>
    </w:p>
    <w:p w14:paraId="7FEA88E0" w14:textId="77777777" w:rsidR="008E27EB" w:rsidRDefault="00642396" w:rsidP="00E616ED">
      <w:pPr>
        <w:pStyle w:val="ListParagraph"/>
        <w:numPr>
          <w:ilvl w:val="1"/>
          <w:numId w:val="3"/>
        </w:numPr>
        <w:rPr>
          <w:rFonts w:asciiTheme="majorBidi" w:eastAsiaTheme="minorHAnsi" w:hAnsiTheme="majorBidi" w:cstheme="majorBidi"/>
          <w:b/>
          <w:bCs/>
          <w:i/>
          <w:iCs/>
          <w:color w:val="C00000"/>
          <w:sz w:val="28"/>
          <w:szCs w:val="28"/>
        </w:rPr>
      </w:pPr>
      <w:r w:rsidRPr="008E27EB">
        <w:rPr>
          <w:rFonts w:asciiTheme="majorBidi" w:eastAsiaTheme="minorHAnsi" w:hAnsiTheme="majorBidi"/>
          <w:b/>
          <w:bCs/>
          <w:color w:val="C00000"/>
          <w:sz w:val="28"/>
          <w:szCs w:val="28"/>
        </w:rPr>
        <w:t xml:space="preserve"> </w:t>
      </w:r>
      <w:r w:rsidR="008E27EB" w:rsidRPr="008E27EB">
        <w:rPr>
          <w:rFonts w:asciiTheme="majorBidi" w:eastAsiaTheme="minorHAnsi" w:hAnsiTheme="majorBidi" w:cstheme="majorBidi"/>
          <w:b/>
          <w:bCs/>
          <w:i/>
          <w:iCs/>
          <w:color w:val="C00000"/>
          <w:sz w:val="28"/>
          <w:szCs w:val="28"/>
        </w:rPr>
        <w:t>The “Peace of the God” (Pax Deorum)&amp; the Greek &amp; Roman Interpretations (Interpretatio Graeca et Romana)</w:t>
      </w:r>
    </w:p>
    <w:p w14:paraId="2E444952" w14:textId="77777777" w:rsidR="009E02FA" w:rsidRDefault="009E02FA" w:rsidP="009E02FA">
      <w:pPr>
        <w:rPr>
          <w:rFonts w:asciiTheme="majorBidi" w:eastAsiaTheme="minorHAnsi" w:hAnsiTheme="majorBidi" w:cstheme="majorBidi"/>
          <w:b/>
          <w:bCs/>
          <w:i/>
          <w:iCs/>
          <w:color w:val="C00000"/>
          <w:sz w:val="28"/>
          <w:szCs w:val="28"/>
        </w:rPr>
      </w:pPr>
    </w:p>
    <w:p w14:paraId="0B4B6F42" w14:textId="77777777" w:rsidR="0042463E" w:rsidRPr="00332074" w:rsidRDefault="0042463E" w:rsidP="0042463E">
      <w:pPr>
        <w:pStyle w:val="ListParagraph"/>
        <w:ind w:left="990"/>
        <w:rPr>
          <w:rFonts w:eastAsiaTheme="minorEastAsia"/>
          <w:color w:val="000000"/>
          <w:sz w:val="28"/>
          <w:szCs w:val="28"/>
        </w:rPr>
      </w:pPr>
      <w:r w:rsidRPr="00332074">
        <w:rPr>
          <w:rFonts w:eastAsiaTheme="minorEastAsia"/>
          <w:color w:val="131313"/>
          <w:sz w:val="28"/>
          <w:szCs w:val="28"/>
        </w:rPr>
        <w:t>When Roman inquisitorial tribunes prosecuted the early Christians, it generally did so under the rubric of treason, since their resolute Monotheism threatened the “peace of the gods” (</w:t>
      </w:r>
      <w:r w:rsidRPr="00332074">
        <w:rPr>
          <w:rFonts w:eastAsiaTheme="minorEastAsia"/>
          <w:i/>
          <w:iCs/>
          <w:color w:val="131313"/>
          <w:sz w:val="28"/>
          <w:szCs w:val="28"/>
        </w:rPr>
        <w:t>pax deorum</w:t>
      </w:r>
      <w:r w:rsidRPr="00332074">
        <w:rPr>
          <w:rFonts w:eastAsiaTheme="minorEastAsia"/>
          <w:color w:val="131313"/>
          <w:sz w:val="28"/>
          <w:szCs w:val="28"/>
        </w:rPr>
        <w:t>), which was regarded as the basis of “the Roman Peace” (</w:t>
      </w:r>
      <w:r w:rsidRPr="00332074">
        <w:rPr>
          <w:rFonts w:eastAsiaTheme="minorEastAsia"/>
          <w:i/>
          <w:iCs/>
          <w:color w:val="112B21"/>
          <w:sz w:val="28"/>
          <w:szCs w:val="28"/>
        </w:rPr>
        <w:t>pax Romana</w:t>
      </w:r>
      <w:r w:rsidRPr="00332074">
        <w:rPr>
          <w:rFonts w:eastAsiaTheme="minorEastAsia"/>
          <w:color w:val="131313"/>
          <w:sz w:val="28"/>
          <w:szCs w:val="28"/>
        </w:rPr>
        <w:t>),</w:t>
      </w:r>
      <w:r w:rsidRPr="00332074">
        <w:rPr>
          <w:rFonts w:eastAsiaTheme="minorEastAsia"/>
          <w:i/>
          <w:iCs/>
          <w:color w:val="131313"/>
          <w:sz w:val="28"/>
          <w:szCs w:val="28"/>
        </w:rPr>
        <w:t xml:space="preserve"> </w:t>
      </w:r>
      <w:r w:rsidRPr="00332074">
        <w:rPr>
          <w:rFonts w:eastAsiaTheme="minorEastAsia"/>
          <w:color w:val="131313"/>
          <w:sz w:val="28"/>
          <w:szCs w:val="28"/>
        </w:rPr>
        <w:t xml:space="preserve">upon which the empire was built with its multitude of gods and Pagan religious cults. </w:t>
      </w:r>
      <w:r w:rsidRPr="00332074">
        <w:rPr>
          <w:rFonts w:eastAsiaTheme="minorEastAsia"/>
          <w:i/>
          <w:iCs/>
          <w:color w:val="112B21"/>
          <w:sz w:val="28"/>
          <w:szCs w:val="28"/>
        </w:rPr>
        <w:t xml:space="preserve">Pax Romana </w:t>
      </w:r>
      <w:r w:rsidRPr="00332074">
        <w:rPr>
          <w:rFonts w:eastAsiaTheme="minorEastAsia"/>
          <w:color w:val="112B21"/>
          <w:sz w:val="28"/>
          <w:szCs w:val="28"/>
        </w:rPr>
        <w:t xml:space="preserve">and </w:t>
      </w:r>
      <w:r w:rsidRPr="00332074">
        <w:rPr>
          <w:rFonts w:eastAsiaTheme="minorEastAsia"/>
          <w:i/>
          <w:iCs/>
          <w:color w:val="112B21"/>
          <w:sz w:val="28"/>
          <w:szCs w:val="28"/>
        </w:rPr>
        <w:t>pax deorum</w:t>
      </w:r>
      <w:r w:rsidRPr="00332074">
        <w:rPr>
          <w:rFonts w:eastAsiaTheme="minorEastAsia"/>
          <w:color w:val="000000"/>
          <w:sz w:val="28"/>
          <w:szCs w:val="28"/>
        </w:rPr>
        <w:t xml:space="preserve"> endorsed religious pluralism among Pagans and was called—as we have seen above—the “Greek” and “Roman interpretation” (</w:t>
      </w:r>
      <w:r w:rsidRPr="00332074">
        <w:rPr>
          <w:rFonts w:eastAsiaTheme="minorEastAsia"/>
          <w:i/>
          <w:iCs/>
          <w:color w:val="000000"/>
          <w:sz w:val="28"/>
          <w:szCs w:val="28"/>
        </w:rPr>
        <w:t>interpretatio Graeca et Romana</w:t>
      </w:r>
      <w:r w:rsidRPr="00332074">
        <w:rPr>
          <w:rFonts w:eastAsiaTheme="minorEastAsia"/>
          <w:color w:val="000000"/>
          <w:sz w:val="28"/>
          <w:szCs w:val="28"/>
        </w:rPr>
        <w:t xml:space="preserve">). The “Greek” “Roman interpretation” was a politically effective Pagan exegesis consistent with the Pagan esotericism of the contemporary neo-Pagan cults and even more ancient times. It held that the different polytheistic religions of the world—for all of their differences and various gods—did, in fact, worship only different emanations and personifications of the same Ultimate Being. </w:t>
      </w:r>
    </w:p>
    <w:p w14:paraId="67F7FA1C" w14:textId="77777777" w:rsidR="0042463E" w:rsidRDefault="0042463E" w:rsidP="0042463E">
      <w:pPr>
        <w:pStyle w:val="ListParagraph"/>
        <w:ind w:left="990"/>
        <w:rPr>
          <w:rFonts w:eastAsiaTheme="minorEastAsia"/>
          <w:color w:val="000000"/>
          <w:sz w:val="28"/>
          <w:szCs w:val="28"/>
        </w:rPr>
      </w:pPr>
    </w:p>
    <w:p w14:paraId="1EAF146F" w14:textId="34699E5E" w:rsidR="00642396" w:rsidRPr="004E7397" w:rsidRDefault="0042463E" w:rsidP="004E7397">
      <w:pPr>
        <w:pStyle w:val="ListParagraph"/>
        <w:ind w:left="990"/>
        <w:rPr>
          <w:rFonts w:eastAsiaTheme="minorEastAsia"/>
          <w:color w:val="000000"/>
          <w:sz w:val="28"/>
          <w:szCs w:val="28"/>
        </w:rPr>
      </w:pPr>
      <w:r w:rsidRPr="00332074">
        <w:rPr>
          <w:rFonts w:eastAsiaTheme="minorEastAsia"/>
          <w:color w:val="000000"/>
          <w:sz w:val="28"/>
          <w:szCs w:val="28"/>
        </w:rPr>
        <w:t xml:space="preserve">The </w:t>
      </w:r>
      <w:r w:rsidRPr="00332074">
        <w:rPr>
          <w:rFonts w:eastAsiaTheme="minorEastAsia"/>
          <w:i/>
          <w:iCs/>
          <w:color w:val="000000"/>
          <w:sz w:val="28"/>
          <w:szCs w:val="28"/>
        </w:rPr>
        <w:t>interpretatio Graeca et Romana</w:t>
      </w:r>
      <w:r w:rsidRPr="00332074">
        <w:rPr>
          <w:rFonts w:eastAsiaTheme="minorEastAsia"/>
          <w:color w:val="000000"/>
          <w:sz w:val="28"/>
          <w:szCs w:val="28"/>
        </w:rPr>
        <w:t xml:space="preserve"> was politically helpful to the Roman emperors, and suited its Pagan Philosophers as well.</w:t>
      </w:r>
      <w:r w:rsidRPr="00332074">
        <w:rPr>
          <w:rFonts w:eastAsiaTheme="minorEastAsia"/>
          <w:color w:val="131313"/>
          <w:sz w:val="28"/>
          <w:szCs w:val="28"/>
        </w:rPr>
        <w:t xml:space="preserve"> </w:t>
      </w:r>
      <w:r w:rsidRPr="00332074">
        <w:rPr>
          <w:rFonts w:eastAsiaTheme="minorEastAsia"/>
          <w:color w:val="000000"/>
          <w:sz w:val="28"/>
          <w:szCs w:val="28"/>
        </w:rPr>
        <w:t xml:space="preserve">On this esoteric basis, all Pagan faith claims were deemed valid and essentially neutral as regards the interests of the Roman State—with the exception of Christianity and, to a lesser extent, Judaism also—which by virtue of their resolute Monotheism, rejected all of the esoteric claims of Pagan perennialism. Consequently, the Roman Empire looked upon the Christians in particular and sometimes the Jews also with constant suspicion and disdain. In fact, the Romans regarded both the Jews and Christians as “atheists,” since they disbelieved—not in the One God—but in the many Pagan “gods.” Therefore, in Roman eyes, the Jews and Christians—but again especially the Christians—were deemed to be pathological anti-social haters of Mankind, and this opinion was further inflamed by Pagan propaganda, which painted the Christians in particular as guilty of the most heinous forms of immorality, including cannibalism, debauchery, and incest. Moreover, in Pagan Roman under its </w:t>
      </w:r>
      <w:r w:rsidRPr="00332074">
        <w:rPr>
          <w:rFonts w:eastAsiaTheme="minorEastAsia"/>
          <w:i/>
          <w:iCs/>
          <w:color w:val="000000"/>
          <w:sz w:val="28"/>
          <w:szCs w:val="28"/>
        </w:rPr>
        <w:t>pax deorum</w:t>
      </w:r>
      <w:r w:rsidRPr="00332074">
        <w:rPr>
          <w:rFonts w:eastAsiaTheme="minorEastAsia"/>
          <w:color w:val="000000"/>
          <w:sz w:val="28"/>
          <w:szCs w:val="28"/>
        </w:rPr>
        <w:t>, vi</w:t>
      </w:r>
      <w:r>
        <w:rPr>
          <w:rFonts w:eastAsiaTheme="minorEastAsia"/>
          <w:color w:val="000000"/>
          <w:sz w:val="28"/>
          <w:szCs w:val="28"/>
        </w:rPr>
        <w:t>r</w:t>
      </w:r>
      <w:r w:rsidRPr="00332074">
        <w:rPr>
          <w:rFonts w:eastAsiaTheme="minorEastAsia"/>
          <w:color w:val="000000"/>
          <w:sz w:val="28"/>
          <w:szCs w:val="28"/>
        </w:rPr>
        <w:t>tually</w:t>
      </w:r>
      <w:r w:rsidRPr="00332074">
        <w:rPr>
          <w:rFonts w:eastAsiaTheme="minorEastAsia"/>
          <w:i/>
          <w:iCs/>
          <w:color w:val="000000"/>
          <w:sz w:val="28"/>
          <w:szCs w:val="28"/>
        </w:rPr>
        <w:t xml:space="preserve"> </w:t>
      </w:r>
      <w:r w:rsidRPr="00332074">
        <w:rPr>
          <w:rFonts w:eastAsiaTheme="minorEastAsia"/>
          <w:color w:val="000000"/>
          <w:sz w:val="28"/>
          <w:szCs w:val="28"/>
        </w:rPr>
        <w:t xml:space="preserve">every custom and social act was tied directly or indirectly in some way to polytheistic worship, for both private and civic life were closely intertwined with the prevailing idolatries. As we have seen, ultimately even the emperor himself was officially promoted as a deity, and it became the inherent duty of each Roman citizen to adore his statue and sacrifice to his “genius,” this is his spiritual presence, if they were asked to do so. This centrality of Paganism and polytheistic idolatry in Rome made their coexistence with Judaism and Christianity a difficult matter, not to mention how arduous it made the task of Jewish and Christian Missionaries in their attempts to call the Roman Empire to Biblical </w:t>
      </w:r>
      <w:r>
        <w:rPr>
          <w:rFonts w:eastAsiaTheme="minorEastAsia"/>
          <w:color w:val="000000"/>
          <w:sz w:val="28"/>
          <w:szCs w:val="28"/>
        </w:rPr>
        <w:t>M</w:t>
      </w:r>
      <w:r w:rsidRPr="00332074">
        <w:rPr>
          <w:rFonts w:eastAsiaTheme="minorEastAsia"/>
          <w:color w:val="000000"/>
          <w:sz w:val="28"/>
          <w:szCs w:val="28"/>
        </w:rPr>
        <w:t xml:space="preserve">onotheism.  </w:t>
      </w:r>
    </w:p>
    <w:p w14:paraId="530A66B2" w14:textId="77777777" w:rsidR="00FD1A33" w:rsidRPr="00A21B48" w:rsidRDefault="00FD1A33" w:rsidP="00E616ED">
      <w:pPr>
        <w:pStyle w:val="Heading4"/>
        <w:numPr>
          <w:ilvl w:val="1"/>
          <w:numId w:val="3"/>
        </w:numPr>
        <w:rPr>
          <w:rFonts w:asciiTheme="majorBidi" w:eastAsiaTheme="minorHAnsi" w:hAnsiTheme="majorBidi"/>
          <w:b/>
          <w:bCs/>
          <w:color w:val="C00000"/>
          <w:sz w:val="28"/>
          <w:szCs w:val="28"/>
        </w:rPr>
      </w:pPr>
      <w:bookmarkStart w:id="160" w:name="_Toc188509405"/>
      <w:r>
        <w:rPr>
          <w:rFonts w:asciiTheme="majorBidi" w:eastAsiaTheme="minorHAnsi" w:hAnsiTheme="majorBidi"/>
          <w:b/>
          <w:bCs/>
          <w:color w:val="C00000"/>
          <w:sz w:val="28"/>
          <w:szCs w:val="28"/>
        </w:rPr>
        <w:t xml:space="preserve"> H</w:t>
      </w:r>
      <w:r w:rsidRPr="00A21B48">
        <w:rPr>
          <w:rFonts w:asciiTheme="majorBidi" w:eastAsiaTheme="minorHAnsi" w:hAnsiTheme="majorBidi"/>
          <w:b/>
          <w:bCs/>
          <w:color w:val="C00000"/>
          <w:sz w:val="28"/>
          <w:szCs w:val="28"/>
        </w:rPr>
        <w:t>omō Religiōsus</w:t>
      </w:r>
      <w:bookmarkEnd w:id="160"/>
      <w:r w:rsidRPr="00A21B48">
        <w:rPr>
          <w:rFonts w:asciiTheme="majorBidi" w:eastAsiaTheme="minorHAnsi" w:hAnsiTheme="majorBidi"/>
          <w:b/>
          <w:bCs/>
          <w:color w:val="C00000"/>
          <w:sz w:val="28"/>
          <w:szCs w:val="28"/>
        </w:rPr>
        <w:t>—Man the Believer</w:t>
      </w:r>
    </w:p>
    <w:p w14:paraId="25EAF15F" w14:textId="2FDBD558" w:rsidR="00FD1A33" w:rsidRPr="000F47D3" w:rsidRDefault="0A910C68" w:rsidP="000F47D3">
      <w:pPr>
        <w:rPr>
          <w:rFonts w:eastAsiaTheme="minorHAnsi"/>
          <w:i/>
          <w:iCs/>
        </w:rPr>
      </w:pPr>
      <w:r w:rsidRPr="19736EA0">
        <w:rPr>
          <w:b/>
          <w:bCs/>
          <w:i/>
          <w:iCs/>
        </w:rPr>
        <w:t>Hom</w:t>
      </w:r>
      <w:r w:rsidRPr="19736EA0">
        <w:rPr>
          <w:b/>
          <w:bCs/>
          <w:i/>
          <w:iCs/>
          <w:color w:val="000000" w:themeColor="text1"/>
        </w:rPr>
        <w:t>ō</w:t>
      </w:r>
      <w:r w:rsidRPr="19736EA0">
        <w:rPr>
          <w:b/>
          <w:bCs/>
          <w:i/>
          <w:iCs/>
        </w:rPr>
        <w:t xml:space="preserve"> Religi</w:t>
      </w:r>
      <w:r w:rsidRPr="19736EA0">
        <w:rPr>
          <w:b/>
          <w:bCs/>
          <w:i/>
          <w:iCs/>
          <w:color w:val="000000" w:themeColor="text1"/>
        </w:rPr>
        <w:t>ō</w:t>
      </w:r>
      <w:r w:rsidRPr="19736EA0">
        <w:rPr>
          <w:b/>
          <w:bCs/>
          <w:i/>
          <w:iCs/>
        </w:rPr>
        <w:t>sus</w:t>
      </w:r>
      <w:r w:rsidR="00FD1A33" w:rsidRPr="62ED6EB9">
        <w:rPr>
          <w:rStyle w:val="FootnoteReference"/>
          <w:rFonts w:asciiTheme="majorBidi" w:hAnsiTheme="majorBidi"/>
        </w:rPr>
        <w:footnoteReference w:id="126"/>
      </w:r>
      <w:r w:rsidRPr="00486706">
        <w:t>—“</w:t>
      </w:r>
      <w:r w:rsidRPr="00486706">
        <w:rPr>
          <w:b/>
          <w:bCs/>
        </w:rPr>
        <w:t>M</w:t>
      </w:r>
      <w:r w:rsidRPr="62ED6EB9">
        <w:rPr>
          <w:rFonts w:eastAsiaTheme="minorEastAsia"/>
          <w:b/>
          <w:bCs/>
          <w:color w:val="000000"/>
        </w:rPr>
        <w:t>an</w:t>
      </w:r>
      <w:r w:rsidR="00FD1A33" w:rsidRPr="62ED6EB9">
        <w:rPr>
          <w:rStyle w:val="FootnoteReference"/>
          <w:rFonts w:asciiTheme="majorBidi" w:eastAsiaTheme="minorEastAsia" w:hAnsiTheme="majorBidi"/>
          <w:color w:val="000000"/>
        </w:rPr>
        <w:footnoteReference w:id="127"/>
      </w:r>
      <w:r w:rsidRPr="62ED6EB9">
        <w:rPr>
          <w:rFonts w:eastAsiaTheme="minorEastAsia"/>
          <w:color w:val="000000"/>
        </w:rPr>
        <w:t xml:space="preserve"> </w:t>
      </w:r>
      <w:r w:rsidRPr="00486706">
        <w:t>the Believer”</w:t>
      </w:r>
      <w:r w:rsidRPr="19736EA0">
        <w:rPr>
          <w:rFonts w:eastAsiaTheme="minorEastAsia"/>
          <w:i/>
          <w:iCs/>
        </w:rPr>
        <w:t xml:space="preserve"> </w:t>
      </w:r>
      <w:r w:rsidR="00FD1A33">
        <w:rPr>
          <w:rFonts w:eastAsiaTheme="minorHAnsi"/>
          <w:sz w:val="32"/>
          <w:szCs w:val="32"/>
        </w:rPr>
        <w:tab/>
      </w:r>
      <w:bookmarkStart w:id="163" w:name="_Toc188509406"/>
      <w:r w:rsidRPr="62ED6EB9">
        <w:rPr>
          <w:rFonts w:eastAsiaTheme="minorEastAsia"/>
          <w:sz w:val="32"/>
          <w:szCs w:val="32"/>
        </w:rPr>
        <w:t xml:space="preserve">     </w:t>
      </w:r>
      <w:bookmarkEnd w:id="163"/>
    </w:p>
    <w:p w14:paraId="413A8C20" w14:textId="77777777" w:rsidR="00FD1A33" w:rsidRDefault="00FD1A33" w:rsidP="00FD1A33">
      <w:pPr>
        <w:rPr>
          <w:rFonts w:eastAsiaTheme="minorHAnsi"/>
        </w:rPr>
      </w:pPr>
    </w:p>
    <w:p w14:paraId="7E1E6D74" w14:textId="77777777" w:rsidR="00FD1A33" w:rsidRDefault="00FD1A33" w:rsidP="00E616ED">
      <w:pPr>
        <w:pStyle w:val="Heading4"/>
        <w:numPr>
          <w:ilvl w:val="1"/>
          <w:numId w:val="3"/>
        </w:numPr>
        <w:rPr>
          <w:rFonts w:asciiTheme="majorBidi" w:eastAsiaTheme="minorHAnsi" w:hAnsiTheme="majorBidi"/>
          <w:b/>
          <w:bCs/>
          <w:color w:val="C00000"/>
          <w:sz w:val="28"/>
          <w:szCs w:val="28"/>
        </w:rPr>
      </w:pPr>
      <w:bookmarkStart w:id="164" w:name="_Toc188509396"/>
      <w:r>
        <w:rPr>
          <w:rFonts w:asciiTheme="majorBidi" w:eastAsiaTheme="minorHAnsi" w:hAnsiTheme="majorBidi"/>
          <w:b/>
          <w:bCs/>
          <w:color w:val="C00000"/>
          <w:sz w:val="28"/>
          <w:szCs w:val="28"/>
        </w:rPr>
        <w:t xml:space="preserve"> </w:t>
      </w:r>
      <w:r w:rsidRPr="00A20681">
        <w:rPr>
          <w:rFonts w:asciiTheme="majorBidi" w:eastAsiaTheme="minorHAnsi" w:hAnsiTheme="majorBidi"/>
          <w:b/>
          <w:bCs/>
          <w:color w:val="C00000"/>
          <w:sz w:val="28"/>
          <w:szCs w:val="28"/>
        </w:rPr>
        <w:t>Identity Religion</w:t>
      </w:r>
      <w:bookmarkEnd w:id="164"/>
      <w:r>
        <w:rPr>
          <w:rFonts w:asciiTheme="majorBidi" w:eastAsiaTheme="minorHAnsi" w:hAnsiTheme="majorBidi"/>
          <w:b/>
          <w:bCs/>
          <w:color w:val="C00000"/>
          <w:sz w:val="28"/>
          <w:szCs w:val="28"/>
        </w:rPr>
        <w:t xml:space="preserve"> &amp; </w:t>
      </w:r>
      <w:r w:rsidRPr="00A20681">
        <w:rPr>
          <w:rFonts w:asciiTheme="majorBidi" w:eastAsiaTheme="minorHAnsi" w:hAnsiTheme="majorBidi"/>
          <w:b/>
          <w:bCs/>
          <w:color w:val="C00000"/>
          <w:sz w:val="28"/>
          <w:szCs w:val="28"/>
        </w:rPr>
        <w:t>Alienation</w:t>
      </w:r>
    </w:p>
    <w:p w14:paraId="705A066E" w14:textId="19F36FCF" w:rsidR="00FD1A33" w:rsidRDefault="00AC680C" w:rsidP="00E616ED">
      <w:pPr>
        <w:pStyle w:val="ListParagraph"/>
        <w:numPr>
          <w:ilvl w:val="0"/>
          <w:numId w:val="39"/>
        </w:numPr>
        <w:rPr>
          <w:rFonts w:eastAsiaTheme="minorHAnsi"/>
        </w:rPr>
      </w:pPr>
      <w:r w:rsidRPr="00AC680C">
        <w:rPr>
          <w:rFonts w:eastAsiaTheme="minorHAnsi"/>
        </w:rPr>
        <w:t>Identity-Religion is a type of religiosity in which identity formation—generally by virtue of group membership in a compatible religious community—becomes essential to a person’s self-concept and life purpose. Although identity formation is central to all religions and their standard practice, the primary purpose of such Traditional religions is not identity formation but belief and practice, oriented toward Salvation—however differently they may conceive of it. In Identity Religion, however, identity formation becomes the central purpose of religiosity and tends—often in a cultish fashion—to give value to that person over and against others who lie outside the group. Such religious identity may in fact, in a triumphalist manner, be negatively defined as “not being of another group.” Thus, the distinction of an Identity-Religion Muslim does not lie in his knowledge or sincere practice but in the fact that he is not a Jew, Christian, or even Traditional Muslim. In Traditional religions, Salvation, however, has little to do with a person’s religious identity, but it has everything to do with sincere belief in and practice of a faith that opens the doors to salvation.</w:t>
      </w:r>
    </w:p>
    <w:p w14:paraId="11B1D513" w14:textId="77777777" w:rsidR="00AC680C" w:rsidRPr="00AC680C" w:rsidRDefault="00AC680C" w:rsidP="00AC680C">
      <w:pPr>
        <w:rPr>
          <w:rFonts w:eastAsiaTheme="minorHAnsi"/>
        </w:rPr>
      </w:pPr>
    </w:p>
    <w:p w14:paraId="48B59D93" w14:textId="77777777" w:rsidR="00FD1A33" w:rsidRPr="00FE61C4" w:rsidRDefault="00FD1A33" w:rsidP="00E616ED">
      <w:pPr>
        <w:pStyle w:val="Heading4"/>
        <w:numPr>
          <w:ilvl w:val="1"/>
          <w:numId w:val="3"/>
        </w:numPr>
        <w:rPr>
          <w:rFonts w:asciiTheme="majorBidi" w:eastAsiaTheme="minorHAnsi" w:hAnsiTheme="majorBidi"/>
          <w:b/>
          <w:bCs/>
          <w:color w:val="C00000"/>
          <w:sz w:val="28"/>
          <w:szCs w:val="28"/>
        </w:rPr>
      </w:pPr>
      <w:bookmarkStart w:id="165" w:name="_Toc188509408"/>
      <w:r>
        <w:rPr>
          <w:rFonts w:asciiTheme="majorBidi" w:eastAsiaTheme="minorHAnsi" w:hAnsiTheme="majorBidi"/>
          <w:b/>
          <w:bCs/>
          <w:color w:val="C00000"/>
          <w:sz w:val="28"/>
          <w:szCs w:val="28"/>
        </w:rPr>
        <w:t xml:space="preserve"> </w:t>
      </w:r>
      <w:r w:rsidRPr="00FE61C4">
        <w:rPr>
          <w:rFonts w:asciiTheme="majorBidi" w:eastAsiaTheme="minorHAnsi" w:hAnsiTheme="majorBidi"/>
          <w:b/>
          <w:bCs/>
          <w:color w:val="C00000"/>
          <w:sz w:val="28"/>
          <w:szCs w:val="28"/>
        </w:rPr>
        <w:t>Irish or Insular Christianity in the Early Middle Ages</w:t>
      </w:r>
      <w:bookmarkEnd w:id="165"/>
    </w:p>
    <w:p w14:paraId="7A6AF4BA" w14:textId="77777777" w:rsidR="00FD1A33" w:rsidRDefault="00FD1A33" w:rsidP="00FD1A33">
      <w:pPr>
        <w:rPr>
          <w:rFonts w:eastAsiaTheme="minorHAnsi"/>
        </w:rPr>
      </w:pPr>
    </w:p>
    <w:p w14:paraId="56368F98" w14:textId="77777777" w:rsidR="0064381D" w:rsidRPr="0064381D" w:rsidRDefault="0064381D" w:rsidP="00E616ED">
      <w:pPr>
        <w:pStyle w:val="ListParagraph"/>
        <w:numPr>
          <w:ilvl w:val="0"/>
          <w:numId w:val="39"/>
        </w:numPr>
        <w:rPr>
          <w:rFonts w:eastAsiaTheme="minorHAnsi"/>
        </w:rPr>
      </w:pPr>
      <w:r>
        <w:rPr>
          <w:rFonts w:eastAsiaTheme="minorHAnsi"/>
        </w:rPr>
        <w:t xml:space="preserve">Taken from </w:t>
      </w:r>
      <w:r>
        <w:rPr>
          <w:rFonts w:eastAsiaTheme="minorHAnsi"/>
          <w:b/>
          <w:bCs/>
        </w:rPr>
        <w:t xml:space="preserve">Volume 5: </w:t>
      </w:r>
    </w:p>
    <w:p w14:paraId="4CC8390B" w14:textId="63FC041C" w:rsidR="0064381D" w:rsidRPr="0064381D" w:rsidRDefault="0064381D" w:rsidP="00E616ED">
      <w:pPr>
        <w:pStyle w:val="ListParagraph"/>
        <w:numPr>
          <w:ilvl w:val="1"/>
          <w:numId w:val="39"/>
        </w:numPr>
        <w:rPr>
          <w:rFonts w:eastAsiaTheme="minorHAnsi"/>
        </w:rPr>
      </w:pPr>
      <w:r w:rsidRPr="0064381D">
        <w:rPr>
          <w:rFonts w:eastAsiaTheme="minorHAnsi"/>
        </w:rPr>
        <w:t>Irish Christianity is also called Celtic or Insular Christianity. Irish Christianity refers broadly to certain features of Christianity that are held to have been common across the Celtic-speaking world during the Early Middle Ages. This form of Christianity united the Celtic peoples and distinguished them from the Roman Church. Celtic Christianity preceded the Latin Church in Ireland, Britain, and much of Western Europe, and was much more open minded and tolerant than the Church of Rome, which ultimately destroyed Irish Christianity and brought an end to its ascendancy. At its height, Insular Christianity played a dynamic role in the Christianization of several parts of Europe through Sainthood and sacrifice and without the sword, which was a fundamental tool of the Latin Church. An Irish Christian wrote in Old Irish on the margin of a third/ninth century manuscript on the Epistles of Saint Paul, addressing a pilgrim seeking to visit Rome: “To go to Rome is a great labor and of little profit. You will not find there the King that you go to seek unless you bring him with you. It is folly, frenzy, insanity, and unreason--since you go out to meet certain death--that you should call down upon yourself the wrath of Mary’s Son.”</w:t>
      </w:r>
    </w:p>
    <w:p w14:paraId="38412B78" w14:textId="77777777" w:rsidR="0064381D" w:rsidRPr="0064381D" w:rsidRDefault="0064381D" w:rsidP="00E616ED">
      <w:pPr>
        <w:pStyle w:val="ListParagraph"/>
        <w:numPr>
          <w:ilvl w:val="1"/>
          <w:numId w:val="39"/>
        </w:numPr>
        <w:rPr>
          <w:rFonts w:eastAsiaTheme="minorHAnsi"/>
        </w:rPr>
      </w:pPr>
      <w:r w:rsidRPr="0064381D">
        <w:rPr>
          <w:rFonts w:eastAsiaTheme="minorHAnsi"/>
        </w:rPr>
        <w:t xml:space="preserve">   Celtic Christianity was still alive and independent of Rome during the third/ninth century at the height of Muslim power in Iberia. The Irish Hellenist, Neo-Platonic theologian, philosopher, and poet Johannes Scotus Eriugena (d. ca. 877) (“Ireland-born,” Ériu-born) Erigena) of the Early Middle Ages was affiliated with Insular Christianity. He may rightly be called the most astonishing intellect of third/ninth century Christian Europe, and he stood out as the giant of the Carolingian Renaissance in the Frankish court of Charlemagne. Western Europe would not see the likes of Johannes Scotus until the ninth/fifteenth Renaissance. Erigena held that whenever Theology and sound reason conflict, the Intellect and not doctrinal authority must prevail. Although he wrote many works, Johannes Scotus was best known in Christian Europe for his book The Division of Nature (Greek: Periphyseon; Latin: De Divisione Naturae), which sought to synthesize the philosophical achievements of the preceding fifteen centuries. The amazing work sought to show how the entire integrated structure of reality unfolds in nature (Greek: phýsis; φύσις), which Eriugena defines Platonically as “all things which are and which are not,” meaning the entire integrated structure of reality in the domain of Possible Being. In his methodology, Eriugena uses a dialectical method that weaves the phenomenon of all things coming from God (Latin: exitus) with that of their final return to Him (Latin: reditus), in a manner that interweaves the structure of the human mind with ontological truth as it flows from God’s creative Word (Greek: Lόgos, Λόγoς).</w:t>
      </w:r>
    </w:p>
    <w:p w14:paraId="743B8C16" w14:textId="372D7795" w:rsidR="00FD1A33" w:rsidRPr="0064381D" w:rsidRDefault="0064381D" w:rsidP="00E616ED">
      <w:pPr>
        <w:pStyle w:val="ListParagraph"/>
        <w:numPr>
          <w:ilvl w:val="1"/>
          <w:numId w:val="39"/>
        </w:numPr>
        <w:rPr>
          <w:rFonts w:eastAsiaTheme="minorHAnsi"/>
        </w:rPr>
      </w:pPr>
      <w:r w:rsidRPr="0064381D">
        <w:rPr>
          <w:rFonts w:eastAsiaTheme="minorHAnsi"/>
        </w:rPr>
        <w:t xml:space="preserve">    The Anglo-Saxons entered Christianity at the hands of the Saints of the Celtic Church. But the Pope of Roman formed a special alliance with the Saxons--as the Papacy did with the Franks and several other ruling elites--with the understanding that, if the Saxons embraced Roman Catholicism, they would be given the Papal mantle of Rome and become heirs of the Roman Empire and, therefore, have the right to conquer and rule the Irish, which would also bring about the demise of Irish Christianity. The Saxons accepted this allegiance, broke their formerly amicable ties with the Irish, and sought to become their conquerors and rulers instead. Thus, the centuries of ill feeling and bad blood between the Irish and the English may be said to go back to the maneuvers of the Church of Roman to overthrow the Church of Ireland in its domain and empower the Saxons over them. It must be noted, however, that the Church of Rome only just succeeded in gaining the upper hand over Irish Christianity and bringing an end to it.</w:t>
      </w:r>
    </w:p>
    <w:p w14:paraId="2B7A263F" w14:textId="77777777" w:rsidR="00FD1A33" w:rsidRPr="007947E6" w:rsidRDefault="00FD1A33" w:rsidP="00E616ED">
      <w:pPr>
        <w:pStyle w:val="Heading4"/>
        <w:numPr>
          <w:ilvl w:val="1"/>
          <w:numId w:val="3"/>
        </w:numPr>
        <w:rPr>
          <w:rFonts w:asciiTheme="majorBidi" w:hAnsiTheme="majorBidi"/>
          <w:b/>
          <w:bCs/>
          <w:color w:val="C00000"/>
          <w:sz w:val="28"/>
          <w:szCs w:val="28"/>
        </w:rPr>
      </w:pPr>
      <w:r>
        <w:rPr>
          <w:rFonts w:asciiTheme="majorBidi" w:eastAsiaTheme="minorEastAsia" w:hAnsiTheme="majorBidi"/>
          <w:b/>
          <w:bCs/>
          <w:color w:val="C00000"/>
          <w:sz w:val="28"/>
          <w:szCs w:val="28"/>
        </w:rPr>
        <w:t xml:space="preserve"> </w:t>
      </w:r>
      <w:r w:rsidRPr="007947E6">
        <w:rPr>
          <w:rFonts w:asciiTheme="majorBidi" w:eastAsiaTheme="minorEastAsia" w:hAnsiTheme="majorBidi"/>
          <w:b/>
          <w:bCs/>
          <w:color w:val="C00000"/>
          <w:sz w:val="28"/>
          <w:szCs w:val="28"/>
        </w:rPr>
        <w:t>Jerusalem Church</w:t>
      </w:r>
    </w:p>
    <w:p w14:paraId="081A1B47" w14:textId="77777777" w:rsidR="00FD1A33" w:rsidRPr="000339D6" w:rsidRDefault="00FD1A33" w:rsidP="00FD1A33">
      <w:pPr>
        <w:ind w:left="1800" w:right="1080"/>
        <w:rPr>
          <w:i/>
          <w:iCs/>
        </w:rPr>
      </w:pPr>
      <w:r w:rsidRPr="000339D6">
        <w:rPr>
          <w:i/>
          <w:iCs/>
        </w:rPr>
        <w:t>According to the New Testament Book of Acts, Jesus Christ established his first Church and the Communal Center of Christianity in the precincts of the Second Temple in Jerusalem at the time of his Ascension around the year 33 CE. Thus, the “Mother Church” in Christian history, the</w:t>
      </w:r>
      <w:r w:rsidRPr="000339D6">
        <w:rPr>
          <w:rFonts w:eastAsiaTheme="minorEastAsia"/>
          <w:i/>
          <w:iCs/>
          <w:color w:val="000000"/>
        </w:rPr>
        <w:t xml:space="preserve"> Jerusalem Church,</w:t>
      </w:r>
      <w:r w:rsidRPr="000339D6">
        <w:rPr>
          <w:i/>
          <w:iCs/>
        </w:rPr>
        <w:t xml:space="preserve"> lasted for thirty-seven years until the destruction of the Second Temple in 70 CE. According to the New Testament, Jesus commanded his Disciples not to depart from Jerusalem (Acts, 1:3-4). </w:t>
      </w:r>
      <w:r w:rsidRPr="000339D6">
        <w:rPr>
          <w:rFonts w:eastAsiaTheme="minorEastAsia"/>
          <w:i/>
          <w:iCs/>
          <w:color w:val="000000"/>
        </w:rPr>
        <w:t xml:space="preserve">For the first fifteen years after the Ascension, the Church included only Jews and those Gentiles who had become Jewish proselytes. During this period, </w:t>
      </w:r>
      <w:r w:rsidRPr="000339D6">
        <w:rPr>
          <w:i/>
          <w:iCs/>
        </w:rPr>
        <w:t>t</w:t>
      </w:r>
      <w:r w:rsidRPr="000339D6">
        <w:rPr>
          <w:rFonts w:eastAsiaTheme="minorEastAsia"/>
          <w:i/>
          <w:iCs/>
          <w:color w:val="000000"/>
        </w:rPr>
        <w:t xml:space="preserve">he Mission of the Jerusalem Church was directed toward Jews who came to the Temple or to proselytes who were attached to the Temple or various synagogues (See, Acts, 11:19; 13:5, 14; 14:1; Thessalonians, 17:1, 10; Ephesians, 18:19; 19:8-9; 28:17). </w:t>
      </w:r>
    </w:p>
    <w:p w14:paraId="6C9524D8" w14:textId="77777777" w:rsidR="00FD1A33" w:rsidRPr="000339D6" w:rsidRDefault="0A910C68" w:rsidP="00FD1A33">
      <w:pPr>
        <w:ind w:left="1800" w:right="1080"/>
        <w:rPr>
          <w:i/>
          <w:iCs/>
        </w:rPr>
      </w:pPr>
      <w:r w:rsidRPr="19736EA0">
        <w:rPr>
          <w:i/>
          <w:iCs/>
        </w:rPr>
        <w:t xml:space="preserve">    The organization of the Jerusalem Church was remarkably similar to the Community of the Keepers of the Dead Sea Scrolls during the generations preceding Christ’s advent. The Disciples concentrated their Mission on the Second Temple, while focusing on the Jews who came from around the world to visit it. They elected the Apostle Saint James the Just</w:t>
      </w:r>
      <w:r w:rsidR="00FD1A33" w:rsidRPr="19736EA0">
        <w:rPr>
          <w:rStyle w:val="FootnoteReference"/>
          <w:rFonts w:asciiTheme="majorBidi" w:hAnsiTheme="majorBidi" w:cstheme="majorBidi"/>
          <w:i/>
          <w:iCs/>
        </w:rPr>
        <w:footnoteReference w:id="128"/>
      </w:r>
      <w:r w:rsidRPr="19736EA0">
        <w:rPr>
          <w:i/>
          <w:iCs/>
        </w:rPr>
        <w:t xml:space="preserve"> as the first leader or Bishop of the Jerusalem Church. Saint James would</w:t>
      </w:r>
      <w:r w:rsidRPr="19736EA0">
        <w:rPr>
          <w:rFonts w:eastAsiaTheme="minorEastAsia"/>
          <w:i/>
          <w:iCs/>
          <w:color w:val="000000"/>
        </w:rPr>
        <w:t xml:space="preserve"> spend long hours daily worshipping God faithfully within the sacred inner precincts of the Second Temple, and he </w:t>
      </w:r>
      <w:r w:rsidRPr="19736EA0">
        <w:rPr>
          <w:i/>
          <w:iCs/>
        </w:rPr>
        <w:t>proved himself to be not only a pious leader, but merciful and wise, while presiding effectively and peacefully over the early Church for many years before he was martyred around 62 CE at the hands of the Pharisees and Sadducees, either by stoning or having been thrown to his death from one of the parapets of the Second Temple.</w:t>
      </w:r>
    </w:p>
    <w:p w14:paraId="30B35932" w14:textId="77777777" w:rsidR="00FD1A33" w:rsidRPr="000339D6" w:rsidRDefault="0A910C68" w:rsidP="00FD1A33">
      <w:pPr>
        <w:ind w:left="1800" w:right="1080"/>
        <w:rPr>
          <w:rFonts w:eastAsiaTheme="minorEastAsia"/>
          <w:i/>
          <w:iCs/>
          <w:color w:val="000000"/>
        </w:rPr>
      </w:pPr>
      <w:r w:rsidRPr="19736EA0">
        <w:rPr>
          <w:rFonts w:eastAsiaTheme="minorEastAsia"/>
          <w:i/>
          <w:iCs/>
          <w:color w:val="000000"/>
        </w:rPr>
        <w:t xml:space="preserve">    Under James the Just, the Jerusalem Church won numerous converts among the Jews of Palestine and the Diaspora who came to the Holy City. Thus, during this time, the original Message of Christ began to spread extensively among the Jews of the Roman Empire. </w:t>
      </w:r>
      <w:r w:rsidRPr="19736EA0">
        <w:rPr>
          <w:i/>
          <w:iCs/>
        </w:rPr>
        <w:t>Although the first Church was overwhelmingly Hebrew, it accepted non-Hebrew Gentile converts from the beginning, just as they had been accepted among the Jews before the time of Christ. Problems arose, however, over the degree to which Gentile converts should be required to conform with the Law of Moses. In the period around 48 CE and 50 CE</w:t>
      </w:r>
      <w:r w:rsidRPr="19736EA0">
        <w:rPr>
          <w:rFonts w:eastAsiaTheme="minorEastAsia"/>
          <w:i/>
          <w:iCs/>
          <w:color w:val="000000"/>
        </w:rPr>
        <w:t>—several years before the martyrdom of Saint James—</w:t>
      </w:r>
      <w:r w:rsidRPr="19736EA0">
        <w:rPr>
          <w:i/>
          <w:iCs/>
        </w:rPr>
        <w:t xml:space="preserve">the Church of Jerusalem convened what is called the Apostolic Conference (see </w:t>
      </w:r>
      <w:r w:rsidRPr="19736EA0">
        <w:rPr>
          <w:rFonts w:eastAsiaTheme="minorEastAsia"/>
          <w:i/>
          <w:iCs/>
          <w:color w:val="000000"/>
        </w:rPr>
        <w:t>Acts, 15:19-20; Galatians, 2:1-10), because it took place under the authority of Saint James and the Apostles of Christ. This first Christian Council declared that the Law of Moses should bind all Christians born as Jews, but not Gentile converts. The Apostolic Conference ruled that Gentile converts to the faith of Jesus Christ were not obliged to keep all of the detailed rules specific to Jews in the Mosaic Law—such as Jewish dietary Laws and specific rituals, including male circumcision. They were, however, obliged to observe the Seven Laws of the Prophet Noah, which are universal human commandments.</w:t>
      </w:r>
      <w:r w:rsidR="00FD1A33" w:rsidRPr="19736EA0">
        <w:rPr>
          <w:rStyle w:val="FootnoteReference"/>
          <w:rFonts w:asciiTheme="majorBidi" w:eastAsiaTheme="minorEastAsia" w:hAnsiTheme="majorBidi" w:cstheme="majorBidi"/>
          <w:i/>
          <w:iCs/>
          <w:color w:val="000000"/>
        </w:rPr>
        <w:footnoteReference w:id="129"/>
      </w:r>
      <w:r w:rsidRPr="19736EA0">
        <w:rPr>
          <w:rFonts w:eastAsiaTheme="minorEastAsia"/>
          <w:i/>
          <w:iCs/>
          <w:color w:val="000000"/>
        </w:rPr>
        <w:t xml:space="preserve"> The decision was unanimous and transmitted by the Jerusalem Church to the newly founded Christian Communities in the Diasporas of Antioch, Greater Syria, and elsewhere. </w:t>
      </w:r>
    </w:p>
    <w:p w14:paraId="6B71AE33" w14:textId="77777777" w:rsidR="00FD1A33" w:rsidRPr="000339D6" w:rsidRDefault="00FD1A33" w:rsidP="00FD1A33">
      <w:pPr>
        <w:ind w:left="1800" w:right="1080"/>
        <w:rPr>
          <w:rFonts w:eastAsiaTheme="minorEastAsia"/>
          <w:i/>
          <w:iCs/>
          <w:color w:val="000000"/>
        </w:rPr>
      </w:pPr>
      <w:r w:rsidRPr="000339D6">
        <w:rPr>
          <w:rFonts w:eastAsiaTheme="minorEastAsia"/>
          <w:i/>
          <w:iCs/>
          <w:color w:val="000000"/>
        </w:rPr>
        <w:t xml:space="preserve">     Historians often regard the Apostolic Conference as the birth of “the Gentile Church,” although it was not at all the purpose of the Convocation to authorize the creation of a “separate” Gentile Church, but rather one that was still essentially Judeo-Christian and under the authority of Jerusalem. Thus, Jerusalem Council allowed for Gentile Christians to live with Judeo-Christians—who made up the vast majority of the followers of the Jerusalem Church in Palestine and the Diaspora—under the aegis of the Law of Moses. But both groupings within the Community of believers would remain directly under the authority of James the Just and the Jerusalem Church.</w:t>
      </w:r>
    </w:p>
    <w:p w14:paraId="0334CEF8" w14:textId="77777777" w:rsidR="00FD1A33" w:rsidRPr="000339D6" w:rsidRDefault="00FD1A33" w:rsidP="00FD1A33">
      <w:pPr>
        <w:ind w:left="1800" w:right="1080"/>
        <w:rPr>
          <w:rFonts w:eastAsiaTheme="minorEastAsia"/>
          <w:i/>
          <w:iCs/>
          <w:color w:val="000000"/>
        </w:rPr>
      </w:pPr>
      <w:r w:rsidRPr="000339D6">
        <w:rPr>
          <w:rFonts w:eastAsiaTheme="minorEastAsia"/>
          <w:i/>
          <w:iCs/>
          <w:color w:val="000000"/>
        </w:rPr>
        <w:t xml:space="preserve">     After the destruction of the Temple in 70 CE, the Jerusalem Church was destroyed, and its surviving representatives began to lose the authority that they had enjoyed prior to that time. Then, after the catastrophic events of 135 CE, which utterly destroyed Judaism and Judaic Christianity in the Holy Land, the Jerusalem Church began to fade into memory, soon to be forgotten within the mainstream of the growing Gentile Churches of Antioch, Alexandria, Rome, and elsewhere. It is sometimes said that the followers of the “Mother Church” then fell into oblivion in the lonely deserts of Jordan, but some modern Scholars have insisted to the contrary that the destruction of the Temple should not be overemphasized in working out the history of early Christianity. For like Rabbinic Jews, the many Jewish Christians of the Diaspora had come to be functionally independent of the Temple in matters of Communal worship, and the Judeo-Christians were just as able to adapt to the new situation as the Rabbinic Jews would prove to be.</w:t>
      </w:r>
    </w:p>
    <w:p w14:paraId="1BF4BDEA" w14:textId="77777777" w:rsidR="00FD1A33" w:rsidRPr="000339D6" w:rsidRDefault="00FD1A33" w:rsidP="00FD1A33">
      <w:pPr>
        <w:ind w:left="1800" w:right="1080"/>
        <w:rPr>
          <w:rFonts w:eastAsiaTheme="minorEastAsia"/>
          <w:i/>
          <w:iCs/>
          <w:color w:val="000000"/>
        </w:rPr>
      </w:pPr>
    </w:p>
    <w:p w14:paraId="172667DE" w14:textId="77777777" w:rsidR="00FD1A33" w:rsidRPr="007400D0" w:rsidRDefault="00FD1A33" w:rsidP="00E616ED">
      <w:pPr>
        <w:pStyle w:val="Heading4"/>
        <w:numPr>
          <w:ilvl w:val="1"/>
          <w:numId w:val="3"/>
        </w:numPr>
        <w:rPr>
          <w:rFonts w:asciiTheme="majorBidi" w:eastAsiaTheme="minorEastAsia" w:hAnsiTheme="majorBidi"/>
          <w:b/>
          <w:bCs/>
          <w:color w:val="C00000"/>
          <w:sz w:val="28"/>
          <w:szCs w:val="28"/>
        </w:rPr>
      </w:pPr>
      <w:r>
        <w:rPr>
          <w:rFonts w:asciiTheme="majorBidi" w:eastAsiaTheme="minorEastAsia" w:hAnsiTheme="majorBidi"/>
          <w:b/>
          <w:bCs/>
          <w:color w:val="C00000"/>
          <w:sz w:val="28"/>
          <w:szCs w:val="28"/>
        </w:rPr>
        <w:t xml:space="preserve"> </w:t>
      </w:r>
      <w:r w:rsidRPr="007400D0">
        <w:rPr>
          <w:rFonts w:asciiTheme="majorBidi" w:eastAsiaTheme="minorEastAsia" w:hAnsiTheme="majorBidi"/>
          <w:b/>
          <w:bCs/>
          <w:color w:val="C00000"/>
          <w:sz w:val="28"/>
          <w:szCs w:val="28"/>
        </w:rPr>
        <w:t>Jewish Diaspora</w:t>
      </w:r>
    </w:p>
    <w:p w14:paraId="376B806C" w14:textId="77777777" w:rsidR="00FD1A33" w:rsidRPr="007400D0" w:rsidRDefault="0A910C68" w:rsidP="00FD1A33">
      <w:pPr>
        <w:ind w:left="1080"/>
        <w:rPr>
          <w:rFonts w:eastAsiaTheme="minorHAnsi"/>
        </w:rPr>
      </w:pPr>
      <w:r w:rsidRPr="62ED6EB9">
        <w:rPr>
          <w:rFonts w:asciiTheme="majorBidi" w:eastAsiaTheme="minorEastAsia" w:hAnsiTheme="majorBidi" w:cstheme="majorBidi"/>
          <w:b/>
          <w:bCs/>
          <w:color w:val="000000"/>
        </w:rPr>
        <w:t>The Jewish Diaspora</w:t>
      </w:r>
      <w:r w:rsidRPr="62ED6EB9">
        <w:rPr>
          <w:rFonts w:asciiTheme="majorBidi" w:eastAsiaTheme="minorEastAsia" w:hAnsiTheme="majorBidi" w:cstheme="majorBidi"/>
          <w:color w:val="000000"/>
        </w:rPr>
        <w:t>,</w:t>
      </w:r>
      <w:r w:rsidR="00FD1A33" w:rsidRPr="62ED6EB9">
        <w:rPr>
          <w:rStyle w:val="FootnoteReference"/>
          <w:rFonts w:asciiTheme="majorBidi" w:eastAsiaTheme="minorEastAsia" w:hAnsiTheme="majorBidi" w:cstheme="majorBidi"/>
          <w:color w:val="000000"/>
        </w:rPr>
        <w:footnoteReference w:id="130"/>
      </w:r>
    </w:p>
    <w:p w14:paraId="322A81BB" w14:textId="77777777" w:rsidR="00FD1A33" w:rsidRDefault="00FD1A33" w:rsidP="00FD1A33">
      <w:pPr>
        <w:rPr>
          <w:rFonts w:eastAsiaTheme="minorHAnsi"/>
        </w:rPr>
      </w:pPr>
    </w:p>
    <w:p w14:paraId="23BFBC40" w14:textId="77777777" w:rsidR="00FD1A33" w:rsidRDefault="00FD1A33" w:rsidP="00FD1A33">
      <w:pPr>
        <w:rPr>
          <w:rFonts w:eastAsiaTheme="minorHAnsi"/>
        </w:rPr>
      </w:pPr>
    </w:p>
    <w:p w14:paraId="0DA5AA83" w14:textId="77777777" w:rsidR="00FD1A33" w:rsidRPr="00270F7F" w:rsidRDefault="00FD1A33" w:rsidP="00E616ED">
      <w:pPr>
        <w:pStyle w:val="Heading4"/>
        <w:numPr>
          <w:ilvl w:val="1"/>
          <w:numId w:val="3"/>
        </w:numPr>
        <w:rPr>
          <w:rFonts w:asciiTheme="majorBidi" w:eastAsiaTheme="minorHAnsi" w:hAnsiTheme="majorBidi"/>
          <w:b/>
          <w:bCs/>
          <w:color w:val="C00000"/>
          <w:sz w:val="28"/>
          <w:szCs w:val="28"/>
        </w:rPr>
      </w:pPr>
      <w:r w:rsidRPr="00270F7F">
        <w:rPr>
          <w:rFonts w:asciiTheme="majorBidi" w:eastAsiaTheme="minorHAnsi" w:hAnsiTheme="majorBidi"/>
          <w:b/>
          <w:bCs/>
          <w:color w:val="C00000"/>
          <w:sz w:val="28"/>
          <w:szCs w:val="28"/>
        </w:rPr>
        <w:t xml:space="preserve">Judaic </w:t>
      </w:r>
      <w:r>
        <w:rPr>
          <w:rFonts w:asciiTheme="majorBidi" w:eastAsiaTheme="minorHAnsi" w:hAnsiTheme="majorBidi"/>
          <w:b/>
          <w:bCs/>
          <w:color w:val="C00000"/>
          <w:sz w:val="28"/>
          <w:szCs w:val="28"/>
        </w:rPr>
        <w:t xml:space="preserve">Religious </w:t>
      </w:r>
      <w:r w:rsidRPr="00270F7F">
        <w:rPr>
          <w:rFonts w:asciiTheme="majorBidi" w:eastAsiaTheme="minorHAnsi" w:hAnsiTheme="majorBidi"/>
          <w:b/>
          <w:bCs/>
          <w:color w:val="C00000"/>
          <w:sz w:val="28"/>
          <w:szCs w:val="28"/>
        </w:rPr>
        <w:t>Origins</w:t>
      </w:r>
    </w:p>
    <w:p w14:paraId="278B0D1A" w14:textId="77777777" w:rsidR="00FD1A33" w:rsidRPr="00E36C64" w:rsidRDefault="0A910C68" w:rsidP="00FD1A33">
      <w:pPr>
        <w:ind w:left="1080"/>
        <w:rPr>
          <w:rFonts w:asciiTheme="majorBidi" w:eastAsiaTheme="minorEastAsia" w:hAnsiTheme="majorBidi" w:cstheme="majorBidi"/>
          <w:b/>
          <w:bCs/>
          <w:color w:val="0F252D"/>
        </w:rPr>
      </w:pPr>
      <w:r w:rsidRPr="62ED6EB9">
        <w:rPr>
          <w:rFonts w:asciiTheme="majorBidi" w:eastAsiaTheme="minorEastAsia" w:hAnsiTheme="majorBidi" w:cstheme="majorBidi"/>
          <w:b/>
          <w:bCs/>
          <w:color w:val="000000"/>
        </w:rPr>
        <w:t xml:space="preserve">The </w:t>
      </w:r>
      <w:r w:rsidRPr="19736EA0">
        <w:rPr>
          <w:rFonts w:asciiTheme="majorBidi" w:hAnsiTheme="majorBidi" w:cstheme="majorBidi"/>
          <w:b/>
          <w:bCs/>
          <w:i/>
          <w:iCs/>
        </w:rPr>
        <w:t>Ḥ</w:t>
      </w:r>
      <w:r w:rsidRPr="19736EA0">
        <w:rPr>
          <w:rFonts w:asciiTheme="majorBidi" w:eastAsiaTheme="minorEastAsia" w:hAnsiTheme="majorBidi" w:cstheme="majorBidi"/>
          <w:b/>
          <w:bCs/>
          <w:i/>
          <w:iCs/>
          <w:color w:val="000000"/>
        </w:rPr>
        <w:t>akham</w:t>
      </w:r>
      <w:r w:rsidRPr="19736EA0">
        <w:rPr>
          <w:rFonts w:asciiTheme="majorBidi" w:hAnsiTheme="majorBidi" w:cstheme="majorBidi"/>
          <w:b/>
          <w:bCs/>
          <w:i/>
          <w:iCs/>
          <w:color w:val="000000" w:themeColor="text1"/>
        </w:rPr>
        <w:t>î</w:t>
      </w:r>
      <w:r w:rsidRPr="19736EA0">
        <w:rPr>
          <w:rFonts w:asciiTheme="majorBidi" w:eastAsiaTheme="minorEastAsia" w:hAnsiTheme="majorBidi" w:cstheme="majorBidi"/>
          <w:b/>
          <w:bCs/>
          <w:i/>
          <w:iCs/>
          <w:color w:val="000000"/>
        </w:rPr>
        <w:t>m</w:t>
      </w:r>
      <w:r w:rsidR="00FD1A33" w:rsidRPr="62ED6EB9">
        <w:rPr>
          <w:rStyle w:val="FootnoteReference"/>
          <w:rFonts w:asciiTheme="majorBidi" w:eastAsiaTheme="minorEastAsia" w:hAnsiTheme="majorBidi" w:cstheme="majorBidi"/>
          <w:color w:val="000000"/>
        </w:rPr>
        <w:footnoteReference w:id="131"/>
      </w:r>
      <w:r w:rsidRPr="62ED6EB9">
        <w:rPr>
          <w:rFonts w:asciiTheme="majorBidi" w:eastAsiaTheme="minorEastAsia" w:hAnsiTheme="majorBidi" w:cstheme="majorBidi"/>
          <w:color w:val="000000"/>
        </w:rPr>
        <w:t xml:space="preserve"> or “Sages</w:t>
      </w:r>
    </w:p>
    <w:p w14:paraId="1C826A0D" w14:textId="77777777" w:rsidR="00FD1A33" w:rsidRPr="00C1346A" w:rsidRDefault="0A910C68" w:rsidP="00FD1A33">
      <w:pPr>
        <w:ind w:left="1080"/>
        <w:rPr>
          <w:rFonts w:asciiTheme="majorBidi" w:eastAsiaTheme="minorEastAsia" w:hAnsiTheme="majorBidi" w:cstheme="majorBidi"/>
          <w:b/>
          <w:bCs/>
          <w:color w:val="000000" w:themeColor="text1"/>
        </w:rPr>
      </w:pPr>
      <w:r w:rsidRPr="62ED6EB9">
        <w:rPr>
          <w:rFonts w:asciiTheme="majorBidi" w:eastAsiaTheme="minorEastAsia" w:hAnsiTheme="majorBidi" w:cstheme="majorBidi"/>
          <w:b/>
          <w:bCs/>
          <w:color w:val="0F252D"/>
        </w:rPr>
        <w:t>Pharisees</w:t>
      </w:r>
      <w:r w:rsidRPr="62ED6EB9">
        <w:rPr>
          <w:rFonts w:asciiTheme="majorBidi" w:eastAsiaTheme="minorEastAsia" w:hAnsiTheme="majorBidi" w:cstheme="majorBidi"/>
          <w:color w:val="0F252D"/>
        </w:rPr>
        <w:t>,</w:t>
      </w:r>
      <w:r w:rsidR="00FD1A33" w:rsidRPr="62ED6EB9">
        <w:rPr>
          <w:rStyle w:val="FootnoteReference"/>
          <w:rFonts w:asciiTheme="majorBidi" w:eastAsiaTheme="minorEastAsia" w:hAnsiTheme="majorBidi" w:cstheme="majorBidi"/>
          <w:color w:val="0F252D"/>
        </w:rPr>
        <w:footnoteReference w:id="132"/>
      </w:r>
    </w:p>
    <w:p w14:paraId="522B32C3" w14:textId="77777777" w:rsidR="00FD1A33" w:rsidRPr="00270F7F" w:rsidRDefault="0A910C68" w:rsidP="00FD1A33">
      <w:pPr>
        <w:ind w:left="1080"/>
        <w:rPr>
          <w:rFonts w:asciiTheme="majorBidi" w:hAnsiTheme="majorBidi" w:cstheme="majorBidi"/>
          <w:color w:val="000000" w:themeColor="text1"/>
          <w:shd w:val="clear" w:color="auto" w:fill="FFFFFF"/>
        </w:rPr>
      </w:pPr>
      <w:r w:rsidRPr="62ED6EB9">
        <w:rPr>
          <w:rFonts w:asciiTheme="majorBidi" w:eastAsiaTheme="minorEastAsia" w:hAnsiTheme="majorBidi" w:cstheme="majorBidi"/>
          <w:b/>
          <w:bCs/>
          <w:color w:val="000000" w:themeColor="text1"/>
        </w:rPr>
        <w:t>Sadducees</w:t>
      </w:r>
      <w:r w:rsidR="00FD1A33" w:rsidRPr="62ED6EB9">
        <w:rPr>
          <w:rStyle w:val="FootnoteReference"/>
          <w:rFonts w:asciiTheme="majorBidi" w:eastAsiaTheme="minorEastAsia" w:hAnsiTheme="majorBidi" w:cstheme="majorBidi"/>
          <w:color w:val="000000" w:themeColor="text1"/>
        </w:rPr>
        <w:footnoteReference w:id="133"/>
      </w:r>
    </w:p>
    <w:p w14:paraId="5E474BF6" w14:textId="77777777" w:rsidR="00FD1A33" w:rsidRPr="00270F7F" w:rsidRDefault="0A910C68" w:rsidP="00FD1A33">
      <w:pPr>
        <w:ind w:left="1080"/>
        <w:rPr>
          <w:rFonts w:asciiTheme="majorBidi" w:hAnsiTheme="majorBidi" w:cstheme="majorBidi"/>
          <w:color w:val="000000" w:themeColor="text1"/>
          <w:shd w:val="clear" w:color="auto" w:fill="FFFFFF"/>
        </w:rPr>
      </w:pPr>
      <w:r w:rsidRPr="62ED6EB9">
        <w:rPr>
          <w:rFonts w:asciiTheme="majorBidi" w:eastAsiaTheme="minorEastAsia" w:hAnsiTheme="majorBidi" w:cstheme="majorBidi"/>
          <w:b/>
          <w:bCs/>
          <w:color w:val="000000" w:themeColor="text1"/>
        </w:rPr>
        <w:t>Essenes</w:t>
      </w:r>
      <w:r w:rsidRPr="62ED6EB9">
        <w:rPr>
          <w:rFonts w:asciiTheme="majorBidi" w:eastAsiaTheme="minorEastAsia" w:hAnsiTheme="majorBidi" w:cstheme="majorBidi"/>
          <w:color w:val="000000" w:themeColor="text1"/>
        </w:rPr>
        <w:t>,</w:t>
      </w:r>
      <w:r w:rsidR="00FD1A33" w:rsidRPr="62ED6EB9">
        <w:rPr>
          <w:rStyle w:val="FootnoteReference"/>
          <w:rFonts w:asciiTheme="majorBidi" w:eastAsiaTheme="minorEastAsia" w:hAnsiTheme="majorBidi" w:cstheme="majorBidi"/>
          <w:color w:val="000000" w:themeColor="text1"/>
        </w:rPr>
        <w:footnoteReference w:id="134"/>
      </w:r>
    </w:p>
    <w:p w14:paraId="703A167F" w14:textId="77777777" w:rsidR="00FD1A33" w:rsidRDefault="0A910C68" w:rsidP="00FD1A33">
      <w:pPr>
        <w:ind w:left="1080"/>
        <w:rPr>
          <w:rFonts w:asciiTheme="majorBidi" w:hAnsiTheme="majorBidi" w:cstheme="majorBidi"/>
          <w:b/>
          <w:bCs/>
          <w:color w:val="000000" w:themeColor="text1"/>
          <w:shd w:val="clear" w:color="auto" w:fill="FFFFFF"/>
        </w:rPr>
      </w:pPr>
      <w:r w:rsidRPr="62ED6EB9">
        <w:rPr>
          <w:rFonts w:asciiTheme="majorBidi" w:hAnsiTheme="majorBidi" w:cstheme="majorBidi"/>
          <w:b/>
          <w:bCs/>
          <w:color w:val="000000" w:themeColor="text1"/>
          <w:shd w:val="clear" w:color="auto" w:fill="FFFFFF"/>
        </w:rPr>
        <w:t>Zealots</w:t>
      </w:r>
      <w:r w:rsidR="00FD1A33" w:rsidRPr="62ED6EB9">
        <w:rPr>
          <w:rStyle w:val="FootnoteReference"/>
          <w:rFonts w:asciiTheme="majorBidi" w:hAnsiTheme="majorBidi" w:cstheme="majorBidi"/>
          <w:color w:val="000000" w:themeColor="text1"/>
          <w:shd w:val="clear" w:color="auto" w:fill="FFFFFF"/>
        </w:rPr>
        <w:footnoteReference w:id="135"/>
      </w:r>
    </w:p>
    <w:p w14:paraId="7F7E092F" w14:textId="77777777" w:rsidR="00FD1A33" w:rsidRDefault="00FD1A33" w:rsidP="00E616ED">
      <w:pPr>
        <w:pStyle w:val="Heading4"/>
        <w:numPr>
          <w:ilvl w:val="1"/>
          <w:numId w:val="3"/>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D227F5">
        <w:rPr>
          <w:rFonts w:asciiTheme="majorBidi" w:eastAsiaTheme="minorHAnsi" w:hAnsiTheme="majorBidi"/>
          <w:b/>
          <w:bCs/>
          <w:color w:val="C00000"/>
          <w:sz w:val="28"/>
          <w:szCs w:val="28"/>
        </w:rPr>
        <w:t>Judaism &amp; Zionism</w:t>
      </w:r>
    </w:p>
    <w:p w14:paraId="69AB9527" w14:textId="659504A8" w:rsidR="002416F8" w:rsidRPr="002416F8" w:rsidRDefault="002416F8" w:rsidP="00E616ED">
      <w:pPr>
        <w:pStyle w:val="ListParagraph"/>
        <w:numPr>
          <w:ilvl w:val="0"/>
          <w:numId w:val="39"/>
        </w:numPr>
        <w:rPr>
          <w:rFonts w:eastAsiaTheme="minorHAnsi"/>
        </w:rPr>
      </w:pPr>
      <w:r w:rsidRPr="002416F8">
        <w:rPr>
          <w:rFonts w:eastAsiaTheme="minorHAnsi"/>
        </w:rPr>
        <w:t>In the increasingly secular and nationalistic ex-Christian modern Europe of the 1880s, irrational racist hatred of the Jews was on the rise, in conjunction with the spread of chauvinistic and nationalist ideologies. It was in this context that modern political Zionism emerged, although—as a unique but hardly universal Jewish theology—it went back to the Middle Ages and was centuries older than the nineteenth century. Theodor Herzl—who saw the ominous clouds of anti-Jewish feeling on the secular horizons of nineteenth-century trans-Christian Europe—advocated the creation of a Jewish State to protect the very survival of the Jews from the Europeans and defend Jewish identity as a distinctive people, culture, and religion. At the First Zionist Congress of August 1897, Herzl made a dramatic bid for the support of the major Western powers in establishing such a Jewish State, but he was not successful at that time. In 1896—just one year prior to the First Zionist Congress—Herzl had, in fact, attempted to approach the Ottoman Sulṭān ‘Abd-al-Ḥamīd II through the intermediation of Count Philip Michael von Newlinski, who arranged for Herzl to visit Istanbul, seeking an official Ottoman charter for the Zionist colonization of Palestine.</w:t>
      </w:r>
      <w:r>
        <w:rPr>
          <w:rFonts w:eastAsiaTheme="minorHAnsi"/>
        </w:rPr>
        <w:t xml:space="preserve"> </w:t>
      </w:r>
      <w:r>
        <w:rPr>
          <w:rFonts w:eastAsiaTheme="minorHAnsi"/>
          <w:b/>
          <w:bCs/>
        </w:rPr>
        <w:t>Volume 4</w:t>
      </w:r>
    </w:p>
    <w:p w14:paraId="540FEB83" w14:textId="77777777" w:rsidR="00842684" w:rsidRPr="00842684" w:rsidRDefault="00842684" w:rsidP="00E616ED">
      <w:pPr>
        <w:pStyle w:val="ListParagraph"/>
        <w:numPr>
          <w:ilvl w:val="0"/>
          <w:numId w:val="39"/>
        </w:numPr>
        <w:rPr>
          <w:rFonts w:eastAsiaTheme="minorHAnsi"/>
        </w:rPr>
      </w:pPr>
      <w:r w:rsidRPr="00842684">
        <w:rPr>
          <w:rFonts w:eastAsiaTheme="minorHAnsi"/>
        </w:rPr>
        <w:t xml:space="preserve">Until after World War II and the mercifless Nazi genocide, however, only a minority of the world’s Jews shared Herzl’s Zionist vision or looked upon it favorably. To begin with, Zionism contradicts standard traditional Rabbinic teaching and sound Biblical interpretation, as will be demonstrated later in our discussion of the Prophet-Messengers. As for the Rabbinical Tradition, it has held for centuries that that Israel’s promised Messiah must come first and then miraculously lead the Jews back to the Promised Land—not the other way around—which is the distinctive position of Zionist theology and is mirrored in secular Zionist ideology. </w:t>
      </w:r>
    </w:p>
    <w:p w14:paraId="01CAF170" w14:textId="77777777" w:rsidR="00842684" w:rsidRPr="00842684" w:rsidRDefault="00842684" w:rsidP="00842684">
      <w:pPr>
        <w:pStyle w:val="ListParagraph"/>
        <w:ind w:left="834"/>
        <w:rPr>
          <w:rFonts w:eastAsiaTheme="minorHAnsi"/>
        </w:rPr>
      </w:pPr>
    </w:p>
    <w:p w14:paraId="5DE03FAD" w14:textId="3A0F85E7" w:rsidR="00842684" w:rsidRPr="00842684" w:rsidRDefault="00842684" w:rsidP="00E616ED">
      <w:pPr>
        <w:pStyle w:val="ListParagraph"/>
        <w:numPr>
          <w:ilvl w:val="0"/>
          <w:numId w:val="39"/>
        </w:numPr>
        <w:rPr>
          <w:rFonts w:eastAsiaTheme="minorHAnsi"/>
        </w:rPr>
      </w:pPr>
      <w:r w:rsidRPr="00842684">
        <w:rPr>
          <w:rFonts w:eastAsiaTheme="minorHAnsi"/>
        </w:rPr>
        <w:t>Many enlightened Jews also objected to what they regarded as the “nationalistic” spirit of secular Zionism. Indeed, at the time of the First Zionist Congress in Basel, Switzerland in 1897, the vast majority of world Jewry was either indifferent to Zionism or explicitly opposed to it. Some prominent Jewish Rabbis opposed Zionism as a politically hazardous expression of Jewish nationalism, noting that ethnocentric sentiment has always been detrimental for the Jewish people. There were also legitimate fears that Zionism would never solve the problems of the Jews, but that it would, in fact, exacerbate them. Interestingly, German Jewish opposition to the idea of Zionism was so strong that Munich, Germany—which was the first proposed site for the First Zionist Congress—had to be abandoned in favor of Basel, Switzerland, where the idea was not as potentially inflammatory among Jews. In 1914, for example, Rabbi Herbert Loewe asserted in his academic critique of Zionism that, historically, nationalism has never benefitted the Jews and, in the case of modern Zionism, was not likely to do so in the future. He observed:</w:t>
      </w:r>
    </w:p>
    <w:p w14:paraId="636B59EB" w14:textId="7EF7B4FF" w:rsidR="002416F8" w:rsidRDefault="00842684" w:rsidP="00E616ED">
      <w:pPr>
        <w:pStyle w:val="ListParagraph"/>
        <w:numPr>
          <w:ilvl w:val="1"/>
          <w:numId w:val="39"/>
        </w:numPr>
        <w:rPr>
          <w:rFonts w:eastAsiaTheme="minorHAnsi"/>
        </w:rPr>
      </w:pPr>
      <w:r w:rsidRPr="00842684">
        <w:rPr>
          <w:rFonts w:eastAsiaTheme="minorHAnsi"/>
        </w:rPr>
        <w:t>Every recrudescence of nationalism has brought misfortune to the Jews and Judaism. It was the cause of the catastrophe of 587 BC, of the fall of the Maccabees, of the decay of the Sadducees, of the destruction by Titus, and the desolation of Judaea in 136.</w:t>
      </w:r>
    </w:p>
    <w:p w14:paraId="36E2836A" w14:textId="77777777" w:rsidR="00842684" w:rsidRDefault="00842684" w:rsidP="00842684">
      <w:pPr>
        <w:rPr>
          <w:rFonts w:eastAsiaTheme="minorHAnsi"/>
        </w:rPr>
      </w:pPr>
    </w:p>
    <w:p w14:paraId="4654B686" w14:textId="77777777" w:rsidR="00295BFA" w:rsidRPr="00295BFA" w:rsidRDefault="00295BFA" w:rsidP="00E616ED">
      <w:pPr>
        <w:pStyle w:val="ListParagraph"/>
        <w:numPr>
          <w:ilvl w:val="0"/>
          <w:numId w:val="39"/>
        </w:numPr>
        <w:rPr>
          <w:rFonts w:eastAsiaTheme="minorHAnsi"/>
        </w:rPr>
      </w:pPr>
      <w:r w:rsidRPr="00295BFA">
        <w:rPr>
          <w:rFonts w:eastAsiaTheme="minorHAnsi"/>
        </w:rPr>
        <w:t>The Balfour Declaration of 1917 was the first official blueprint of the Trojan Horse that would ultimately bring millions of alien Diaspora Jews into Palestine against the express wishes of the Palestinian people and their neighbors, Muslim, Christian, and, in some cases, even indigenous Jewish. The Balfour Declaration increased popular support for Zionism among world Jews, and it became the founding document of the British Mandate for Palestine, which lasted from 1920 until the foundation of modern Israel in 1948.</w:t>
      </w:r>
    </w:p>
    <w:p w14:paraId="3AEB1031" w14:textId="77777777" w:rsidR="00295BFA" w:rsidRPr="00295BFA" w:rsidRDefault="00295BFA" w:rsidP="00E616ED">
      <w:pPr>
        <w:pStyle w:val="ListParagraph"/>
        <w:numPr>
          <w:ilvl w:val="0"/>
          <w:numId w:val="39"/>
        </w:numPr>
        <w:rPr>
          <w:rFonts w:eastAsiaTheme="minorHAnsi"/>
        </w:rPr>
      </w:pPr>
    </w:p>
    <w:p w14:paraId="66D8F5A6" w14:textId="77777777" w:rsidR="00295BFA" w:rsidRPr="00295BFA" w:rsidRDefault="00295BFA" w:rsidP="00E616ED">
      <w:pPr>
        <w:pStyle w:val="ListParagraph"/>
        <w:numPr>
          <w:ilvl w:val="0"/>
          <w:numId w:val="39"/>
        </w:numPr>
        <w:rPr>
          <w:rFonts w:eastAsiaTheme="minorHAnsi"/>
        </w:rPr>
      </w:pPr>
      <w:r w:rsidRPr="00295BFA">
        <w:rPr>
          <w:rFonts w:eastAsiaTheme="minorHAnsi"/>
        </w:rPr>
        <w:t>As noted above, the Balfour Declaration of 9 November 1917 announced the public support of the British Empire for “the establishment in Palestine of a national home for the Jewish people” and was the geo-political culmination of the 1916 Sykes-Picot Agreement as related to Palestine. The proclamation takes its name from Lord Arthur Balfour, who was one of its principal architects and promoters. In 1917 toward the end of World War I, the Zionist Movement—which was now under the direction of Chaim Waizmann—persuaded the British government to issue the Balfour Declaration, which openly committed the British Empire to the objective of establishing a “Jewish homeland” in Palestine, although at that time Palestine was still officially under Ottoman control and its Jewish population was still exceedingly small. The Holy Land, which had long been an Ottoman province, was made up of an overwhelming majority of Muslims of roughly eighty-seven percent, a significant minority of Christians of about nine percent, and a smaller minority of Jews, who numbered from four to five percent of the total population, although most of these Jews—about three percent—were made up of indigenous Arabized Palestinian Jews (Arabic: Musta‘ribūn; Hebrew: Mûsta‘rabhîm), and these Arabized Jews were “Palestinians” and essentially no different from their Muslim and Christian neighbors.</w:t>
      </w:r>
    </w:p>
    <w:p w14:paraId="2C54D6F2" w14:textId="77777777" w:rsidR="00295BFA" w:rsidRPr="00295BFA" w:rsidRDefault="00295BFA" w:rsidP="00E616ED">
      <w:pPr>
        <w:pStyle w:val="ListParagraph"/>
        <w:numPr>
          <w:ilvl w:val="0"/>
          <w:numId w:val="39"/>
        </w:numPr>
        <w:rPr>
          <w:rFonts w:eastAsiaTheme="minorHAnsi"/>
        </w:rPr>
      </w:pPr>
    </w:p>
    <w:p w14:paraId="4DC6BC22" w14:textId="77777777" w:rsidR="00295BFA" w:rsidRPr="00295BFA" w:rsidRDefault="00295BFA" w:rsidP="00E616ED">
      <w:pPr>
        <w:pStyle w:val="ListParagraph"/>
        <w:numPr>
          <w:ilvl w:val="0"/>
          <w:numId w:val="39"/>
        </w:numPr>
        <w:rPr>
          <w:rFonts w:eastAsiaTheme="minorHAnsi"/>
        </w:rPr>
      </w:pPr>
      <w:r w:rsidRPr="00295BFA">
        <w:rPr>
          <w:rFonts w:eastAsiaTheme="minorHAnsi"/>
        </w:rPr>
        <w:t>Great Britain had declared war on the Ottoman Empire in November of 1914, and immediately the British War Cabinet began to consider its possible future control over Palestine. In two months, a staunchly Zionist Jewish cabinet member, Herbert Samuel, circulated a memorandum in the War Cabinet, proposing that it support Zionist ambitions in Palestine to enlist the fullest support of Jews for the British in the war effort. By April of 1915, British Prime Minister, Herbert Henry Asquith, established a special committee to determine British policy toward the Ottoman Empire, including its Palestinian territories. Asquith, who did not look favorably upon partition of the Ottoman Empire, resigned in 1916—primarily because of his failures in directing British war efforts—and was replaced by Prime Minister David Lloyd George, who favored the partition of former Ottoman territories.</w:t>
      </w:r>
    </w:p>
    <w:p w14:paraId="5C2C435C" w14:textId="77777777" w:rsidR="00295BFA" w:rsidRPr="00295BFA" w:rsidRDefault="00295BFA" w:rsidP="00E616ED">
      <w:pPr>
        <w:pStyle w:val="ListParagraph"/>
        <w:numPr>
          <w:ilvl w:val="0"/>
          <w:numId w:val="39"/>
        </w:numPr>
        <w:rPr>
          <w:rFonts w:eastAsiaTheme="minorHAnsi"/>
        </w:rPr>
      </w:pPr>
    </w:p>
    <w:p w14:paraId="2921068D" w14:textId="77777777" w:rsidR="00295BFA" w:rsidRPr="00295BFA" w:rsidRDefault="00295BFA" w:rsidP="00E616ED">
      <w:pPr>
        <w:pStyle w:val="ListParagraph"/>
        <w:numPr>
          <w:ilvl w:val="0"/>
          <w:numId w:val="39"/>
        </w:numPr>
        <w:rPr>
          <w:rFonts w:eastAsiaTheme="minorHAnsi"/>
        </w:rPr>
      </w:pPr>
      <w:r w:rsidRPr="00295BFA">
        <w:rPr>
          <w:rFonts w:eastAsiaTheme="minorHAnsi"/>
        </w:rPr>
        <w:t>The first British negotiations with the Zionists took place on 7 February 1917, and included Sir Mark Sykes, who was already involved in the secret Sykes-Picot negotiations with the French to divide the Levant between the British and French Empires. On 19 June 1917, Chaim Waizmann and Baron Lionel Rothschild, a prominent British Zionist leader, who would later be the president of the Board of Deputies of British Jews from 1925 until 1926, submitted a draft for the declaration. Further amendments and drafts were in the hands of the British War Cabinet that September and October, all with significant input from both Zionist and anti-Zionist Jewish parties. The final wording of the declaration was made in an official letter, dated 2 November 1917, from the British Foreign Secretary, Arthur Balfour, to Lord Lionel Rothschild. The letter was published one week later in the British press on 9 November 1917.</w:t>
      </w:r>
    </w:p>
    <w:p w14:paraId="730518CD" w14:textId="77777777" w:rsidR="00295BFA" w:rsidRPr="00295BFA" w:rsidRDefault="00295BFA" w:rsidP="00295BFA">
      <w:pPr>
        <w:pStyle w:val="ListParagraph"/>
        <w:ind w:left="834"/>
        <w:rPr>
          <w:rFonts w:eastAsiaTheme="minorHAnsi"/>
        </w:rPr>
      </w:pPr>
    </w:p>
    <w:p w14:paraId="2595588D" w14:textId="77777777" w:rsidR="00295BFA" w:rsidRPr="00295BFA" w:rsidRDefault="00295BFA" w:rsidP="00E616ED">
      <w:pPr>
        <w:pStyle w:val="ListParagraph"/>
        <w:numPr>
          <w:ilvl w:val="0"/>
          <w:numId w:val="39"/>
        </w:numPr>
        <w:rPr>
          <w:rFonts w:eastAsiaTheme="minorHAnsi"/>
        </w:rPr>
      </w:pPr>
      <w:r w:rsidRPr="00295BFA">
        <w:rPr>
          <w:rFonts w:eastAsiaTheme="minorHAnsi"/>
        </w:rPr>
        <w:t xml:space="preserve">It should be noted that the Balfour Declaration was intentionally vague. It used the term “national home,” which had no precedent in international law, and made no explicit reference to a “Jewish State.” The statement made no attempt to define Palestine’s international borders, and the words “in Palestine” implied that the “national home” of the Jews in that land was not intended to take up all of Palestine, in which—at that time, as noted before—the Jews made up a negligibly small minority. </w:t>
      </w:r>
    </w:p>
    <w:p w14:paraId="6D72D83C" w14:textId="77777777" w:rsidR="00295BFA" w:rsidRPr="00295BFA" w:rsidRDefault="00295BFA" w:rsidP="00295BFA">
      <w:pPr>
        <w:pStyle w:val="ListParagraph"/>
        <w:ind w:left="834"/>
        <w:rPr>
          <w:rFonts w:eastAsiaTheme="minorHAnsi"/>
        </w:rPr>
      </w:pPr>
    </w:p>
    <w:p w14:paraId="27517210" w14:textId="69DE6CC8" w:rsidR="00842684" w:rsidRDefault="00295BFA" w:rsidP="00E616ED">
      <w:pPr>
        <w:pStyle w:val="ListParagraph"/>
        <w:numPr>
          <w:ilvl w:val="0"/>
          <w:numId w:val="39"/>
        </w:numPr>
        <w:rPr>
          <w:rFonts w:eastAsiaTheme="minorHAnsi"/>
        </w:rPr>
      </w:pPr>
      <w:r w:rsidRPr="00295BFA">
        <w:rPr>
          <w:rFonts w:eastAsiaTheme="minorHAnsi"/>
        </w:rPr>
        <w:t>The Balfour Declaration included no representation for the indigenous people of Palestine. The announcement did call for the safeguarding of the civil and religious rights of the Palestinians, whose Muslim and Christian populations—as just indicated—made up about ninety-five to ninety-six percent of the total Palestinian demography. At the beginning of World War II in 1939, the British government asserted that the wishes of Palestine’s local populations should be taken into account, but this explicit stance was influenced by Nazi German objectives in the Near East, which would benefit directly from the disaffection of Palestinian Muslims and Christians. In any case, however, the “wishes” of the Palestinian people were never considered, and nothing approaching a valid plebiscite of the Palestinian people was ever conducted to determine how they viewed the matter of foreign Jewish settlement in their lands for the purpose of establishing a “national home” for Jews who had not lived there for almost two thousand years.</w:t>
      </w:r>
    </w:p>
    <w:p w14:paraId="0DE4A085" w14:textId="77777777" w:rsidR="00295BFA" w:rsidRPr="00295BFA" w:rsidRDefault="00295BFA" w:rsidP="00295BFA">
      <w:pPr>
        <w:pStyle w:val="ListParagraph"/>
        <w:rPr>
          <w:rFonts w:eastAsiaTheme="minorHAnsi"/>
        </w:rPr>
      </w:pPr>
    </w:p>
    <w:p w14:paraId="2625A982" w14:textId="1CFCF10A" w:rsidR="00295BFA" w:rsidRDefault="00295BFA" w:rsidP="00E616ED">
      <w:pPr>
        <w:pStyle w:val="ListParagraph"/>
        <w:numPr>
          <w:ilvl w:val="0"/>
          <w:numId w:val="39"/>
        </w:numPr>
        <w:rPr>
          <w:rFonts w:eastAsiaTheme="minorHAnsi"/>
        </w:rPr>
      </w:pPr>
      <w:r w:rsidRPr="00295BFA">
        <w:rPr>
          <w:rFonts w:eastAsiaTheme="minorHAnsi"/>
        </w:rPr>
        <w:t>After the Israeli government occupied Jerusalem during the Third Israeli-Arab War, it began to “reconstruct” historical sites in the Old City. At the same time, it initiated and protected illegal Jewish settlements in the Gaza Strip and the West Bank. Ultra-Zionists like the prominent Rabbi Zvi Yehuda Kook and others applauded such moves and asserted that, in order to hasten the coming of the Messianic Era, Israelis must settle everywhere in what had been the Biblical land of Israel well over two millennia ago before God’s banishment of the Jews from the Holy Land. “Kookian Zionism ultimately became the dominant form of Religious Zionism and combined the principles of secular nationalistic Zionism with Kook’s ultra-nationalist interpretation of Rabbinic Judaism. He taught that every war the Jews had taken part in before the establishment of the State of Israel until the Yom Kippur War of 1973, had been stages on the path of Israel's redemption. Although Zvi Kook did not advocate waging blatant wars of aggression to establish Greater Israel, he taught that recourse to military force was indeed justified, whenever “the Arabs” refused to acknowledge Jewish rights to their land or if they chose to wage war. He compared the situation of the Jews in Palestine to that of a man who has been forcefully expelled from his home, which others have seized and trespassed upon. Rabbi Zvi Kook stressed that the indigenous Palestinian people have absolutely no national right to the land of Palestine. If they deny the justice of the Zionist cause and choose to go to war, they must be persuaded by Jewish tanks.</w:t>
      </w:r>
    </w:p>
    <w:p w14:paraId="7A43AAC4" w14:textId="77777777" w:rsidR="0016370D" w:rsidRPr="0016370D" w:rsidRDefault="0016370D" w:rsidP="0016370D">
      <w:pPr>
        <w:rPr>
          <w:rFonts w:eastAsiaTheme="minorHAnsi"/>
        </w:rPr>
      </w:pPr>
    </w:p>
    <w:p w14:paraId="66C493B6" w14:textId="2913F7AC" w:rsidR="00295BFA" w:rsidRDefault="0016370D" w:rsidP="00E616ED">
      <w:pPr>
        <w:pStyle w:val="ListParagraph"/>
        <w:numPr>
          <w:ilvl w:val="0"/>
          <w:numId w:val="39"/>
        </w:numPr>
        <w:rPr>
          <w:rFonts w:eastAsiaTheme="minorHAnsi"/>
        </w:rPr>
      </w:pPr>
      <w:r w:rsidRPr="0016370D">
        <w:rPr>
          <w:rFonts w:eastAsiaTheme="minorHAnsi"/>
        </w:rPr>
        <w:t>Discredited and exhausted and by loss of the Ramaḍān War of 1973, Golda Meir resigned in 1974 and was succeeded by Yitzhak Rabin. In view of King Faisal’s oil embargo and Egyptian President Anwar Sadat’s new pro-American positions—Rabin took a new Israeli stance and argued that Israel must “exchange land for time,” until America could end its heavy dependence upon “Arab oil.” At this same time, however—and as just indicated above—the Gush Emunim movement was gaining strength in Israel and, between 1974 and 1987, aggressively promoted the policy of establishing illegal communities of Jewish settlers near Israeli populations in occupied territory. Although Rabin and Israel’s secular government condemned the unlawful settlements, it did little to stop them. Thus, the unauthorized settlements greatly exacerbated Rabin’s ostensible desire for peace. In the meantime, the Palestine Liberation Organization (PLO) declared itself the sole representative of the Palestinian people and was gaining increased sympathy and acceptance in Western Europe and Asia. Then, in 1975, the United Nations General Assembly passed Resolution 3379, which equated Zionism with racism and declared it to be a form of racial discrimination.</w:t>
      </w:r>
    </w:p>
    <w:p w14:paraId="6AAA3E72" w14:textId="38A46C06" w:rsidR="0016370D" w:rsidRDefault="0016370D" w:rsidP="0016370D">
      <w:pPr>
        <w:ind w:left="474"/>
        <w:rPr>
          <w:rFonts w:eastAsiaTheme="minorHAnsi"/>
        </w:rPr>
      </w:pPr>
    </w:p>
    <w:p w14:paraId="0ACED6E0" w14:textId="77777777" w:rsidR="0016370D" w:rsidRDefault="0016370D" w:rsidP="0016370D">
      <w:pPr>
        <w:ind w:left="474"/>
        <w:rPr>
          <w:rFonts w:eastAsiaTheme="minorHAnsi"/>
        </w:rPr>
      </w:pPr>
    </w:p>
    <w:p w14:paraId="3366F7A5" w14:textId="47509E45" w:rsidR="0016370D" w:rsidRPr="00A675A0" w:rsidRDefault="002828AB" w:rsidP="00E616ED">
      <w:pPr>
        <w:pStyle w:val="ListParagraph"/>
        <w:numPr>
          <w:ilvl w:val="0"/>
          <w:numId w:val="39"/>
        </w:numPr>
        <w:rPr>
          <w:rFonts w:eastAsiaTheme="minorHAnsi"/>
        </w:rPr>
      </w:pPr>
      <w:r w:rsidRPr="002828AB">
        <w:rPr>
          <w:rFonts w:eastAsiaTheme="minorHAnsi"/>
        </w:rPr>
        <w:t>ADD: Nationalism is an infantile disease. It is the measles of Mankind. (Albert Einstein, d. 1955). You can put this with Zionism and Rabbi Loewe’s fear that Zionism would lead to Nationalism.</w:t>
      </w:r>
    </w:p>
    <w:p w14:paraId="1EFBD705" w14:textId="77777777" w:rsidR="00295BFA" w:rsidRPr="00295BFA" w:rsidRDefault="00295BFA" w:rsidP="00295BFA">
      <w:pPr>
        <w:pStyle w:val="ListParagraph"/>
        <w:rPr>
          <w:rFonts w:eastAsiaTheme="minorHAnsi"/>
        </w:rPr>
      </w:pPr>
    </w:p>
    <w:p w14:paraId="21334471" w14:textId="77777777" w:rsidR="00FD1A33" w:rsidRDefault="00FD1A33" w:rsidP="00FD1A33">
      <w:pPr>
        <w:rPr>
          <w:rFonts w:eastAsiaTheme="minorHAnsi"/>
          <w:b/>
          <w:bCs/>
          <w:i/>
          <w:iCs/>
        </w:rPr>
      </w:pPr>
      <w:r>
        <w:rPr>
          <w:rFonts w:eastAsiaTheme="minorHAnsi"/>
        </w:rPr>
        <w:tab/>
      </w:r>
      <w:bookmarkStart w:id="166" w:name="_Toc188509420"/>
      <w:r>
        <w:rPr>
          <w:rFonts w:eastAsiaTheme="minorHAnsi"/>
        </w:rPr>
        <w:t xml:space="preserve">       </w:t>
      </w:r>
      <w:r w:rsidRPr="00D227F5">
        <w:rPr>
          <w:rFonts w:eastAsiaTheme="minorHAnsi"/>
          <w:b/>
          <w:bCs/>
          <w:i/>
          <w:iCs/>
        </w:rPr>
        <w:t>Rise of Theological Zionism in Medieval Iberia</w:t>
      </w:r>
      <w:bookmarkEnd w:id="166"/>
    </w:p>
    <w:p w14:paraId="7BCC732A" w14:textId="5B9F095F" w:rsidR="008C6421" w:rsidRPr="008C6421" w:rsidRDefault="008C6421" w:rsidP="00E616ED">
      <w:pPr>
        <w:pStyle w:val="ListParagraph"/>
        <w:numPr>
          <w:ilvl w:val="0"/>
          <w:numId w:val="39"/>
        </w:numPr>
        <w:rPr>
          <w:rFonts w:eastAsiaTheme="minorHAnsi"/>
          <w:b/>
          <w:bCs/>
          <w:i/>
          <w:iCs/>
        </w:rPr>
      </w:pPr>
      <w:r>
        <w:rPr>
          <w:rFonts w:eastAsiaTheme="minorHAnsi"/>
          <w:b/>
          <w:bCs/>
          <w:i/>
          <w:iCs/>
        </w:rPr>
        <w:t xml:space="preserve">Taken From Volume 4: </w:t>
      </w:r>
    </w:p>
    <w:p w14:paraId="33276200" w14:textId="77777777" w:rsidR="008C6421" w:rsidRPr="008C6421" w:rsidRDefault="008C6421" w:rsidP="00E616ED">
      <w:pPr>
        <w:pStyle w:val="ListParagraph"/>
        <w:numPr>
          <w:ilvl w:val="1"/>
          <w:numId w:val="39"/>
        </w:numPr>
        <w:rPr>
          <w:rFonts w:eastAsiaTheme="minorHAnsi"/>
        </w:rPr>
      </w:pPr>
      <w:r w:rsidRPr="008C6421">
        <w:rPr>
          <w:rFonts w:eastAsiaTheme="minorHAnsi"/>
        </w:rPr>
        <w:t xml:space="preserve">Zionism (Hebrew: Ṣîyônûth; Arabic: al-Ṣahyūniyya) takes its name from the Biblical word “Zion” (Hebrew: Ṣîyôn; Arabic: Ṣahyūn), which is generally believed to refer specifically to the Temple Mount in Jerusalem, although it has been used metaphorically for centuries to allude to the Hebrew State of Ancient Israel and then, by later-day transfer, to modern Israel. </w:t>
      </w:r>
    </w:p>
    <w:p w14:paraId="46D559F9" w14:textId="1E821F79" w:rsidR="00FD1A33" w:rsidRPr="00A675A0" w:rsidRDefault="008C6421" w:rsidP="00E616ED">
      <w:pPr>
        <w:pStyle w:val="ListParagraph"/>
        <w:numPr>
          <w:ilvl w:val="1"/>
          <w:numId w:val="39"/>
        </w:numPr>
        <w:rPr>
          <w:rFonts w:eastAsiaTheme="minorHAnsi"/>
        </w:rPr>
      </w:pPr>
      <w:r w:rsidRPr="008C6421">
        <w:rPr>
          <w:rFonts w:eastAsiaTheme="minorHAnsi"/>
        </w:rPr>
        <w:t xml:space="preserve">    Modern Zionism, however, has its roots in Medieval Muslim Iberia and originated as a radically new religious movement within Orthodox Rabbinic Judaism, which—like political Zionism—was never accepted by the Orthodox Rabbis as a whole. Religious Zionism inverted the Messianic expectations of standard traditional Rabbinic doctrine, which held that Israel’s promised Messiah would first appear and then miraculously bring the Jews back to the Promised Land. Theological Zionism attempted to invert the process and held that the Jews should first take it upon themselves to return to the Holy Land, and, then in response to their return, God would give rise to the coming of the Messiah. In the late nineteenth century, religious Zionism was transformed into a secular nationalist movement under Theodore Herzl (d. 1904) and others in the face of growing anti-Jewish sentiment in the West, but also as a historical reaction against the many horribly failed Jewish Messianic movements that had preceded it, most notably that of the Ottoman Sephardic or Romaniote Jew Sabbatai Zevi (Hebrew: Shabbethay Ṣebhî) (d. 1676). The First Zionist Congress was held in Basel, Switzerland, in 1897 under the direction of Theodor Herzl. From the beginning, secular Zionism sought a national homeland for the Jews. Hopes were always focused upon Palestine—the land of Jerusalem and Ancient Israel—but other possibilities such as Uganda were also considered in the beginning by both Great Britain and the newly-emerging Zionist movement. At the Sixth Zionist Congress in 1903, Herzl suggested the project of making Uganda the site of the Jewish State, and the idea was endorsed by the British Colonial Secretary Joseph Chamberlain (d. 1914) on behalf of the British Empire. The Uganda Scheme met, however, with great opposition among world Jewry and was rejected</w:t>
      </w:r>
    </w:p>
    <w:p w14:paraId="01E984C5" w14:textId="77777777" w:rsidR="00FD1A33" w:rsidRPr="00467079" w:rsidRDefault="00FD1A33" w:rsidP="00FD1A33">
      <w:pPr>
        <w:ind w:left="1080" w:right="2340"/>
        <w:jc w:val="both"/>
        <w:rPr>
          <w:rFonts w:eastAsiaTheme="minorEastAsia"/>
          <w:color w:val="000000"/>
        </w:rPr>
      </w:pPr>
    </w:p>
    <w:p w14:paraId="76972ED6" w14:textId="77777777" w:rsidR="00FD1A33" w:rsidRDefault="00FD1A33" w:rsidP="00E616ED">
      <w:pPr>
        <w:pStyle w:val="Heading4"/>
        <w:numPr>
          <w:ilvl w:val="1"/>
          <w:numId w:val="3"/>
        </w:numPr>
        <w:ind w:right="2250"/>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Hebrew or </w:t>
      </w:r>
      <w:r w:rsidRPr="0070194A">
        <w:rPr>
          <w:rFonts w:asciiTheme="majorBidi" w:eastAsiaTheme="minorHAnsi" w:hAnsiTheme="majorBidi"/>
          <w:b/>
          <w:bCs/>
          <w:color w:val="C00000"/>
          <w:sz w:val="28"/>
          <w:szCs w:val="28"/>
        </w:rPr>
        <w:t xml:space="preserve">Judaic Christianity, </w:t>
      </w:r>
      <w:r>
        <w:rPr>
          <w:rFonts w:asciiTheme="majorBidi" w:eastAsiaTheme="minorHAnsi" w:hAnsiTheme="majorBidi"/>
          <w:b/>
          <w:bCs/>
          <w:color w:val="C00000"/>
          <w:sz w:val="28"/>
          <w:szCs w:val="28"/>
        </w:rPr>
        <w:t xml:space="preserve">Hebrew Christians, </w:t>
      </w:r>
      <w:r w:rsidRPr="0070194A">
        <w:rPr>
          <w:rFonts w:asciiTheme="majorBidi" w:eastAsiaTheme="minorHAnsi" w:hAnsiTheme="majorBidi"/>
          <w:b/>
          <w:bCs/>
          <w:color w:val="C00000"/>
          <w:sz w:val="28"/>
          <w:szCs w:val="28"/>
        </w:rPr>
        <w:t>Jewish Christians, Judeo-Christians</w:t>
      </w:r>
    </w:p>
    <w:p w14:paraId="20ECCD92" w14:textId="77777777" w:rsidR="00FD1A33" w:rsidRPr="000339D6" w:rsidRDefault="0A910C68" w:rsidP="00FD1A33">
      <w:pPr>
        <w:ind w:left="1080" w:right="1170"/>
        <w:rPr>
          <w:rFonts w:asciiTheme="majorBidi" w:eastAsiaTheme="minorEastAsia" w:hAnsiTheme="majorBidi" w:cstheme="majorBidi"/>
          <w:i/>
          <w:iCs/>
          <w:color w:val="000000"/>
        </w:rPr>
      </w:pPr>
      <w:r w:rsidRPr="19736EA0">
        <w:rPr>
          <w:rFonts w:asciiTheme="majorBidi" w:eastAsiaTheme="minorEastAsia" w:hAnsiTheme="majorBidi" w:cstheme="majorBidi"/>
          <w:i/>
          <w:iCs/>
          <w:color w:val="000000"/>
        </w:rPr>
        <w:t>Rabbinic Judaism grew up—in fact—in direct reaction against early Christianity—especially against the Community of Hebrew or Judaic Christians, who were literally “Jewish Christians” and unequivocally challenged Rabbinical authority.</w:t>
      </w:r>
      <w:r w:rsidR="00FD1A33" w:rsidRPr="19736EA0">
        <w:rPr>
          <w:rStyle w:val="FootnoteReference"/>
          <w:rFonts w:asciiTheme="majorBidi" w:eastAsiaTheme="minorEastAsia" w:hAnsiTheme="majorBidi" w:cstheme="majorBidi"/>
          <w:i/>
          <w:iCs/>
          <w:color w:val="000000"/>
        </w:rPr>
        <w:footnoteReference w:id="136"/>
      </w:r>
    </w:p>
    <w:p w14:paraId="37970DD1" w14:textId="77777777" w:rsidR="00FD1A33" w:rsidRPr="000339D6" w:rsidRDefault="0A910C68" w:rsidP="00FD1A33">
      <w:pPr>
        <w:ind w:left="1080" w:right="1170"/>
        <w:rPr>
          <w:rFonts w:asciiTheme="majorBidi" w:eastAsiaTheme="minorEastAsia" w:hAnsiTheme="majorBidi" w:cstheme="majorBidi"/>
          <w:i/>
          <w:iCs/>
          <w:color w:val="000000"/>
        </w:rPr>
      </w:pPr>
      <w:r w:rsidRPr="19736EA0">
        <w:rPr>
          <w:rFonts w:asciiTheme="majorBidi" w:eastAsiaTheme="minorEastAsia" w:hAnsiTheme="majorBidi" w:cstheme="majorBidi"/>
          <w:i/>
          <w:iCs/>
        </w:rPr>
        <w:t>As long as it existed, t</w:t>
      </w:r>
      <w:r w:rsidRPr="19736EA0">
        <w:rPr>
          <w:rFonts w:asciiTheme="majorBidi" w:eastAsiaTheme="minorEastAsia" w:hAnsiTheme="majorBidi" w:cstheme="majorBidi"/>
          <w:i/>
          <w:iCs/>
          <w:color w:val="000000"/>
        </w:rPr>
        <w:t>he Jerusalem Church and its followers worked diligently to keep heresy at bay, and they vigilantly watched over Orthodox teachings among all Christians in Palestine and the Jewish Diaspora until the Temple’s initial destruction in 70 CE and the ruin of Judaic Palestine in 135 CE.</w:t>
      </w:r>
      <w:r w:rsidR="00FD1A33" w:rsidRPr="19736EA0">
        <w:rPr>
          <w:rStyle w:val="FootnoteReference"/>
          <w:rFonts w:asciiTheme="majorBidi" w:eastAsiaTheme="minorEastAsia" w:hAnsiTheme="majorBidi" w:cstheme="majorBidi"/>
          <w:i/>
          <w:iCs/>
          <w:color w:val="000000"/>
        </w:rPr>
        <w:footnoteReference w:id="137"/>
      </w:r>
      <w:r w:rsidRPr="19736EA0">
        <w:rPr>
          <w:rFonts w:asciiTheme="majorBidi" w:eastAsiaTheme="minorEastAsia" w:hAnsiTheme="majorBidi" w:cstheme="majorBidi"/>
          <w:i/>
          <w:iCs/>
          <w:color w:val="000000"/>
        </w:rPr>
        <w:t xml:space="preserve"> As a rule, these early Hebrew Christians followed the Law of Moses intently, while fervently believing that Jesus Christ Son of Mary was Israel’s promised Messiah, who would return to the earth in the Second Coming. When Saint Paul came to Jerusalem years prior to the destruction of the Second Temple, the Judaic Christians there numbered in the thousands, and all of them are described in the New Testament as “zealous for the Law.” For the sake of historical accuracy, it must be emphasized that </w:t>
      </w:r>
      <w:r w:rsidRPr="19736EA0">
        <w:rPr>
          <w:rFonts w:asciiTheme="majorBidi" w:hAnsiTheme="majorBidi" w:cstheme="majorBidi"/>
          <w:i/>
          <w:iCs/>
        </w:rPr>
        <w:t xml:space="preserve">Judaic Christianity was a complex phenomenon, and not all Judeo-Christians were the same, as we will discuss in greater detail in Volume Six. But, from the beginning, Judeo-Christianity </w:t>
      </w:r>
      <w:r w:rsidRPr="19736EA0">
        <w:rPr>
          <w:rFonts w:asciiTheme="majorBidi" w:eastAsiaTheme="minorEastAsia" w:hAnsiTheme="majorBidi" w:cstheme="majorBidi"/>
          <w:i/>
          <w:iCs/>
          <w:color w:val="000000"/>
        </w:rPr>
        <w:t xml:space="preserve">flourished in Palestine and in the Hellenistic Jewish Diaspora as well, and—by in large—Judaic Christianity, despite its internal difference, sought to be authentically “Jewish,” while holding that the sincere observance of Mosaic Law was a necessary part of Christ’s original Message. </w:t>
      </w:r>
    </w:p>
    <w:p w14:paraId="62FE4513" w14:textId="50AE2FA6" w:rsidR="00FD1A33" w:rsidRPr="000F47D3" w:rsidRDefault="00FD1A33" w:rsidP="000F47D3">
      <w:pPr>
        <w:ind w:left="1080" w:right="1170"/>
        <w:rPr>
          <w:rFonts w:asciiTheme="majorBidi" w:eastAsiaTheme="minorEastAsia" w:hAnsiTheme="majorBidi" w:cstheme="majorBidi"/>
          <w:i/>
          <w:iCs/>
          <w:color w:val="000000"/>
        </w:rPr>
      </w:pPr>
      <w:r w:rsidRPr="000339D6">
        <w:rPr>
          <w:rFonts w:asciiTheme="majorBidi" w:eastAsiaTheme="minorEastAsia" w:hAnsiTheme="majorBidi" w:cstheme="majorBidi"/>
          <w:i/>
          <w:iCs/>
          <w:color w:val="000000"/>
        </w:rPr>
        <w:t>In this regard, it is of note, however, that central Doctrines of the Jewish Christians were similar in their universalism to the earlier Jewish Missions of Late Antiquity. In sharp contrast to Pauline Christianity, however, the Hebrew Christians focused on the historical Jesus. They believed him to be a Prophet, Messiah, and the long-awaited “King of the Jews,” but they believed him to be created and entirely human, while making no reference to the Cross or the Crucifixion, which would become the essence of Pauline Christianity. Such teachings appear to have remained one of the primary characteristics of the Judeo-Christians throughout the generations. As we have seen, the Church of Jerusalem—instructed them to be receptive and tolerant of Gentile Christian converts, and, although the Judaic Christians used Hebrew and Aramaic (Syriac), many of them knew Greek and Latin, and they were not alien to or out of touch with the Hellenistic world around them or the Greek-speaking Hellenistic Gentile Christians, who were growing up in their midst and many of whom followed their lead—especially during Christianity’s first two centuries.</w:t>
      </w:r>
    </w:p>
    <w:p w14:paraId="4FACDFFD" w14:textId="77777777" w:rsidR="00FD1A33" w:rsidRDefault="00FD1A33" w:rsidP="00FD1A33">
      <w:pPr>
        <w:ind w:right="2340"/>
        <w:jc w:val="both"/>
        <w:rPr>
          <w:rFonts w:eastAsiaTheme="minorHAnsi"/>
        </w:rPr>
      </w:pPr>
    </w:p>
    <w:p w14:paraId="3619D0F1" w14:textId="77777777" w:rsidR="00FD1A33" w:rsidRPr="00275465" w:rsidRDefault="00FD1A33" w:rsidP="00E616ED">
      <w:pPr>
        <w:pStyle w:val="Heading4"/>
        <w:numPr>
          <w:ilvl w:val="1"/>
          <w:numId w:val="3"/>
        </w:numPr>
        <w:spacing w:before="0" w:after="0"/>
        <w:rPr>
          <w:rFonts w:asciiTheme="majorBidi" w:eastAsiaTheme="minorHAnsi" w:hAnsiTheme="majorBidi"/>
          <w:b/>
          <w:bCs/>
          <w:color w:val="C00000"/>
          <w:sz w:val="28"/>
          <w:szCs w:val="28"/>
        </w:rPr>
      </w:pPr>
      <w:r>
        <w:rPr>
          <w:rFonts w:asciiTheme="majorBidi" w:eastAsia="MS Mincho" w:hAnsiTheme="majorBidi"/>
          <w:b/>
          <w:bCs/>
          <w:color w:val="C00000"/>
          <w:sz w:val="28"/>
          <w:szCs w:val="28"/>
        </w:rPr>
        <w:t xml:space="preserve"> </w:t>
      </w:r>
      <w:r w:rsidRPr="00275465">
        <w:rPr>
          <w:rFonts w:asciiTheme="majorBidi" w:eastAsia="MS Mincho" w:hAnsiTheme="majorBidi"/>
          <w:b/>
          <w:bCs/>
          <w:color w:val="C00000"/>
          <w:sz w:val="28"/>
          <w:szCs w:val="28"/>
        </w:rPr>
        <w:t>Magisterial Religion</w:t>
      </w:r>
      <w:r>
        <w:rPr>
          <w:rFonts w:asciiTheme="majorBidi" w:eastAsia="MS Mincho" w:hAnsiTheme="majorBidi"/>
          <w:b/>
          <w:bCs/>
          <w:color w:val="C00000"/>
          <w:sz w:val="28"/>
          <w:szCs w:val="28"/>
        </w:rPr>
        <w:t>,</w:t>
      </w:r>
      <w:r w:rsidRPr="005E3007">
        <w:rPr>
          <w:rFonts w:asciiTheme="majorBidi" w:eastAsia="MS Mincho" w:hAnsiTheme="majorBidi"/>
          <w:b/>
          <w:bCs/>
          <w:color w:val="C00000"/>
          <w:sz w:val="28"/>
          <w:szCs w:val="28"/>
        </w:rPr>
        <w:t xml:space="preserve"> </w:t>
      </w:r>
      <w:r w:rsidRPr="00275465">
        <w:rPr>
          <w:rFonts w:asciiTheme="majorBidi" w:eastAsia="MS Mincho" w:hAnsiTheme="majorBidi"/>
          <w:b/>
          <w:bCs/>
          <w:color w:val="C00000"/>
          <w:sz w:val="28"/>
          <w:szCs w:val="28"/>
        </w:rPr>
        <w:t>Caesaropapism</w:t>
      </w:r>
      <w:r>
        <w:rPr>
          <w:rFonts w:asciiTheme="majorBidi" w:eastAsia="MS Mincho" w:hAnsiTheme="majorBidi"/>
          <w:b/>
          <w:bCs/>
          <w:color w:val="C00000"/>
          <w:sz w:val="28"/>
          <w:szCs w:val="28"/>
        </w:rPr>
        <w:t>, &amp; Non-Magisterial Religion</w:t>
      </w:r>
    </w:p>
    <w:p w14:paraId="76759AC0" w14:textId="78A7DEBC" w:rsidR="00FD1A33" w:rsidRPr="000F47D3" w:rsidRDefault="0A910C68" w:rsidP="000F47D3">
      <w:pPr>
        <w:ind w:left="1080" w:right="1080"/>
        <w:rPr>
          <w:i/>
          <w:iCs/>
          <w:color w:val="202122"/>
        </w:rPr>
      </w:pPr>
      <w:r w:rsidRPr="19736EA0">
        <w:rPr>
          <w:rFonts w:eastAsia="MS Mincho"/>
          <w:i/>
          <w:iCs/>
        </w:rPr>
        <w:t>Caesaropapism,</w:t>
      </w:r>
      <w:r w:rsidR="00FD1A33" w:rsidRPr="19736EA0">
        <w:rPr>
          <w:rStyle w:val="FootnoteReference"/>
          <w:rFonts w:asciiTheme="majorBidi" w:eastAsia="MS Mincho" w:hAnsiTheme="majorBidi" w:cstheme="majorBidi"/>
          <w:i/>
          <w:iCs/>
        </w:rPr>
        <w:footnoteReference w:id="138"/>
      </w:r>
      <w:r w:rsidRPr="19736EA0">
        <w:rPr>
          <w:rFonts w:eastAsiaTheme="minorEastAsia"/>
          <w:i/>
          <w:iCs/>
        </w:rPr>
        <w:t xml:space="preserve"> Magisterial &amp; Non-Magisterial Religion</w:t>
      </w:r>
      <w:r w:rsidR="23AB426C" w:rsidRPr="19736EA0">
        <w:rPr>
          <w:rFonts w:eastAsiaTheme="minorEastAsia"/>
          <w:i/>
          <w:iCs/>
        </w:rPr>
        <w:t xml:space="preserve"> </w:t>
      </w:r>
      <w:r w:rsidRPr="19736EA0">
        <w:rPr>
          <w:i/>
          <w:iCs/>
        </w:rPr>
        <w:t>The Islamic historical record of tolerance will be compared with that of both the Magisterial Church</w:t>
      </w:r>
      <w:r w:rsidR="00FD1A33" w:rsidRPr="19736EA0">
        <w:rPr>
          <w:rStyle w:val="FootnoteReference"/>
          <w:rFonts w:asciiTheme="majorBidi" w:hAnsiTheme="majorBidi" w:cstheme="majorBidi"/>
          <w:i/>
          <w:iCs/>
        </w:rPr>
        <w:footnoteReference w:id="139"/>
      </w:r>
      <w:r w:rsidRPr="19736EA0">
        <w:rPr>
          <w:i/>
          <w:iCs/>
        </w:rPr>
        <w:t xml:space="preserve"> and Rabbinic Judaism. The </w:t>
      </w:r>
      <w:r w:rsidRPr="19736EA0">
        <w:rPr>
          <w:i/>
          <w:iCs/>
          <w:color w:val="202122"/>
        </w:rPr>
        <w:t>Magisterial Protestant Reformation</w:t>
      </w:r>
      <w:r w:rsidR="00FD1A33" w:rsidRPr="19736EA0">
        <w:rPr>
          <w:rStyle w:val="FootnoteReference"/>
          <w:rFonts w:asciiTheme="majorBidi" w:hAnsiTheme="majorBidi" w:cstheme="majorBidi"/>
          <w:i/>
          <w:iCs/>
          <w:color w:val="202122"/>
        </w:rPr>
        <w:footnoteReference w:id="140"/>
      </w:r>
    </w:p>
    <w:p w14:paraId="18BEB8EE" w14:textId="77777777" w:rsidR="00FD1A33" w:rsidRDefault="00FD1A33" w:rsidP="00FD1A33">
      <w:pPr>
        <w:ind w:right="1080"/>
        <w:rPr>
          <w:rFonts w:eastAsiaTheme="minorHAnsi"/>
          <w:i/>
          <w:iCs/>
        </w:rPr>
      </w:pPr>
    </w:p>
    <w:p w14:paraId="5AC69483" w14:textId="7FCE23F1" w:rsidR="009C43DF" w:rsidRPr="0079407A" w:rsidRDefault="00FD1A33" w:rsidP="00E616ED">
      <w:pPr>
        <w:pStyle w:val="Heading4"/>
        <w:numPr>
          <w:ilvl w:val="1"/>
          <w:numId w:val="3"/>
        </w:numPr>
        <w:rPr>
          <w:rFonts w:asciiTheme="majorBidi" w:eastAsiaTheme="minorHAnsi" w:hAnsiTheme="majorBidi"/>
          <w:b/>
          <w:bCs/>
          <w:color w:val="C00000"/>
          <w:sz w:val="28"/>
          <w:szCs w:val="28"/>
        </w:rPr>
      </w:pPr>
      <w:bookmarkStart w:id="167" w:name="_Toc188509409"/>
      <w:r>
        <w:rPr>
          <w:rFonts w:asciiTheme="majorBidi" w:eastAsiaTheme="minorHAnsi" w:hAnsiTheme="majorBidi"/>
          <w:b/>
          <w:bCs/>
          <w:color w:val="C00000"/>
          <w:sz w:val="28"/>
          <w:szCs w:val="28"/>
        </w:rPr>
        <w:t xml:space="preserve"> </w:t>
      </w:r>
      <w:r w:rsidRPr="00FE61C4">
        <w:rPr>
          <w:rFonts w:asciiTheme="majorBidi" w:eastAsiaTheme="minorHAnsi" w:hAnsiTheme="majorBidi"/>
          <w:b/>
          <w:bCs/>
          <w:color w:val="C00000"/>
          <w:sz w:val="28"/>
          <w:szCs w:val="28"/>
        </w:rPr>
        <w:t>Mahdi, Antichrist, &amp; Second Coming in Islam</w:t>
      </w:r>
      <w:bookmarkStart w:id="168" w:name="_Toc188509411"/>
      <w:bookmarkEnd w:id="167"/>
    </w:p>
    <w:p w14:paraId="68C3E71B" w14:textId="692ECC24" w:rsidR="0079407A" w:rsidRPr="0079407A" w:rsidRDefault="0079407A" w:rsidP="00E616ED">
      <w:pPr>
        <w:pStyle w:val="ListParagraph"/>
        <w:numPr>
          <w:ilvl w:val="0"/>
          <w:numId w:val="39"/>
        </w:numPr>
        <w:rPr>
          <w:rFonts w:eastAsiaTheme="minorHAnsi"/>
        </w:rPr>
      </w:pPr>
      <w:r w:rsidRPr="0079407A">
        <w:rPr>
          <w:rFonts w:eastAsiaTheme="minorHAnsi"/>
        </w:rPr>
        <w:t xml:space="preserve">NOTE: The coming of the Mahdi is a worldly matter. It is not the most important. But preparation for the Hereafter and the Judgment: This is what is truly important. </w:t>
      </w:r>
      <w:r>
        <w:rPr>
          <w:rFonts w:eastAsiaTheme="minorHAnsi"/>
          <w:b/>
          <w:bCs/>
        </w:rPr>
        <w:t>Volume 17</w:t>
      </w:r>
    </w:p>
    <w:p w14:paraId="1F27DDF8" w14:textId="77777777" w:rsidR="0079407A" w:rsidRPr="0079407A" w:rsidRDefault="0079407A" w:rsidP="0079407A">
      <w:pPr>
        <w:rPr>
          <w:rFonts w:eastAsiaTheme="minorHAnsi"/>
        </w:rPr>
      </w:pPr>
    </w:p>
    <w:p w14:paraId="661BBEC1" w14:textId="04CED51D" w:rsidR="0079407A" w:rsidRPr="0079407A" w:rsidRDefault="0079407A" w:rsidP="00E616ED">
      <w:pPr>
        <w:pStyle w:val="ListParagraph"/>
        <w:numPr>
          <w:ilvl w:val="0"/>
          <w:numId w:val="39"/>
        </w:numPr>
        <w:rPr>
          <w:rFonts w:eastAsiaTheme="minorHAnsi"/>
        </w:rPr>
      </w:pPr>
      <w:r w:rsidRPr="0079407A">
        <w:rPr>
          <w:rFonts w:eastAsiaTheme="minorHAnsi"/>
        </w:rPr>
        <w:t xml:space="preserve">As noted earlier, most of the Signs of the End of Time have a distinctively literalist element. But other nonliteral realities are implicitly involved in such literal statements that only become clear as events are exemplified in history. Thus, for example, Prophetic ḥadīth make it clear that the movements and travels of the Mahdī as well as the Antichrist from place to place will be uncustomarily swift according to the standards of the Prophetic age. Neither the movements of the Mahdī nor the Antichrist, as al-Ghumārī notes, could be accounted for by the traditional modes of animal and sea transport that were known in the Prophet’s time and for more than a millennium afterwards. Thus, al-Ṭabarānī transmits that the Messenger of God was asked: “O Messenger of God, how can [the Antichrist] move so quickly in the earth (mā sur‘atuhu fī al-arḍ )?” The Prophet replied: “Like a cloud with a [strong] wind behind it (ka-al-saḥāb istadbarathu al-rīḥ .” </w:t>
      </w:r>
      <w:r>
        <w:rPr>
          <w:rFonts w:eastAsiaTheme="minorHAnsi"/>
        </w:rPr>
        <w:t xml:space="preserve"> </w:t>
      </w:r>
      <w:r>
        <w:rPr>
          <w:rFonts w:eastAsiaTheme="minorHAnsi"/>
          <w:b/>
          <w:bCs/>
        </w:rPr>
        <w:t>Volume 17</w:t>
      </w:r>
    </w:p>
    <w:p w14:paraId="5171D937" w14:textId="225217E3" w:rsidR="0079407A" w:rsidRPr="0079407A" w:rsidRDefault="0079407A" w:rsidP="0079407A">
      <w:pPr>
        <w:rPr>
          <w:rFonts w:eastAsiaTheme="minorHAnsi"/>
        </w:rPr>
      </w:pPr>
    </w:p>
    <w:p w14:paraId="18C6E931" w14:textId="435A8195" w:rsidR="009C43DF" w:rsidRPr="00C26829" w:rsidRDefault="0079407A" w:rsidP="00E616ED">
      <w:pPr>
        <w:pStyle w:val="ListParagraph"/>
        <w:numPr>
          <w:ilvl w:val="0"/>
          <w:numId w:val="39"/>
        </w:numPr>
        <w:rPr>
          <w:rFonts w:eastAsiaTheme="minorHAnsi"/>
        </w:rPr>
      </w:pPr>
      <w:r w:rsidRPr="0079407A">
        <w:rPr>
          <w:rFonts w:eastAsiaTheme="minorHAnsi"/>
        </w:rPr>
        <w:t xml:space="preserve">As regards the speed of the Mahdī’s, Prophetic ḥadīth indicate that the believers will seek him out repeatedly in Mecca, then in Medina, and then the two cities three times from the end of the pilgrimage until the tenth day (‘Āshūrā’) of the following month (al-Muḥarram). Thus, these back-and-forth journeys will amount to a total of twenty-five days or less. According to traditional means of transport, however, this amount of time would only have sufficed for going back and forth between Mecca and Medina a single time. For to travel between the two cities took ten full days by camel. The swiftness of the Mahdī’s travel created a problem for traditional commentators, who found it difficult to account for. Some of them suggested that all of the these believers would be Saints (Awliyā’) thus they could “fold up space and time” as other Saints who are called “companions of the [single] footsteps” (aṣḥāb al-khaṭawāt ), who have been known to cover immense distances as far as the horizon with a single step.      </w:t>
      </w:r>
      <w:r>
        <w:rPr>
          <w:rFonts w:eastAsiaTheme="minorHAnsi"/>
          <w:b/>
          <w:bCs/>
        </w:rPr>
        <w:t>Volume 17</w:t>
      </w:r>
    </w:p>
    <w:p w14:paraId="4A13B79E" w14:textId="77777777" w:rsidR="00C26829" w:rsidRPr="00C26829" w:rsidRDefault="00C26829" w:rsidP="00C26829">
      <w:pPr>
        <w:rPr>
          <w:rFonts w:eastAsiaTheme="minorHAnsi"/>
        </w:rPr>
      </w:pPr>
    </w:p>
    <w:p w14:paraId="53329A1A" w14:textId="77777777" w:rsidR="0079407A" w:rsidRPr="0079407A" w:rsidRDefault="0079407A" w:rsidP="0079407A">
      <w:pPr>
        <w:pStyle w:val="ListParagraph"/>
        <w:rPr>
          <w:rFonts w:eastAsiaTheme="minorHAnsi"/>
        </w:rPr>
      </w:pPr>
    </w:p>
    <w:p w14:paraId="5F91F39A" w14:textId="68BA6221" w:rsidR="00B80097" w:rsidRPr="00B80097" w:rsidRDefault="00B80097" w:rsidP="00E616ED">
      <w:pPr>
        <w:pStyle w:val="ListParagraph"/>
        <w:numPr>
          <w:ilvl w:val="0"/>
          <w:numId w:val="39"/>
        </w:numPr>
        <w:rPr>
          <w:rFonts w:eastAsiaTheme="minorHAnsi"/>
        </w:rPr>
      </w:pPr>
      <w:r w:rsidRPr="00B80097">
        <w:rPr>
          <w:rFonts w:eastAsiaTheme="minorHAnsi"/>
        </w:rPr>
        <w:t>The Final Period of HaSana Will Come for the Believers with the Mahdi and Jesus Christ</w:t>
      </w:r>
    </w:p>
    <w:p w14:paraId="6C0D3EE4" w14:textId="71E06790" w:rsidR="0079407A" w:rsidRPr="00B80097" w:rsidRDefault="00B80097" w:rsidP="00E616ED">
      <w:pPr>
        <w:pStyle w:val="ListParagraph"/>
        <w:numPr>
          <w:ilvl w:val="1"/>
          <w:numId w:val="39"/>
        </w:numPr>
        <w:rPr>
          <w:rFonts w:eastAsiaTheme="minorHAnsi"/>
        </w:rPr>
      </w:pPr>
      <w:r w:rsidRPr="00B80097">
        <w:rPr>
          <w:rFonts w:eastAsiaTheme="minorHAnsi"/>
        </w:rPr>
        <w:t>The final period of ḥaṣāna for the believers will come with the appearance of the Mahdī and the Second Coming of Jesus Christ.</w:t>
      </w:r>
      <w:r>
        <w:rPr>
          <w:rFonts w:eastAsiaTheme="minorHAnsi"/>
        </w:rPr>
        <w:t xml:space="preserve"> </w:t>
      </w:r>
      <w:r>
        <w:rPr>
          <w:rFonts w:eastAsiaTheme="minorHAnsi"/>
          <w:b/>
          <w:bCs/>
        </w:rPr>
        <w:t>Volume 17</w:t>
      </w:r>
    </w:p>
    <w:p w14:paraId="078AF534" w14:textId="77777777" w:rsidR="00B80097" w:rsidRDefault="00B80097" w:rsidP="00B80097">
      <w:pPr>
        <w:rPr>
          <w:rFonts w:eastAsiaTheme="minorHAnsi"/>
        </w:rPr>
      </w:pPr>
    </w:p>
    <w:p w14:paraId="10EAC0DF" w14:textId="7B585B5B" w:rsidR="00B80097" w:rsidRPr="00B80097" w:rsidRDefault="00B80097" w:rsidP="00E616ED">
      <w:pPr>
        <w:pStyle w:val="ListParagraph"/>
        <w:numPr>
          <w:ilvl w:val="0"/>
          <w:numId w:val="39"/>
        </w:numPr>
        <w:rPr>
          <w:rFonts w:eastAsiaTheme="minorHAnsi"/>
        </w:rPr>
      </w:pPr>
      <w:r>
        <w:rPr>
          <w:rFonts w:eastAsiaTheme="minorHAnsi"/>
          <w:b/>
          <w:bCs/>
          <w:i/>
          <w:iCs/>
        </w:rPr>
        <w:t xml:space="preserve">Empty section in Volume 17 </w:t>
      </w:r>
    </w:p>
    <w:p w14:paraId="0D3B392C" w14:textId="0BB9FAA8" w:rsidR="006563D7" w:rsidRPr="006563D7" w:rsidRDefault="00BD1D06" w:rsidP="00E616ED">
      <w:pPr>
        <w:pStyle w:val="ListParagraph"/>
        <w:numPr>
          <w:ilvl w:val="0"/>
          <w:numId w:val="39"/>
        </w:numPr>
        <w:rPr>
          <w:rFonts w:eastAsiaTheme="minorHAnsi"/>
        </w:rPr>
      </w:pPr>
      <w:r w:rsidRPr="00BD1D06">
        <w:rPr>
          <w:rFonts w:eastAsiaTheme="minorHAnsi"/>
        </w:rPr>
        <w:t xml:space="preserve">Regarding the order of the Major Signs, al-Safārīnī said: “It appears to me--and God knows best--that the first of the Last Signs (al-Āyāt ) will be: 1) the coming of the Mahdī, 2) then the Antichrist, 3) then the descent of Jesus, 4) then the coming forth of Gog and Magog, then 5) the destruction of the Ka‘ba, 6) then the Smoke, then 7) the taking up of the Qur’ān, then 8) the rising of the sun from its place of setting--and it is possible that this may precede the taking up of the Qur’ān--then 9) the coming forth of the Beast right after the rising of the sun from its place of setting on the same day or shortly after that. This is the order that we follow and that we have chosen, and God knows best.”  </w:t>
      </w:r>
      <w:r>
        <w:rPr>
          <w:rFonts w:eastAsiaTheme="minorHAnsi"/>
        </w:rPr>
        <w:t xml:space="preserve"> </w:t>
      </w:r>
      <w:r>
        <w:rPr>
          <w:rFonts w:eastAsiaTheme="minorHAnsi"/>
          <w:b/>
          <w:bCs/>
        </w:rPr>
        <w:t xml:space="preserve">Volume 17 </w:t>
      </w:r>
    </w:p>
    <w:p w14:paraId="1FFDEC35" w14:textId="6811641E" w:rsidR="00BD1D06" w:rsidRDefault="00BD1D06" w:rsidP="00E616ED">
      <w:pPr>
        <w:pStyle w:val="ListParagraph"/>
        <w:numPr>
          <w:ilvl w:val="0"/>
          <w:numId w:val="39"/>
        </w:numPr>
        <w:rPr>
          <w:rFonts w:eastAsiaTheme="minorHAnsi"/>
        </w:rPr>
      </w:pPr>
      <w:r w:rsidRPr="00BD1D06">
        <w:rPr>
          <w:rFonts w:eastAsiaTheme="minorHAnsi"/>
        </w:rPr>
        <w:t>The meaning of the word “al-Mahdī.” It is a passive participle (ism maf‘ūl) from the verb hadāhu, yahdīhi, hudan or hidāya, meaning “He gave him right guidance and guided him to the correct way (al-rashād wa al-dalāla).” Check in Ibn Athir.</w:t>
      </w:r>
    </w:p>
    <w:p w14:paraId="2C79A8A9" w14:textId="77777777" w:rsidR="006563D7" w:rsidRPr="006563D7" w:rsidRDefault="006563D7" w:rsidP="006563D7">
      <w:pPr>
        <w:rPr>
          <w:rFonts w:eastAsiaTheme="minorHAnsi"/>
        </w:rPr>
      </w:pPr>
    </w:p>
    <w:p w14:paraId="6B489C93" w14:textId="47AECB9B" w:rsidR="00BD1D06" w:rsidRDefault="00BD1D06" w:rsidP="00E616ED">
      <w:pPr>
        <w:pStyle w:val="ListParagraph"/>
        <w:numPr>
          <w:ilvl w:val="0"/>
          <w:numId w:val="39"/>
        </w:numPr>
        <w:rPr>
          <w:rFonts w:eastAsiaTheme="minorHAnsi"/>
        </w:rPr>
      </w:pPr>
      <w:r w:rsidRPr="00BD1D06">
        <w:rPr>
          <w:rFonts w:eastAsiaTheme="minorHAnsi"/>
        </w:rPr>
        <w:t>Reference to the word “al-mahdī ” and its plural “al-mahdiyyūn” occur in many ḥadīth as a description of the Mahdī and as a description of the four Rightly-Guide Caliphs--Abū Bakr, ‘Umar, ‘Uthmān, and ‘Alī--who are referred to as “the Rightly and Divinely-Guided Caliphs (al-Khulafā’ al-Rāshidūn al-Mahdiyyūn).” Ibn al-Athīr notes that the adjective may also be validly applied to anyone who closely emulates their life examples (sīra).</w:t>
      </w:r>
    </w:p>
    <w:p w14:paraId="21FBBCE8" w14:textId="77777777" w:rsidR="006563D7" w:rsidRPr="006563D7" w:rsidRDefault="006563D7" w:rsidP="006563D7">
      <w:pPr>
        <w:rPr>
          <w:rFonts w:eastAsiaTheme="minorHAnsi"/>
        </w:rPr>
      </w:pPr>
    </w:p>
    <w:p w14:paraId="17B1016B" w14:textId="5A8BBD27" w:rsidR="00BD1D06" w:rsidRDefault="00BD1D06" w:rsidP="00E616ED">
      <w:pPr>
        <w:pStyle w:val="ListParagraph"/>
        <w:numPr>
          <w:ilvl w:val="0"/>
          <w:numId w:val="39"/>
        </w:numPr>
        <w:rPr>
          <w:rFonts w:eastAsiaTheme="minorHAnsi"/>
        </w:rPr>
      </w:pPr>
      <w:r w:rsidRPr="00BD1D06">
        <w:rPr>
          <w:rFonts w:eastAsiaTheme="minorHAnsi"/>
        </w:rPr>
        <w:t xml:space="preserve">God will send the Mahdī will come at a time when this Community has become corrupt and none of its people finds a place of refuge oppression. The Mahdī will be a man from the children of the Prophet’s daughter Fāṭima whose name will be Muḥammad ibn ‘Abd-Allāh. He will fill the earth with justice just as it had been filled will oppression (jawr).  </w:t>
      </w:r>
    </w:p>
    <w:p w14:paraId="3BD90738" w14:textId="77777777" w:rsidR="006563D7" w:rsidRPr="006563D7" w:rsidRDefault="006563D7" w:rsidP="006563D7">
      <w:pPr>
        <w:rPr>
          <w:rFonts w:eastAsiaTheme="minorHAnsi"/>
        </w:rPr>
      </w:pPr>
    </w:p>
    <w:p w14:paraId="1D0F6FCB" w14:textId="46E1F8B8" w:rsidR="00BD1D06" w:rsidRDefault="00BD1D06" w:rsidP="00E616ED">
      <w:pPr>
        <w:pStyle w:val="ListParagraph"/>
        <w:numPr>
          <w:ilvl w:val="0"/>
          <w:numId w:val="39"/>
        </w:numPr>
        <w:rPr>
          <w:rFonts w:eastAsiaTheme="minorHAnsi"/>
        </w:rPr>
      </w:pPr>
      <w:r w:rsidRPr="00BD1D06">
        <w:rPr>
          <w:rFonts w:eastAsiaTheme="minorHAnsi"/>
        </w:rPr>
        <w:t>The Mahdī is a one of the children of al-Imām Ḥasan al-‘Askarī. He is a Husaynī. He will remain on the earth until he meets with Jesus Son of Mary. He will not come forth until the world is filled with tyranny and injustice (jawr wa ẓulm), and he will fill it instead with equity and justice (qisṭ wa ‘adl). He will be like the Prophet in appearance. He will remain on the earth for five, seven, or nine years. He will follow closely the athar of God’s Messenger. He will yaHmi al-kall wa yu‘iin al-Da‘iif wa yusaa‘id ‘alaa nawaa’ib al-Haqq. He will do what he says, and say what he does. He will yuqiim al-diin wa yanfakhu al-ruuH fii al-islaam. By him, God will give ‘izz to this religion after its dhull. He will give it life after its death. He will not follow his opinion but direct angelic inspiration from God. He will not err. He will rule contrary to most of the rulings of the schools of the ‘ulamaa’ . Thus, they will be in inqibaaD from him because they do not believe that it is possible for their to be a mujtahid after their Imams.</w:t>
      </w:r>
    </w:p>
    <w:p w14:paraId="203D995D" w14:textId="77777777" w:rsidR="006563D7" w:rsidRPr="006563D7" w:rsidRDefault="006563D7" w:rsidP="006563D7">
      <w:pPr>
        <w:rPr>
          <w:rFonts w:eastAsiaTheme="minorHAnsi"/>
        </w:rPr>
      </w:pPr>
    </w:p>
    <w:p w14:paraId="36B6FA3A" w14:textId="4A9F9F67" w:rsidR="00F71878" w:rsidRDefault="00F71878" w:rsidP="00E616ED">
      <w:pPr>
        <w:pStyle w:val="ListParagraph"/>
        <w:numPr>
          <w:ilvl w:val="0"/>
          <w:numId w:val="39"/>
        </w:numPr>
        <w:rPr>
          <w:rFonts w:eastAsiaTheme="minorHAnsi"/>
        </w:rPr>
      </w:pPr>
      <w:r w:rsidRPr="00F71878">
        <w:rPr>
          <w:rFonts w:eastAsiaTheme="minorHAnsi"/>
        </w:rPr>
        <w:t xml:space="preserve">   When the Mahdi appears, however, all Muslims will take joy in him--the khaaSSa and the ‘Aamma . He will have rijaal ilaahiyyuun who do iqaama of his da‘wa and yanSuruunahu . They are wuzaraa’ for him. They will carry the heavy weight of his rule and governance--his caliphate.</w:t>
      </w:r>
    </w:p>
    <w:p w14:paraId="2BA6BDEC" w14:textId="77777777" w:rsidR="006563D7" w:rsidRPr="006563D7" w:rsidRDefault="006563D7" w:rsidP="006563D7">
      <w:pPr>
        <w:rPr>
          <w:rFonts w:eastAsiaTheme="minorHAnsi"/>
        </w:rPr>
      </w:pPr>
    </w:p>
    <w:p w14:paraId="33B2CF71" w14:textId="6C648567" w:rsidR="00F71878" w:rsidRDefault="00F71878" w:rsidP="00E616ED">
      <w:pPr>
        <w:pStyle w:val="ListParagraph"/>
        <w:numPr>
          <w:ilvl w:val="0"/>
          <w:numId w:val="39"/>
        </w:numPr>
        <w:rPr>
          <w:rFonts w:eastAsiaTheme="minorHAnsi"/>
        </w:rPr>
      </w:pPr>
      <w:r w:rsidRPr="00F71878">
        <w:rPr>
          <w:rFonts w:eastAsiaTheme="minorHAnsi"/>
        </w:rPr>
        <w:t xml:space="preserve">The Prophet said of the Mahdī: “He will surely follow in my footsteps and not err (innahu yaqfū atharī lā yukhṭi’ ).” This also means clearly that he will follow the Sunna of the Prophet with great perfection and exactitude. He will be infallible (ma‘ṣūm ) in his rulings (ḥukm ). In this regard, he is appended (mulḥaq ) to the Prophets, although he is not a Prophet and does not belong to their number. The Prophet did not make this claim about any Imam who would come after him except for the Mahdi.   </w:t>
      </w:r>
    </w:p>
    <w:p w14:paraId="663A9F60" w14:textId="77777777" w:rsidR="006563D7" w:rsidRDefault="006563D7" w:rsidP="006563D7">
      <w:pPr>
        <w:pStyle w:val="ListParagraph"/>
        <w:ind w:left="834"/>
        <w:rPr>
          <w:rFonts w:eastAsiaTheme="minorHAnsi"/>
        </w:rPr>
      </w:pPr>
    </w:p>
    <w:p w14:paraId="5D77A8F5" w14:textId="66B26E34" w:rsidR="006563D7" w:rsidRPr="006563D7" w:rsidRDefault="006563D7" w:rsidP="00E616ED">
      <w:pPr>
        <w:pStyle w:val="ListParagraph"/>
        <w:numPr>
          <w:ilvl w:val="0"/>
          <w:numId w:val="39"/>
        </w:numPr>
        <w:rPr>
          <w:rFonts w:eastAsiaTheme="minorHAnsi"/>
        </w:rPr>
      </w:pPr>
      <w:r w:rsidRPr="006563D7">
        <w:rPr>
          <w:rFonts w:eastAsiaTheme="minorHAnsi"/>
        </w:rPr>
        <w:t>The People of Heaven and Earth Will Be Pleased with the Mahdi</w:t>
      </w:r>
    </w:p>
    <w:p w14:paraId="5299A714" w14:textId="77777777" w:rsidR="006563D7" w:rsidRPr="006563D7" w:rsidRDefault="006563D7" w:rsidP="00E616ED">
      <w:pPr>
        <w:pStyle w:val="ListParagraph"/>
        <w:numPr>
          <w:ilvl w:val="0"/>
          <w:numId w:val="39"/>
        </w:numPr>
        <w:rPr>
          <w:rFonts w:eastAsiaTheme="minorHAnsi"/>
        </w:rPr>
      </w:pPr>
      <w:r w:rsidRPr="006563D7">
        <w:rPr>
          <w:rFonts w:eastAsiaTheme="minorHAnsi"/>
        </w:rPr>
        <w:t xml:space="preserve">The inhabitants of the heaven and the earth will be content with the Mahdī.  </w:t>
      </w:r>
    </w:p>
    <w:p w14:paraId="6BAB8F91" w14:textId="77777777" w:rsidR="006563D7" w:rsidRPr="006563D7" w:rsidRDefault="006563D7" w:rsidP="006563D7">
      <w:pPr>
        <w:pStyle w:val="ListParagraph"/>
        <w:ind w:left="834"/>
        <w:rPr>
          <w:rFonts w:eastAsiaTheme="minorHAnsi"/>
        </w:rPr>
      </w:pPr>
    </w:p>
    <w:p w14:paraId="2FAF9DB2" w14:textId="5F83D9ED" w:rsidR="006563D7" w:rsidRPr="006563D7" w:rsidRDefault="006563D7" w:rsidP="00E616ED">
      <w:pPr>
        <w:pStyle w:val="ListParagraph"/>
        <w:numPr>
          <w:ilvl w:val="0"/>
          <w:numId w:val="39"/>
        </w:numPr>
        <w:rPr>
          <w:rFonts w:eastAsiaTheme="minorHAnsi"/>
        </w:rPr>
      </w:pPr>
      <w:r w:rsidRPr="006563D7">
        <w:rPr>
          <w:rFonts w:eastAsiaTheme="minorHAnsi"/>
        </w:rPr>
        <w:t>WHEN DOES THE MAHDI COME?</w:t>
      </w:r>
    </w:p>
    <w:p w14:paraId="7F417E6A" w14:textId="610D8A69" w:rsidR="006563D7" w:rsidRPr="006563D7" w:rsidRDefault="006563D7" w:rsidP="00E616ED">
      <w:pPr>
        <w:pStyle w:val="ListParagraph"/>
        <w:numPr>
          <w:ilvl w:val="1"/>
          <w:numId w:val="39"/>
        </w:numPr>
        <w:rPr>
          <w:rFonts w:eastAsiaTheme="minorHAnsi"/>
        </w:rPr>
      </w:pPr>
      <w:r w:rsidRPr="006563D7">
        <w:rPr>
          <w:rFonts w:eastAsiaTheme="minorHAnsi"/>
        </w:rPr>
        <w:t>The Mahdi Only Appears When He Is No Longer Believed In</w:t>
      </w:r>
    </w:p>
    <w:p w14:paraId="0E9BB706" w14:textId="77777777" w:rsidR="006563D7" w:rsidRPr="006563D7" w:rsidRDefault="006563D7" w:rsidP="00E616ED">
      <w:pPr>
        <w:pStyle w:val="ListParagraph"/>
        <w:numPr>
          <w:ilvl w:val="1"/>
          <w:numId w:val="39"/>
        </w:numPr>
        <w:rPr>
          <w:rFonts w:eastAsiaTheme="minorHAnsi"/>
        </w:rPr>
      </w:pPr>
      <w:r w:rsidRPr="006563D7">
        <w:rPr>
          <w:rFonts w:eastAsiaTheme="minorHAnsi"/>
        </w:rPr>
        <w:t xml:space="preserve">The Mahdī will not appear until he is no longer believed in. Al-Shaykh Aḥmad al-Ghumārī (p. 108) states that it has been transmitted that the Prophet: “The Mahdī will not come forth until it is said: ‘There is no Mahdī (Lā yakhruju al-Mahdī ḥattā yuqāla: “lā Mahdī ”).’” </w:t>
      </w:r>
    </w:p>
    <w:p w14:paraId="6DED62E3" w14:textId="77777777" w:rsidR="006563D7" w:rsidRPr="006563D7" w:rsidRDefault="006563D7" w:rsidP="00E616ED">
      <w:pPr>
        <w:pStyle w:val="ListParagraph"/>
        <w:numPr>
          <w:ilvl w:val="0"/>
          <w:numId w:val="39"/>
        </w:numPr>
        <w:rPr>
          <w:rFonts w:eastAsiaTheme="minorHAnsi"/>
        </w:rPr>
      </w:pPr>
    </w:p>
    <w:p w14:paraId="46F78DE2" w14:textId="50DE7B22" w:rsidR="006563D7" w:rsidRPr="006563D7" w:rsidRDefault="006563D7" w:rsidP="00E616ED">
      <w:pPr>
        <w:pStyle w:val="ListParagraph"/>
        <w:numPr>
          <w:ilvl w:val="0"/>
          <w:numId w:val="39"/>
        </w:numPr>
        <w:rPr>
          <w:rFonts w:eastAsiaTheme="minorHAnsi"/>
        </w:rPr>
      </w:pPr>
      <w:r w:rsidRPr="006563D7">
        <w:rPr>
          <w:rFonts w:eastAsiaTheme="minorHAnsi"/>
        </w:rPr>
        <w:t>The Coming of the Mahdi, Antichrist, Second Coming of Jesus Are Literal Truth</w:t>
      </w:r>
    </w:p>
    <w:p w14:paraId="220AF4D7" w14:textId="1ECEE8CE" w:rsidR="006563D7" w:rsidRPr="006563D7" w:rsidRDefault="006563D7" w:rsidP="00E616ED">
      <w:pPr>
        <w:pStyle w:val="ListParagraph"/>
        <w:numPr>
          <w:ilvl w:val="1"/>
          <w:numId w:val="39"/>
        </w:numPr>
        <w:rPr>
          <w:rFonts w:eastAsiaTheme="minorHAnsi"/>
        </w:rPr>
      </w:pPr>
      <w:r w:rsidRPr="006563D7">
        <w:rPr>
          <w:rFonts w:eastAsiaTheme="minorHAnsi"/>
        </w:rPr>
        <w:t xml:space="preserve">The coming of the Mahdī, the appearance of the Antichrist, and the Second Coming of Jesus Christ are all literally true--not purely symbolic--and they overlap each other chronologically. </w:t>
      </w:r>
    </w:p>
    <w:p w14:paraId="195F9880" w14:textId="77777777" w:rsidR="006563D7" w:rsidRPr="006563D7" w:rsidRDefault="006563D7" w:rsidP="00E616ED">
      <w:pPr>
        <w:pStyle w:val="ListParagraph"/>
        <w:numPr>
          <w:ilvl w:val="0"/>
          <w:numId w:val="39"/>
        </w:numPr>
        <w:rPr>
          <w:rFonts w:eastAsiaTheme="minorHAnsi"/>
        </w:rPr>
      </w:pPr>
    </w:p>
    <w:p w14:paraId="036A296A" w14:textId="7D31CAE0" w:rsidR="006563D7" w:rsidRPr="006563D7" w:rsidRDefault="006563D7" w:rsidP="00E616ED">
      <w:pPr>
        <w:pStyle w:val="ListParagraph"/>
        <w:numPr>
          <w:ilvl w:val="0"/>
          <w:numId w:val="39"/>
        </w:numPr>
        <w:rPr>
          <w:rFonts w:eastAsiaTheme="minorHAnsi"/>
        </w:rPr>
      </w:pPr>
      <w:r w:rsidRPr="006563D7">
        <w:rPr>
          <w:rFonts w:eastAsiaTheme="minorHAnsi"/>
        </w:rPr>
        <w:t xml:space="preserve">Does the Uncustomary Begin with the Mahdi and the Antichrist? </w:t>
      </w:r>
    </w:p>
    <w:p w14:paraId="1AC382DB" w14:textId="288B296A" w:rsidR="006563D7" w:rsidRPr="006563D7" w:rsidRDefault="006563D7" w:rsidP="00E616ED">
      <w:pPr>
        <w:pStyle w:val="ListParagraph"/>
        <w:numPr>
          <w:ilvl w:val="0"/>
          <w:numId w:val="39"/>
        </w:numPr>
        <w:ind w:left="1080"/>
        <w:rPr>
          <w:rFonts w:eastAsiaTheme="minorHAnsi"/>
        </w:rPr>
      </w:pPr>
      <w:r w:rsidRPr="006563D7">
        <w:rPr>
          <w:rFonts w:eastAsiaTheme="minorHAnsi"/>
        </w:rPr>
        <w:t>Familiar &amp; Unfamiliar in Final Signs: Al-Tibi's 2-Part Division of the Signs</w:t>
      </w:r>
    </w:p>
    <w:p w14:paraId="597FB9A3" w14:textId="77777777" w:rsidR="006563D7" w:rsidRPr="006563D7" w:rsidRDefault="006563D7" w:rsidP="00E616ED">
      <w:pPr>
        <w:pStyle w:val="ListParagraph"/>
        <w:numPr>
          <w:ilvl w:val="0"/>
          <w:numId w:val="39"/>
        </w:numPr>
        <w:ind w:left="1080"/>
        <w:rPr>
          <w:rFonts w:eastAsiaTheme="minorHAnsi"/>
        </w:rPr>
      </w:pPr>
      <w:r w:rsidRPr="006563D7">
        <w:rPr>
          <w:rFonts w:eastAsiaTheme="minorHAnsi"/>
        </w:rPr>
        <w:t xml:space="preserve">The great scholar of ḥadīth , al-Ṭībī also held that among the Portents of the Hour were those that pointed 1) to the close proximity of the Hour and 2) others that pointed to its grown ever nearer and nearer. He regarded the Antichrist (al-Dajjāl ), the descent (nuzūl ) of Jesus Christ in his Second Coming, and Gog and Magog (Yā’jūj wa Mā’jūj ), and the Seismic Cataclysm (al-Khasf ) as belonging to the first category, while he placed the Smoke (al-Dukhān ), the coming forth of the Beast of the Earth (al-Dābba ), and the Gathering Fire that would drive the people to their place of gathering (al-Maḥshar ) as belonging to the second category. In our own treatment below, all of these Portents will be deemed as belonging conclusively ti the final stage. </w:t>
      </w:r>
    </w:p>
    <w:p w14:paraId="1C1467D1" w14:textId="77777777" w:rsidR="006563D7" w:rsidRPr="006563D7" w:rsidRDefault="006563D7" w:rsidP="00E616ED">
      <w:pPr>
        <w:pStyle w:val="ListParagraph"/>
        <w:numPr>
          <w:ilvl w:val="0"/>
          <w:numId w:val="39"/>
        </w:numPr>
        <w:ind w:left="1080"/>
        <w:rPr>
          <w:rFonts w:eastAsiaTheme="minorHAnsi"/>
        </w:rPr>
      </w:pPr>
      <w:r w:rsidRPr="006563D7">
        <w:rPr>
          <w:rFonts w:eastAsiaTheme="minorHAnsi"/>
        </w:rPr>
        <w:t xml:space="preserve">Indeed, we will place all of the last Signs as coming after the Antichrist, Second Coming, and Gog and Magog. </w:t>
      </w:r>
    </w:p>
    <w:p w14:paraId="025AF502" w14:textId="5D512978" w:rsidR="006563D7" w:rsidRPr="006563D7" w:rsidRDefault="006563D7" w:rsidP="00E616ED">
      <w:pPr>
        <w:pStyle w:val="ListParagraph"/>
        <w:numPr>
          <w:ilvl w:val="0"/>
          <w:numId w:val="39"/>
        </w:numPr>
        <w:ind w:left="1080"/>
        <w:rPr>
          <w:rFonts w:eastAsiaTheme="minorHAnsi"/>
        </w:rPr>
      </w:pPr>
      <w:r w:rsidRPr="006563D7">
        <w:rPr>
          <w:rFonts w:eastAsiaTheme="minorHAnsi"/>
        </w:rPr>
        <w:t xml:space="preserve">Ibn Kathīr held to a same two-fold division of the Portents as al-Ṭībī. Ibn Kathīr referred to the first category as the customary Signs which he regarded as being “familiar” (ma’lūfa) and stated: “All of them are familiar matters (umūr ma’lūfa) because witnessing them or the likes of them is something familiar (ma’lūf). He applied this, however, to the appearance of the Antichrist, the Second Coming of Christ, and the breaking forth of Gog and Magog. On the other hand, he regarded the second category with the appearance of the Beast of the Earth (khurūj al-Dābba) to be “unfamiliar” (ghayr ma’lūfa), and said: “As for the coming forth of the Beast of the Earth in its unusual (gharīb) form, it is [clearly] not familiar (ma’lūf). Also [this is true of] its speaking to the people and declaring them to be believers or disbelievers.” </w:t>
      </w:r>
    </w:p>
    <w:p w14:paraId="7675FDAD" w14:textId="77777777" w:rsidR="006563D7" w:rsidRDefault="006563D7" w:rsidP="00E616ED">
      <w:pPr>
        <w:pStyle w:val="ListParagraph"/>
        <w:numPr>
          <w:ilvl w:val="0"/>
          <w:numId w:val="39"/>
        </w:numPr>
        <w:ind w:left="1080"/>
        <w:rPr>
          <w:rFonts w:eastAsiaTheme="minorHAnsi"/>
        </w:rPr>
      </w:pPr>
      <w:r w:rsidRPr="006563D7">
        <w:rPr>
          <w:rFonts w:eastAsiaTheme="minorHAnsi"/>
        </w:rPr>
        <w:t xml:space="preserve">On the basis of this division, then, the familiar Signs are not restricted to the very Last Signs but go generally back to the beginning with the exception of what was miraculous.  </w:t>
      </w:r>
    </w:p>
    <w:p w14:paraId="64DF96F4" w14:textId="77777777" w:rsidR="00C26829" w:rsidRDefault="00C26829" w:rsidP="00C26829">
      <w:pPr>
        <w:rPr>
          <w:rFonts w:eastAsiaTheme="minorHAnsi"/>
        </w:rPr>
      </w:pPr>
    </w:p>
    <w:p w14:paraId="0CFAD3DC" w14:textId="7B8EEF2D" w:rsidR="00C26829" w:rsidRDefault="00C26829" w:rsidP="00E616ED">
      <w:pPr>
        <w:pStyle w:val="ListParagraph"/>
        <w:numPr>
          <w:ilvl w:val="0"/>
          <w:numId w:val="39"/>
        </w:numPr>
        <w:rPr>
          <w:rFonts w:eastAsiaTheme="minorHAnsi"/>
        </w:rPr>
      </w:pPr>
      <w:r w:rsidRPr="00C26829">
        <w:rPr>
          <w:rFonts w:eastAsiaTheme="minorHAnsi"/>
        </w:rPr>
        <w:t>NOTE: That the Mahdi is often referred to without his title: “a man from me or from my Household” or “the Imam of the Muslims.”</w:t>
      </w:r>
      <w:r w:rsidR="006A2DCC" w:rsidRPr="006A2DCC">
        <w:rPr>
          <w:rFonts w:eastAsiaTheme="minorHAnsi"/>
          <w:b/>
          <w:bCs/>
        </w:rPr>
        <w:t xml:space="preserve"> </w:t>
      </w:r>
      <w:r w:rsidR="006A2DCC">
        <w:rPr>
          <w:rFonts w:eastAsiaTheme="minorHAnsi"/>
          <w:b/>
          <w:bCs/>
        </w:rPr>
        <w:t>Volume 16</w:t>
      </w:r>
    </w:p>
    <w:p w14:paraId="67FA73E6" w14:textId="77777777" w:rsidR="002A5E32" w:rsidRPr="002A5E32" w:rsidRDefault="002A5E32" w:rsidP="002A5E32">
      <w:pPr>
        <w:pStyle w:val="ListParagraph"/>
        <w:rPr>
          <w:rFonts w:eastAsiaTheme="minorHAnsi"/>
        </w:rPr>
      </w:pPr>
    </w:p>
    <w:p w14:paraId="73BFA1E5" w14:textId="0AC00AF4" w:rsidR="002A5E32" w:rsidRPr="002A5E32" w:rsidRDefault="002A5E32" w:rsidP="00E616ED">
      <w:pPr>
        <w:pStyle w:val="ListParagraph"/>
        <w:numPr>
          <w:ilvl w:val="0"/>
          <w:numId w:val="39"/>
        </w:numPr>
        <w:rPr>
          <w:rFonts w:eastAsiaTheme="minorHAnsi"/>
        </w:rPr>
      </w:pPr>
      <w:r w:rsidRPr="002A5E32">
        <w:rPr>
          <w:rFonts w:eastAsiaTheme="minorHAnsi"/>
        </w:rPr>
        <w:t xml:space="preserve">Reference to the word “al-mahdī ” and its plural “al-mahdiyyūn” occur in many ḥadīth as a description of the Mahdī and as a description of the four Rightly-Guide Caliphs--Abū Bakr, ‘Umar, ‘Uthmān, and ‘Alī--who are referred to as “the Rightly and Divinely-Guided Caliphs (al-Khulafā’ al-Rāshidūn al-Mahdiyyūn).” Ibn al-Athīr notes that the adjective may also be validly applied to anyone who closely emulates their life examples (sīra). </w:t>
      </w:r>
      <w:r w:rsidR="006A2DCC">
        <w:rPr>
          <w:rFonts w:eastAsiaTheme="minorHAnsi"/>
          <w:b/>
          <w:bCs/>
        </w:rPr>
        <w:t>Volume 16</w:t>
      </w:r>
    </w:p>
    <w:p w14:paraId="19B2CF25" w14:textId="77777777" w:rsidR="002A5E32" w:rsidRPr="002A5E32" w:rsidRDefault="002A5E32" w:rsidP="002A5E32">
      <w:pPr>
        <w:pStyle w:val="ListParagraph"/>
        <w:ind w:left="834"/>
        <w:rPr>
          <w:rFonts w:eastAsiaTheme="minorHAnsi"/>
        </w:rPr>
      </w:pPr>
    </w:p>
    <w:p w14:paraId="7BC18924" w14:textId="26D9C0A4" w:rsidR="002A5E32" w:rsidRPr="002A5E32" w:rsidRDefault="002A5E32" w:rsidP="00E616ED">
      <w:pPr>
        <w:pStyle w:val="ListParagraph"/>
        <w:numPr>
          <w:ilvl w:val="0"/>
          <w:numId w:val="39"/>
        </w:numPr>
        <w:rPr>
          <w:rFonts w:eastAsiaTheme="minorHAnsi"/>
        </w:rPr>
      </w:pPr>
      <w:r w:rsidRPr="002A5E32">
        <w:rPr>
          <w:rFonts w:eastAsiaTheme="minorHAnsi"/>
        </w:rPr>
        <w:t>The Mahdi Is Fatimid. His Name Is Muhammad ibn 'Abd-Allah</w:t>
      </w:r>
      <w:r w:rsidR="006A2DCC" w:rsidRPr="006A2DCC">
        <w:rPr>
          <w:rFonts w:eastAsiaTheme="minorHAnsi"/>
          <w:b/>
          <w:bCs/>
        </w:rPr>
        <w:t xml:space="preserve"> </w:t>
      </w:r>
      <w:r w:rsidR="006A2DCC">
        <w:rPr>
          <w:rFonts w:eastAsiaTheme="minorHAnsi"/>
          <w:b/>
          <w:bCs/>
        </w:rPr>
        <w:t>Volume 16</w:t>
      </w:r>
    </w:p>
    <w:p w14:paraId="120514C5" w14:textId="4AB72DF4" w:rsidR="002A5E32" w:rsidRDefault="002A5E32" w:rsidP="00E616ED">
      <w:pPr>
        <w:pStyle w:val="ListParagraph"/>
        <w:numPr>
          <w:ilvl w:val="1"/>
          <w:numId w:val="39"/>
        </w:numPr>
        <w:rPr>
          <w:rFonts w:eastAsiaTheme="minorHAnsi"/>
        </w:rPr>
      </w:pPr>
      <w:r w:rsidRPr="002A5E32">
        <w:rPr>
          <w:rFonts w:eastAsiaTheme="minorHAnsi"/>
        </w:rPr>
        <w:t xml:space="preserve">God will send the Mahdī will come at a time when this Community has become corrupt and none of its people finds a place of refuge oppression. The Mahdī will be a man from the children of the Prophet’s daughter Fāṭima whose name will be Muḥammad ibn ‘Abd-Allāh. He will fill the earth with justice just as it had been filled will oppression (jawr).  </w:t>
      </w:r>
    </w:p>
    <w:p w14:paraId="4DEB984D" w14:textId="77777777" w:rsidR="002A5E32" w:rsidRDefault="002A5E32" w:rsidP="002A5E32">
      <w:pPr>
        <w:rPr>
          <w:rFonts w:eastAsiaTheme="minorHAnsi"/>
        </w:rPr>
      </w:pPr>
    </w:p>
    <w:p w14:paraId="3B44CDBA" w14:textId="4360C2FE" w:rsidR="002A5E32" w:rsidRPr="002A5E32" w:rsidRDefault="002A5E32" w:rsidP="00E616ED">
      <w:pPr>
        <w:pStyle w:val="ListParagraph"/>
        <w:numPr>
          <w:ilvl w:val="0"/>
          <w:numId w:val="39"/>
        </w:numPr>
        <w:rPr>
          <w:rFonts w:eastAsiaTheme="minorHAnsi"/>
        </w:rPr>
      </w:pPr>
      <w:r w:rsidRPr="002A5E32">
        <w:rPr>
          <w:rFonts w:eastAsiaTheme="minorHAnsi"/>
        </w:rPr>
        <w:t>There Is No Mahdi But Jesus</w:t>
      </w:r>
      <w:r w:rsidR="006A2DCC">
        <w:rPr>
          <w:rFonts w:eastAsiaTheme="minorHAnsi"/>
        </w:rPr>
        <w:t xml:space="preserve"> </w:t>
      </w:r>
      <w:r w:rsidR="006A2DCC">
        <w:rPr>
          <w:rFonts w:eastAsiaTheme="minorHAnsi"/>
          <w:b/>
          <w:bCs/>
        </w:rPr>
        <w:t>Volume 16</w:t>
      </w:r>
    </w:p>
    <w:p w14:paraId="0B96F336" w14:textId="599527D8" w:rsidR="002A5E32" w:rsidRDefault="002A5E32" w:rsidP="00E616ED">
      <w:pPr>
        <w:pStyle w:val="ListParagraph"/>
        <w:numPr>
          <w:ilvl w:val="1"/>
          <w:numId w:val="39"/>
        </w:numPr>
        <w:rPr>
          <w:rFonts w:eastAsiaTheme="minorHAnsi"/>
        </w:rPr>
      </w:pPr>
      <w:r w:rsidRPr="002A5E32">
        <w:rPr>
          <w:rFonts w:eastAsiaTheme="minorHAnsi"/>
        </w:rPr>
        <w:t>There is a ḥadīth that denies the coming of the Mahdī attributing to the Prophet the words: “There is no Mahdī except Jesus (Lā Mahdī illā ‘Īsā).” Al-Shaykh Aḥmad al-Ghumārī states it is false and fabricated (ḥadīth kadhib mawḍū‘), having no established basis (aṣl) in the body of soundly transmitted Prophetic Traditions.</w:t>
      </w:r>
    </w:p>
    <w:p w14:paraId="76045D1D" w14:textId="77777777" w:rsidR="00DE52FA" w:rsidRDefault="00DE52FA" w:rsidP="00DE52FA">
      <w:pPr>
        <w:rPr>
          <w:rFonts w:eastAsiaTheme="minorHAnsi"/>
        </w:rPr>
      </w:pPr>
    </w:p>
    <w:p w14:paraId="6C826BD0" w14:textId="315FC805" w:rsidR="00DE52FA" w:rsidRPr="00DE52FA" w:rsidRDefault="00DE52FA" w:rsidP="00E616ED">
      <w:pPr>
        <w:pStyle w:val="ListParagraph"/>
        <w:numPr>
          <w:ilvl w:val="0"/>
          <w:numId w:val="39"/>
        </w:numPr>
        <w:rPr>
          <w:rFonts w:eastAsiaTheme="minorHAnsi"/>
        </w:rPr>
      </w:pPr>
      <w:r w:rsidRPr="00DE52FA">
        <w:rPr>
          <w:rFonts w:eastAsiaTheme="minorHAnsi"/>
        </w:rPr>
        <w:t>The Descent of Jesus, Death of the Antichrist, and Passing of the Mahdi</w:t>
      </w:r>
      <w:r w:rsidR="006A2DCC" w:rsidRPr="006A2DCC">
        <w:rPr>
          <w:rFonts w:eastAsiaTheme="minorHAnsi"/>
          <w:b/>
          <w:bCs/>
        </w:rPr>
        <w:t xml:space="preserve"> </w:t>
      </w:r>
      <w:r w:rsidR="006A2DCC">
        <w:rPr>
          <w:rFonts w:eastAsiaTheme="minorHAnsi"/>
          <w:b/>
          <w:bCs/>
        </w:rPr>
        <w:t>Volume 16</w:t>
      </w:r>
    </w:p>
    <w:p w14:paraId="3B03F945" w14:textId="6470EF87" w:rsidR="00DE52FA" w:rsidRPr="00DE52FA" w:rsidRDefault="00DE52FA" w:rsidP="00E616ED">
      <w:pPr>
        <w:pStyle w:val="ListParagraph"/>
        <w:numPr>
          <w:ilvl w:val="1"/>
          <w:numId w:val="39"/>
        </w:numPr>
        <w:rPr>
          <w:rFonts w:eastAsiaTheme="minorHAnsi"/>
        </w:rPr>
      </w:pPr>
      <w:r w:rsidRPr="00DE52FA">
        <w:rPr>
          <w:rFonts w:eastAsiaTheme="minorHAnsi"/>
        </w:rPr>
        <w:t>Jesus will descend at the time of the late afternoon ritual prayer (ṣalāt al-‘aṣr ) to the East of Damascus at the white minaret, leaning upon two Angels, one to his right and the other on his left. In the time of Jesus Christ and after his victory over the Antichrist, God will take the Mahdī back to Himself “pure and purified” (ṭāhiran muṭahharan ). (Al-Yawāqīt wa al-Jawāhir , 423).</w:t>
      </w:r>
    </w:p>
    <w:p w14:paraId="2791DFA5" w14:textId="77777777" w:rsidR="006563D7" w:rsidRDefault="006563D7" w:rsidP="006563D7">
      <w:pPr>
        <w:pStyle w:val="ListParagraph"/>
        <w:ind w:left="834"/>
        <w:rPr>
          <w:rFonts w:eastAsiaTheme="minorHAnsi"/>
        </w:rPr>
      </w:pPr>
    </w:p>
    <w:p w14:paraId="6EB57940" w14:textId="267A9DC6" w:rsidR="00DE52FA" w:rsidRPr="00DE52FA" w:rsidRDefault="00DE52FA" w:rsidP="00E616ED">
      <w:pPr>
        <w:pStyle w:val="ListParagraph"/>
        <w:numPr>
          <w:ilvl w:val="0"/>
          <w:numId w:val="39"/>
        </w:numPr>
        <w:rPr>
          <w:rFonts w:eastAsiaTheme="minorHAnsi"/>
        </w:rPr>
      </w:pPr>
      <w:r w:rsidRPr="00DE52FA">
        <w:rPr>
          <w:rFonts w:eastAsiaTheme="minorHAnsi"/>
        </w:rPr>
        <w:t>The Second Coming Is a Time of Victory</w:t>
      </w:r>
      <w:r w:rsidR="006A2DCC" w:rsidRPr="006A2DCC">
        <w:rPr>
          <w:rFonts w:eastAsiaTheme="minorHAnsi"/>
          <w:b/>
          <w:bCs/>
        </w:rPr>
        <w:t xml:space="preserve"> </w:t>
      </w:r>
      <w:r w:rsidR="006A2DCC">
        <w:rPr>
          <w:rFonts w:eastAsiaTheme="minorHAnsi"/>
          <w:b/>
          <w:bCs/>
        </w:rPr>
        <w:t>Volume 16</w:t>
      </w:r>
    </w:p>
    <w:p w14:paraId="42F9833C" w14:textId="77777777" w:rsidR="00DE52FA" w:rsidRPr="00DE52FA" w:rsidRDefault="00DE52FA" w:rsidP="00E616ED">
      <w:pPr>
        <w:pStyle w:val="ListParagraph"/>
        <w:numPr>
          <w:ilvl w:val="1"/>
          <w:numId w:val="39"/>
        </w:numPr>
        <w:rPr>
          <w:rFonts w:eastAsiaTheme="minorHAnsi"/>
        </w:rPr>
      </w:pPr>
      <w:r w:rsidRPr="00DE52FA">
        <w:rPr>
          <w:rFonts w:eastAsiaTheme="minorHAnsi"/>
        </w:rPr>
        <w:t xml:space="preserve">Christ brings victory over the Antichrist. </w:t>
      </w:r>
    </w:p>
    <w:p w14:paraId="792C7FB7" w14:textId="77777777" w:rsidR="00DE52FA" w:rsidRPr="00DE52FA" w:rsidRDefault="00DE52FA" w:rsidP="00E616ED">
      <w:pPr>
        <w:pStyle w:val="ListParagraph"/>
        <w:numPr>
          <w:ilvl w:val="1"/>
          <w:numId w:val="39"/>
        </w:numPr>
        <w:rPr>
          <w:rFonts w:eastAsiaTheme="minorHAnsi"/>
        </w:rPr>
      </w:pPr>
      <w:r w:rsidRPr="00DE52FA">
        <w:rPr>
          <w:rFonts w:eastAsiaTheme="minorHAnsi"/>
        </w:rPr>
        <w:t xml:space="preserve">He then ushers in a good time. </w:t>
      </w:r>
    </w:p>
    <w:p w14:paraId="2ECB2B04" w14:textId="4940D22B" w:rsidR="00DE52FA" w:rsidRPr="00DE52FA" w:rsidRDefault="00DE52FA" w:rsidP="00E616ED">
      <w:pPr>
        <w:pStyle w:val="ListParagraph"/>
        <w:numPr>
          <w:ilvl w:val="1"/>
          <w:numId w:val="39"/>
        </w:numPr>
        <w:rPr>
          <w:rFonts w:eastAsiaTheme="minorHAnsi"/>
        </w:rPr>
      </w:pPr>
      <w:r w:rsidRPr="00DE52FA">
        <w:rPr>
          <w:rFonts w:eastAsiaTheme="minorHAnsi"/>
        </w:rPr>
        <w:t xml:space="preserve">The Mahdi will now pass, once the Antichrist has been killed. </w:t>
      </w:r>
    </w:p>
    <w:p w14:paraId="3D9BAC93" w14:textId="3A25119D" w:rsidR="00DE52FA" w:rsidRPr="00DE52FA" w:rsidRDefault="00DE52FA" w:rsidP="00E616ED">
      <w:pPr>
        <w:pStyle w:val="ListParagraph"/>
        <w:numPr>
          <w:ilvl w:val="1"/>
          <w:numId w:val="39"/>
        </w:numPr>
        <w:rPr>
          <w:rFonts w:eastAsiaTheme="minorHAnsi"/>
        </w:rPr>
      </w:pPr>
      <w:r w:rsidRPr="00DE52FA">
        <w:rPr>
          <w:rFonts w:eastAsiaTheme="minorHAnsi"/>
        </w:rPr>
        <w:t xml:space="preserve">But Jesus will remain with the believers, comforting and guiding them, until the very end. </w:t>
      </w:r>
    </w:p>
    <w:p w14:paraId="18386962" w14:textId="77777777" w:rsidR="00DE52FA" w:rsidRPr="00DE52FA" w:rsidRDefault="00DE52FA" w:rsidP="00E616ED">
      <w:pPr>
        <w:pStyle w:val="ListParagraph"/>
        <w:numPr>
          <w:ilvl w:val="1"/>
          <w:numId w:val="39"/>
        </w:numPr>
        <w:rPr>
          <w:rFonts w:eastAsiaTheme="minorHAnsi"/>
        </w:rPr>
      </w:pPr>
      <w:r w:rsidRPr="00DE52FA">
        <w:rPr>
          <w:rFonts w:eastAsiaTheme="minorHAnsi"/>
        </w:rPr>
        <w:t xml:space="preserve">THUS, HE IS THE TRUE PORTENT--constituting certain knowledge--OF THE COMING OF THE HOUR. </w:t>
      </w:r>
    </w:p>
    <w:p w14:paraId="7068B6D1" w14:textId="63BB4CBB" w:rsidR="00DE52FA" w:rsidRDefault="00DE52FA" w:rsidP="00DE52FA">
      <w:pPr>
        <w:ind w:left="474"/>
        <w:rPr>
          <w:rFonts w:eastAsiaTheme="minorHAnsi"/>
        </w:rPr>
      </w:pPr>
    </w:p>
    <w:p w14:paraId="7E0FAE9C" w14:textId="77777777" w:rsidR="00DE52FA" w:rsidRPr="00DE52FA" w:rsidRDefault="00DE52FA" w:rsidP="00DE52FA">
      <w:pPr>
        <w:ind w:left="474"/>
        <w:rPr>
          <w:rFonts w:eastAsiaTheme="minorHAnsi"/>
        </w:rPr>
      </w:pPr>
    </w:p>
    <w:p w14:paraId="223D88D9" w14:textId="3E7EE63B" w:rsidR="006563D7" w:rsidRPr="006563D7" w:rsidRDefault="006563D7" w:rsidP="00E616ED">
      <w:pPr>
        <w:pStyle w:val="ListParagraph"/>
        <w:numPr>
          <w:ilvl w:val="0"/>
          <w:numId w:val="39"/>
        </w:numPr>
        <w:rPr>
          <w:rFonts w:eastAsiaTheme="minorHAnsi"/>
        </w:rPr>
      </w:pPr>
      <w:r w:rsidRPr="006563D7">
        <w:rPr>
          <w:rFonts w:eastAsiaTheme="minorHAnsi"/>
        </w:rPr>
        <w:t>WHAT DOES THE MAHDI DO?</w:t>
      </w:r>
    </w:p>
    <w:p w14:paraId="2DB7A062" w14:textId="6924A947" w:rsidR="006563D7" w:rsidRPr="006563D7" w:rsidRDefault="006563D7" w:rsidP="00E616ED">
      <w:pPr>
        <w:pStyle w:val="ListParagraph"/>
        <w:numPr>
          <w:ilvl w:val="1"/>
          <w:numId w:val="39"/>
        </w:numPr>
        <w:rPr>
          <w:rFonts w:eastAsiaTheme="minorHAnsi"/>
        </w:rPr>
      </w:pPr>
      <w:r w:rsidRPr="006563D7">
        <w:rPr>
          <w:rFonts w:eastAsiaTheme="minorHAnsi"/>
        </w:rPr>
        <w:t>The Spread of Islam Is One of the Signs of the End of Time. It Has Always Been Happening But Reaches Its Culmination with the Mahdi and Second Coming</w:t>
      </w:r>
    </w:p>
    <w:p w14:paraId="7890A83D" w14:textId="77777777" w:rsidR="006563D7" w:rsidRPr="006563D7" w:rsidRDefault="006563D7" w:rsidP="00E616ED">
      <w:pPr>
        <w:pStyle w:val="ListParagraph"/>
        <w:numPr>
          <w:ilvl w:val="1"/>
          <w:numId w:val="39"/>
        </w:numPr>
        <w:rPr>
          <w:rFonts w:eastAsiaTheme="minorHAnsi"/>
        </w:rPr>
      </w:pPr>
      <w:r w:rsidRPr="006563D7">
        <w:rPr>
          <w:rFonts w:eastAsiaTheme="minorHAnsi"/>
        </w:rPr>
        <w:t xml:space="preserve">The spread of sound Islamic religion that accurately represents the Prophet globally and in other faith communities is also one of the Signs of the End of Time. It will happen most thoroughly after the Second Coming of Jesus Christ, when Jews and Christians will convert. It is also three times indicated in the Qur’ān that God would render the religion of His last Prophet uppermost over all other faith communities, which is something that began to happen effectively during the Prophet’s lifetime and in all subsequent generations. Islam has always been successful at spreading in all other faith communities and cultures throughout the world, once it is well established and becomes known. God says in the Qur’ān: “He it is Who sent His Messenger with guidance and the religion of truth to make it prevail over all relgion, though the idolaters be averse” (The Ranks, 61:9; see also 9:33; 48:28). In these verses, “all religion” means “all other religions” or, more specifically, “the people of all other religions.” Likewise, God willed that the Muslim Community be sound, intelligent, and upright so that it serve as a witness over all humanity, which has a closely related meaning. God says in the Qur’ān: “Thus, did We make you a middle Community so that you be witnesses over mankind and so that the Messenger be a witness over you” (The Cow, 2:143; see also 22:78). Some commentators relate these verses directly to the coming of the Mahdī and the Second Coming of Jesus Christ. This complements the notion that the world Community of Islam was put on earth to be “witnesses over mankind,” meaning that their faith and justice will be witnessed by humanity as evidence of the truth of religion. Ultimately, no aspect of the “Religion of Truth” will remain hidden.  </w:t>
      </w:r>
    </w:p>
    <w:p w14:paraId="609327CA" w14:textId="77777777" w:rsidR="006563D7" w:rsidRPr="006563D7" w:rsidRDefault="006563D7" w:rsidP="006563D7">
      <w:pPr>
        <w:pStyle w:val="ListParagraph"/>
        <w:ind w:left="834"/>
        <w:rPr>
          <w:rFonts w:eastAsiaTheme="minorHAnsi"/>
        </w:rPr>
      </w:pPr>
    </w:p>
    <w:p w14:paraId="086A6559" w14:textId="45738D71" w:rsidR="006563D7" w:rsidRPr="006563D7" w:rsidRDefault="006563D7" w:rsidP="00E616ED">
      <w:pPr>
        <w:pStyle w:val="ListParagraph"/>
        <w:numPr>
          <w:ilvl w:val="0"/>
          <w:numId w:val="39"/>
        </w:numPr>
        <w:rPr>
          <w:rFonts w:eastAsiaTheme="minorHAnsi"/>
        </w:rPr>
      </w:pPr>
      <w:r w:rsidRPr="006563D7">
        <w:rPr>
          <w:rFonts w:eastAsiaTheme="minorHAnsi"/>
        </w:rPr>
        <w:t>The Mahdi Reestablishes the Caliphate and the Sanctity of the Immutable Truths</w:t>
      </w:r>
    </w:p>
    <w:p w14:paraId="74BECF8F" w14:textId="77777777" w:rsidR="006563D7" w:rsidRPr="006563D7" w:rsidRDefault="006563D7" w:rsidP="00E616ED">
      <w:pPr>
        <w:pStyle w:val="ListParagraph"/>
        <w:numPr>
          <w:ilvl w:val="1"/>
          <w:numId w:val="39"/>
        </w:numPr>
        <w:rPr>
          <w:rFonts w:eastAsiaTheme="minorHAnsi"/>
        </w:rPr>
      </w:pPr>
      <w:r w:rsidRPr="006563D7">
        <w:rPr>
          <w:rFonts w:eastAsiaTheme="minorHAnsi"/>
        </w:rPr>
        <w:t xml:space="preserve">The Mahdī is the rightly-guided leader of all Muslims who will set matters right on earth on the eve of the Second Coming of Jesus Christ and just before the final Apolcalypse. He will reestablish the authentic Islamic Caliphate, renew political, economic, and social justice, and bring to an end the long periods of oppression that preceded him. Thus, he institutes the sanctity of immutable norms, principles, precepts, and values that had been blatantly violated in the times before him. </w:t>
      </w:r>
    </w:p>
    <w:p w14:paraId="572DA50C" w14:textId="77777777" w:rsidR="006563D7" w:rsidRPr="006563D7" w:rsidRDefault="006563D7" w:rsidP="00E616ED">
      <w:pPr>
        <w:pStyle w:val="ListParagraph"/>
        <w:numPr>
          <w:ilvl w:val="0"/>
          <w:numId w:val="39"/>
        </w:numPr>
        <w:rPr>
          <w:rFonts w:eastAsiaTheme="minorHAnsi"/>
        </w:rPr>
      </w:pPr>
    </w:p>
    <w:p w14:paraId="0D21A031" w14:textId="413C2CC7" w:rsidR="006563D7" w:rsidRPr="006563D7" w:rsidRDefault="006563D7" w:rsidP="00E616ED">
      <w:pPr>
        <w:pStyle w:val="ListParagraph"/>
        <w:numPr>
          <w:ilvl w:val="0"/>
          <w:numId w:val="39"/>
        </w:numPr>
        <w:rPr>
          <w:rFonts w:eastAsiaTheme="minorHAnsi"/>
        </w:rPr>
      </w:pPr>
      <w:r w:rsidRPr="006563D7">
        <w:rPr>
          <w:rFonts w:eastAsiaTheme="minorHAnsi"/>
        </w:rPr>
        <w:t>The Mahdi Brings Great Stability and Good</w:t>
      </w:r>
    </w:p>
    <w:p w14:paraId="5E0B41AE" w14:textId="77777777" w:rsidR="006563D7" w:rsidRPr="006563D7" w:rsidRDefault="006563D7" w:rsidP="00E616ED">
      <w:pPr>
        <w:pStyle w:val="ListParagraph"/>
        <w:numPr>
          <w:ilvl w:val="1"/>
          <w:numId w:val="39"/>
        </w:numPr>
        <w:rPr>
          <w:rFonts w:eastAsiaTheme="minorHAnsi"/>
        </w:rPr>
      </w:pPr>
      <w:r w:rsidRPr="006563D7">
        <w:rPr>
          <w:rFonts w:eastAsiaTheme="minorHAnsi"/>
        </w:rPr>
        <w:t xml:space="preserve">Both the Mahdī and Jesus Christ bring universal good, prosperity, and stability. One of the secrets of this is that they reestablish the sanctity of religious immutables that had been long violated. </w:t>
      </w:r>
    </w:p>
    <w:p w14:paraId="64C39FED" w14:textId="77777777" w:rsidR="006563D7" w:rsidRPr="006563D7" w:rsidRDefault="006563D7" w:rsidP="00E616ED">
      <w:pPr>
        <w:pStyle w:val="ListParagraph"/>
        <w:numPr>
          <w:ilvl w:val="1"/>
          <w:numId w:val="39"/>
        </w:numPr>
        <w:rPr>
          <w:rFonts w:eastAsiaTheme="minorHAnsi"/>
        </w:rPr>
      </w:pPr>
      <w:r w:rsidRPr="006563D7">
        <w:rPr>
          <w:rFonts w:eastAsiaTheme="minorHAnsi"/>
        </w:rPr>
        <w:t xml:space="preserve">Beginning with political, social, and economic justice. </w:t>
      </w:r>
    </w:p>
    <w:p w14:paraId="746D7028" w14:textId="77777777" w:rsidR="006563D7" w:rsidRPr="006563D7" w:rsidRDefault="006563D7" w:rsidP="006563D7">
      <w:pPr>
        <w:ind w:left="474"/>
        <w:rPr>
          <w:rFonts w:eastAsiaTheme="minorHAnsi"/>
        </w:rPr>
      </w:pPr>
    </w:p>
    <w:p w14:paraId="5817BFFE" w14:textId="1DD44BD2" w:rsidR="006563D7" w:rsidRPr="006563D7" w:rsidRDefault="006563D7" w:rsidP="00E616ED">
      <w:pPr>
        <w:pStyle w:val="ListParagraph"/>
        <w:numPr>
          <w:ilvl w:val="0"/>
          <w:numId w:val="39"/>
        </w:numPr>
        <w:rPr>
          <w:rFonts w:eastAsiaTheme="minorHAnsi"/>
        </w:rPr>
      </w:pPr>
      <w:r w:rsidRPr="006563D7">
        <w:rPr>
          <w:rFonts w:eastAsiaTheme="minorHAnsi"/>
        </w:rPr>
        <w:t>THE PASSING OF THE MAHDI</w:t>
      </w:r>
    </w:p>
    <w:p w14:paraId="222D4EC3" w14:textId="27A7DBC1" w:rsidR="006563D7" w:rsidRPr="006563D7" w:rsidRDefault="006563D7" w:rsidP="00E616ED">
      <w:pPr>
        <w:pStyle w:val="ListParagraph"/>
        <w:numPr>
          <w:ilvl w:val="0"/>
          <w:numId w:val="39"/>
        </w:numPr>
        <w:rPr>
          <w:rFonts w:eastAsiaTheme="minorHAnsi"/>
        </w:rPr>
      </w:pPr>
      <w:r w:rsidRPr="006563D7">
        <w:rPr>
          <w:rFonts w:eastAsiaTheme="minorHAnsi"/>
        </w:rPr>
        <w:t xml:space="preserve">The Mahdi Will LIve for 7 Years </w:t>
      </w:r>
    </w:p>
    <w:p w14:paraId="3F33605D" w14:textId="77777777" w:rsidR="006563D7" w:rsidRPr="006563D7" w:rsidRDefault="006563D7" w:rsidP="00E616ED">
      <w:pPr>
        <w:pStyle w:val="ListParagraph"/>
        <w:numPr>
          <w:ilvl w:val="1"/>
          <w:numId w:val="39"/>
        </w:numPr>
        <w:rPr>
          <w:rFonts w:eastAsiaTheme="minorHAnsi"/>
        </w:rPr>
      </w:pPr>
      <w:r w:rsidRPr="006563D7">
        <w:rPr>
          <w:rFonts w:eastAsiaTheme="minorHAnsi"/>
        </w:rPr>
        <w:t xml:space="preserve">He will live for seven years.  </w:t>
      </w:r>
    </w:p>
    <w:p w14:paraId="31049B3D" w14:textId="77777777" w:rsidR="006563D7" w:rsidRPr="006563D7" w:rsidRDefault="006563D7" w:rsidP="00E616ED">
      <w:pPr>
        <w:pStyle w:val="ListParagraph"/>
        <w:numPr>
          <w:ilvl w:val="1"/>
          <w:numId w:val="39"/>
        </w:numPr>
        <w:rPr>
          <w:rFonts w:eastAsiaTheme="minorHAnsi"/>
        </w:rPr>
      </w:pPr>
      <w:r w:rsidRPr="006563D7">
        <w:rPr>
          <w:rFonts w:eastAsiaTheme="minorHAnsi"/>
        </w:rPr>
        <w:t xml:space="preserve">That is, his office will last for less than a decade. </w:t>
      </w:r>
    </w:p>
    <w:p w14:paraId="18C449A1" w14:textId="77777777" w:rsidR="006563D7" w:rsidRPr="006563D7" w:rsidRDefault="006563D7" w:rsidP="006563D7">
      <w:pPr>
        <w:ind w:left="474"/>
        <w:rPr>
          <w:rFonts w:eastAsiaTheme="minorHAnsi"/>
        </w:rPr>
      </w:pPr>
    </w:p>
    <w:p w14:paraId="3D49707E" w14:textId="77777777" w:rsidR="006563D7" w:rsidRPr="006563D7" w:rsidRDefault="006563D7" w:rsidP="00E616ED">
      <w:pPr>
        <w:pStyle w:val="ListParagraph"/>
        <w:numPr>
          <w:ilvl w:val="0"/>
          <w:numId w:val="39"/>
        </w:numPr>
        <w:rPr>
          <w:rFonts w:eastAsiaTheme="minorHAnsi"/>
        </w:rPr>
      </w:pPr>
      <w:r w:rsidRPr="006563D7">
        <w:rPr>
          <w:rFonts w:eastAsiaTheme="minorHAnsi"/>
        </w:rPr>
        <w:t>The Coming of the Mahdi</w:t>
      </w:r>
    </w:p>
    <w:p w14:paraId="456D64CB" w14:textId="77777777" w:rsidR="006563D7" w:rsidRPr="006563D7" w:rsidRDefault="006563D7" w:rsidP="00E616ED">
      <w:pPr>
        <w:pStyle w:val="ListParagraph"/>
        <w:numPr>
          <w:ilvl w:val="1"/>
          <w:numId w:val="39"/>
        </w:numPr>
        <w:rPr>
          <w:rFonts w:eastAsiaTheme="minorHAnsi"/>
        </w:rPr>
      </w:pPr>
      <w:r w:rsidRPr="006563D7">
        <w:rPr>
          <w:rFonts w:eastAsiaTheme="minorHAnsi"/>
        </w:rPr>
        <w:t xml:space="preserve">Al-Ashqar also placed in the third category of lesser Signs the coming of the Mahdī. </w:t>
      </w:r>
    </w:p>
    <w:p w14:paraId="10C0A37B" w14:textId="77777777" w:rsidR="006563D7" w:rsidRPr="006563D7" w:rsidRDefault="006563D7" w:rsidP="006563D7">
      <w:pPr>
        <w:pStyle w:val="ListParagraph"/>
        <w:ind w:left="834"/>
        <w:rPr>
          <w:rFonts w:eastAsiaTheme="minorHAnsi"/>
        </w:rPr>
      </w:pPr>
    </w:p>
    <w:p w14:paraId="494C5018" w14:textId="547CC687" w:rsidR="006563D7" w:rsidRPr="006563D7" w:rsidRDefault="006563D7" w:rsidP="00E616ED">
      <w:pPr>
        <w:pStyle w:val="ListParagraph"/>
        <w:numPr>
          <w:ilvl w:val="0"/>
          <w:numId w:val="39"/>
        </w:numPr>
        <w:rPr>
          <w:rFonts w:eastAsiaTheme="minorHAnsi"/>
        </w:rPr>
      </w:pPr>
      <w:r w:rsidRPr="006563D7">
        <w:rPr>
          <w:rFonts w:eastAsiaTheme="minorHAnsi"/>
        </w:rPr>
        <w:t>The Final Period of HaSana Will Come for the Believers with the Mahdi and Jesus Christ</w:t>
      </w:r>
    </w:p>
    <w:p w14:paraId="0FA97B38" w14:textId="77777777" w:rsidR="006563D7" w:rsidRPr="006563D7" w:rsidRDefault="006563D7" w:rsidP="00E616ED">
      <w:pPr>
        <w:pStyle w:val="ListParagraph"/>
        <w:numPr>
          <w:ilvl w:val="1"/>
          <w:numId w:val="39"/>
        </w:numPr>
        <w:rPr>
          <w:rFonts w:eastAsiaTheme="minorHAnsi"/>
        </w:rPr>
      </w:pPr>
      <w:r w:rsidRPr="006563D7">
        <w:rPr>
          <w:rFonts w:eastAsiaTheme="minorHAnsi"/>
        </w:rPr>
        <w:t xml:space="preserve">The final period of ḥaṣāna for the believers will come with the appearance of the Mahdī and the Second Coming of Jesus Christ. </w:t>
      </w:r>
    </w:p>
    <w:p w14:paraId="73E8C64B" w14:textId="77777777" w:rsidR="006563D7" w:rsidRPr="006563D7" w:rsidRDefault="006563D7" w:rsidP="006563D7">
      <w:pPr>
        <w:pStyle w:val="ListParagraph"/>
        <w:ind w:left="834"/>
        <w:rPr>
          <w:rFonts w:eastAsiaTheme="minorHAnsi"/>
        </w:rPr>
      </w:pPr>
    </w:p>
    <w:p w14:paraId="440C18DE" w14:textId="06CF29A1" w:rsidR="006563D7" w:rsidRPr="006563D7" w:rsidRDefault="006563D7" w:rsidP="00E616ED">
      <w:pPr>
        <w:pStyle w:val="ListParagraph"/>
        <w:numPr>
          <w:ilvl w:val="0"/>
          <w:numId w:val="39"/>
        </w:numPr>
        <w:rPr>
          <w:rFonts w:eastAsiaTheme="minorHAnsi"/>
        </w:rPr>
      </w:pPr>
      <w:r w:rsidRPr="006563D7">
        <w:rPr>
          <w:rFonts w:eastAsiaTheme="minorHAnsi"/>
        </w:rPr>
        <w:t>Al-'Adani Regards the Mahdi As the First Terminal Sign</w:t>
      </w:r>
    </w:p>
    <w:p w14:paraId="1F22CC99" w14:textId="77777777" w:rsidR="006563D7" w:rsidRPr="006563D7" w:rsidRDefault="006563D7" w:rsidP="00E616ED">
      <w:pPr>
        <w:pStyle w:val="ListParagraph"/>
        <w:numPr>
          <w:ilvl w:val="1"/>
          <w:numId w:val="39"/>
        </w:numPr>
        <w:rPr>
          <w:rFonts w:eastAsiaTheme="minorHAnsi"/>
        </w:rPr>
      </w:pPr>
      <w:r w:rsidRPr="006563D7">
        <w:rPr>
          <w:rFonts w:eastAsiaTheme="minorHAnsi"/>
        </w:rPr>
        <w:t xml:space="preserve">Al-Ḥabīb Abū Bakr al-‘Adanī believes the first of the Last Major Signs begin with the coming of the Mahd ī. They then continue from then until the end of human life on earth.  </w:t>
      </w:r>
    </w:p>
    <w:p w14:paraId="1C7DA474" w14:textId="77777777" w:rsidR="006563D7" w:rsidRPr="006563D7" w:rsidRDefault="006563D7" w:rsidP="006563D7">
      <w:pPr>
        <w:pStyle w:val="ListParagraph"/>
        <w:ind w:left="834"/>
        <w:rPr>
          <w:rFonts w:eastAsiaTheme="minorHAnsi"/>
        </w:rPr>
      </w:pPr>
      <w:r w:rsidRPr="006563D7">
        <w:rPr>
          <w:rFonts w:eastAsiaTheme="minorHAnsi"/>
        </w:rPr>
        <w:tab/>
      </w:r>
    </w:p>
    <w:p w14:paraId="1B1AB947" w14:textId="4E532CF8" w:rsidR="006563D7" w:rsidRPr="006563D7" w:rsidRDefault="006563D7" w:rsidP="00E616ED">
      <w:pPr>
        <w:pStyle w:val="ListParagraph"/>
        <w:numPr>
          <w:ilvl w:val="0"/>
          <w:numId w:val="39"/>
        </w:numPr>
        <w:rPr>
          <w:rFonts w:eastAsiaTheme="minorHAnsi"/>
        </w:rPr>
      </w:pPr>
      <w:r w:rsidRPr="006563D7">
        <w:rPr>
          <w:rFonts w:eastAsiaTheme="minorHAnsi"/>
        </w:rPr>
        <w:t>The JahjaaH and the Muslims Are Besieged in Medina</w:t>
      </w:r>
    </w:p>
    <w:p w14:paraId="6B42A90A" w14:textId="77777777" w:rsidR="006563D7" w:rsidRPr="006563D7" w:rsidRDefault="006563D7" w:rsidP="00E616ED">
      <w:pPr>
        <w:pStyle w:val="ListParagraph"/>
        <w:numPr>
          <w:ilvl w:val="1"/>
          <w:numId w:val="39"/>
        </w:numPr>
        <w:rPr>
          <w:rFonts w:eastAsiaTheme="minorHAnsi"/>
        </w:rPr>
      </w:pPr>
      <w:r w:rsidRPr="006563D7">
        <w:rPr>
          <w:rFonts w:eastAsiaTheme="minorHAnsi"/>
        </w:rPr>
        <w:t xml:space="preserve">Al-Ashqar also placed in the third category of lesser Signs that have not occurred the Jaḥjāḥ taking political power as well as the Muslims being besieged in Medina as authentically transmitted in Abū Dāwūd and al-Tabarānī.  </w:t>
      </w:r>
    </w:p>
    <w:p w14:paraId="775BD313" w14:textId="77777777" w:rsidR="006563D7" w:rsidRPr="006563D7" w:rsidRDefault="006563D7" w:rsidP="006563D7">
      <w:pPr>
        <w:pStyle w:val="ListParagraph"/>
        <w:ind w:left="834"/>
        <w:rPr>
          <w:rFonts w:eastAsiaTheme="minorHAnsi"/>
        </w:rPr>
      </w:pPr>
    </w:p>
    <w:p w14:paraId="18BD7611" w14:textId="4B8527C2" w:rsidR="006563D7" w:rsidRPr="006563D7" w:rsidRDefault="006563D7" w:rsidP="00E616ED">
      <w:pPr>
        <w:pStyle w:val="ListParagraph"/>
        <w:numPr>
          <w:ilvl w:val="0"/>
          <w:numId w:val="39"/>
        </w:numPr>
        <w:rPr>
          <w:rFonts w:eastAsiaTheme="minorHAnsi"/>
        </w:rPr>
      </w:pPr>
      <w:r w:rsidRPr="006563D7">
        <w:rPr>
          <w:rFonts w:eastAsiaTheme="minorHAnsi"/>
        </w:rPr>
        <w:t>Literal with Nonliteral Implications: The Swiftness of the Mahdi's Travel</w:t>
      </w:r>
    </w:p>
    <w:p w14:paraId="37672EE3" w14:textId="77777777" w:rsidR="006563D7" w:rsidRPr="006563D7" w:rsidRDefault="006563D7" w:rsidP="00E616ED">
      <w:pPr>
        <w:pStyle w:val="ListParagraph"/>
        <w:numPr>
          <w:ilvl w:val="1"/>
          <w:numId w:val="39"/>
        </w:numPr>
        <w:rPr>
          <w:rFonts w:eastAsiaTheme="minorHAnsi"/>
        </w:rPr>
      </w:pPr>
      <w:r w:rsidRPr="006563D7">
        <w:rPr>
          <w:rFonts w:eastAsiaTheme="minorHAnsi"/>
        </w:rPr>
        <w:t xml:space="preserve">As noted earlier, most of the Signs of the End of Time have a distinctively literalist element. But other nonliteral realities are implicitly involved in such literal statements that only become clear as events are exemplified in history. Thus, for example, Prophetic ḥadīth make it clear that the movements and travels of the Mahdī as well as the Antichrist from place to place will be uncustomarily swift according to the standards of the Prophetic age. Neither the movements of the Mahdī nor the Antichrist, as al-Ghumārī notes, could be accounted for by the traditional modes of animal and sea transport that were known in the Prophet’s time and for more than a millennium afterwards. Thus, al-Ṭabarānī transmits that the Messenger of God was asked: “O Messenger of God, how can [the Antichrist] move so quickly in the earth (mā sur‘atuhu fī al-arḍ )?” The Prophet replied: “Like a cloud with a [strong] wind behind it (ka-al-saḥāb istadbarathu al-rīḥ .” In another strong transmission, the Antichrist’s swiftness of travel is likened to “a rain cloud (al-ghayth ) propelled by a [strong] wind behind it.” </w:t>
      </w:r>
    </w:p>
    <w:p w14:paraId="6C8B42D8" w14:textId="16260471" w:rsidR="006563D7" w:rsidRPr="006563D7" w:rsidRDefault="006563D7" w:rsidP="006563D7">
      <w:pPr>
        <w:pStyle w:val="ListParagraph"/>
        <w:ind w:left="834"/>
        <w:rPr>
          <w:rFonts w:eastAsiaTheme="minorHAnsi"/>
        </w:rPr>
      </w:pPr>
    </w:p>
    <w:p w14:paraId="1218B4DB" w14:textId="35905680" w:rsidR="006563D7" w:rsidRDefault="006563D7" w:rsidP="00E616ED">
      <w:pPr>
        <w:pStyle w:val="ListParagraph"/>
        <w:numPr>
          <w:ilvl w:val="0"/>
          <w:numId w:val="39"/>
        </w:numPr>
        <w:rPr>
          <w:rFonts w:eastAsiaTheme="minorHAnsi"/>
        </w:rPr>
      </w:pPr>
      <w:r w:rsidRPr="006563D7">
        <w:rPr>
          <w:rFonts w:eastAsiaTheme="minorHAnsi"/>
        </w:rPr>
        <w:t xml:space="preserve">As regards the speed of the Mahdī’s, Prophetic ḥadīth indicate that the believers will seek him out repeatedly in Mecca, then in Medina, and then the two cities three times from the end of the pilgrimage until the tenth day (‘Āshūrā’ ) of the following month (al-Muḥarram). Thus, these back-and-forth journeys will amount to a total of twenty-five days or less. According to traditional means of transport, however, this amount of time would only have sufficed for going back and forth between Mecca and Medina a single time. For to travel between the two cities took ten full days by camel. The swiftness of the Mahdī’s travel created a problem for traditional commentators, who found it difficult to account for. Some of them suggested that all of the these believers would be Saints (Awliyā’ ) thus they could “fold up space and time” as other Saints who are called “companions of the [single] steps” (aṣḥāb al-khaṭawāt ), who have been known to cover immense distances as far as the horizon with a single step.   </w:t>
      </w:r>
    </w:p>
    <w:p w14:paraId="3B5C7251" w14:textId="77777777" w:rsidR="006A2DCC" w:rsidRDefault="006A2DCC" w:rsidP="006A2DCC">
      <w:pPr>
        <w:rPr>
          <w:rFonts w:eastAsiaTheme="minorHAnsi"/>
        </w:rPr>
      </w:pPr>
    </w:p>
    <w:p w14:paraId="1E1CA017" w14:textId="2463E75F" w:rsidR="006A2DCC" w:rsidRPr="006A2DCC" w:rsidRDefault="006A2DCC" w:rsidP="00E616ED">
      <w:pPr>
        <w:pStyle w:val="ListParagraph"/>
        <w:numPr>
          <w:ilvl w:val="0"/>
          <w:numId w:val="39"/>
        </w:numPr>
        <w:rPr>
          <w:rFonts w:eastAsiaTheme="minorHAnsi"/>
        </w:rPr>
      </w:pPr>
      <w:r w:rsidRPr="006A2DCC">
        <w:rPr>
          <w:rFonts w:eastAsiaTheme="minorHAnsi"/>
        </w:rPr>
        <w:t xml:space="preserve">The spread of sound Islamic religion that accurately represents the Prophet globally and in other faith communities is also one of the Signs of the End of Time. It will happen most thoroughly after the Second Coming of Jesus Christ, when Jews and Christians will convert. It is also three times indicated in the Qur’ān that God would render the religion of His last Prophet uppermost over all other faith communities, which is something that began to happen effectively during the Prophet’s lifetime and in all subsequent generations. Islam has always been successful at spreading in all other faith communities and cultures throughout the world, once it is well established and becomes known. God says in the Qur’ān: “He it is Who sent His Messenger with guidance and the religion of truth to make it prevail over all relgion, though the idolaters be averse” (The Ranks, 61:9; see also 9:33; 48:28). In these verses, “all religion” means “all other religions” or, more specifically, “the people of all other religions.” Likewise, God willed that the Muslim Community be sound, intelligent, and upright so that it serve as a witness over all humanity, which has a closely related meaning. God says in the Qur’ān: “Thus, did We make you a middle Community so that you be witnesses over mankind and so that the Messenger be a witness over you” (The Cow, 2:143; see also 22:78). Some commentators relate these verses directly to the coming of the Mahdī and the Second Coming of Jesus Christ. This complements the notion that the world Community of Islam was put on earth to be “witnesses over mankind,” meaning that their faith and justice will be witnessed by humanity as evidence of the truth of religion. Ultimately, no aspect of the “Religion of Truth” will remain hidden.  </w:t>
      </w:r>
      <w:r>
        <w:rPr>
          <w:rFonts w:eastAsiaTheme="minorHAnsi"/>
          <w:b/>
          <w:bCs/>
        </w:rPr>
        <w:t>Volume 16</w:t>
      </w:r>
    </w:p>
    <w:p w14:paraId="22A4543C" w14:textId="77777777" w:rsidR="006A2DCC" w:rsidRDefault="006A2DCC" w:rsidP="006A2DCC">
      <w:pPr>
        <w:rPr>
          <w:rFonts w:eastAsiaTheme="minorHAnsi"/>
        </w:rPr>
      </w:pPr>
    </w:p>
    <w:p w14:paraId="63FAC77B" w14:textId="4227E266" w:rsidR="006A2DCC" w:rsidRDefault="00806045" w:rsidP="00E616ED">
      <w:pPr>
        <w:pStyle w:val="ListParagraph"/>
        <w:numPr>
          <w:ilvl w:val="0"/>
          <w:numId w:val="39"/>
        </w:numPr>
        <w:rPr>
          <w:rFonts w:eastAsiaTheme="minorHAnsi"/>
        </w:rPr>
      </w:pPr>
      <w:r w:rsidRPr="00806045">
        <w:rPr>
          <w:rFonts w:eastAsiaTheme="minorHAnsi"/>
        </w:rPr>
        <w:t>The Antichrist &amp; the Antichristic Are the Epitomies of Pompous Ugliness</w:t>
      </w:r>
      <w:r>
        <w:rPr>
          <w:rFonts w:eastAsiaTheme="minorHAnsi"/>
        </w:rPr>
        <w:t xml:space="preserve"> </w:t>
      </w:r>
      <w:r>
        <w:rPr>
          <w:rFonts w:eastAsiaTheme="minorHAnsi"/>
          <w:b/>
          <w:bCs/>
        </w:rPr>
        <w:t>(Empty – Volume 9)</w:t>
      </w:r>
    </w:p>
    <w:p w14:paraId="7C10EA22" w14:textId="77777777" w:rsidR="00806045" w:rsidRPr="00806045" w:rsidRDefault="00806045" w:rsidP="00806045">
      <w:pPr>
        <w:pStyle w:val="ListParagraph"/>
        <w:rPr>
          <w:rFonts w:eastAsiaTheme="minorHAnsi"/>
        </w:rPr>
      </w:pPr>
    </w:p>
    <w:p w14:paraId="24D43563" w14:textId="7CE39487" w:rsidR="00806045" w:rsidRPr="006A2DCC" w:rsidRDefault="00C652A3" w:rsidP="00E616ED">
      <w:pPr>
        <w:pStyle w:val="ListParagraph"/>
        <w:numPr>
          <w:ilvl w:val="0"/>
          <w:numId w:val="39"/>
        </w:numPr>
        <w:rPr>
          <w:rFonts w:eastAsiaTheme="minorHAnsi"/>
        </w:rPr>
      </w:pPr>
      <w:r w:rsidRPr="00C652A3">
        <w:rPr>
          <w:rFonts w:eastAsiaTheme="minorHAnsi"/>
        </w:rPr>
        <w:t>The Doors of Certainty and Truth must be opened wide, and to do so is one of the greatest instances of God’s mercy--</w:t>
      </w:r>
      <w:r w:rsidRPr="00C652A3">
        <w:rPr>
          <w:rFonts w:eastAsiaTheme="minorHAnsi"/>
          <w:u w:val="single"/>
        </w:rPr>
        <w:t>just as closing those doors and inverting reality is the chief objective of the Antichrist</w:t>
      </w:r>
    </w:p>
    <w:p w14:paraId="0A998601" w14:textId="77777777" w:rsidR="00FD1A33" w:rsidRDefault="00FD1A33" w:rsidP="00FD1A33">
      <w:pPr>
        <w:rPr>
          <w:rFonts w:eastAsiaTheme="minorHAnsi"/>
        </w:rPr>
      </w:pPr>
    </w:p>
    <w:p w14:paraId="6500387F" w14:textId="5CD08CCA" w:rsidR="00C652A3" w:rsidRDefault="00911286" w:rsidP="00E616ED">
      <w:pPr>
        <w:pStyle w:val="ListParagraph"/>
        <w:numPr>
          <w:ilvl w:val="0"/>
          <w:numId w:val="39"/>
        </w:numPr>
        <w:rPr>
          <w:rFonts w:eastAsiaTheme="minorHAnsi"/>
        </w:rPr>
      </w:pPr>
      <w:r w:rsidRPr="00911286">
        <w:rPr>
          <w:rFonts w:eastAsiaTheme="minorHAnsi"/>
        </w:rPr>
        <w:t>At the End of Time and the Second Coming, Jesus will descend to join the true Muslims of that time under the Mahdī in their ultimate battle against the Antichrist (al-Dajjāl ), and he will then remain among the Muslims and give judgments according to Islamic Law. The Prophet said: “No man has greater claim to Jesus than I do, because there was no Prophet between us, and he will be my vicegerent (khalīfa ) over my community. He will descend, and when you see him you will know him.</w:t>
      </w:r>
    </w:p>
    <w:p w14:paraId="74C2687C" w14:textId="77777777" w:rsidR="00911286" w:rsidRPr="00911286" w:rsidRDefault="00911286" w:rsidP="00911286">
      <w:pPr>
        <w:pStyle w:val="ListParagraph"/>
        <w:rPr>
          <w:rFonts w:eastAsiaTheme="minorHAnsi"/>
        </w:rPr>
      </w:pPr>
    </w:p>
    <w:p w14:paraId="2E0AF0BE" w14:textId="485EDAAE" w:rsidR="00911286" w:rsidRDefault="004B6295" w:rsidP="00E616ED">
      <w:pPr>
        <w:pStyle w:val="ListParagraph"/>
        <w:numPr>
          <w:ilvl w:val="0"/>
          <w:numId w:val="39"/>
        </w:numPr>
        <w:rPr>
          <w:rFonts w:eastAsiaTheme="minorHAnsi"/>
        </w:rPr>
      </w:pPr>
      <w:r w:rsidRPr="004B6295">
        <w:rPr>
          <w:rFonts w:eastAsiaTheme="minorHAnsi"/>
        </w:rPr>
        <w:t>Al-Tabari prefers qābiḍuka from the earth and raise you up to Me--because of the tawātur of reports that Jesus will descend at the Second Coming: “Jesus Son of Man will descend and kill the Antichrist.” Then he will remain alive for a time on earth and die and be buried. Muslims will perform his funeral prayer.</w:t>
      </w:r>
    </w:p>
    <w:p w14:paraId="36F8F6B5" w14:textId="77777777" w:rsidR="004B6295" w:rsidRPr="004B6295" w:rsidRDefault="004B6295" w:rsidP="004B6295">
      <w:pPr>
        <w:pStyle w:val="ListParagraph"/>
        <w:rPr>
          <w:rFonts w:eastAsiaTheme="minorHAnsi"/>
        </w:rPr>
      </w:pPr>
    </w:p>
    <w:p w14:paraId="69CEA0BA" w14:textId="49B29340" w:rsidR="004B6295" w:rsidRPr="004B6295" w:rsidRDefault="004B6295" w:rsidP="00E616ED">
      <w:pPr>
        <w:pStyle w:val="ListParagraph"/>
        <w:numPr>
          <w:ilvl w:val="0"/>
          <w:numId w:val="39"/>
        </w:numPr>
        <w:rPr>
          <w:rFonts w:eastAsiaTheme="minorHAnsi"/>
        </w:rPr>
      </w:pPr>
      <w:r w:rsidRPr="004B6295">
        <w:rPr>
          <w:rFonts w:eastAsiaTheme="minorHAnsi"/>
        </w:rPr>
        <w:t>Use and misuse of language, paradigms, and cognitive frames is one of the greatest recurrent disasters in the intellectual history of human thought. Precise articulation of exact vocabulary, rich paradigms, and right-minded cognitive frames is an act of liberation. On the other hand, manipulation and distortion of language, paradigms, and cognitive frames is an act of subjugation and treason. The distortion of language and thought--the inversion of realities--is the hallmark of the Antichrist and the chief characteristic of the social, cultural, political, and economic systems he propagates. His title in Arabic, al-Masīḥ al-Dajjāl (the false and greatly deceiving messiah), explicitly identifies him as the “father of lies,” the master of deceit, and the inverter of realities. This distinguishes him from the true Messiah (al-Masīḥ al-ḥaqq), Jesus the son of Mary, who delivers humanity from the Antichrist, brings the truth back to life, and restores reality from its diabolical inversion.</w:t>
      </w:r>
      <w:r>
        <w:rPr>
          <w:rFonts w:eastAsiaTheme="minorHAnsi"/>
        </w:rPr>
        <w:t xml:space="preserve"> </w:t>
      </w:r>
      <w:r>
        <w:rPr>
          <w:rFonts w:eastAsiaTheme="minorHAnsi"/>
          <w:b/>
          <w:bCs/>
        </w:rPr>
        <w:t xml:space="preserve">Volume 8 </w:t>
      </w:r>
    </w:p>
    <w:p w14:paraId="4864D278" w14:textId="77777777" w:rsidR="004B6295" w:rsidRPr="004B6295" w:rsidRDefault="004B6295" w:rsidP="004B6295">
      <w:pPr>
        <w:pStyle w:val="ListParagraph"/>
        <w:rPr>
          <w:rFonts w:eastAsiaTheme="minorHAnsi"/>
        </w:rPr>
      </w:pPr>
    </w:p>
    <w:p w14:paraId="29B96502" w14:textId="751A0C7B" w:rsidR="004B6295" w:rsidRDefault="00185EDE" w:rsidP="00E616ED">
      <w:pPr>
        <w:pStyle w:val="ListParagraph"/>
        <w:numPr>
          <w:ilvl w:val="0"/>
          <w:numId w:val="39"/>
        </w:numPr>
        <w:rPr>
          <w:rFonts w:eastAsiaTheme="minorHAnsi"/>
        </w:rPr>
      </w:pPr>
      <w:r w:rsidRPr="00185EDE">
        <w:rPr>
          <w:rFonts w:eastAsiaTheme="minorHAnsi"/>
        </w:rPr>
        <w:t>In Arabic semantics, the mubṭilūn are those who make it their purpose to distort reality and disprove the true nature of things as they actually are. Like the Antichrist, who is the greatest of all falsifiers, they invert reality and seek to reduce truth</w:t>
      </w:r>
      <w:r>
        <w:rPr>
          <w:rFonts w:eastAsiaTheme="minorHAnsi"/>
        </w:rPr>
        <w:t xml:space="preserve"> </w:t>
      </w:r>
      <w:r>
        <w:rPr>
          <w:rFonts w:eastAsiaTheme="minorHAnsi"/>
          <w:b/>
          <w:bCs/>
        </w:rPr>
        <w:t>V18</w:t>
      </w:r>
    </w:p>
    <w:p w14:paraId="1844EA56" w14:textId="77777777" w:rsidR="004B6295" w:rsidRPr="002C0B7E" w:rsidRDefault="004B6295" w:rsidP="002C0B7E">
      <w:pPr>
        <w:rPr>
          <w:rFonts w:eastAsiaTheme="minorHAnsi"/>
        </w:rPr>
      </w:pPr>
    </w:p>
    <w:p w14:paraId="0D373281" w14:textId="77777777" w:rsidR="002C0B7E" w:rsidRPr="002C0B7E" w:rsidRDefault="002C0B7E" w:rsidP="00E616ED">
      <w:pPr>
        <w:pStyle w:val="ListParagraph"/>
        <w:numPr>
          <w:ilvl w:val="0"/>
          <w:numId w:val="39"/>
        </w:numPr>
        <w:rPr>
          <w:rFonts w:eastAsiaTheme="minorHAnsi"/>
        </w:rPr>
      </w:pPr>
      <w:r w:rsidRPr="002C0B7E">
        <w:rPr>
          <w:rFonts w:eastAsiaTheme="minorHAnsi"/>
        </w:rPr>
        <w:t>The Prophet spoke explicitly in several authentic Ḥadīth about the Second Coming of the Messiah Jesus Christ, which is an obligatory Creedal tenet of Islam. The Imāms of Ḥadīth al-Bukhārī, Muslim, al-Tirmidhī, Ibn Mājah, and Aḥmad transmit authentically that the Messenger of God said:</w:t>
      </w:r>
    </w:p>
    <w:p w14:paraId="1999242E" w14:textId="77777777" w:rsidR="002C0B7E" w:rsidRPr="002C0B7E" w:rsidRDefault="002C0B7E" w:rsidP="002C0B7E">
      <w:pPr>
        <w:pStyle w:val="ListParagraph"/>
        <w:ind w:left="834"/>
        <w:rPr>
          <w:rFonts w:eastAsiaTheme="minorHAnsi"/>
        </w:rPr>
      </w:pPr>
    </w:p>
    <w:p w14:paraId="230DBDB9" w14:textId="77777777" w:rsidR="002C0B7E" w:rsidRPr="002C0B7E" w:rsidRDefault="002C0B7E" w:rsidP="00E616ED">
      <w:pPr>
        <w:pStyle w:val="ListParagraph"/>
        <w:numPr>
          <w:ilvl w:val="1"/>
          <w:numId w:val="39"/>
        </w:numPr>
        <w:rPr>
          <w:rFonts w:eastAsiaTheme="minorHAnsi"/>
        </w:rPr>
      </w:pPr>
      <w:r w:rsidRPr="002C0B7E">
        <w:rPr>
          <w:rFonts w:eastAsiaTheme="minorHAnsi"/>
        </w:rPr>
        <w:t>By Him in Whose Hand is my Soul, truly, it will soon come to pass (la-yūshakanna) that the Son of Mary will descend among you as a just arbitrator (ḥakaman ‘adlan). Then he will break the Cross, kill the swine, and abolish the Jizya-Tribute (wa yaḍa‘u al-jizya). Wealth will abound profusely (wa yafīḍu al-māl) to the extent that no one will accept it and until a [single] prostration [in worship] will be better than the earth and all that is in it (ḥattā takūna al-sajda khayran min al-dunyā wa mā fīhā).</w:t>
      </w:r>
    </w:p>
    <w:p w14:paraId="613420D8" w14:textId="77777777" w:rsidR="002C0B7E" w:rsidRPr="002C0B7E" w:rsidRDefault="002C0B7E" w:rsidP="002C0B7E">
      <w:pPr>
        <w:pStyle w:val="ListParagraph"/>
        <w:ind w:left="834"/>
        <w:rPr>
          <w:rFonts w:eastAsiaTheme="minorHAnsi"/>
        </w:rPr>
      </w:pPr>
    </w:p>
    <w:p w14:paraId="27DCF8FA" w14:textId="77777777" w:rsidR="002C0B7E" w:rsidRPr="002C0B7E" w:rsidRDefault="002C0B7E" w:rsidP="00E616ED">
      <w:pPr>
        <w:pStyle w:val="ListParagraph"/>
        <w:numPr>
          <w:ilvl w:val="0"/>
          <w:numId w:val="39"/>
        </w:numPr>
        <w:rPr>
          <w:rFonts w:eastAsiaTheme="minorHAnsi"/>
        </w:rPr>
      </w:pPr>
      <w:r w:rsidRPr="002C0B7E">
        <w:rPr>
          <w:rFonts w:eastAsiaTheme="minorHAnsi"/>
        </w:rPr>
        <w:t xml:space="preserve">The Companion Abū Hurayra, who is the initial transmitter of the Ḥadīth, then said in the same narration as further evidence of this truth: </w:t>
      </w:r>
    </w:p>
    <w:p w14:paraId="634867FC" w14:textId="77777777" w:rsidR="002C0B7E" w:rsidRPr="002C0B7E" w:rsidRDefault="002C0B7E" w:rsidP="002C0B7E">
      <w:pPr>
        <w:pStyle w:val="ListParagraph"/>
        <w:ind w:left="834"/>
        <w:rPr>
          <w:rFonts w:eastAsiaTheme="minorHAnsi"/>
        </w:rPr>
      </w:pPr>
    </w:p>
    <w:p w14:paraId="6BCA0E3A" w14:textId="77777777" w:rsidR="002C0B7E" w:rsidRPr="002C0B7E" w:rsidRDefault="002C0B7E" w:rsidP="00E616ED">
      <w:pPr>
        <w:pStyle w:val="ListParagraph"/>
        <w:numPr>
          <w:ilvl w:val="1"/>
          <w:numId w:val="39"/>
        </w:numPr>
        <w:rPr>
          <w:rFonts w:eastAsiaTheme="minorHAnsi"/>
        </w:rPr>
      </w:pPr>
      <w:r w:rsidRPr="002C0B7E">
        <w:rPr>
          <w:rFonts w:eastAsiaTheme="minorHAnsi"/>
        </w:rPr>
        <w:t xml:space="preserve">Recite if you will (iqra’ū in shi’tum) [the Qur’ānic verse]: “There is not one of the People of the Book but that they will surely believe in him [Jesus] before his death, and on the Day of Resurrection he will be a witness against them (The Table Spread, 4:159).” </w:t>
      </w:r>
    </w:p>
    <w:p w14:paraId="4190C58D" w14:textId="77777777" w:rsidR="002C0B7E" w:rsidRPr="002C0B7E" w:rsidRDefault="002C0B7E" w:rsidP="002C0B7E">
      <w:pPr>
        <w:pStyle w:val="ListParagraph"/>
        <w:ind w:left="834"/>
        <w:rPr>
          <w:rFonts w:eastAsiaTheme="minorHAnsi"/>
        </w:rPr>
      </w:pPr>
    </w:p>
    <w:p w14:paraId="69F77D13" w14:textId="77777777" w:rsidR="002C0B7E" w:rsidRPr="002C0B7E" w:rsidRDefault="002C0B7E" w:rsidP="00E616ED">
      <w:pPr>
        <w:pStyle w:val="ListParagraph"/>
        <w:numPr>
          <w:ilvl w:val="0"/>
          <w:numId w:val="39"/>
        </w:numPr>
        <w:rPr>
          <w:rFonts w:eastAsiaTheme="minorHAnsi"/>
        </w:rPr>
      </w:pPr>
      <w:r w:rsidRPr="002C0B7E">
        <w:rPr>
          <w:rFonts w:eastAsiaTheme="minorHAnsi"/>
        </w:rPr>
        <w:t>Another transmission states with additional detail:</w:t>
      </w:r>
    </w:p>
    <w:p w14:paraId="56862D59" w14:textId="77777777" w:rsidR="002C0B7E" w:rsidRPr="002C0B7E" w:rsidRDefault="002C0B7E" w:rsidP="002C0B7E">
      <w:pPr>
        <w:ind w:left="474"/>
        <w:rPr>
          <w:rFonts w:eastAsiaTheme="minorHAnsi"/>
        </w:rPr>
      </w:pPr>
    </w:p>
    <w:p w14:paraId="74869B4D" w14:textId="77777777" w:rsidR="002C0B7E" w:rsidRPr="002C0B7E" w:rsidRDefault="002C0B7E" w:rsidP="00E616ED">
      <w:pPr>
        <w:pStyle w:val="ListParagraph"/>
        <w:numPr>
          <w:ilvl w:val="1"/>
          <w:numId w:val="39"/>
        </w:numPr>
        <w:rPr>
          <w:rFonts w:eastAsiaTheme="minorHAnsi"/>
        </w:rPr>
      </w:pPr>
      <w:r w:rsidRPr="002C0B7E">
        <w:rPr>
          <w:rFonts w:eastAsiaTheme="minorHAnsi"/>
        </w:rPr>
        <w:t>Thus, while the Muslims are preparing themselves for the prayer, and they are straightening the lines [for prayer] once the directive to stand up for prayer (al-Iqāma) has been given, Jesus will come down on the wings of two Angels at the white minaret (al-manāra) in east Damascus. When the Enemy of God [the Antichrist] sees [Christ], he will melt like the melting of salt in water. If [Christ] would leave him alone, he would melt away, but [Christ] will seek him out until he meets with him at the Gate of Ludd [in present-day Israel], and he will kill him with his [own] hand and kill those who follow him. Jesus will [then] rule by the Sharī‘a of our Prophet until he dies and is buried in the Prophet’s Chamber (Ḥujra) in Medina.</w:t>
      </w:r>
    </w:p>
    <w:p w14:paraId="6B00CF5B" w14:textId="77777777" w:rsidR="002C0B7E" w:rsidRPr="002C0B7E" w:rsidRDefault="002C0B7E" w:rsidP="002C0B7E">
      <w:pPr>
        <w:pStyle w:val="ListParagraph"/>
        <w:ind w:left="834"/>
        <w:rPr>
          <w:rFonts w:eastAsiaTheme="minorHAnsi"/>
        </w:rPr>
      </w:pPr>
    </w:p>
    <w:p w14:paraId="191FD5F7" w14:textId="77777777" w:rsidR="002C0B7E" w:rsidRPr="002C0B7E" w:rsidRDefault="002C0B7E" w:rsidP="00E616ED">
      <w:pPr>
        <w:pStyle w:val="ListParagraph"/>
        <w:numPr>
          <w:ilvl w:val="0"/>
          <w:numId w:val="39"/>
        </w:numPr>
        <w:rPr>
          <w:rFonts w:eastAsiaTheme="minorHAnsi"/>
        </w:rPr>
      </w:pPr>
      <w:r w:rsidRPr="002C0B7E">
        <w:rPr>
          <w:rFonts w:eastAsiaTheme="minorHAnsi"/>
        </w:rPr>
        <w:t>This and other Ḥadīth narrations, some of which are given below, bring fully to light that one of the manifest dimensions of God’s Wisdom in delivering Christ from his enemies at the time of Crucifixion, delaying his single earthly death for thousands of years, and keeping him invulnerable in the Second Heaven after the Ascension was to fulfill one of the ultimate Missions of Christ on earth, which was to utterly destroy the Antichrist and uproot his followers forever, which is a matter we will discuss more fully in Volume Seven. Jesus Son of Mary—he was falsely said to be a God for millennia—will then kill the Antichrist—who falsely called himself God, and Christ will then rectify the truth of his authentic teaching of pure Monotheism and Islam. In light of this reality, it is valid to say that one of the chief Wisdoms of God in delivering Christ from the Cross and taking him up to the Second Heaven in the Ascension was because the failure of the Jews to receive their “warrior” Messiah properly at the beginning of the Common Era, which meant that he had to be taken away and sent back at a future time, when his Messianic Mission could be properly and fully fulfilled, which was in his confrontation with the Antichrist himself—the greatest tribulation ever sent to Humankind.</w:t>
      </w:r>
    </w:p>
    <w:p w14:paraId="75601A9A" w14:textId="77777777" w:rsidR="002C0B7E" w:rsidRPr="002C0B7E" w:rsidRDefault="002C0B7E" w:rsidP="002C0B7E">
      <w:pPr>
        <w:pStyle w:val="ListParagraph"/>
        <w:ind w:left="834"/>
        <w:rPr>
          <w:rFonts w:eastAsiaTheme="minorHAnsi"/>
        </w:rPr>
      </w:pPr>
    </w:p>
    <w:p w14:paraId="02E976CB" w14:textId="77777777" w:rsidR="002C0B7E" w:rsidRPr="002C0B7E" w:rsidRDefault="002C0B7E" w:rsidP="00E616ED">
      <w:pPr>
        <w:pStyle w:val="ListParagraph"/>
        <w:numPr>
          <w:ilvl w:val="0"/>
          <w:numId w:val="39"/>
        </w:numPr>
        <w:rPr>
          <w:rFonts w:eastAsiaTheme="minorHAnsi"/>
        </w:rPr>
      </w:pPr>
      <w:r w:rsidRPr="002C0B7E">
        <w:rPr>
          <w:rFonts w:eastAsiaTheme="minorHAnsi"/>
        </w:rPr>
        <w:t xml:space="preserve">In the first narration, Abū Hurayra refers to the Qur’ānic verse: “There is not one of the People of the Book but that they will surely believe in him [Jesus] before his death. (The Table Spread, 4:159).” This verse has several valid readings, depending largely on whether “his death” refers to the Messiah Jesus Christ or to individual people among “the People of the Book” who are experiencing death. “The People of the Book,” in this context, refers first and foremost to the Jews, who rejected Christ but will believe in him prior to his Divinely ordained earthly death after he returns at the End of Time in the Second Coming and destroys the Antichrist. But the same meaning pertains to Christians as well, because they will come to believe in Christ authentically after learning the truth about him, his deliverance from the Cross, and the meaning of his Ascension and Return. </w:t>
      </w:r>
    </w:p>
    <w:p w14:paraId="517EEBFD" w14:textId="77777777" w:rsidR="002C0B7E" w:rsidRPr="002C0B7E" w:rsidRDefault="002C0B7E" w:rsidP="002C0B7E">
      <w:pPr>
        <w:pStyle w:val="ListParagraph"/>
        <w:ind w:left="834"/>
        <w:rPr>
          <w:rFonts w:eastAsiaTheme="minorHAnsi"/>
        </w:rPr>
      </w:pPr>
    </w:p>
    <w:p w14:paraId="0D302321" w14:textId="77777777" w:rsidR="002C0B7E" w:rsidRPr="002C0B7E" w:rsidRDefault="002C0B7E" w:rsidP="00E616ED">
      <w:pPr>
        <w:pStyle w:val="ListParagraph"/>
        <w:numPr>
          <w:ilvl w:val="0"/>
          <w:numId w:val="39"/>
        </w:numPr>
        <w:rPr>
          <w:rFonts w:eastAsiaTheme="minorHAnsi"/>
        </w:rPr>
      </w:pPr>
      <w:r w:rsidRPr="002C0B7E">
        <w:rPr>
          <w:rFonts w:eastAsiaTheme="minorHAnsi"/>
        </w:rPr>
        <w:t xml:space="preserve">Another less explicit but implied reading is that sincere Jews and Christians will believe in Jesus and his true teaching prior to their individual deaths in this world. Many Traditional Scholars hold that Jesus Son of Mary appears to the Jew or Christian in the Unseen shortly before they enter the throes of death and informs them of his authentic teaching. Those among them who were sincere Jews or Christians, accept this truth and die believers. Those who were insincere or hypocritical, hesitate until they are caught up in the throes of death, and it is too late. As for Jesus’ bearing witness “against them” on the Day of Resurrection, commentators often state that it means that Jesus will bear witness to the People of the Book on that Day that he delivered God’s message to them faithfully, affirmed his status as a Divine Messenger and Messiah, and did not make any claims to Divinity. </w:t>
      </w:r>
    </w:p>
    <w:p w14:paraId="0AC067C8" w14:textId="77777777" w:rsidR="002C0B7E" w:rsidRPr="002C0B7E" w:rsidRDefault="002C0B7E" w:rsidP="002C0B7E">
      <w:pPr>
        <w:pStyle w:val="ListParagraph"/>
        <w:ind w:left="834"/>
        <w:rPr>
          <w:rFonts w:eastAsiaTheme="minorHAnsi"/>
        </w:rPr>
      </w:pPr>
    </w:p>
    <w:p w14:paraId="125A1F61" w14:textId="77777777" w:rsidR="002C0B7E" w:rsidRPr="002C0B7E" w:rsidRDefault="002C0B7E" w:rsidP="00E616ED">
      <w:pPr>
        <w:pStyle w:val="ListParagraph"/>
        <w:numPr>
          <w:ilvl w:val="0"/>
          <w:numId w:val="39"/>
        </w:numPr>
        <w:rPr>
          <w:rFonts w:eastAsiaTheme="minorHAnsi"/>
        </w:rPr>
      </w:pPr>
      <w:r w:rsidRPr="002C0B7E">
        <w:rPr>
          <w:rFonts w:eastAsiaTheme="minorHAnsi"/>
        </w:rPr>
        <w:t>When Christ descends from the Heavens, his Ascension comes to an end. He then comes down in the midst of the believers in Damascus, where they will have gathered with the Mahdī but are under siege from the Antichrist and his forces. In the last third of the night after Christ has joined the forces of the Mahdī in Damascus, he will say to the believers:</w:t>
      </w:r>
    </w:p>
    <w:p w14:paraId="267276CD" w14:textId="77777777" w:rsidR="002C0B7E" w:rsidRPr="002C0B7E" w:rsidRDefault="002C0B7E" w:rsidP="002C0B7E">
      <w:pPr>
        <w:pStyle w:val="ListParagraph"/>
        <w:ind w:left="834"/>
        <w:rPr>
          <w:rFonts w:eastAsiaTheme="minorHAnsi"/>
        </w:rPr>
      </w:pPr>
    </w:p>
    <w:p w14:paraId="1044508C" w14:textId="77777777" w:rsidR="002C0B7E" w:rsidRPr="002C0B7E" w:rsidRDefault="002C0B7E" w:rsidP="00E616ED">
      <w:pPr>
        <w:pStyle w:val="ListParagraph"/>
        <w:numPr>
          <w:ilvl w:val="0"/>
          <w:numId w:val="39"/>
        </w:numPr>
        <w:rPr>
          <w:rFonts w:eastAsiaTheme="minorHAnsi"/>
        </w:rPr>
      </w:pPr>
      <w:r w:rsidRPr="002C0B7E">
        <w:rPr>
          <w:rFonts w:eastAsiaTheme="minorHAnsi"/>
        </w:rPr>
        <w:t xml:space="preserve">“People, what holds you back from going out to [confront] this wicked liar [in battle]?” As they begin to set out, the call for the dawn prayer will be made. The Muslims will say to Jesus, peace be upon him, him: “Come forward and lead us in prayer, O Spirit of God.” Jesus will answer: “Let your own leader [the Mahdī] come forward [and lead].” </w:t>
      </w:r>
    </w:p>
    <w:p w14:paraId="27D2B592" w14:textId="77777777" w:rsidR="002C0B7E" w:rsidRPr="002C0B7E" w:rsidRDefault="002C0B7E" w:rsidP="002C0B7E">
      <w:pPr>
        <w:pStyle w:val="ListParagraph"/>
        <w:ind w:left="834"/>
        <w:rPr>
          <w:rFonts w:eastAsiaTheme="minorHAnsi"/>
        </w:rPr>
      </w:pPr>
    </w:p>
    <w:p w14:paraId="2A54F4ED" w14:textId="598C6A0B" w:rsidR="004B6295" w:rsidRDefault="002C0B7E" w:rsidP="00E616ED">
      <w:pPr>
        <w:pStyle w:val="ListParagraph"/>
        <w:numPr>
          <w:ilvl w:val="0"/>
          <w:numId w:val="39"/>
        </w:numPr>
        <w:rPr>
          <w:rFonts w:eastAsiaTheme="minorHAnsi"/>
        </w:rPr>
      </w:pPr>
      <w:r w:rsidRPr="002C0B7E">
        <w:rPr>
          <w:rFonts w:eastAsiaTheme="minorHAnsi"/>
        </w:rPr>
        <w:t>After the prayer, they will set forth to fight the Antichrist. When he sees Jesus Son of Mary, [the Antichrist] will take flight, melting like salt in water. Jesus will pursue him into Palestine and kill him with a lance in the city of Ludd. Then, however, Gog (Jūj) and Magog (Mā’jūj) will pour forth by the millions in the days of Jesus after he kills the Antichrist. They will wreak terrible havoc. Christ will protect the believers from them, but they will utterly annihilate the last followers of the Antichrist. Then God will destroy God and Magog in a single night by the great blessing (baraka) of the supplication of Jesus Christ (du‘ā’) against them.</w:t>
      </w:r>
    </w:p>
    <w:p w14:paraId="5DFF9239" w14:textId="77777777" w:rsidR="002C0B7E" w:rsidRPr="002C0B7E" w:rsidRDefault="002C0B7E" w:rsidP="002C0B7E">
      <w:pPr>
        <w:rPr>
          <w:rFonts w:eastAsiaTheme="minorHAnsi"/>
        </w:rPr>
      </w:pPr>
    </w:p>
    <w:p w14:paraId="3EB698B3" w14:textId="77777777" w:rsidR="00FD1A33" w:rsidRDefault="00FD1A33" w:rsidP="00E616ED">
      <w:pPr>
        <w:pStyle w:val="Heading4"/>
        <w:numPr>
          <w:ilvl w:val="1"/>
          <w:numId w:val="3"/>
        </w:numPr>
        <w:rPr>
          <w:rFonts w:asciiTheme="majorBidi" w:hAnsiTheme="majorBidi"/>
          <w:b/>
          <w:bCs/>
          <w:color w:val="C00000"/>
          <w:sz w:val="28"/>
          <w:szCs w:val="28"/>
        </w:rPr>
      </w:pPr>
      <w:r>
        <w:rPr>
          <w:rFonts w:asciiTheme="majorBidi" w:hAnsiTheme="majorBidi"/>
          <w:b/>
          <w:bCs/>
          <w:color w:val="C00000"/>
          <w:sz w:val="28"/>
          <w:szCs w:val="28"/>
        </w:rPr>
        <w:t xml:space="preserve"> </w:t>
      </w:r>
      <w:r w:rsidRPr="00FE61C4">
        <w:rPr>
          <w:rFonts w:asciiTheme="majorBidi" w:hAnsiTheme="majorBidi"/>
          <w:b/>
          <w:bCs/>
          <w:color w:val="C00000"/>
          <w:sz w:val="28"/>
          <w:szCs w:val="28"/>
        </w:rPr>
        <w:t>Metaphysical Dualism of Late Antiquity &amp; the Rise of Proto-Trinitarian Dogma</w:t>
      </w:r>
      <w:bookmarkEnd w:id="168"/>
    </w:p>
    <w:p w14:paraId="48235A29" w14:textId="37590D72" w:rsidR="00C86A3C" w:rsidRPr="00C86A3C" w:rsidRDefault="00C86A3C" w:rsidP="00E616ED">
      <w:pPr>
        <w:pStyle w:val="ListParagraph"/>
        <w:numPr>
          <w:ilvl w:val="0"/>
          <w:numId w:val="39"/>
        </w:numPr>
        <w:rPr>
          <w:b/>
          <w:bCs/>
        </w:rPr>
      </w:pPr>
      <w:r w:rsidRPr="00C86A3C">
        <w:rPr>
          <w:b/>
          <w:bCs/>
        </w:rPr>
        <w:t xml:space="preserve">Taken from Volume 8 </w:t>
      </w:r>
    </w:p>
    <w:p w14:paraId="2F633480" w14:textId="77777777" w:rsidR="008E35C7" w:rsidRDefault="008E35C7" w:rsidP="00E616ED">
      <w:pPr>
        <w:pStyle w:val="ListParagraph"/>
        <w:numPr>
          <w:ilvl w:val="0"/>
          <w:numId w:val="39"/>
        </w:numPr>
        <w:ind w:left="1080"/>
      </w:pPr>
      <w:r>
        <w:t xml:space="preserve">In our earlier discussion of proto-Trinitarian Doctrine in the history of the Church, we emphasized the central importance of the dominant Paradigm of Philosophical and Metaphysical Dualism in the Greco-Roman world around the time of Jesus Christ. Greco-Roman Dualism profoundly affected the notion of Salvation and the necessity of Divine or semi-Divine Savior figures, who could liberate the Soul of the believer from the materialism of the lower world and link them with the Divine, who transcended the world. Such Dualistic notions did not just radically influence the development of Christian Theology in the third, fourth, and fifth centuries of the Common Era, they also profoundly affected all the other Salvation religions of the time. </w:t>
      </w:r>
    </w:p>
    <w:p w14:paraId="0BE1D02B" w14:textId="77777777" w:rsidR="008E35C7" w:rsidRDefault="008E35C7" w:rsidP="00C86A3C">
      <w:pPr>
        <w:pStyle w:val="ListParagraph"/>
        <w:ind w:left="1080"/>
      </w:pPr>
    </w:p>
    <w:p w14:paraId="70FBC7E7" w14:textId="77777777" w:rsidR="008E35C7" w:rsidRDefault="008E35C7" w:rsidP="00E616ED">
      <w:pPr>
        <w:pStyle w:val="ListParagraph"/>
        <w:numPr>
          <w:ilvl w:val="0"/>
          <w:numId w:val="39"/>
        </w:numPr>
        <w:ind w:left="1080"/>
      </w:pPr>
      <w:r>
        <w:t>Thus, as we noted, in our discussion of the emergence of proto-Trinitarian Christianity as an effective Salvation Religion in Late Antiquity, it shared the chief dualistic Paradigms and Cognitive Frames of the mystery cults and neo-Pagan religions of the time. This worldview taught:</w:t>
      </w:r>
    </w:p>
    <w:p w14:paraId="0630D14C" w14:textId="77777777" w:rsidR="008E35C7" w:rsidRDefault="008E35C7" w:rsidP="00C86A3C">
      <w:pPr>
        <w:pStyle w:val="ListParagraph"/>
        <w:ind w:left="1080"/>
      </w:pPr>
    </w:p>
    <w:p w14:paraId="19DA0523" w14:textId="77777777" w:rsidR="008E35C7" w:rsidRDefault="008E35C7" w:rsidP="00E616ED">
      <w:pPr>
        <w:pStyle w:val="ListParagraph"/>
        <w:numPr>
          <w:ilvl w:val="0"/>
          <w:numId w:val="39"/>
        </w:numPr>
        <w:ind w:left="1080"/>
      </w:pPr>
      <w:r>
        <w:tab/>
        <w:t>•</w:t>
      </w:r>
      <w:r>
        <w:tab/>
        <w:t>God—the Good God of Spirit above—is Absolute and pure Spirit, yet disconnected from the material world, having nothing to do with it. God is beyond apprehension. He is neither a personal God, nor does He have a name, even though people may call him by different names. If the human Spirit attains to Him in oneness with Him, the Soul shall be emancipated from all evils and difficulties and gain perfect peace.</w:t>
      </w:r>
    </w:p>
    <w:p w14:paraId="5C03CFDA" w14:textId="77777777" w:rsidR="008E35C7" w:rsidRDefault="008E35C7" w:rsidP="00E616ED">
      <w:pPr>
        <w:pStyle w:val="ListParagraph"/>
        <w:numPr>
          <w:ilvl w:val="0"/>
          <w:numId w:val="39"/>
        </w:numPr>
        <w:ind w:left="1080"/>
      </w:pPr>
      <w:r>
        <w:tab/>
        <w:t>•</w:t>
      </w:r>
      <w:r>
        <w:tab/>
        <w:t>The material world is literally “beneath” God and stands in utter contrast to Him. God has no living relation to it, direct or indirect. On the contrary, the material world is the work of malevolent powers that occupy it and hold Man in subjugation.</w:t>
      </w:r>
    </w:p>
    <w:p w14:paraId="1949CA9F" w14:textId="77777777" w:rsidR="008E35C7" w:rsidRDefault="008E35C7" w:rsidP="00E616ED">
      <w:pPr>
        <w:pStyle w:val="ListParagraph"/>
        <w:numPr>
          <w:ilvl w:val="0"/>
          <w:numId w:val="39"/>
        </w:numPr>
        <w:ind w:left="1080"/>
      </w:pPr>
      <w:r>
        <w:tab/>
        <w:t>•</w:t>
      </w:r>
      <w:r>
        <w:tab/>
        <w:t>But Man is Spirit imprisoned in matter and carries within himself the seed of the Divine from above.</w:t>
      </w:r>
    </w:p>
    <w:p w14:paraId="3EEEE2DE" w14:textId="77777777" w:rsidR="008E35C7" w:rsidRDefault="008E35C7" w:rsidP="00E616ED">
      <w:pPr>
        <w:pStyle w:val="ListParagraph"/>
        <w:numPr>
          <w:ilvl w:val="0"/>
          <w:numId w:val="39"/>
        </w:numPr>
        <w:ind w:left="1080"/>
      </w:pPr>
      <w:r>
        <w:tab/>
        <w:t>•</w:t>
      </w:r>
      <w:r>
        <w:tab/>
        <w:t xml:space="preserve">In himself, however, Man is utterly powerless and requires a Savior to attain to God and unify with him. The Savior will bring victory over the powers of man’s bondage. </w:t>
      </w:r>
    </w:p>
    <w:p w14:paraId="6D8245D2" w14:textId="77777777" w:rsidR="008E35C7" w:rsidRDefault="008E35C7" w:rsidP="00E616ED">
      <w:pPr>
        <w:pStyle w:val="ListParagraph"/>
        <w:numPr>
          <w:ilvl w:val="0"/>
          <w:numId w:val="39"/>
        </w:numPr>
        <w:ind w:left="1080"/>
      </w:pPr>
      <w:r>
        <w:tab/>
        <w:t>•</w:t>
      </w:r>
      <w:r>
        <w:tab/>
        <w:t>The transcendent God relates to the world only through intermediaries.</w:t>
      </w:r>
    </w:p>
    <w:p w14:paraId="39BD8E10" w14:textId="77777777" w:rsidR="008E35C7" w:rsidRDefault="008E35C7" w:rsidP="00E616ED">
      <w:pPr>
        <w:pStyle w:val="ListParagraph"/>
        <w:numPr>
          <w:ilvl w:val="0"/>
          <w:numId w:val="39"/>
        </w:numPr>
        <w:ind w:left="1080"/>
      </w:pPr>
      <w:r>
        <w:tab/>
        <w:t>•</w:t>
      </w:r>
      <w:r>
        <w:tab/>
        <w:t>The Savior must be Divine or semi-Divine.</w:t>
      </w:r>
    </w:p>
    <w:p w14:paraId="37FFD08F" w14:textId="77777777" w:rsidR="008E35C7" w:rsidRDefault="008E35C7" w:rsidP="00E616ED">
      <w:pPr>
        <w:pStyle w:val="ListParagraph"/>
        <w:numPr>
          <w:ilvl w:val="0"/>
          <w:numId w:val="39"/>
        </w:numPr>
        <w:ind w:left="1080"/>
      </w:pPr>
      <w:r>
        <w:tab/>
        <w:t>•</w:t>
      </w:r>
      <w:r>
        <w:tab/>
        <w:t>Man’s salvation must be by this Salvific ascent, culminating in ecstasy, and his ultimate victory is often spoken of as “life won through death.” But this salvation has nothing to do with material biological life or this world—it is all ethereal and utterly Spiritual.</w:t>
      </w:r>
    </w:p>
    <w:p w14:paraId="6BF0C222" w14:textId="77777777" w:rsidR="008E35C7" w:rsidRDefault="008E35C7" w:rsidP="00C86A3C">
      <w:pPr>
        <w:pStyle w:val="ListParagraph"/>
        <w:ind w:left="1080"/>
      </w:pPr>
    </w:p>
    <w:p w14:paraId="0E54776F" w14:textId="77777777" w:rsidR="008E35C7" w:rsidRDefault="008E35C7" w:rsidP="00E616ED">
      <w:pPr>
        <w:pStyle w:val="ListParagraph"/>
        <w:numPr>
          <w:ilvl w:val="0"/>
          <w:numId w:val="39"/>
        </w:numPr>
        <w:ind w:left="1080"/>
      </w:pPr>
      <w:r>
        <w:t>All such Soteriologies—or Theologies of Salvation of Late Greco-Roman Antiquity—were fundamentally Cosmological and Metaphysical. They concerned themselves—not so much with matters of sound Creed, Morality, and Ethics—but with the nature of Being, as defined by their Dualistic Paradigm. The problem at the root of this Theology was how can God—the Absolute—be related to the world and benefit Man? All the dualism of the period—in the mystery cults, neo-Pagan faiths, Christian Gnosticism, and the emergent proto-Trinitarian Church—were centered on this question alone. For, Man, sunk in as he was in matter, could have no direct access to the Divine or to Salvation on his own.</w:t>
      </w:r>
    </w:p>
    <w:p w14:paraId="59769226" w14:textId="77777777" w:rsidR="008E35C7" w:rsidRDefault="008E35C7" w:rsidP="00C86A3C">
      <w:pPr>
        <w:pStyle w:val="ListParagraph"/>
        <w:ind w:left="1080"/>
      </w:pPr>
    </w:p>
    <w:p w14:paraId="34D197D1" w14:textId="77777777" w:rsidR="008E35C7" w:rsidRDefault="008E35C7" w:rsidP="00E616ED">
      <w:pPr>
        <w:pStyle w:val="ListParagraph"/>
        <w:numPr>
          <w:ilvl w:val="0"/>
          <w:numId w:val="39"/>
        </w:numPr>
        <w:ind w:left="1080"/>
      </w:pPr>
      <w:r>
        <w:t>There had to be a “bridge” between God above and the dark, dank, and hostile material world below. The difference between Christian Theology—Gnostic, proto-Trinitarian, and Trinitarian—as well as in Greco-Roman thought regarded how that “bridge” was to be defined. All groups used the word Lógos. Many of the Gnostic Christians and the mainstream Christians held that the Lógos was Christ, and in this dualistic framework, the proto-Trinitarian and Trinitarian Christians held that Christ had to be Divine, or he could not possibly be a Savior (Greek: Sōtêr, Σωτήρ), reach the Absolute Being above, and deliver the believer to him, overcoming death with perfect life. This is why it seemed logical to Saint Athanasius—as we discussed in that section—when he asserted in his opposition to Arius of Alexandria in their proto-Trinitarian debates that—if the Son were not fully Divine—he could not be the Savior (Sōtêr).</w:t>
      </w:r>
    </w:p>
    <w:p w14:paraId="67BA08DC" w14:textId="77777777" w:rsidR="008E35C7" w:rsidRDefault="008E35C7" w:rsidP="00C86A3C">
      <w:pPr>
        <w:pStyle w:val="ListParagraph"/>
        <w:ind w:left="1080"/>
      </w:pPr>
    </w:p>
    <w:p w14:paraId="66F2DB40" w14:textId="77777777" w:rsidR="008E35C7" w:rsidRDefault="008E35C7" w:rsidP="00E616ED">
      <w:pPr>
        <w:pStyle w:val="ListParagraph"/>
        <w:numPr>
          <w:ilvl w:val="0"/>
          <w:numId w:val="39"/>
        </w:numPr>
        <w:ind w:left="1080"/>
      </w:pPr>
      <w:r>
        <w:t>The radical Dualism of Late Antiquity brought with it a number of Cognitive Frames for those who accepted it. Thus—as we noted earlier—the Dualistic Paradigm also created great conceptual problems with regard to the Church teaching of the physical Resurrection of the dead, the Day of Judgment, and the doctrine of Heaven and Hell. For Philosophical reasons rooted in Hellenistic dualism, Origen, Athanasius, and other “Church fathers” frankly admitted to having Theological difficulties in accepting the physical resurrection of the dead, the Last Judgment, and the doctrine of Heaven and Hell. For them, God, the One, was an absolutely spiritual and transcendent reality with no direct relation to the dank, dark, and essentially evil material world, which included the organic body of the Human Being. For them and other Dualists of the time, matter was regarded as the embodiment of the evil principle. Religious discipline and self-purification necessarily required of them the “mortification of the flesh,” which, by its nature, was associated with uprooting the evil principle immanent in matter. How, then, could Resurrection be physical and bring this material principle back to life? The Christian notion of “Heaven” as an essentially non-physical spiritual reality “in the clouds” with Angel-like human figures playing harps is a Cognitive Frame, which, even today, has its distant roots in the Dualism of the ancient and largely forgotten past.</w:t>
      </w:r>
    </w:p>
    <w:p w14:paraId="0DD225B5" w14:textId="77777777" w:rsidR="008E35C7" w:rsidRDefault="008E35C7" w:rsidP="00C86A3C">
      <w:pPr>
        <w:pStyle w:val="ListParagraph"/>
        <w:ind w:left="1080"/>
      </w:pPr>
    </w:p>
    <w:p w14:paraId="51FD431B" w14:textId="77777777" w:rsidR="008E35C7" w:rsidRDefault="008E35C7" w:rsidP="00E616ED">
      <w:pPr>
        <w:pStyle w:val="ListParagraph"/>
        <w:numPr>
          <w:ilvl w:val="0"/>
          <w:numId w:val="39"/>
        </w:numPr>
        <w:ind w:left="1080"/>
      </w:pPr>
      <w:r>
        <w:t>The Qur’ān (The Cave, 18:9-26) speaks about the miraculous Sleepers in the cave, who were Saintly followers of Jesus Christ, and whose story will be treated in greater detail under our study of the Prophet-Messengers and Saints. Their story is one of the authentic proofs of the Honorary Miracles (Karāmāt) that God gives His Saints (Awliyā’)—both for the early Christians and Muslims alike. The youths were probably Greek-speaking Christians who lived during the time of the Great Persecutions of Christ’s followers, which occurred during Christianity’s first three centuries, as we also discussed earlier. The youths followed the teaching of Jesus authentically and sincerely, and refused, therefore, to bow in worship to the Roman emperor. They boldly declared God’s Oneness before him and their people and then made an escape to a hidden mountain cave with their dog. The Sleepers fell into deep slumber in the cave where they took refuge, but God preserved them from all harm for generations. The young believers slept unchanged for three hundred years by the solar calendar and three hundred and nine by the moon. When God raised them up from their sleep, the Sleepers found that their people, during the interval had—like themselves many years before—become Christians, and the youths became a Sign to them of the truth of the Resurrection about which they had disagreed and which some of them had doubted—which, historically, we may attribute to the dominant Dualistic Paradigm that still reigned in their Age. For doubt about the physical Resurrection and related issues, as we have seen, was one of the Theological consequences of the persistence of the radical Dualism of Late Antiquity.  The Qur’ān says of their awakening:</w:t>
      </w:r>
    </w:p>
    <w:p w14:paraId="7C043F0B" w14:textId="77777777" w:rsidR="008E35C7" w:rsidRDefault="008E35C7" w:rsidP="00C86A3C">
      <w:pPr>
        <w:pStyle w:val="ListParagraph"/>
        <w:ind w:left="1080"/>
      </w:pPr>
    </w:p>
    <w:p w14:paraId="7E20D261" w14:textId="49F379D6" w:rsidR="008E35C7" w:rsidRDefault="008E35C7" w:rsidP="00E616ED">
      <w:pPr>
        <w:pStyle w:val="ListParagraph"/>
        <w:numPr>
          <w:ilvl w:val="0"/>
          <w:numId w:val="39"/>
        </w:numPr>
        <w:ind w:left="1080"/>
      </w:pPr>
      <w:r>
        <w:t>And in this way, We caused them to be discovered, that they might know that God’s promise is true, and that there is no doubt about the Hour, since they were disputing among themselves about this affair of theirs…” (The Cave, 18:21).</w:t>
      </w:r>
    </w:p>
    <w:p w14:paraId="04CB2481" w14:textId="77777777" w:rsidR="00E30FF0" w:rsidRDefault="00E30FF0" w:rsidP="00E30FF0">
      <w:pPr>
        <w:pStyle w:val="ListParagraph"/>
      </w:pPr>
    </w:p>
    <w:p w14:paraId="546A9B7F" w14:textId="77777777" w:rsidR="00E30FF0" w:rsidRDefault="00E30FF0" w:rsidP="00E616ED">
      <w:pPr>
        <w:pStyle w:val="ListParagraph"/>
        <w:numPr>
          <w:ilvl w:val="0"/>
          <w:numId w:val="39"/>
        </w:numPr>
      </w:pPr>
      <w:r>
        <w:t xml:space="preserve">When mentioning Arius of Alexandria, we spoke of the philosophical and metaphysical dualism of Late Antiquity. At that time, dualism was a top, religious and metaphysical paradigm that carried with it a number of consequential cognitive frames. The notion of salvation through divine or semi-divine savior figures, which was typical of all dualistic religions, was one of the cognitive frames that served the paradigm and greatly affected the development of Christian Theology and the deification of Jesus Christ as universal savior. </w:t>
      </w:r>
    </w:p>
    <w:p w14:paraId="18DC2FEE" w14:textId="77777777" w:rsidR="00E30FF0" w:rsidRDefault="00E30FF0" w:rsidP="00E616ED">
      <w:pPr>
        <w:pStyle w:val="ListParagraph"/>
        <w:numPr>
          <w:ilvl w:val="0"/>
          <w:numId w:val="39"/>
        </w:numPr>
      </w:pPr>
    </w:p>
    <w:p w14:paraId="52277A4D" w14:textId="77777777" w:rsidR="00E30FF0" w:rsidRDefault="00E30FF0" w:rsidP="00E616ED">
      <w:pPr>
        <w:pStyle w:val="ListParagraph"/>
        <w:numPr>
          <w:ilvl w:val="0"/>
          <w:numId w:val="39"/>
        </w:numPr>
      </w:pPr>
      <w:r>
        <w:t>For those who accepted it, the dualistic paradigm also created great conceptual problems with regard to the Church teaching of the physical resurrection of the dead, the Day of Judgment, and the doctrine of Heaven and Hell. For philosophical reasons rooted in Hellenistic dualism, Origen, Athanasius, and other “Church fathers” frankly admitted to having theological difficulties in accepting the physical resurrection of the dead, the Last Judgment, and the doctrine of heaven and hell. For them, God, the One, was an absolutely spiritual and transcendent reality with no direct relation to the dank, dark, and essentially evil material world. For them and other dualists of the time, “intermediary powers” such as the lógos (al-‘aql al-fa‘‘āl; the divine or semi-divine word or intellect), spirits, angels, demi-gods, and other savior figures were necessary to “bridge the chasm between God and the world.” They believed matter to be the embodiment of the evil principle. Religious discipline and self-purification necessarily required the “mortification of the flesh,” which, by its nature, was associated with uprooting the evil principle immanent in matter. How, then, could resurrection be physical and bring this material principle back to life? The Christian notion of “heaven” as an essentially non-physical spiritual reality in the clouds with angel-like human figures playing harps is a cognitive frame that, even today, has its distant roots in the dualism of the ancient and largely forgotten past.</w:t>
      </w:r>
    </w:p>
    <w:p w14:paraId="3C108627" w14:textId="77777777" w:rsidR="00E30FF0" w:rsidRDefault="00E30FF0" w:rsidP="00E30FF0"/>
    <w:p w14:paraId="4AF71AC7" w14:textId="4F8BC8B1" w:rsidR="00E30FF0" w:rsidRDefault="00E30FF0" w:rsidP="00E616ED">
      <w:pPr>
        <w:pStyle w:val="ListParagraph"/>
        <w:numPr>
          <w:ilvl w:val="0"/>
          <w:numId w:val="39"/>
        </w:numPr>
      </w:pPr>
      <w:r>
        <w:t xml:space="preserve">    The Qur’ān (The Cave, 18:9-26) speaks about the miraculous Sleepers in the cave, who were saintly followers of Jesus Christ. Their story is one of the authentic proofs of the honorary miracles (karāmāt) that God gives His saints (Awliyā’). The youths were probably Greek speaking Christians who lived during the time of the Great Persecutions of Christ’s followers, which occurred during Christianity’s first three centuries. The youths followed the teaching of Jesus authentically and sincerely, and refused, therefore, to bow in worship to the Roman emperor of their time. They boldly declared God’s oneness before him and their people and then made an escape to a hidden mountain cave with their dog. The Sleepers fell into a deep slumber in the cave where they took refuge, but God preserved them from all harm for generations. The young believers slept unchanged for three hundred years by the solar calendar and three hundred and nine by the moon. When God raised them up from their sleep, the Sleepers found that their people, during the interval--like themselves years before--had become Christians, and the youths became a sign to them of the truth of the Resurrection about which they had disagreed and which some of them had doubted. The Qur’ān says of their awakening: “And in this way We caused them to be discovered, that they might know that God’s promise is true, and that there is no doubt about the Hour, since they were disputing among themselves about this affair of theirs…” (The Cave, 18:21). Doubt about the Resurrection and related issues, as we have seen, was one of the theological consequences of the persistence of dualism.</w:t>
      </w:r>
    </w:p>
    <w:p w14:paraId="56DC24F1" w14:textId="77777777" w:rsidR="00AD1B38" w:rsidRDefault="00AD1B38" w:rsidP="00AD1B38"/>
    <w:p w14:paraId="36233242" w14:textId="0C231B01" w:rsidR="00AD1B38" w:rsidRPr="008E35C7" w:rsidRDefault="00AD1B38" w:rsidP="00E616ED">
      <w:pPr>
        <w:pStyle w:val="ListParagraph"/>
        <w:numPr>
          <w:ilvl w:val="0"/>
          <w:numId w:val="39"/>
        </w:numPr>
      </w:pPr>
      <w:r w:rsidRPr="00AD1B38">
        <w:t>As regards the deification of Christ, the emergence of Trinitarian doctrine, and the general Christian notion of salvation, such formulations grew up largely under the mantle of the virtually ubiquitous Greco-Roman paradigms of Late Antiquity that asserted belief in a radical metaphysical dualism between darkness and light, good and evil, spirit and matter. This dualism dictated--for the Pagans of Rome and the Greek-speaking Fathers of the Church who had imbibed their intellectual culture--a shared theological need for divine or semi-divine Savior figures that could intermediate on Mans’ behalf between the dank, corrupt, and dark lower world of Man and the ethereal realm above, where an utterly transcendent God abided that had no knowledge of or direct relationship with the imperfect domain below. This cultural and cognitive background lay at the core--not just of Trinitarian Christianity--but of the many Pagan mystery religionsof the time, all of which belonged clearly to a common religious archetype.</w:t>
      </w:r>
    </w:p>
    <w:p w14:paraId="7E0CD7AD" w14:textId="77777777" w:rsidR="00FD1A33" w:rsidRDefault="00FD1A33" w:rsidP="00FD1A33">
      <w:pPr>
        <w:rPr>
          <w:rFonts w:eastAsiaTheme="minorHAnsi"/>
        </w:rPr>
      </w:pPr>
    </w:p>
    <w:p w14:paraId="4DBB0115" w14:textId="77777777" w:rsidR="00FD1A33" w:rsidRDefault="00FD1A33" w:rsidP="00E616ED">
      <w:pPr>
        <w:pStyle w:val="Heading4"/>
        <w:numPr>
          <w:ilvl w:val="1"/>
          <w:numId w:val="3"/>
        </w:numPr>
        <w:rPr>
          <w:rFonts w:asciiTheme="majorBidi" w:eastAsiaTheme="minorHAnsi" w:hAnsiTheme="majorBidi"/>
          <w:b/>
          <w:bCs/>
          <w:color w:val="C00000"/>
          <w:sz w:val="28"/>
          <w:szCs w:val="28"/>
        </w:rPr>
      </w:pPr>
      <w:bookmarkStart w:id="169" w:name="_Toc188509413"/>
      <w:r>
        <w:rPr>
          <w:rFonts w:asciiTheme="majorBidi" w:eastAsiaTheme="minorHAnsi" w:hAnsiTheme="majorBidi"/>
          <w:b/>
          <w:bCs/>
          <w:color w:val="C00000"/>
          <w:sz w:val="28"/>
          <w:szCs w:val="28"/>
        </w:rPr>
        <w:t xml:space="preserve"> </w:t>
      </w:r>
      <w:r w:rsidRPr="00FE61C4">
        <w:rPr>
          <w:rFonts w:asciiTheme="majorBidi" w:eastAsiaTheme="minorHAnsi" w:hAnsiTheme="majorBidi"/>
          <w:b/>
          <w:bCs/>
          <w:color w:val="C00000"/>
          <w:sz w:val="28"/>
          <w:szCs w:val="28"/>
        </w:rPr>
        <w:t>Metatron &amp; Rabbinic Teachings about the Divine Intercessor</w:t>
      </w:r>
      <w:bookmarkEnd w:id="169"/>
    </w:p>
    <w:p w14:paraId="048FD47C" w14:textId="77777777" w:rsidR="00D41995" w:rsidRDefault="00D41995" w:rsidP="00E616ED">
      <w:pPr>
        <w:pStyle w:val="ListParagraph"/>
        <w:numPr>
          <w:ilvl w:val="0"/>
          <w:numId w:val="39"/>
        </w:numPr>
      </w:pPr>
      <w:r>
        <w:t>The Second Temple Period was an era when esoteric lore—intended only for the initiated few—was popular among the Jews, and it tended to focus in particular upon the notion of Prophet theophanies, such as those that became associated the Rabbinic Angelic figure Metatron, as we will see below. Early Rabbinic Jews held that there were five mediating powers between God and Man, and this belief was known to the early Christians, who generally regarded the five Rabbinic Intercessors as hints of the single Mediator in which they believed: Jesus Christ. These five Rabbinic Mediators were:</w:t>
      </w:r>
    </w:p>
    <w:p w14:paraId="1CD7499A" w14:textId="77777777" w:rsidR="00D41995" w:rsidRDefault="00D41995" w:rsidP="00D41995">
      <w:pPr>
        <w:pStyle w:val="ListParagraph"/>
        <w:ind w:left="834"/>
      </w:pPr>
    </w:p>
    <w:p w14:paraId="0A2F6766" w14:textId="42F16817" w:rsidR="00D41995" w:rsidRDefault="00D41995" w:rsidP="00E616ED">
      <w:pPr>
        <w:pStyle w:val="ListParagraph"/>
        <w:numPr>
          <w:ilvl w:val="1"/>
          <w:numId w:val="39"/>
        </w:numPr>
      </w:pPr>
      <w:r>
        <w:t>1.</w:t>
      </w:r>
      <w:r>
        <w:tab/>
        <w:t>The Spirit of God,</w:t>
      </w:r>
    </w:p>
    <w:p w14:paraId="579E6E59" w14:textId="42332295" w:rsidR="00D41995" w:rsidRDefault="00D41995" w:rsidP="00E616ED">
      <w:pPr>
        <w:pStyle w:val="ListParagraph"/>
        <w:numPr>
          <w:ilvl w:val="1"/>
          <w:numId w:val="39"/>
        </w:numPr>
      </w:pPr>
      <w:r>
        <w:t>2.</w:t>
      </w:r>
      <w:r>
        <w:tab/>
        <w:t>The Word of God (Aramaic: Mēmrā), of which we have spoken above.</w:t>
      </w:r>
    </w:p>
    <w:p w14:paraId="73FC324E" w14:textId="3EC27B01" w:rsidR="00D41995" w:rsidRDefault="00D41995" w:rsidP="00E616ED">
      <w:pPr>
        <w:pStyle w:val="ListParagraph"/>
        <w:numPr>
          <w:ilvl w:val="1"/>
          <w:numId w:val="39"/>
        </w:numPr>
      </w:pPr>
      <w:r>
        <w:t>3.</w:t>
      </w:r>
      <w:r>
        <w:tab/>
        <w:t>The Shekhînāh (Divine Presence, cf. Exodus 25:8; related to the Arabic: sakīna)</w:t>
      </w:r>
    </w:p>
    <w:p w14:paraId="2D22E2B5" w14:textId="45F5BD24" w:rsidR="00D41995" w:rsidRDefault="00D41995" w:rsidP="00E616ED">
      <w:pPr>
        <w:pStyle w:val="ListParagraph"/>
        <w:numPr>
          <w:ilvl w:val="1"/>
          <w:numId w:val="39"/>
        </w:numPr>
      </w:pPr>
      <w:r>
        <w:t>4.</w:t>
      </w:r>
      <w:r>
        <w:tab/>
        <w:t>The Bath Qôl (Hebrew: literally, “Daughter of a Voice;” cf. Arabic: Bint Qawl, in Hebrew, the “n” is weak and is often elided) or the Heavenly Voice of God.</w:t>
      </w:r>
    </w:p>
    <w:p w14:paraId="2E6003B6" w14:textId="7F65D781" w:rsidR="00D41995" w:rsidRDefault="00D41995" w:rsidP="00E616ED">
      <w:pPr>
        <w:pStyle w:val="ListParagraph"/>
        <w:numPr>
          <w:ilvl w:val="1"/>
          <w:numId w:val="39"/>
        </w:numPr>
      </w:pPr>
      <w:r>
        <w:t>5.</w:t>
      </w:r>
      <w:r>
        <w:tab/>
        <w:t>Metatron.</w:t>
      </w:r>
    </w:p>
    <w:p w14:paraId="347B1B4F" w14:textId="77777777" w:rsidR="00D41995" w:rsidRDefault="00D41995" w:rsidP="00D41995">
      <w:pPr>
        <w:pStyle w:val="ListParagraph"/>
        <w:ind w:left="834"/>
      </w:pPr>
    </w:p>
    <w:p w14:paraId="75C661AA" w14:textId="71D37665" w:rsidR="00D41995" w:rsidRDefault="00D41995" w:rsidP="00E616ED">
      <w:pPr>
        <w:pStyle w:val="ListParagraph"/>
        <w:numPr>
          <w:ilvl w:val="0"/>
          <w:numId w:val="39"/>
        </w:numPr>
      </w:pPr>
      <w:r>
        <w:t>Among these five Mediators, it is Metatron who represented the Angelic intermediations of Jewish Angelology. For the Pharisaic-based Rabbis, these five intermediators were distinct and did not converge into a single Mediator such as the High Priest—as they might have for Philo. In this section, we will focus upon Metatron because of the peculiar nature of the Theological concept, the exact origin of which is not clear, although its several parallels in Jewish Angelology and the thought of Philo regarding the Lógos-High Priest in particular.</w:t>
      </w:r>
    </w:p>
    <w:p w14:paraId="50C48C6B" w14:textId="77777777" w:rsidR="00C06C12" w:rsidRDefault="00C06C12" w:rsidP="00C06C12"/>
    <w:p w14:paraId="06134B5B" w14:textId="684F7FD5" w:rsidR="00C06C12" w:rsidRDefault="00C06C12" w:rsidP="00E616ED">
      <w:pPr>
        <w:pStyle w:val="ListParagraph"/>
        <w:numPr>
          <w:ilvl w:val="0"/>
          <w:numId w:val="39"/>
        </w:numPr>
      </w:pPr>
      <w:r w:rsidRPr="00C06C12">
        <w:t>Angelology was a fundamental concern of the Jews and Judeo-Christians around the time of the rise of Christianity in the early Common Era. Both groups were captivated by the notion of the “Throne World”—that is the realities surrounding the Throne of God—and the Angelic Intercessors of that world, to whom God had given a unique share of His Attributes and in whom God had “made His name dwell.” Although it was often emphasized that such Angels were not to be worshipped, they were invoked and besought as means of intercession, and, in some cases, such practices led in fact to actual Angel-worship. The New Testament charges the Jews with Angel-worship (Colossians, 2:18), although that particular charge would have pertained especially to Jewish-Christians in the early community. The Jews and Jewish-Christians of the time typically fought over the new moons, fasting, Angel-worship, and other typically Jewish Legal and Theological problems. The Jews believed that the Angel Michael intercedes with God on behalf of the Children of Israel, and the Maccabee warriors invoked the Angel that destroyed Assyrian army in ancient times (1 Maccabees, 7:41).Rabbi Ishmael forbad slaughtering animals in the name of the Angel Michael, the great captain of the Heavenly Hosts, and he insisted that believers should turn to God immediately in time of need and not intercede through the Angels Michael and Gabriel. Invocations of Angels were common in Jewish liturgy, although the Angels were addressed as Mediators to God, not as Divine helpers independent of God’s power. Still, Many Rabbinical authorities disapproved of such intermediation.</w:t>
      </w:r>
    </w:p>
    <w:p w14:paraId="1660AF8A" w14:textId="77777777" w:rsidR="00C06C12" w:rsidRDefault="00C06C12" w:rsidP="00C06C12"/>
    <w:p w14:paraId="009A38B1" w14:textId="77777777" w:rsidR="00710824" w:rsidRDefault="00710824" w:rsidP="00E616ED">
      <w:pPr>
        <w:pStyle w:val="ListParagraph"/>
        <w:numPr>
          <w:ilvl w:val="0"/>
          <w:numId w:val="39"/>
        </w:numPr>
      </w:pPr>
      <w:r>
        <w:t>The origin and meaning of Metatron’s name were obscure by design. In Rabbinic usage, other similar Angelic names such as Sandalfon and Adiriron[1] were also of obscure origin and had a secretive nature. Like these arcane names, Metatron was a stand-in word, a substitute and proxy for other things and other meanings of central Theological importance in belief and practice, while conveying an essentially neutral valence in reference to them. Although Metatron, Sandalfon, and Adiriron were identified as the names of Angels, Metatron in particular had multiple other associations as well—as we will see in what follows. The conception of Metatron, however, dates from the earliest period of reorganized Pharisaic-based Rabbinic Judaism, if not before. In the early period of Rabbinic Judaism, belief in Metatron was central to the beliefs and worship of the Rabbis and very popular among their followers. In later times, however, Rabbinic fixation upon Metatron subsided, and he was ultimately repudiated, although allusions to Metatron are amply preserved in Talmudic texts, and Metatron long remained prominent in Rabbinic Mysticism. Metatron’s name was probably intended to remain a secret, in order to conceal other realities that lie hidden behind it for the initiated alone. Moreover, in Rabbinic Mysticism, Angelic names were deemed as sacred. Thus, they were not usually written out but were often given proxy names or referred to by symbols and tokens. As a consequence, a large number of the old Angelic names remain unknown today or have been completely lost.</w:t>
      </w:r>
    </w:p>
    <w:p w14:paraId="377D7EBF" w14:textId="77777777" w:rsidR="00710824" w:rsidRDefault="00710824" w:rsidP="00710824">
      <w:pPr>
        <w:pStyle w:val="ListParagraph"/>
        <w:ind w:left="834"/>
      </w:pPr>
    </w:p>
    <w:p w14:paraId="647431D0" w14:textId="77777777" w:rsidR="00710824" w:rsidRDefault="00710824" w:rsidP="00E616ED">
      <w:pPr>
        <w:pStyle w:val="ListParagraph"/>
        <w:numPr>
          <w:ilvl w:val="0"/>
          <w:numId w:val="39"/>
        </w:numPr>
      </w:pPr>
      <w:r>
        <w:t xml:space="preserve">Despite its hidden or possibly neutral valence, Metatron was an intentionally suggestive name, artificially constructed both to conceal and to reveal. For the non-Jew and uninitiated Jew, it concealed a world of beliefs that were hidden behind it, which—for whatever reasons—it was not in the best interest for the people to know, but was reserved for the initiated and those of the inner circle. As a suggestively symbolic name, Metatron invoked a certain awe and revealed a profusion of associations and inspired deeper contemplation. Thus, for example, doubling the letter “Ṭ” (Hebrew-Aramaic-Syriac: Ṭēth; Arabic: Ṭā’)—as occurs in Metatron—was characteristic of many of the stand-in names in Rabbinic Mysticism. Signifying the number nine, Ṭēth was a letter of power release. In Hebrew, it was also a sign for “purity (Hebrew: Ṭāharāh; Arabic: Ṭahāra) and impurity (Hebrew: Ṭûm’ah),” as well as being the first letter in the word “good” (Hebrew: Ṭûbh and Ṭôbh; cf. Arabic: Ṭūbā, al-Ṭīb, al-Ṭayyib) by which the Hebrew of Genesis describes God’s creation of the world, His separating Light from Darkness, and His contentment with creation. </w:t>
      </w:r>
    </w:p>
    <w:p w14:paraId="58A7E85B" w14:textId="77777777" w:rsidR="00710824" w:rsidRDefault="00710824" w:rsidP="00E616ED">
      <w:pPr>
        <w:pStyle w:val="ListParagraph"/>
        <w:numPr>
          <w:ilvl w:val="0"/>
          <w:numId w:val="39"/>
        </w:numPr>
      </w:pPr>
    </w:p>
    <w:p w14:paraId="3C89C533" w14:textId="77777777" w:rsidR="00710824" w:rsidRDefault="00710824" w:rsidP="00E616ED">
      <w:pPr>
        <w:pStyle w:val="ListParagraph"/>
        <w:numPr>
          <w:ilvl w:val="0"/>
          <w:numId w:val="39"/>
        </w:numPr>
      </w:pPr>
      <w:r>
        <w:t xml:space="preserve">In Hebrew-Aramaic letters, Metatron is written—without short vowels—as MṬṬRÔN, </w:t>
      </w:r>
      <w:r>
        <w:rPr>
          <w:rtl/>
          <w:lang w:bidi="he-IL"/>
        </w:rPr>
        <w:t>מטטרון</w:t>
      </w:r>
      <w:r>
        <w:t>. In the in Hebrew-Aramaic of the Talmud, Metatron is written with vowels in two different ways:  Meṭāṭrôn (Hebrew-Aramaic: </w:t>
      </w:r>
      <w:r>
        <w:rPr>
          <w:rtl/>
          <w:lang w:bidi="he-IL"/>
        </w:rPr>
        <w:t>מֶטָטְרוֹן</w:t>
      </w:r>
      <w:r>
        <w:rPr>
          <w:cs/>
        </w:rPr>
        <w:t>‎</w:t>
      </w:r>
      <w:r>
        <w:t xml:space="preserve">) and Miṭṭaṭrōn (Hebrew-Aramaic: </w:t>
      </w:r>
      <w:r>
        <w:rPr>
          <w:rtl/>
          <w:lang w:bidi="he-IL"/>
        </w:rPr>
        <w:t>מִטַּטְרוֹן</w:t>
      </w:r>
      <w:r>
        <w:t>). Both Meṭāṭrôn and its counterpart Miṭṭaṭrōn are probably derived from Greek, which—as noted above—is also the case with Sandalfon (Hebrew: Sandalphôn; Greek: Sandalfôn, Σανδαλφών), Metatron’s twin-brother or co-worker, corresponding to the Greek synádelphos, συνάδελφος (co-brother or co-worker). Greek was, of course, the dominant official language of Eastern Roman realms in Late Antiquity, and the Rabbis of the first centuries of Exile—after their banishment from Palestine in 135 CE—developed the habit of introducing Greek names to explain Biblical and Talmudic things and concepts, especially Angelic beings. Thus, it is likely that Meṭāṭrôn was taken from the Greek “metá Thrόnos” (Greek: μετά θρόνος), meaning, “existing beside the Throne” of God or along with, behind, around, or beyond it. The Rabbis seem initially to have rendered “metá Thrόnos” as Metatyranos, by which they understood “he who serves behind the Divine Throne.”</w:t>
      </w:r>
    </w:p>
    <w:p w14:paraId="0C5EFCB6" w14:textId="77777777" w:rsidR="00710824" w:rsidRDefault="00710824" w:rsidP="00710824">
      <w:pPr>
        <w:pStyle w:val="ListParagraph"/>
        <w:ind w:left="834"/>
      </w:pPr>
    </w:p>
    <w:p w14:paraId="33119B06" w14:textId="77777777" w:rsidR="00710824" w:rsidRDefault="00710824" w:rsidP="00E616ED">
      <w:pPr>
        <w:pStyle w:val="ListParagraph"/>
        <w:numPr>
          <w:ilvl w:val="0"/>
          <w:numId w:val="39"/>
        </w:numPr>
      </w:pPr>
      <w:r>
        <w:t>Meṭāṭrôn and its double Miṭṭaṭrōn may, however, also have come from Rabbinic Aramaic, most notably the root MṬR, which gives the word Maṭarā, meaning “the keeper of the watch.” It has also been suggested that use of the root MṬR was meant to invoke the intercessor Savior-god Mithra, whose cult—as frequently indicated—propagated belief in him as one of the most popular Savior-Redeemers (Greek: Sōtêr, Σωτήρ) and Divine Intercessors in the Roman Empire during the first three centuries of the Common Era. From this semantic background arise other speculative proto-constructions of Metatron such as “Mīṭāṭōr (</w:t>
      </w:r>
      <w:r>
        <w:rPr>
          <w:rtl/>
          <w:lang w:bidi="he-IL"/>
        </w:rPr>
        <w:t>מִיטָטוֹר</w:t>
      </w:r>
      <w:r>
        <w:t>,”—“the Measurer of boundaries,” related to the Aramaic word for a high-ranking military officer sent out in advance to scout the enemy, arrange camp, and organize the troops. It is suggested that from this Aramaic background came the forms “Metator” and “Mittur” for the Guide or Messenger—both of which occur in Rabbinic Mysticism. There is also “Mytátōr,” representing “the Measurer of Heaven.” Meṭāṭrôn is also said to indicate “the [exalted] Station” (Hebrew: ha-Maqôm; Arabic: al-Maqām), referring to God’s Celestial Temple, which—in Rabbinic belief—is the Heavenly counterpart of the earthly Temple of Solomon, as alluded to in the Biblical verse: “Blessed is the glory of the Lord (YHWH) from His [exalted] Station (mim-Maqômô)” (Ezekiel, 3:12). Thus, Metatron is also interpreted as conveying the sense of “Palace” in reference to the Divine Maqôm.</w:t>
      </w:r>
    </w:p>
    <w:p w14:paraId="457504E7" w14:textId="77777777" w:rsidR="00710824" w:rsidRDefault="00710824" w:rsidP="00710824">
      <w:pPr>
        <w:pStyle w:val="ListParagraph"/>
        <w:ind w:left="834"/>
      </w:pPr>
    </w:p>
    <w:p w14:paraId="3549F5F3" w14:textId="77777777" w:rsidR="00710824" w:rsidRDefault="00710824" w:rsidP="00E616ED">
      <w:pPr>
        <w:pStyle w:val="ListParagraph"/>
        <w:numPr>
          <w:ilvl w:val="0"/>
          <w:numId w:val="39"/>
        </w:numPr>
      </w:pPr>
      <w:r>
        <w:t>Ancient Rabbinic teaching refers to Meṭāṭrôn as he “whose name is like that of his Master.” In this regard, the relationship between Meṭāṭrôn-Miṭṭaṭrōn and the Divine is deliberate and unmistakable, alluding through inference to what was explicit in the older Angelic name Yahô’ēl or “Angel Lord-God.” Thus, the early Rabbis frequently emphasized that Metatron “bears” the Tetragrammaton, the secret and hidden name of the Lord, YHWH—as, again, is more clearly indicated in Yahô’ēl—the sacred name which cannot be pronounced and was only known of old to the highest of the elect, such as the High Priests. The Babylonian Scholar Rabbi Idi[2] says: “This is Meṭāṭrôn, whose name is as the name of his Master. For it is written: ‘For My name is in Him’” (Exodus, 23:21).” In this same context, Rabbi Idi refers to God’s promise to Moses:</w:t>
      </w:r>
    </w:p>
    <w:p w14:paraId="716D318F" w14:textId="77777777" w:rsidR="00710824" w:rsidRDefault="00710824" w:rsidP="00710824">
      <w:pPr>
        <w:pStyle w:val="ListParagraph"/>
        <w:ind w:left="834"/>
      </w:pPr>
    </w:p>
    <w:p w14:paraId="05132354" w14:textId="77777777" w:rsidR="00710824" w:rsidRDefault="00710824" w:rsidP="00E616ED">
      <w:pPr>
        <w:pStyle w:val="ListParagraph"/>
        <w:numPr>
          <w:ilvl w:val="1"/>
          <w:numId w:val="39"/>
        </w:numPr>
      </w:pPr>
      <w:r>
        <w:t xml:space="preserve">Behold, I will send an Angel before you to keep you in the way and to bring you to the place that I have prepared. Beware of him and obey his voice and do not provoke him. For he will not pardon your transgressions: For My name is in him. But if you shall indeed obey his voice and do all that I speak, then I will be an enemy unto your enemies and an adversary unto your adversaries” (Exodus, 23:20-22). </w:t>
      </w:r>
    </w:p>
    <w:p w14:paraId="4A3F020A" w14:textId="77777777" w:rsidR="00710824" w:rsidRDefault="00710824" w:rsidP="00710824">
      <w:pPr>
        <w:ind w:left="474"/>
      </w:pPr>
    </w:p>
    <w:p w14:paraId="6E3E2022" w14:textId="77777777" w:rsidR="00710824" w:rsidRDefault="00710824" w:rsidP="00E616ED">
      <w:pPr>
        <w:pStyle w:val="ListParagraph"/>
        <w:numPr>
          <w:ilvl w:val="0"/>
          <w:numId w:val="39"/>
        </w:numPr>
      </w:pPr>
      <w:r>
        <w:t xml:space="preserve">The Rabbi then explains, however, that “do not provoke him” means “do not mistake him for Me [God].” Therefore, as Rabbi Idi emphasizes, although Meṭāṭrôn bears the Great Name of God—the Tetragrammaton, YHWH—he may not be worshipped, and thus the Divine warning is given regarding Metatron: “Do not exchange Me for Him [God Almighty].” </w:t>
      </w:r>
    </w:p>
    <w:p w14:paraId="6063A4C5" w14:textId="77777777" w:rsidR="00710824" w:rsidRDefault="00710824" w:rsidP="00710824">
      <w:pPr>
        <w:ind w:left="474"/>
      </w:pPr>
    </w:p>
    <w:p w14:paraId="69B51379" w14:textId="77777777" w:rsidR="00710824" w:rsidRDefault="00710824" w:rsidP="00E616ED">
      <w:pPr>
        <w:pStyle w:val="ListParagraph"/>
        <w:numPr>
          <w:ilvl w:val="0"/>
          <w:numId w:val="39"/>
        </w:numPr>
      </w:pPr>
      <w:r>
        <w:t xml:space="preserve">In Hebrew-Aramaic letters, the name Meṭāṭrôn had the numerical value of three hundred and fourteen (314), which in ancient Semitic numerology is identical to the sum total of “Shadday” in the Biblical name of God Ēl Shadday, “God the Almighty” or “God the Destroyer” (Genesis, 17:1; 35:11).[3] According to the Rabbis of old, Meṭāṭrôn also had many other secret names. Indeed, it is said that Meṭāṭrôn-Miṭṭaṭrōn had seventy-two names, although some sources give seventy names. In ancient Semitic linguistic culture, the number seventy implies great plurality in the sense of very many and even innumerable, but the same is also true of seventy-two, which can be parsed as “innumerable plus two.” As a consequence of this multitude of secret names, Metatron is called “the great Archangel of many names.” </w:t>
      </w:r>
    </w:p>
    <w:p w14:paraId="62B8F71A" w14:textId="77777777" w:rsidR="00710824" w:rsidRDefault="00710824" w:rsidP="00710824">
      <w:pPr>
        <w:pStyle w:val="ListParagraph"/>
        <w:ind w:left="834"/>
      </w:pPr>
    </w:p>
    <w:p w14:paraId="6CEC7ABB" w14:textId="77777777" w:rsidR="00710824" w:rsidRDefault="00710824" w:rsidP="00E616ED">
      <w:pPr>
        <w:pStyle w:val="ListParagraph"/>
        <w:numPr>
          <w:ilvl w:val="0"/>
          <w:numId w:val="39"/>
        </w:numPr>
      </w:pPr>
      <w:r>
        <w:t>Among the designations given to Meṭāṭrôn—as we noted above—is that of the Archangel Michael. Another meaning of Meṭāṭrôn, however, is “the High Priest,” meaning specifically the High Priest of God’s Heavenly Temple. The Rabbis speak of Michael-Meṭāṭrôn as “the Charioteer of God, the Captain of the Heavenly Host, and the High Priest” —referring again specifically to the High Priest of God’s Celestial Temple. In this respect, the Rabbinic concept Meṭāṭrôn-Miṭṭaṭrōn virtually converges as a parallel to the Lógos-High Priest teachings of Philo of Alexandria. Indeed, some Scholars have held in ancient and modern times that the Rabbinic Metatron was identical with the Lógos of Philo. The link is not always clear, however, primarily because of the secret nature of the name Meṭāṭrôn and hidden nature of the Rabbinic concepts behind it. As we have seen, Philo refers to God’s Angels as Lógoi (the plural of Lógos), describing them not just as “Words” but also as “Intellects. He says of them that they are called “God’s own powers with whom the Father of the Universe consulted when He said: ‘Let Us make Man.’” In a manner indistinguishable from Rabbinic discourse on Meṭāṭrôn, Philo says when speaking about the great Lógos-Archangel:</w:t>
      </w:r>
    </w:p>
    <w:p w14:paraId="472D536A" w14:textId="77777777" w:rsidR="00710824" w:rsidRDefault="00710824" w:rsidP="00710824">
      <w:pPr>
        <w:pStyle w:val="ListParagraph"/>
        <w:ind w:left="834"/>
      </w:pPr>
    </w:p>
    <w:p w14:paraId="30E5F089" w14:textId="77777777" w:rsidR="00710824" w:rsidRDefault="00710824" w:rsidP="00E616ED">
      <w:pPr>
        <w:pStyle w:val="ListParagraph"/>
        <w:numPr>
          <w:ilvl w:val="1"/>
          <w:numId w:val="39"/>
        </w:numPr>
      </w:pPr>
      <w:r>
        <w:t>The Father, the Creator of the universe, gave to the Archangel and most ancient Lógos the privilege of standing on the confines, separating the creature from the Creator, and of interceding between the immortal God and mortal Man, as an ambassador sent by the ruler to the subject.</w:t>
      </w:r>
    </w:p>
    <w:p w14:paraId="0049883F" w14:textId="77777777" w:rsidR="00710824" w:rsidRDefault="00710824" w:rsidP="00710824">
      <w:pPr>
        <w:pStyle w:val="ListParagraph"/>
        <w:ind w:left="834"/>
      </w:pPr>
    </w:p>
    <w:p w14:paraId="1FFC8F83" w14:textId="77777777" w:rsidR="00710824" w:rsidRDefault="00710824" w:rsidP="00E616ED">
      <w:pPr>
        <w:pStyle w:val="ListParagraph"/>
        <w:numPr>
          <w:ilvl w:val="0"/>
          <w:numId w:val="39"/>
        </w:numPr>
      </w:pPr>
      <w:r>
        <w:t>In the Rabbinic view, Metatron is also the “Prince of the [Divine] Face. The Rabbis would say that Metatron bears “the lesser Divine name,” and in Medieval Rabbinic Mysticism, Meṭāṭrôn was referred to as being only “a little lower than God.” Thus, by virtue of his uniquely high station and proximity to the Lord, Meṭāṭrôn-Miṭṭaṭrōn is the special Angel-Prince set over God’s creation of the world. He is therefore the Angel of Mankind as well as the Divine Vice-Regent and Mediator of God’s ineffable name.</w:t>
      </w:r>
    </w:p>
    <w:p w14:paraId="08AFD8B1" w14:textId="77777777" w:rsidR="00710824" w:rsidRDefault="00710824" w:rsidP="00710824">
      <w:pPr>
        <w:ind w:left="474"/>
      </w:pPr>
    </w:p>
    <w:p w14:paraId="5D18B11A" w14:textId="77777777" w:rsidR="00710824" w:rsidRDefault="00710824" w:rsidP="00E616ED">
      <w:pPr>
        <w:pStyle w:val="ListParagraph"/>
        <w:numPr>
          <w:ilvl w:val="0"/>
          <w:numId w:val="39"/>
        </w:numPr>
      </w:pPr>
      <w:r>
        <w:t>Identification of the Rabbinic Meṭāṭrôn-Miṭṭaṭrōn with the Prophet Enoch (Idrīs)</w:t>
      </w:r>
    </w:p>
    <w:p w14:paraId="174F1222" w14:textId="77777777" w:rsidR="00710824" w:rsidRDefault="00710824" w:rsidP="00E616ED">
      <w:pPr>
        <w:pStyle w:val="ListParagraph"/>
        <w:numPr>
          <w:ilvl w:val="0"/>
          <w:numId w:val="39"/>
        </w:numPr>
      </w:pPr>
      <w:r>
        <w:t xml:space="preserve">In Hebrew, there is an intrinsic and intimate relationship between “Angels” and Divine Prophet-Messengers, which underlies the Prophetic theophanies that fascinated the Jews and later Jewish-Christians of the Second Temple Period. The Hebrew word for Angel (Mel’akh, </w:t>
      </w:r>
      <w:r>
        <w:rPr>
          <w:rtl/>
          <w:lang w:bidi="he-IL"/>
        </w:rPr>
        <w:t>מלאך</w:t>
      </w:r>
      <w:r>
        <w:t xml:space="preserve">; Arabic: Malak and Mal’ak)—and this is a quality that Hebrew shares with Arabic—means both “Angel” and “Messenger.” Similarly, the ancient Greek word ángelos, ἄγγελος (Latin: angelus), which gives us our English word “Angel,” mean “messenger” or “the one who bears and announces a message.” In the Qur’ān, God speaks of the glory of His multitudes of Angelic Messengers: </w:t>
      </w:r>
    </w:p>
    <w:p w14:paraId="4F77541A" w14:textId="77777777" w:rsidR="00710824" w:rsidRDefault="00710824" w:rsidP="00710824">
      <w:pPr>
        <w:pStyle w:val="ListParagraph"/>
        <w:ind w:left="834"/>
      </w:pPr>
    </w:p>
    <w:p w14:paraId="2FE25AAA" w14:textId="77777777" w:rsidR="00710824" w:rsidRDefault="00710824" w:rsidP="00E616ED">
      <w:pPr>
        <w:pStyle w:val="ListParagraph"/>
        <w:numPr>
          <w:ilvl w:val="1"/>
          <w:numId w:val="39"/>
        </w:numPr>
      </w:pPr>
      <w:r>
        <w:t>Praise be to God, Originator of the heavens and the earth, who appoints Angels as Messengers, with wings two-fold, three-fold, and four, increasing creation as He wills. Truly God has Power over all things (The Originator, 35:1).</w:t>
      </w:r>
    </w:p>
    <w:p w14:paraId="19BCF0D8" w14:textId="77777777" w:rsidR="00710824" w:rsidRDefault="00710824" w:rsidP="00710824">
      <w:pPr>
        <w:pStyle w:val="ListParagraph"/>
        <w:ind w:left="834"/>
      </w:pPr>
    </w:p>
    <w:p w14:paraId="00705415" w14:textId="77777777" w:rsidR="00710824" w:rsidRDefault="00710824" w:rsidP="00E616ED">
      <w:pPr>
        <w:pStyle w:val="ListParagraph"/>
        <w:numPr>
          <w:ilvl w:val="0"/>
          <w:numId w:val="39"/>
        </w:numPr>
      </w:pPr>
      <w:r>
        <w:t xml:space="preserve">Here the reference is both to the Angels who brought Prophecy as well as those myriads of other Angels sent to carry out tasks that God has ordained for them to perform in His creation. Thus, in reality, every Angel is a Divine Messenger of one sort or another, the Archangels being, however, the greatest Messengers as the bearers of Divine Revelation to the Prophets. </w:t>
      </w:r>
    </w:p>
    <w:p w14:paraId="70565349" w14:textId="77777777" w:rsidR="00710824" w:rsidRDefault="00710824" w:rsidP="00710824">
      <w:pPr>
        <w:pStyle w:val="ListParagraph"/>
        <w:ind w:left="834"/>
      </w:pPr>
    </w:p>
    <w:p w14:paraId="3AC6176D" w14:textId="77777777" w:rsidR="00710824" w:rsidRDefault="00710824" w:rsidP="00E616ED">
      <w:pPr>
        <w:pStyle w:val="ListParagraph"/>
        <w:numPr>
          <w:ilvl w:val="0"/>
          <w:numId w:val="39"/>
        </w:numPr>
      </w:pPr>
      <w:r>
        <w:t xml:space="preserve">The Jews of old, as we will see in Volume Six—including the Pharisaic and Rabbinic Jews of later Jewish history—often identified the Angels with great Prophet-Messengers, although such linkage generally pertained only to the greatest Angelic powers surrounding God’s Throne. The Bible calls the Prophet Haggai “God’s Messenger-Angel” (Haggai, 1:13), and similarly the name of the Prophet Malachi (Hebrew: Mal’akhî: Arabic: Malakī or Mal’akī) literally means “My Angel,” although—in Rabbinic Tradition—this was not his given name but a metaphorical byname, his real name being Ezra, the great High Priest of the Second Temple, who—as mentioned earlier and as we will discuss further in Volume Six—was generally deemed by the Rabbis to have been not just a Scribe but also a Prophet. </w:t>
      </w:r>
    </w:p>
    <w:p w14:paraId="5C7D71DC" w14:textId="77777777" w:rsidR="00710824" w:rsidRDefault="00710824" w:rsidP="00710824">
      <w:pPr>
        <w:pStyle w:val="ListParagraph"/>
        <w:ind w:left="834"/>
      </w:pPr>
    </w:p>
    <w:p w14:paraId="5385E6C7" w14:textId="77777777" w:rsidR="00710824" w:rsidRDefault="00710824" w:rsidP="00E616ED">
      <w:pPr>
        <w:pStyle w:val="ListParagraph"/>
        <w:numPr>
          <w:ilvl w:val="0"/>
          <w:numId w:val="39"/>
        </w:numPr>
      </w:pPr>
      <w:r>
        <w:t>In all respects, the Rabbinic Meṭāṭrôn-Miṭṭaṭrōn was deemed as being identical with the Prophet Enoch[4] (Hebrew, Ḥanôkh, meaning “initiated or initiating”  or “consecrated;” Arabic, Idrīs but also “Enoch” Akhnūkh, Ukhnūkh, or Khunūkh). The Hebrew name Enoch (Ḥanôkh) comes from the same root, ḤNK, as the word “Hanukkah”[5] (Consecration or Dedication), and their meanings are similar. Since, in Hebrew, Enoch’s name meant the “consecrated one” or “initiate,” it implies that he was a Prophet—as the Rabbis well understood. Although the Old Testament does not explicitly state that Enoch was a Prophet, it mentions that he “walked with God” (Genesis, 5:22, 24), meaning not just that he was upright but that he was a Prophet, since the Bible frequently uses that metaphor for Prophets. The New Testament, however, states explicitly that Enoch was a Prophet who spoke about the End of Time:</w:t>
      </w:r>
    </w:p>
    <w:p w14:paraId="52F342AC" w14:textId="77777777" w:rsidR="00710824" w:rsidRDefault="00710824" w:rsidP="00710824">
      <w:pPr>
        <w:ind w:left="474"/>
      </w:pPr>
    </w:p>
    <w:p w14:paraId="5951AD47" w14:textId="77777777" w:rsidR="00710824" w:rsidRDefault="00710824" w:rsidP="00E616ED">
      <w:pPr>
        <w:pStyle w:val="ListParagraph"/>
        <w:numPr>
          <w:ilvl w:val="0"/>
          <w:numId w:val="39"/>
        </w:numPr>
      </w:pPr>
      <w:r>
        <w:t>And Enoch also, the seventh from Adam, prophesied of these [things to come], saying: “Behold, the Lord shall come with ten thousand of His Saints to execute judgment upon all.” (Jude, 14-15).</w:t>
      </w:r>
    </w:p>
    <w:p w14:paraId="2D71731B" w14:textId="77777777" w:rsidR="00710824" w:rsidRDefault="00710824" w:rsidP="00710824">
      <w:pPr>
        <w:pStyle w:val="ListParagraph"/>
        <w:ind w:left="834"/>
      </w:pPr>
    </w:p>
    <w:p w14:paraId="7459A560" w14:textId="77777777" w:rsidR="00710824" w:rsidRDefault="00710824" w:rsidP="00E616ED">
      <w:pPr>
        <w:pStyle w:val="ListParagraph"/>
        <w:numPr>
          <w:ilvl w:val="0"/>
          <w:numId w:val="39"/>
        </w:numPr>
      </w:pPr>
      <w:r>
        <w:t>The Rabbinical Tradition regarded Enoch as an illustrious Antediluvian Prophet. Somewhat similar to the Islamic Tradition of Idrīs, which we will discuss in Volume Six, the Rabbis attribute to Enoch the invention of letters, writing, and advanced learning. The Apocryphal Book of Enoch[6] refers to him as “a righteous man, whose eyes were opened by God, the Great Holy One.” The Book of Enoch also refers to him as “the Scribe.” In it, he is addressed as: “Enoch, you Scribe of righteousness.” This designation indicates, of course, that Enoch—in the belief of the book’s author—could write and tends to confirm the Islamic belief that Enoch was given revealed books and extensive knowledge.</w:t>
      </w:r>
    </w:p>
    <w:p w14:paraId="2E2A5A86" w14:textId="77777777" w:rsidR="00710824" w:rsidRDefault="00710824" w:rsidP="00710824">
      <w:pPr>
        <w:pStyle w:val="ListParagraph"/>
        <w:ind w:left="834"/>
      </w:pPr>
    </w:p>
    <w:p w14:paraId="29DF89E4" w14:textId="77777777" w:rsidR="00710824" w:rsidRDefault="00710824" w:rsidP="00E616ED">
      <w:pPr>
        <w:pStyle w:val="ListParagraph"/>
        <w:numPr>
          <w:ilvl w:val="0"/>
          <w:numId w:val="39"/>
        </w:numPr>
      </w:pPr>
      <w:r>
        <w:t>The Qur’ān mentions Idrīs (Enoch) twice and specifically declares him to have been one of God’s great Prophet-Messengers:</w:t>
      </w:r>
    </w:p>
    <w:p w14:paraId="7FB9C70B" w14:textId="77777777" w:rsidR="00710824" w:rsidRDefault="00710824" w:rsidP="00710824">
      <w:pPr>
        <w:ind w:left="474"/>
      </w:pPr>
    </w:p>
    <w:p w14:paraId="1515DB53" w14:textId="77777777" w:rsidR="00710824" w:rsidRDefault="00710824" w:rsidP="00E616ED">
      <w:pPr>
        <w:pStyle w:val="ListParagraph"/>
        <w:numPr>
          <w:ilvl w:val="1"/>
          <w:numId w:val="39"/>
        </w:numPr>
      </w:pPr>
      <w:r>
        <w:t xml:space="preserve">Remember Idrīs in the Book. Verily, he was an eminently truthful [man] (ṣiddīq), [and he was] a Prophet (Nabī), and We raised him up to a sublime station (makānan‘alīyan)” (Mary, 19:56-57). </w:t>
      </w:r>
    </w:p>
    <w:p w14:paraId="028BA90B" w14:textId="77777777" w:rsidR="00710824" w:rsidRDefault="00710824" w:rsidP="00710824">
      <w:pPr>
        <w:ind w:left="474"/>
      </w:pPr>
    </w:p>
    <w:p w14:paraId="42E0ACB7" w14:textId="77777777" w:rsidR="00710824" w:rsidRDefault="00710824" w:rsidP="00E616ED">
      <w:pPr>
        <w:pStyle w:val="ListParagraph"/>
        <w:numPr>
          <w:ilvl w:val="0"/>
          <w:numId w:val="39"/>
        </w:numPr>
      </w:pPr>
      <w:r>
        <w:t xml:space="preserve">The second Qur’ānic verse says of him: “And [remember] Ishmael, Idrīs, and Dhū al-Kifl.[7] Each was among the patient. We caused them to enter into Our mercy. Truly, they are among the righteous” (The Prophets, 21:85-86). </w:t>
      </w:r>
    </w:p>
    <w:p w14:paraId="404EB848" w14:textId="77777777" w:rsidR="00710824" w:rsidRDefault="00710824" w:rsidP="00710824">
      <w:pPr>
        <w:ind w:left="474"/>
      </w:pPr>
    </w:p>
    <w:p w14:paraId="27007DCC" w14:textId="77777777" w:rsidR="00710824" w:rsidRDefault="00710824" w:rsidP="00E616ED">
      <w:pPr>
        <w:pStyle w:val="ListParagraph"/>
        <w:numPr>
          <w:ilvl w:val="0"/>
          <w:numId w:val="39"/>
        </w:numPr>
      </w:pPr>
      <w:r>
        <w:t>The New Testament affirms the ascension of Enoch:</w:t>
      </w:r>
    </w:p>
    <w:p w14:paraId="58E6B434" w14:textId="77777777" w:rsidR="00710824" w:rsidRDefault="00710824" w:rsidP="00710824">
      <w:pPr>
        <w:ind w:left="474"/>
      </w:pPr>
    </w:p>
    <w:p w14:paraId="259C1877" w14:textId="77777777" w:rsidR="00710824" w:rsidRDefault="00710824" w:rsidP="00E616ED">
      <w:pPr>
        <w:pStyle w:val="ListParagraph"/>
        <w:numPr>
          <w:ilvl w:val="1"/>
          <w:numId w:val="39"/>
        </w:numPr>
      </w:pPr>
      <w:r>
        <w:t xml:space="preserve">By faith Enoch was taken away so that he did not see death and was not found because God had taken him. For, before he was taken up he had this testimony, that he pleased God” (Hebrews, 11:5). </w:t>
      </w:r>
    </w:p>
    <w:p w14:paraId="70636472" w14:textId="77777777" w:rsidR="00710824" w:rsidRDefault="00710824" w:rsidP="00710824">
      <w:pPr>
        <w:ind w:left="474"/>
      </w:pPr>
    </w:p>
    <w:p w14:paraId="23C649E9" w14:textId="22D09686" w:rsidR="00710824" w:rsidRDefault="00710824" w:rsidP="00E616ED">
      <w:pPr>
        <w:pStyle w:val="ListParagraph"/>
        <w:numPr>
          <w:ilvl w:val="0"/>
          <w:numId w:val="39"/>
        </w:numPr>
      </w:pPr>
      <w:r>
        <w:t xml:space="preserve">Multiple Rabbinical accounts also affirm that God took Enoch away so that he ascended into the Heavens to live before the Lord. God’s raising him “to a sublime station,” as mentioned in the verses quoted above, is said by some commentators to refer to his having been a made a Prophet and Prophet-Messenger. Other Scholars also state that it refers to God’s elevating him either in body or spirit to the fourth or sixth Heavens. Al-Bukhārī, Muslim, and other Scholars of Ḥadīth transmit authentically that the Prophet Muḥammad encountered Idrīs in the fourth heaven during his Night Journey and Ascension. In another transmission, Ibn ‘Abbās and others contend that Idrīs was raised to the sixth Heaven but died there. The Ḥadīth of agreed-signification, however, is that Idrīs is in the fourth Heaven, and this was the opinion of Mujāhid and several others. There is, however, some discussion about whether or not Idrīs is still alive. Mujāhid was of the opinion that Idrīs—just like Jesus Christ millennia later—was taken up to the Heavens alive in body and Soul and still abides. </w:t>
      </w:r>
    </w:p>
    <w:p w14:paraId="090E37BB" w14:textId="77777777" w:rsidR="00710824" w:rsidRDefault="00710824" w:rsidP="00E616ED">
      <w:pPr>
        <w:pStyle w:val="ListParagraph"/>
        <w:numPr>
          <w:ilvl w:val="0"/>
          <w:numId w:val="39"/>
        </w:numPr>
      </w:pPr>
      <w:r>
        <w:t>According to the Old Testament, Enoch belonged to the sixth generation of the Children of Adam (Genesis 5:1-24) and was the great grandfather of Noah (Genesis, 5:21-32). His Qur’ānic name, Idrīs, appears to be either his personal name—which is reasonable--or an honorific epithet.[8] Enoch, on the other, is more suitable as an honorific title than a personal name, since it indicates the initiation of Idrīs into Prophecy. Moreover, it must be kept in mind that Prophet-Messengers were hardly restricted to having only one name.[9] The name Idrīs is related to study and learning, which is a common meaning of the ancient Semitic root DRSh—in Hebrew, Aramaic, and Syriac—and DRS in Arabic. In each of these languages the root DRSh/DRS has a number of different primary meanings, one of which is “to pass away or be effaced—like animal tracks in the sand—but leave a subtle and often lasting vestige.” This is why in Arabic, darasa (to study) means literally to study books or knowledge so intensely that they are fully memorized, completely understood, and then the books themselves “pass away” metaphorically, because they are no longer needed. In this regard, the profound vestiges of the learning of Idrīs, especially in the light of the Hermetic Tradition[10]—which is directly associated with him and will be discussed in Volume Six—have remained central to high human learning, culture, and Civilization through the ages and until the present, although Idrīs was taken up to heaven many millennia ago. As we will see in our discussion of Idrīs and the Hermetic Tradition in Volume Six, he was the Prophet of exoteric and esoteric learning, and since he is mentioned only briefly in the Qur’ān, his mention is largely an emblem of his great honor in the Eyes of God, in which case, naming him by one of his most honorable epithets would also be suitable.[11]</w:t>
      </w:r>
    </w:p>
    <w:p w14:paraId="017CAA60" w14:textId="77777777" w:rsidR="00710824" w:rsidRDefault="00710824" w:rsidP="00710824">
      <w:pPr>
        <w:pStyle w:val="ListParagraph"/>
        <w:ind w:left="834"/>
      </w:pPr>
    </w:p>
    <w:p w14:paraId="26A0C326" w14:textId="77777777" w:rsidR="00710824" w:rsidRDefault="00710824" w:rsidP="00E616ED">
      <w:pPr>
        <w:pStyle w:val="ListParagraph"/>
        <w:numPr>
          <w:ilvl w:val="0"/>
          <w:numId w:val="39"/>
        </w:numPr>
      </w:pPr>
      <w:r>
        <w:t>What is especially important to emphasize regarding Enoch and his relation with the Rabbinic Meṭāṭrôn and later Rabbinic disinterest in him and repudiation of him is that he was always a universal figure and never distinctly “nationalistic,” Hebraic, or Judaic in nature. Rather, he related to all humanity, since in Biblical and Qur’ānic belief, he is the forefather, through Noah, of all human beings who are alive today. This is especially significant when we consider the remarkable importance of Enoch during the Second Temple period, for he both symbolized and embodied the universalistic views typical of the Sadducees of the Second Temple—and, as we have seen, of all Jews, including the Pharisees, during the late pre-Christian period of Rome. Thus, among the Children of Israel and the later Pharisaic-Rabbis, the Prophet Enoch became the subject of extensive Apocryphal literature for six hundred years roughly during the period from the third century BCE until the third century CE. In this same regard, it is of note that the Book of Enoch presents a universalistic attitude toward Prophetic religion, very different from the nationalistic narrowness of post-Temple Pharisaic Judaism. In this same broad humanistic light, ancient Hermetic Philosophy—which ultimately came to be closely identified with Enoch-Idrīs—said of Egypt, which was regarded as the homeland of the Hermetic Tradition: “Our land is the Temple of the entire world.” Although merely legend, this Hermetic declaration reflects the universalism of Hermetic Philosophy in Late Antiquity, which continued into the first three centuries of Christian history and suited well the universalism associated with Enoch, the Antediluvian universal father-of-us-all.</w:t>
      </w:r>
    </w:p>
    <w:p w14:paraId="006B4AF9" w14:textId="77777777" w:rsidR="00710824" w:rsidRDefault="00710824" w:rsidP="00710824">
      <w:pPr>
        <w:pStyle w:val="ListParagraph"/>
        <w:ind w:left="834"/>
      </w:pPr>
    </w:p>
    <w:p w14:paraId="2F27D9FC" w14:textId="77777777" w:rsidR="00710824" w:rsidRDefault="00710824" w:rsidP="00E616ED">
      <w:pPr>
        <w:pStyle w:val="ListParagraph"/>
        <w:numPr>
          <w:ilvl w:val="0"/>
          <w:numId w:val="39"/>
        </w:numPr>
      </w:pPr>
      <w:r>
        <w:t>In linking Meṭāṭrôn with Enoch, the Rabbinic Tradition emphasized that Enoch, who “walked with God” as an upright Prophetic figure, ascended to Heaven, where he was transformed into an Angel. Thus, the Rabbis say that Enoch’s carnal body was transformed into Light. By virtue of this transformation, Enoch was raised to the dignity of Meṭāṭrôn, and he was appointed as the chief over all the Angels. In keeping with this view, Rabbinic Angelology counted Meṭāṭrôn-Enoch as the first of all the ten Archangels, who had been “transformed from flesh and blood into flaming fire.”</w:t>
      </w:r>
    </w:p>
    <w:p w14:paraId="26E25820" w14:textId="77777777" w:rsidR="00710824" w:rsidRDefault="00710824" w:rsidP="00710824">
      <w:pPr>
        <w:pStyle w:val="ListParagraph"/>
        <w:ind w:left="834"/>
      </w:pPr>
    </w:p>
    <w:p w14:paraId="1A25586D" w14:textId="75CFE5AA" w:rsidR="00FD1A33" w:rsidRPr="00710824" w:rsidRDefault="00710824" w:rsidP="00E616ED">
      <w:pPr>
        <w:pStyle w:val="ListParagraph"/>
        <w:numPr>
          <w:ilvl w:val="0"/>
          <w:numId w:val="39"/>
        </w:numPr>
      </w:pPr>
      <w:r>
        <w:t xml:space="preserve">Just as Enoch was the Great Scribe in Rabbinic and Islamic Tradition, Meṭāṭrôn-Enoch was portrayed as both the Great Scribe and the Paracletic Advocate, who serves as the chief intermediary between God and Man. In the Apocryphal Assumption of Moses,[12] Enoch is identified as “the Son of Man” and Messiah, a relationship—as indicated earlier—that also occurs repeatedly in Philo the Jew. Meṭāṭrôn was the reconciler between God and “the Chosen People.” Meṭāṭrôn was also identified as the “Spirit of God” and portrayed as a man with wings. He is called the celestial Angel Prince of the army of the Children of Israel whom they invoked in ancient times in their wars against the ancient kings of Canaan and the Assyrians, and who would also be called upon in future Messianic wars of the Lord against the Antichrist at the End of Time. In Medieval Rabbinic mysticism, Meṭāṭrôn-Miṭṭaṭrōn is identified as both the Archetype of Man and the Angelic “Prince of the world,” and Moses is portrayed as seeking his intervention with God so that he might not die. </w:t>
      </w:r>
    </w:p>
    <w:p w14:paraId="25BE0040" w14:textId="77777777" w:rsidR="00FD1A33" w:rsidRPr="0003263E" w:rsidRDefault="00FD1A33" w:rsidP="00FD1A33">
      <w:pPr>
        <w:rPr>
          <w:rFonts w:eastAsiaTheme="minorHAnsi"/>
        </w:rPr>
      </w:pPr>
    </w:p>
    <w:p w14:paraId="051C6900" w14:textId="2B6D0EDD" w:rsidR="00FD1A33" w:rsidRDefault="00FD1A33" w:rsidP="00E616ED">
      <w:pPr>
        <w:pStyle w:val="Heading4"/>
        <w:numPr>
          <w:ilvl w:val="1"/>
          <w:numId w:val="3"/>
        </w:numPr>
        <w:ind w:right="1080"/>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03263E">
        <w:rPr>
          <w:rFonts w:asciiTheme="majorBidi" w:eastAsiaTheme="minorHAnsi" w:hAnsiTheme="majorBidi"/>
          <w:b/>
          <w:bCs/>
          <w:color w:val="C00000"/>
          <w:sz w:val="28"/>
          <w:szCs w:val="28"/>
        </w:rPr>
        <w:t>Micro-Religions or so-called</w:t>
      </w:r>
      <w:r>
        <w:rPr>
          <w:rFonts w:asciiTheme="majorBidi" w:eastAsiaTheme="minorHAnsi" w:hAnsiTheme="majorBidi"/>
          <w:b/>
          <w:bCs/>
          <w:color w:val="C00000"/>
          <w:sz w:val="28"/>
          <w:szCs w:val="28"/>
        </w:rPr>
        <w:t xml:space="preserve"> </w:t>
      </w:r>
      <w:r w:rsidR="00710824">
        <w:rPr>
          <w:rFonts w:asciiTheme="majorBidi" w:eastAsiaTheme="minorHAnsi" w:hAnsiTheme="majorBidi"/>
          <w:b/>
          <w:bCs/>
          <w:color w:val="C00000"/>
          <w:sz w:val="28"/>
          <w:szCs w:val="28"/>
        </w:rPr>
        <w:t>“</w:t>
      </w:r>
      <w:r w:rsidRPr="0003263E">
        <w:rPr>
          <w:rFonts w:asciiTheme="majorBidi" w:eastAsiaTheme="minorHAnsi" w:hAnsiTheme="majorBidi"/>
          <w:b/>
          <w:bCs/>
          <w:color w:val="C00000"/>
          <w:sz w:val="28"/>
          <w:szCs w:val="28"/>
        </w:rPr>
        <w:t>Primitive</w:t>
      </w:r>
      <w:r>
        <w:rPr>
          <w:rFonts w:asciiTheme="majorBidi" w:eastAsiaTheme="minorHAnsi" w:hAnsiTheme="majorBidi"/>
          <w:b/>
          <w:bCs/>
          <w:color w:val="C00000"/>
          <w:sz w:val="28"/>
          <w:szCs w:val="28"/>
        </w:rPr>
        <w:t xml:space="preserve"> </w:t>
      </w:r>
      <w:r w:rsidRPr="0003263E">
        <w:rPr>
          <w:rFonts w:asciiTheme="majorBidi" w:eastAsiaTheme="minorHAnsi" w:hAnsiTheme="majorBidi"/>
          <w:b/>
          <w:bCs/>
          <w:color w:val="C00000"/>
          <w:sz w:val="28"/>
          <w:szCs w:val="28"/>
        </w:rPr>
        <w:t>Religions”</w:t>
      </w:r>
    </w:p>
    <w:p w14:paraId="361FD4E0" w14:textId="77777777" w:rsidR="002D6854" w:rsidRDefault="002D6854" w:rsidP="002D6854">
      <w:pPr>
        <w:ind w:left="2160"/>
        <w:rPr>
          <w:rFonts w:eastAsiaTheme="minorHAnsi"/>
          <w:b/>
          <w:bCs/>
          <w:i/>
          <w:iCs/>
        </w:rPr>
      </w:pPr>
      <w:r w:rsidRPr="002D6854">
        <w:rPr>
          <w:rFonts w:eastAsiaTheme="minorHAnsi"/>
          <w:b/>
          <w:bCs/>
          <w:i/>
          <w:iCs/>
        </w:rPr>
        <w:t>Polytheism is the Result of Decadent "civilization"</w:t>
      </w:r>
      <w:r w:rsidRPr="002D6854">
        <w:rPr>
          <w:rFonts w:eastAsiaTheme="minorHAnsi"/>
          <w:b/>
          <w:bCs/>
          <w:i/>
          <w:iCs/>
        </w:rPr>
        <w:tab/>
      </w:r>
    </w:p>
    <w:p w14:paraId="042597D7" w14:textId="1E6297AE" w:rsidR="002D6854" w:rsidRPr="002D6854" w:rsidRDefault="002D6854" w:rsidP="002D6854">
      <w:pPr>
        <w:ind w:left="2160"/>
        <w:rPr>
          <w:rFonts w:eastAsiaTheme="minorHAnsi"/>
          <w:b/>
          <w:bCs/>
          <w:i/>
          <w:iCs/>
        </w:rPr>
      </w:pPr>
      <w:r w:rsidRPr="002D6854">
        <w:rPr>
          <w:rFonts w:eastAsiaTheme="minorHAnsi"/>
          <w:b/>
          <w:bCs/>
          <w:i/>
          <w:iCs/>
        </w:rPr>
        <w:t>Monotheism Is Primordial &amp; Not a Historical Development</w:t>
      </w:r>
      <w:r w:rsidRPr="002D6854">
        <w:rPr>
          <w:rFonts w:eastAsiaTheme="minorHAnsi"/>
          <w:b/>
          <w:bCs/>
          <w:i/>
          <w:iCs/>
        </w:rPr>
        <w:tab/>
      </w:r>
    </w:p>
    <w:p w14:paraId="2DF4DEFF" w14:textId="77777777" w:rsidR="00FD1A33" w:rsidRDefault="0A910C68" w:rsidP="00FD1A33">
      <w:pPr>
        <w:ind w:left="1440"/>
        <w:rPr>
          <w:b/>
          <w:bCs/>
          <w:i/>
          <w:iCs/>
        </w:rPr>
      </w:pPr>
      <w:r w:rsidRPr="19736EA0">
        <w:rPr>
          <w:b/>
          <w:bCs/>
          <w:i/>
          <w:iCs/>
        </w:rPr>
        <w:t>The Micro-Religions</w:t>
      </w:r>
      <w:r w:rsidR="00FD1A33" w:rsidRPr="19736EA0">
        <w:rPr>
          <w:rStyle w:val="FootnoteReference"/>
          <w:rFonts w:asciiTheme="majorBidi" w:hAnsiTheme="majorBidi" w:cstheme="majorBidi"/>
          <w:b/>
          <w:bCs/>
          <w:i/>
          <w:iCs/>
          <w:sz w:val="28"/>
          <w:szCs w:val="28"/>
        </w:rPr>
        <w:footnoteReference w:id="141"/>
      </w:r>
    </w:p>
    <w:p w14:paraId="7B87C0B1" w14:textId="272215FF" w:rsidR="008B13BE" w:rsidRPr="008B13BE" w:rsidRDefault="008B13BE" w:rsidP="00E616ED">
      <w:pPr>
        <w:pStyle w:val="ListParagraph"/>
        <w:numPr>
          <w:ilvl w:val="0"/>
          <w:numId w:val="39"/>
        </w:numPr>
        <w:rPr>
          <w:rFonts w:eastAsiaTheme="minorHAnsi"/>
        </w:rPr>
      </w:pPr>
      <w:r w:rsidRPr="008B13BE">
        <w:rPr>
          <w:rFonts w:eastAsiaTheme="minorHAnsi"/>
        </w:rPr>
        <w:t>The Micro-Religions were formerly called “primitive” religions, and they will be examined in the chapters below under our discussion of Man as “the religious animal” (Latin: homō religiōsus). As we will see in that section, the Micro-Religions provide consistent testimony to the Oneness of God as well as universal codes of morality and ethics and belief in the World Hereafter. Contrary to widespread academic and popular assumptions, they are not “animistic” or “polytheistic.”</w:t>
      </w:r>
      <w:r>
        <w:rPr>
          <w:rFonts w:eastAsiaTheme="minorHAnsi"/>
        </w:rPr>
        <w:t xml:space="preserve"> </w:t>
      </w:r>
      <w:r>
        <w:rPr>
          <w:rFonts w:eastAsiaTheme="minorHAnsi"/>
          <w:b/>
          <w:bCs/>
        </w:rPr>
        <w:t>Volume 5</w:t>
      </w:r>
    </w:p>
    <w:p w14:paraId="0DD89327" w14:textId="77777777" w:rsidR="00FD1A33" w:rsidRDefault="00FD1A33" w:rsidP="00FD1A33">
      <w:pPr>
        <w:ind w:left="1440"/>
        <w:rPr>
          <w:rFonts w:eastAsiaTheme="minorHAnsi"/>
          <w:b/>
          <w:bCs/>
          <w:i/>
          <w:iCs/>
        </w:rPr>
      </w:pPr>
      <w:bookmarkStart w:id="170" w:name="_Toc188509414"/>
      <w:r w:rsidRPr="00FE61C4">
        <w:rPr>
          <w:rFonts w:eastAsiaTheme="minorHAnsi"/>
          <w:b/>
          <w:bCs/>
          <w:i/>
          <w:iCs/>
        </w:rPr>
        <w:t>Micro-Peoples, Micro-Religions, &amp; Ancient Monotheism</w:t>
      </w:r>
      <w:bookmarkEnd w:id="170"/>
    </w:p>
    <w:p w14:paraId="12329745" w14:textId="4FA2CB95" w:rsidR="00AC48EC" w:rsidRPr="00A103F5" w:rsidRDefault="00AC48EC" w:rsidP="00E616ED">
      <w:pPr>
        <w:pStyle w:val="ListParagraph"/>
        <w:numPr>
          <w:ilvl w:val="0"/>
          <w:numId w:val="39"/>
        </w:numPr>
        <w:rPr>
          <w:rFonts w:eastAsiaTheme="minorHAnsi"/>
        </w:rPr>
      </w:pPr>
      <w:r w:rsidRPr="00AC48EC">
        <w:rPr>
          <w:rFonts w:eastAsiaTheme="minorHAnsi"/>
        </w:rPr>
        <w:t>Divine Triads and Trinities are common in the history of Pagan idolatries and polytheistic religions, and they constitute one of their pervasive hallmarks. As Wilhelm Schmidt has demonstrated and as we will discuss in greater depth in Volume Three, primordial Monotheism in one form or another is typical of so-called “primitive” or micro-peoples. As Schmidt also indicates, however, pantheons, trinities, and the like are a later development and are generally the result of military and political developments that group peoples together who had been independent before.</w:t>
      </w:r>
      <w:r>
        <w:rPr>
          <w:rFonts w:eastAsiaTheme="minorHAnsi"/>
        </w:rPr>
        <w:t xml:space="preserve"> </w:t>
      </w:r>
      <w:r>
        <w:rPr>
          <w:rFonts w:eastAsiaTheme="minorHAnsi"/>
          <w:b/>
          <w:bCs/>
        </w:rPr>
        <w:t>Volume 2</w:t>
      </w:r>
    </w:p>
    <w:p w14:paraId="1C1A9A1C" w14:textId="532B428E" w:rsidR="00A103F5" w:rsidRPr="006416F2" w:rsidRDefault="00A103F5" w:rsidP="00E616ED">
      <w:pPr>
        <w:pStyle w:val="ListParagraph"/>
        <w:numPr>
          <w:ilvl w:val="0"/>
          <w:numId w:val="39"/>
        </w:numPr>
        <w:rPr>
          <w:rFonts w:eastAsiaTheme="minorHAnsi"/>
        </w:rPr>
      </w:pPr>
      <w:r w:rsidRPr="00A103F5">
        <w:rPr>
          <w:rFonts w:eastAsiaTheme="minorHAnsi"/>
        </w:rPr>
        <w:t>As we will see in Volume Ten in our discussion of Micro-Peoples, Micro-Religions, or so-called “Primitive” peoples and religions, all Micro-Peoples acknowledge the One God, and none of them are either animist or polytheist, indicating that belief in God’s Oneness was originally common to all Human Beings.</w:t>
      </w:r>
      <w:r>
        <w:rPr>
          <w:rFonts w:eastAsiaTheme="minorHAnsi"/>
        </w:rPr>
        <w:t xml:space="preserve"> </w:t>
      </w:r>
      <w:r>
        <w:rPr>
          <w:rFonts w:eastAsiaTheme="minorHAnsi"/>
          <w:b/>
          <w:bCs/>
        </w:rPr>
        <w:t>Syntopicon</w:t>
      </w:r>
    </w:p>
    <w:p w14:paraId="0FCA39E8" w14:textId="77777777" w:rsidR="006416F2" w:rsidRDefault="006416F2" w:rsidP="006416F2">
      <w:pPr>
        <w:rPr>
          <w:rFonts w:eastAsiaTheme="minorHAnsi"/>
        </w:rPr>
      </w:pPr>
    </w:p>
    <w:p w14:paraId="0FA01D40" w14:textId="77777777" w:rsidR="006416F2" w:rsidRPr="006416F2" w:rsidRDefault="006416F2" w:rsidP="006416F2">
      <w:pPr>
        <w:pStyle w:val="ListParagraph"/>
        <w:ind w:left="834"/>
        <w:rPr>
          <w:rFonts w:eastAsiaTheme="minorHAnsi"/>
        </w:rPr>
      </w:pPr>
    </w:p>
    <w:p w14:paraId="0C8ED6BA" w14:textId="6DE550DC" w:rsidR="006416F2" w:rsidRPr="006416F2" w:rsidRDefault="006416F2" w:rsidP="00E616ED">
      <w:pPr>
        <w:pStyle w:val="ListParagraph"/>
        <w:numPr>
          <w:ilvl w:val="0"/>
          <w:numId w:val="39"/>
        </w:numPr>
        <w:rPr>
          <w:rFonts w:eastAsiaTheme="minorHAnsi"/>
        </w:rPr>
      </w:pPr>
      <w:r w:rsidRPr="006416F2">
        <w:rPr>
          <w:rFonts w:eastAsiaTheme="minorHAnsi"/>
        </w:rPr>
        <w:t>Some of the Unique Qualities of the Micro-Peoples &amp; their Religions</w:t>
      </w:r>
      <w:r w:rsidR="00114B49" w:rsidRPr="00114B49">
        <w:rPr>
          <w:rFonts w:eastAsiaTheme="minorHAnsi"/>
          <w:b/>
          <w:bCs/>
        </w:rPr>
        <w:t xml:space="preserve"> </w:t>
      </w:r>
      <w:r w:rsidR="00114B49">
        <w:rPr>
          <w:rFonts w:eastAsiaTheme="minorHAnsi"/>
          <w:b/>
          <w:bCs/>
        </w:rPr>
        <w:t>Volume 10</w:t>
      </w:r>
    </w:p>
    <w:p w14:paraId="5ED05311" w14:textId="77777777" w:rsidR="006416F2" w:rsidRPr="006416F2" w:rsidRDefault="006416F2" w:rsidP="006416F2">
      <w:pPr>
        <w:pStyle w:val="ListParagraph"/>
        <w:ind w:left="834"/>
        <w:rPr>
          <w:rFonts w:eastAsiaTheme="minorHAnsi"/>
        </w:rPr>
      </w:pPr>
    </w:p>
    <w:p w14:paraId="790FA789" w14:textId="16B25034" w:rsidR="006416F2" w:rsidRPr="006416F2" w:rsidRDefault="006416F2" w:rsidP="00E616ED">
      <w:pPr>
        <w:pStyle w:val="ListParagraph"/>
        <w:numPr>
          <w:ilvl w:val="0"/>
          <w:numId w:val="39"/>
        </w:numPr>
        <w:rPr>
          <w:rFonts w:eastAsiaTheme="minorHAnsi"/>
        </w:rPr>
      </w:pPr>
      <w:r w:rsidRPr="006416F2">
        <w:rPr>
          <w:rFonts w:eastAsiaTheme="minorHAnsi"/>
        </w:rPr>
        <w:t>Micro-Peoples' Have a Distribution that Goes ARound the Globe and Is Highly Isolated</w:t>
      </w:r>
    </w:p>
    <w:p w14:paraId="689B3657" w14:textId="0E6F1651" w:rsidR="006416F2" w:rsidRPr="006416F2" w:rsidRDefault="006416F2" w:rsidP="00E616ED">
      <w:pPr>
        <w:pStyle w:val="ListParagraph"/>
        <w:numPr>
          <w:ilvl w:val="1"/>
          <w:numId w:val="39"/>
        </w:numPr>
        <w:rPr>
          <w:rFonts w:eastAsiaTheme="minorHAnsi"/>
        </w:rPr>
      </w:pPr>
      <w:r w:rsidRPr="006416F2">
        <w:rPr>
          <w:rFonts w:eastAsiaTheme="minorHAnsi"/>
        </w:rPr>
        <w:t xml:space="preserve">Wilhelm Schmidt correctly asserts: “No later culture can boast of a distribution which encircles the whole earth so completely…”. They show us belief in a Supreme Being, and it is manifest that such a belief is an essential property of these most ancient human cultures, which must have been deeply and strongly rooted in at the very dawn of time before the individual groups had separated from one another.” </w:t>
      </w:r>
      <w:r w:rsidR="00114B49">
        <w:rPr>
          <w:rFonts w:eastAsiaTheme="minorHAnsi"/>
        </w:rPr>
        <w:t xml:space="preserve"> </w:t>
      </w:r>
      <w:r w:rsidR="00114B49">
        <w:rPr>
          <w:rFonts w:eastAsiaTheme="minorHAnsi"/>
          <w:b/>
          <w:bCs/>
        </w:rPr>
        <w:t>Volume 10</w:t>
      </w:r>
    </w:p>
    <w:p w14:paraId="2580A650" w14:textId="77777777" w:rsidR="006416F2" w:rsidRPr="006416F2" w:rsidRDefault="006416F2" w:rsidP="006416F2">
      <w:pPr>
        <w:pStyle w:val="ListParagraph"/>
        <w:ind w:left="834"/>
        <w:rPr>
          <w:rFonts w:eastAsiaTheme="minorHAnsi"/>
        </w:rPr>
      </w:pPr>
    </w:p>
    <w:p w14:paraId="53790475" w14:textId="6D062630" w:rsidR="006416F2" w:rsidRPr="006416F2" w:rsidRDefault="006416F2" w:rsidP="00E616ED">
      <w:pPr>
        <w:pStyle w:val="ListParagraph"/>
        <w:numPr>
          <w:ilvl w:val="0"/>
          <w:numId w:val="39"/>
        </w:numPr>
        <w:rPr>
          <w:rFonts w:eastAsiaTheme="minorHAnsi"/>
        </w:rPr>
      </w:pPr>
      <w:r w:rsidRPr="006416F2">
        <w:rPr>
          <w:rFonts w:eastAsiaTheme="minorHAnsi"/>
        </w:rPr>
        <w:t>Toynbee's Statement That the Micro-Peoples Should Not Be Assumed to Be Absolutely Isolated from Others</w:t>
      </w:r>
      <w:r w:rsidR="00114B49" w:rsidRPr="00114B49">
        <w:rPr>
          <w:rFonts w:eastAsiaTheme="minorHAnsi"/>
          <w:b/>
          <w:bCs/>
        </w:rPr>
        <w:t xml:space="preserve"> </w:t>
      </w:r>
      <w:r w:rsidR="00114B49">
        <w:rPr>
          <w:rFonts w:eastAsiaTheme="minorHAnsi"/>
          <w:b/>
          <w:bCs/>
        </w:rPr>
        <w:t>Volume 10</w:t>
      </w:r>
    </w:p>
    <w:p w14:paraId="64ACDB96" w14:textId="77777777" w:rsidR="006416F2" w:rsidRPr="006416F2" w:rsidRDefault="006416F2" w:rsidP="00E616ED">
      <w:pPr>
        <w:pStyle w:val="ListParagraph"/>
        <w:numPr>
          <w:ilvl w:val="1"/>
          <w:numId w:val="39"/>
        </w:numPr>
        <w:rPr>
          <w:rFonts w:eastAsiaTheme="minorHAnsi"/>
        </w:rPr>
      </w:pPr>
      <w:r w:rsidRPr="006416F2">
        <w:rPr>
          <w:rFonts w:eastAsiaTheme="minorHAnsi"/>
        </w:rPr>
        <w:t>Toynbee felt it was impossible in the twentieth century to discover a primitive society that entirely escaped the influence of some civilization or another: “We may confidently affirm that there is no such thing to be seen in the world to-day as a society in the pristine state in which all societies were living before the first of the civilizations emerged.” “The societies that we now describe as primitive can only be called so by courtesy…. There has been an all-pervasive influence of civilization over the last six thousand years.” Wilhelm Schmidt, whose work has been mentioned earlier, also acknowledges that primitive peoples are open to certain outside influences as well as internal developments. Matriarchy, for example, is among the most harmful of influences on primordial monotheism in his view, and the “common genealogical forefather” (Stammvater) is also often confused with the Supreme Being.   </w:t>
      </w:r>
    </w:p>
    <w:p w14:paraId="5670F696" w14:textId="77777777" w:rsidR="006416F2" w:rsidRPr="006416F2" w:rsidRDefault="006416F2" w:rsidP="00E616ED">
      <w:pPr>
        <w:pStyle w:val="ListParagraph"/>
        <w:numPr>
          <w:ilvl w:val="1"/>
          <w:numId w:val="39"/>
        </w:numPr>
        <w:rPr>
          <w:rFonts w:eastAsiaTheme="minorHAnsi"/>
        </w:rPr>
      </w:pPr>
      <w:r w:rsidRPr="006416F2">
        <w:rPr>
          <w:rFonts w:eastAsiaTheme="minorHAnsi"/>
        </w:rPr>
        <w:t xml:space="preserve">Despite this, however, the similarities they show to each other must be taken as representing something very basic and ancient in human beings. </w:t>
      </w:r>
    </w:p>
    <w:p w14:paraId="46B0C450" w14:textId="51BB9E1A" w:rsidR="006416F2" w:rsidRPr="006416F2" w:rsidRDefault="006416F2" w:rsidP="006416F2">
      <w:pPr>
        <w:ind w:left="474"/>
        <w:rPr>
          <w:rFonts w:eastAsiaTheme="minorHAnsi"/>
        </w:rPr>
      </w:pPr>
    </w:p>
    <w:p w14:paraId="06681984" w14:textId="339E5164" w:rsidR="006416F2" w:rsidRPr="006416F2" w:rsidRDefault="006416F2" w:rsidP="00E616ED">
      <w:pPr>
        <w:pStyle w:val="ListParagraph"/>
        <w:numPr>
          <w:ilvl w:val="0"/>
          <w:numId w:val="39"/>
        </w:numPr>
        <w:rPr>
          <w:rFonts w:eastAsiaTheme="minorHAnsi"/>
        </w:rPr>
      </w:pPr>
      <w:r w:rsidRPr="006416F2">
        <w:rPr>
          <w:rFonts w:eastAsiaTheme="minorHAnsi"/>
        </w:rPr>
        <w:t xml:space="preserve">Toynbee held, nevertheless, that evidence to date shows remarkable uniformity in the practices and beliefs of these least sophisticated societies and that this distinctive common element is spiritually higher than the religion of other uncivilized societies which are their superiors in technical and social organization. These peoples were so isolated from each other that, if they had once been physically in contact, it must have been thousands or hundreds of thousands of years ago. Thus, they did not borrow from each other directly. </w:t>
      </w:r>
      <w:r w:rsidR="00114B49">
        <w:rPr>
          <w:rFonts w:eastAsiaTheme="minorHAnsi"/>
        </w:rPr>
        <w:t xml:space="preserve"> </w:t>
      </w:r>
      <w:r w:rsidR="00114B49">
        <w:rPr>
          <w:rFonts w:eastAsiaTheme="minorHAnsi"/>
          <w:b/>
          <w:bCs/>
        </w:rPr>
        <w:t>Volume 10</w:t>
      </w:r>
    </w:p>
    <w:p w14:paraId="62A7985F" w14:textId="77777777" w:rsidR="006416F2" w:rsidRPr="006416F2" w:rsidRDefault="006416F2" w:rsidP="00E616ED">
      <w:pPr>
        <w:pStyle w:val="ListParagraph"/>
        <w:numPr>
          <w:ilvl w:val="1"/>
          <w:numId w:val="39"/>
        </w:numPr>
        <w:rPr>
          <w:rFonts w:eastAsiaTheme="minorHAnsi"/>
        </w:rPr>
      </w:pPr>
      <w:r w:rsidRPr="006416F2">
        <w:rPr>
          <w:rFonts w:eastAsiaTheme="minorHAnsi"/>
        </w:rPr>
        <w:t xml:space="preserve">1.     They might have come under the wave of some cultural influence from one or more civilizations, which had reached and affected them all alike at dates subsequent to their dispersion. </w:t>
      </w:r>
    </w:p>
    <w:p w14:paraId="161920D7" w14:textId="528D4FEC" w:rsidR="006416F2" w:rsidRDefault="006416F2" w:rsidP="00E616ED">
      <w:pPr>
        <w:pStyle w:val="ListParagraph"/>
        <w:numPr>
          <w:ilvl w:val="1"/>
          <w:numId w:val="39"/>
        </w:numPr>
        <w:rPr>
          <w:rFonts w:eastAsiaTheme="minorHAnsi"/>
        </w:rPr>
      </w:pPr>
      <w:r w:rsidRPr="006416F2">
        <w:rPr>
          <w:rFonts w:eastAsiaTheme="minorHAnsi"/>
        </w:rPr>
        <w:t>2.     Or they shared some primitive cultural heritage once common to all mankind, which each of these unsophisticated societies “had sluggishly or simple-mindedly retained for itself after is more enterprising neighbors had discarded it.”</w:t>
      </w:r>
    </w:p>
    <w:p w14:paraId="2C3F2533" w14:textId="77777777" w:rsidR="00114B49" w:rsidRPr="00114B49" w:rsidRDefault="00114B49" w:rsidP="00114B49">
      <w:pPr>
        <w:rPr>
          <w:rFonts w:eastAsiaTheme="minorHAnsi"/>
        </w:rPr>
      </w:pPr>
    </w:p>
    <w:p w14:paraId="5D5E1DBC" w14:textId="3FC69F20" w:rsidR="00114B49" w:rsidRPr="00114B49" w:rsidRDefault="00114B49" w:rsidP="00E616ED">
      <w:pPr>
        <w:pStyle w:val="ListParagraph"/>
        <w:numPr>
          <w:ilvl w:val="0"/>
          <w:numId w:val="39"/>
        </w:numPr>
        <w:rPr>
          <w:rFonts w:eastAsiaTheme="minorHAnsi"/>
        </w:rPr>
      </w:pPr>
      <w:r w:rsidRPr="00114B49">
        <w:rPr>
          <w:rFonts w:eastAsiaTheme="minorHAnsi"/>
        </w:rPr>
        <w:t>Schmidt states: “Primeval man was far from being [a] sluggish dreamer…standing in stupid astonishment and fright at the world that was so new to him. The pre-historic tools and weapons and those of the ethnologically oldest peoples of to-day are alone enough to show that he was a vigorous and daring man of action… He grasped the conception of cause and effect, and then adopted that to the relationship of means to end. His means, to effect the ends he desired, were his tools, which he invented and used. Now all this sufficed to lead him to a real religion, to the recognition of a supreme Personal Being; for he was able to apply these same mental powers to the contemplation of the universe as a whole.”</w:t>
      </w:r>
      <w:r>
        <w:rPr>
          <w:rFonts w:eastAsiaTheme="minorHAnsi"/>
        </w:rPr>
        <w:t xml:space="preserve"> </w:t>
      </w:r>
      <w:r>
        <w:rPr>
          <w:rFonts w:eastAsiaTheme="minorHAnsi"/>
          <w:b/>
          <w:bCs/>
        </w:rPr>
        <w:t>Volume 10</w:t>
      </w:r>
    </w:p>
    <w:p w14:paraId="63B7A760" w14:textId="77777777" w:rsidR="00114B49" w:rsidRDefault="00114B49" w:rsidP="00114B49">
      <w:pPr>
        <w:rPr>
          <w:rFonts w:eastAsiaTheme="minorHAnsi"/>
        </w:rPr>
      </w:pPr>
    </w:p>
    <w:p w14:paraId="1DD8A443" w14:textId="6DDAF20E" w:rsidR="00114B49" w:rsidRPr="002D6854" w:rsidRDefault="002D6854" w:rsidP="00E616ED">
      <w:pPr>
        <w:pStyle w:val="ListParagraph"/>
        <w:numPr>
          <w:ilvl w:val="0"/>
          <w:numId w:val="39"/>
        </w:numPr>
        <w:rPr>
          <w:rFonts w:eastAsiaTheme="minorHAnsi"/>
        </w:rPr>
      </w:pPr>
      <w:r w:rsidRPr="002D6854">
        <w:rPr>
          <w:rFonts w:eastAsiaTheme="minorHAnsi"/>
        </w:rPr>
        <w:t xml:space="preserve">The micro-peoples speak languages which are no less sophisticated than those of civilized people. They also produce technologies and social structures that are often very complex. The essential difference between them and the “great historical peoples” is simply that, in their great isolation from others, they have produced and preserve no clear historical records of themselves or their past.   </w:t>
      </w:r>
      <w:r>
        <w:rPr>
          <w:rFonts w:eastAsiaTheme="minorHAnsi"/>
          <w:b/>
          <w:bCs/>
        </w:rPr>
        <w:t>Volume 10</w:t>
      </w:r>
    </w:p>
    <w:p w14:paraId="11747CAE" w14:textId="77777777" w:rsidR="002D6854" w:rsidRPr="002D6854" w:rsidRDefault="002D6854" w:rsidP="002D6854">
      <w:pPr>
        <w:pStyle w:val="ListParagraph"/>
        <w:rPr>
          <w:rFonts w:eastAsiaTheme="minorHAnsi"/>
        </w:rPr>
      </w:pPr>
    </w:p>
    <w:p w14:paraId="1F4F517B" w14:textId="49DB0D34" w:rsidR="002D6854" w:rsidRPr="002D6854" w:rsidRDefault="002D6854" w:rsidP="00E616ED">
      <w:pPr>
        <w:pStyle w:val="ListParagraph"/>
        <w:numPr>
          <w:ilvl w:val="0"/>
          <w:numId w:val="39"/>
        </w:numPr>
        <w:rPr>
          <w:rFonts w:eastAsiaTheme="minorHAnsi"/>
        </w:rPr>
      </w:pPr>
      <w:r w:rsidRPr="002D6854">
        <w:rPr>
          <w:rFonts w:eastAsiaTheme="minorHAnsi"/>
        </w:rPr>
        <w:t>The wealth of divine names among the micro-religions--which are remarkably rich among some of them but are present in all--express the richness of the divine essence of the Supreme Being among these peoples. Schmidt holds that we may not accept that all of these names go back to the ancient past because these religions remained alive and were open to further developments. By the same token, he asserts, there can also be no doubt that some of the ancient names of the distant past were lost that once had great significance and were widespread in the ancient religion. He notes that, in some tribes, the hymns dedicated to the “All-Father,” which is one of the most common names for the Supreme Being among micro-religions, were in such archaic language that the words were no longer intelligible to the people. Although Schmidt’s researches were taken from people with exceptionally good knowledge of the indigenous languages of the micro-peoples they lived among and studied, he notes that our knowledges of their languages remain, for the most part, inadequate so that in many cases we do not know the meanings of all the names they give. Schmidt states that our knowledge of the languages of the micro-peoples is neither comprehensive nor advanced such that we could actually discern the meanings of all of their divine names. This also blocks much necessary comparison and much insight into the nature of their beliefs. Much of this is now lost.</w:t>
      </w:r>
      <w:r>
        <w:rPr>
          <w:rFonts w:eastAsiaTheme="minorHAnsi"/>
        </w:rPr>
        <w:t xml:space="preserve"> </w:t>
      </w:r>
      <w:r>
        <w:rPr>
          <w:rFonts w:eastAsiaTheme="minorHAnsi"/>
          <w:b/>
          <w:bCs/>
        </w:rPr>
        <w:t xml:space="preserve">Volume 10 </w:t>
      </w:r>
    </w:p>
    <w:p w14:paraId="6CAD488C" w14:textId="77777777" w:rsidR="002D6854" w:rsidRDefault="002D6854" w:rsidP="002D6854">
      <w:pPr>
        <w:rPr>
          <w:rFonts w:eastAsiaTheme="minorHAnsi"/>
        </w:rPr>
      </w:pPr>
    </w:p>
    <w:p w14:paraId="66138446" w14:textId="05FBF775" w:rsidR="002D6854" w:rsidRPr="002D6854" w:rsidRDefault="002D6854" w:rsidP="00E616ED">
      <w:pPr>
        <w:pStyle w:val="ListParagraph"/>
        <w:numPr>
          <w:ilvl w:val="0"/>
          <w:numId w:val="39"/>
        </w:numPr>
        <w:rPr>
          <w:rFonts w:eastAsiaTheme="minorHAnsi"/>
          <w:b/>
          <w:bCs/>
          <w:i/>
          <w:iCs/>
          <w:u w:val="single"/>
        </w:rPr>
      </w:pPr>
      <w:r w:rsidRPr="002D6854">
        <w:rPr>
          <w:rFonts w:eastAsiaTheme="minorHAnsi"/>
          <w:b/>
          <w:bCs/>
          <w:i/>
          <w:iCs/>
          <w:u w:val="single"/>
        </w:rPr>
        <w:t>For more on the Micro-People, see Volume 10</w:t>
      </w:r>
    </w:p>
    <w:p w14:paraId="5FDCE190" w14:textId="77777777" w:rsidR="00114B49" w:rsidRDefault="00114B49" w:rsidP="00FD1A33">
      <w:pPr>
        <w:ind w:left="1440"/>
        <w:rPr>
          <w:rFonts w:eastAsiaTheme="minorHAnsi"/>
          <w:b/>
          <w:bCs/>
          <w:i/>
          <w:iCs/>
        </w:rPr>
      </w:pPr>
      <w:bookmarkStart w:id="171" w:name="_Toc188509415"/>
    </w:p>
    <w:p w14:paraId="489207A0" w14:textId="3787628F" w:rsidR="00FD1A33" w:rsidRDefault="00FD1A33" w:rsidP="00FD1A33">
      <w:pPr>
        <w:ind w:left="1440"/>
        <w:rPr>
          <w:rFonts w:eastAsiaTheme="minorHAnsi"/>
          <w:b/>
          <w:bCs/>
          <w:i/>
          <w:iCs/>
        </w:rPr>
      </w:pPr>
      <w:r w:rsidRPr="00FE61C4">
        <w:rPr>
          <w:rFonts w:eastAsiaTheme="minorHAnsi"/>
          <w:b/>
          <w:bCs/>
          <w:i/>
          <w:iCs/>
        </w:rPr>
        <w:t>"One Tribe, One God.</w:t>
      </w:r>
      <w:bookmarkEnd w:id="171"/>
      <w:r w:rsidR="00710824">
        <w:rPr>
          <w:rFonts w:eastAsiaTheme="minorHAnsi"/>
          <w:b/>
          <w:bCs/>
          <w:i/>
          <w:iCs/>
        </w:rPr>
        <w:t>”</w:t>
      </w:r>
    </w:p>
    <w:p w14:paraId="258394E1" w14:textId="74E2C650" w:rsidR="00657B41" w:rsidRPr="00657B41" w:rsidRDefault="00657B41" w:rsidP="00E616ED">
      <w:pPr>
        <w:pStyle w:val="ListParagraph"/>
        <w:numPr>
          <w:ilvl w:val="0"/>
          <w:numId w:val="39"/>
        </w:numPr>
        <w:rPr>
          <w:rFonts w:eastAsiaTheme="minorHAnsi"/>
        </w:rPr>
      </w:pPr>
      <w:r w:rsidRPr="00657B41">
        <w:rPr>
          <w:rFonts w:eastAsiaTheme="minorHAnsi"/>
        </w:rPr>
        <w:t>As we have shown earlier, based on the work of Wilhelm Schmidt’s twelve-volume Der Ursprung der Gottesidee (The Origin of the Idea of God), monotheism was universal among prehistoric peoples in their first stages just as it remains the default position of microreligions to this day, indicating, as Father Schmidt himself asserted, the lost presence of a world-wide universal Prophecy among prehistoric humanity. Based on Father Schmidt and related work, polytheism is a later development, which is often brought about for political reasons when one culture or ethnic group conquers and incorporates another. As the Ancient Greeks would insightfully say: “One tribe, one religion.” When, however, tribes--especially in the form of emerging states--conquer others, they often incorporate their Creator gods, who were the sole deity before, into new pantheons of former Creator gods, who now take on new functions. We noted that henotheism--worshipping one former Creator god at a time--is often an outgrowth of such developments and is found in many polytheistic communities. In addition to this, such syncretic development of religion often involves apotheosis in the making of men and women into gods as well as animals and other natural objects and beings.</w:t>
      </w:r>
      <w:r>
        <w:rPr>
          <w:rFonts w:eastAsiaTheme="minorHAnsi"/>
        </w:rPr>
        <w:t xml:space="preserve"> </w:t>
      </w:r>
      <w:r>
        <w:rPr>
          <w:rFonts w:eastAsiaTheme="minorHAnsi"/>
          <w:b/>
          <w:bCs/>
        </w:rPr>
        <w:t>V13</w:t>
      </w:r>
    </w:p>
    <w:p w14:paraId="15647C56" w14:textId="77777777" w:rsidR="00657B41" w:rsidRPr="00657B41" w:rsidRDefault="00657B41" w:rsidP="00657B41">
      <w:pPr>
        <w:rPr>
          <w:rFonts w:eastAsiaTheme="minorHAnsi"/>
        </w:rPr>
      </w:pPr>
    </w:p>
    <w:p w14:paraId="5C7E2926" w14:textId="77777777" w:rsidR="000D7AC4" w:rsidRDefault="000D7AC4" w:rsidP="000F47D3">
      <w:pPr>
        <w:ind w:left="1440"/>
        <w:rPr>
          <w:rFonts w:eastAsiaTheme="minorHAnsi"/>
        </w:rPr>
      </w:pPr>
    </w:p>
    <w:p w14:paraId="0B6CE067" w14:textId="0CCC7EA9" w:rsidR="000D7AC4" w:rsidRDefault="000D7AC4" w:rsidP="00E616ED">
      <w:pPr>
        <w:pStyle w:val="ListParagraph"/>
        <w:numPr>
          <w:ilvl w:val="0"/>
          <w:numId w:val="39"/>
        </w:numPr>
        <w:rPr>
          <w:rFonts w:eastAsiaTheme="minorHAnsi"/>
          <w:b/>
          <w:bCs/>
          <w:i/>
          <w:iCs/>
        </w:rPr>
      </w:pPr>
      <w:r>
        <w:rPr>
          <w:rFonts w:eastAsiaTheme="minorHAnsi"/>
          <w:b/>
          <w:bCs/>
          <w:i/>
          <w:iCs/>
        </w:rPr>
        <w:t xml:space="preserve">Taken from </w:t>
      </w:r>
      <w:r w:rsidR="001A757F">
        <w:rPr>
          <w:rFonts w:eastAsiaTheme="minorHAnsi"/>
          <w:b/>
          <w:bCs/>
          <w:i/>
          <w:iCs/>
        </w:rPr>
        <w:t xml:space="preserve">Volume 8: </w:t>
      </w:r>
    </w:p>
    <w:p w14:paraId="2AB1C12E" w14:textId="77777777" w:rsidR="001A757F" w:rsidRDefault="001A757F" w:rsidP="00E616ED">
      <w:pPr>
        <w:pStyle w:val="ListParagraph"/>
        <w:numPr>
          <w:ilvl w:val="1"/>
          <w:numId w:val="39"/>
        </w:numPr>
        <w:rPr>
          <w:rFonts w:eastAsiaTheme="minorHAnsi"/>
        </w:rPr>
      </w:pPr>
      <w:r w:rsidRPr="001A757F">
        <w:rPr>
          <w:rFonts w:eastAsiaTheme="minorHAnsi"/>
        </w:rPr>
        <w:t>Wilhelm Schmidt</w:t>
      </w:r>
    </w:p>
    <w:p w14:paraId="4E586575" w14:textId="3F6A3B76" w:rsidR="00071A8D" w:rsidRPr="001A757F" w:rsidRDefault="00071A8D" w:rsidP="00E616ED">
      <w:pPr>
        <w:pStyle w:val="ListParagraph"/>
        <w:numPr>
          <w:ilvl w:val="2"/>
          <w:numId w:val="39"/>
        </w:numPr>
        <w:rPr>
          <w:rFonts w:eastAsiaTheme="minorHAnsi"/>
        </w:rPr>
      </w:pPr>
      <w:r w:rsidRPr="00071A8D">
        <w:rPr>
          <w:rFonts w:eastAsiaTheme="minorHAnsi"/>
        </w:rPr>
        <w:t xml:space="preserve">Wilhelm Schmidt (d. 1373/1954) was a noted German-Austrian anthropologist, ethnographer, linguist, and Catholic priest of the thirteenth/nineteenth and fourteenth/twentieth centuries. He founded the international journal Anthropus on anthropology and linguistics. He is best known for his monumental twelve-volume masterwork Der Ursprung der Gottesidee (The Origin of the Idea of God). In this exhaustive empirical study, Schmidt showed conclusively—in refutation of the evolutionary anthropologists who contended that “primitive religion” was animist—that all primitive or “micro-peoples” acknowledge the one eternal God and call upon Him with beautiful names that indicate the perfection of His Deity. Animism and polytheism originate later and in societies that are socially and politically more complex. The micro-religions also universally acknowledge belief the immortality of the human Soul.  </w:t>
      </w:r>
    </w:p>
    <w:p w14:paraId="004CC96C" w14:textId="77777777" w:rsidR="001A757F" w:rsidRPr="001A757F" w:rsidRDefault="001A757F" w:rsidP="00E616ED">
      <w:pPr>
        <w:pStyle w:val="ListParagraph"/>
        <w:numPr>
          <w:ilvl w:val="1"/>
          <w:numId w:val="39"/>
        </w:numPr>
        <w:rPr>
          <w:rFonts w:eastAsiaTheme="minorHAnsi"/>
        </w:rPr>
      </w:pPr>
      <w:r w:rsidRPr="001A757F">
        <w:rPr>
          <w:rFonts w:eastAsiaTheme="minorHAnsi"/>
        </w:rPr>
        <w:t>Arnold Toynbee gives a uniquely positive evaluation of prehistoric Man. One of his principal proofs is the research of Wilhelm Schmidt, whose twelve-volume Der Ursprung der Gottesidee (The Origin of the Idea of God), which we will discuss later in Volume Three, fully documents and establishes the fact that the Micro-Religions of so-called “Primitive Peoples”—or more correctly Micro-Peoples, since they live in isolated kinship groups located around the world—are not “Animistic” but essentially Monotheistic. In this regard, Schmidt demonstrated consistently that the Micro-Peoples of the earth universally acknowledge belief in the one God and the immortality of the soul. Based in part on his work, then, Toynbee asserts that Human Beings during the Old Stone Age were actually more “Spiritually advanced” and Humane than those of the New Stone Age, for whom material advance had diverted their energies from the successful Spiritual channels they had formerly mastered in the Old and Middle Stone Ages into material directions, bringing about “regress-in-progress,” that is, Spiritual regression in conjunction with their powerful material advancement.</w:t>
      </w:r>
    </w:p>
    <w:p w14:paraId="1CD7E132" w14:textId="77777777" w:rsidR="001A757F" w:rsidRPr="001A757F" w:rsidRDefault="001A757F" w:rsidP="001A757F">
      <w:pPr>
        <w:pStyle w:val="ListParagraph"/>
        <w:ind w:left="1554"/>
        <w:rPr>
          <w:rFonts w:eastAsiaTheme="minorHAnsi"/>
        </w:rPr>
      </w:pPr>
    </w:p>
    <w:p w14:paraId="20E6EE0B" w14:textId="77777777" w:rsidR="001A757F" w:rsidRPr="001A757F" w:rsidRDefault="001A757F" w:rsidP="00E616ED">
      <w:pPr>
        <w:pStyle w:val="ListParagraph"/>
        <w:numPr>
          <w:ilvl w:val="1"/>
          <w:numId w:val="39"/>
        </w:numPr>
        <w:rPr>
          <w:rFonts w:eastAsiaTheme="minorHAnsi"/>
        </w:rPr>
      </w:pPr>
      <w:r w:rsidRPr="001A757F">
        <w:rPr>
          <w:rFonts w:eastAsiaTheme="minorHAnsi"/>
        </w:rPr>
        <w:t>Divine Triads and Trinities are common in the history of Pagan idolatries and polytheistic religions, and they constitute one of their pervasive hallmarks. As Wilhelm Schmidt has demonstrated and as we will discuss in greater depth in Volume Three, primordial Monotheism in one form or another is typical of so-called “primitive” or micro-peoples. As Schmidt also indicates, however, pantheons, trinities, and the like are a later development and are generally the result of military and political developments that group peoples together who had been independent before. Consequently, their gods and goddesses are also fused into new families of gods. Divine Triads and Trinities were common among the various idolatries and polytheistic religions of the past and constitute one of their universal hallmarks. Although such Trinities are fundamentally polytheistic, it is clear that many of them, such as the Hindu Trinity—as can be seen below—attempt to account for the Oneness of Divinity as attested in primordial human and Prophetic religion.</w:t>
      </w:r>
    </w:p>
    <w:p w14:paraId="5646EAAB" w14:textId="77777777" w:rsidR="001A757F" w:rsidRPr="001A757F" w:rsidRDefault="001A757F" w:rsidP="001A757F">
      <w:pPr>
        <w:pStyle w:val="ListParagraph"/>
        <w:ind w:left="1554"/>
        <w:rPr>
          <w:rFonts w:eastAsiaTheme="minorHAnsi"/>
        </w:rPr>
      </w:pPr>
    </w:p>
    <w:p w14:paraId="79A597AE" w14:textId="77777777" w:rsidR="001A757F" w:rsidRPr="001A757F" w:rsidRDefault="001A757F" w:rsidP="00E616ED">
      <w:pPr>
        <w:pStyle w:val="ListParagraph"/>
        <w:numPr>
          <w:ilvl w:val="1"/>
          <w:numId w:val="39"/>
        </w:numPr>
        <w:rPr>
          <w:rFonts w:eastAsiaTheme="minorHAnsi"/>
        </w:rPr>
      </w:pPr>
      <w:r w:rsidRPr="001A757F">
        <w:rPr>
          <w:rFonts w:eastAsiaTheme="minorHAnsi"/>
        </w:rPr>
        <w:t xml:space="preserve">Toynbee defined idolatry as “an intellectually and morally purblind worship of the part instead of the whole, of the creature instead of the Creator, of Time instead of Eternity.” He held that man is prone to abandon the worship of God for the worship of some work of God which man has newly discovered or newly mastered. Schmidt shows the relation between material achievement and forms of idolatry in societies that had moved beyond the “backward” worshippers of the Supreme Being. Toynbee: these are the principle directions Schmidt has pointed to: “In the rank jungle-growth of idolatry we can distinguish two main types.” Toynbee: “When man begins to gain control over his non-human environment, he takes to worshipping fellow creatures that he has harnessed for his own immediate service, especially for supplying himself with food.” The hunter’s worship of his game breeds totemism; the husbandman’s worship of his crop breeds the religion of the heniautos daimon .” As man gains in knowledge, he begins to worship more remote, pervasive and abstract forces of nature which appear to him to exercise an ultimate control over the creatures that can be directly harnessed to man’s service….” “These idolatrous cults of cosmic forces are intellectually sophisticated versions of a primitive idolatrous worship of particular non-human creatures.” </w:t>
      </w:r>
    </w:p>
    <w:p w14:paraId="60B8EE30" w14:textId="7A456EE3" w:rsidR="001A757F" w:rsidRPr="001A757F" w:rsidRDefault="001A757F" w:rsidP="001A757F">
      <w:pPr>
        <w:pStyle w:val="ListParagraph"/>
        <w:ind w:left="1554"/>
        <w:rPr>
          <w:rFonts w:eastAsiaTheme="minorHAnsi"/>
        </w:rPr>
      </w:pPr>
    </w:p>
    <w:p w14:paraId="31968A92" w14:textId="77777777" w:rsidR="001A757F" w:rsidRPr="001A757F" w:rsidRDefault="001A757F" w:rsidP="00E616ED">
      <w:pPr>
        <w:pStyle w:val="ListParagraph"/>
        <w:numPr>
          <w:ilvl w:val="1"/>
          <w:numId w:val="39"/>
        </w:numPr>
        <w:rPr>
          <w:rFonts w:eastAsiaTheme="minorHAnsi"/>
        </w:rPr>
      </w:pPr>
      <w:r w:rsidRPr="001A757F">
        <w:rPr>
          <w:rFonts w:eastAsiaTheme="minorHAnsi"/>
        </w:rPr>
        <w:t xml:space="preserve">Toynbee continues that, ultimately, a more sinister idol arises—man’s corporate self-worship—that is, his worship of the collective organization of human activities through his mobilization of his science and technology to subject the material universe. The original style of man’s corporate self-worship is parochial: the personification of his tribe (Athena, Fortuna Praenestina ) and the genii of his household (Lares ). The ultimate is oecumenical: a mundane human savior with a sword-god incarnate of a universal state. These two types of idolatry that are spiritual by-products of man’s mundane success both… “put man out of communion with the One True God. They divert his devotion from the Creator to the creature and screen the beatific vision behind an idolized creation. Toynbee warns that history to date has often shown that “the demoralizing spiritual effect of this idolatry is man’s Achilles’ Heel.” If man’s progress in technology, science, and social organization accounted for the genesis and growth of civilizations, his concurrent spiritual infirmity have accounted for their breakdown and disintegration….” </w:t>
      </w:r>
    </w:p>
    <w:p w14:paraId="774EC26D" w14:textId="77777777" w:rsidR="001A757F" w:rsidRPr="001A757F" w:rsidRDefault="001A757F" w:rsidP="00E616ED">
      <w:pPr>
        <w:pStyle w:val="ListParagraph"/>
        <w:numPr>
          <w:ilvl w:val="1"/>
          <w:numId w:val="39"/>
        </w:numPr>
        <w:rPr>
          <w:rFonts w:eastAsiaTheme="minorHAnsi"/>
        </w:rPr>
      </w:pPr>
    </w:p>
    <w:p w14:paraId="2385C310" w14:textId="77777777" w:rsidR="001A757F" w:rsidRPr="001A757F" w:rsidRDefault="001A757F" w:rsidP="00E616ED">
      <w:pPr>
        <w:pStyle w:val="ListParagraph"/>
        <w:numPr>
          <w:ilvl w:val="1"/>
          <w:numId w:val="39"/>
        </w:numPr>
        <w:rPr>
          <w:rFonts w:eastAsiaTheme="minorHAnsi"/>
        </w:rPr>
      </w:pPr>
      <w:r w:rsidRPr="001A757F">
        <w:rPr>
          <w:rFonts w:eastAsiaTheme="minorHAnsi"/>
        </w:rPr>
        <w:t xml:space="preserve">For Schmidt, polytheism is almost exclusively a product of so-called superior civilizations. He is referring to that type of polytheism that produces pantheons of beings on an equal footing with the One. </w:t>
      </w:r>
    </w:p>
    <w:p w14:paraId="5D991334" w14:textId="77777777" w:rsidR="001A757F" w:rsidRPr="001A757F" w:rsidRDefault="001A757F" w:rsidP="00E616ED">
      <w:pPr>
        <w:pStyle w:val="ListParagraph"/>
        <w:numPr>
          <w:ilvl w:val="1"/>
          <w:numId w:val="39"/>
        </w:numPr>
        <w:rPr>
          <w:rFonts w:eastAsiaTheme="minorHAnsi"/>
        </w:rPr>
      </w:pPr>
      <w:r w:rsidRPr="001A757F">
        <w:rPr>
          <w:rFonts w:eastAsiaTheme="minorHAnsi"/>
        </w:rPr>
        <w:t>LOOK AT SCHMIDT ON THE ORIGIN OF RELIGIONS. HE ORIGIN AND GROWTH OF RELIGION.</w:t>
      </w:r>
    </w:p>
    <w:p w14:paraId="54829C4A" w14:textId="77777777" w:rsidR="001A757F" w:rsidRPr="001A757F" w:rsidRDefault="001A757F" w:rsidP="001A757F">
      <w:pPr>
        <w:pStyle w:val="ListParagraph"/>
        <w:ind w:left="1554"/>
        <w:rPr>
          <w:rFonts w:eastAsiaTheme="minorHAnsi"/>
        </w:rPr>
      </w:pPr>
    </w:p>
    <w:p w14:paraId="31B29A07" w14:textId="77777777" w:rsidR="001A757F" w:rsidRPr="001A757F" w:rsidRDefault="001A757F" w:rsidP="00E616ED">
      <w:pPr>
        <w:pStyle w:val="ListParagraph"/>
        <w:numPr>
          <w:ilvl w:val="1"/>
          <w:numId w:val="39"/>
        </w:numPr>
        <w:rPr>
          <w:rFonts w:eastAsiaTheme="minorHAnsi"/>
        </w:rPr>
      </w:pPr>
      <w:r w:rsidRPr="001A757F">
        <w:rPr>
          <w:rFonts w:eastAsiaTheme="minorHAnsi"/>
        </w:rPr>
        <w:t>Micro-Peoples' Have a Distribution that Goes ARound the Globe and Is Highly Isolated</w:t>
      </w:r>
    </w:p>
    <w:p w14:paraId="2BCBBB89" w14:textId="77777777" w:rsidR="001A757F" w:rsidRPr="001A757F" w:rsidRDefault="001A757F" w:rsidP="00E616ED">
      <w:pPr>
        <w:pStyle w:val="ListParagraph"/>
        <w:numPr>
          <w:ilvl w:val="2"/>
          <w:numId w:val="39"/>
        </w:numPr>
        <w:rPr>
          <w:rFonts w:eastAsiaTheme="minorHAnsi"/>
        </w:rPr>
      </w:pPr>
      <w:r w:rsidRPr="001A757F">
        <w:rPr>
          <w:rFonts w:eastAsiaTheme="minorHAnsi"/>
        </w:rPr>
        <w:t xml:space="preserve">Wilhelm Schmidt correctly asserts: “No later culture can boast of a distribution which encircles the whole earth so completely…”. They show us belief in a Supreme Being, and it is manifest that such a belief is an essential property of these most ancient human cultures, which must have been deeply and strongly rooted in at the very dawn of time before the individual groups had separated from one another.” </w:t>
      </w:r>
    </w:p>
    <w:p w14:paraId="41E64B10" w14:textId="77777777" w:rsidR="001A757F" w:rsidRPr="001A757F" w:rsidRDefault="001A757F" w:rsidP="00E616ED">
      <w:pPr>
        <w:pStyle w:val="ListParagraph"/>
        <w:numPr>
          <w:ilvl w:val="1"/>
          <w:numId w:val="39"/>
        </w:numPr>
        <w:rPr>
          <w:rFonts w:eastAsiaTheme="minorHAnsi"/>
        </w:rPr>
      </w:pPr>
      <w:r w:rsidRPr="001A757F">
        <w:rPr>
          <w:rFonts w:eastAsiaTheme="minorHAnsi"/>
        </w:rPr>
        <w:tab/>
      </w:r>
    </w:p>
    <w:p w14:paraId="3ADA8BEA" w14:textId="77777777" w:rsidR="001A757F" w:rsidRPr="001A757F" w:rsidRDefault="001A757F" w:rsidP="00E616ED">
      <w:pPr>
        <w:pStyle w:val="ListParagraph"/>
        <w:numPr>
          <w:ilvl w:val="1"/>
          <w:numId w:val="39"/>
        </w:numPr>
        <w:rPr>
          <w:rFonts w:eastAsiaTheme="minorHAnsi"/>
        </w:rPr>
      </w:pPr>
      <w:r w:rsidRPr="001A757F">
        <w:rPr>
          <w:rFonts w:eastAsiaTheme="minorHAnsi"/>
        </w:rPr>
        <w:t>Toynbee felt it was impossible in the twentieth century to discover a primitive society that entirely escaped the influence of some civilization or another: “We may confidently affirm that there is no such thing to be seen in the world to-day as a society in the pristine state in which all societies were living before the first of the civilizations emerged.” “The societies that we now describe as primitive can only be called so by courtesy…. There has been an all-pervasive influence of civilization over the last six thousand years.” Wilhelm Schmidt, whose work has been mentioned earlier, also acknowledges that primitive peoples are open to certain outside influences as well as internal developments. Matriarchy, for example, is among the most harmful of influences on primordial monotheism in his view, and the “common genealogical forefather” (Stammvater) is also often confused with the Supreme Being.   </w:t>
      </w:r>
    </w:p>
    <w:p w14:paraId="6D366772" w14:textId="77777777" w:rsidR="001A757F" w:rsidRPr="001A757F" w:rsidRDefault="001A757F" w:rsidP="00E616ED">
      <w:pPr>
        <w:pStyle w:val="ListParagraph"/>
        <w:numPr>
          <w:ilvl w:val="1"/>
          <w:numId w:val="39"/>
        </w:numPr>
        <w:rPr>
          <w:rFonts w:eastAsiaTheme="minorHAnsi"/>
        </w:rPr>
      </w:pPr>
      <w:r w:rsidRPr="001A757F">
        <w:rPr>
          <w:rFonts w:eastAsiaTheme="minorHAnsi"/>
        </w:rPr>
        <w:t xml:space="preserve">Despite this, however, the similarities they show to each other must be taken as representing something very basic and ancient in human beings. </w:t>
      </w:r>
    </w:p>
    <w:p w14:paraId="5B2B7FA4" w14:textId="30DAA949" w:rsidR="001A757F" w:rsidRPr="001A757F" w:rsidRDefault="001A757F" w:rsidP="001A757F">
      <w:pPr>
        <w:ind w:left="1194"/>
        <w:rPr>
          <w:rFonts w:eastAsiaTheme="minorHAnsi"/>
        </w:rPr>
      </w:pPr>
    </w:p>
    <w:p w14:paraId="2ECCA0C1" w14:textId="77777777" w:rsidR="001A757F" w:rsidRPr="001A757F" w:rsidRDefault="001A757F" w:rsidP="00E616ED">
      <w:pPr>
        <w:pStyle w:val="ListParagraph"/>
        <w:numPr>
          <w:ilvl w:val="1"/>
          <w:numId w:val="39"/>
        </w:numPr>
        <w:rPr>
          <w:rFonts w:eastAsiaTheme="minorHAnsi"/>
        </w:rPr>
      </w:pPr>
      <w:r w:rsidRPr="001A757F">
        <w:rPr>
          <w:rFonts w:eastAsiaTheme="minorHAnsi"/>
        </w:rPr>
        <w:t xml:space="preserve">Toynbee held, nevertheless, that evidence to date shows remarkable uniformity in the practices and beliefs of these least sophisticated societies and that this distinctive common element is spiritually higher than the religion of other uncivilized societies which are their superiors in technical and social organization. These peoples were so isolated from each other that, if they had once been physically in contact, it must have been thousands or hundreds of thousands of years ago. Thus, they did not borrow from each other directly. </w:t>
      </w:r>
    </w:p>
    <w:p w14:paraId="7B3FCE59" w14:textId="77777777" w:rsidR="001A757F" w:rsidRPr="001A757F" w:rsidRDefault="001A757F" w:rsidP="00E616ED">
      <w:pPr>
        <w:pStyle w:val="ListParagraph"/>
        <w:numPr>
          <w:ilvl w:val="1"/>
          <w:numId w:val="39"/>
        </w:numPr>
        <w:rPr>
          <w:rFonts w:eastAsiaTheme="minorHAnsi"/>
        </w:rPr>
      </w:pPr>
      <w:r w:rsidRPr="001A757F">
        <w:rPr>
          <w:rFonts w:eastAsiaTheme="minorHAnsi"/>
        </w:rPr>
        <w:t xml:space="preserve">1.     They might have come under the wave of some cultural influence from one or more civilizations, which had reached and affected them all alike at dates subsequent to their dispersion. </w:t>
      </w:r>
    </w:p>
    <w:p w14:paraId="6C2CF1F7" w14:textId="41E6D777" w:rsidR="001A757F" w:rsidRPr="001A757F" w:rsidRDefault="001A757F" w:rsidP="00E616ED">
      <w:pPr>
        <w:pStyle w:val="ListParagraph"/>
        <w:numPr>
          <w:ilvl w:val="1"/>
          <w:numId w:val="39"/>
        </w:numPr>
        <w:rPr>
          <w:rFonts w:eastAsiaTheme="minorHAnsi"/>
        </w:rPr>
      </w:pPr>
      <w:r w:rsidRPr="001A757F">
        <w:rPr>
          <w:rFonts w:eastAsiaTheme="minorHAnsi"/>
        </w:rPr>
        <w:t xml:space="preserve">2.     Or they shared some primitive cultural heritage once common to all mankind, which each of these unsophisticated societies “had sluggishly or simple-mindedly retained for itself after is more enterprising neighbors had discarded it.” </w:t>
      </w:r>
    </w:p>
    <w:p w14:paraId="4B59D713" w14:textId="77777777" w:rsidR="001A757F" w:rsidRPr="001A757F" w:rsidRDefault="001A757F" w:rsidP="00E616ED">
      <w:pPr>
        <w:pStyle w:val="ListParagraph"/>
        <w:numPr>
          <w:ilvl w:val="0"/>
          <w:numId w:val="39"/>
        </w:numPr>
        <w:rPr>
          <w:rFonts w:eastAsiaTheme="minorHAnsi"/>
        </w:rPr>
      </w:pPr>
    </w:p>
    <w:p w14:paraId="134B895E" w14:textId="2BFDB325" w:rsidR="001A757F" w:rsidRPr="001A757F" w:rsidRDefault="001A757F" w:rsidP="00E616ED">
      <w:pPr>
        <w:pStyle w:val="ListParagraph"/>
        <w:numPr>
          <w:ilvl w:val="1"/>
          <w:numId w:val="39"/>
        </w:numPr>
        <w:rPr>
          <w:rFonts w:eastAsiaTheme="minorHAnsi"/>
        </w:rPr>
      </w:pPr>
      <w:r w:rsidRPr="001A757F">
        <w:rPr>
          <w:rFonts w:eastAsiaTheme="minorHAnsi"/>
        </w:rPr>
        <w:t>Toynbee Attests to the Ancient Nature of Micro-Religions</w:t>
      </w:r>
    </w:p>
    <w:p w14:paraId="53E19F8F" w14:textId="77777777" w:rsidR="001A757F" w:rsidRPr="001A757F" w:rsidRDefault="001A757F" w:rsidP="00E616ED">
      <w:pPr>
        <w:pStyle w:val="ListParagraph"/>
        <w:numPr>
          <w:ilvl w:val="2"/>
          <w:numId w:val="39"/>
        </w:numPr>
        <w:rPr>
          <w:rFonts w:eastAsiaTheme="minorHAnsi"/>
        </w:rPr>
      </w:pPr>
      <w:r w:rsidRPr="001A757F">
        <w:rPr>
          <w:rFonts w:eastAsiaTheme="minorHAnsi"/>
        </w:rPr>
        <w:t xml:space="preserve">Toynbee holds that our present-day evidence shows remarkable uniformity in the practices and beliefs of these least sophisticated societies and that this distinctive common element is spiritually higher than the religion of other uncivilized societies which are their superiors in technical and social organization. These peoples were so isolated from each other that, if they had once been physically in contact, it must have been thousands or hundreds of thousands of years ago. Thus, they did not borrow from each other directly. They might have come under the wave of some cultural influence from one or more civilizations, which had reached and affected them all alike at dates subsequent to their dispersion. </w:t>
      </w:r>
    </w:p>
    <w:p w14:paraId="11B30493" w14:textId="77777777" w:rsidR="001A757F" w:rsidRPr="001A757F" w:rsidRDefault="001A757F" w:rsidP="001A757F">
      <w:pPr>
        <w:ind w:left="1194"/>
        <w:rPr>
          <w:rFonts w:eastAsiaTheme="minorHAnsi"/>
        </w:rPr>
      </w:pPr>
    </w:p>
    <w:p w14:paraId="1BC323CB" w14:textId="77777777" w:rsidR="001A757F" w:rsidRPr="001A757F" w:rsidRDefault="001A757F" w:rsidP="00E616ED">
      <w:pPr>
        <w:pStyle w:val="ListParagraph"/>
        <w:numPr>
          <w:ilvl w:val="1"/>
          <w:numId w:val="39"/>
        </w:numPr>
        <w:rPr>
          <w:rFonts w:eastAsiaTheme="minorHAnsi"/>
        </w:rPr>
      </w:pPr>
      <w:r w:rsidRPr="001A757F">
        <w:rPr>
          <w:rFonts w:eastAsiaTheme="minorHAnsi"/>
        </w:rPr>
        <w:t>Toynbee's Notion of the Spiritual Decline of Neolithic Man: Its Bearing on Schmidt's Research</w:t>
      </w:r>
    </w:p>
    <w:p w14:paraId="2840D28D" w14:textId="77777777" w:rsidR="001A757F" w:rsidRPr="001A757F" w:rsidRDefault="001A757F" w:rsidP="00E616ED">
      <w:pPr>
        <w:pStyle w:val="ListParagraph"/>
        <w:numPr>
          <w:ilvl w:val="2"/>
          <w:numId w:val="39"/>
        </w:numPr>
        <w:rPr>
          <w:rFonts w:eastAsiaTheme="minorHAnsi"/>
        </w:rPr>
      </w:pPr>
      <w:r w:rsidRPr="001A757F">
        <w:rPr>
          <w:rFonts w:eastAsiaTheme="minorHAnsi"/>
        </w:rPr>
        <w:t xml:space="preserve">Toynbee interpreted the archaeological record as showing a great difference between paleolithic man, who expressed himself aesthetically in visual art and neglected his rudimentary tools, and aesthetically insensitive Neolithic man who produced a crop of revolutionary technological inventions which were epoch making in their day and probably unsurpassed until today. He contends that archaeology bears out that Neolithic technical revolution was associated with religious regression. This presumption seems to be born out if we accept Schmidts’s evidence as a valid indication of the belief-systems of original primitive man. Neolithic man developed crass paganism as he forged ahead in quest of wealth and power. Toynbee’s theory that advances in technical and social organization are often coupled with spiritual and religious decline fits modern Western society and its absurd notions about material evolution and its simplistic notions about causation and God. </w:t>
      </w:r>
    </w:p>
    <w:p w14:paraId="59DA40B7" w14:textId="77777777" w:rsidR="001A757F" w:rsidRPr="001A757F" w:rsidRDefault="001A757F" w:rsidP="001A757F">
      <w:pPr>
        <w:pStyle w:val="ListParagraph"/>
        <w:ind w:left="1554"/>
        <w:rPr>
          <w:rFonts w:eastAsiaTheme="minorHAnsi"/>
        </w:rPr>
      </w:pPr>
    </w:p>
    <w:p w14:paraId="24F18FFD" w14:textId="77777777" w:rsidR="001A757F" w:rsidRPr="001A757F" w:rsidRDefault="001A757F" w:rsidP="00E616ED">
      <w:pPr>
        <w:pStyle w:val="ListParagraph"/>
        <w:numPr>
          <w:ilvl w:val="1"/>
          <w:numId w:val="39"/>
        </w:numPr>
        <w:rPr>
          <w:rFonts w:eastAsiaTheme="minorHAnsi"/>
        </w:rPr>
      </w:pPr>
      <w:r w:rsidRPr="001A757F">
        <w:rPr>
          <w:rFonts w:eastAsiaTheme="minorHAnsi"/>
        </w:rPr>
        <w:t xml:space="preserve">Andrew Lang first referred to the belief of primitive peoples in a Superior Being in his book The Making of Religion in 1898. Schmidt Wilhelm Schmidt’s 12 volume work appeared between 1912 and 1955. </w:t>
      </w:r>
    </w:p>
    <w:p w14:paraId="27725F9D" w14:textId="77777777" w:rsidR="001A757F" w:rsidRPr="001A757F" w:rsidRDefault="001A757F" w:rsidP="00E616ED">
      <w:pPr>
        <w:pStyle w:val="ListParagraph"/>
        <w:numPr>
          <w:ilvl w:val="1"/>
          <w:numId w:val="39"/>
        </w:numPr>
        <w:rPr>
          <w:rFonts w:eastAsiaTheme="minorHAnsi"/>
        </w:rPr>
      </w:pPr>
      <w:r w:rsidRPr="001A757F">
        <w:rPr>
          <w:rFonts w:eastAsiaTheme="minorHAnsi"/>
        </w:rPr>
        <w:t>These two works opened up the field of discussion and led to intense scholarly debate and conflict.</w:t>
      </w:r>
    </w:p>
    <w:p w14:paraId="622D98C7" w14:textId="198F3F0C" w:rsidR="001A757F" w:rsidRPr="001A757F" w:rsidRDefault="001A757F" w:rsidP="001A757F">
      <w:pPr>
        <w:rPr>
          <w:rFonts w:eastAsiaTheme="minorHAnsi"/>
        </w:rPr>
      </w:pPr>
      <w:r w:rsidRPr="001A757F">
        <w:rPr>
          <w:rFonts w:eastAsiaTheme="minorHAnsi"/>
        </w:rPr>
        <w:t xml:space="preserve"> </w:t>
      </w:r>
    </w:p>
    <w:p w14:paraId="0A4AE928" w14:textId="77777777" w:rsidR="001A757F" w:rsidRPr="001A757F" w:rsidRDefault="001A757F" w:rsidP="00E616ED">
      <w:pPr>
        <w:pStyle w:val="ListParagraph"/>
        <w:numPr>
          <w:ilvl w:val="1"/>
          <w:numId w:val="39"/>
        </w:numPr>
        <w:rPr>
          <w:rFonts w:eastAsiaTheme="minorHAnsi"/>
        </w:rPr>
      </w:pPr>
      <w:r w:rsidRPr="001A757F">
        <w:rPr>
          <w:rFonts w:eastAsiaTheme="minorHAnsi"/>
        </w:rPr>
        <w:t xml:space="preserve">Just as there is a Highest Being, so also is there an evil being, a representative and advocate of evil. He is almost always associated, not with the heavens as the Great Being, but with the underworld. Here he may occupy various stratums from the highest to the lowest </w:t>
      </w:r>
    </w:p>
    <w:p w14:paraId="76DF555B" w14:textId="77777777" w:rsidR="001A757F" w:rsidRPr="001A757F" w:rsidRDefault="001A757F" w:rsidP="001A757F">
      <w:pPr>
        <w:pStyle w:val="ListParagraph"/>
        <w:ind w:left="1554"/>
        <w:rPr>
          <w:rFonts w:eastAsiaTheme="minorHAnsi"/>
        </w:rPr>
      </w:pPr>
    </w:p>
    <w:p w14:paraId="71BF57D5" w14:textId="77777777" w:rsidR="001A757F" w:rsidRPr="001A757F" w:rsidRDefault="001A757F" w:rsidP="00E616ED">
      <w:pPr>
        <w:pStyle w:val="ListParagraph"/>
        <w:numPr>
          <w:ilvl w:val="1"/>
          <w:numId w:val="39"/>
        </w:numPr>
        <w:rPr>
          <w:rFonts w:eastAsiaTheme="minorHAnsi"/>
        </w:rPr>
      </w:pPr>
      <w:r w:rsidRPr="001A757F">
        <w:rPr>
          <w:rFonts w:eastAsiaTheme="minorHAnsi"/>
        </w:rPr>
        <w:t xml:space="preserve">The great twentieth century anthropologist, Wilhelm Schmidt (1868-1954), established this fact beyond doubt in his monumental 12-volume life’s work Der Ursprung der Gottesidee (The Origin of the Idea of God ). Schmidt showed conclusively—in refutation of the evolutionary anthropologists Lubbock [ define Lubbock ] and Tylor, who contend that primitive religion is animist—that all primitive peoples acknowledge the one eternal God and call upon Him with beautiful names that indicate the perfection of His deity. Animism and polytheism originate later and in societies that are socially and politically more complex. These microreligions, those of so-called “primitive” peoples, acknowledge belief in God and the immortality of the human soul. </w:t>
      </w:r>
    </w:p>
    <w:p w14:paraId="54996A2F" w14:textId="77777777" w:rsidR="001A757F" w:rsidRPr="001A757F" w:rsidRDefault="001A757F" w:rsidP="001A757F">
      <w:pPr>
        <w:pStyle w:val="ListParagraph"/>
        <w:rPr>
          <w:rFonts w:eastAsiaTheme="minorHAnsi"/>
        </w:rPr>
      </w:pPr>
    </w:p>
    <w:p w14:paraId="70DA7C3E" w14:textId="637A9BFE" w:rsidR="001A757F" w:rsidRPr="001A757F" w:rsidRDefault="001A757F" w:rsidP="001A757F">
      <w:pPr>
        <w:pStyle w:val="ListParagraph"/>
        <w:ind w:left="834"/>
        <w:rPr>
          <w:rFonts w:eastAsiaTheme="minorHAnsi"/>
        </w:rPr>
      </w:pPr>
      <w:r w:rsidRPr="001A757F">
        <w:rPr>
          <w:rFonts w:eastAsiaTheme="minorHAnsi"/>
        </w:rPr>
        <w:t xml:space="preserve"> </w:t>
      </w:r>
    </w:p>
    <w:p w14:paraId="2A9A9A41" w14:textId="77777777" w:rsidR="001A757F" w:rsidRPr="001A757F" w:rsidRDefault="001A757F" w:rsidP="00E616ED">
      <w:pPr>
        <w:pStyle w:val="ListParagraph"/>
        <w:numPr>
          <w:ilvl w:val="1"/>
          <w:numId w:val="39"/>
        </w:numPr>
        <w:rPr>
          <w:rFonts w:eastAsiaTheme="minorHAnsi"/>
        </w:rPr>
      </w:pPr>
      <w:r w:rsidRPr="001A757F">
        <w:rPr>
          <w:rFonts w:eastAsiaTheme="minorHAnsi"/>
        </w:rPr>
        <w:t xml:space="preserve">Toynbee speaks of the “master’s hand” of Father Schmidt.  </w:t>
      </w:r>
    </w:p>
    <w:p w14:paraId="48DDA3CE" w14:textId="77777777" w:rsidR="001A757F" w:rsidRPr="001A757F" w:rsidRDefault="001A757F" w:rsidP="00E616ED">
      <w:pPr>
        <w:pStyle w:val="ListParagraph"/>
        <w:numPr>
          <w:ilvl w:val="2"/>
          <w:numId w:val="39"/>
        </w:numPr>
        <w:rPr>
          <w:rFonts w:eastAsiaTheme="minorHAnsi"/>
        </w:rPr>
      </w:pPr>
      <w:r w:rsidRPr="001A757F">
        <w:rPr>
          <w:rFonts w:eastAsiaTheme="minorHAnsi"/>
        </w:rPr>
        <w:t xml:space="preserve">Micro-religions are the religions of so-called “primitive” peoples, acknowledge belief in God and the immortality of the human soul. The great twentieth-century anthropologist, Wilhelm Schmidt (1868-1954), established this fact beyond doubt in his monumental 12-volume life’s work Der Ursprung der Gottesidee (The Origin of the Idea of God). Schmidt showed conclusively—in refutation of the evolutionary anthropologists Lubbock and Tylor, who contend that primitive religion is animist—that all primitive peoples acknowledge the one eternal God and call upon Him with beautiful names that indicate the perfection of His deity. Animism and polytheism originate later and in societies that are socially and politically more complex. </w:t>
      </w:r>
    </w:p>
    <w:p w14:paraId="79E1F43E" w14:textId="77777777" w:rsidR="001A757F" w:rsidRPr="001A757F" w:rsidRDefault="001A757F" w:rsidP="00E616ED">
      <w:pPr>
        <w:pStyle w:val="ListParagraph"/>
        <w:numPr>
          <w:ilvl w:val="1"/>
          <w:numId w:val="39"/>
        </w:numPr>
        <w:rPr>
          <w:rFonts w:eastAsiaTheme="minorHAnsi"/>
        </w:rPr>
      </w:pPr>
    </w:p>
    <w:p w14:paraId="6C63E9A1" w14:textId="79F8D6DD" w:rsidR="001A757F" w:rsidRPr="001A757F" w:rsidRDefault="001A757F" w:rsidP="00E616ED">
      <w:pPr>
        <w:pStyle w:val="ListParagraph"/>
        <w:numPr>
          <w:ilvl w:val="1"/>
          <w:numId w:val="39"/>
        </w:numPr>
        <w:rPr>
          <w:rFonts w:eastAsiaTheme="minorHAnsi"/>
        </w:rPr>
      </w:pPr>
      <w:r w:rsidRPr="001A757F">
        <w:rPr>
          <w:rFonts w:eastAsiaTheme="minorHAnsi"/>
        </w:rPr>
        <w:t>Schmidt: The Greatness of Micro-Peoples and Primitive Man</w:t>
      </w:r>
    </w:p>
    <w:p w14:paraId="5006B01C" w14:textId="77777777" w:rsidR="001A757F" w:rsidRPr="001A757F" w:rsidRDefault="001A757F" w:rsidP="00E616ED">
      <w:pPr>
        <w:pStyle w:val="ListParagraph"/>
        <w:numPr>
          <w:ilvl w:val="2"/>
          <w:numId w:val="39"/>
        </w:numPr>
        <w:rPr>
          <w:rFonts w:eastAsiaTheme="minorHAnsi"/>
        </w:rPr>
      </w:pPr>
      <w:r w:rsidRPr="001A757F">
        <w:rPr>
          <w:rFonts w:eastAsiaTheme="minorHAnsi"/>
        </w:rPr>
        <w:t xml:space="preserve">Schmidt states: “Primeval man was far from being [a] sluggish dreamer…standing in stupid astonishment and fright at the world that was so new to him. The pre-historic tools and weapons and those of the ethnologically oldest peoples of to-day are alone enough to show that he was a vigorous and daring man of action… He grasped the conception of cause and effect, and then adopted that to the relationship of means to end. His means, to effect the ends he desired, were his tools, which he invented and used. Now all this sufficed to lead him to a real religion, to the recognition of a supreme Personal Being; for he was able to apply these same mental powers to the contemplation of the universe as a whole.” </w:t>
      </w:r>
    </w:p>
    <w:p w14:paraId="2B9F0E4C" w14:textId="77777777" w:rsidR="001A757F" w:rsidRPr="001A757F" w:rsidRDefault="001A757F" w:rsidP="001A757F">
      <w:pPr>
        <w:pStyle w:val="ListParagraph"/>
        <w:ind w:left="1554"/>
        <w:rPr>
          <w:rFonts w:eastAsiaTheme="minorHAnsi"/>
        </w:rPr>
      </w:pPr>
    </w:p>
    <w:p w14:paraId="26108F8E" w14:textId="144EB624" w:rsidR="001A757F" w:rsidRPr="001A757F" w:rsidRDefault="001A757F" w:rsidP="00E616ED">
      <w:pPr>
        <w:pStyle w:val="ListParagraph"/>
        <w:numPr>
          <w:ilvl w:val="1"/>
          <w:numId w:val="39"/>
        </w:numPr>
        <w:rPr>
          <w:rFonts w:eastAsiaTheme="minorHAnsi"/>
          <w:u w:val="single"/>
        </w:rPr>
      </w:pPr>
      <w:r w:rsidRPr="001A757F">
        <w:rPr>
          <w:rFonts w:eastAsiaTheme="minorHAnsi"/>
          <w:u w:val="single"/>
        </w:rPr>
        <w:t>Objections to Schmidt</w:t>
      </w:r>
    </w:p>
    <w:p w14:paraId="645FF122" w14:textId="77777777" w:rsidR="001A757F" w:rsidRPr="001A757F" w:rsidRDefault="001A757F" w:rsidP="00E616ED">
      <w:pPr>
        <w:pStyle w:val="ListParagraph"/>
        <w:numPr>
          <w:ilvl w:val="2"/>
          <w:numId w:val="39"/>
        </w:numPr>
        <w:rPr>
          <w:rFonts w:eastAsiaTheme="minorHAnsi"/>
        </w:rPr>
      </w:pPr>
      <w:r w:rsidRPr="001A757F">
        <w:rPr>
          <w:rFonts w:eastAsiaTheme="minorHAnsi"/>
        </w:rPr>
        <w:t xml:space="preserve">Primitive belief in supreme beings is widespread and clearly is not the result of the influence of “high cultures” upon them. </w:t>
      </w:r>
    </w:p>
    <w:p w14:paraId="4FB2882E" w14:textId="77777777" w:rsidR="001A757F" w:rsidRPr="001A757F" w:rsidRDefault="001A757F" w:rsidP="001A757F">
      <w:pPr>
        <w:pStyle w:val="ListParagraph"/>
        <w:ind w:left="1554"/>
        <w:rPr>
          <w:rFonts w:eastAsiaTheme="minorHAnsi"/>
        </w:rPr>
      </w:pPr>
    </w:p>
    <w:p w14:paraId="0F1F3CF5" w14:textId="7836E889" w:rsidR="001A757F" w:rsidRPr="001A757F" w:rsidRDefault="001A757F" w:rsidP="00E616ED">
      <w:pPr>
        <w:pStyle w:val="ListParagraph"/>
        <w:numPr>
          <w:ilvl w:val="1"/>
          <w:numId w:val="39"/>
        </w:numPr>
        <w:rPr>
          <w:rFonts w:eastAsiaTheme="minorHAnsi"/>
        </w:rPr>
      </w:pPr>
      <w:r w:rsidRPr="001A757F">
        <w:rPr>
          <w:rFonts w:eastAsiaTheme="minorHAnsi"/>
        </w:rPr>
        <w:t>The Greatness of Schmidt's Work</w:t>
      </w:r>
    </w:p>
    <w:p w14:paraId="3C723A3A" w14:textId="77777777" w:rsidR="001A757F" w:rsidRPr="001A757F" w:rsidRDefault="001A757F" w:rsidP="00E616ED">
      <w:pPr>
        <w:pStyle w:val="ListParagraph"/>
        <w:numPr>
          <w:ilvl w:val="1"/>
          <w:numId w:val="39"/>
        </w:numPr>
        <w:rPr>
          <w:rFonts w:eastAsiaTheme="minorHAnsi"/>
        </w:rPr>
      </w:pPr>
      <w:r w:rsidRPr="001A757F">
        <w:rPr>
          <w:rFonts w:eastAsiaTheme="minorHAnsi"/>
        </w:rPr>
        <w:t xml:space="preserve">Zwicker, Das Höchste Wesen, p. 20: </w:t>
      </w:r>
    </w:p>
    <w:p w14:paraId="053097E5" w14:textId="56FA9777" w:rsidR="001A757F" w:rsidRPr="001A757F" w:rsidRDefault="001A757F" w:rsidP="00E616ED">
      <w:pPr>
        <w:pStyle w:val="ListParagraph"/>
        <w:numPr>
          <w:ilvl w:val="2"/>
          <w:numId w:val="39"/>
        </w:numPr>
        <w:rPr>
          <w:rFonts w:eastAsiaTheme="minorHAnsi"/>
        </w:rPr>
      </w:pPr>
      <w:r w:rsidRPr="001A757F">
        <w:rPr>
          <w:rFonts w:eastAsiaTheme="minorHAnsi"/>
        </w:rPr>
        <w:t xml:space="preserve">Because this belief in the supreme being is spread so vastly among primitive peoples—there can be no question that it is an ancient human belief. Moreover, departures from this belief are neither as uniform or as wide spread among primitive peoples—thus, they must be less ancient. </w:t>
      </w:r>
    </w:p>
    <w:p w14:paraId="343FD0FB" w14:textId="7D984E23" w:rsidR="001A757F" w:rsidRPr="001A757F" w:rsidRDefault="001A757F" w:rsidP="001A757F">
      <w:pPr>
        <w:pStyle w:val="ListParagraph"/>
        <w:ind w:left="1554"/>
        <w:rPr>
          <w:rFonts w:eastAsiaTheme="minorHAnsi"/>
        </w:rPr>
      </w:pPr>
    </w:p>
    <w:p w14:paraId="0F410E25" w14:textId="05F75C30" w:rsidR="001A757F" w:rsidRPr="001A757F" w:rsidRDefault="001A757F" w:rsidP="00E616ED">
      <w:pPr>
        <w:pStyle w:val="ListParagraph"/>
        <w:numPr>
          <w:ilvl w:val="1"/>
          <w:numId w:val="39"/>
        </w:numPr>
        <w:rPr>
          <w:rFonts w:eastAsiaTheme="minorHAnsi"/>
        </w:rPr>
      </w:pPr>
      <w:r w:rsidRPr="001A757F">
        <w:rPr>
          <w:rFonts w:eastAsiaTheme="minorHAnsi"/>
        </w:rPr>
        <w:t xml:space="preserve"> Those who insist on rejecting Father Schmidt’s views in their generality and entirety ought, nevertheless, acknowledge the worth of the vast numbers of reports that he has gathered and upon which he based his theories. </w:t>
      </w:r>
    </w:p>
    <w:p w14:paraId="4DC85691" w14:textId="6A38C633" w:rsidR="001A757F" w:rsidRPr="001A757F" w:rsidRDefault="001A757F" w:rsidP="001A757F">
      <w:pPr>
        <w:pStyle w:val="ListParagraph"/>
        <w:ind w:left="1554"/>
        <w:rPr>
          <w:rFonts w:eastAsiaTheme="minorHAnsi"/>
        </w:rPr>
      </w:pPr>
    </w:p>
    <w:p w14:paraId="19ADCA33" w14:textId="77777777" w:rsidR="001A757F" w:rsidRPr="001A757F" w:rsidRDefault="001A757F" w:rsidP="00E616ED">
      <w:pPr>
        <w:pStyle w:val="ListParagraph"/>
        <w:numPr>
          <w:ilvl w:val="1"/>
          <w:numId w:val="39"/>
        </w:numPr>
        <w:rPr>
          <w:rFonts w:eastAsiaTheme="minorHAnsi"/>
        </w:rPr>
      </w:pPr>
      <w:r w:rsidRPr="001A757F">
        <w:rPr>
          <w:rFonts w:eastAsiaTheme="minorHAnsi"/>
        </w:rPr>
        <w:t xml:space="preserve">Here again the question of the PARADIGM arises. Although Schmidt does have methodological weaknesses, the major problem that scholars have with him, I believe, is the fact that he has destroyed their paradigms about the nature of human belief in God. </w:t>
      </w:r>
    </w:p>
    <w:p w14:paraId="3B32D1FB" w14:textId="1E958C6C" w:rsidR="001A757F" w:rsidRPr="001A757F" w:rsidRDefault="001A757F" w:rsidP="001A757F">
      <w:pPr>
        <w:pStyle w:val="ListParagraph"/>
        <w:ind w:left="1554"/>
        <w:rPr>
          <w:rFonts w:eastAsiaTheme="minorHAnsi"/>
        </w:rPr>
      </w:pPr>
    </w:p>
    <w:p w14:paraId="27AE60A7" w14:textId="77777777" w:rsidR="001A757F" w:rsidRDefault="001A757F" w:rsidP="00E616ED">
      <w:pPr>
        <w:pStyle w:val="ListParagraph"/>
        <w:numPr>
          <w:ilvl w:val="1"/>
          <w:numId w:val="39"/>
        </w:numPr>
        <w:rPr>
          <w:rFonts w:eastAsiaTheme="minorHAnsi"/>
        </w:rPr>
      </w:pPr>
      <w:r w:rsidRPr="001A757F">
        <w:rPr>
          <w:rFonts w:eastAsiaTheme="minorHAnsi"/>
        </w:rPr>
        <w:t xml:space="preserve">It may also be valid to note that Father Schmidt’s approach is quite different to Lyell’s and Darwin’s in that he draws his conclusions explicitly and does not understate them. Lyell and Darwin were careful not to do this, apparently with the belief that changing the Paradigm required subtlety and required letting the readers do it for themselves by empowering them to make the logical conclusions without doing it oneself. </w:t>
      </w:r>
    </w:p>
    <w:p w14:paraId="4A6E91A3" w14:textId="77777777" w:rsidR="00375924" w:rsidRPr="00375924" w:rsidRDefault="00375924" w:rsidP="00375924">
      <w:pPr>
        <w:pStyle w:val="ListParagraph"/>
        <w:rPr>
          <w:rFonts w:eastAsiaTheme="minorHAnsi"/>
        </w:rPr>
      </w:pPr>
    </w:p>
    <w:p w14:paraId="74BE7A81" w14:textId="48264190" w:rsidR="00375924" w:rsidRPr="001A757F" w:rsidRDefault="00375924" w:rsidP="00E616ED">
      <w:pPr>
        <w:pStyle w:val="ListParagraph"/>
        <w:numPr>
          <w:ilvl w:val="0"/>
          <w:numId w:val="39"/>
        </w:numPr>
        <w:rPr>
          <w:rFonts w:eastAsiaTheme="minorHAnsi"/>
        </w:rPr>
      </w:pPr>
      <w:r w:rsidRPr="00375924">
        <w:rPr>
          <w:rFonts w:eastAsiaTheme="minorHAnsi"/>
        </w:rPr>
        <w:t>“Micro-religions” are the religions of “micro-peoples,” that is, relatively small and isolated communities whose cultural organization is based on kinship relations. Use of the word “primitive” for such groups is a false paradigm derived from ideological Darwinism. As Nora Chadwick [Nora Kershaw Chadwick (d. 1972) was a highly accomplished and decorated English Medievalist who specialized in the Ancient Celts ] warns us, all so-called primitive cultures, which anthropologists study today are contemporaneous with us. Thus, we must never assume facilely that they are “living replicas” of truly primitive or early man. She asserts in Poetry and Prophecy (1943) that we must “abandon the assumption that the culture of the most backward communities of the present day bear any relationship to that of truly ‘primitive’ or early man.” We have no access to “first man,” “primitive man,” in the chronological sense. She does agree that these cultures possess a spiritual treasure of great price and states: “…the farther back we can carry our researches, the higher the culture becomes and the more the immediate sources of these cultures tend to converge.” Those who travel to visit micro-peoples use standard means of transportation, not time machines [Henri Bergson seems to be in general agreement with this basic insight of Nora Chadwick. He says in Les deux sources de la morale et de la religion (1932): “Is Primitive Humanity accurately mirrored in the “primitives” who are under our observation today? That seems improbable…”. “It must not be forgotten that the primitives of today or yesterday have lived through just as many centuries as we have, and that they have thus had plenty of time to exaggerate--or exacerbate--whatever irrational elements there may have been in primitive tendencies… Everything is subject to change .”].</w:t>
      </w:r>
      <w:r w:rsidR="00A430E8">
        <w:rPr>
          <w:rFonts w:eastAsiaTheme="minorHAnsi"/>
        </w:rPr>
        <w:t xml:space="preserve"> </w:t>
      </w:r>
      <w:r w:rsidR="00A430E8">
        <w:rPr>
          <w:rFonts w:eastAsiaTheme="minorHAnsi"/>
          <w:b/>
          <w:bCs/>
        </w:rPr>
        <w:t xml:space="preserve">Volume 10 </w:t>
      </w:r>
    </w:p>
    <w:p w14:paraId="1C0E999A" w14:textId="77777777" w:rsidR="00FD1A33" w:rsidRPr="001A757F" w:rsidRDefault="00FD1A33" w:rsidP="00FD1A33">
      <w:pPr>
        <w:ind w:right="1080"/>
        <w:rPr>
          <w:rFonts w:eastAsiaTheme="minorHAnsi"/>
        </w:rPr>
      </w:pPr>
    </w:p>
    <w:p w14:paraId="772759B8" w14:textId="77777777" w:rsidR="00FD1A33" w:rsidRPr="00956D28" w:rsidRDefault="00FD1A33" w:rsidP="00E616ED">
      <w:pPr>
        <w:pStyle w:val="Heading4"/>
        <w:numPr>
          <w:ilvl w:val="1"/>
          <w:numId w:val="3"/>
        </w:numPr>
        <w:rPr>
          <w:rFonts w:asciiTheme="majorBidi" w:hAnsiTheme="majorBidi"/>
          <w:b/>
          <w:bCs/>
          <w:color w:val="C00000"/>
          <w:sz w:val="28"/>
          <w:szCs w:val="28"/>
        </w:rPr>
      </w:pPr>
      <w:r>
        <w:rPr>
          <w:rFonts w:asciiTheme="majorBidi" w:eastAsiaTheme="minorEastAsia" w:hAnsiTheme="majorBidi"/>
          <w:b/>
          <w:bCs/>
          <w:color w:val="C00000"/>
          <w:sz w:val="28"/>
          <w:szCs w:val="28"/>
        </w:rPr>
        <w:t xml:space="preserve"> </w:t>
      </w:r>
      <w:r w:rsidRPr="00956D28">
        <w:rPr>
          <w:rFonts w:asciiTheme="majorBidi" w:eastAsiaTheme="minorEastAsia" w:hAnsiTheme="majorBidi"/>
          <w:b/>
          <w:bCs/>
          <w:color w:val="C00000"/>
          <w:sz w:val="28"/>
          <w:szCs w:val="28"/>
        </w:rPr>
        <w:t>Monarchian Unitarian Christians of Ancient Antioch</w:t>
      </w:r>
    </w:p>
    <w:p w14:paraId="3BA9F190" w14:textId="77777777" w:rsidR="00FD1A33" w:rsidRPr="000339D6" w:rsidRDefault="0A910C68" w:rsidP="00FD1A33">
      <w:pPr>
        <w:ind w:left="1080" w:right="1080"/>
        <w:rPr>
          <w:rFonts w:eastAsiaTheme="minorHAnsi"/>
          <w:i/>
          <w:iCs/>
        </w:rPr>
      </w:pPr>
      <w:r w:rsidRPr="19736EA0">
        <w:rPr>
          <w:rFonts w:eastAsiaTheme="minorEastAsia"/>
          <w:i/>
          <w:iCs/>
        </w:rPr>
        <w:t>The Monarchian Unitarian</w:t>
      </w:r>
      <w:r w:rsidR="00FD1A33" w:rsidRPr="19736EA0">
        <w:rPr>
          <w:rStyle w:val="FootnoteReference"/>
          <w:rFonts w:asciiTheme="majorBidi" w:eastAsiaTheme="minorEastAsia" w:hAnsiTheme="majorBidi" w:cstheme="majorBidi"/>
          <w:i/>
          <w:iCs/>
          <w:color w:val="000000"/>
        </w:rPr>
        <w:footnoteReference w:id="142"/>
      </w:r>
      <w:r w:rsidRPr="19736EA0">
        <w:rPr>
          <w:rFonts w:eastAsiaTheme="minorEastAsia"/>
          <w:i/>
          <w:iCs/>
        </w:rPr>
        <w:t xml:space="preserve"> Christians of ancient Antioch. Unitarian Monarchian</w:t>
      </w:r>
      <w:r w:rsidR="00FD1A33" w:rsidRPr="19736EA0">
        <w:rPr>
          <w:rStyle w:val="FootnoteReference"/>
          <w:rFonts w:asciiTheme="majorBidi" w:eastAsiaTheme="minorEastAsia" w:hAnsiTheme="majorBidi" w:cstheme="majorBidi"/>
          <w:i/>
          <w:iCs/>
          <w:color w:val="000000"/>
        </w:rPr>
        <w:footnoteReference w:id="143"/>
      </w:r>
      <w:r w:rsidRPr="19736EA0">
        <w:rPr>
          <w:rFonts w:eastAsiaTheme="minorEastAsia"/>
          <w:i/>
          <w:iCs/>
        </w:rPr>
        <w:t xml:space="preserve"> the ancient School of Antioch,</w:t>
      </w:r>
      <w:r w:rsidR="00FD1A33" w:rsidRPr="19736EA0">
        <w:rPr>
          <w:rStyle w:val="FootnoteReference"/>
          <w:rFonts w:asciiTheme="majorBidi" w:eastAsiaTheme="minorEastAsia" w:hAnsiTheme="majorBidi" w:cstheme="majorBidi"/>
          <w:i/>
          <w:iCs/>
          <w:color w:val="000000"/>
        </w:rPr>
        <w:footnoteReference w:id="144"/>
      </w:r>
    </w:p>
    <w:p w14:paraId="01A4F59C" w14:textId="77777777" w:rsidR="00FD1A33" w:rsidRPr="00E6241C" w:rsidRDefault="00FD1A33" w:rsidP="00E616ED">
      <w:pPr>
        <w:pStyle w:val="Heading4"/>
        <w:numPr>
          <w:ilvl w:val="1"/>
          <w:numId w:val="3"/>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E6241C">
        <w:rPr>
          <w:rFonts w:asciiTheme="majorBidi" w:eastAsiaTheme="minorHAnsi" w:hAnsiTheme="majorBidi"/>
          <w:b/>
          <w:bCs/>
          <w:color w:val="C00000"/>
          <w:sz w:val="28"/>
          <w:szCs w:val="28"/>
        </w:rPr>
        <w:t>Original Sin</w:t>
      </w:r>
    </w:p>
    <w:p w14:paraId="10AD0562" w14:textId="73BF644D" w:rsidR="00FD1A33" w:rsidRPr="000F47D3" w:rsidRDefault="0A910C68" w:rsidP="000F47D3">
      <w:pPr>
        <w:ind w:left="1080" w:right="2340"/>
        <w:rPr>
          <w:rFonts w:eastAsiaTheme="minorHAnsi"/>
        </w:rPr>
      </w:pPr>
      <w:r w:rsidRPr="62ED6EB9">
        <w:rPr>
          <w:rFonts w:asciiTheme="majorBidi" w:hAnsiTheme="majorBidi" w:cstheme="majorBidi"/>
          <w:color w:val="000000"/>
        </w:rPr>
        <w:t xml:space="preserve">Monk </w:t>
      </w:r>
      <w:r w:rsidRPr="62ED6EB9">
        <w:rPr>
          <w:rFonts w:asciiTheme="majorBidi" w:eastAsiaTheme="minorEastAsia" w:hAnsiTheme="majorBidi" w:cstheme="majorBidi"/>
          <w:b/>
          <w:bCs/>
          <w:color w:val="000000"/>
        </w:rPr>
        <w:t>Pelagius</w:t>
      </w:r>
      <w:r w:rsidR="00FD1A33" w:rsidRPr="62ED6EB9">
        <w:rPr>
          <w:rStyle w:val="FootnoteReference"/>
          <w:rFonts w:asciiTheme="majorBidi" w:eastAsiaTheme="minorEastAsia" w:hAnsiTheme="majorBidi" w:cstheme="majorBidi"/>
          <w:color w:val="000000"/>
        </w:rPr>
        <w:footnoteReference w:id="145"/>
      </w:r>
      <w:r w:rsidRPr="62ED6EB9">
        <w:rPr>
          <w:rFonts w:asciiTheme="majorBidi" w:eastAsiaTheme="minorEastAsia" w:hAnsiTheme="majorBidi" w:cstheme="majorBidi"/>
          <w:color w:val="000000"/>
        </w:rPr>
        <w:t xml:space="preserve"> and </w:t>
      </w:r>
      <w:r w:rsidRPr="00065C41">
        <w:rPr>
          <w:b/>
          <w:bCs/>
        </w:rPr>
        <w:t>the Pelagian Christians</w:t>
      </w:r>
      <w:r w:rsidR="00FD1A33" w:rsidRPr="62ED6EB9">
        <w:rPr>
          <w:rStyle w:val="FootnoteReference"/>
          <w:rFonts w:asciiTheme="majorBidi" w:eastAsiaTheme="minorEastAsia" w:hAnsiTheme="majorBidi" w:cstheme="majorBidi"/>
          <w:color w:val="000000"/>
        </w:rPr>
        <w:footnoteReference w:id="146"/>
      </w:r>
      <w:r w:rsidRPr="00065C41">
        <w:rPr>
          <w:b/>
          <w:bCs/>
        </w:rPr>
        <w:t xml:space="preserve"> </w:t>
      </w:r>
      <w:r w:rsidRPr="00065C41">
        <w:t>who followed him</w:t>
      </w:r>
      <w:r w:rsidRPr="62ED6EB9">
        <w:rPr>
          <w:rFonts w:asciiTheme="majorBidi" w:hAnsiTheme="majorBidi" w:cstheme="majorBidi"/>
          <w:color w:val="000000"/>
        </w:rPr>
        <w:t xml:space="preserve"> </w:t>
      </w:r>
      <w:r w:rsidRPr="00065C41">
        <w:t xml:space="preserve">became known for their opposition to Saint Augustine’s newly espoused Doctrine of </w:t>
      </w:r>
      <w:r w:rsidRPr="00065C41">
        <w:rPr>
          <w:b/>
          <w:bCs/>
        </w:rPr>
        <w:t>Original Sin</w:t>
      </w:r>
      <w:r w:rsidRPr="00065C41">
        <w:t>.</w:t>
      </w:r>
      <w:r w:rsidR="00FD1A33" w:rsidRPr="00065C41">
        <w:rPr>
          <w:rStyle w:val="FootnoteReference"/>
        </w:rPr>
        <w:footnoteReference w:id="147"/>
      </w:r>
    </w:p>
    <w:p w14:paraId="58B44340" w14:textId="77777777" w:rsidR="00FD1A33" w:rsidRPr="002E4E65" w:rsidRDefault="00FD1A33" w:rsidP="00E616ED">
      <w:pPr>
        <w:pStyle w:val="Heading4"/>
        <w:numPr>
          <w:ilvl w:val="1"/>
          <w:numId w:val="3"/>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2E4E65">
        <w:rPr>
          <w:rFonts w:asciiTheme="majorBidi" w:eastAsiaTheme="minorHAnsi" w:hAnsiTheme="majorBidi"/>
          <w:b/>
          <w:bCs/>
          <w:color w:val="C00000"/>
          <w:sz w:val="28"/>
          <w:szCs w:val="28"/>
        </w:rPr>
        <w:t>Pauline, “Gentile,” or “Crucifixionist” Christians</w:t>
      </w:r>
      <w:bookmarkEnd w:id="135"/>
    </w:p>
    <w:p w14:paraId="12BCC0FD" w14:textId="5C9904E9" w:rsidR="00FD1A33" w:rsidRPr="000F47D3" w:rsidRDefault="0A910C68" w:rsidP="000F47D3">
      <w:pPr>
        <w:autoSpaceDE w:val="0"/>
        <w:autoSpaceDN w:val="0"/>
        <w:adjustRightInd w:val="0"/>
        <w:ind w:left="1080" w:right="2160"/>
        <w:rPr>
          <w:rFonts w:asciiTheme="majorBidi" w:eastAsiaTheme="minorEastAsia" w:hAnsiTheme="majorBidi" w:cstheme="majorBidi"/>
          <w:color w:val="000000"/>
        </w:rPr>
      </w:pPr>
      <w:r w:rsidRPr="62ED6EB9">
        <w:rPr>
          <w:rFonts w:asciiTheme="majorBidi" w:eastAsiaTheme="minorEastAsia" w:hAnsiTheme="majorBidi" w:cstheme="majorBidi"/>
          <w:color w:val="000000"/>
        </w:rPr>
        <w:t>“</w:t>
      </w:r>
      <w:r w:rsidRPr="62ED6EB9">
        <w:rPr>
          <w:rFonts w:asciiTheme="majorBidi" w:eastAsiaTheme="minorEastAsia" w:hAnsiTheme="majorBidi" w:cstheme="majorBidi"/>
          <w:b/>
          <w:bCs/>
          <w:color w:val="000000"/>
        </w:rPr>
        <w:t>Theological Trinity</w:t>
      </w:r>
      <w:r w:rsidRPr="62ED6EB9">
        <w:rPr>
          <w:rFonts w:asciiTheme="majorBidi" w:eastAsiaTheme="minorEastAsia" w:hAnsiTheme="majorBidi" w:cstheme="majorBidi"/>
          <w:color w:val="000000"/>
        </w:rPr>
        <w:t>.”</w:t>
      </w:r>
      <w:r w:rsidR="00FD1A33" w:rsidRPr="62ED6EB9">
        <w:rPr>
          <w:rStyle w:val="FootnoteReference"/>
          <w:rFonts w:asciiTheme="majorBidi" w:eastAsiaTheme="minorEastAsia" w:hAnsiTheme="majorBidi" w:cstheme="majorBidi"/>
          <w:color w:val="000000"/>
        </w:rPr>
        <w:footnoteReference w:id="148"/>
      </w:r>
      <w:r w:rsidRPr="62ED6EB9">
        <w:rPr>
          <w:rFonts w:asciiTheme="majorBidi" w:eastAsiaTheme="minorEastAsia" w:hAnsiTheme="majorBidi" w:cstheme="majorBidi"/>
          <w:color w:val="000000"/>
        </w:rPr>
        <w:t xml:space="preserve"> The eclipse of the Jerusalem Church and the rise of </w:t>
      </w:r>
      <w:r w:rsidRPr="62ED6EB9">
        <w:rPr>
          <w:rFonts w:asciiTheme="majorBidi" w:eastAsiaTheme="minorEastAsia" w:hAnsiTheme="majorBidi" w:cstheme="majorBidi"/>
          <w:b/>
          <w:bCs/>
          <w:color w:val="000000"/>
        </w:rPr>
        <w:t>Antioch</w:t>
      </w:r>
      <w:r w:rsidRPr="62ED6EB9">
        <w:rPr>
          <w:rFonts w:asciiTheme="majorBidi" w:eastAsiaTheme="minorEastAsia" w:hAnsiTheme="majorBidi" w:cstheme="majorBidi"/>
          <w:color w:val="000000"/>
        </w:rPr>
        <w:t>,</w:t>
      </w:r>
      <w:r w:rsidR="00FD1A33" w:rsidRPr="62ED6EB9">
        <w:rPr>
          <w:rStyle w:val="FootnoteReference"/>
          <w:rFonts w:asciiTheme="majorBidi" w:eastAsiaTheme="minorEastAsia" w:hAnsiTheme="majorBidi" w:cstheme="majorBidi"/>
          <w:color w:val="000000"/>
        </w:rPr>
        <w:footnoteReference w:id="149"/>
      </w:r>
      <w:r w:rsidRPr="62ED6EB9">
        <w:rPr>
          <w:rFonts w:asciiTheme="majorBidi" w:eastAsiaTheme="minorEastAsia" w:hAnsiTheme="majorBidi" w:cstheme="majorBidi"/>
          <w:color w:val="000000"/>
        </w:rPr>
        <w:t xml:space="preserve"> </w:t>
      </w:r>
      <w:r w:rsidRPr="62ED6EB9">
        <w:rPr>
          <w:rFonts w:asciiTheme="majorBidi" w:hAnsiTheme="majorBidi"/>
          <w:b/>
          <w:bCs/>
          <w:color w:val="C00000"/>
          <w:sz w:val="28"/>
          <w:szCs w:val="28"/>
          <w:shd w:val="clear" w:color="auto" w:fill="FFFFFF"/>
        </w:rPr>
        <w:t xml:space="preserve">                </w:t>
      </w:r>
    </w:p>
    <w:p w14:paraId="6E447044" w14:textId="77777777" w:rsidR="00FD1A33" w:rsidRDefault="00FD1A33" w:rsidP="00E616ED">
      <w:pPr>
        <w:pStyle w:val="Heading4"/>
        <w:numPr>
          <w:ilvl w:val="1"/>
          <w:numId w:val="3"/>
        </w:numPr>
        <w:rPr>
          <w:rFonts w:asciiTheme="majorBidi" w:eastAsiaTheme="minorHAnsi" w:hAnsiTheme="majorBidi"/>
          <w:b/>
          <w:bCs/>
          <w:color w:val="C00000"/>
          <w:sz w:val="28"/>
          <w:szCs w:val="28"/>
        </w:rPr>
      </w:pPr>
      <w:bookmarkStart w:id="172" w:name="_Toc188509412"/>
      <w:r>
        <w:rPr>
          <w:rFonts w:asciiTheme="majorBidi" w:eastAsiaTheme="minorHAnsi" w:hAnsiTheme="majorBidi"/>
          <w:b/>
          <w:bCs/>
          <w:color w:val="C00000"/>
          <w:sz w:val="28"/>
          <w:szCs w:val="28"/>
        </w:rPr>
        <w:t xml:space="preserve"> </w:t>
      </w:r>
      <w:r w:rsidRPr="00D227F5">
        <w:rPr>
          <w:rFonts w:asciiTheme="majorBidi" w:eastAsiaTheme="minorHAnsi" w:hAnsiTheme="majorBidi"/>
          <w:b/>
          <w:bCs/>
          <w:color w:val="C00000"/>
          <w:sz w:val="28"/>
          <w:szCs w:val="28"/>
        </w:rPr>
        <w:t>Philo Judaeus of Alexandria &amp; His Influence upon Early Christian Dogma</w:t>
      </w:r>
      <w:bookmarkEnd w:id="172"/>
    </w:p>
    <w:p w14:paraId="0ED220FB" w14:textId="03E9996E" w:rsidR="00CE52C8" w:rsidRPr="00CE52C8" w:rsidRDefault="00CE52C8" w:rsidP="00E616ED">
      <w:pPr>
        <w:pStyle w:val="ListParagraph"/>
        <w:numPr>
          <w:ilvl w:val="0"/>
          <w:numId w:val="39"/>
        </w:numPr>
        <w:rPr>
          <w:rFonts w:eastAsiaTheme="minorHAnsi"/>
        </w:rPr>
      </w:pPr>
      <w:r w:rsidRPr="00CE52C8">
        <w:rPr>
          <w:rFonts w:eastAsiaTheme="minorHAnsi"/>
        </w:rPr>
        <w:t>Philo Judaeus (d. ca. 50 CE) or Philo of Alexandria was a Hellenistic Jewish philosopher of Alexandria in the Roman province of Egypt. Philo wrote eloquently in Greek—the language of Alexandria in his time—and referred to Greek as “our language,” and he may have known Greek better than Hebrew. He sought to harmonize the Jewish scripture of the Torah with Greek philosophy through the use of allegory, although he clearly advocated the literal truth of the Torah as well. Josephus held that Philo was largely inspired by Aristobulus of Alexandria. Philo represented the Jews of Alexandria in a delegation that came to Rome, following civil strife that broke out between the Jews and Greeks of Alexandria. Philo attempted to revise Greek philosophy on the basis of the Hebrew scripture and exercized profound influence upon Christian theology in its first centuries. In light of his impact on early Christian thought, some historians have said: “The history of Christian philosophy began not with a Christian but a Jew,” that is, Philo of Alexandria.</w:t>
      </w:r>
      <w:r>
        <w:rPr>
          <w:rFonts w:eastAsiaTheme="minorHAnsi"/>
        </w:rPr>
        <w:t xml:space="preserve"> </w:t>
      </w:r>
      <w:r>
        <w:rPr>
          <w:rFonts w:eastAsiaTheme="minorHAnsi"/>
          <w:b/>
          <w:bCs/>
        </w:rPr>
        <w:t>Volume 2</w:t>
      </w:r>
    </w:p>
    <w:p w14:paraId="5DFFF55A" w14:textId="424D2B29" w:rsidR="00B7614F" w:rsidRPr="00EE6734" w:rsidRDefault="00B7614F" w:rsidP="00E616ED">
      <w:pPr>
        <w:pStyle w:val="ListParagraph"/>
        <w:numPr>
          <w:ilvl w:val="0"/>
          <w:numId w:val="39"/>
        </w:numPr>
        <w:rPr>
          <w:rFonts w:eastAsiaTheme="minorHAnsi"/>
        </w:rPr>
      </w:pPr>
      <w:r w:rsidRPr="00B7614F">
        <w:rPr>
          <w:rFonts w:eastAsiaTheme="minorHAnsi"/>
        </w:rPr>
        <w:t>Philo Judaeus</w:t>
      </w:r>
      <w:r>
        <w:rPr>
          <w:rFonts w:eastAsiaTheme="minorHAnsi"/>
        </w:rPr>
        <w:t xml:space="preserve"> </w:t>
      </w:r>
      <w:r w:rsidRPr="00B7614F">
        <w:rPr>
          <w:rFonts w:eastAsiaTheme="minorHAnsi"/>
        </w:rPr>
        <w:t>of Alexandria claimed that the Jewish population of his native Alexandria in the Egyptian Delta made up one million, and that was at a time when Jews flourished throughout the Nile Valley.</w:t>
      </w:r>
      <w:r>
        <w:rPr>
          <w:rFonts w:eastAsiaTheme="minorHAnsi"/>
        </w:rPr>
        <w:t xml:space="preserve"> </w:t>
      </w:r>
      <w:r>
        <w:rPr>
          <w:rFonts w:eastAsiaTheme="minorHAnsi"/>
          <w:b/>
          <w:bCs/>
        </w:rPr>
        <w:t>Volume 2</w:t>
      </w:r>
    </w:p>
    <w:p w14:paraId="13B9398D" w14:textId="77777777" w:rsidR="00EE6734" w:rsidRPr="00B7614F" w:rsidRDefault="00EE6734" w:rsidP="00E616ED">
      <w:pPr>
        <w:pStyle w:val="ListParagraph"/>
        <w:numPr>
          <w:ilvl w:val="0"/>
          <w:numId w:val="39"/>
        </w:numPr>
        <w:rPr>
          <w:rFonts w:eastAsiaTheme="minorHAnsi"/>
        </w:rPr>
      </w:pPr>
    </w:p>
    <w:p w14:paraId="63B57066" w14:textId="7B052FB9" w:rsidR="00DE425E" w:rsidRPr="00DE425E" w:rsidRDefault="00DE425E" w:rsidP="00E616ED">
      <w:pPr>
        <w:pStyle w:val="ListParagraph"/>
        <w:numPr>
          <w:ilvl w:val="0"/>
          <w:numId w:val="39"/>
        </w:numPr>
        <w:rPr>
          <w:rFonts w:eastAsiaTheme="minorHAnsi"/>
        </w:rPr>
      </w:pPr>
      <w:r w:rsidRPr="00DE425E">
        <w:rPr>
          <w:rFonts w:eastAsiaTheme="minorHAnsi"/>
        </w:rPr>
        <w:t xml:space="preserve">Philo Judaeus of Alexandria was undoubtedly one of the greatest and most important thinkers in the history of the thought of Late Greco-Roman Antiquity and the Christian Era that followed. He exercised profound influence upon the development of Christianity in its various stages and different tendencies and Schools. Philo lived at the same time as Jesus Christ, although it is not certain that Philo knew him or knew of him, but long before the rise of Philosophical Christianity as distinctively new world religion, he—as a brilliant Alexandrian Jew in the service of Judaism—opened the path of Philosophical interpretation of the Hebrew Scriptures, which later Christian thinkers like Clement of Alexandria[1] and his devoted student Origen of Alexandria[2] would—in their own distinctively different ways— emulate from the third century CE and which would continue onwards in the successive Church Fathers. </w:t>
      </w:r>
      <w:r w:rsidR="00EE6734">
        <w:rPr>
          <w:rFonts w:eastAsiaTheme="minorHAnsi"/>
          <w:b/>
          <w:bCs/>
        </w:rPr>
        <w:t>Volume 2</w:t>
      </w:r>
    </w:p>
    <w:p w14:paraId="42A5DB5C" w14:textId="77777777" w:rsidR="00DE425E" w:rsidRPr="00DE425E" w:rsidRDefault="00DE425E" w:rsidP="00EE6734">
      <w:pPr>
        <w:pStyle w:val="ListParagraph"/>
        <w:ind w:left="834"/>
        <w:rPr>
          <w:rFonts w:eastAsiaTheme="minorHAnsi"/>
        </w:rPr>
      </w:pPr>
    </w:p>
    <w:p w14:paraId="6FDD3E3F" w14:textId="74235576" w:rsidR="00DE425E" w:rsidRPr="00DE425E" w:rsidRDefault="00DE425E" w:rsidP="00E616ED">
      <w:pPr>
        <w:pStyle w:val="ListParagraph"/>
        <w:numPr>
          <w:ilvl w:val="0"/>
          <w:numId w:val="39"/>
        </w:numPr>
        <w:rPr>
          <w:rFonts w:eastAsiaTheme="minorHAnsi"/>
        </w:rPr>
      </w:pPr>
      <w:r w:rsidRPr="00DE425E">
        <w:rPr>
          <w:rFonts w:eastAsiaTheme="minorHAnsi"/>
        </w:rPr>
        <w:t>A new form of Christianity was emerging in the early third century CE during the lifetimes of Clement of Alexandria and his student Origen. It was entirely Hellenistic Greek in manner, culture, and thought. Moreover, by the second half of the third century CE, Christianity had already become a predominant faith in the Roman Empire, especially along the coasts and in the main cities. This fundamental historical shift also required that Christianity be explained in terms consistent with Greek Philosophical thought, and it is the prelude to the great proto-Trinitarian Debates, beginning in the early fourth century CE. In this overall context, Philo’s concept of the Lógos in the framework of Hebrew Scriptural exegesis would prove for them—as it did for him—the most promising path for establishing common ground between the Greek-Latin speaking Roman world, the Bible, and Biblical concepts regarding God’s creation. Thus, as noted above, Henry Chadwick’s tongue-in-cheek observation about Philo—“The history of Christian philosophy began not with a Christian but a Jew”—was not only perfectly accurate, it was also in every sense an understatement, the profundity of which Chadwick himself might not have even fully understood.</w:t>
      </w:r>
      <w:r w:rsidR="00EE6734" w:rsidRPr="00EE6734">
        <w:rPr>
          <w:rFonts w:eastAsiaTheme="minorHAnsi"/>
          <w:b/>
          <w:bCs/>
        </w:rPr>
        <w:t xml:space="preserve"> </w:t>
      </w:r>
      <w:r w:rsidR="00EE6734">
        <w:rPr>
          <w:rFonts w:eastAsiaTheme="minorHAnsi"/>
          <w:b/>
          <w:bCs/>
        </w:rPr>
        <w:t>Volume 2</w:t>
      </w:r>
    </w:p>
    <w:p w14:paraId="15A9F153" w14:textId="77777777" w:rsidR="00DE425E" w:rsidRPr="00DE425E" w:rsidRDefault="00DE425E" w:rsidP="00EE6734">
      <w:pPr>
        <w:pStyle w:val="ListParagraph"/>
        <w:ind w:left="834"/>
        <w:rPr>
          <w:rFonts w:eastAsiaTheme="minorHAnsi"/>
        </w:rPr>
      </w:pPr>
    </w:p>
    <w:p w14:paraId="339BA8FD" w14:textId="546D16C8" w:rsidR="00DE425E" w:rsidRPr="00DE425E" w:rsidRDefault="00DE425E" w:rsidP="00E616ED">
      <w:pPr>
        <w:pStyle w:val="ListParagraph"/>
        <w:numPr>
          <w:ilvl w:val="0"/>
          <w:numId w:val="39"/>
        </w:numPr>
        <w:rPr>
          <w:rFonts w:eastAsiaTheme="minorHAnsi"/>
        </w:rPr>
      </w:pPr>
      <w:r w:rsidRPr="00DE425E">
        <w:rPr>
          <w:rFonts w:eastAsiaTheme="minorHAnsi"/>
        </w:rPr>
        <w:t xml:space="preserve">Historians generally go little further than to categorize Philo as a “Jewish” Hellenistic Philosopher of Alexandria. Only rarely do they pay attention to the actual denomination of Judaism to which Philo belonged. Some, however, have suggested that Philo was probably a Sadducee Jew and almost certainly not a Pharisee. Indeed, as the following discussion hopes to show, Philo probably offers us more insight into the lost Sadducee heritage of the Second Temple than any other known figure in the history of Judaic and Christian thought, with the exception of the Keepers of the Dead Sea Scrolls, who—like Philo were distinctly not Pharisaic—but held beliefs either identical with or similar to those of the ancient “Sadducees” or “Sons of Zadok” (Benē Ṣādôq) in their greatest exemplars and the best generations of the Second Temple in its early period. Although they lived during the last decades of the Second Temple, the Keepers of the Scrolls continued to mourn the destruction of the First Temple, which took place in 586 BCE, although the Second Temple was standing. Their alienation from the Second Temple was because of the venality of the Sadducee Priests of Jerusalem, who in their eyes, had polluted the Temple and removed its sanctity. </w:t>
      </w:r>
      <w:r w:rsidR="00EE6734">
        <w:rPr>
          <w:rFonts w:eastAsiaTheme="minorHAnsi"/>
          <w:b/>
          <w:bCs/>
        </w:rPr>
        <w:t>Volume 2</w:t>
      </w:r>
    </w:p>
    <w:p w14:paraId="75AEAF59" w14:textId="77777777" w:rsidR="00DE425E" w:rsidRPr="00DE425E" w:rsidRDefault="00DE425E" w:rsidP="00EE6734">
      <w:pPr>
        <w:pStyle w:val="ListParagraph"/>
        <w:ind w:left="834"/>
        <w:rPr>
          <w:rFonts w:eastAsiaTheme="minorHAnsi"/>
        </w:rPr>
      </w:pPr>
    </w:p>
    <w:p w14:paraId="4989E770" w14:textId="60A63458" w:rsidR="00DE425E" w:rsidRPr="00DE425E" w:rsidRDefault="00DE425E" w:rsidP="00E616ED">
      <w:pPr>
        <w:pStyle w:val="ListParagraph"/>
        <w:numPr>
          <w:ilvl w:val="0"/>
          <w:numId w:val="39"/>
        </w:numPr>
        <w:rPr>
          <w:rFonts w:eastAsiaTheme="minorHAnsi"/>
        </w:rPr>
      </w:pPr>
      <w:r w:rsidRPr="00DE425E">
        <w:rPr>
          <w:rFonts w:eastAsiaTheme="minorHAnsi"/>
        </w:rPr>
        <w:t>Philo is easily identified as one of the Fathers of Hellenized Christianity in both its Greek-speaking Eastern and Latin-speaking Western forms, but he also exercised thoroughgoing influence on their nemesis, Arius of Alexandria. Long before Arius and the Fathers of later Church Theology, strong parallels and patterns of similarity had somehow already been established between Philo and the language and thought of Saint John and Saint Paul. Saint Paul claimed, of course, to be of Pharisaic background, but his teachings about Jesus Christ—in so far as it corresponds closely to the worldview of Philo Judaeus, as we will see below—appears to be essentially “Sadducee” in nature.</w:t>
      </w:r>
      <w:r w:rsidR="00EE6734" w:rsidRPr="00EE6734">
        <w:rPr>
          <w:rFonts w:eastAsiaTheme="minorHAnsi"/>
          <w:b/>
          <w:bCs/>
        </w:rPr>
        <w:t xml:space="preserve"> </w:t>
      </w:r>
      <w:r w:rsidR="00EE6734">
        <w:rPr>
          <w:rFonts w:eastAsiaTheme="minorHAnsi"/>
          <w:b/>
          <w:bCs/>
        </w:rPr>
        <w:t>Volume 2</w:t>
      </w:r>
    </w:p>
    <w:p w14:paraId="4A808223" w14:textId="77777777" w:rsidR="00DE425E" w:rsidRPr="00DE425E" w:rsidRDefault="00DE425E" w:rsidP="00EE6734">
      <w:pPr>
        <w:pStyle w:val="ListParagraph"/>
        <w:ind w:left="834"/>
        <w:rPr>
          <w:rFonts w:eastAsiaTheme="minorHAnsi"/>
        </w:rPr>
      </w:pPr>
    </w:p>
    <w:p w14:paraId="31B247A7" w14:textId="75D03B47" w:rsidR="00EE6734" w:rsidRPr="00EE6734" w:rsidRDefault="00DE425E" w:rsidP="00E616ED">
      <w:pPr>
        <w:pStyle w:val="ListParagraph"/>
        <w:numPr>
          <w:ilvl w:val="0"/>
          <w:numId w:val="39"/>
        </w:numPr>
        <w:rPr>
          <w:rFonts w:eastAsiaTheme="minorHAnsi"/>
        </w:rPr>
      </w:pPr>
      <w:r w:rsidRPr="00DE425E">
        <w:rPr>
          <w:rFonts w:eastAsiaTheme="minorHAnsi"/>
        </w:rPr>
        <w:t>The Paraclete (Greek: ho Paráklētos, ‘o Παράκλητος) occurs only in the Gospel of Saint John (John, 14:15-31; 15:22-27; 16:1-16) and is a core part of its Message, occurring again as a focal point of intermediation in Saint John’s First Epistle (1 John, 2:1-2). The Paraclete was even more central to the Theology of Philo of Alexandria. As for Saint Paul, Pauline Theology is broad, complex, and not easily put in a nutshell—even Arius of Alexandria in his Monotheistic opposition to proto-Trinitarian developments in the Pauline Church was himself a Pauline Christian. But the Pauline Christ is, for example, spoken of as the Image or Likeness of God (Greek: Eìkôn Theoû, Εἰκών Θεοϋ) (2 Corinthians, 4:4; cf. 2 Corinthians, 3:18; Colossians 1:15), which is identical to the wording of Philo uses for the many meanings that he gives to the Lógos and the High Priest and corresponds with his other Theological conceptions. Similarly, it is the shared Doctrine of Saint John and Saint Paul that all things were created through Christ, which fits Philo’s Lógos-Theology closely and his invocation of the Messianic High Priest Lógos as the fundamental cosmological principle equated with the Image of God (Greek: Eìkôn Theoû, Εἰκών Θεοϋ), although in Philo—and probably in Saint John and Saint Paul also—distinct from God Himself but still an intermediate between God and the world.</w:t>
      </w:r>
      <w:r w:rsidR="00EE6734" w:rsidRPr="00EE6734">
        <w:rPr>
          <w:rFonts w:eastAsiaTheme="minorHAnsi"/>
          <w:b/>
          <w:bCs/>
        </w:rPr>
        <w:t xml:space="preserve"> </w:t>
      </w:r>
      <w:r w:rsidR="00EE6734">
        <w:rPr>
          <w:rFonts w:eastAsiaTheme="minorHAnsi"/>
          <w:b/>
          <w:bCs/>
        </w:rPr>
        <w:t>Volume 2</w:t>
      </w:r>
    </w:p>
    <w:p w14:paraId="23BEA544" w14:textId="77777777" w:rsidR="00EE6734" w:rsidRPr="00EE6734" w:rsidRDefault="00EE6734" w:rsidP="00EE6734">
      <w:pPr>
        <w:rPr>
          <w:rFonts w:eastAsiaTheme="minorHAnsi"/>
        </w:rPr>
      </w:pPr>
    </w:p>
    <w:p w14:paraId="06E0ABDE" w14:textId="5CF5793F" w:rsidR="00EE6734" w:rsidRPr="00EE6734" w:rsidRDefault="00EE6734" w:rsidP="00E616ED">
      <w:pPr>
        <w:pStyle w:val="ListParagraph"/>
        <w:numPr>
          <w:ilvl w:val="0"/>
          <w:numId w:val="39"/>
        </w:numPr>
        <w:rPr>
          <w:rFonts w:eastAsiaTheme="minorHAnsi"/>
        </w:rPr>
      </w:pPr>
      <w:r w:rsidRPr="00EE6734">
        <w:rPr>
          <w:rFonts w:eastAsiaTheme="minorHAnsi"/>
        </w:rPr>
        <w:t>While Philo’s influence upon emerging Christianity was as great as it was subtle, he certainly exercised no similar effect upon the emerging Pharisaic-based Rabbinical Judaism of the early centuries of the Common Era. Philo was neither notable in Pharisaic-Rabbinic eyes, nor were his works worthy of preservation. It was the Pauline Church that preserved the legacy of Philo’s thought for humanity, and not the Pharisaic Rabbis, and the chief reason for this is that Philo was anathema in Rabbinical eyes, and this is because he was not a Pharisee but—as some Church historians have understood—a Second Temple Sadducee. Indeed, if it had not been for the intervention of the Pauline Church, the writings of Philo would probably have been lost from history forever. Yet the proto-Trinitarian and Trinitarian Churches were themselves equally notorious for their systematic suppression and eradication of all “heresies” that did not dovetail with their teachings. Thus, they only made an exception in Philo’s case because they recognized him not just as a kindred spirit but as essentially holding beliefs identical to those they intended to bequeath to the Church, although the names of the chief figures were different. While the Church identified the Christ, Lógos, and High Priest as Jesus Son of Mary, Philo had someone else or others in mind, who certainly would have held the sacred position of being or having been actual High Priests of the Second Temple.</w:t>
      </w:r>
      <w:r w:rsidRPr="00EE6734">
        <w:rPr>
          <w:rFonts w:eastAsiaTheme="minorHAnsi"/>
          <w:b/>
          <w:bCs/>
        </w:rPr>
        <w:t xml:space="preserve"> </w:t>
      </w:r>
      <w:r>
        <w:rPr>
          <w:rFonts w:eastAsiaTheme="minorHAnsi"/>
          <w:b/>
          <w:bCs/>
        </w:rPr>
        <w:t>Volume 2</w:t>
      </w:r>
    </w:p>
    <w:p w14:paraId="742E2309" w14:textId="77777777" w:rsidR="00EE6734" w:rsidRPr="00EE6734" w:rsidRDefault="00EE6734" w:rsidP="00EE6734">
      <w:pPr>
        <w:pStyle w:val="ListParagraph"/>
        <w:ind w:left="834"/>
        <w:rPr>
          <w:rFonts w:eastAsiaTheme="minorHAnsi"/>
        </w:rPr>
      </w:pPr>
    </w:p>
    <w:p w14:paraId="73B319B0" w14:textId="7BCAD622" w:rsidR="00EE6734" w:rsidRPr="00EE6734" w:rsidRDefault="00EE6734" w:rsidP="00E616ED">
      <w:pPr>
        <w:pStyle w:val="ListParagraph"/>
        <w:numPr>
          <w:ilvl w:val="0"/>
          <w:numId w:val="39"/>
        </w:numPr>
        <w:rPr>
          <w:rFonts w:eastAsiaTheme="minorHAnsi"/>
        </w:rPr>
      </w:pPr>
      <w:r w:rsidRPr="00EE6734">
        <w:rPr>
          <w:rFonts w:eastAsiaTheme="minorHAnsi"/>
        </w:rPr>
        <w:t xml:space="preserve">Rabbi Johanan ben Zakkai, who died at the end of the first century CE roughly twenty years after the destruction of the Second Temple, belonged to the generation following that of Jesus Christ and Philo of Alexandria. Rabbi Akiba ben Joseph—who was executed in 135 CE after the failure of Bar Kokhba’s rebellion—and his Rabbinical Jabneh Era colleagues belonged to the generation after Rabbi Johanan, and they were the heirs of his legacy who devoted their lives to elaborating it and expanding upon it. In their eyes, however, the writings of Philo Judaeus of Alexandria must be “hidden away” like dangerous apocrypha (Hebrew: genūzîm) and carefully avoided in any public readings of the Jewish Scriptures or Rabbinical teaching. Like other non-Pharisaical “outside” or “extraneous” books, those who even dared to look upon the written words of Philo—much less read and ponder over them—was an apostate from Judaism, a heretical “denier,” and a “disbeliever” (Hebrew: kôphēr, </w:t>
      </w:r>
      <w:r w:rsidRPr="00EE6734">
        <w:rPr>
          <w:rFonts w:eastAsiaTheme="minorHAnsi"/>
          <w:rtl/>
          <w:lang w:bidi="he-IL"/>
        </w:rPr>
        <w:t>כופר</w:t>
      </w:r>
      <w:r w:rsidRPr="00EE6734">
        <w:rPr>
          <w:rFonts w:eastAsiaTheme="minorHAnsi"/>
        </w:rPr>
        <w:t>; corresponding to the Arabic: kāfir)—a term, as we have seen—which they also applied to the Judaic-Christians, their Hebrew-Aramaic Gospels, and their works, despite the fact that the Jewish Christians were generally averse to the Philosophical tendencies of their cousin Philo and his ethereal Lógos speculations.</w:t>
      </w:r>
      <w:r>
        <w:rPr>
          <w:rFonts w:eastAsiaTheme="minorHAnsi"/>
        </w:rPr>
        <w:t xml:space="preserve"> </w:t>
      </w:r>
      <w:r>
        <w:rPr>
          <w:rFonts w:eastAsiaTheme="minorHAnsi"/>
          <w:b/>
          <w:bCs/>
        </w:rPr>
        <w:t>Volume 2</w:t>
      </w:r>
    </w:p>
    <w:p w14:paraId="38ED5F56" w14:textId="77777777" w:rsidR="00EE6734" w:rsidRPr="00EE6734" w:rsidRDefault="00EE6734" w:rsidP="00EE6734">
      <w:pPr>
        <w:pStyle w:val="ListParagraph"/>
        <w:ind w:left="834"/>
        <w:rPr>
          <w:rFonts w:eastAsiaTheme="minorHAnsi"/>
        </w:rPr>
      </w:pPr>
    </w:p>
    <w:p w14:paraId="558C1C86" w14:textId="19C3995F" w:rsidR="00DE425E" w:rsidRPr="00EE6734" w:rsidRDefault="00EE6734" w:rsidP="00E616ED">
      <w:pPr>
        <w:pStyle w:val="ListParagraph"/>
        <w:numPr>
          <w:ilvl w:val="0"/>
          <w:numId w:val="39"/>
        </w:numPr>
        <w:rPr>
          <w:rFonts w:eastAsiaTheme="minorHAnsi"/>
        </w:rPr>
      </w:pPr>
      <w:r w:rsidRPr="00EE6734">
        <w:rPr>
          <w:rFonts w:eastAsiaTheme="minorHAnsi"/>
        </w:rPr>
        <w:t>Finally—and perhaps most important—it is useful now to recapitulate what we noted above about Philo’s Lógos Doctrine, while conveying important additional details, because of their crucial bearing on the discussion that follows. As we have seen, Philo focused on the Lógos, which he conceived of as the intrinsic capacity of God to be the Creator of a perfectly measured and rationally ordered world. For Philo, the Lógos—while being distinct from God Himself—was the intermediary between God and the world. He was also the principal of Prophetic Revelation. He was—in Philo’s own language—the “Son of God” as well as the “first-born Son of God.” God was the Father of Philo’s Lógos. Although the language here is identical to later Christian terminology, it was polysemic in Philo’s mind—as it was also in the broader Biblical and Rabbinic Traditions. As the metaphor that it was, “Son of God” and “Sons of God” had many different meanings—none of which was understood literally. They were applied at different levels according to the understanding they invoked in context. All such expressions, however, indicated the attribute of supreme goodness and “godliness,” but not literal Divinity. The Biblical expression “Son of God” was applied to Angels. “Sons of God” was applied to the Children of Israel as a people and, by further extension, to all members of humanity. For the Bible Tradition held that Men are “the Sons of the Gods” when evil has been expelled from their hearts. Often, the Biblical expression “Son” or “Sons of God” meant “great Saint.” Similarly, even expressions like the “only begotten son” did not necessarily mean the “literal” biological or material “Son of God.” Here and elsewhere, the Hebrews often used “the only begotten son” as “the beloved son.” The Greek Septuagint, for example, renders “your only son” as “your beloved son,” while an “only begotten son” can also mean in Hebrew and Septuagint Greek usage a “chosen servant.” Nevertheless, there is still no denying that Philo is employing such expressions in a manner remarkably similar to that of the much later proto-Trinitarians and Trinitarians.</w:t>
      </w:r>
      <w:r w:rsidRPr="00EE6734">
        <w:rPr>
          <w:rFonts w:eastAsiaTheme="minorHAnsi"/>
          <w:b/>
          <w:bCs/>
        </w:rPr>
        <w:t xml:space="preserve"> </w:t>
      </w:r>
      <w:r>
        <w:rPr>
          <w:rFonts w:eastAsiaTheme="minorHAnsi"/>
          <w:b/>
          <w:bCs/>
        </w:rPr>
        <w:t>Volume 2</w:t>
      </w:r>
    </w:p>
    <w:p w14:paraId="2D2FAD97" w14:textId="77777777" w:rsidR="00EE6734" w:rsidRPr="00EE6734" w:rsidRDefault="00EE6734" w:rsidP="00EE6734">
      <w:pPr>
        <w:rPr>
          <w:rFonts w:eastAsiaTheme="minorHAnsi"/>
        </w:rPr>
      </w:pPr>
    </w:p>
    <w:p w14:paraId="540ED87C" w14:textId="67AB3FC8" w:rsidR="00EE6734" w:rsidRPr="00EE6734" w:rsidRDefault="00EE6734" w:rsidP="00E616ED">
      <w:pPr>
        <w:pStyle w:val="ListParagraph"/>
        <w:numPr>
          <w:ilvl w:val="0"/>
          <w:numId w:val="39"/>
        </w:numPr>
        <w:rPr>
          <w:rFonts w:eastAsiaTheme="minorHAnsi"/>
        </w:rPr>
      </w:pPr>
      <w:r w:rsidRPr="00EE6734">
        <w:rPr>
          <w:rFonts w:eastAsiaTheme="minorHAnsi"/>
        </w:rPr>
        <w:t xml:space="preserve">Similarly, the Lógos for Philo was the first of the Angels. At the same time, the Lógos was also Man himself, the immediate Image or Likeness of God (Greek: Eíkón Theoû, Εἰκών Θεοϋ). The Lógos-Man was prototypical Man, in whose Image all other human beings were created. Philo asserted that the Lógos dwells with God in the presence of His Throne as His Vicegerent. Thus, the Lógos is the eldest Son of God, and “Wisdom” is His Mother. Sometimes, Philo identifies the the Lógos with “Wisdom” directly. As an intermediary, the Lógos represents the world before God. He also represents the world as the High Priest, the Paraclete (Greek: ho Paráklētos, ‘o Παράκλητος)—a term that Philo focuses upon and uses repeatedly, and the Great Intercessor. The Lógos is the Hebrew Shekhînāh (Indwelling or immanent Glory of God) (cf. Arabic: Sakīna, “Serenity,” especially of a Spiritual nature) that gives perfect Peace. But the Lógos is also the Darkness and Shadow of God, since the creature—like creation itself—half conceals and half reveals the Creator. </w:t>
      </w:r>
      <w:r>
        <w:rPr>
          <w:rFonts w:eastAsiaTheme="minorHAnsi"/>
          <w:b/>
          <w:bCs/>
        </w:rPr>
        <w:t>Volume 2</w:t>
      </w:r>
    </w:p>
    <w:p w14:paraId="5893FFFC" w14:textId="77777777" w:rsidR="00EE6734" w:rsidRPr="00EE6734" w:rsidRDefault="00EE6734" w:rsidP="00EE6734">
      <w:pPr>
        <w:pStyle w:val="ListParagraph"/>
        <w:ind w:left="834"/>
        <w:rPr>
          <w:rFonts w:eastAsiaTheme="minorHAnsi"/>
        </w:rPr>
      </w:pPr>
    </w:p>
    <w:p w14:paraId="17180F73" w14:textId="3E9C54F8" w:rsidR="00EE6734" w:rsidRPr="00B7614F" w:rsidRDefault="00EE6734" w:rsidP="00E616ED">
      <w:pPr>
        <w:pStyle w:val="ListParagraph"/>
        <w:numPr>
          <w:ilvl w:val="0"/>
          <w:numId w:val="39"/>
        </w:numPr>
        <w:rPr>
          <w:rFonts w:eastAsiaTheme="minorHAnsi"/>
        </w:rPr>
      </w:pPr>
      <w:r w:rsidRPr="00EE6734">
        <w:rPr>
          <w:rFonts w:eastAsiaTheme="minorHAnsi"/>
        </w:rPr>
        <w:t>Philo establishes a strong fundamental link between the Lógos and the Messiah (Hebrew, Meshîaḥ; Arabic, Masīḥ), which occurs repeatedly in Philo’s writings. For Philo and Traditional Jews, the Messiah is “the Son of Man.” For Philo as for the Keepers of the Dead Sea Scrolls, the Messiah is the High Priest, who in Mosaic Tradition was both “an anointed one” (Messiah in Hebrew and Arabic conveys the meaning of “anointed”)—all Temple Priests had to be “anointed” (see Exodus, 29:7; 40:12-15; Leviticus, 8:12)—and he was also the chief Intercessor. Philo also calls the Messiah by the honorific of “the Son of God,” which also occurs in the Old Testament, see, Psalms, 2:7 and 2 Samuel 7:14. For Philo, the King Messiah was both a “Divine superhuman appearance” and a man of war, that is, a “Warrior Messiah,” which as we will emphasize below was a matter of consensus in the pre-Christian Biblical, Hebrew, and Rabbinic conception of the Messiah.</w:t>
      </w:r>
      <w:r w:rsidRPr="00EE6734">
        <w:rPr>
          <w:rFonts w:eastAsiaTheme="minorHAnsi"/>
          <w:b/>
          <w:bCs/>
        </w:rPr>
        <w:t xml:space="preserve"> </w:t>
      </w:r>
      <w:r>
        <w:rPr>
          <w:rFonts w:eastAsiaTheme="minorHAnsi"/>
          <w:b/>
          <w:bCs/>
        </w:rPr>
        <w:t>Volume 2</w:t>
      </w:r>
    </w:p>
    <w:p w14:paraId="5293D00C" w14:textId="77777777" w:rsidR="00FD1A33" w:rsidRDefault="00FD1A33" w:rsidP="00FD1A33">
      <w:pPr>
        <w:ind w:left="1080" w:right="2340"/>
        <w:jc w:val="both"/>
        <w:rPr>
          <w:rFonts w:asciiTheme="majorBidi" w:hAnsiTheme="majorBidi" w:cstheme="majorBidi"/>
        </w:rPr>
      </w:pPr>
    </w:p>
    <w:p w14:paraId="0BA1330E" w14:textId="77777777" w:rsidR="00FD1A33" w:rsidRDefault="00FD1A33" w:rsidP="00FD1A33">
      <w:pPr>
        <w:ind w:left="1080" w:right="2340"/>
        <w:jc w:val="both"/>
        <w:rPr>
          <w:rFonts w:asciiTheme="majorBidi" w:hAnsiTheme="majorBidi" w:cstheme="majorBidi"/>
        </w:rPr>
      </w:pPr>
    </w:p>
    <w:p w14:paraId="423059A2" w14:textId="77777777" w:rsidR="00FD1A33" w:rsidRPr="00330FA0" w:rsidRDefault="00FD1A33" w:rsidP="00E616ED">
      <w:pPr>
        <w:pStyle w:val="Heading4"/>
        <w:numPr>
          <w:ilvl w:val="1"/>
          <w:numId w:val="3"/>
        </w:numPr>
        <w:spacing w:before="0" w:after="0"/>
        <w:rPr>
          <w:rFonts w:asciiTheme="majorBidi" w:eastAsiaTheme="minorHAnsi" w:hAnsiTheme="majorBidi"/>
          <w:b/>
          <w:bCs/>
          <w:color w:val="C00000"/>
          <w:sz w:val="28"/>
          <w:szCs w:val="28"/>
        </w:rPr>
      </w:pPr>
      <w:r>
        <w:rPr>
          <w:rFonts w:asciiTheme="majorBidi" w:eastAsiaTheme="minorEastAsia" w:hAnsiTheme="majorBidi"/>
          <w:b/>
          <w:bCs/>
          <w:color w:val="C00000"/>
          <w:sz w:val="28"/>
          <w:szCs w:val="28"/>
        </w:rPr>
        <w:t xml:space="preserve"> </w:t>
      </w:r>
      <w:r w:rsidRPr="00330FA0">
        <w:rPr>
          <w:rFonts w:asciiTheme="majorBidi" w:eastAsiaTheme="minorEastAsia" w:hAnsiTheme="majorBidi"/>
          <w:b/>
          <w:bCs/>
          <w:color w:val="C00000"/>
          <w:sz w:val="28"/>
          <w:szCs w:val="28"/>
        </w:rPr>
        <w:t>Rabbinic Tradition</w:t>
      </w:r>
      <w:r>
        <w:rPr>
          <w:rFonts w:asciiTheme="majorBidi" w:eastAsiaTheme="minorEastAsia" w:hAnsiTheme="majorBidi"/>
          <w:b/>
          <w:bCs/>
          <w:color w:val="C00000"/>
          <w:sz w:val="28"/>
          <w:szCs w:val="28"/>
        </w:rPr>
        <w:t>, Its Emergence, &amp; Growth</w:t>
      </w:r>
    </w:p>
    <w:p w14:paraId="53EB6282" w14:textId="77777777" w:rsidR="00FD1A33" w:rsidRPr="00191682" w:rsidRDefault="0A910C68" w:rsidP="00FD1A33">
      <w:pPr>
        <w:ind w:left="1530" w:right="1170"/>
        <w:rPr>
          <w:rFonts w:asciiTheme="majorBidi" w:eastAsiaTheme="minorEastAsia" w:hAnsiTheme="majorBidi" w:cstheme="majorBidi"/>
          <w:b/>
          <w:bCs/>
          <w:color w:val="000000"/>
        </w:rPr>
      </w:pPr>
      <w:r w:rsidRPr="62ED6EB9">
        <w:rPr>
          <w:rFonts w:asciiTheme="majorBidi" w:eastAsiaTheme="minorEastAsia" w:hAnsiTheme="majorBidi" w:cstheme="majorBidi"/>
          <w:b/>
          <w:bCs/>
          <w:color w:val="000000"/>
        </w:rPr>
        <w:t>The</w:t>
      </w:r>
      <w:r w:rsidRPr="62ED6EB9">
        <w:rPr>
          <w:rFonts w:asciiTheme="majorBidi" w:eastAsiaTheme="minorEastAsia" w:hAnsiTheme="majorBidi" w:cstheme="majorBidi"/>
          <w:color w:val="000000"/>
        </w:rPr>
        <w:t xml:space="preserve"> </w:t>
      </w:r>
      <w:r w:rsidRPr="62ED6EB9">
        <w:rPr>
          <w:rFonts w:asciiTheme="majorBidi" w:eastAsiaTheme="minorEastAsia" w:hAnsiTheme="majorBidi" w:cstheme="majorBidi"/>
          <w:b/>
          <w:bCs/>
          <w:color w:val="000000"/>
        </w:rPr>
        <w:t>Jabneh Era</w:t>
      </w:r>
      <w:r w:rsidR="00FD1A33" w:rsidRPr="62ED6EB9">
        <w:rPr>
          <w:rStyle w:val="FootnoteReference"/>
          <w:rFonts w:asciiTheme="majorBidi" w:eastAsiaTheme="minorEastAsia" w:hAnsiTheme="majorBidi" w:cstheme="majorBidi"/>
          <w:color w:val="000000"/>
        </w:rPr>
        <w:footnoteReference w:id="150"/>
      </w:r>
    </w:p>
    <w:p w14:paraId="082EFA15" w14:textId="77777777" w:rsidR="00FD1A33" w:rsidRPr="0070194A" w:rsidRDefault="0A910C68" w:rsidP="00FD1A33">
      <w:pPr>
        <w:ind w:left="1530" w:right="1170"/>
        <w:rPr>
          <w:rFonts w:asciiTheme="majorBidi" w:eastAsiaTheme="minorEastAsia" w:hAnsiTheme="majorBidi" w:cstheme="majorBidi"/>
          <w:color w:val="000000"/>
        </w:rPr>
      </w:pPr>
      <w:r w:rsidRPr="62ED6EB9">
        <w:rPr>
          <w:rFonts w:asciiTheme="majorBidi" w:eastAsiaTheme="minorEastAsia" w:hAnsiTheme="majorBidi" w:cstheme="majorBidi"/>
          <w:b/>
          <w:bCs/>
          <w:color w:val="000000"/>
        </w:rPr>
        <w:t>The Rabbinic Tradition</w:t>
      </w:r>
      <w:bookmarkStart w:id="173" w:name="_Toc188509418"/>
      <w:r w:rsidRPr="62ED6EB9">
        <w:rPr>
          <w:rFonts w:asciiTheme="majorBidi" w:eastAsiaTheme="minorEastAsia" w:hAnsiTheme="majorBidi" w:cstheme="majorBidi"/>
          <w:color w:val="000000"/>
        </w:rPr>
        <w:t xml:space="preserve">, </w:t>
      </w:r>
      <w:r w:rsidRPr="62ED6EB9">
        <w:rPr>
          <w:rFonts w:eastAsiaTheme="minorEastAsia"/>
        </w:rPr>
        <w:t>Rabbinic Judaism is Post-Christian</w:t>
      </w:r>
      <w:bookmarkEnd w:id="173"/>
      <w:r w:rsidRPr="62ED6EB9">
        <w:rPr>
          <w:rFonts w:eastAsiaTheme="minorEastAsia"/>
        </w:rPr>
        <w:t>.</w:t>
      </w:r>
      <w:r w:rsidRPr="62ED6EB9">
        <w:rPr>
          <w:rFonts w:asciiTheme="majorBidi" w:eastAsiaTheme="minorEastAsia" w:hAnsiTheme="majorBidi" w:cstheme="majorBidi"/>
          <w:b/>
          <w:bCs/>
          <w:color w:val="000000"/>
        </w:rPr>
        <w:t xml:space="preserve"> The Rabbinical Tradition, Rabbinic Judaism, or Talmudic Judaism: </w:t>
      </w:r>
      <w:r w:rsidRPr="62ED6EB9">
        <w:rPr>
          <w:rFonts w:asciiTheme="majorBidi" w:hAnsiTheme="majorBidi" w:cstheme="majorBidi"/>
          <w:color w:val="000000" w:themeColor="text1"/>
          <w:shd w:val="clear" w:color="auto" w:fill="FFFFFF"/>
        </w:rPr>
        <w:t xml:space="preserve">The </w:t>
      </w:r>
      <w:r w:rsidRPr="62ED6EB9">
        <w:rPr>
          <w:rFonts w:asciiTheme="majorBidi" w:hAnsiTheme="majorBidi" w:cstheme="majorBidi"/>
          <w:b/>
          <w:bCs/>
          <w:color w:val="000000" w:themeColor="text1"/>
          <w:shd w:val="clear" w:color="auto" w:fill="FFFFFF"/>
        </w:rPr>
        <w:t>Mishnah,</w:t>
      </w:r>
      <w:r w:rsidR="00FD1A33" w:rsidRPr="62ED6EB9">
        <w:rPr>
          <w:rStyle w:val="FootnoteReference"/>
          <w:rFonts w:asciiTheme="majorBidi" w:hAnsiTheme="majorBidi" w:cstheme="majorBidi"/>
          <w:color w:val="000000" w:themeColor="text1"/>
          <w:shd w:val="clear" w:color="auto" w:fill="FFFFFF"/>
        </w:rPr>
        <w:footnoteReference w:id="151"/>
      </w:r>
      <w:r w:rsidRPr="62ED6EB9">
        <w:rPr>
          <w:rFonts w:asciiTheme="majorBidi" w:hAnsiTheme="majorBidi" w:cstheme="majorBidi"/>
          <w:color w:val="000000" w:themeColor="text1"/>
          <w:shd w:val="clear" w:color="auto" w:fill="FFFFFF"/>
        </w:rPr>
        <w:t xml:space="preserve"> </w:t>
      </w:r>
      <w:r w:rsidRPr="62ED6EB9">
        <w:rPr>
          <w:rFonts w:asciiTheme="majorBidi" w:hAnsiTheme="majorBidi" w:cstheme="majorBidi"/>
          <w:b/>
          <w:bCs/>
          <w:color w:val="000000" w:themeColor="text1"/>
          <w:shd w:val="clear" w:color="auto" w:fill="FFFFFF"/>
        </w:rPr>
        <w:t>Gemara</w:t>
      </w:r>
      <w:r w:rsidRPr="62ED6EB9">
        <w:rPr>
          <w:rFonts w:asciiTheme="majorBidi" w:hAnsiTheme="majorBidi" w:cstheme="majorBidi"/>
          <w:color w:val="000000" w:themeColor="text1"/>
          <w:shd w:val="clear" w:color="auto" w:fill="FFFFFF"/>
        </w:rPr>
        <w:t>,</w:t>
      </w:r>
      <w:r w:rsidR="00FD1A33" w:rsidRPr="62ED6EB9">
        <w:rPr>
          <w:rStyle w:val="FootnoteReference"/>
          <w:rFonts w:asciiTheme="majorBidi" w:hAnsiTheme="majorBidi" w:cstheme="majorBidi"/>
          <w:color w:val="000000" w:themeColor="text1"/>
          <w:shd w:val="clear" w:color="auto" w:fill="FFFFFF"/>
        </w:rPr>
        <w:footnoteReference w:id="152"/>
      </w:r>
      <w:r w:rsidRPr="62ED6EB9">
        <w:rPr>
          <w:rFonts w:asciiTheme="majorBidi" w:hAnsiTheme="majorBidi" w:cstheme="majorBidi"/>
          <w:color w:val="000000" w:themeColor="text1"/>
          <w:shd w:val="clear" w:color="auto" w:fill="FFFFFF"/>
        </w:rPr>
        <w:t xml:space="preserve"> and </w:t>
      </w:r>
      <w:r w:rsidRPr="62ED6EB9">
        <w:rPr>
          <w:rFonts w:asciiTheme="majorBidi" w:eastAsia="MS Mincho" w:hAnsiTheme="majorBidi" w:cstheme="majorBidi"/>
          <w:b/>
          <w:bCs/>
        </w:rPr>
        <w:t xml:space="preserve">the </w:t>
      </w:r>
      <w:r w:rsidRPr="62ED6EB9">
        <w:rPr>
          <w:rFonts w:asciiTheme="majorBidi" w:eastAsiaTheme="minorEastAsia" w:hAnsiTheme="majorBidi" w:cstheme="majorBidi"/>
          <w:b/>
          <w:bCs/>
          <w:color w:val="000000"/>
        </w:rPr>
        <w:t>Talmud</w:t>
      </w:r>
      <w:r w:rsidRPr="62ED6EB9">
        <w:rPr>
          <w:rFonts w:asciiTheme="majorBidi" w:eastAsiaTheme="minorEastAsia" w:hAnsiTheme="majorBidi" w:cstheme="majorBidi"/>
          <w:color w:val="000000"/>
        </w:rPr>
        <w:t>.</w:t>
      </w:r>
      <w:r w:rsidR="00FD1A33" w:rsidRPr="62ED6EB9">
        <w:rPr>
          <w:rStyle w:val="FootnoteReference"/>
          <w:rFonts w:asciiTheme="majorBidi" w:eastAsiaTheme="minorEastAsia" w:hAnsiTheme="majorBidi" w:cstheme="majorBidi"/>
          <w:color w:val="000000"/>
        </w:rPr>
        <w:footnoteReference w:id="153"/>
      </w:r>
      <w:r w:rsidRPr="62ED6EB9">
        <w:rPr>
          <w:rFonts w:asciiTheme="majorBidi" w:eastAsiaTheme="minorEastAsia" w:hAnsiTheme="majorBidi" w:cstheme="majorBidi"/>
          <w:color w:val="000000"/>
        </w:rPr>
        <w:t xml:space="preserve"> Rabbinic Judaism grew up—in fact—in direct reaction against early Christianity—especially against the Community of Hebrew or Judaic Christians, who were literally </w:t>
      </w:r>
      <w:r w:rsidRPr="62ED6EB9">
        <w:rPr>
          <w:rFonts w:asciiTheme="majorBidi" w:eastAsiaTheme="minorEastAsia" w:hAnsiTheme="majorBidi" w:cstheme="majorBidi"/>
          <w:b/>
          <w:bCs/>
          <w:color w:val="000000"/>
        </w:rPr>
        <w:t>“Jewish Christians”</w:t>
      </w:r>
      <w:r w:rsidRPr="62ED6EB9">
        <w:rPr>
          <w:rFonts w:asciiTheme="majorBidi" w:eastAsiaTheme="minorEastAsia" w:hAnsiTheme="majorBidi" w:cstheme="majorBidi"/>
          <w:color w:val="000000"/>
        </w:rPr>
        <w:t xml:space="preserve"> and unequivocally challenged Rabbinical authority.</w:t>
      </w:r>
      <w:r w:rsidR="00FD1A33" w:rsidRPr="62ED6EB9">
        <w:rPr>
          <w:rStyle w:val="FootnoteReference"/>
          <w:rFonts w:asciiTheme="majorBidi" w:eastAsiaTheme="minorEastAsia" w:hAnsiTheme="majorBidi" w:cstheme="majorBidi"/>
          <w:color w:val="000000"/>
        </w:rPr>
        <w:footnoteReference w:id="154"/>
      </w:r>
    </w:p>
    <w:p w14:paraId="0D3CBDD7" w14:textId="77777777" w:rsidR="00FD1A33" w:rsidRPr="00C3079B" w:rsidRDefault="0A910C68" w:rsidP="00FD1A33">
      <w:pPr>
        <w:ind w:left="1170" w:right="2610"/>
        <w:jc w:val="both"/>
        <w:rPr>
          <w:rFonts w:asciiTheme="majorBidi" w:eastAsiaTheme="minorEastAsia" w:hAnsiTheme="majorBidi" w:cstheme="majorBidi"/>
          <w:color w:val="000000"/>
        </w:rPr>
      </w:pPr>
      <w:r w:rsidRPr="62ED6EB9">
        <w:rPr>
          <w:rFonts w:asciiTheme="majorBidi" w:hAnsiTheme="majorBidi" w:cstheme="majorBidi"/>
          <w:b/>
          <w:bCs/>
          <w:color w:val="000000" w:themeColor="text1"/>
          <w:shd w:val="clear" w:color="auto" w:fill="FFFFFF"/>
        </w:rPr>
        <w:t>Mishnah,</w:t>
      </w:r>
      <w:r w:rsidR="00FD1A33" w:rsidRPr="62ED6EB9">
        <w:rPr>
          <w:rStyle w:val="FootnoteReference"/>
          <w:rFonts w:asciiTheme="majorBidi" w:hAnsiTheme="majorBidi" w:cstheme="majorBidi"/>
          <w:color w:val="000000" w:themeColor="text1"/>
          <w:shd w:val="clear" w:color="auto" w:fill="FFFFFF"/>
        </w:rPr>
        <w:footnoteReference w:id="155"/>
      </w:r>
      <w:r w:rsidRPr="62ED6EB9">
        <w:rPr>
          <w:rFonts w:asciiTheme="majorBidi" w:hAnsiTheme="majorBidi" w:cstheme="majorBidi"/>
          <w:color w:val="000000" w:themeColor="text1"/>
          <w:shd w:val="clear" w:color="auto" w:fill="FFFFFF"/>
        </w:rPr>
        <w:t xml:space="preserve"> </w:t>
      </w:r>
      <w:r w:rsidRPr="62ED6EB9">
        <w:rPr>
          <w:rFonts w:asciiTheme="majorBidi" w:hAnsiTheme="majorBidi" w:cstheme="majorBidi"/>
          <w:b/>
          <w:bCs/>
          <w:color w:val="000000" w:themeColor="text1"/>
          <w:shd w:val="clear" w:color="auto" w:fill="FFFFFF"/>
        </w:rPr>
        <w:t>Gemara</w:t>
      </w:r>
      <w:r w:rsidRPr="62ED6EB9">
        <w:rPr>
          <w:rFonts w:asciiTheme="majorBidi" w:hAnsiTheme="majorBidi" w:cstheme="majorBidi"/>
          <w:color w:val="000000" w:themeColor="text1"/>
          <w:shd w:val="clear" w:color="auto" w:fill="FFFFFF"/>
        </w:rPr>
        <w:t>,</w:t>
      </w:r>
      <w:r w:rsidR="00FD1A33" w:rsidRPr="62ED6EB9">
        <w:rPr>
          <w:rStyle w:val="FootnoteReference"/>
          <w:rFonts w:asciiTheme="majorBidi" w:hAnsiTheme="majorBidi" w:cstheme="majorBidi"/>
          <w:color w:val="000000" w:themeColor="text1"/>
          <w:shd w:val="clear" w:color="auto" w:fill="FFFFFF"/>
        </w:rPr>
        <w:footnoteReference w:id="156"/>
      </w:r>
      <w:r w:rsidRPr="62ED6EB9">
        <w:rPr>
          <w:rFonts w:asciiTheme="majorBidi" w:hAnsiTheme="majorBidi" w:cstheme="majorBidi"/>
          <w:color w:val="000000" w:themeColor="text1"/>
          <w:shd w:val="clear" w:color="auto" w:fill="FFFFFF"/>
        </w:rPr>
        <w:t xml:space="preserve"> and </w:t>
      </w:r>
      <w:r w:rsidRPr="62ED6EB9">
        <w:rPr>
          <w:rFonts w:asciiTheme="majorBidi" w:eastAsia="MS Mincho" w:hAnsiTheme="majorBidi" w:cstheme="majorBidi"/>
          <w:b/>
          <w:bCs/>
        </w:rPr>
        <w:t xml:space="preserve">the </w:t>
      </w:r>
      <w:r w:rsidRPr="62ED6EB9">
        <w:rPr>
          <w:rFonts w:asciiTheme="majorBidi" w:eastAsiaTheme="minorEastAsia" w:hAnsiTheme="majorBidi" w:cstheme="majorBidi"/>
          <w:b/>
          <w:bCs/>
          <w:color w:val="000000"/>
        </w:rPr>
        <w:t>Talmud</w:t>
      </w:r>
      <w:r w:rsidRPr="62ED6EB9">
        <w:rPr>
          <w:rFonts w:asciiTheme="majorBidi" w:eastAsiaTheme="minorEastAsia" w:hAnsiTheme="majorBidi" w:cstheme="majorBidi"/>
          <w:color w:val="000000"/>
        </w:rPr>
        <w:t>.</w:t>
      </w:r>
      <w:r w:rsidR="00FD1A33" w:rsidRPr="62ED6EB9">
        <w:rPr>
          <w:rStyle w:val="FootnoteReference"/>
          <w:rFonts w:asciiTheme="majorBidi" w:eastAsiaTheme="minorEastAsia" w:hAnsiTheme="majorBidi" w:cstheme="majorBidi"/>
          <w:color w:val="000000"/>
        </w:rPr>
        <w:footnoteReference w:id="157"/>
      </w:r>
    </w:p>
    <w:p w14:paraId="65B23CBD" w14:textId="285A7289" w:rsidR="00FD1A33" w:rsidRPr="000F47D3" w:rsidRDefault="0A910C68" w:rsidP="000F47D3">
      <w:pPr>
        <w:ind w:left="1170" w:right="2610"/>
        <w:jc w:val="both"/>
        <w:rPr>
          <w:rFonts w:asciiTheme="majorBidi" w:eastAsiaTheme="minorEastAsia" w:hAnsiTheme="majorBidi" w:cstheme="majorBidi"/>
          <w:b/>
          <w:bCs/>
          <w:color w:val="000000"/>
        </w:rPr>
      </w:pPr>
      <w:r w:rsidRPr="62ED6EB9">
        <w:rPr>
          <w:rFonts w:asciiTheme="majorBidi" w:eastAsiaTheme="minorEastAsia" w:hAnsiTheme="majorBidi" w:cstheme="majorBidi"/>
          <w:color w:val="000000"/>
        </w:rPr>
        <w:t>“</w:t>
      </w:r>
      <w:r w:rsidRPr="62ED6EB9">
        <w:rPr>
          <w:rFonts w:asciiTheme="majorBidi" w:eastAsiaTheme="minorEastAsia" w:hAnsiTheme="majorBidi" w:cstheme="majorBidi"/>
          <w:b/>
          <w:bCs/>
          <w:color w:val="000000"/>
        </w:rPr>
        <w:t>the Jews</w:t>
      </w:r>
      <w:r w:rsidRPr="62ED6EB9">
        <w:rPr>
          <w:rFonts w:asciiTheme="majorBidi" w:eastAsiaTheme="minorEastAsia" w:hAnsiTheme="majorBidi" w:cstheme="majorBidi"/>
          <w:color w:val="000000"/>
        </w:rPr>
        <w:t>.”</w:t>
      </w:r>
      <w:r w:rsidRPr="62ED6EB9">
        <w:rPr>
          <w:rStyle w:val="FootnoteReference"/>
          <w:rFonts w:asciiTheme="majorBidi" w:eastAsiaTheme="minorEastAsia" w:hAnsiTheme="majorBidi" w:cstheme="majorBidi"/>
          <w:color w:val="000000"/>
        </w:rPr>
        <w:t xml:space="preserve"> </w:t>
      </w:r>
      <w:r w:rsidR="00FD1A33" w:rsidRPr="62ED6EB9">
        <w:rPr>
          <w:rStyle w:val="FootnoteReference"/>
          <w:rFonts w:asciiTheme="majorBidi" w:eastAsiaTheme="minorEastAsia" w:hAnsiTheme="majorBidi" w:cstheme="majorBidi"/>
          <w:color w:val="000000"/>
        </w:rPr>
        <w:footnoteReference w:id="158"/>
      </w:r>
      <w:r w:rsidRPr="62ED6EB9">
        <w:rPr>
          <w:rFonts w:asciiTheme="majorBidi" w:eastAsiaTheme="minorEastAsia" w:hAnsiTheme="majorBidi"/>
          <w:b/>
          <w:bCs/>
          <w:color w:val="C00000"/>
          <w:sz w:val="28"/>
          <w:szCs w:val="28"/>
        </w:rPr>
        <w:t xml:space="preserve">               </w:t>
      </w:r>
    </w:p>
    <w:p w14:paraId="01D0FDE6" w14:textId="77777777" w:rsidR="00FD1A33" w:rsidRPr="006F741D" w:rsidRDefault="00FD1A33" w:rsidP="00FD1A33"/>
    <w:p w14:paraId="49A90EDC" w14:textId="77777777" w:rsidR="00FD1A33" w:rsidRDefault="00FD1A33" w:rsidP="00E616ED">
      <w:pPr>
        <w:pStyle w:val="Heading4"/>
        <w:numPr>
          <w:ilvl w:val="1"/>
          <w:numId w:val="3"/>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0B0AD1">
        <w:rPr>
          <w:rFonts w:asciiTheme="majorBidi" w:eastAsiaTheme="minorHAnsi" w:hAnsiTheme="majorBidi"/>
          <w:b/>
          <w:bCs/>
          <w:color w:val="C00000"/>
          <w:sz w:val="28"/>
          <w:szCs w:val="28"/>
        </w:rPr>
        <w:t>Religious Dispensations</w:t>
      </w:r>
    </w:p>
    <w:p w14:paraId="75ABF180" w14:textId="77777777" w:rsidR="00FD1A33" w:rsidRPr="00297B04" w:rsidRDefault="0A910C68" w:rsidP="00FD1A33">
      <w:pPr>
        <w:ind w:left="1080"/>
        <w:rPr>
          <w:rFonts w:eastAsiaTheme="minorHAnsi"/>
        </w:rPr>
      </w:pPr>
      <w:r w:rsidRPr="62ED6EB9">
        <w:rPr>
          <w:rFonts w:asciiTheme="majorBidi" w:hAnsiTheme="majorBidi" w:cstheme="majorBidi"/>
          <w:b/>
          <w:bCs/>
        </w:rPr>
        <w:t>Dispensation</w:t>
      </w:r>
      <w:r w:rsidRPr="62ED6EB9">
        <w:rPr>
          <w:rFonts w:asciiTheme="majorBidi" w:hAnsiTheme="majorBidi" w:cstheme="majorBidi"/>
        </w:rPr>
        <w:t>,</w:t>
      </w:r>
      <w:r w:rsidR="00FD1A33" w:rsidRPr="62ED6EB9">
        <w:rPr>
          <w:rStyle w:val="FootnoteReference"/>
          <w:rFonts w:asciiTheme="majorBidi" w:hAnsiTheme="majorBidi" w:cstheme="majorBidi"/>
        </w:rPr>
        <w:footnoteReference w:id="159"/>
      </w:r>
    </w:p>
    <w:p w14:paraId="605CBBB3" w14:textId="77777777" w:rsidR="00FD1A33" w:rsidRPr="00297B04" w:rsidRDefault="00FD1A33" w:rsidP="00FD1A33">
      <w:pPr>
        <w:ind w:left="1080"/>
        <w:rPr>
          <w:rFonts w:eastAsiaTheme="minorHAnsi"/>
        </w:rPr>
      </w:pPr>
    </w:p>
    <w:p w14:paraId="6099BA23" w14:textId="77777777" w:rsidR="00FD1A33" w:rsidRDefault="00FD1A33" w:rsidP="00E616ED">
      <w:pPr>
        <w:pStyle w:val="Heading4"/>
        <w:numPr>
          <w:ilvl w:val="1"/>
          <w:numId w:val="3"/>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Roman Catholic </w:t>
      </w:r>
      <w:r w:rsidRPr="00C14EFF">
        <w:rPr>
          <w:rFonts w:asciiTheme="majorBidi" w:eastAsiaTheme="minorHAnsi" w:hAnsiTheme="majorBidi"/>
          <w:b/>
          <w:bCs/>
          <w:color w:val="C00000"/>
          <w:sz w:val="28"/>
          <w:szCs w:val="28"/>
        </w:rPr>
        <w:t>Inquisition or “Holy Office”</w:t>
      </w:r>
    </w:p>
    <w:p w14:paraId="3E43F002" w14:textId="60A3FA6A" w:rsidR="00FD1A33" w:rsidRPr="000F47D3" w:rsidRDefault="0A910C68" w:rsidP="000F47D3">
      <w:pPr>
        <w:ind w:left="1260" w:hanging="180"/>
        <w:rPr>
          <w:rFonts w:eastAsiaTheme="minorHAnsi"/>
        </w:rPr>
      </w:pPr>
      <w:r w:rsidRPr="62ED6EB9">
        <w:rPr>
          <w:rFonts w:asciiTheme="majorBidi" w:hAnsiTheme="majorBidi" w:cstheme="majorBidi"/>
          <w:b/>
          <w:bCs/>
          <w:color w:val="222222"/>
        </w:rPr>
        <w:t>Spanish and Portuguese Inquisitions</w:t>
      </w:r>
      <w:r w:rsidRPr="62ED6EB9">
        <w:rPr>
          <w:rFonts w:asciiTheme="majorBidi" w:hAnsiTheme="majorBidi" w:cstheme="majorBidi"/>
          <w:color w:val="222222"/>
        </w:rPr>
        <w:t>,</w:t>
      </w:r>
      <w:r w:rsidR="00FD1A33" w:rsidRPr="62ED6EB9">
        <w:rPr>
          <w:rStyle w:val="FootnoteReference"/>
          <w:rFonts w:asciiTheme="majorBidi" w:hAnsiTheme="majorBidi" w:cstheme="majorBidi"/>
          <w:color w:val="222222"/>
        </w:rPr>
        <w:footnoteReference w:id="160"/>
      </w:r>
      <w:r w:rsidRPr="62ED6EB9">
        <w:rPr>
          <w:rFonts w:asciiTheme="majorBidi" w:hAnsiTheme="majorBidi" w:cstheme="majorBidi"/>
          <w:color w:val="222222"/>
        </w:rPr>
        <w:t xml:space="preserve"> </w:t>
      </w:r>
      <w:r w:rsidRPr="62ED6EB9">
        <w:rPr>
          <w:rFonts w:asciiTheme="majorBidi" w:eastAsiaTheme="minorEastAsia" w:hAnsiTheme="majorBidi" w:cstheme="majorBidi"/>
          <w:b/>
          <w:bCs/>
          <w:color w:val="000000"/>
        </w:rPr>
        <w:t>Inquisition</w:t>
      </w:r>
      <w:r w:rsidR="00FD1A33" w:rsidRPr="62ED6EB9">
        <w:rPr>
          <w:rStyle w:val="FootnoteReference"/>
          <w:rFonts w:asciiTheme="majorBidi" w:eastAsiaTheme="minorEastAsia" w:hAnsiTheme="majorBidi" w:cstheme="majorBidi"/>
          <w:color w:val="000000"/>
        </w:rPr>
        <w:footnoteReference w:id="161"/>
      </w:r>
    </w:p>
    <w:p w14:paraId="4F5B48DA" w14:textId="77777777" w:rsidR="00FD1A33" w:rsidRPr="00DA2E6A" w:rsidRDefault="00FD1A33" w:rsidP="00E616ED">
      <w:pPr>
        <w:pStyle w:val="Heading4"/>
        <w:numPr>
          <w:ilvl w:val="1"/>
          <w:numId w:val="3"/>
        </w:numPr>
        <w:rPr>
          <w:rFonts w:asciiTheme="majorBidi" w:hAnsiTheme="majorBidi"/>
          <w:b/>
          <w:bCs/>
          <w:color w:val="C00000"/>
          <w:sz w:val="28"/>
          <w:szCs w:val="28"/>
        </w:rPr>
      </w:pPr>
      <w:r>
        <w:rPr>
          <w:rFonts w:asciiTheme="majorBidi" w:hAnsiTheme="majorBidi"/>
          <w:b/>
          <w:bCs/>
          <w:color w:val="C00000"/>
          <w:sz w:val="28"/>
          <w:szCs w:val="28"/>
        </w:rPr>
        <w:t xml:space="preserve"> S</w:t>
      </w:r>
      <w:r w:rsidRPr="00DA2E6A">
        <w:rPr>
          <w:rFonts w:asciiTheme="majorBidi" w:hAnsiTheme="majorBidi"/>
          <w:b/>
          <w:bCs/>
          <w:color w:val="C00000"/>
          <w:sz w:val="28"/>
          <w:szCs w:val="28"/>
        </w:rPr>
        <w:t>econd Temple (516 BCE-70 CE)</w:t>
      </w:r>
    </w:p>
    <w:p w14:paraId="088CDF54" w14:textId="226C013C" w:rsidR="00FD1A33" w:rsidRPr="009E35A9" w:rsidRDefault="0A910C68" w:rsidP="009E35A9">
      <w:pPr>
        <w:ind w:left="1080"/>
        <w:rPr>
          <w:rFonts w:asciiTheme="majorBidi" w:hAnsiTheme="majorBidi" w:cstheme="majorBidi"/>
        </w:rPr>
      </w:pPr>
      <w:r w:rsidRPr="62ED6EB9">
        <w:rPr>
          <w:rFonts w:asciiTheme="majorBidi" w:hAnsiTheme="majorBidi" w:cstheme="majorBidi"/>
          <w:b/>
          <w:bCs/>
        </w:rPr>
        <w:t>The Second Temple</w:t>
      </w:r>
      <w:r w:rsidRPr="62ED6EB9">
        <w:rPr>
          <w:rFonts w:asciiTheme="majorBidi" w:hAnsiTheme="majorBidi" w:cstheme="majorBidi"/>
        </w:rPr>
        <w:t>.</w:t>
      </w:r>
      <w:r w:rsidR="00FD1A33" w:rsidRPr="62ED6EB9">
        <w:rPr>
          <w:rStyle w:val="FootnoteReference"/>
          <w:rFonts w:asciiTheme="majorBidi" w:hAnsiTheme="majorBidi" w:cstheme="majorBidi"/>
        </w:rPr>
        <w:footnoteReference w:id="162"/>
      </w:r>
      <w:r w:rsidRPr="62ED6EB9">
        <w:rPr>
          <w:rFonts w:asciiTheme="majorBidi" w:hAnsiTheme="majorBidi" w:cstheme="majorBidi"/>
        </w:rPr>
        <w:t xml:space="preserve"> </w:t>
      </w:r>
      <w:r w:rsidRPr="62ED6EB9">
        <w:rPr>
          <w:rFonts w:asciiTheme="majorBidi" w:eastAsiaTheme="minorEastAsia" w:hAnsiTheme="majorBidi" w:cstheme="majorBidi"/>
          <w:b/>
          <w:bCs/>
          <w:color w:val="000000"/>
        </w:rPr>
        <w:t>Titus</w:t>
      </w:r>
      <w:r w:rsidR="00FD1A33" w:rsidRPr="62ED6EB9">
        <w:rPr>
          <w:rStyle w:val="FootnoteReference"/>
          <w:rFonts w:asciiTheme="majorBidi" w:eastAsiaTheme="minorEastAsia" w:hAnsiTheme="majorBidi" w:cstheme="majorBidi"/>
          <w:color w:val="000000"/>
        </w:rPr>
        <w:footnoteReference w:id="163"/>
      </w:r>
    </w:p>
    <w:p w14:paraId="1F605D8E" w14:textId="77777777" w:rsidR="00FD1A33" w:rsidRPr="00124538" w:rsidRDefault="00FD1A33" w:rsidP="00E616ED">
      <w:pPr>
        <w:pStyle w:val="Heading4"/>
        <w:numPr>
          <w:ilvl w:val="1"/>
          <w:numId w:val="3"/>
        </w:numPr>
        <w:rPr>
          <w:rFonts w:asciiTheme="majorBidi" w:hAnsiTheme="majorBidi"/>
          <w:b/>
          <w:bCs/>
          <w:color w:val="C00000"/>
          <w:sz w:val="28"/>
          <w:szCs w:val="28"/>
        </w:rPr>
      </w:pPr>
      <w:r>
        <w:rPr>
          <w:rFonts w:asciiTheme="majorBidi" w:hAnsiTheme="majorBidi"/>
          <w:b/>
          <w:bCs/>
          <w:color w:val="C00000"/>
          <w:sz w:val="28"/>
          <w:szCs w:val="28"/>
        </w:rPr>
        <w:t xml:space="preserve"> </w:t>
      </w:r>
      <w:r w:rsidRPr="00124538">
        <w:rPr>
          <w:rFonts w:asciiTheme="majorBidi" w:hAnsiTheme="majorBidi"/>
          <w:b/>
          <w:bCs/>
          <w:color w:val="C00000"/>
          <w:sz w:val="28"/>
          <w:szCs w:val="28"/>
        </w:rPr>
        <w:t>Septuagint</w:t>
      </w:r>
    </w:p>
    <w:p w14:paraId="4EF1C15D" w14:textId="77777777" w:rsidR="00FD1A33" w:rsidRPr="00124538" w:rsidRDefault="0A910C68" w:rsidP="00FD1A33">
      <w:pPr>
        <w:ind w:left="1080"/>
        <w:rPr>
          <w:rFonts w:eastAsiaTheme="minorHAnsi"/>
        </w:rPr>
      </w:pPr>
      <w:r w:rsidRPr="62ED6EB9">
        <w:rPr>
          <w:rFonts w:asciiTheme="majorBidi" w:hAnsiTheme="majorBidi" w:cstheme="majorBidi"/>
          <w:b/>
          <w:bCs/>
        </w:rPr>
        <w:t>The</w:t>
      </w:r>
      <w:r w:rsidRPr="62ED6EB9">
        <w:rPr>
          <w:rFonts w:asciiTheme="majorBidi" w:hAnsiTheme="majorBidi" w:cstheme="majorBidi"/>
        </w:rPr>
        <w:t xml:space="preserve"> </w:t>
      </w:r>
      <w:r w:rsidRPr="62ED6EB9">
        <w:rPr>
          <w:rFonts w:asciiTheme="majorBidi" w:hAnsiTheme="majorBidi" w:cstheme="majorBidi"/>
          <w:b/>
          <w:bCs/>
        </w:rPr>
        <w:t>Septuagint</w:t>
      </w:r>
      <w:r w:rsidR="00FD1A33" w:rsidRPr="62ED6EB9">
        <w:rPr>
          <w:rStyle w:val="FootnoteReference"/>
          <w:rFonts w:asciiTheme="majorBidi" w:hAnsiTheme="majorBidi" w:cstheme="majorBidi"/>
        </w:rPr>
        <w:footnoteReference w:id="164"/>
      </w:r>
    </w:p>
    <w:p w14:paraId="2B93F024" w14:textId="77777777" w:rsidR="00FD1A33" w:rsidRDefault="00FD1A33" w:rsidP="00FD1A33">
      <w:pPr>
        <w:rPr>
          <w:rFonts w:eastAsiaTheme="minorHAnsi"/>
        </w:rPr>
      </w:pPr>
    </w:p>
    <w:p w14:paraId="6570695F" w14:textId="77777777" w:rsidR="00FD1A33" w:rsidRPr="00515D57" w:rsidRDefault="00FD1A33" w:rsidP="00FD1A33">
      <w:pPr>
        <w:rPr>
          <w:rFonts w:eastAsiaTheme="minorHAnsi"/>
        </w:rPr>
      </w:pPr>
    </w:p>
    <w:p w14:paraId="2487489D" w14:textId="6694DEE7" w:rsidR="00FD1A33" w:rsidRDefault="00FD1A33" w:rsidP="009C436F">
      <w:pPr>
        <w:pStyle w:val="Heading2"/>
      </w:pPr>
      <w:bookmarkStart w:id="174" w:name="_Toc188509421"/>
      <w:bookmarkStart w:id="175" w:name="_Toc192407509"/>
      <w:r w:rsidRPr="00A20681">
        <w:t>Islamic Paradigms</w:t>
      </w:r>
      <w:bookmarkEnd w:id="174"/>
      <w:bookmarkEnd w:id="175"/>
    </w:p>
    <w:p w14:paraId="32044C25" w14:textId="7ED870AD" w:rsidR="00EB32E0" w:rsidRPr="00EB32E0" w:rsidRDefault="00FD1A33" w:rsidP="00E616ED">
      <w:pPr>
        <w:pStyle w:val="Heading4"/>
        <w:numPr>
          <w:ilvl w:val="0"/>
          <w:numId w:val="7"/>
        </w:numPr>
        <w:rPr>
          <w:rFonts w:asciiTheme="majorBidi" w:hAnsiTheme="majorBidi"/>
          <w:b/>
          <w:bCs/>
          <w:color w:val="C00000"/>
          <w:sz w:val="28"/>
          <w:szCs w:val="28"/>
        </w:rPr>
      </w:pPr>
      <w:r w:rsidRPr="0010672E">
        <w:rPr>
          <w:rFonts w:asciiTheme="majorBidi" w:hAnsiTheme="majorBidi"/>
          <w:b/>
          <w:bCs/>
          <w:color w:val="C00000"/>
          <w:sz w:val="28"/>
          <w:szCs w:val="28"/>
        </w:rPr>
        <w:t>Affirming a Living Cosmos</w:t>
      </w:r>
    </w:p>
    <w:p w14:paraId="7911E17C" w14:textId="77777777" w:rsidR="00FD1A33" w:rsidRDefault="00FD1A33" w:rsidP="00FD1A33">
      <w:pPr>
        <w:rPr>
          <w:rFonts w:asciiTheme="majorBidi" w:hAnsiTheme="majorBidi" w:cstheme="majorBidi"/>
          <w:b/>
          <w:bCs/>
          <w:i/>
          <w:iCs/>
        </w:rPr>
      </w:pPr>
      <w:commentRangeStart w:id="176"/>
      <w:r w:rsidRPr="005012FB">
        <w:rPr>
          <w:rFonts w:asciiTheme="majorBidi" w:hAnsiTheme="majorBidi" w:cstheme="majorBidi"/>
          <w:b/>
          <w:bCs/>
          <w:i/>
          <w:iCs/>
        </w:rPr>
        <w:t>Enchanted &amp; Unenchanted World: Affirming a Living Cosmos</w:t>
      </w:r>
      <w:commentRangeEnd w:id="176"/>
      <w:r w:rsidR="00897B0B">
        <w:rPr>
          <w:rStyle w:val="CommentReference"/>
          <w:rFonts w:asciiTheme="majorBidi" w:hAnsiTheme="majorBidi" w:cstheme="majorBidi"/>
          <w:b/>
          <w:bCs/>
          <w:i/>
          <w:iCs/>
          <w:sz w:val="24"/>
          <w:szCs w:val="24"/>
        </w:rPr>
        <w:commentReference w:id="176"/>
      </w:r>
    </w:p>
    <w:p w14:paraId="4B0E4D38" w14:textId="77777777" w:rsidR="00670B83" w:rsidRPr="00670B83" w:rsidRDefault="00670B83" w:rsidP="00E616ED">
      <w:pPr>
        <w:pStyle w:val="ListParagraph"/>
        <w:numPr>
          <w:ilvl w:val="0"/>
          <w:numId w:val="39"/>
        </w:numPr>
        <w:rPr>
          <w:rFonts w:asciiTheme="majorBidi" w:hAnsiTheme="majorBidi" w:cstheme="majorBidi"/>
        </w:rPr>
      </w:pPr>
      <w:commentRangeStart w:id="177"/>
      <w:r w:rsidRPr="00670B83">
        <w:rPr>
          <w:rFonts w:asciiTheme="majorBidi" w:hAnsiTheme="majorBidi" w:cstheme="majorBidi"/>
        </w:rPr>
        <w:t>As regards the perception and cognition of Human Beings, God clearly demarks the Seen from the Unseen in this World, but God also—according to sound Islamic Revelation—also fills the entire World that surrounds us with consciousness and life—both Seen and Unseen—transforming the World into a living Cosmos. The Qur’ān repeatedly affirms the Reality of thorough-going Cosmic life—with consciousness, life, speech, glorification, worship, and even prostration to God—and it demonstrates that these are universal attributes in all created things, both those we regard as living and unliving, animate and inanimate. God says in the Qur’ān:</w:t>
      </w:r>
    </w:p>
    <w:p w14:paraId="7EB54604" w14:textId="77777777" w:rsidR="00670B83" w:rsidRPr="00670B83" w:rsidRDefault="00670B83" w:rsidP="00E616ED">
      <w:pPr>
        <w:pStyle w:val="ListParagraph"/>
        <w:numPr>
          <w:ilvl w:val="0"/>
          <w:numId w:val="39"/>
        </w:numPr>
        <w:rPr>
          <w:rFonts w:asciiTheme="majorBidi" w:hAnsiTheme="majorBidi" w:cstheme="majorBidi"/>
        </w:rPr>
      </w:pPr>
    </w:p>
    <w:p w14:paraId="0B4BFE25" w14:textId="77777777" w:rsidR="00670B83" w:rsidRPr="00670B83" w:rsidRDefault="00670B83" w:rsidP="00E616ED">
      <w:pPr>
        <w:pStyle w:val="ListParagraph"/>
        <w:numPr>
          <w:ilvl w:val="0"/>
          <w:numId w:val="39"/>
        </w:numPr>
        <w:rPr>
          <w:rFonts w:asciiTheme="majorBidi" w:hAnsiTheme="majorBidi" w:cstheme="majorBidi"/>
        </w:rPr>
      </w:pPr>
      <w:r w:rsidRPr="00670B83">
        <w:rPr>
          <w:rFonts w:asciiTheme="majorBidi" w:hAnsiTheme="majorBidi" w:cstheme="majorBidi"/>
        </w:rPr>
        <w:t xml:space="preserve">The seven heavens, the earth, and whosoever is in them glorify [God] [and declare His perfection] (tusabbiḥu laHu). There is not a [single] thing but that it glorifies His praise, though you do not understand their glorification: Truly He is Ever-Clement, All-Forgiving (The Night Journey, 17:44; 57:1; 59:1, 24; 61:1; 62:1; 64:1). </w:t>
      </w:r>
    </w:p>
    <w:p w14:paraId="7D617A20" w14:textId="77777777" w:rsidR="00670B83" w:rsidRPr="00670B83" w:rsidRDefault="00670B83" w:rsidP="00E616ED">
      <w:pPr>
        <w:pStyle w:val="ListParagraph"/>
        <w:numPr>
          <w:ilvl w:val="0"/>
          <w:numId w:val="39"/>
        </w:numPr>
        <w:rPr>
          <w:rFonts w:asciiTheme="majorBidi" w:hAnsiTheme="majorBidi" w:cstheme="majorBidi"/>
        </w:rPr>
      </w:pPr>
    </w:p>
    <w:p w14:paraId="1F970FAB" w14:textId="77777777" w:rsidR="00670B83" w:rsidRPr="00670B83" w:rsidRDefault="00670B83" w:rsidP="00E616ED">
      <w:pPr>
        <w:pStyle w:val="ListParagraph"/>
        <w:numPr>
          <w:ilvl w:val="0"/>
          <w:numId w:val="39"/>
        </w:numPr>
        <w:rPr>
          <w:rFonts w:asciiTheme="majorBidi" w:hAnsiTheme="majorBidi" w:cstheme="majorBidi"/>
        </w:rPr>
      </w:pPr>
      <w:r w:rsidRPr="00670B83">
        <w:rPr>
          <w:rFonts w:asciiTheme="majorBidi" w:hAnsiTheme="majorBidi" w:cstheme="majorBidi"/>
        </w:rPr>
        <w:t xml:space="preserve">Similarly, the Bible says: “The heavens declare the Glory of God (Kabhôdh-Ēl)” (Psalms, 19:2). Thus, every created thing—whether animate to our perception or inanimate—engages in the worship of God by these and other definitive testimonies of Revelation. In this same vein, God declares: “The thunder glorifies [His perfection] and </w:t>
      </w:r>
      <w:r w:rsidRPr="00595948">
        <w:rPr>
          <w:rFonts w:asciiTheme="majorBidi" w:hAnsiTheme="majorBidi" w:cstheme="majorBidi"/>
          <w:i/>
          <w:iCs/>
        </w:rPr>
        <w:t>praises</w:t>
      </w:r>
      <w:r w:rsidRPr="00670B83">
        <w:rPr>
          <w:rFonts w:asciiTheme="majorBidi" w:hAnsiTheme="majorBidi" w:cstheme="majorBidi"/>
        </w:rPr>
        <w:t xml:space="preserve"> Him, as do the Angels in awe of Him” (The Thunder, 13:13). As we will see in Volume Eighteen, the earth itself—one of the most enormous of all inanimate objects in our customary view—will speak in accurate detail on the Day of Judgment, bearing witness to all creation about what its inhabitants did while dwelling upon it:</w:t>
      </w:r>
    </w:p>
    <w:p w14:paraId="0140D822" w14:textId="77777777" w:rsidR="00670B83" w:rsidRPr="00670B83" w:rsidRDefault="00670B83" w:rsidP="7BECAD02">
      <w:pPr>
        <w:pStyle w:val="ListParagraph"/>
        <w:ind w:left="834"/>
        <w:rPr>
          <w:rFonts w:asciiTheme="majorBidi" w:hAnsiTheme="majorBidi" w:cstheme="majorBidi"/>
        </w:rPr>
      </w:pPr>
    </w:p>
    <w:p w14:paraId="2FB04EFE" w14:textId="77777777" w:rsidR="00670B83" w:rsidRPr="00670B83" w:rsidRDefault="00670B83" w:rsidP="00E616ED">
      <w:pPr>
        <w:pStyle w:val="ListParagraph"/>
        <w:numPr>
          <w:ilvl w:val="0"/>
          <w:numId w:val="39"/>
        </w:numPr>
        <w:rPr>
          <w:rFonts w:asciiTheme="majorBidi" w:hAnsiTheme="majorBidi" w:cstheme="majorBidi"/>
        </w:rPr>
      </w:pPr>
      <w:r w:rsidRPr="00670B83">
        <w:rPr>
          <w:rFonts w:asciiTheme="majorBidi" w:hAnsiTheme="majorBidi" w:cstheme="majorBidi"/>
        </w:rPr>
        <w:t>When the [entire] earth is [violently] shaken in its [final] earthquake, as the earth casts up [all] its heavy burdens [long buried within it], and Humanity cries out: “What is wrong with it?” On that Day, [the earth] will recount [all] its reports, because your Lord will have inspired it [to do that]. (The Final Earthquake, 99:1-5).</w:t>
      </w:r>
    </w:p>
    <w:p w14:paraId="19D33A6C" w14:textId="77777777" w:rsidR="00670B83" w:rsidRPr="00670B83" w:rsidRDefault="00670B83" w:rsidP="7982E208">
      <w:pPr>
        <w:pStyle w:val="ListParagraph"/>
        <w:ind w:left="834"/>
        <w:rPr>
          <w:rFonts w:asciiTheme="majorBidi" w:hAnsiTheme="majorBidi" w:cstheme="majorBidi"/>
        </w:rPr>
      </w:pPr>
    </w:p>
    <w:p w14:paraId="5774FF89" w14:textId="77777777" w:rsidR="00670B83" w:rsidRPr="00670B83" w:rsidRDefault="00670B83" w:rsidP="00E616ED">
      <w:pPr>
        <w:pStyle w:val="ListParagraph"/>
        <w:numPr>
          <w:ilvl w:val="0"/>
          <w:numId w:val="39"/>
        </w:numPr>
        <w:rPr>
          <w:rFonts w:asciiTheme="majorBidi" w:hAnsiTheme="majorBidi" w:cstheme="majorBidi"/>
        </w:rPr>
      </w:pPr>
      <w:r w:rsidRPr="00670B83">
        <w:rPr>
          <w:rFonts w:asciiTheme="majorBidi" w:hAnsiTheme="majorBidi" w:cstheme="majorBidi"/>
        </w:rPr>
        <w:t>In this same tenor, the Qur’ān affirms rhetorically:</w:t>
      </w:r>
    </w:p>
    <w:p w14:paraId="3E7C191A" w14:textId="77777777" w:rsidR="00670B83" w:rsidRPr="00670B83" w:rsidRDefault="00670B83" w:rsidP="7BECAD02">
      <w:pPr>
        <w:pStyle w:val="ListParagraph"/>
        <w:ind w:left="834"/>
        <w:rPr>
          <w:rFonts w:asciiTheme="majorBidi" w:hAnsiTheme="majorBidi" w:cstheme="majorBidi"/>
        </w:rPr>
      </w:pPr>
    </w:p>
    <w:p w14:paraId="39DBD303" w14:textId="77777777" w:rsidR="00670B83" w:rsidRPr="00670B83" w:rsidRDefault="00670B83" w:rsidP="00E616ED">
      <w:pPr>
        <w:pStyle w:val="ListParagraph"/>
        <w:numPr>
          <w:ilvl w:val="0"/>
          <w:numId w:val="39"/>
        </w:numPr>
        <w:rPr>
          <w:rFonts w:asciiTheme="majorBidi" w:hAnsiTheme="majorBidi" w:cstheme="majorBidi"/>
        </w:rPr>
      </w:pPr>
      <w:r w:rsidRPr="00670B83">
        <w:rPr>
          <w:rFonts w:asciiTheme="majorBidi" w:hAnsiTheme="majorBidi" w:cstheme="majorBidi"/>
        </w:rPr>
        <w:t xml:space="preserve">Have you not realized that </w:t>
      </w:r>
      <w:r w:rsidRPr="00670B83">
        <w:rPr>
          <w:rFonts w:asciiTheme="majorBidi" w:hAnsiTheme="majorBidi" w:cstheme="majorBidi"/>
          <w:u w:val="single"/>
        </w:rPr>
        <w:t>unto God prostrate all the beings</w:t>
      </w:r>
      <w:r w:rsidRPr="00670B83">
        <w:rPr>
          <w:rFonts w:asciiTheme="majorBidi" w:hAnsiTheme="majorBidi" w:cstheme="majorBidi"/>
        </w:rPr>
        <w:t xml:space="preserve"> in the heavens and whosoever is on the earth [as well as] the sun, the moon, the stars, the mountains, the trees, and the beasts, and multitudes among Humankind” (The Pilgrimage, 22:18).</w:t>
      </w:r>
    </w:p>
    <w:p w14:paraId="413AE864" w14:textId="77777777" w:rsidR="00670B83" w:rsidRPr="00670B83" w:rsidRDefault="00670B83" w:rsidP="00E616ED">
      <w:pPr>
        <w:pStyle w:val="ListParagraph"/>
        <w:numPr>
          <w:ilvl w:val="0"/>
          <w:numId w:val="39"/>
        </w:numPr>
        <w:rPr>
          <w:rFonts w:asciiTheme="majorBidi" w:hAnsiTheme="majorBidi" w:cstheme="majorBidi"/>
        </w:rPr>
      </w:pPr>
    </w:p>
    <w:p w14:paraId="0BF2170D" w14:textId="77777777" w:rsidR="00670B83" w:rsidRPr="00670B83" w:rsidRDefault="00670B83" w:rsidP="00E616ED">
      <w:pPr>
        <w:pStyle w:val="ListParagraph"/>
        <w:numPr>
          <w:ilvl w:val="0"/>
          <w:numId w:val="39"/>
        </w:numPr>
        <w:rPr>
          <w:rFonts w:asciiTheme="majorBidi" w:hAnsiTheme="majorBidi" w:cstheme="majorBidi"/>
        </w:rPr>
      </w:pPr>
      <w:r w:rsidRPr="00670B83">
        <w:rPr>
          <w:rFonts w:asciiTheme="majorBidi" w:hAnsiTheme="majorBidi" w:cstheme="majorBidi"/>
        </w:rPr>
        <w:t xml:space="preserve">Elsewhere, God states in the Qur’ān: </w:t>
      </w:r>
      <w:commentRangeEnd w:id="177"/>
      <w:r w:rsidR="0047301B" w:rsidRPr="00670B83">
        <w:rPr>
          <w:rStyle w:val="CommentReference"/>
          <w:rFonts w:asciiTheme="majorBidi" w:hAnsiTheme="majorBidi" w:cstheme="majorBidi"/>
          <w:sz w:val="24"/>
          <w:szCs w:val="24"/>
        </w:rPr>
        <w:commentReference w:id="177"/>
      </w:r>
    </w:p>
    <w:p w14:paraId="616B1594" w14:textId="77777777" w:rsidR="00670B83" w:rsidRPr="00670B83" w:rsidRDefault="00670B83" w:rsidP="00670B83">
      <w:pPr>
        <w:ind w:left="474"/>
        <w:rPr>
          <w:rFonts w:asciiTheme="majorBidi" w:hAnsiTheme="majorBidi" w:cstheme="majorBidi"/>
        </w:rPr>
      </w:pPr>
    </w:p>
    <w:p w14:paraId="28AF7297" w14:textId="77777777" w:rsidR="0047301B" w:rsidRPr="00670B83" w:rsidRDefault="00670B83" w:rsidP="00E616ED">
      <w:pPr>
        <w:pStyle w:val="ListParagraph"/>
        <w:numPr>
          <w:ilvl w:val="0"/>
          <w:numId w:val="39"/>
        </w:numPr>
        <w:rPr>
          <w:rFonts w:asciiTheme="majorBidi" w:hAnsiTheme="majorBidi" w:cstheme="majorBidi"/>
        </w:rPr>
      </w:pPr>
      <w:r w:rsidRPr="00670B83">
        <w:rPr>
          <w:rFonts w:asciiTheme="majorBidi" w:hAnsiTheme="majorBidi" w:cstheme="majorBidi"/>
        </w:rPr>
        <w:t xml:space="preserve">Have they not realized that whatever God has created casts its shadow to the right and to the left, </w:t>
      </w:r>
      <w:r w:rsidRPr="00670B83">
        <w:rPr>
          <w:rFonts w:asciiTheme="majorBidi" w:hAnsiTheme="majorBidi" w:cstheme="majorBidi"/>
          <w:u w:val="single"/>
        </w:rPr>
        <w:t>making prostration to God in abject humility</w:t>
      </w:r>
      <w:r w:rsidRPr="00670B83">
        <w:rPr>
          <w:rFonts w:asciiTheme="majorBidi" w:hAnsiTheme="majorBidi" w:cstheme="majorBidi"/>
        </w:rPr>
        <w:t xml:space="preserve">. Unto God [alone] </w:t>
      </w:r>
      <w:r w:rsidRPr="00670B83">
        <w:rPr>
          <w:rFonts w:asciiTheme="majorBidi" w:hAnsiTheme="majorBidi" w:cstheme="majorBidi"/>
          <w:u w:val="single"/>
        </w:rPr>
        <w:t>prostrates</w:t>
      </w:r>
      <w:r w:rsidRPr="00670B83">
        <w:rPr>
          <w:rFonts w:asciiTheme="majorBidi" w:hAnsiTheme="majorBidi" w:cstheme="majorBidi"/>
        </w:rPr>
        <w:t xml:space="preserve"> whatever crawling creatures or Angels that are in the heavens or on the earth, nor do they grow arrogant. They fear their Lord from above them, and they do whatever they are commanded (Bees, 16:48-50; 13:15).</w:t>
      </w:r>
      <w:r w:rsidR="0047301B">
        <w:rPr>
          <w:rFonts w:asciiTheme="majorBidi" w:hAnsiTheme="majorBidi" w:cstheme="majorBidi"/>
        </w:rPr>
        <w:t xml:space="preserve"> </w:t>
      </w:r>
      <w:r w:rsidR="0047301B">
        <w:rPr>
          <w:rFonts w:asciiTheme="majorBidi" w:hAnsiTheme="majorBidi" w:cstheme="majorBidi"/>
          <w:b/>
          <w:bCs/>
        </w:rPr>
        <w:t xml:space="preserve">(Volume 12 Excerpts) </w:t>
      </w:r>
    </w:p>
    <w:p w14:paraId="6427B005" w14:textId="6DCBE345" w:rsidR="00670B83" w:rsidRPr="0047301B" w:rsidRDefault="00670B83" w:rsidP="0047301B">
      <w:pPr>
        <w:rPr>
          <w:rFonts w:asciiTheme="majorBidi" w:hAnsiTheme="majorBidi" w:cstheme="majorBidi"/>
        </w:rPr>
      </w:pPr>
    </w:p>
    <w:p w14:paraId="385250C0" w14:textId="77777777" w:rsidR="00670B83" w:rsidRPr="00670B83" w:rsidRDefault="00670B83" w:rsidP="00670B83">
      <w:pPr>
        <w:ind w:left="474"/>
        <w:rPr>
          <w:rFonts w:asciiTheme="majorBidi" w:hAnsiTheme="majorBidi" w:cstheme="majorBidi"/>
        </w:rPr>
      </w:pPr>
    </w:p>
    <w:p w14:paraId="529E9BC5" w14:textId="7FD506F2" w:rsidR="00670B83" w:rsidRPr="00670B83" w:rsidRDefault="00670B83" w:rsidP="00E616ED">
      <w:pPr>
        <w:pStyle w:val="ListParagraph"/>
        <w:numPr>
          <w:ilvl w:val="0"/>
          <w:numId w:val="39"/>
        </w:numPr>
        <w:rPr>
          <w:rFonts w:asciiTheme="majorBidi" w:hAnsiTheme="majorBidi" w:cstheme="majorBidi"/>
        </w:rPr>
      </w:pPr>
      <w:r w:rsidRPr="00670B83">
        <w:rPr>
          <w:rFonts w:asciiTheme="majorBidi" w:hAnsiTheme="majorBidi" w:cstheme="majorBidi"/>
        </w:rPr>
        <w:t>Commenting on these verses about how shadows prostrate to God, al-Wāḥidī observes:</w:t>
      </w:r>
    </w:p>
    <w:p w14:paraId="623DBEAC" w14:textId="3017DCBD" w:rsidR="00670B83" w:rsidRPr="0047301B" w:rsidRDefault="00670B83" w:rsidP="00E616ED">
      <w:pPr>
        <w:pStyle w:val="ListParagraph"/>
        <w:numPr>
          <w:ilvl w:val="0"/>
          <w:numId w:val="39"/>
        </w:numPr>
        <w:rPr>
          <w:rFonts w:asciiTheme="majorBidi" w:hAnsiTheme="majorBidi" w:cstheme="majorBidi"/>
        </w:rPr>
      </w:pPr>
      <w:r w:rsidRPr="00670B83">
        <w:rPr>
          <w:rFonts w:asciiTheme="majorBidi" w:hAnsiTheme="majorBidi" w:cstheme="majorBidi"/>
        </w:rPr>
        <w:t>The shadow of every person—Believer or Disbeliever—prostrates itself to God, exalted be He, but we do not perceive the manner (kayfiyya) of how it does that.</w:t>
      </w:r>
      <w:r w:rsidR="0047301B">
        <w:rPr>
          <w:rFonts w:asciiTheme="majorBidi" w:hAnsiTheme="majorBidi" w:cstheme="majorBidi"/>
        </w:rPr>
        <w:t xml:space="preserve"> </w:t>
      </w:r>
      <w:r w:rsidR="0047301B">
        <w:rPr>
          <w:rFonts w:asciiTheme="majorBidi" w:hAnsiTheme="majorBidi" w:cstheme="majorBidi"/>
          <w:b/>
          <w:bCs/>
        </w:rPr>
        <w:t xml:space="preserve">(Volume 12 Excerpts) </w:t>
      </w:r>
    </w:p>
    <w:p w14:paraId="2E8EEC22" w14:textId="77777777" w:rsidR="00670B83" w:rsidRPr="00670B83" w:rsidRDefault="00670B83" w:rsidP="0047301B">
      <w:pPr>
        <w:pStyle w:val="ListParagraph"/>
        <w:ind w:left="834"/>
        <w:rPr>
          <w:rFonts w:asciiTheme="majorBidi" w:hAnsiTheme="majorBidi" w:cstheme="majorBidi"/>
        </w:rPr>
      </w:pPr>
    </w:p>
    <w:p w14:paraId="300E73E4" w14:textId="2C99F94E" w:rsidR="00670B83" w:rsidRPr="00670B83" w:rsidRDefault="00670B83" w:rsidP="00E616ED">
      <w:pPr>
        <w:pStyle w:val="ListParagraph"/>
        <w:numPr>
          <w:ilvl w:val="0"/>
          <w:numId w:val="39"/>
        </w:numPr>
        <w:rPr>
          <w:rFonts w:asciiTheme="majorBidi" w:hAnsiTheme="majorBidi" w:cstheme="majorBidi"/>
        </w:rPr>
      </w:pPr>
      <w:r w:rsidRPr="00670B83">
        <w:rPr>
          <w:rFonts w:asciiTheme="majorBidi" w:hAnsiTheme="majorBidi" w:cstheme="majorBidi"/>
        </w:rPr>
        <w:t>Al-Qushayrī remarks in the same vein:</w:t>
      </w:r>
    </w:p>
    <w:p w14:paraId="3580C36D" w14:textId="2F45F508" w:rsidR="00670B83" w:rsidRPr="00897B0B" w:rsidRDefault="00670B83" w:rsidP="00E616ED">
      <w:pPr>
        <w:pStyle w:val="ListParagraph"/>
        <w:numPr>
          <w:ilvl w:val="0"/>
          <w:numId w:val="39"/>
        </w:numPr>
        <w:rPr>
          <w:rFonts w:asciiTheme="majorBidi" w:hAnsiTheme="majorBidi" w:cstheme="majorBidi"/>
        </w:rPr>
      </w:pPr>
      <w:r w:rsidRPr="00670B83">
        <w:rPr>
          <w:rFonts w:asciiTheme="majorBidi" w:hAnsiTheme="majorBidi" w:cstheme="majorBidi"/>
        </w:rPr>
        <w:t xml:space="preserve">Even if some people refuse to perform the Testimony of Faith (al-Shahāda) in words, every part of their bodies bears witness from the vantage point of the manifest proof and clear indication of God [inherent in them]. From this standpoint, they are in [constant] prostration as well as from the standpoint of their [inherent] disposition that bears witness to God, the One. </w:t>
      </w:r>
      <w:r w:rsidR="0047301B">
        <w:rPr>
          <w:rFonts w:asciiTheme="majorBidi" w:hAnsiTheme="majorBidi" w:cstheme="majorBidi"/>
          <w:b/>
          <w:bCs/>
        </w:rPr>
        <w:t xml:space="preserve">(Volume 12 Excerpts) </w:t>
      </w:r>
    </w:p>
    <w:p w14:paraId="57A53529" w14:textId="7D2420D6" w:rsidR="00670B83" w:rsidRPr="00670B83" w:rsidRDefault="00670B83" w:rsidP="00670B83">
      <w:pPr>
        <w:ind w:left="474"/>
        <w:rPr>
          <w:rFonts w:asciiTheme="majorBidi" w:hAnsiTheme="majorBidi" w:cstheme="majorBidi"/>
        </w:rPr>
      </w:pPr>
    </w:p>
    <w:p w14:paraId="67E47826" w14:textId="77777777" w:rsidR="0047301B" w:rsidRPr="00670B83" w:rsidRDefault="00670B83" w:rsidP="00E616ED">
      <w:pPr>
        <w:pStyle w:val="ListParagraph"/>
        <w:numPr>
          <w:ilvl w:val="0"/>
          <w:numId w:val="39"/>
        </w:numPr>
        <w:rPr>
          <w:rFonts w:asciiTheme="majorBidi" w:hAnsiTheme="majorBidi" w:cstheme="majorBidi"/>
        </w:rPr>
      </w:pPr>
      <w:r w:rsidRPr="00670B83">
        <w:rPr>
          <w:rFonts w:asciiTheme="majorBidi" w:hAnsiTheme="majorBidi" w:cstheme="majorBidi"/>
        </w:rPr>
        <w:t>In the Islamic worldview, God fills the universe with life—both organic and inorganic. Traditionally Muslim Scholars often—although not always—avoided dividing the World into “animate” (living) and “inanimate” (lifeless) beings. Many of them preferred to divide the World instead into entities that were either “speaking (nāṭiq )” or “silent (ṣāmit).” Al-Shaykh Ibn Taymiyya, for example, refers to what is communicative as “alive and speaking” (ḥayy nāṭiq) and to what is not communicative as “alive and non-speaking” (ḥayy ghayr-nāṭiq)—apparently extending “life” and “consciousness” to all entities in the Living Cosmos of the Ever-Living God.</w:t>
      </w:r>
      <w:r w:rsidR="0047301B">
        <w:rPr>
          <w:rFonts w:asciiTheme="majorBidi" w:hAnsiTheme="majorBidi" w:cstheme="majorBidi"/>
        </w:rPr>
        <w:t xml:space="preserve"> </w:t>
      </w:r>
      <w:r w:rsidR="0047301B">
        <w:rPr>
          <w:rFonts w:asciiTheme="majorBidi" w:hAnsiTheme="majorBidi" w:cstheme="majorBidi"/>
          <w:b/>
          <w:bCs/>
        </w:rPr>
        <w:t xml:space="preserve">(Volume 12 Excerpts) </w:t>
      </w:r>
    </w:p>
    <w:p w14:paraId="1A2FD7B7" w14:textId="77777777" w:rsidR="00670B83" w:rsidRPr="00670B83" w:rsidRDefault="00670B83" w:rsidP="00670B83">
      <w:pPr>
        <w:rPr>
          <w:rFonts w:asciiTheme="majorBidi" w:hAnsiTheme="majorBidi" w:cstheme="majorBidi"/>
        </w:rPr>
      </w:pPr>
    </w:p>
    <w:p w14:paraId="6A860662" w14:textId="6C8A1F73" w:rsidR="00205505" w:rsidRPr="00670B83" w:rsidRDefault="00670B83" w:rsidP="00E616ED">
      <w:pPr>
        <w:pStyle w:val="ListParagraph"/>
        <w:numPr>
          <w:ilvl w:val="0"/>
          <w:numId w:val="39"/>
        </w:numPr>
        <w:rPr>
          <w:rFonts w:asciiTheme="majorBidi" w:hAnsiTheme="majorBidi" w:cstheme="majorBidi"/>
        </w:rPr>
      </w:pPr>
      <w:r w:rsidRPr="00670B83">
        <w:rPr>
          <w:rFonts w:asciiTheme="majorBidi" w:hAnsiTheme="majorBidi" w:cstheme="majorBidi"/>
        </w:rPr>
        <w:t>The World of “speaking” beings naturally includes Human Beings but also the Jinn, the Angels, and even some insects, birds, whales, dolphins, and many other creatures that communicate by sound. This division of things into those that are clearly use sound to communicate and those that do not is, in fact, more empirically accurate than dividing them into “animate” and “inanimate,” which requires non-empirical presuppositions about the inner Unseen dimensions of these beings as well as fundamental assumptions about their consciousness or lack of it—realities that we actually have no access to in vast multitudes of organic and inorganic things, beginning with the smallest atoms and molecules. On the other hand, the Paradigm of Speaking-Silent (Nāṭiq-Ṣāmit) describes empirically and precisely what our outer senses actually perceive about the World around us, while avoiding any speculation about what we do not experience—namely, the internal realities and possible consciousness or unconsciousness of non-communicative objects</w:t>
      </w:r>
      <w:r w:rsidR="0047301B">
        <w:rPr>
          <w:rFonts w:asciiTheme="majorBidi" w:hAnsiTheme="majorBidi" w:cstheme="majorBidi"/>
        </w:rPr>
        <w:t xml:space="preserve"> </w:t>
      </w:r>
      <w:r w:rsidR="0047301B">
        <w:rPr>
          <w:rFonts w:asciiTheme="majorBidi" w:hAnsiTheme="majorBidi" w:cstheme="majorBidi"/>
          <w:b/>
          <w:bCs/>
        </w:rPr>
        <w:t xml:space="preserve">(Volume 12 Excerpts) </w:t>
      </w:r>
    </w:p>
    <w:p w14:paraId="3E0441C4" w14:textId="77777777" w:rsidR="00FD1A33" w:rsidRPr="005012FB" w:rsidRDefault="00FD1A33" w:rsidP="00FD1A33">
      <w:pPr>
        <w:rPr>
          <w:rFonts w:asciiTheme="majorBidi" w:eastAsiaTheme="minorHAnsi" w:hAnsiTheme="majorBidi" w:cstheme="majorBidi"/>
        </w:rPr>
      </w:pPr>
    </w:p>
    <w:p w14:paraId="2F298E1E" w14:textId="778E0E26" w:rsidR="00EB32E0" w:rsidRPr="000F47D3" w:rsidRDefault="00FD1A33" w:rsidP="00E616ED">
      <w:pPr>
        <w:pStyle w:val="Heading4"/>
        <w:numPr>
          <w:ilvl w:val="0"/>
          <w:numId w:val="7"/>
        </w:numPr>
        <w:rPr>
          <w:rFonts w:eastAsiaTheme="minorHAnsi"/>
          <w:b/>
          <w:bCs/>
          <w:color w:val="C00000"/>
          <w:sz w:val="28"/>
          <w:szCs w:val="28"/>
        </w:rPr>
      </w:pPr>
      <w:bookmarkStart w:id="178" w:name="_Toc188509422"/>
      <w:r w:rsidRPr="000F47D3">
        <w:rPr>
          <w:b/>
          <w:bCs/>
          <w:color w:val="C00000"/>
          <w:sz w:val="28"/>
          <w:szCs w:val="28"/>
        </w:rPr>
        <w:t>Ahl al-Sunna wa al-Jamā‘a (the People of the Prophetic Way and the Mainstream Consensus)</w:t>
      </w:r>
    </w:p>
    <w:p w14:paraId="1132410D" w14:textId="08B8A0D4" w:rsidR="00FD1A33" w:rsidRDefault="00FD1A33" w:rsidP="00FD1A33">
      <w:pPr>
        <w:rPr>
          <w:rFonts w:asciiTheme="majorBidi" w:hAnsiTheme="majorBidi" w:cstheme="majorBidi"/>
          <w:b/>
          <w:bCs/>
          <w:i/>
          <w:iCs/>
        </w:rPr>
      </w:pPr>
      <w:r w:rsidRPr="005012FB">
        <w:rPr>
          <w:rFonts w:asciiTheme="majorBidi" w:hAnsiTheme="majorBidi" w:cstheme="majorBidi"/>
          <w:b/>
          <w:bCs/>
          <w:i/>
          <w:iCs/>
        </w:rPr>
        <w:t>Ahl al-Sunna wa al-Jamā‘a (the People of the Prophetic Way and the Mainstream Consensus)</w:t>
      </w:r>
    </w:p>
    <w:p w14:paraId="75585B0F" w14:textId="3906CA24" w:rsidR="00D9357C" w:rsidRPr="00D9357C" w:rsidRDefault="00D9357C" w:rsidP="00E616ED">
      <w:pPr>
        <w:pStyle w:val="ListParagraph"/>
        <w:numPr>
          <w:ilvl w:val="0"/>
          <w:numId w:val="44"/>
        </w:numPr>
        <w:rPr>
          <w:rFonts w:asciiTheme="majorBidi" w:hAnsiTheme="majorBidi" w:cstheme="majorBidi"/>
        </w:rPr>
      </w:pPr>
      <w:r w:rsidRPr="00D9357C">
        <w:rPr>
          <w:rFonts w:asciiTheme="majorBidi" w:hAnsiTheme="majorBidi" w:cstheme="majorBidi"/>
        </w:rPr>
        <w:t>Ahl-al-Sunna wa al-Jamā‘a (the People of the Prophetic Way and the Mainstream Consensus) literally means the “people who follow the path and standard practice (manhaj) that the Prophet taught and adhered to. They hold to this principle in their Creed and general belief and their understanding and practive of the Sharī‘a, Morality, and Ethics, all of which they regard as falling squarely under the Prophetic Sunna. It is also valid and historically correct to refer to Ahl-al-Sunna wa al-Jamā‘a—as some Scholars do—as Ahl-al-Sunna al-Marfū‘a wa al-Jamā‘a (the People of the fully authorized and carefully documented Prophetic Way and the Mainstream Consensus), although it is not a customary usage to define Ahl al-Sunna in this manner. Marfū‘a (“lifted up,” “[fully] elevated,” or “raised up”), in this expression, is a term taken from the Ḥadīth Sciences for any transmission from the Prophet that can be traced back—step-by-step, transmitter-by-transmitter—to the Prophet himself. Thus, al-Ḥadīth al- Marfū‘ is regarded as the most authentic type of Ḥadīth, if all of its narrators are sound. Ahl-al-Sunna al-Marfū‘a indicates therefore, that the Mainstream Muslim Community is, without question, the most authentic in its transmission of Ḥadīth and other narratives. Through the centuries, the Sunna for the Mainstream Community has been fully protected and may be readily verified as directly traceable by sound chains of transmission (isnāds) going directly back to the Prophet. Reference to Ahl-al-Sunna al-Marfū‘a is a valid “commentary by allusion” (tafsīr ishārī) for Ahl al-Sunna by virtue of this historical fact, although, again, it is not the primary meaning of the term Ahl-al-Sunna wa al-Jamā‘a.</w:t>
      </w:r>
      <w:r>
        <w:rPr>
          <w:rFonts w:asciiTheme="majorBidi" w:hAnsiTheme="majorBidi" w:cstheme="majorBidi"/>
        </w:rPr>
        <w:t xml:space="preserve"> </w:t>
      </w:r>
      <w:r>
        <w:rPr>
          <w:rFonts w:asciiTheme="majorBidi" w:hAnsiTheme="majorBidi" w:cstheme="majorBidi"/>
          <w:b/>
          <w:bCs/>
        </w:rPr>
        <w:t xml:space="preserve">(existing footnote) </w:t>
      </w:r>
    </w:p>
    <w:p w14:paraId="2AA2140E" w14:textId="3C404755" w:rsidR="00D9357C" w:rsidRPr="00D9357C" w:rsidRDefault="00D9357C" w:rsidP="00E616ED">
      <w:pPr>
        <w:pStyle w:val="ListParagraph"/>
        <w:numPr>
          <w:ilvl w:val="0"/>
          <w:numId w:val="44"/>
        </w:numPr>
        <w:rPr>
          <w:rFonts w:asciiTheme="majorBidi" w:hAnsiTheme="majorBidi" w:cstheme="majorBidi"/>
        </w:rPr>
      </w:pPr>
      <w:r w:rsidRPr="00D9357C">
        <w:rPr>
          <w:rFonts w:asciiTheme="majorBidi" w:hAnsiTheme="majorBidi" w:cstheme="majorBidi"/>
        </w:rPr>
        <w:t xml:space="preserve">     All Islamic groups claimed to follow the Prophet and his Sunna, but only Ahl-al-Sunna wa al-Jamā‘a have succeeded in realizing that goal through carefully authenticated and unbroken chains of transmission going back to the Prophet as well as other authoritative figures in the early Community. The Aḥādīth marfū‘a of all Shī‘a sects as transmitted in their books, for example, are very few by both the standards of the Shī‘ites themselves and Ahl-al-Sunna. As an example, those reports that go back directly to Fāṭima (d. 11/632), the daughter of the Prophet, which are soundly transmitted with fully authenticated chains of transmission going back directly to her (bi-asānīd marfū‘a) are less than one percent, and similar observations can be made about their transmissions from al-Imām ‘Alī (d. 40/661), other members of the Household of the Prophet, and the great Imāms. The Ibāḍīs and other sects of the Khawārij fare no better in their transmissions—again, both by their own standards and those of Ahl-al-Sunna. This fact is one of the neglected proofs of the profound strength of the Science and practice of isnad in Islamic history, such that none of the non-Sunnī groups could successfully forge complete isnāds going back to the Prophet without being readily detected and denounced. Moreover, the valid isnāds they do possess generally go back to Ahl-al-Sunna wa al-Jamā‘a and were taken from them. Thus, the historical validity of Chains of Transmission (al-Asānīd) of historical narratives is one of the chief difference between Ahl-al-Sunna wa al-Jamā‘a and other groups, and this is a matter well established in Islamic Scholarship, which deserves further detailed study because of its importance.</w:t>
      </w:r>
      <w:r w:rsidRPr="00D9357C">
        <w:rPr>
          <w:rFonts w:asciiTheme="majorBidi" w:hAnsiTheme="majorBidi" w:cstheme="majorBidi"/>
          <w:b/>
          <w:bCs/>
        </w:rPr>
        <w:t xml:space="preserve"> </w:t>
      </w:r>
      <w:r>
        <w:rPr>
          <w:rFonts w:asciiTheme="majorBidi" w:hAnsiTheme="majorBidi" w:cstheme="majorBidi"/>
          <w:b/>
          <w:bCs/>
        </w:rPr>
        <w:t>(existing footnote)</w:t>
      </w:r>
    </w:p>
    <w:p w14:paraId="4FF65422" w14:textId="77777777" w:rsidR="00FD1A33" w:rsidRDefault="00FD1A33" w:rsidP="00FD1A33">
      <w:pPr>
        <w:rPr>
          <w:rFonts w:asciiTheme="majorBidi" w:hAnsiTheme="majorBidi" w:cstheme="majorBidi"/>
          <w:color w:val="000000"/>
        </w:rPr>
      </w:pPr>
    </w:p>
    <w:p w14:paraId="7CA8D55B" w14:textId="77777777" w:rsidR="00D9357C" w:rsidRDefault="00D9357C" w:rsidP="00FD1A33">
      <w:pPr>
        <w:rPr>
          <w:rFonts w:asciiTheme="majorBidi" w:hAnsiTheme="majorBidi" w:cstheme="majorBidi"/>
          <w:color w:val="000000"/>
        </w:rPr>
      </w:pPr>
    </w:p>
    <w:p w14:paraId="58255754" w14:textId="77777777" w:rsidR="00D9357C" w:rsidRDefault="00D9357C" w:rsidP="00FD1A33">
      <w:pPr>
        <w:rPr>
          <w:rFonts w:asciiTheme="majorBidi" w:hAnsiTheme="majorBidi" w:cstheme="majorBidi"/>
          <w:color w:val="000000"/>
        </w:rPr>
      </w:pPr>
    </w:p>
    <w:p w14:paraId="6A986750" w14:textId="77777777" w:rsidR="00D9357C" w:rsidRDefault="00D9357C" w:rsidP="00FD1A33">
      <w:pPr>
        <w:rPr>
          <w:rFonts w:asciiTheme="majorBidi" w:hAnsiTheme="majorBidi" w:cstheme="majorBidi"/>
          <w:color w:val="000000"/>
        </w:rPr>
      </w:pPr>
    </w:p>
    <w:p w14:paraId="38066FF9" w14:textId="3BB8600C" w:rsidR="00FD1A33" w:rsidRPr="000F47D3" w:rsidRDefault="00FD1A33" w:rsidP="00E616ED">
      <w:pPr>
        <w:pStyle w:val="Heading4"/>
        <w:numPr>
          <w:ilvl w:val="0"/>
          <w:numId w:val="7"/>
        </w:numPr>
        <w:rPr>
          <w:rFonts w:eastAsiaTheme="minorHAnsi"/>
          <w:b/>
          <w:bCs/>
          <w:color w:val="C00000"/>
          <w:sz w:val="28"/>
          <w:szCs w:val="28"/>
        </w:rPr>
      </w:pPr>
      <w:r w:rsidRPr="000F47D3">
        <w:rPr>
          <w:b/>
          <w:bCs/>
          <w:color w:val="C00000"/>
          <w:sz w:val="28"/>
          <w:szCs w:val="28"/>
        </w:rPr>
        <w:t>C</w:t>
      </w:r>
      <w:r w:rsidRPr="000F47D3">
        <w:rPr>
          <w:rFonts w:eastAsiaTheme="minorHAnsi"/>
          <w:b/>
          <w:bCs/>
          <w:color w:val="C00000"/>
          <w:sz w:val="28"/>
          <w:szCs w:val="28"/>
        </w:rPr>
        <w:t xml:space="preserve">onsensus </w:t>
      </w:r>
      <w:r w:rsidRPr="000F47D3">
        <w:rPr>
          <w:b/>
          <w:bCs/>
          <w:color w:val="C00000"/>
          <w:sz w:val="28"/>
          <w:szCs w:val="28"/>
        </w:rPr>
        <w:t>(al-Ijmā‘)</w:t>
      </w:r>
    </w:p>
    <w:p w14:paraId="6E94BE03" w14:textId="308D8B9B" w:rsidR="00AD1AED" w:rsidRDefault="00AD1AED" w:rsidP="00E616ED">
      <w:pPr>
        <w:pStyle w:val="ListParagraph"/>
        <w:numPr>
          <w:ilvl w:val="0"/>
          <w:numId w:val="45"/>
        </w:numPr>
        <w:rPr>
          <w:rFonts w:asciiTheme="majorBidi" w:hAnsiTheme="majorBidi" w:cstheme="majorBidi"/>
        </w:rPr>
      </w:pPr>
      <w:r w:rsidRPr="00AD1AED">
        <w:rPr>
          <w:rFonts w:asciiTheme="majorBidi" w:hAnsiTheme="majorBidi" w:cstheme="majorBidi"/>
        </w:rPr>
        <w:t>The Consensus (al-Ijmā‘) of the Orthodox Muslim Community ranks among the most important and definitive sources of the Islamic religion in its Divine Science, Way of Life (al-Sharī‘a), and other matters. In terms of authority, Consensus comes directly after the Qur’ān and Sunna. It differs from them, however, in that, by its nature, it is a type of definitive interpretation. Thus, it does not itself require further explanation but conveys how Scholarly authorities in Islam have understood certain matters, which might appear conjectural when taken alone. There are different classes of Consensus such as the Consensus of the Community (Ijmā‘-al-Umma), the Consensus of the First Generations (Ijmā‘-al-Salaf), the Consensus of the People of Medina during the first generations of Muslim Medina (Ijmā‘-Ahl-al-Madīna)—meaning the Scholars of that city—and so forth. As a definitive source of the Islamic Sciences, however, the Consensus of the Scholars (Ijmā‘-Ahl-al-‘Ilm)—which includes the second and third categories above—is the easiest reference to identify and often the most authoritative.</w:t>
      </w:r>
      <w:r>
        <w:rPr>
          <w:rFonts w:asciiTheme="majorBidi" w:hAnsiTheme="majorBidi" w:cstheme="majorBidi"/>
        </w:rPr>
        <w:t xml:space="preserve"> </w:t>
      </w:r>
      <w:r>
        <w:rPr>
          <w:rFonts w:asciiTheme="majorBidi" w:hAnsiTheme="majorBidi" w:cstheme="majorBidi"/>
          <w:b/>
          <w:bCs/>
        </w:rPr>
        <w:t xml:space="preserve">(existing footnote) </w:t>
      </w:r>
    </w:p>
    <w:p w14:paraId="5350E3DD" w14:textId="06A7CDF4" w:rsidR="00A82D97" w:rsidRPr="00A82D97" w:rsidRDefault="00A82D97" w:rsidP="00E616ED">
      <w:pPr>
        <w:pStyle w:val="ListParagraph"/>
        <w:numPr>
          <w:ilvl w:val="0"/>
          <w:numId w:val="45"/>
        </w:numPr>
        <w:rPr>
          <w:rFonts w:asciiTheme="majorBidi" w:hAnsiTheme="majorBidi" w:cstheme="majorBidi"/>
        </w:rPr>
      </w:pPr>
      <w:r w:rsidRPr="00A82D97">
        <w:rPr>
          <w:rFonts w:asciiTheme="majorBidi" w:hAnsiTheme="majorBidi" w:cstheme="majorBidi"/>
        </w:rPr>
        <w:t>The Scholarly Consensus of the Community (al-Ijmā‘) is one of the definitive sources of the Islamic religion in Theology, Law, and other matters. In terms of authority, it comes directly after the Qur’ān and Sunna. It differs from them, however, in that, by its nature, it is a type of interpretation. Thus, it does not require interpretation but conveys how scholarly authorities in Islam have understood certain matters. There are different classes of Consensus such as the Consensus of the Community (Ijmā‘ al-Umma), the Consensus of the first generations (Ijmā‘al-salaf), the Consensus of the people of Medina during the first generations of Muslim Medina (Ijmā‘ ahl al-Madīna)--meaning the scholars of that city--and so forth. As a definitive source of Islamic Law, however, the Consensus of the scholars (Ijmā‘ ahl al-‘ilm)--which includes the second and third categories--is the easiest to identify and the most authoritative. Islamic Scholars have often cited the following Ḥadīth in proof of the validity of Consensus, in which the Prophet states: “My Community (Ummatī) will not agree on error.” This Ḥadīth is transmitted with some difference in wording by al-Tirmidhī, Ibn Māja, Ibn Ḥanbal, al-Ḥākim, al-Ṭabarānī, Abu Nu‘aym, and others. Imām al-Sakhāwī says of the Ḥadīth:</w:t>
      </w:r>
      <w:r w:rsidR="00C726D1">
        <w:rPr>
          <w:rFonts w:asciiTheme="majorBidi" w:hAnsiTheme="majorBidi" w:cstheme="majorBidi"/>
        </w:rPr>
        <w:t xml:space="preserve"> (</w:t>
      </w:r>
      <w:r w:rsidR="00C726D1">
        <w:rPr>
          <w:rFonts w:asciiTheme="majorBidi" w:hAnsiTheme="majorBidi" w:cstheme="majorBidi"/>
          <w:b/>
          <w:bCs/>
        </w:rPr>
        <w:t>Volume 6)</w:t>
      </w:r>
    </w:p>
    <w:p w14:paraId="6142865A" w14:textId="5150DED2" w:rsidR="00A82D97" w:rsidRPr="00A82D97" w:rsidRDefault="00A82D97" w:rsidP="00E616ED">
      <w:pPr>
        <w:pStyle w:val="ListParagraph"/>
        <w:numPr>
          <w:ilvl w:val="0"/>
          <w:numId w:val="45"/>
        </w:numPr>
        <w:rPr>
          <w:rFonts w:asciiTheme="majorBidi" w:hAnsiTheme="majorBidi" w:cstheme="majorBidi"/>
        </w:rPr>
      </w:pPr>
      <w:r w:rsidRPr="00A82D97">
        <w:rPr>
          <w:rFonts w:asciiTheme="majorBidi" w:hAnsiTheme="majorBidi" w:cstheme="majorBidi"/>
        </w:rPr>
        <w:t>On the whole it is a Ḥadīth, the text of which is well-known (mashhūr). It possesses numerous chains of transmission and is corroborated by many supporting texts (shawāhid) ascribed to the Prophet and Companions such as Ibn Mas‘ūd. Some versions add: “And God’s providential Hand is with the Majority (al-jamā ‘a ).” And [similarly, the report]: “So, follow the Mainstream (al-sawād al-a‘ẓam)” as well as: “So, whoever diverges [from the Mainstream], diverges toward the Fire.”</w:t>
      </w:r>
      <w:r w:rsidR="00C726D1" w:rsidRPr="00C726D1">
        <w:rPr>
          <w:rFonts w:asciiTheme="majorBidi" w:hAnsiTheme="majorBidi" w:cstheme="majorBidi"/>
        </w:rPr>
        <w:t xml:space="preserve"> </w:t>
      </w:r>
      <w:r w:rsidR="00C726D1">
        <w:rPr>
          <w:rFonts w:asciiTheme="majorBidi" w:hAnsiTheme="majorBidi" w:cstheme="majorBidi"/>
        </w:rPr>
        <w:t>(</w:t>
      </w:r>
      <w:r w:rsidR="00C726D1">
        <w:rPr>
          <w:rFonts w:asciiTheme="majorBidi" w:hAnsiTheme="majorBidi" w:cstheme="majorBidi"/>
          <w:b/>
          <w:bCs/>
        </w:rPr>
        <w:t>Volume 6)</w:t>
      </w:r>
    </w:p>
    <w:p w14:paraId="50290835" w14:textId="77777777" w:rsidR="00A82D97" w:rsidRPr="00A82D97" w:rsidRDefault="00A82D97" w:rsidP="00E616ED">
      <w:pPr>
        <w:pStyle w:val="ListParagraph"/>
        <w:numPr>
          <w:ilvl w:val="0"/>
          <w:numId w:val="45"/>
        </w:numPr>
        <w:rPr>
          <w:rFonts w:asciiTheme="majorBidi" w:hAnsiTheme="majorBidi" w:cstheme="majorBidi"/>
        </w:rPr>
      </w:pPr>
      <w:r w:rsidRPr="00A82D97">
        <w:rPr>
          <w:rFonts w:asciiTheme="majorBidi" w:hAnsiTheme="majorBidi" w:cstheme="majorBidi"/>
        </w:rPr>
        <w:t>To these proofs of Consensus may be added the Qur’ānic verse:</w:t>
      </w:r>
    </w:p>
    <w:p w14:paraId="512CA71B" w14:textId="3AF2D039" w:rsidR="00A82D97" w:rsidRPr="00A82D97" w:rsidRDefault="00A82D97" w:rsidP="00E616ED">
      <w:pPr>
        <w:pStyle w:val="ListParagraph"/>
        <w:numPr>
          <w:ilvl w:val="0"/>
          <w:numId w:val="45"/>
        </w:numPr>
        <w:rPr>
          <w:rFonts w:asciiTheme="majorBidi" w:hAnsiTheme="majorBidi" w:cstheme="majorBidi"/>
        </w:rPr>
      </w:pPr>
      <w:r w:rsidRPr="00A82D97">
        <w:rPr>
          <w:rFonts w:asciiTheme="majorBidi" w:hAnsiTheme="majorBidi" w:cstheme="majorBidi"/>
        </w:rPr>
        <w:t>But whoever opposes the Messenger after Guidance has been made clear to him and follows a Path other than the Path of the believers, We [God] will turn him to [the Path] he has turned to, and We will bring him into the depths of the Fire, and what an evil destination to [his] journey! (Women, 4:115).</w:t>
      </w:r>
      <w:r w:rsidR="00C726D1">
        <w:rPr>
          <w:rFonts w:asciiTheme="majorBidi" w:hAnsiTheme="majorBidi" w:cstheme="majorBidi"/>
        </w:rPr>
        <w:t xml:space="preserve"> (</w:t>
      </w:r>
      <w:r w:rsidR="00C726D1">
        <w:rPr>
          <w:rFonts w:asciiTheme="majorBidi" w:hAnsiTheme="majorBidi" w:cstheme="majorBidi"/>
          <w:b/>
          <w:bCs/>
        </w:rPr>
        <w:t>Volume 6)</w:t>
      </w:r>
    </w:p>
    <w:p w14:paraId="7EDC95BA" w14:textId="5B590C01" w:rsidR="00A82D97" w:rsidRPr="00F9723B" w:rsidRDefault="00A82D97" w:rsidP="00E616ED">
      <w:pPr>
        <w:pStyle w:val="ListParagraph"/>
        <w:numPr>
          <w:ilvl w:val="0"/>
          <w:numId w:val="45"/>
        </w:numPr>
        <w:rPr>
          <w:rFonts w:asciiTheme="majorBidi" w:hAnsiTheme="majorBidi" w:cstheme="majorBidi"/>
        </w:rPr>
      </w:pPr>
      <w:r w:rsidRPr="00A82D97">
        <w:rPr>
          <w:rFonts w:asciiTheme="majorBidi" w:hAnsiTheme="majorBidi" w:cstheme="majorBidi"/>
        </w:rPr>
        <w:t>In this context, the Consensus of the Scholars and their Community is the “Path of the believers.” Some contemporary Islamic Scholars insist that the Ḥadīth—“My Community (Ummatī) will not agree on error”—is rigorously authentic because of its many corroborating versions and supporting texts. It is certainly a foundational text in Sunnī Islam and one of the rudiments of Scholarly Consensus in the religion.</w:t>
      </w:r>
      <w:r w:rsidR="00C726D1" w:rsidRPr="00C726D1">
        <w:rPr>
          <w:rFonts w:asciiTheme="majorBidi" w:hAnsiTheme="majorBidi" w:cstheme="majorBidi"/>
        </w:rPr>
        <w:t xml:space="preserve"> </w:t>
      </w:r>
      <w:r w:rsidR="00C726D1">
        <w:rPr>
          <w:rFonts w:asciiTheme="majorBidi" w:hAnsiTheme="majorBidi" w:cstheme="majorBidi"/>
        </w:rPr>
        <w:t>(</w:t>
      </w:r>
      <w:r w:rsidR="00C726D1">
        <w:rPr>
          <w:rFonts w:asciiTheme="majorBidi" w:hAnsiTheme="majorBidi" w:cstheme="majorBidi"/>
          <w:b/>
          <w:bCs/>
        </w:rPr>
        <w:t>Volume 6)</w:t>
      </w:r>
    </w:p>
    <w:p w14:paraId="257C8F43" w14:textId="77777777" w:rsidR="00AD1AED" w:rsidRPr="00AD1AED" w:rsidRDefault="00AD1AED" w:rsidP="00AD1AED">
      <w:pPr>
        <w:pStyle w:val="ListParagraph"/>
        <w:rPr>
          <w:rFonts w:asciiTheme="majorBidi" w:hAnsiTheme="majorBidi" w:cstheme="majorBidi"/>
        </w:rPr>
      </w:pPr>
    </w:p>
    <w:p w14:paraId="7AE4316B" w14:textId="5E829A11" w:rsidR="00FD1A33" w:rsidRDefault="00FD1A33" w:rsidP="00E616ED">
      <w:pPr>
        <w:pStyle w:val="Heading4"/>
        <w:numPr>
          <w:ilvl w:val="0"/>
          <w:numId w:val="7"/>
        </w:numPr>
        <w:rPr>
          <w:rFonts w:asciiTheme="majorBidi" w:eastAsiaTheme="minorHAnsi" w:hAnsiTheme="majorBidi"/>
          <w:b/>
          <w:bCs/>
          <w:color w:val="C00000"/>
          <w:sz w:val="28"/>
          <w:szCs w:val="28"/>
        </w:rPr>
      </w:pPr>
      <w:bookmarkStart w:id="179" w:name="_Toc188509424"/>
      <w:r w:rsidRPr="00EC69B3">
        <w:rPr>
          <w:rFonts w:asciiTheme="majorBidi" w:eastAsiaTheme="minorHAnsi" w:hAnsiTheme="majorBidi"/>
          <w:b/>
          <w:bCs/>
          <w:color w:val="C00000"/>
          <w:sz w:val="28"/>
          <w:szCs w:val="28"/>
        </w:rPr>
        <w:t>Creedal Belief v</w:t>
      </w:r>
      <w:r w:rsidR="00AD1AED">
        <w:rPr>
          <w:rFonts w:asciiTheme="majorBidi" w:eastAsiaTheme="minorHAnsi" w:hAnsiTheme="majorBidi"/>
          <w:b/>
          <w:bCs/>
          <w:color w:val="C00000"/>
          <w:sz w:val="28"/>
          <w:szCs w:val="28"/>
        </w:rPr>
        <w:t>s</w:t>
      </w:r>
      <w:r w:rsidRPr="00EC69B3">
        <w:rPr>
          <w:rFonts w:asciiTheme="majorBidi" w:eastAsiaTheme="minorHAnsi" w:hAnsiTheme="majorBidi"/>
          <w:b/>
          <w:bCs/>
          <w:color w:val="C00000"/>
          <w:sz w:val="28"/>
          <w:szCs w:val="28"/>
        </w:rPr>
        <w:t xml:space="preserve"> non-Creedal Belief</w:t>
      </w:r>
      <w:bookmarkEnd w:id="179"/>
    </w:p>
    <w:p w14:paraId="0427FEC8" w14:textId="50D22769" w:rsidR="00652381" w:rsidRPr="00652381" w:rsidRDefault="00652381" w:rsidP="00E616ED">
      <w:pPr>
        <w:pStyle w:val="ListParagraph"/>
        <w:numPr>
          <w:ilvl w:val="0"/>
          <w:numId w:val="46"/>
        </w:numPr>
        <w:rPr>
          <w:rFonts w:eastAsiaTheme="minorHAnsi"/>
        </w:rPr>
      </w:pPr>
      <w:r w:rsidRPr="00652381">
        <w:rPr>
          <w:rFonts w:eastAsiaTheme="minorHAnsi"/>
        </w:rPr>
        <w:t>Such Creedal and Doctrinal obligations—as will be clarified in what follows—pertain exclusively to those tenets of the Prophetic teaching which—beyond any shade of doubt—are clearly and unambiguously articulated and established as literally true in Islam’s Revealed and Scholarly sources—the Qur’ān,[1] the Sunna,[2] and Consensus (al-Ijmā‘)[3]—in conformity with the exacting standards of semantic clarity laid down by the dictates of Islam’s Epistemology of Certainty[4] (Uṣūl al-Qaṭ‘ wa al-Ẓann).</w:t>
      </w:r>
      <w:r>
        <w:rPr>
          <w:rFonts w:eastAsiaTheme="minorHAnsi"/>
        </w:rPr>
        <w:t xml:space="preserve"> </w:t>
      </w:r>
      <w:r>
        <w:rPr>
          <w:rFonts w:eastAsiaTheme="minorHAnsi"/>
          <w:b/>
          <w:bCs/>
        </w:rPr>
        <w:t xml:space="preserve">(Volume 1) </w:t>
      </w:r>
    </w:p>
    <w:p w14:paraId="1D45BA29" w14:textId="023C25A1" w:rsidR="00652381" w:rsidRPr="00652381" w:rsidRDefault="00652381" w:rsidP="00E616ED">
      <w:pPr>
        <w:pStyle w:val="ListParagraph"/>
        <w:numPr>
          <w:ilvl w:val="0"/>
          <w:numId w:val="46"/>
        </w:numPr>
        <w:rPr>
          <w:rFonts w:eastAsiaTheme="minorHAnsi"/>
        </w:rPr>
      </w:pPr>
      <w:r w:rsidRPr="00652381">
        <w:rPr>
          <w:rFonts w:eastAsiaTheme="minorHAnsi"/>
        </w:rPr>
        <w:t>By their nature, Creedal beliefs are basic, uncomplicated, and generally straight forward such as belief in God’s Oneness, the Angels, Divine Revelation, the continuity of Prophecy, the finality of the Prophet Muḥammad, the physical Resurrection of the dead, the Last Judgment, the Garden and the Fire, and so forth.</w:t>
      </w:r>
      <w:r>
        <w:rPr>
          <w:rFonts w:eastAsiaTheme="minorHAnsi"/>
        </w:rPr>
        <w:t xml:space="preserve"> </w:t>
      </w:r>
      <w:r>
        <w:rPr>
          <w:rFonts w:eastAsiaTheme="minorHAnsi"/>
          <w:b/>
          <w:bCs/>
        </w:rPr>
        <w:t xml:space="preserve">(Volume 1) </w:t>
      </w:r>
    </w:p>
    <w:p w14:paraId="1F48D1BB" w14:textId="4845017E" w:rsidR="00FD1A33" w:rsidRPr="00652381" w:rsidRDefault="00652381" w:rsidP="00E616ED">
      <w:pPr>
        <w:pStyle w:val="ListParagraph"/>
        <w:numPr>
          <w:ilvl w:val="0"/>
          <w:numId w:val="46"/>
        </w:numPr>
        <w:rPr>
          <w:rFonts w:eastAsiaTheme="minorHAnsi"/>
        </w:rPr>
      </w:pPr>
      <w:r w:rsidRPr="00652381">
        <w:rPr>
          <w:rFonts w:eastAsiaTheme="minorHAnsi"/>
        </w:rPr>
        <w:t xml:space="preserve">But it must be emphasized that the vast scope of the Divine Science only begins and certainly does not end with fundamental Creedal teachings. Given its all-embracing Metaphysical nature, the Divine Science is rightly acclaimed as the Highest of all Sciences (al-‘Ilm al-A‘lā) because—in conjunction with its exposition of the Divine, the preeminent and most noble of all teachings—it attends to countless other Epistemological and existential questions as well as the Moral and Intellectual challenges that arise in each generation. </w:t>
      </w:r>
      <w:bookmarkStart w:id="180" w:name="_Toc188509425"/>
      <w:r>
        <w:rPr>
          <w:rFonts w:eastAsiaTheme="minorHAnsi"/>
          <w:b/>
          <w:bCs/>
        </w:rPr>
        <w:t>(Volume 1)</w:t>
      </w:r>
    </w:p>
    <w:p w14:paraId="36762782" w14:textId="2C8E8D3B" w:rsidR="001013CD" w:rsidRPr="00B80384" w:rsidRDefault="001013CD" w:rsidP="00E616ED">
      <w:pPr>
        <w:pStyle w:val="ListParagraph"/>
        <w:numPr>
          <w:ilvl w:val="0"/>
          <w:numId w:val="46"/>
        </w:numPr>
        <w:rPr>
          <w:rFonts w:eastAsiaTheme="minorHAnsi"/>
        </w:rPr>
      </w:pPr>
      <w:r w:rsidRPr="001013CD">
        <w:rPr>
          <w:rFonts w:eastAsiaTheme="minorHAnsi"/>
        </w:rPr>
        <w:t xml:space="preserve">Given its scope, The First Teaching is attentively fixed on this second, far-ranging, and all-inclusive perspective of Islamic belief, and that focus accounts for the compendium’s great detail and substantial length, which go far beyond Islam’s basic Creedal and Doctrinal [Sometimes the phrase "Creedal and Doctrinal" is used, especially earlier in the text. Later in the text, the word "Creedal" is used. This isn't necessarily an inconsistency, nor does it create confusion, but I just wanted to call it out in case this is a phrase Dr. Umar wants to repeat intentionally, and if "Creedal and Doctrinal" is supposed to mean something different than just "Creedal"]  demands. Thus, the majority of what is written in this book falls under the broad heading of such overreaching needs and interests that are essential to any healthy contemporary society, culture, and Civilization (al-‘Umrān).[1] As a rule, however, all matters of personal Creedal and Doctrinal obligation are explicitly indicated as such throughout the work. Thus, by default, any matter that is not specifically identified as a Creedal requirement may be assumed to fall within the much broader domain of non-Creedal beliefs and speculations. </w:t>
      </w:r>
      <w:r>
        <w:rPr>
          <w:rFonts w:eastAsiaTheme="minorHAnsi"/>
        </w:rPr>
        <w:t xml:space="preserve"> </w:t>
      </w:r>
      <w:r>
        <w:rPr>
          <w:rFonts w:eastAsiaTheme="minorHAnsi"/>
          <w:b/>
          <w:bCs/>
        </w:rPr>
        <w:t xml:space="preserve">(Volume 1) </w:t>
      </w:r>
    </w:p>
    <w:p w14:paraId="2B0D483C" w14:textId="39DB4D01" w:rsidR="00B80384" w:rsidRPr="00B80384" w:rsidRDefault="00B80384" w:rsidP="00E616ED">
      <w:pPr>
        <w:pStyle w:val="ListParagraph"/>
        <w:numPr>
          <w:ilvl w:val="0"/>
          <w:numId w:val="46"/>
        </w:numPr>
        <w:rPr>
          <w:rFonts w:eastAsiaTheme="minorHAnsi"/>
        </w:rPr>
      </w:pPr>
      <w:r w:rsidRPr="00B80384">
        <w:rPr>
          <w:rFonts w:eastAsiaTheme="minorHAnsi"/>
        </w:rPr>
        <w:t xml:space="preserve">   In light of the Epistemology of Certainty, the obligatory Creed is determined strictly by what is absolutely authoritative. Consequently, the Islamic Creed in this formal sense only makes up the universal core of the religion. Many—indeed most—valid beliefs do not meet this rigorous standard. Thus, they cannot constitute the core of sound Prophetic faith nor the requirements of Orthodoxy and Orthopraxy, nor are they are rules of faith and guidelines of practice that distinguish belief from disbelief. Rather, such secondary matters must be relegated to the dynamic, living periphery of the Prophetic faith. Such presumptively authoritative (ẓannī) beliefs and practices do not make up the roots and the trunk of the tree of Islam but constitute instead its many branches, leaves, nuts, and fruits without which the tree would be bare and lifeless.</w:t>
      </w:r>
      <w:r>
        <w:rPr>
          <w:rFonts w:eastAsiaTheme="minorHAnsi"/>
        </w:rPr>
        <w:t xml:space="preserve"> </w:t>
      </w:r>
      <w:r>
        <w:rPr>
          <w:rFonts w:eastAsiaTheme="minorHAnsi"/>
          <w:b/>
          <w:bCs/>
        </w:rPr>
        <w:t xml:space="preserve">(Volume 1) </w:t>
      </w:r>
    </w:p>
    <w:p w14:paraId="39432A30" w14:textId="77777777" w:rsidR="00B80384" w:rsidRPr="00B80384" w:rsidRDefault="00B80384" w:rsidP="00E616ED">
      <w:pPr>
        <w:pStyle w:val="ListParagraph"/>
        <w:numPr>
          <w:ilvl w:val="0"/>
          <w:numId w:val="46"/>
        </w:numPr>
        <w:rPr>
          <w:rFonts w:eastAsiaTheme="minorHAnsi"/>
        </w:rPr>
      </w:pPr>
      <w:r w:rsidRPr="00B80384">
        <w:rPr>
          <w:rFonts w:eastAsiaTheme="minorHAnsi"/>
        </w:rPr>
        <w:t xml:space="preserve">     It should never be assumed, however, that the many branches of Islamic faith and practice, which are presumptively authoritative (ẓannī) according to the Epistemology of Certainty, are not authentic matters of faith and action or that they may be easily dismissed. On the contrary, the Believer must beware of denying their veracity, even if he or she is not convinced of their Truth, because they may be—and most likely are—correct in certain contexts, which would possibly make denial of them have harsh consequences for the Believer in the Next World. Nevertheless, core Creedal issues and fundamental practices, by contrast, are clear cut and black and white. Many other issues, especially those pertaining to sound Islamic Metaphysics and speculation, are not required of Muslims as a whole and cannot be insisted upon as criteria of belief or disbelief. Moreover, they may not always be clear cut but represent many different hues of colors and shades of gray. Being able to imbibe and practice this all-important distinction between the Creedal core and the non-Creedal parameters of faith and practice is part of what makes Islam a dynamic Civilizational blueprint that cultivates in Human Beings those noble and higher dispositions required for the creation of harmony and coexistence among Human Beings—both Believers and Disbelievers—and gives Human Beings the ability to tolerate and live with others—both those who agree with us and those who disagree—especially in matters that we hold to with strong convictions.</w:t>
      </w:r>
      <w:r>
        <w:rPr>
          <w:rFonts w:eastAsiaTheme="minorHAnsi"/>
        </w:rPr>
        <w:t xml:space="preserve"> </w:t>
      </w:r>
      <w:r>
        <w:rPr>
          <w:rFonts w:eastAsiaTheme="minorHAnsi"/>
          <w:b/>
          <w:bCs/>
        </w:rPr>
        <w:t xml:space="preserve">(Volume 1) </w:t>
      </w:r>
    </w:p>
    <w:p w14:paraId="74BF7AB7" w14:textId="60B64808" w:rsidR="00B80384" w:rsidRPr="001013CD" w:rsidRDefault="00B80384" w:rsidP="00B80384">
      <w:pPr>
        <w:pStyle w:val="ListParagraph"/>
        <w:rPr>
          <w:rFonts w:eastAsiaTheme="minorHAnsi"/>
        </w:rPr>
      </w:pPr>
    </w:p>
    <w:p w14:paraId="47A2B026" w14:textId="77777777" w:rsidR="00FD1A33" w:rsidRDefault="00FD1A33" w:rsidP="00FD1A33">
      <w:pPr>
        <w:rPr>
          <w:rFonts w:asciiTheme="majorBidi" w:eastAsiaTheme="minorHAnsi" w:hAnsiTheme="majorBidi" w:cstheme="majorBidi"/>
        </w:rPr>
      </w:pPr>
    </w:p>
    <w:p w14:paraId="474C8B01" w14:textId="77777777" w:rsidR="00FD1A33" w:rsidRPr="000A51E7" w:rsidRDefault="00FD1A33" w:rsidP="00E616ED">
      <w:pPr>
        <w:pStyle w:val="Heading4"/>
        <w:numPr>
          <w:ilvl w:val="0"/>
          <w:numId w:val="7"/>
        </w:numPr>
        <w:rPr>
          <w:rFonts w:asciiTheme="majorBidi" w:eastAsiaTheme="minorHAnsi" w:hAnsiTheme="majorBidi"/>
          <w:b/>
          <w:bCs/>
          <w:color w:val="C00000"/>
          <w:sz w:val="28"/>
          <w:szCs w:val="28"/>
        </w:rPr>
      </w:pPr>
      <w:r w:rsidRPr="000A51E7">
        <w:rPr>
          <w:rFonts w:asciiTheme="majorBidi" w:eastAsiaTheme="minorHAnsi" w:hAnsiTheme="majorBidi"/>
          <w:b/>
          <w:bCs/>
          <w:color w:val="C00000"/>
          <w:sz w:val="28"/>
          <w:szCs w:val="28"/>
        </w:rPr>
        <w:t>Customary Experience (al-‘</w:t>
      </w:r>
      <w:r w:rsidRPr="000A51E7">
        <w:rPr>
          <w:rFonts w:asciiTheme="majorBidi" w:hAnsiTheme="majorBidi"/>
          <w:b/>
          <w:bCs/>
          <w:color w:val="C00000"/>
          <w:sz w:val="28"/>
          <w:szCs w:val="28"/>
        </w:rPr>
        <w:t>Ā</w:t>
      </w:r>
      <w:r w:rsidRPr="000A51E7">
        <w:rPr>
          <w:rFonts w:asciiTheme="majorBidi" w:eastAsiaTheme="minorHAnsi" w:hAnsiTheme="majorBidi"/>
          <w:b/>
          <w:bCs/>
          <w:color w:val="C00000"/>
          <w:sz w:val="28"/>
          <w:szCs w:val="28"/>
        </w:rPr>
        <w:t>da)</w:t>
      </w:r>
    </w:p>
    <w:p w14:paraId="5E7D801A" w14:textId="77777777" w:rsidR="00FD1A33" w:rsidRDefault="00FD1A33" w:rsidP="00FD1A33">
      <w:pPr>
        <w:rPr>
          <w:rFonts w:eastAsiaTheme="minorHAnsi"/>
          <w:b/>
          <w:bCs/>
          <w:i/>
          <w:iCs/>
        </w:rPr>
      </w:pPr>
      <w:r w:rsidRPr="00344C26">
        <w:rPr>
          <w:rFonts w:eastAsiaTheme="minorHAnsi"/>
          <w:b/>
          <w:bCs/>
          <w:i/>
          <w:iCs/>
        </w:rPr>
        <w:t>Reality (al-'Ada) &amp; God's "Custom" (Sunna) in Creation</w:t>
      </w:r>
      <w:bookmarkEnd w:id="180"/>
    </w:p>
    <w:p w14:paraId="2CE4034F" w14:textId="77777777" w:rsidR="00933485" w:rsidRDefault="00933485" w:rsidP="00FD1A33">
      <w:pPr>
        <w:rPr>
          <w:rFonts w:eastAsiaTheme="minorHAnsi"/>
          <w:b/>
          <w:bCs/>
          <w:i/>
          <w:iCs/>
        </w:rPr>
      </w:pPr>
    </w:p>
    <w:p w14:paraId="1CD612D5" w14:textId="7714D346" w:rsidR="00933485" w:rsidRPr="00E40957" w:rsidRDefault="00933485" w:rsidP="00E616ED">
      <w:pPr>
        <w:pStyle w:val="ListParagraph"/>
        <w:numPr>
          <w:ilvl w:val="0"/>
          <w:numId w:val="48"/>
        </w:numPr>
        <w:rPr>
          <w:rFonts w:eastAsiaTheme="minorHAnsi"/>
        </w:rPr>
      </w:pPr>
      <w:r w:rsidRPr="00933485">
        <w:rPr>
          <w:rFonts w:eastAsiaTheme="minorHAnsi"/>
        </w:rPr>
        <w:t>Sound perception through the five portals of our outward senses—hearing, sight, smell, taste, and touch—is the basis of our knowledge of Customary Experience (al-‘Āda) and sound Empirical Science, when these senses function normally under proper conditions and the information they relay is properly received, interpreted, and understood. Muslim Scholars of Divinity agree that information received through the five senses necessarily constitutes the basis of certain and Necessary Knowledge (‘Ilm al-Ḍarūra). Al-Imām al-Māturīdī makes the point that the senses constitute such a foundational form of knowledge that “even animals recognize it to be true.”</w:t>
      </w:r>
      <w:r>
        <w:rPr>
          <w:rFonts w:eastAsiaTheme="minorHAnsi"/>
        </w:rPr>
        <w:t xml:space="preserve"> </w:t>
      </w:r>
      <w:r w:rsidR="00E40957">
        <w:rPr>
          <w:rFonts w:eastAsiaTheme="minorHAnsi"/>
        </w:rPr>
        <w:t>(</w:t>
      </w:r>
      <w:r>
        <w:rPr>
          <w:rFonts w:eastAsiaTheme="minorHAnsi"/>
          <w:b/>
          <w:bCs/>
        </w:rPr>
        <w:t xml:space="preserve">Volume </w:t>
      </w:r>
      <w:r w:rsidR="00E40957">
        <w:rPr>
          <w:rFonts w:eastAsiaTheme="minorHAnsi"/>
          <w:b/>
          <w:bCs/>
        </w:rPr>
        <w:t>6 Excerpts)</w:t>
      </w:r>
    </w:p>
    <w:p w14:paraId="6DF2BC43" w14:textId="70510E19" w:rsidR="00933485" w:rsidRPr="00E40957" w:rsidRDefault="00933485" w:rsidP="00E616ED">
      <w:pPr>
        <w:pStyle w:val="ListParagraph"/>
        <w:numPr>
          <w:ilvl w:val="0"/>
          <w:numId w:val="48"/>
        </w:numPr>
        <w:rPr>
          <w:rFonts w:eastAsiaTheme="minorHAnsi"/>
        </w:rPr>
      </w:pPr>
      <w:r w:rsidRPr="00933485">
        <w:rPr>
          <w:rFonts w:eastAsiaTheme="minorHAnsi"/>
        </w:rPr>
        <w:t>As will be discussed in what follows, however, the later Corrective Tradition drew into focus the limitations of the five senses on their own and regarded them as manifestly insufficient, whenever they lack the perspectival qualities of the five inward senses—which will be examined shortly—and the Intellect, the combination of which makes Intelligibility possible. Thus, al-Shaykh Dāwūd al-Qayṣarī, refers to hearing and seeing as “the weak senses.” In his view, smell, touch, and taste would, of course, be even weaker. On their own, without the direct input of the five inward senses and the Intellect, the five outward senses produce only chaotic view of outward reality, and—without adequate interpretation—their sensations may be virtually meaningless.</w:t>
      </w:r>
      <w:r w:rsidR="00E40957">
        <w:rPr>
          <w:rFonts w:eastAsiaTheme="minorHAnsi"/>
        </w:rPr>
        <w:t xml:space="preserve"> </w:t>
      </w:r>
      <w:r w:rsidR="00E40957">
        <w:rPr>
          <w:rFonts w:eastAsiaTheme="minorHAnsi"/>
          <w:b/>
          <w:bCs/>
        </w:rPr>
        <w:t xml:space="preserve">(Volume 6 Excerpts) </w:t>
      </w:r>
    </w:p>
    <w:p w14:paraId="38EC6896" w14:textId="27533CDE" w:rsidR="00E40957" w:rsidRDefault="00721932" w:rsidP="00E616ED">
      <w:pPr>
        <w:pStyle w:val="ListParagraph"/>
        <w:numPr>
          <w:ilvl w:val="0"/>
          <w:numId w:val="48"/>
        </w:numPr>
        <w:rPr>
          <w:rFonts w:eastAsiaTheme="minorHAnsi"/>
        </w:rPr>
      </w:pPr>
      <w:r w:rsidRPr="00721932">
        <w:rPr>
          <w:rFonts w:eastAsiaTheme="minorHAnsi"/>
        </w:rPr>
        <w:t>As indicated above, Muslim Scholars of Divinity generally refer to empirical, experience-based knowledge that comes through the five outward senses as knowledge taken from Customary Experience (al-‘Āda). But it should be noted that the term “Customary Experience” implicitly admits that outward sensory experience may also include what is not customary—such as Prophetic Miracles and the authentically transmitted Honorary Miracles of the Saints (al-Karāmāt), which were often witnessed by the outward senses of vast multitudes. The discursive Scholars also refer to such sensory learning based on the five outward senses simply as “experience (al-tajriba)” and call the various types of empirical learning that result from it as “experience-based [knowledge] (al-tajribiyyāt).” Such knowledge based on usual observations—as they well understood—is the basis of medicine, Empirical Science, and countless other types of applied wisdom that underlie our ability to function effectively as Human Beings. The discursive Scholars emphasize, however, that Customary Experience is not sufficient to constitute knowledge by itself in isolation, since it can never function independently of the Intellect. The outward senses cannot produce genuine knowledge without the aid of Reason, unity of Consciousness, and the orderly syntheses that they make it possible. Stripped bare of Intellect, sense experience yields only a chaotic series of phenomena without coherence, meaning, order, or rules—which it cannot, on its own, arrange, process, or understand. By itself, sensorial experience only registers constant flux, never anything permanent; just succession, never regular connectivity; and merely the collation of one thing after another, never reciprocity.</w:t>
      </w:r>
      <w:r w:rsidR="0027695E">
        <w:rPr>
          <w:rFonts w:eastAsiaTheme="minorHAnsi"/>
        </w:rPr>
        <w:t xml:space="preserve"> </w:t>
      </w:r>
      <w:r w:rsidR="0027695E">
        <w:rPr>
          <w:rFonts w:eastAsiaTheme="minorHAnsi"/>
          <w:b/>
          <w:bCs/>
        </w:rPr>
        <w:t>(Volume 6 Excerpts)</w:t>
      </w:r>
    </w:p>
    <w:p w14:paraId="68C7B9AE" w14:textId="59F04332" w:rsidR="0027695E" w:rsidRPr="0027695E" w:rsidRDefault="0027695E" w:rsidP="00E616ED">
      <w:pPr>
        <w:pStyle w:val="ListParagraph"/>
        <w:numPr>
          <w:ilvl w:val="0"/>
          <w:numId w:val="48"/>
        </w:numPr>
        <w:rPr>
          <w:rFonts w:eastAsiaTheme="minorHAnsi"/>
        </w:rPr>
      </w:pPr>
      <w:r w:rsidRPr="0027695E">
        <w:rPr>
          <w:rFonts w:eastAsiaTheme="minorHAnsi"/>
        </w:rPr>
        <w:t xml:space="preserve">The Islamic Science of Divinity, like any other sound theoretical endeavor, regards any form of reductionism as groundless and unenlightened—which includes a significant body of contemporary thought, Scientism, and conventional wisdom—whenever it declares the five outward senses to be our only gateway to reality. In establishing First Principles and the basic guidelines of Human perception and thought, the Intellect works independently of experience. Sense-based knowledge, on the other hand, requires data and repetition. It establishes links between phenomena on this basis and helps us predict how things will function in the future. Muslim Scholars of Divinity refer to each generalization about the world that the Intellect establishes through sense perception—not as “laws” of nature, which, as we will see, are not actually laws—but as the Sunna of God (the divine Custom or Divinely established norms) in creation. We live in an age of Empirical Science, which is technically based on the five outward senses. As implied above, however, strict empiricism per se is in reality a misnomer, because sensory experience in isolation has no meaning without the Intellect to make what we perceive Intelligible. </w:t>
      </w:r>
      <w:r>
        <w:rPr>
          <w:rFonts w:eastAsiaTheme="minorHAnsi"/>
          <w:b/>
          <w:bCs/>
        </w:rPr>
        <w:t>(Volume 6 Excerpts)</w:t>
      </w:r>
    </w:p>
    <w:p w14:paraId="010DBB26" w14:textId="49E11FD0" w:rsidR="0027695E" w:rsidRPr="0027695E" w:rsidRDefault="0027695E" w:rsidP="00E616ED">
      <w:pPr>
        <w:pStyle w:val="ListParagraph"/>
        <w:numPr>
          <w:ilvl w:val="0"/>
          <w:numId w:val="48"/>
        </w:numPr>
        <w:rPr>
          <w:rFonts w:eastAsiaTheme="minorHAnsi"/>
        </w:rPr>
      </w:pPr>
      <w:r w:rsidRPr="0027695E">
        <w:rPr>
          <w:rFonts w:eastAsiaTheme="minorHAnsi"/>
        </w:rPr>
        <w:t xml:space="preserve">It must be emphasized, however, that, in fact, Western Empiricism makes little direct use of the five outward Human senses. Instead, it relies systematically upon instruments, which it regards as “extending” the outward senses. In fact, it is valid to assert that—as a general rule—Western Scientists neither trust nor personally develop the five physical senses, since they place their fullest trust in scientific instruments instead, which are more precise. Thus, the role of the outward senses in Western Science has long atrophied. </w:t>
      </w:r>
      <w:r>
        <w:rPr>
          <w:rFonts w:eastAsiaTheme="minorHAnsi"/>
          <w:b/>
          <w:bCs/>
        </w:rPr>
        <w:t>(Volume 6 Excerpts)</w:t>
      </w:r>
    </w:p>
    <w:p w14:paraId="274AA374" w14:textId="07DCBA4B" w:rsidR="0027695E" w:rsidRPr="0027695E" w:rsidRDefault="0027695E" w:rsidP="00E616ED">
      <w:pPr>
        <w:pStyle w:val="ListParagraph"/>
        <w:numPr>
          <w:ilvl w:val="0"/>
          <w:numId w:val="48"/>
        </w:numPr>
        <w:rPr>
          <w:rFonts w:eastAsiaTheme="minorHAnsi"/>
        </w:rPr>
      </w:pPr>
      <w:r w:rsidRPr="0027695E">
        <w:rPr>
          <w:rFonts w:eastAsiaTheme="minorHAnsi"/>
        </w:rPr>
        <w:t>Only in recent years, have Western Scientists begun to understand the problematic role that their instruments may play in subtly constructing and sometimes distorting the very reality that they seek to study “objectively.” And, in this regard, it should also be noted that certain things—even in the present day—require direct sense experience, for which instruments simply cannot serve as substitutes. To know the purity, quality, and special use of olive oils and coffee, for example, full utilization of the personal human smelling, sampling, and tasting of at least eight trained samplers is required, and chemical analysis or other instrumental examinations simply cannot take their place.</w:t>
      </w:r>
      <w:r w:rsidRPr="0027695E">
        <w:rPr>
          <w:rFonts w:eastAsiaTheme="minorHAnsi"/>
          <w:b/>
          <w:bCs/>
        </w:rPr>
        <w:t xml:space="preserve"> </w:t>
      </w:r>
      <w:r>
        <w:rPr>
          <w:rFonts w:eastAsiaTheme="minorHAnsi"/>
          <w:b/>
          <w:bCs/>
        </w:rPr>
        <w:t>(Volume 6 Excerpts)</w:t>
      </w:r>
    </w:p>
    <w:p w14:paraId="7ED49779" w14:textId="0B83AD64" w:rsidR="0027695E" w:rsidRPr="0027695E" w:rsidRDefault="0027695E" w:rsidP="00E616ED">
      <w:pPr>
        <w:pStyle w:val="ListParagraph"/>
        <w:numPr>
          <w:ilvl w:val="0"/>
          <w:numId w:val="48"/>
        </w:numPr>
        <w:rPr>
          <w:rFonts w:eastAsiaTheme="minorHAnsi"/>
        </w:rPr>
      </w:pPr>
      <w:r w:rsidRPr="0027695E">
        <w:rPr>
          <w:rFonts w:eastAsiaTheme="minorHAnsi"/>
        </w:rPr>
        <w:t>The Believer must be fully conscious that the five outward human senses are remarkable gifts of God, and they—themselves and unaided—are, despite their limitations, excellent and unmatched empirical tools. Muslim Scientists created brilliant instruments, machines, and mechanisms. From the earliest period, Islamic science—as we have illustrated in Volume One—was brilliantly empirical, abstract, quantifiable, testable, and strictly non-mythological. Ibn Sīnā, for example, wrote on machines and developed an astronomical instrument to make careful observations of the stars and determine easily the arcs of their positions and in terms of minutes and seconds. As we have also shown in Occidentalism, The Compendium on the Theory and Practice of the Mechanical Arts (Al-Jāmi‘ bayn al-‘Ilm wa al-‘Amal al-Nāfi‘ fī Ṣinā‘at al-Ḥiyal) on engineering and mechanics by the Muslim inventor Ibn al-Rizāz al-Jazarī is a good indication of how technically advanced Muslim scientists, architects, and engineers were. But, at the same time, it was profoundly rooted in sound natural Philosophy and Metaphysics, which enabled it to constitute real as opposed to metaphorical knowledge.</w:t>
      </w:r>
      <w:r>
        <w:rPr>
          <w:rFonts w:eastAsiaTheme="minorHAnsi"/>
        </w:rPr>
        <w:t xml:space="preserve"> </w:t>
      </w:r>
      <w:r>
        <w:rPr>
          <w:rFonts w:eastAsiaTheme="minorHAnsi"/>
          <w:b/>
          <w:bCs/>
        </w:rPr>
        <w:t>(Volume 6 Excerpts)</w:t>
      </w:r>
    </w:p>
    <w:p w14:paraId="4710116A" w14:textId="6A264472" w:rsidR="0027695E" w:rsidRPr="0027695E" w:rsidRDefault="0027695E" w:rsidP="00E616ED">
      <w:pPr>
        <w:pStyle w:val="ListParagraph"/>
        <w:numPr>
          <w:ilvl w:val="0"/>
          <w:numId w:val="48"/>
        </w:numPr>
        <w:rPr>
          <w:rFonts w:eastAsiaTheme="minorHAnsi"/>
        </w:rPr>
      </w:pPr>
      <w:r w:rsidRPr="0027695E">
        <w:rPr>
          <w:rFonts w:eastAsiaTheme="minorHAnsi"/>
        </w:rPr>
        <w:t>Al-Ghazālī and his commentator al-Zabīdī speak of our outward senses as the five hosts or armies (junūd) of the Heart or the five “outward hosts of the Soul” (al-junūd al-ẓāhira). In a manner not inconsistent with this metaphor, Traditional Muslim Physicians and Scientists also made it a practice to develop fully their five outward senses—these extremely efficacious “outward hosts of the soul”—and rely upon them to the furthest extent possible. We mentioned earlier how Ibn Sīnā relied upon his immediate outward perceptions to find typically brilliant yet simple and inexpensive ways of conducting scientific observations and experiments to arrive at major conclusions. For example, he explained the diffraction of water particles in sunlight simply by studying how the water in Islamic gardens and bathhouses was refracted into rainbows. He studied and gave ingenious accounts of lightning, thunder, and sound based on common analogies with the clapping of human hands and the behavior of sound in caves. He made further analogies for lightning by reference to the ancient custom of making fire by rubbing two sticks together or striking two stones together to give off sparks. To these analogies, he added the effect of the humidity in clouds, using the correlation of a blacksmith placing hot iron in water. Similarly, al-Bīrūnī could readily calculate the earth’s circumference with surprising accuracy just by climbing a mountain close to the sea and watching the setting sun and the dip of the horizon with the naked eye. From this, he would determine the value of the perpendicular from the mountain. From this value, he calculated the ratio of the earth’s circumference to the height of the mountain by multiplying its height by the sine of the complementary angle of the dip and dividing the resultant by the sine of the dip, while multiplying this quotient by 2. Nevertheless, al-Bīrūnī would add that “such matters, however, need actual experiments and can only be verified by testing.”</w:t>
      </w:r>
      <w:r>
        <w:rPr>
          <w:rFonts w:eastAsiaTheme="minorHAnsi"/>
        </w:rPr>
        <w:t xml:space="preserve"> </w:t>
      </w:r>
      <w:r>
        <w:rPr>
          <w:rFonts w:eastAsiaTheme="minorHAnsi"/>
          <w:b/>
          <w:bCs/>
        </w:rPr>
        <w:t>(Volume 6 Excerpts)</w:t>
      </w:r>
    </w:p>
    <w:p w14:paraId="11A51599" w14:textId="1D9363B4" w:rsidR="0027695E" w:rsidRPr="004D5261" w:rsidRDefault="0027695E" w:rsidP="00E616ED">
      <w:pPr>
        <w:pStyle w:val="ListParagraph"/>
        <w:numPr>
          <w:ilvl w:val="0"/>
          <w:numId w:val="48"/>
        </w:numPr>
        <w:rPr>
          <w:rFonts w:eastAsiaTheme="minorHAnsi"/>
        </w:rPr>
      </w:pPr>
      <w:r w:rsidRPr="0027695E">
        <w:rPr>
          <w:rFonts w:eastAsiaTheme="minorHAnsi"/>
        </w:rPr>
        <w:t xml:space="preserve">Metaphysically, the Human senses should never be disparaged as the sound empirical portals that they are, since they bear a kinship relation with the outside world by virtue of the anthropic principle, which holds that the human being is the Microcosm (al-‘Ālam al-Ṣaghīr) and the universe that surrounds us is the Macrocosm (al-‘Ālam al-Kabīr). Our Scientific instruments—however exact they may be—cannot share this same Microcosmic relationship with objective reality. Again, in the Human Microcosm, it is the five outward sensory faculties—our miraculous powers of hearing, sight, touch, tasted, and smell—that are our portals to the Macrocosmic world outside of us. That Macrocosm and we as its Microcosm constitute God’s Lesser Kingdom, al-Mulk, which again includes ourselves, the physical heavens, the earth, and all that the outward senses are capable of perceiving. Our five inner senses—which will be discussed after the outward senses—are internal counterparts of the five outward senses and serve to construct, interpret, and give meaning to the sensations we receive from the outward world (al-Mulk). The Intellect then works with those constructs in order to understand them more fully. The Outer World—al-Mulk—is a source of truth and constitutes one of the great Books of God, since it mirrors the Malakūt —God’s Greater Kingdom in the world of the Unseen, the greater realm of the Angelic hosts, Spiritual realities, and the Immutable Entities (al-A‘yān al-Thābita) or “Archetypes.” For its part, the Malakūt is a second and more perfect Book of God. Inwardly, by virtue of the perfection of the Promordial Human Self (al-Fiṭra), the tapestry of each Human Soul constitutes a third Book of God, which mirrors perfectly the realities of the Mulk and the Malakūt. Each of these three dimensions of reality—the human Soul, the physical outward world, and the world of the Unseen—mirror the Mother of the Books (Umm al-Kitāb) or the Preserved Tablet of Light (al-Lawḥ al-Maḥfūẓ), which will be discussed below in Volume Five. And all of these various Divine Books are perfectly synthesized in the eternal uncreated speech of the Qur’ān and all other other Revealed Books—such as the Torah, Psalms of David, and the Gospel of Jesus Christ—in their original and authentic forms. Thus, the five outward senses open for our Souls a special type of Revelation from the outside world, which we are created to receive and understand accurately, and which forms the basis of our understanding, practical wisdom, and empirical science—which is a source of truth when based on sound natural Philosophy and correct method. </w:t>
      </w:r>
      <w:r w:rsidR="004D5261">
        <w:rPr>
          <w:rFonts w:eastAsiaTheme="minorHAnsi"/>
          <w:b/>
          <w:bCs/>
        </w:rPr>
        <w:t>(Volume 6 Excerpts)</w:t>
      </w:r>
    </w:p>
    <w:p w14:paraId="0FA83E04" w14:textId="3349ADB4" w:rsidR="00FD1A33" w:rsidRPr="004D5261" w:rsidRDefault="0027695E" w:rsidP="00E616ED">
      <w:pPr>
        <w:pStyle w:val="ListParagraph"/>
        <w:numPr>
          <w:ilvl w:val="0"/>
          <w:numId w:val="48"/>
        </w:numPr>
        <w:rPr>
          <w:rFonts w:eastAsiaTheme="minorHAnsi"/>
        </w:rPr>
      </w:pPr>
      <w:r w:rsidRPr="0027695E">
        <w:rPr>
          <w:rFonts w:eastAsiaTheme="minorHAnsi"/>
        </w:rPr>
        <w:t>Al-Ghazālī and al-Zabīdī clarify further that the five outward senses—which, as we have seen, they call the hosts of the Human Heart and Soul—also work as our “spies” (jawāsīs) in the world around us, since they are continually gathering information from the outside world and bringing it back to us. They constitute the apparatus that perceives things as they are, organizes them, and works with them (al-mudrik al-mutaṣarrif li-al-ashyā’). They are dispersed (mabthūtha) and spread out (muntashira) in various bodily organs (a‘ḍā’) in order to interpret (ta‘bīr) the outward world—like making sense of true dream visions—in order to give us access to knowledge, and their acts of perception (al-idrāk) has various levels from those which are deficient (nāqiṣ) to those which are perfect (al-idrāk al-kāmil), as is the case with the Prophets and the Saints. Thus, the perfect perceptions of the five senses—when all of their deficiencies have been removed and overcome—means that they then are able to take in those things comprehensively in their complete perfection (iḥāṭat al-shay’ bi-kamālihi). Each of these five powers of sensation has unique type of perception as well as other special perceptions (idrākāt) that branch out from it, and these special powers of the five outward senses is what we will outline in what follows.</w:t>
      </w:r>
      <w:r w:rsidR="004D5261" w:rsidRPr="004D5261">
        <w:rPr>
          <w:rFonts w:eastAsiaTheme="minorHAnsi"/>
          <w:b/>
          <w:bCs/>
        </w:rPr>
        <w:t xml:space="preserve"> </w:t>
      </w:r>
      <w:r w:rsidR="004D5261">
        <w:rPr>
          <w:rFonts w:eastAsiaTheme="minorHAnsi"/>
          <w:b/>
          <w:bCs/>
        </w:rPr>
        <w:t>(Volume 6 Excerpts)</w:t>
      </w:r>
      <w:r w:rsidR="00FD1A33" w:rsidRPr="004D5261">
        <w:rPr>
          <w:rFonts w:asciiTheme="majorBidi" w:eastAsiaTheme="minorHAnsi" w:hAnsiTheme="majorBidi" w:cstheme="majorBidi"/>
        </w:rPr>
        <w:tab/>
      </w:r>
      <w:r w:rsidR="00FD1A33" w:rsidRPr="004D5261">
        <w:rPr>
          <w:rFonts w:asciiTheme="majorBidi" w:hAnsiTheme="majorBidi" w:cstheme="majorBidi"/>
        </w:rPr>
        <w:t xml:space="preserve"> </w:t>
      </w:r>
    </w:p>
    <w:p w14:paraId="445FC764" w14:textId="77777777" w:rsidR="00FD1A33" w:rsidRPr="005012FB" w:rsidRDefault="00FD1A33" w:rsidP="00FD1A33">
      <w:pPr>
        <w:rPr>
          <w:rFonts w:asciiTheme="majorBidi" w:eastAsiaTheme="minorHAnsi" w:hAnsiTheme="majorBidi" w:cstheme="majorBidi"/>
        </w:rPr>
      </w:pPr>
    </w:p>
    <w:p w14:paraId="29711A0D" w14:textId="77777777" w:rsidR="00FD1A33" w:rsidRDefault="00FD1A33" w:rsidP="00E616ED">
      <w:pPr>
        <w:pStyle w:val="ListParagraph"/>
        <w:numPr>
          <w:ilvl w:val="0"/>
          <w:numId w:val="7"/>
        </w:numPr>
        <w:rPr>
          <w:rFonts w:asciiTheme="majorBidi" w:hAnsiTheme="majorBidi" w:cstheme="majorBidi"/>
          <w:b/>
          <w:bCs/>
          <w:i/>
          <w:iCs/>
          <w:color w:val="C00000"/>
          <w:sz w:val="28"/>
          <w:szCs w:val="28"/>
        </w:rPr>
      </w:pPr>
      <w:r w:rsidRPr="001C3829">
        <w:rPr>
          <w:rFonts w:asciiTheme="majorBidi" w:hAnsiTheme="majorBidi" w:cstheme="majorBidi"/>
          <w:b/>
          <w:bCs/>
          <w:i/>
          <w:iCs/>
          <w:color w:val="C00000"/>
          <w:sz w:val="28"/>
          <w:szCs w:val="28"/>
        </w:rPr>
        <w:t>Dajjāl or Antichrist</w:t>
      </w:r>
    </w:p>
    <w:p w14:paraId="3997BCDF" w14:textId="77777777" w:rsidR="003A4BED" w:rsidRPr="003A4BED" w:rsidRDefault="003A4BED" w:rsidP="003A4BED">
      <w:pPr>
        <w:rPr>
          <w:rFonts w:asciiTheme="majorBidi" w:hAnsiTheme="majorBidi" w:cstheme="majorBidi"/>
          <w:b/>
          <w:bCs/>
          <w:i/>
          <w:iCs/>
          <w:color w:val="C00000"/>
          <w:sz w:val="28"/>
          <w:szCs w:val="28"/>
        </w:rPr>
      </w:pPr>
    </w:p>
    <w:p w14:paraId="1CC42B51" w14:textId="77777777" w:rsidR="003A4BED" w:rsidRPr="003A4BED" w:rsidRDefault="003A4BED" w:rsidP="00E616ED">
      <w:pPr>
        <w:pStyle w:val="ListParagraph"/>
        <w:numPr>
          <w:ilvl w:val="0"/>
          <w:numId w:val="47"/>
        </w:numPr>
        <w:rPr>
          <w:rFonts w:asciiTheme="majorBidi" w:hAnsiTheme="majorBidi" w:cstheme="majorBidi"/>
        </w:rPr>
      </w:pPr>
      <w:r w:rsidRPr="003A4BED">
        <w:rPr>
          <w:rFonts w:asciiTheme="majorBidi" w:hAnsiTheme="majorBidi" w:cstheme="majorBidi"/>
        </w:rPr>
        <w:t>The Antichrist (al-Dajjāl) or the False or Utterly-Deceiving Messiah (al-Masīḥ al-Dajjāl) is one of the first of the Major Signs of the end of the world before the Resurrection and the Day of Judgment. The intensive Arabic nominal al-Dajjāl (Antichrist) is derived from the verbal noun al-dajl, which means “to invert truths and realities” (qalb al-ḥaqā’iq). In Arabic, al-dajl is also synonymous with “deception” (al-khad‘), “confusion” (al-libs), and “the mixing [of truth with falsehood]” (al-khalṭ). As regards the Antichrist and the inversion of realities, he and his minions over the generations throughout the ages, embody the Prophet Isaiah’s description of the inversion of Truth:</w:t>
      </w:r>
    </w:p>
    <w:p w14:paraId="2CBE8A22" w14:textId="77777777" w:rsidR="003A4BED" w:rsidRPr="003A4BED" w:rsidRDefault="003A4BED" w:rsidP="00E616ED">
      <w:pPr>
        <w:pStyle w:val="ListParagraph"/>
        <w:numPr>
          <w:ilvl w:val="0"/>
          <w:numId w:val="47"/>
        </w:numPr>
        <w:rPr>
          <w:rFonts w:asciiTheme="majorBidi" w:hAnsiTheme="majorBidi" w:cstheme="majorBidi"/>
        </w:rPr>
      </w:pPr>
      <w:r w:rsidRPr="003A4BED">
        <w:rPr>
          <w:rFonts w:asciiTheme="majorBidi" w:hAnsiTheme="majorBidi" w:cstheme="majorBidi"/>
        </w:rPr>
        <w:t>Woe be unto them who call evil good and good evil, who put darkness for light and light for darkness, who put bitter for sweet and sweet for bitter! (Isaiah, 5:20).</w:t>
      </w:r>
    </w:p>
    <w:p w14:paraId="24C60DAC" w14:textId="77777777" w:rsidR="003A4BED" w:rsidRPr="003A4BED" w:rsidRDefault="003A4BED" w:rsidP="00E616ED">
      <w:pPr>
        <w:pStyle w:val="ListParagraph"/>
        <w:numPr>
          <w:ilvl w:val="0"/>
          <w:numId w:val="47"/>
        </w:numPr>
        <w:rPr>
          <w:rFonts w:asciiTheme="majorBidi" w:hAnsiTheme="majorBidi" w:cstheme="majorBidi"/>
        </w:rPr>
      </w:pPr>
      <w:r w:rsidRPr="003A4BED">
        <w:rPr>
          <w:rFonts w:asciiTheme="majorBidi" w:hAnsiTheme="majorBidi" w:cstheme="majorBidi"/>
        </w:rPr>
        <w:t>Even Truth can be inverted when told with malicious intent. For as William Blake has said: “A truth that’s told with bad intent/ Beats all the lies you can invent.”</w:t>
      </w:r>
    </w:p>
    <w:p w14:paraId="5D0758B9" w14:textId="77777777" w:rsidR="003A4BED" w:rsidRPr="003A4BED" w:rsidRDefault="003A4BED" w:rsidP="00E616ED">
      <w:pPr>
        <w:pStyle w:val="ListParagraph"/>
        <w:numPr>
          <w:ilvl w:val="0"/>
          <w:numId w:val="47"/>
        </w:numPr>
        <w:rPr>
          <w:rFonts w:asciiTheme="majorBidi" w:hAnsiTheme="majorBidi" w:cstheme="majorBidi"/>
        </w:rPr>
      </w:pPr>
      <w:r w:rsidRPr="003A4BED">
        <w:rPr>
          <w:rFonts w:asciiTheme="majorBidi" w:hAnsiTheme="majorBidi" w:cstheme="majorBidi"/>
        </w:rPr>
        <w:t xml:space="preserve">      Throughout the ages, the Antichrist, the many lesser antichrists who precede him, and their minions over time invert reality, spread lies and disinformation, and corrupt the minds of the people. For the Antichrist, Truth is falsehood, and falsehood is Truth. In every age, the Antichrist and those who serve him and prepare the way for him use misinformation, lies, and propaganda as their main weapons. Thus, the Antichrist and his followers are enemies of sound Epistemology, just as they are astute promoters of sophistry and obfuscation, which they recast in different ways both adorned and unadorned lying with the purpose of uprooting Principle-based Foundationalism and reversing the rules of sound thinking (al-inqilāb al-fikrī). They turn the balances of Truth upside down (qalb mawāzīn al-ḥaqq) and produce various types of falsehood (al-bāṭil), which the multitudes have been carefully prepared to accept readily and without question. Indeed, in his own eyes, the Antichrist has only succeeded when falsehood not only becomes acceptable in people’s minds but is, in fact, even more welcome and agreeable to them than the Truth.</w:t>
      </w:r>
    </w:p>
    <w:p w14:paraId="0F180B07" w14:textId="7DE397DB" w:rsidR="00FD1A33" w:rsidRDefault="003A4BED" w:rsidP="00E616ED">
      <w:pPr>
        <w:pStyle w:val="ListParagraph"/>
        <w:numPr>
          <w:ilvl w:val="0"/>
          <w:numId w:val="47"/>
        </w:numPr>
        <w:rPr>
          <w:rFonts w:asciiTheme="majorBidi" w:hAnsiTheme="majorBidi" w:cstheme="majorBidi"/>
        </w:rPr>
      </w:pPr>
      <w:r w:rsidRPr="003A4BED">
        <w:rPr>
          <w:rFonts w:asciiTheme="majorBidi" w:hAnsiTheme="majorBidi" w:cstheme="majorBidi"/>
        </w:rPr>
        <w:t xml:space="preserve">     As will be discussed later in detail, the final and most powerful Antichrist will not manifest himself until after the appearance of the Mahdī (the Rightly-Guided One), whose name will be Muḥammad ibn ‘Abd-Allāh, who will be a blessed Imām and leader of the Muslim Community, and who will descend from the direct lineage of the House of the Prophet. The Mahdī will set things right in the world. He will revive the Muslims and restore equity and justice. The Mahdī and his followers will, however, not be able to defeat the Antichrist and his powerful forces by themselves. Therefore, at the time of the final encounter between the Mahdī and the Antichrist, the Prophet Jesus Son of Mary—the authentic Christ and true Messiah promised to the Children of Israel—will descend from heaven over the city of Damascus in Greater Syria to support the Mahdī and his army and destroy the Antichrist. The Antichrist will flee before the Messiah Jesus—melting like salt in water—but Jesus will pursue and overtake him, finally killing him with a lance in the township of al-Ludd (English: Lod; Hebrew: Lôdh; Greek: Lýdda; Λύδδα) in present-day Israel. Al-Ludd remains today a relatively small village—as portrayed in the image above—about ten miles (fifteen kilometers) south of Tel Aviv and twenty-five miles (forty kilometers) northwest of Jerusalem. Ironically, as an act of ultimate Divine Justice, he who was falsely declared to be God—the Prophet and Messiah Jesus Christ—will kill the greatest imposter of all times—the Antichrist—who falsely claimed himself to be God.</w:t>
      </w:r>
    </w:p>
    <w:p w14:paraId="1D37D334" w14:textId="77777777" w:rsidR="004D5261" w:rsidRDefault="004D5261" w:rsidP="004D5261">
      <w:pPr>
        <w:rPr>
          <w:rFonts w:asciiTheme="majorBidi" w:hAnsiTheme="majorBidi" w:cstheme="majorBidi"/>
        </w:rPr>
      </w:pPr>
    </w:p>
    <w:p w14:paraId="177FABF3" w14:textId="77777777" w:rsidR="004D5261" w:rsidRDefault="004D5261" w:rsidP="004D5261">
      <w:pPr>
        <w:rPr>
          <w:rFonts w:asciiTheme="majorBidi" w:hAnsiTheme="majorBidi" w:cstheme="majorBidi"/>
        </w:rPr>
      </w:pPr>
    </w:p>
    <w:p w14:paraId="1146F8B8" w14:textId="77777777" w:rsidR="004D5261" w:rsidRDefault="004D5261" w:rsidP="004D5261">
      <w:pPr>
        <w:rPr>
          <w:rFonts w:asciiTheme="majorBidi" w:hAnsiTheme="majorBidi" w:cstheme="majorBidi"/>
        </w:rPr>
      </w:pPr>
    </w:p>
    <w:p w14:paraId="6FD58E22" w14:textId="77777777" w:rsidR="004D5261" w:rsidRDefault="004D5261" w:rsidP="004D5261">
      <w:pPr>
        <w:rPr>
          <w:rFonts w:asciiTheme="majorBidi" w:hAnsiTheme="majorBidi" w:cstheme="majorBidi"/>
        </w:rPr>
      </w:pPr>
    </w:p>
    <w:p w14:paraId="07FE6F69" w14:textId="77777777" w:rsidR="004D5261" w:rsidRPr="004D5261" w:rsidRDefault="004D5261" w:rsidP="004D5261">
      <w:pPr>
        <w:rPr>
          <w:rFonts w:asciiTheme="majorBidi" w:hAnsiTheme="majorBidi" w:cstheme="majorBidi"/>
        </w:rPr>
      </w:pPr>
    </w:p>
    <w:p w14:paraId="105F8946" w14:textId="77777777" w:rsidR="003A4BED" w:rsidRPr="003A4BED" w:rsidRDefault="003A4BED" w:rsidP="003A4BED">
      <w:pPr>
        <w:rPr>
          <w:rFonts w:asciiTheme="majorBidi" w:hAnsiTheme="majorBidi" w:cstheme="majorBidi"/>
        </w:rPr>
      </w:pPr>
    </w:p>
    <w:p w14:paraId="286BB62E" w14:textId="77777777" w:rsidR="00FD1A33" w:rsidRPr="001C3829" w:rsidRDefault="00FD1A33" w:rsidP="00E616ED">
      <w:pPr>
        <w:pStyle w:val="ListParagraph"/>
        <w:numPr>
          <w:ilvl w:val="0"/>
          <w:numId w:val="7"/>
        </w:numPr>
        <w:rPr>
          <w:rFonts w:asciiTheme="majorBidi" w:eastAsiaTheme="minorHAnsi" w:hAnsiTheme="majorBidi" w:cstheme="majorBidi"/>
          <w:b/>
          <w:bCs/>
          <w:i/>
          <w:iCs/>
          <w:color w:val="C00000"/>
          <w:sz w:val="28"/>
          <w:szCs w:val="28"/>
        </w:rPr>
      </w:pPr>
      <w:r w:rsidRPr="001C3829">
        <w:rPr>
          <w:rFonts w:asciiTheme="majorBidi" w:eastAsiaTheme="minorHAnsi" w:hAnsiTheme="majorBidi" w:cstheme="majorBidi"/>
          <w:b/>
          <w:bCs/>
          <w:i/>
          <w:iCs/>
          <w:color w:val="C00000"/>
          <w:sz w:val="28"/>
          <w:szCs w:val="28"/>
        </w:rPr>
        <w:t>Defining the Islamic Tradition</w:t>
      </w:r>
    </w:p>
    <w:p w14:paraId="4738C3C0" w14:textId="77777777" w:rsidR="00FD1A33" w:rsidRPr="005012FB" w:rsidRDefault="0A910C68" w:rsidP="00FD1A33">
      <w:pPr>
        <w:rPr>
          <w:rFonts w:asciiTheme="majorBidi" w:eastAsiaTheme="minorHAnsi" w:hAnsiTheme="majorBidi" w:cstheme="majorBidi"/>
        </w:rPr>
      </w:pPr>
      <w:r w:rsidRPr="62ED6EB9">
        <w:rPr>
          <w:rFonts w:asciiTheme="majorBidi" w:hAnsiTheme="majorBidi" w:cstheme="majorBidi"/>
        </w:rPr>
        <w:t>Over multiple centuries and across the continents, the</w:t>
      </w:r>
      <w:r w:rsidRPr="62ED6EB9">
        <w:rPr>
          <w:rFonts w:asciiTheme="majorBidi" w:hAnsiTheme="majorBidi" w:cstheme="majorBidi"/>
          <w:b/>
          <w:bCs/>
        </w:rPr>
        <w:t xml:space="preserve"> Islamic Tradition</w:t>
      </w:r>
      <w:commentRangeStart w:id="181"/>
      <w:r w:rsidR="00FD1A33" w:rsidRPr="62ED6EB9">
        <w:rPr>
          <w:rStyle w:val="FootnoteReference"/>
          <w:rFonts w:asciiTheme="majorBidi" w:hAnsiTheme="majorBidi" w:cstheme="majorBidi"/>
        </w:rPr>
        <w:footnoteReference w:id="165"/>
      </w:r>
      <w:r w:rsidRPr="62ED6EB9">
        <w:rPr>
          <w:rFonts w:asciiTheme="majorBidi" w:hAnsiTheme="majorBidi" w:cstheme="majorBidi"/>
          <w:b/>
          <w:bCs/>
        </w:rPr>
        <w:t xml:space="preserve"> </w:t>
      </w:r>
      <w:commentRangeEnd w:id="181"/>
      <w:r w:rsidR="00FD1A33" w:rsidRPr="005012FB">
        <w:rPr>
          <w:rStyle w:val="CommentReference"/>
          <w:rFonts w:asciiTheme="majorBidi" w:hAnsiTheme="majorBidi" w:cstheme="majorBidi"/>
          <w:sz w:val="24"/>
          <w:szCs w:val="24"/>
        </w:rPr>
        <w:commentReference w:id="181"/>
      </w:r>
      <w:r w:rsidRPr="62ED6EB9">
        <w:rPr>
          <w:rFonts w:asciiTheme="majorBidi" w:hAnsiTheme="majorBidi" w:cstheme="majorBidi"/>
        </w:rPr>
        <w:t>(</w:t>
      </w:r>
      <w:r w:rsidRPr="19736EA0">
        <w:rPr>
          <w:rFonts w:asciiTheme="majorBidi" w:hAnsiTheme="majorBidi" w:cstheme="majorBidi"/>
          <w:i/>
          <w:iCs/>
        </w:rPr>
        <w:t>al-Irth</w:t>
      </w:r>
      <w:r w:rsidRPr="19736EA0">
        <w:rPr>
          <w:rFonts w:asciiTheme="majorBidi" w:hAnsiTheme="majorBidi" w:cstheme="majorBidi"/>
          <w:i/>
          <w:iCs/>
          <w:color w:val="000000"/>
        </w:rPr>
        <w:t xml:space="preserve"> al-Islām</w:t>
      </w:r>
      <w:r w:rsidRPr="19736EA0">
        <w:rPr>
          <w:rFonts w:asciiTheme="majorBidi" w:hAnsiTheme="majorBidi" w:cstheme="majorBidi"/>
          <w:i/>
          <w:iCs/>
        </w:rPr>
        <w:t>ī</w:t>
      </w:r>
      <w:r w:rsidRPr="62ED6EB9">
        <w:rPr>
          <w:rFonts w:asciiTheme="majorBidi" w:hAnsiTheme="majorBidi" w:cstheme="majorBidi"/>
        </w:rPr>
        <w:t>) has strived in principle and praxis to combine religious certitude with spiritual equilibrium and dynamic civil coexistence with the non-Muslim Other, including safeguarding their autonomy and actively protecting their well-being.</w:t>
      </w:r>
    </w:p>
    <w:p w14:paraId="67BA69B3" w14:textId="77777777" w:rsidR="00FD1A33" w:rsidRDefault="00FD1A33" w:rsidP="00FD1A33">
      <w:pPr>
        <w:rPr>
          <w:rFonts w:asciiTheme="majorBidi" w:eastAsiaTheme="minorHAnsi" w:hAnsiTheme="majorBidi" w:cstheme="majorBidi"/>
        </w:rPr>
      </w:pPr>
    </w:p>
    <w:p w14:paraId="7575E6C5" w14:textId="77777777" w:rsidR="00FD1A33" w:rsidRDefault="00FD1A33" w:rsidP="00FD1A33">
      <w:pPr>
        <w:rPr>
          <w:rFonts w:asciiTheme="majorBidi" w:eastAsiaTheme="minorHAnsi" w:hAnsiTheme="majorBidi" w:cstheme="majorBidi"/>
        </w:rPr>
      </w:pPr>
    </w:p>
    <w:p w14:paraId="4722FF3D" w14:textId="77777777" w:rsidR="00FD1A33" w:rsidRPr="001C3829" w:rsidRDefault="00FD1A33" w:rsidP="00E616ED">
      <w:pPr>
        <w:pStyle w:val="ListParagraph"/>
        <w:numPr>
          <w:ilvl w:val="0"/>
          <w:numId w:val="7"/>
        </w:numPr>
        <w:rPr>
          <w:rFonts w:asciiTheme="majorBidi" w:eastAsiaTheme="minorHAnsi" w:hAnsiTheme="majorBidi" w:cstheme="majorBidi"/>
          <w:b/>
          <w:bCs/>
          <w:i/>
          <w:iCs/>
          <w:color w:val="C00000"/>
          <w:sz w:val="28"/>
          <w:szCs w:val="28"/>
        </w:rPr>
      </w:pPr>
      <w:r w:rsidRPr="001C3829">
        <w:rPr>
          <w:rFonts w:asciiTheme="majorBidi" w:eastAsiaTheme="minorHAnsi" w:hAnsiTheme="majorBidi" w:cstheme="majorBidi"/>
          <w:b/>
          <w:bCs/>
          <w:i/>
          <w:iCs/>
          <w:color w:val="C00000"/>
          <w:sz w:val="28"/>
          <w:szCs w:val="28"/>
        </w:rPr>
        <w:t xml:space="preserve">Dhimma, </w:t>
      </w:r>
      <w:r w:rsidRPr="001C3829">
        <w:rPr>
          <w:rFonts w:asciiTheme="majorBidi" w:hAnsiTheme="majorBidi" w:cstheme="majorBidi"/>
          <w:b/>
          <w:bCs/>
          <w:i/>
          <w:iCs/>
          <w:color w:val="C00000"/>
          <w:sz w:val="28"/>
          <w:szCs w:val="28"/>
        </w:rPr>
        <w:t>‘Uqūd Ahl al-Dhimma, &amp; Tributary Communities</w:t>
      </w:r>
    </w:p>
    <w:p w14:paraId="24A6A1C0" w14:textId="77777777" w:rsidR="00FD1A33" w:rsidRPr="005012FB" w:rsidRDefault="0A910C68" w:rsidP="00FD1A33">
      <w:pPr>
        <w:rPr>
          <w:rFonts w:asciiTheme="majorBidi" w:eastAsiaTheme="minorHAnsi" w:hAnsiTheme="majorBidi" w:cstheme="majorBidi"/>
          <w:color w:val="000000"/>
          <w14:ligatures w14:val="standardContextual"/>
        </w:rPr>
      </w:pPr>
      <w:r w:rsidRPr="62ED6EB9">
        <w:rPr>
          <w:rFonts w:asciiTheme="majorBidi" w:hAnsiTheme="majorBidi" w:cstheme="majorBidi"/>
        </w:rPr>
        <w:t>Traditional Islamic Tributary Covenants (</w:t>
      </w:r>
      <w:r w:rsidRPr="62ED6EB9">
        <w:rPr>
          <w:rFonts w:asciiTheme="majorBidi" w:eastAsiaTheme="minorEastAsia" w:hAnsiTheme="majorBidi" w:cstheme="majorBidi"/>
          <w:color w:val="000000"/>
        </w:rPr>
        <w:t xml:space="preserve">that is, payers of </w:t>
      </w:r>
      <w:r w:rsidRPr="19736EA0">
        <w:rPr>
          <w:rFonts w:asciiTheme="majorBidi" w:eastAsiaTheme="minorEastAsia" w:hAnsiTheme="majorBidi" w:cstheme="majorBidi"/>
          <w:i/>
          <w:iCs/>
          <w:color w:val="000000"/>
        </w:rPr>
        <w:t>Jizya-</w:t>
      </w:r>
      <w:r w:rsidRPr="62ED6EB9">
        <w:rPr>
          <w:rFonts w:asciiTheme="majorBidi" w:eastAsiaTheme="minorEastAsia" w:hAnsiTheme="majorBidi" w:cstheme="majorBidi"/>
          <w:color w:val="000000"/>
        </w:rPr>
        <w:t>Tribute</w:t>
      </w:r>
      <w:r w:rsidRPr="62ED6EB9">
        <w:rPr>
          <w:rFonts w:asciiTheme="majorBidi" w:hAnsiTheme="majorBidi" w:cstheme="majorBidi"/>
          <w:b/>
          <w:bCs/>
        </w:rPr>
        <w:t>)</w:t>
      </w:r>
      <w:r w:rsidRPr="62ED6EB9">
        <w:rPr>
          <w:rFonts w:asciiTheme="majorBidi" w:hAnsiTheme="majorBidi" w:cstheme="majorBidi"/>
        </w:rPr>
        <w:t xml:space="preserve"> or</w:t>
      </w:r>
      <w:r w:rsidRPr="62ED6EB9">
        <w:rPr>
          <w:rFonts w:asciiTheme="majorBidi" w:hAnsiTheme="majorBidi" w:cstheme="majorBidi"/>
          <w:b/>
          <w:bCs/>
        </w:rPr>
        <w:t xml:space="preserve"> </w:t>
      </w:r>
      <w:r w:rsidRPr="19736EA0">
        <w:rPr>
          <w:rFonts w:asciiTheme="majorBidi" w:hAnsiTheme="majorBidi" w:cstheme="majorBidi"/>
          <w:b/>
          <w:bCs/>
          <w:i/>
          <w:iCs/>
        </w:rPr>
        <w:t>‘Uqūd Ahl al-Dhimma</w:t>
      </w:r>
      <w:commentRangeStart w:id="182"/>
      <w:r w:rsidR="00FD1A33" w:rsidRPr="62ED6EB9">
        <w:rPr>
          <w:rStyle w:val="FootnoteReference"/>
          <w:rFonts w:asciiTheme="majorBidi" w:hAnsiTheme="majorBidi" w:cstheme="majorBidi"/>
        </w:rPr>
        <w:footnoteReference w:id="166"/>
      </w:r>
      <w:commentRangeEnd w:id="182"/>
      <w:r w:rsidR="00FD1A33" w:rsidRPr="005012FB">
        <w:rPr>
          <w:rStyle w:val="CommentReference"/>
          <w:rFonts w:asciiTheme="majorBidi" w:hAnsiTheme="majorBidi" w:cstheme="majorBidi"/>
          <w:sz w:val="24"/>
          <w:szCs w:val="24"/>
        </w:rPr>
        <w:commentReference w:id="182"/>
      </w:r>
      <w:r w:rsidRPr="62ED6EB9">
        <w:rPr>
          <w:rFonts w:asciiTheme="majorBidi" w:hAnsiTheme="majorBidi" w:cstheme="majorBidi"/>
        </w:rPr>
        <w:t xml:space="preserve"> and, consequently, committed to toleration, pluralization, and mutual protection.</w:t>
      </w:r>
    </w:p>
    <w:p w14:paraId="27980D61" w14:textId="77777777" w:rsidR="00FD1A33" w:rsidRPr="005012FB" w:rsidRDefault="00FD1A33" w:rsidP="00FD1A33">
      <w:pPr>
        <w:rPr>
          <w:rFonts w:asciiTheme="majorBidi" w:eastAsiaTheme="minorHAnsi" w:hAnsiTheme="majorBidi" w:cstheme="majorBidi"/>
        </w:rPr>
      </w:pPr>
    </w:p>
    <w:p w14:paraId="0F4618C9" w14:textId="77777777" w:rsidR="00FD1A33" w:rsidRPr="001C3829" w:rsidRDefault="00FD1A33" w:rsidP="00E616ED">
      <w:pPr>
        <w:pStyle w:val="ListParagraph"/>
        <w:numPr>
          <w:ilvl w:val="0"/>
          <w:numId w:val="7"/>
        </w:numPr>
        <w:rPr>
          <w:rFonts w:asciiTheme="majorBidi" w:hAnsiTheme="majorBidi" w:cstheme="majorBidi"/>
          <w:b/>
          <w:bCs/>
          <w:i/>
          <w:iCs/>
          <w:color w:val="C00000"/>
          <w:sz w:val="28"/>
          <w:szCs w:val="28"/>
        </w:rPr>
      </w:pPr>
      <w:r w:rsidRPr="001C3829">
        <w:rPr>
          <w:rFonts w:asciiTheme="majorBidi" w:hAnsiTheme="majorBidi" w:cstheme="majorBidi"/>
          <w:b/>
          <w:bCs/>
          <w:i/>
          <w:iCs/>
          <w:color w:val="C00000"/>
          <w:sz w:val="28"/>
          <w:szCs w:val="28"/>
        </w:rPr>
        <w:t>Divine Archetypes &amp; Immutable Entities</w:t>
      </w:r>
    </w:p>
    <w:p w14:paraId="0F3182A2" w14:textId="56849F61" w:rsidR="00FD1A33" w:rsidRDefault="00FD1A33" w:rsidP="00FD1A33">
      <w:pPr>
        <w:rPr>
          <w:rFonts w:asciiTheme="majorBidi" w:hAnsiTheme="majorBidi" w:cstheme="majorBidi"/>
        </w:rPr>
      </w:pPr>
      <w:r w:rsidRPr="005012FB">
        <w:rPr>
          <w:rFonts w:asciiTheme="majorBidi" w:hAnsiTheme="majorBidi" w:cstheme="majorBidi"/>
          <w:b/>
          <w:bCs/>
          <w:color w:val="000000"/>
        </w:rPr>
        <w:t xml:space="preserve">The Divine “Archetypes” or </w:t>
      </w:r>
      <w:r w:rsidRPr="005012FB">
        <w:rPr>
          <w:rFonts w:asciiTheme="majorBidi" w:hAnsiTheme="majorBidi" w:cstheme="majorBidi"/>
          <w:b/>
          <w:bCs/>
        </w:rPr>
        <w:t>Immutable Entities (</w:t>
      </w:r>
      <w:r w:rsidRPr="005012FB">
        <w:rPr>
          <w:rFonts w:asciiTheme="majorBidi" w:hAnsiTheme="majorBidi" w:cstheme="majorBidi"/>
          <w:b/>
          <w:bCs/>
          <w:i/>
          <w:iCs/>
        </w:rPr>
        <w:t>al-A‘yān al-Thābita</w:t>
      </w:r>
      <w:r w:rsidRPr="005012FB">
        <w:rPr>
          <w:rFonts w:asciiTheme="majorBidi" w:hAnsiTheme="majorBidi" w:cstheme="majorBidi"/>
          <w:b/>
          <w:bCs/>
        </w:rPr>
        <w:t>)</w:t>
      </w:r>
    </w:p>
    <w:p w14:paraId="7C5B48E4" w14:textId="77F71911" w:rsidR="00F0643C" w:rsidRPr="00D678DB" w:rsidRDefault="00F0643C" w:rsidP="00E616ED">
      <w:pPr>
        <w:pStyle w:val="ListParagraph"/>
        <w:numPr>
          <w:ilvl w:val="0"/>
          <w:numId w:val="49"/>
        </w:numPr>
        <w:rPr>
          <w:rFonts w:asciiTheme="majorBidi" w:hAnsiTheme="majorBidi" w:cstheme="majorBidi"/>
        </w:rPr>
      </w:pPr>
      <w:r w:rsidRPr="00F0643C">
        <w:rPr>
          <w:rFonts w:asciiTheme="majorBidi" w:hAnsiTheme="majorBidi" w:cstheme="majorBidi"/>
        </w:rPr>
        <w:t>The Divine “Archetypes” or Immutable Entities (al-A‘yān al-Thābita) constitute a central part of Akbarian Metaphysics and will be discussed in Volume Seven under Things-As-They Are. I suggest here a substitution of the Immutable Entities, which is a literal rendition of al-A‘yān al-Thābita, for “Archetypes,” because the word “Archetypes” has taken on toxic connotations in light of its usage in the psychological speculations of Carl Jung (d. 1381/1961) and later psychological theorist in his footsteps, who have reduced “the Archetypes” to internal psycological categories only. We will discuss Jung more fully in Volume Ten,where we will attempt to assess the fallacies involved in his internalization of external univesals as part of the intenal geography of the Mind as opposed to the objective realities of the Unseen and Spiritual World, including the Immutable Entities.</w:t>
      </w:r>
      <w:r>
        <w:rPr>
          <w:rFonts w:asciiTheme="majorBidi" w:hAnsiTheme="majorBidi" w:cstheme="majorBidi"/>
        </w:rPr>
        <w:t xml:space="preserve"> (</w:t>
      </w:r>
      <w:r>
        <w:rPr>
          <w:rFonts w:asciiTheme="majorBidi" w:hAnsiTheme="majorBidi" w:cstheme="majorBidi"/>
          <w:b/>
          <w:bCs/>
        </w:rPr>
        <w:t>existing footnote)</w:t>
      </w:r>
    </w:p>
    <w:p w14:paraId="79573D7D" w14:textId="5E02E28B" w:rsidR="00D678DB" w:rsidRDefault="006A3EEE" w:rsidP="00E616ED">
      <w:pPr>
        <w:pStyle w:val="ListParagraph"/>
        <w:numPr>
          <w:ilvl w:val="0"/>
          <w:numId w:val="49"/>
        </w:numPr>
        <w:rPr>
          <w:rFonts w:asciiTheme="majorBidi" w:hAnsiTheme="majorBidi" w:cstheme="majorBidi"/>
        </w:rPr>
      </w:pPr>
      <w:r w:rsidRPr="006A3EEE">
        <w:rPr>
          <w:rFonts w:asciiTheme="majorBidi" w:hAnsiTheme="majorBidi" w:cstheme="majorBidi"/>
        </w:rPr>
        <w:t>Although the Imaginal Faculty does not begin at the same level as Intellect and thought, once it is properly developed, it often becomes more beneficial on the Spiritual Path than even the Active Intellect itself and may even come to serve as the Intellect’s guide, especially to the truths of the higher orders of the Spiritual World (al-Malakūt), the Angelic hosts, and the Immutable Entities or Archetypes (al-A‘yān al-Thābita)</w:t>
      </w:r>
      <w:r>
        <w:rPr>
          <w:rFonts w:asciiTheme="majorBidi" w:hAnsiTheme="majorBidi" w:cstheme="majorBidi"/>
        </w:rPr>
        <w:t xml:space="preserve"> </w:t>
      </w:r>
      <w:r>
        <w:rPr>
          <w:rFonts w:asciiTheme="majorBidi" w:hAnsiTheme="majorBidi" w:cstheme="majorBidi"/>
          <w:b/>
          <w:bCs/>
        </w:rPr>
        <w:t xml:space="preserve">(Volume 6) </w:t>
      </w:r>
    </w:p>
    <w:p w14:paraId="0A0F4880" w14:textId="77777777" w:rsidR="006C285F" w:rsidRPr="006C285F" w:rsidRDefault="006C285F" w:rsidP="00E616ED">
      <w:pPr>
        <w:pStyle w:val="ListParagraph"/>
        <w:numPr>
          <w:ilvl w:val="0"/>
          <w:numId w:val="49"/>
        </w:numPr>
        <w:rPr>
          <w:rFonts w:asciiTheme="majorBidi" w:hAnsiTheme="majorBidi" w:cstheme="majorBidi"/>
          <w:u w:val="single"/>
        </w:rPr>
      </w:pPr>
      <w:r w:rsidRPr="006C285F">
        <w:rPr>
          <w:rFonts w:asciiTheme="majorBidi" w:hAnsiTheme="majorBidi" w:cstheme="majorBidi"/>
          <w:u w:val="single"/>
        </w:rPr>
        <w:t>A‘yān al-Thābita Al-Kāshānī, Mu‘jam Iṣṭilāḥāt al-Ṣūfiyya, 55:</w:t>
      </w:r>
    </w:p>
    <w:p w14:paraId="16A53562" w14:textId="04A18F64" w:rsidR="006C285F" w:rsidRPr="006C285F" w:rsidRDefault="006C285F" w:rsidP="00E616ED">
      <w:pPr>
        <w:pStyle w:val="ListParagraph"/>
        <w:numPr>
          <w:ilvl w:val="0"/>
          <w:numId w:val="49"/>
        </w:numPr>
        <w:rPr>
          <w:rFonts w:asciiTheme="majorBidi" w:hAnsiTheme="majorBidi" w:cstheme="majorBidi"/>
        </w:rPr>
      </w:pPr>
      <w:r w:rsidRPr="006C285F">
        <w:rPr>
          <w:rFonts w:asciiTheme="majorBidi" w:hAnsiTheme="majorBidi" w:cstheme="majorBidi"/>
        </w:rPr>
        <w:t>Al-A‘yān al-Thābita are the a‘yān of the ḥaqā’iq of al-mumkināt in the World of al-Ḥaqq, exalted be He. The note says: “Know that Divine things have ṣuwar ma‘qūla in His knowledge, exalted be He, because He has knowledge by virtue of His Dhāt, His Names, and His Attributes. These ṣuwar ‘aqliyya are what are called al-A‘yān al-Thābita, whether they are universal or particular (sawā’an kānat kulliyya aw juz’iyya).</w:t>
      </w:r>
      <w:r w:rsidRPr="006C285F">
        <w:rPr>
          <w:rFonts w:asciiTheme="majorBidi" w:hAnsiTheme="majorBidi" w:cstheme="majorBidi"/>
          <w:b/>
          <w:bCs/>
        </w:rPr>
        <w:t xml:space="preserve"> </w:t>
      </w:r>
      <w:r>
        <w:rPr>
          <w:rFonts w:asciiTheme="majorBidi" w:hAnsiTheme="majorBidi" w:cstheme="majorBidi"/>
          <w:b/>
          <w:bCs/>
        </w:rPr>
        <w:t>(Volume 7)</w:t>
      </w:r>
    </w:p>
    <w:p w14:paraId="52A8A11D" w14:textId="235BFDEA" w:rsidR="006C285F" w:rsidRPr="006C285F" w:rsidRDefault="006C285F" w:rsidP="00E616ED">
      <w:pPr>
        <w:pStyle w:val="ListParagraph"/>
        <w:numPr>
          <w:ilvl w:val="0"/>
          <w:numId w:val="49"/>
        </w:numPr>
        <w:rPr>
          <w:rFonts w:asciiTheme="majorBidi" w:hAnsiTheme="majorBidi" w:cstheme="majorBidi"/>
        </w:rPr>
      </w:pPr>
      <w:r w:rsidRPr="006C285F">
        <w:rPr>
          <w:rFonts w:asciiTheme="majorBidi" w:hAnsiTheme="majorBidi" w:cstheme="majorBidi"/>
        </w:rPr>
        <w:t>Hasan Spiker insists that the A‘yān al-thābita not be called Immutable Archetypes and takes issue with Chittick’s rejection of that translation. See Hasan Spiker, Things as They Are, 206, note 23: Spiker states that the A‘yān are certainly “archetypes.” They contain in all detail everything that subsequently unfolds in manifestation. They also surpass them in “superessential” and subordinate dimensions of the specific essence in question, in which their only reality is as images of the Divine Names. Superessential is relative to the subordinate individuation-conditions of the given essence. The Immutable Archetypes are certainly not the “same” as their subsequent loci of manifestation in their particularities because otherwise they would be restricted simultaneously in the same manner as all of their subordinate degrees of being, which is absurd.</w:t>
      </w:r>
      <w:r>
        <w:rPr>
          <w:rFonts w:asciiTheme="majorBidi" w:hAnsiTheme="majorBidi" w:cstheme="majorBidi"/>
        </w:rPr>
        <w:t xml:space="preserve"> </w:t>
      </w:r>
      <w:r>
        <w:rPr>
          <w:rFonts w:asciiTheme="majorBidi" w:hAnsiTheme="majorBidi" w:cstheme="majorBidi"/>
          <w:b/>
          <w:bCs/>
        </w:rPr>
        <w:t xml:space="preserve">(Volume 7) </w:t>
      </w:r>
    </w:p>
    <w:p w14:paraId="052A9E36" w14:textId="2D15E011" w:rsidR="006A3EEE" w:rsidRPr="00CD5703" w:rsidRDefault="006C285F" w:rsidP="00E616ED">
      <w:pPr>
        <w:pStyle w:val="ListParagraph"/>
        <w:numPr>
          <w:ilvl w:val="0"/>
          <w:numId w:val="49"/>
        </w:numPr>
        <w:rPr>
          <w:rFonts w:asciiTheme="majorBidi" w:hAnsiTheme="majorBidi" w:cstheme="majorBidi"/>
        </w:rPr>
      </w:pPr>
      <w:r w:rsidRPr="006C285F">
        <w:rPr>
          <w:rFonts w:asciiTheme="majorBidi" w:hAnsiTheme="majorBidi" w:cstheme="majorBidi"/>
        </w:rPr>
        <w:t xml:space="preserve">Ibn Bahā’uddīn: Only “exemplarism” can solve the problems that come about by limiting the meaning of an essence’s existence to its sensible appearances in the world of ordinary experience. They become “so entangled in [intellectual] difficulties that every time they try to extricate themselves from one, they fall into another.  </w:t>
      </w:r>
      <w:r>
        <w:rPr>
          <w:rFonts w:asciiTheme="majorBidi" w:hAnsiTheme="majorBidi" w:cstheme="majorBidi"/>
          <w:b/>
          <w:bCs/>
        </w:rPr>
        <w:t>(Volume 7)</w:t>
      </w:r>
    </w:p>
    <w:p w14:paraId="4AF4EFC5" w14:textId="01976A3D" w:rsidR="00CD5703" w:rsidRPr="00E47452" w:rsidRDefault="00CD5703" w:rsidP="00E616ED">
      <w:pPr>
        <w:pStyle w:val="ListParagraph"/>
        <w:numPr>
          <w:ilvl w:val="0"/>
          <w:numId w:val="49"/>
        </w:numPr>
        <w:rPr>
          <w:rFonts w:asciiTheme="majorBidi" w:hAnsiTheme="majorBidi" w:cstheme="majorBidi"/>
        </w:rPr>
      </w:pPr>
      <w:r w:rsidRPr="00CD5703">
        <w:rPr>
          <w:rFonts w:asciiTheme="majorBidi" w:hAnsiTheme="majorBidi" w:cstheme="majorBidi"/>
        </w:rPr>
        <w:t>The Immutable Entities &amp; Divine Knowledge: It is relative because it is apparent in God’s knowledge in the affirmed potentialities (al-a‘yān al-thābita). By His command, it is brought into contingent and apparent existence. Thus, the ‘ayn thābit is the reality of a thing in Divine Knowledge, not in extramental reality. One could say: In pre-eternal Being. It is established in His knowledge but not made manifest. The manifestation from being in God’s knowledge to relative contingency through the fiat kun is accomplished without any change to the a‘yān thābita, since reality does not change: Al-Ḥaqā’iq lā tatabaddal. Hidden non-existence cannot be made manifest, but apparent non-existence is possible.</w:t>
      </w:r>
      <w:r>
        <w:rPr>
          <w:rFonts w:asciiTheme="majorBidi" w:hAnsiTheme="majorBidi" w:cstheme="majorBidi"/>
        </w:rPr>
        <w:t xml:space="preserve"> </w:t>
      </w:r>
      <w:r>
        <w:rPr>
          <w:rFonts w:asciiTheme="majorBidi" w:hAnsiTheme="majorBidi" w:cstheme="majorBidi"/>
          <w:b/>
          <w:bCs/>
        </w:rPr>
        <w:t>(Volume 11)</w:t>
      </w:r>
    </w:p>
    <w:p w14:paraId="3C613FD2" w14:textId="69DDDF52" w:rsidR="00E47452" w:rsidRDefault="00E47452" w:rsidP="00E616ED">
      <w:pPr>
        <w:pStyle w:val="ListParagraph"/>
        <w:numPr>
          <w:ilvl w:val="0"/>
          <w:numId w:val="49"/>
        </w:numPr>
        <w:rPr>
          <w:rFonts w:asciiTheme="majorBidi" w:hAnsiTheme="majorBidi" w:cstheme="majorBidi"/>
        </w:rPr>
      </w:pPr>
      <w:r w:rsidRPr="00E47452">
        <w:rPr>
          <w:rFonts w:asciiTheme="majorBidi" w:hAnsiTheme="majorBidi" w:cstheme="majorBidi"/>
        </w:rPr>
        <w:t>Each person must, however, also present their personal endeavors in the Divine Science to others so that their achievements can benefit others, while their mistakes can be corrected. We learn from experience and from positive Intellectual exchanges and interchanges over time. A well-known Latin aphorism states: “One day instructs the next” (Diēs diēm docet). As The First Teaching comes to light, it will naturally be shown to contain mistakes and shortcomings. Consequently, I invite improvements and corrections as well as beneficial clarifications and additions. In the same vein, I wholeheartedly welcome and encourage advice and help in revisions, simplifications, and various other renditions—Scholarly, artistic, and otherwise—which I hope to incorporate into future editions.</w:t>
      </w:r>
      <w:r>
        <w:rPr>
          <w:rFonts w:asciiTheme="majorBidi" w:hAnsiTheme="majorBidi" w:cstheme="majorBidi"/>
        </w:rPr>
        <w:t xml:space="preserve"> </w:t>
      </w:r>
      <w:r>
        <w:rPr>
          <w:rFonts w:asciiTheme="majorBidi" w:hAnsiTheme="majorBidi" w:cstheme="majorBidi"/>
          <w:b/>
          <w:bCs/>
        </w:rPr>
        <w:t xml:space="preserve">(Volume 1) </w:t>
      </w:r>
    </w:p>
    <w:p w14:paraId="01B661F5" w14:textId="0BFA126F" w:rsidR="00E47452" w:rsidRDefault="00574780" w:rsidP="00E616ED">
      <w:pPr>
        <w:pStyle w:val="ListParagraph"/>
        <w:numPr>
          <w:ilvl w:val="0"/>
          <w:numId w:val="49"/>
        </w:numPr>
        <w:rPr>
          <w:rFonts w:asciiTheme="majorBidi" w:hAnsiTheme="majorBidi" w:cstheme="majorBidi"/>
        </w:rPr>
      </w:pPr>
      <w:r w:rsidRPr="00574780">
        <w:rPr>
          <w:rFonts w:asciiTheme="majorBidi" w:hAnsiTheme="majorBidi" w:cstheme="majorBidi"/>
        </w:rPr>
        <w:t>Thus, in any given age and under all circumstances, it is the obligation of the Divine Science and Islamic Scholarship in general to blaze the Middle Path of harmony, balance, understanding, and moderation.</w:t>
      </w:r>
      <w:r>
        <w:rPr>
          <w:rFonts w:asciiTheme="majorBidi" w:hAnsiTheme="majorBidi" w:cstheme="majorBidi"/>
        </w:rPr>
        <w:t xml:space="preserve"> </w:t>
      </w:r>
      <w:r>
        <w:rPr>
          <w:rFonts w:asciiTheme="majorBidi" w:hAnsiTheme="majorBidi" w:cstheme="majorBidi"/>
          <w:b/>
          <w:bCs/>
        </w:rPr>
        <w:t xml:space="preserve">(Volume 1) </w:t>
      </w:r>
    </w:p>
    <w:p w14:paraId="47860571" w14:textId="7F733DB9" w:rsidR="00574780" w:rsidRPr="005B698B" w:rsidRDefault="005B698B" w:rsidP="00E616ED">
      <w:pPr>
        <w:pStyle w:val="ListParagraph"/>
        <w:numPr>
          <w:ilvl w:val="0"/>
          <w:numId w:val="49"/>
        </w:numPr>
        <w:rPr>
          <w:rFonts w:asciiTheme="majorBidi" w:hAnsiTheme="majorBidi" w:cstheme="majorBidi"/>
        </w:rPr>
      </w:pPr>
      <w:r w:rsidRPr="005B698B">
        <w:rPr>
          <w:rFonts w:asciiTheme="majorBidi" w:hAnsiTheme="majorBidi" w:cstheme="majorBidi"/>
        </w:rPr>
        <w:t>With regard to the Divine Science (al-‘Ilm al-Ilāhī) or the Highest Science (al-‘Ilm al-A‘lā) in particular, the Science of Verification advocated comprehensive study of Metaphysics and intentionally moved away from the typically argumentative (jadalī) and largely topic-oriented dialectical early approach of that characterized the Science of Discourse (‘Ilm al-Kalām) and its specialized Discursive Scholars (al-Mutakallimūn). The Corrective Tradition conceived of the Divine Science as a Revelation-based Metaphysical endeavor to discover a sound and comprehensive view of reality as it actually is and which establishes a unified and synthetic vision of the God’s creation.</w:t>
      </w:r>
      <w:r>
        <w:rPr>
          <w:rFonts w:asciiTheme="majorBidi" w:hAnsiTheme="majorBidi" w:cstheme="majorBidi"/>
        </w:rPr>
        <w:t xml:space="preserve"> </w:t>
      </w:r>
      <w:r>
        <w:rPr>
          <w:rFonts w:asciiTheme="majorBidi" w:hAnsiTheme="majorBidi" w:cstheme="majorBidi"/>
          <w:b/>
          <w:bCs/>
        </w:rPr>
        <w:t xml:space="preserve">(Volume 1) </w:t>
      </w:r>
    </w:p>
    <w:p w14:paraId="7BD0F56B" w14:textId="6A6A6BA5" w:rsidR="007E366D" w:rsidRPr="00840D88" w:rsidRDefault="000A545F" w:rsidP="00E616ED">
      <w:pPr>
        <w:pStyle w:val="ListParagraph"/>
        <w:numPr>
          <w:ilvl w:val="0"/>
          <w:numId w:val="49"/>
        </w:numPr>
        <w:rPr>
          <w:rFonts w:asciiTheme="majorBidi" w:hAnsiTheme="majorBidi" w:cstheme="majorBidi"/>
        </w:rPr>
      </w:pPr>
      <w:r w:rsidRPr="000A545F">
        <w:rPr>
          <w:rFonts w:asciiTheme="majorBidi" w:hAnsiTheme="majorBidi" w:cstheme="majorBidi"/>
        </w:rPr>
        <w:t>In order for the Divine Science to fulfill its weighty Societal Obligations—which are a matter of life and death for the Human Soul and Civilization—The First Teaching has the responsibility of seeking to bring Divinity back to life, even after generations neglect—which, however, is not so astonishing when we note that Muslims have generally fallen by the wayside of Civilization in the last two hundred years and have grossly neglected virtually all of their other Societal Obligations as a World Community and Civilization. But, as also noted before, Islam did—quite remarkably—enter the Modern Age—despite all the attempts of Colonialism and post-Colonialism to dismantle it—with its Spiritual Technology largely intact. This metaphor means that—quite amazingly—the majority of Muslims in the world today still aver their Individual Obligations with relative fidelity, and they worship—pray, fast, pay their obligatory alms, and make pilgrimage—in the much same outward manner as Muslims have done since the time of the Prophet. Moreover, individual Scholarly Heirs of the Islamic Legacy do still exist, although they may be rare and their numbers few, and Islam’s vast literary heritage remains generally retrievable in print or manuscript. Those Scholars who are able to read, edit, and work with such materials at the level of full competence also still exist in adequate numbers throughout the lands of the Islamic world, although they too tend to be few, relatively hidden, and largely neglected.</w:t>
      </w:r>
      <w:r>
        <w:rPr>
          <w:rFonts w:asciiTheme="majorBidi" w:hAnsiTheme="majorBidi" w:cstheme="majorBidi"/>
        </w:rPr>
        <w:t xml:space="preserve"> </w:t>
      </w:r>
      <w:r w:rsidR="007E366D">
        <w:rPr>
          <w:rFonts w:asciiTheme="majorBidi" w:hAnsiTheme="majorBidi" w:cstheme="majorBidi"/>
          <w:b/>
          <w:bCs/>
        </w:rPr>
        <w:t xml:space="preserve">(Volume 6 Excerpts) </w:t>
      </w:r>
    </w:p>
    <w:p w14:paraId="6BD99F11" w14:textId="15A9FA14" w:rsidR="00FD1A33" w:rsidRPr="005012FB" w:rsidRDefault="00FD1A33" w:rsidP="00FD1A33">
      <w:pPr>
        <w:rPr>
          <w:rFonts w:asciiTheme="majorBidi" w:eastAsiaTheme="minorHAnsi" w:hAnsiTheme="majorBidi" w:cstheme="majorBidi"/>
        </w:rPr>
      </w:pPr>
    </w:p>
    <w:p w14:paraId="16B842CB" w14:textId="2D6DC97B" w:rsidR="00FD1A33" w:rsidRPr="00344C26" w:rsidRDefault="00FD1A33" w:rsidP="00E616ED">
      <w:pPr>
        <w:pStyle w:val="Heading4"/>
        <w:numPr>
          <w:ilvl w:val="0"/>
          <w:numId w:val="7"/>
        </w:numPr>
        <w:rPr>
          <w:rFonts w:asciiTheme="majorBidi" w:hAnsiTheme="majorBidi"/>
          <w:b/>
          <w:bCs/>
          <w:sz w:val="28"/>
          <w:szCs w:val="28"/>
        </w:rPr>
      </w:pPr>
      <w:r>
        <w:rPr>
          <w:rFonts w:asciiTheme="majorBidi" w:hAnsiTheme="majorBidi"/>
          <w:b/>
          <w:bCs/>
          <w:color w:val="C00000"/>
          <w:sz w:val="28"/>
          <w:szCs w:val="28"/>
        </w:rPr>
        <w:t xml:space="preserve"> </w:t>
      </w:r>
      <w:r w:rsidRPr="00344C26">
        <w:rPr>
          <w:rFonts w:asciiTheme="majorBidi" w:hAnsiTheme="majorBidi"/>
          <w:b/>
          <w:bCs/>
          <w:color w:val="C00000"/>
          <w:sz w:val="28"/>
          <w:szCs w:val="28"/>
        </w:rPr>
        <w:t>Divine Science (al-‘Ilm al-Ilāhī) or the Highest Science (al-‘Ilm al-A‘lā)</w:t>
      </w:r>
      <w:r w:rsidR="00C27080">
        <w:rPr>
          <w:rFonts w:asciiTheme="majorBidi" w:hAnsiTheme="majorBidi"/>
          <w:b/>
          <w:bCs/>
          <w:color w:val="C00000"/>
          <w:sz w:val="28"/>
          <w:szCs w:val="28"/>
        </w:rPr>
        <w:t xml:space="preserve"> </w:t>
      </w:r>
    </w:p>
    <w:p w14:paraId="335041B9" w14:textId="082C38F7" w:rsidR="00B56C73" w:rsidRPr="000B416F" w:rsidRDefault="00FD1A33" w:rsidP="00B56C73">
      <w:pPr>
        <w:rPr>
          <w:rFonts w:asciiTheme="majorBidi" w:hAnsiTheme="majorBidi" w:cstheme="majorBidi"/>
          <w:b/>
          <w:bCs/>
          <w:color w:val="000000" w:themeColor="text1"/>
          <w:sz w:val="28"/>
          <w:szCs w:val="28"/>
          <w:u w:val="single"/>
        </w:rPr>
      </w:pPr>
      <w:r w:rsidRPr="000B416F">
        <w:rPr>
          <w:b/>
          <w:bCs/>
          <w:color w:val="000000" w:themeColor="text1"/>
          <w:u w:val="single"/>
        </w:rPr>
        <w:t>The Divine Science (</w:t>
      </w:r>
      <w:r w:rsidRPr="000B416F">
        <w:rPr>
          <w:rFonts w:eastAsiaTheme="minorEastAsia"/>
          <w:b/>
          <w:bCs/>
          <w:i/>
          <w:iCs/>
          <w:color w:val="000000" w:themeColor="text1"/>
          <w:u w:val="single"/>
        </w:rPr>
        <w:t>al-‘Ilm al-Il</w:t>
      </w:r>
      <w:r w:rsidRPr="000B416F">
        <w:rPr>
          <w:b/>
          <w:bCs/>
          <w:i/>
          <w:iCs/>
          <w:color w:val="000000" w:themeColor="text1"/>
          <w:u w:val="single"/>
        </w:rPr>
        <w:t>ā</w:t>
      </w:r>
      <w:r w:rsidRPr="000B416F">
        <w:rPr>
          <w:rFonts w:eastAsiaTheme="minorEastAsia"/>
          <w:b/>
          <w:bCs/>
          <w:i/>
          <w:iCs/>
          <w:color w:val="000000" w:themeColor="text1"/>
          <w:u w:val="single"/>
        </w:rPr>
        <w:t>h</w:t>
      </w:r>
      <w:r w:rsidRPr="000B416F">
        <w:rPr>
          <w:b/>
          <w:bCs/>
          <w:i/>
          <w:iCs/>
          <w:color w:val="000000" w:themeColor="text1"/>
          <w:u w:val="single"/>
        </w:rPr>
        <w:t>ī</w:t>
      </w:r>
      <w:r w:rsidRPr="000B416F">
        <w:rPr>
          <w:b/>
          <w:bCs/>
          <w:color w:val="000000" w:themeColor="text1"/>
          <w:u w:val="single"/>
        </w:rPr>
        <w:t>)</w:t>
      </w:r>
    </w:p>
    <w:p w14:paraId="2450D323" w14:textId="02C7BF04" w:rsidR="00B56C73" w:rsidRPr="00B56C73" w:rsidRDefault="00B56C73" w:rsidP="00E616ED">
      <w:pPr>
        <w:pStyle w:val="ListParagraph"/>
        <w:numPr>
          <w:ilvl w:val="0"/>
          <w:numId w:val="50"/>
        </w:numPr>
        <w:rPr>
          <w:color w:val="000000" w:themeColor="text1"/>
        </w:rPr>
      </w:pPr>
      <w:r w:rsidRPr="00B56C73">
        <w:rPr>
          <w:color w:val="000000" w:themeColor="text1"/>
        </w:rPr>
        <w:t>In Islam—which is the Prophetic Path—mastering the basic fundamentals of the Divine Science (al-‘Ilm al-Ilāhī) and then the personal parameters of the Law are not only first and second-order imperatives, they are also the essential first two steps for Islamic Spirituality. Thus, any attempts to follow an authentic and ultimately successful Path towards authentic experiential Knowledge of God (al-Ma‘rifa) cannot happen without sound Creedal foundations and adequate grounding in the Prophetic Code. Without them, no authentic inward journey is possible, even if—for an entire lifetime—the Believer has the best intentions, worships intensely, and seeks earnestly to discover himself and the secrets of sincere Spirituality.</w:t>
      </w:r>
      <w:r>
        <w:rPr>
          <w:color w:val="000000" w:themeColor="text1"/>
        </w:rPr>
        <w:t xml:space="preserve"> </w:t>
      </w:r>
      <w:r>
        <w:rPr>
          <w:b/>
          <w:bCs/>
          <w:color w:val="000000" w:themeColor="text1"/>
        </w:rPr>
        <w:t xml:space="preserve">(Volume 1) </w:t>
      </w:r>
    </w:p>
    <w:p w14:paraId="383E14D2" w14:textId="1B6A527A" w:rsidR="00B56C73" w:rsidRPr="00F51155" w:rsidRDefault="00B56C73" w:rsidP="00E616ED">
      <w:pPr>
        <w:pStyle w:val="ListParagraph"/>
        <w:numPr>
          <w:ilvl w:val="0"/>
          <w:numId w:val="50"/>
        </w:numPr>
        <w:rPr>
          <w:color w:val="000000" w:themeColor="text1"/>
        </w:rPr>
      </w:pPr>
      <w:r w:rsidRPr="00B56C73">
        <w:rPr>
          <w:color w:val="000000" w:themeColor="text1"/>
        </w:rPr>
        <w:t xml:space="preserve">  The Divine Science (al-‘Ilm al-Ilāhī), as stated and briefly explained in the Introduction, is used in The Last Teaching for Islamic Theology in the broadest and fullest sense. As such, the Divine Science is “the science of what is as it [truly] is, according to the rubric of Islam (Al-‘Ilm bi-al-mawjūd bi-mā huwa mawjūd ‘alā qanūn al-Islām).” In what follows, we will discuss the historical origins of discursive Islamic Theology and the different names it has been given. The appellation of “the Divine Science” is characteristic of the Corrective Tradition as it developed in the wake of al-Imām al-Ghazālī (d. 505/1111), who—as indicated in the Introduction—asserted that sount Theological discourse as the Divine Science should give a comprehensive explanation of reality as a whole under the aegis of Islamic Revelation. </w:t>
      </w:r>
      <w:r>
        <w:rPr>
          <w:color w:val="000000" w:themeColor="text1"/>
        </w:rPr>
        <w:t>(</w:t>
      </w:r>
      <w:r>
        <w:rPr>
          <w:b/>
          <w:bCs/>
          <w:color w:val="000000" w:themeColor="text1"/>
        </w:rPr>
        <w:t>Existing Footnote)</w:t>
      </w:r>
    </w:p>
    <w:p w14:paraId="6154A31F" w14:textId="0911DD5B" w:rsidR="00F51155" w:rsidRPr="00B56C73" w:rsidRDefault="00F51155" w:rsidP="00E616ED">
      <w:pPr>
        <w:pStyle w:val="ListParagraph"/>
        <w:numPr>
          <w:ilvl w:val="0"/>
          <w:numId w:val="50"/>
        </w:numPr>
        <w:rPr>
          <w:color w:val="000000" w:themeColor="text1"/>
        </w:rPr>
      </w:pPr>
      <w:r w:rsidRPr="00F51155">
        <w:rPr>
          <w:color w:val="000000" w:themeColor="text1"/>
        </w:rPr>
        <w:t>The Divine Science ((al-‘Ilm al-Ilāhī) or the Highest Science (al-‘Ilm al-A‘lā) are among several names for the discursive study of Divinity in Islam. The appellations of “the Divine Science” and “the Highest Science” are, however, especially characteristic of the Corrective Tradition as it developed in the wake of al-Imām al-Ghazālī (d. 505/1111), who—as further discussed in what follows—asserted that sound discourse regarding the Divine should constitute a universal Science and give a comprehensive explanation of reality as a whole under the aegis of Islamic Revelation. Other historical names for the Science of Divinity in Islam are: 1. The Science of Religious Beliefs (‘Ilm al-‘Aqā‘id), 2. the Science of the Foundational Principles of the Religion (‘Ilm Uṣūl al-Dīn), 3. the Science of God’s Oneness (‘Ilm al-Tawḥīd), and especially 4. the Science of Discourse or of Discursive Divinity (‘Ilm al-Kalām), all of which are explored in more detail in Volume Six.</w:t>
      </w:r>
      <w:r>
        <w:rPr>
          <w:color w:val="000000" w:themeColor="text1"/>
        </w:rPr>
        <w:t xml:space="preserve"> (</w:t>
      </w:r>
      <w:r>
        <w:rPr>
          <w:b/>
          <w:bCs/>
          <w:color w:val="000000" w:themeColor="text1"/>
        </w:rPr>
        <w:t>Volume 1)</w:t>
      </w:r>
    </w:p>
    <w:p w14:paraId="2A7C5A9C" w14:textId="5BB66D3F" w:rsidR="00B56C73" w:rsidRDefault="00EA780E" w:rsidP="00E616ED">
      <w:pPr>
        <w:pStyle w:val="ListParagraph"/>
        <w:numPr>
          <w:ilvl w:val="0"/>
          <w:numId w:val="50"/>
        </w:numPr>
        <w:rPr>
          <w:color w:val="000000" w:themeColor="text1"/>
        </w:rPr>
      </w:pPr>
      <w:r w:rsidRPr="00EA780E">
        <w:rPr>
          <w:color w:val="000000" w:themeColor="text1"/>
        </w:rPr>
        <w:t>As we have explained earlier in Volume One, the Divine Science (al-‘Ilm al-Ilāhī) carries on its shoulders the far-reaching Societal Obligation—in all ages and every society—of making sense of who we are, what we are doing here, and why things are the way they are. This includes such questions as Free Will, why Evil exists if God is Good, and the origins and Evolution of organic life on earth. Thus, as already amplified in the Introduction, the Divine Science in its Modern context must answer all the pressing questions that present themselves to Modern Man.</w:t>
      </w:r>
      <w:r>
        <w:rPr>
          <w:color w:val="000000" w:themeColor="text1"/>
        </w:rPr>
        <w:t xml:space="preserve"> </w:t>
      </w:r>
      <w:r>
        <w:rPr>
          <w:b/>
          <w:bCs/>
          <w:color w:val="000000" w:themeColor="text1"/>
        </w:rPr>
        <w:t xml:space="preserve">(Volume 1) </w:t>
      </w:r>
    </w:p>
    <w:p w14:paraId="1C79298C" w14:textId="3422370D" w:rsidR="00385C63" w:rsidRPr="00C27080" w:rsidRDefault="00385C63" w:rsidP="00E616ED">
      <w:pPr>
        <w:pStyle w:val="ListParagraph"/>
        <w:numPr>
          <w:ilvl w:val="0"/>
          <w:numId w:val="50"/>
        </w:numPr>
        <w:rPr>
          <w:color w:val="000000" w:themeColor="text1"/>
        </w:rPr>
      </w:pPr>
      <w:r w:rsidRPr="00385C63">
        <w:rPr>
          <w:color w:val="000000" w:themeColor="text1"/>
        </w:rPr>
        <w:t>Whenever the Divine Science fails to answer these questions faithfully, it ceases to be a science and no longer deserves its name. In general, however, whenever any religion—no matter what that religion may be—is deficient in satisfying our minds, putting out hearts at rest, and giving valid explanations regarding the Intellectual concerns we have, then doubt arises in the believers’ hearts, and deviation beckons at their doors. Thus, as noted from the beginning, when religion no longer provides us with “the one thing needed,” that flagrant failure will ultimately lead to widespread defection from religion itself, again, no matter what religion we are talking about. Incompetence in providing sound and honest existential answers for these questions or arrogantly rejecting such queries with silence, ignorance, or reprimands invites the former believer to convert into an “Externalist.” Such Externalism may take multiple forms. Atheism, agnosticism, Secularism, or non-ideological rejection of religion are generally forms of Externalism. But the believer can actually remain technically within his faith community as an Externalist also, assuming a “know-nothing” “Externalist” posture of simply accepting received faith without serious thought or penetrating questions. As a believer, the Externalist holds on to the last vestiges of faith simply by stopping to ask profound questions so that doubt does not overcome what remains of his faith. The most dangerous Externalist response in religion—again, no matter what religion it may be—is one of adopting a mindlessly unthinking “fundamentalist” and sometimes even rigorously fanatic point of view, which can potentially lead to violence. Rigidity and extreme unthinking rigor in faith—as seen in certain extremists—always constitutes a perfect disguise for hypocrisy, and the unthinking believer convinces himself of his “deep faith” in the mirror of his sanctimonious fanaticism, which covers his inward hollowness. But because such Externalism is based upon deprival, ignorance, being blocked from “what is needed,” it turns its back on the complexities of a threatening and unintelligible world, which may easily bread anger and hatred.</w:t>
      </w:r>
      <w:r w:rsidR="00C27080">
        <w:rPr>
          <w:color w:val="000000" w:themeColor="text1"/>
        </w:rPr>
        <w:t xml:space="preserve"> </w:t>
      </w:r>
      <w:r w:rsidR="00C27080">
        <w:rPr>
          <w:b/>
          <w:bCs/>
          <w:color w:val="000000" w:themeColor="text1"/>
        </w:rPr>
        <w:t xml:space="preserve">(Volume 6) </w:t>
      </w:r>
    </w:p>
    <w:p w14:paraId="5DB310D8" w14:textId="75A521C5" w:rsidR="000B416F" w:rsidRPr="000B416F" w:rsidRDefault="00385C63" w:rsidP="00E616ED">
      <w:pPr>
        <w:pStyle w:val="ListParagraph"/>
        <w:numPr>
          <w:ilvl w:val="0"/>
          <w:numId w:val="50"/>
        </w:numPr>
        <w:rPr>
          <w:color w:val="000000" w:themeColor="text1"/>
        </w:rPr>
      </w:pPr>
      <w:r w:rsidRPr="00385C63">
        <w:rPr>
          <w:color w:val="000000" w:themeColor="text1"/>
        </w:rPr>
        <w:t>In order for the Divine Science to fulfill its grave societal obligations—which are a matter of life and death for the human Soul and Civilization—The First Teaching has the responsibility of seeking to bring it back to life after generatations of unimaginable neglect—which, however, is not so astonishing when we note that Muslims have generally fallen by the wayside of Civilization in the last two hundred years and have grossly neglected virtually all of their societal obligations as a World Community and Civilization. But, as also noted before, Islam did—quite remarkably—enter the Modern Age—despite all the attempts of Colonialism and post-Colonialism to dismantle it—with its spiritual technology largely intact. This metaphoir means that—quite amazingly—the majority of Muslims in the world today still hold to the individual obligations with relative fidelity, and they worship—pray, fast, pay their obligatory alms, and make pilgrimage—in the much same outward manner as Muslims have done since the time of the Prophet. Moreover, individual Scholarly Heirs of the Islamic Legacy do still exist, although they are rare and their numbers are few, and Islam’s vast literary heritage remains generally retrievable in print or in manuscript. Those Scholars who are able to read, edit, and work with such materials at the level of full competence also still exist in adequate numbers throughout the lands of the Islamic world, although they too tend to be few and relatively hidden.</w:t>
      </w:r>
      <w:r>
        <w:rPr>
          <w:color w:val="000000" w:themeColor="text1"/>
        </w:rPr>
        <w:t xml:space="preserve"> </w:t>
      </w:r>
      <w:r>
        <w:rPr>
          <w:b/>
          <w:bCs/>
          <w:color w:val="000000" w:themeColor="text1"/>
        </w:rPr>
        <w:t xml:space="preserve">(Volume 6) </w:t>
      </w:r>
    </w:p>
    <w:p w14:paraId="2C28A1BD" w14:textId="77777777" w:rsidR="000B416F" w:rsidRPr="000B416F" w:rsidRDefault="000B416F" w:rsidP="000B416F">
      <w:pPr>
        <w:rPr>
          <w:color w:val="000000" w:themeColor="text1"/>
        </w:rPr>
      </w:pPr>
    </w:p>
    <w:p w14:paraId="02EF5853" w14:textId="77777777" w:rsidR="00FD1A33" w:rsidRDefault="0A910C68" w:rsidP="00FD1A33">
      <w:pPr>
        <w:rPr>
          <w:color w:val="000000" w:themeColor="text1"/>
        </w:rPr>
      </w:pPr>
      <w:r w:rsidRPr="00344C26">
        <w:rPr>
          <w:color w:val="000000" w:themeColor="text1"/>
        </w:rPr>
        <w:t>The Divine Science (</w:t>
      </w:r>
      <w:r w:rsidRPr="19736EA0">
        <w:rPr>
          <w:i/>
          <w:iCs/>
          <w:color w:val="000000" w:themeColor="text1"/>
        </w:rPr>
        <w:t>al-‘Ilm al-Ilāhī</w:t>
      </w:r>
      <w:r w:rsidRPr="00344C26">
        <w:rPr>
          <w:color w:val="000000" w:themeColor="text1"/>
        </w:rPr>
        <w:t>) and the Highest Science (</w:t>
      </w:r>
      <w:r w:rsidRPr="19736EA0">
        <w:rPr>
          <w:i/>
          <w:iCs/>
          <w:color w:val="000000" w:themeColor="text1"/>
        </w:rPr>
        <w:t>al-‘Ilm al-A‘lā</w:t>
      </w:r>
      <w:r w:rsidRPr="00344C26">
        <w:rPr>
          <w:color w:val="000000" w:themeColor="text1"/>
        </w:rPr>
        <w:t>).</w:t>
      </w:r>
      <w:r w:rsidR="00FD1A33" w:rsidRPr="62ED6EB9">
        <w:rPr>
          <w:rStyle w:val="FootnoteReference"/>
          <w:rFonts w:asciiTheme="majorBidi" w:hAnsiTheme="majorBidi" w:cstheme="majorBidi"/>
          <w:color w:val="000000" w:themeColor="text1"/>
        </w:rPr>
        <w:footnoteReference w:id="167"/>
      </w:r>
    </w:p>
    <w:p w14:paraId="45798087" w14:textId="77777777" w:rsidR="003E6150" w:rsidRDefault="003E6150" w:rsidP="00FD1A33">
      <w:pPr>
        <w:rPr>
          <w:color w:val="000000" w:themeColor="text1"/>
        </w:rPr>
      </w:pPr>
    </w:p>
    <w:p w14:paraId="4051FAFE" w14:textId="77777777" w:rsidR="003E6150" w:rsidRPr="003E6150" w:rsidRDefault="003E6150" w:rsidP="00E616ED">
      <w:pPr>
        <w:pStyle w:val="ListParagraph"/>
        <w:numPr>
          <w:ilvl w:val="0"/>
          <w:numId w:val="51"/>
        </w:numPr>
        <w:rPr>
          <w:color w:val="000000" w:themeColor="text1"/>
        </w:rPr>
      </w:pPr>
      <w:r w:rsidRPr="003E6150">
        <w:rPr>
          <w:color w:val="000000" w:themeColor="text1"/>
        </w:rPr>
        <w:t xml:space="preserve">In the heirarchy of human knowledge, the Divine Science (al-‘Ilm al-Ilahi) or the Highest Science (al-‘Ilm al-A‘lā) ranks—as its names clearly indicate—as the most Godly, the highest, and the most noble of all Science, presiding over them as their queen forever. The Islamic Intellectual Tradition establishes hierarchies of learning by ranking every field of knowledge according to its objectives, internal merits, and its relationship with and dependence upon others. </w:t>
      </w:r>
    </w:p>
    <w:p w14:paraId="2416B73F" w14:textId="77777777" w:rsidR="003E6150" w:rsidRPr="003E6150" w:rsidRDefault="003E6150" w:rsidP="00E616ED">
      <w:pPr>
        <w:pStyle w:val="ListParagraph"/>
        <w:numPr>
          <w:ilvl w:val="0"/>
          <w:numId w:val="51"/>
        </w:numPr>
        <w:rPr>
          <w:color w:val="000000" w:themeColor="text1"/>
        </w:rPr>
      </w:pPr>
    </w:p>
    <w:p w14:paraId="16809E9E" w14:textId="77777777" w:rsidR="003E6150" w:rsidRPr="003E6150" w:rsidRDefault="003E6150" w:rsidP="00E616ED">
      <w:pPr>
        <w:pStyle w:val="ListParagraph"/>
        <w:numPr>
          <w:ilvl w:val="0"/>
          <w:numId w:val="51"/>
        </w:numPr>
        <w:rPr>
          <w:color w:val="000000" w:themeColor="text1"/>
        </w:rPr>
      </w:pPr>
      <w:r w:rsidRPr="003E6150">
        <w:rPr>
          <w:color w:val="000000" w:themeColor="text1"/>
        </w:rPr>
        <w:t>In the Islamic Tradition, each science—even Arabic grammar and morphology—was carefully defined in a manner that established its relationship with its own content and methodology and those of other Sciences—Revealed or purely rational—and this approach sought to enunciate the rightful domain of each field of thought. The beginning of this process of Epistemological definition was set forth in “the ten starting points” (al-mabādi’ al-‘ashara) or “ten basic principles. We may examine the Islamic Science of Divinity—as a universal Science—according to these categories as follows:</w:t>
      </w:r>
    </w:p>
    <w:p w14:paraId="5F51C5C0" w14:textId="77777777" w:rsidR="003E6150" w:rsidRPr="003E6150" w:rsidRDefault="003E6150" w:rsidP="00E616ED">
      <w:pPr>
        <w:pStyle w:val="ListParagraph"/>
        <w:numPr>
          <w:ilvl w:val="0"/>
          <w:numId w:val="51"/>
        </w:numPr>
        <w:rPr>
          <w:color w:val="000000" w:themeColor="text1"/>
        </w:rPr>
      </w:pPr>
    </w:p>
    <w:p w14:paraId="5F1C32FC" w14:textId="77777777" w:rsidR="003E6150" w:rsidRPr="003E6150" w:rsidRDefault="003E6150" w:rsidP="00E616ED">
      <w:pPr>
        <w:pStyle w:val="ListParagraph"/>
        <w:numPr>
          <w:ilvl w:val="0"/>
          <w:numId w:val="51"/>
        </w:numPr>
        <w:rPr>
          <w:color w:val="000000" w:themeColor="text1"/>
        </w:rPr>
      </w:pPr>
      <w:r w:rsidRPr="003E6150">
        <w:rPr>
          <w:color w:val="000000" w:themeColor="text1"/>
        </w:rPr>
        <w:tab/>
        <w:t>•</w:t>
      </w:r>
      <w:r w:rsidRPr="003E6150">
        <w:rPr>
          <w:color w:val="000000" w:themeColor="text1"/>
        </w:rPr>
        <w:tab/>
        <w:t>Name (al-Ism): The Divine Science (al-‘Ilm al-Ilahi) or the Highest Science (al-‘Ilm al-A‘lā).</w:t>
      </w:r>
    </w:p>
    <w:p w14:paraId="57DCDE63" w14:textId="77777777" w:rsidR="003E6150" w:rsidRPr="003E6150" w:rsidRDefault="003E6150" w:rsidP="00E616ED">
      <w:pPr>
        <w:pStyle w:val="ListParagraph"/>
        <w:numPr>
          <w:ilvl w:val="0"/>
          <w:numId w:val="51"/>
        </w:numPr>
        <w:rPr>
          <w:color w:val="000000" w:themeColor="text1"/>
        </w:rPr>
      </w:pPr>
      <w:r w:rsidRPr="003E6150">
        <w:rPr>
          <w:color w:val="000000" w:themeColor="text1"/>
        </w:rPr>
        <w:tab/>
        <w:t>•</w:t>
      </w:r>
      <w:r w:rsidRPr="003E6150">
        <w:rPr>
          <w:color w:val="000000" w:themeColor="text1"/>
        </w:rPr>
        <w:tab/>
        <w:t>Definition (al-Ḥadd): A Science in conjunction with which it is possible to clarify Islam’s religious beliefs through clarifying its Revealed and Intellectual proofs and demonstrations, while unveiling the falsity of all fallacies intended to overturn those proofs and demonstrations (‘ilm yuqtadaru ma‘ahu ‘alā ithbāt ṣiḥḥat ‘aqā’id al-Islām al-dīniyya bi-bayān adillatihā wa ḥujajihā wa kashf al-shubah al-wārida ‘an tilka al-adilla wa al-ḥujaj).</w:t>
      </w:r>
    </w:p>
    <w:p w14:paraId="4F4C6AEF" w14:textId="77777777" w:rsidR="003E6150" w:rsidRPr="003E6150" w:rsidRDefault="003E6150" w:rsidP="00E616ED">
      <w:pPr>
        <w:pStyle w:val="ListParagraph"/>
        <w:numPr>
          <w:ilvl w:val="0"/>
          <w:numId w:val="51"/>
        </w:numPr>
        <w:rPr>
          <w:color w:val="000000" w:themeColor="text1"/>
        </w:rPr>
      </w:pPr>
      <w:r w:rsidRPr="003E6150">
        <w:rPr>
          <w:color w:val="000000" w:themeColor="text1"/>
        </w:rPr>
        <w:tab/>
        <w:t>•</w:t>
      </w:r>
      <w:r w:rsidRPr="003E6150">
        <w:rPr>
          <w:color w:val="000000" w:themeColor="text1"/>
        </w:rPr>
        <w:tab/>
        <w:t xml:space="preserve">Subject Matter or Area of Focus (al-Mawḍū‘): The science of Being as it truly is according to the rubric of Islam. </w:t>
      </w:r>
    </w:p>
    <w:p w14:paraId="41AF2D0A" w14:textId="77777777" w:rsidR="003E6150" w:rsidRPr="003E6150" w:rsidRDefault="003E6150" w:rsidP="00E616ED">
      <w:pPr>
        <w:pStyle w:val="ListParagraph"/>
        <w:numPr>
          <w:ilvl w:val="0"/>
          <w:numId w:val="51"/>
        </w:numPr>
        <w:rPr>
          <w:color w:val="000000" w:themeColor="text1"/>
        </w:rPr>
      </w:pPr>
      <w:r w:rsidRPr="003E6150">
        <w:rPr>
          <w:color w:val="000000" w:themeColor="text1"/>
        </w:rPr>
        <w:tab/>
        <w:t>•</w:t>
      </w:r>
      <w:r w:rsidRPr="003E6150">
        <w:rPr>
          <w:color w:val="000000" w:themeColor="text1"/>
        </w:rPr>
        <w:tab/>
        <w:t xml:space="preserve">End (al-Ghāya), Fruit (al-Thamara), or Benefit (al-Fā’ida): The knowledge of God, the Prophets, and the Unseen with definitive proofs that lead to eternal felicity in the Hereafter. We may add to this seeking the perfection of the Soul (istikmāl al-nafs) by bringing to its Self-Knowledge to the paragon, which requires the full disclosure of the nature of Reality as it truly is as well as the general structure of Reality, including knowledge of the Psyche, the categories of thought, and the transcendentals (al-umūr al-‘āmma), because full knowledge of the Self requires maximum intelligibility and that we know the world in the most complete manner possible. </w:t>
      </w:r>
    </w:p>
    <w:p w14:paraId="785FA6C8" w14:textId="77777777" w:rsidR="003E6150" w:rsidRPr="003E6150" w:rsidRDefault="003E6150" w:rsidP="00E616ED">
      <w:pPr>
        <w:pStyle w:val="ListParagraph"/>
        <w:numPr>
          <w:ilvl w:val="0"/>
          <w:numId w:val="51"/>
        </w:numPr>
        <w:rPr>
          <w:color w:val="000000" w:themeColor="text1"/>
        </w:rPr>
      </w:pPr>
      <w:r w:rsidRPr="003E6150">
        <w:rPr>
          <w:color w:val="000000" w:themeColor="text1"/>
        </w:rPr>
        <w:tab/>
        <w:t>•</w:t>
      </w:r>
      <w:r w:rsidRPr="003E6150">
        <w:rPr>
          <w:color w:val="000000" w:themeColor="text1"/>
        </w:rPr>
        <w:tab/>
        <w:t>Excellence and Nobility (al-Faḍl or al-Sharaf): The Divine Science is the highest and most noble of all Sciences by virtue of its connection with God, God’s Messengers, the Unseen, the Human Being, and Ultimate Reality, which rank as the most noble of all things known. For the excellence, nobility, and honor of any Science are a function of the worthiness of what is known by that Science, and there is nothing more noble than the knowledge of God and His Creation.</w:t>
      </w:r>
    </w:p>
    <w:p w14:paraId="088E31CF" w14:textId="77777777" w:rsidR="003E6150" w:rsidRPr="003E6150" w:rsidRDefault="003E6150" w:rsidP="00E616ED">
      <w:pPr>
        <w:pStyle w:val="ListParagraph"/>
        <w:numPr>
          <w:ilvl w:val="0"/>
          <w:numId w:val="51"/>
        </w:numPr>
        <w:rPr>
          <w:color w:val="000000" w:themeColor="text1"/>
        </w:rPr>
      </w:pPr>
      <w:r w:rsidRPr="003E6150">
        <w:rPr>
          <w:color w:val="000000" w:themeColor="text1"/>
        </w:rPr>
        <w:tab/>
        <w:t>•</w:t>
      </w:r>
      <w:r w:rsidRPr="003E6150">
        <w:rPr>
          <w:color w:val="000000" w:themeColor="text1"/>
        </w:rPr>
        <w:tab/>
        <w:t>Sources of Derivation (al-Istimdād): The definitive proofs of Intellect and Revealed transmission (al-adilla al-‘aqliyya wa al-naqliyya), especially the Qur’ān, the Sunna, the Scholarly Consensus of the World Community of Islam, the Proofs of the Intellect, Divine Inspiration (al-ilhām al-ilāhī), and Sound Unveiling (al-Kashf al-Ṣaḥīḥ).</w:t>
      </w:r>
    </w:p>
    <w:p w14:paraId="52197BEF" w14:textId="77777777" w:rsidR="003E6150" w:rsidRPr="003E6150" w:rsidRDefault="003E6150" w:rsidP="00E616ED">
      <w:pPr>
        <w:pStyle w:val="ListParagraph"/>
        <w:numPr>
          <w:ilvl w:val="0"/>
          <w:numId w:val="51"/>
        </w:numPr>
        <w:rPr>
          <w:color w:val="000000" w:themeColor="text1"/>
        </w:rPr>
      </w:pPr>
      <w:r w:rsidRPr="003E6150">
        <w:rPr>
          <w:color w:val="000000" w:themeColor="text1"/>
        </w:rPr>
        <w:tab/>
        <w:t>•</w:t>
      </w:r>
      <w:r w:rsidRPr="003E6150">
        <w:rPr>
          <w:color w:val="000000" w:themeColor="text1"/>
        </w:rPr>
        <w:tab/>
        <w:t xml:space="preserve">Issues and Research Topics (al-Masā’il wa al-Mabāḥith): All matters germane matters that pertain to the Henological and Ontological realms of conceptual necessity, impossibility, and possibility as relate to God and His relationship to the temporal world. This includes Epistemology, psychology, transcendentals, Divinity, Prophecy, and the Things-Heard by way of Prophetic Revelation. </w:t>
      </w:r>
    </w:p>
    <w:p w14:paraId="36B46055" w14:textId="77777777" w:rsidR="003E6150" w:rsidRPr="003E6150" w:rsidRDefault="003E6150" w:rsidP="00E616ED">
      <w:pPr>
        <w:pStyle w:val="ListParagraph"/>
        <w:numPr>
          <w:ilvl w:val="0"/>
          <w:numId w:val="51"/>
        </w:numPr>
        <w:rPr>
          <w:color w:val="000000" w:themeColor="text1"/>
        </w:rPr>
      </w:pPr>
      <w:r w:rsidRPr="003E6150">
        <w:rPr>
          <w:color w:val="000000" w:themeColor="text1"/>
        </w:rPr>
        <w:tab/>
        <w:t>•</w:t>
      </w:r>
      <w:r w:rsidRPr="003E6150">
        <w:rPr>
          <w:color w:val="000000" w:themeColor="text1"/>
        </w:rPr>
        <w:tab/>
        <w:t>Founder (al-Wāḍi‘): The Founder of the Divine Science is God Almighty Himself, who sent down the Signs in His Revealed Books and on the tongues of His Prophetic-Messengers. Thus, it was founded, renewed, and refounded by the Prophet Muḥammad and all of God’s Prophet-Messengers before him, each in their own time and Community.</w:t>
      </w:r>
    </w:p>
    <w:p w14:paraId="40E074EB" w14:textId="77777777" w:rsidR="003E6150" w:rsidRPr="003E6150" w:rsidRDefault="003E6150" w:rsidP="00E616ED">
      <w:pPr>
        <w:pStyle w:val="ListParagraph"/>
        <w:numPr>
          <w:ilvl w:val="0"/>
          <w:numId w:val="51"/>
        </w:numPr>
        <w:rPr>
          <w:color w:val="000000" w:themeColor="text1"/>
        </w:rPr>
      </w:pPr>
      <w:r w:rsidRPr="003E6150">
        <w:rPr>
          <w:color w:val="000000" w:themeColor="text1"/>
        </w:rPr>
        <w:tab/>
        <w:t>•</w:t>
      </w:r>
      <w:r w:rsidRPr="003E6150">
        <w:rPr>
          <w:color w:val="000000" w:themeColor="text1"/>
        </w:rPr>
        <w:tab/>
        <w:t>Relationship to other sciences (Nisbatuhu li-Bāqī al-‘Ulūm): The Divine Science is par excellence the Science of the Fundamental Principles of the Religion (‘Ilm Uṣūl al-Dīn), because it constitutes the foundation of all the religious Sciences of Islam as well as all other empirical, mathematical, and speculative Sciences. Thus, all beneficial Human knowledge rests upon and comes back to the Divine Science, the Highest of all Sciences, and every other form of sound knowledge branches off of it.</w:t>
      </w:r>
    </w:p>
    <w:p w14:paraId="7DF2459E" w14:textId="77777777" w:rsidR="003E6150" w:rsidRPr="003E6150" w:rsidRDefault="003E6150" w:rsidP="00E616ED">
      <w:pPr>
        <w:pStyle w:val="ListParagraph"/>
        <w:numPr>
          <w:ilvl w:val="0"/>
          <w:numId w:val="51"/>
        </w:numPr>
        <w:rPr>
          <w:color w:val="000000" w:themeColor="text1"/>
        </w:rPr>
      </w:pPr>
      <w:r w:rsidRPr="003E6150">
        <w:rPr>
          <w:color w:val="000000" w:themeColor="text1"/>
        </w:rPr>
        <w:tab/>
        <w:t>•</w:t>
      </w:r>
      <w:r w:rsidRPr="003E6150">
        <w:rPr>
          <w:color w:val="000000" w:themeColor="text1"/>
        </w:rPr>
        <w:tab/>
        <w:t xml:space="preserve">Legal Ruling in the Prophetic Law (al-Ḥukm al-Shar‘ī): The Divine Science is emphatically obligatory (wājib  muḥattam) by the Sharī‘a—the Prophetic Code of Life. Its basic Creedal formulations (al-‘Aqīda) constitute a personal obligation (farḍ al-‘ayn) for every man and woman, qualifying as full moral agents accountable to God (mukallaf). Its additional teachings regarding God, the Prophets, the Things-Heard, and the general structure of Reality—which are not Creedal—fall under the category Societal Obligation (farḍ al-kifāya), binding upon an adequate number of qualified Scholars. The individual believer of sound mind and body and the World Community of Islam have no excuse for leaving aside full cultivation of the Divien Science. God says in the Qur’ān: “So, have [clear] knowledge that there is no god but God” (Muḥammad, 47:19). Similarly, God states in the the Qur’ān: “I only created the Jinn and Human Beings in order that they worship Me” (Scattering Winds, 51:56), which has been Traditionally understood from the earliest period of Islam to mean “so that they know Me.” This obligatory knowledge is individual in general Creedal matters. It is a societal obligation in all additional details that are not specifically Creedal, and all fallacies that threaten the truth in every age must be removed by categorically conclusive proof. </w:t>
      </w:r>
    </w:p>
    <w:p w14:paraId="5265ADF7" w14:textId="77777777" w:rsidR="003E6150" w:rsidRPr="003E6150" w:rsidRDefault="003E6150" w:rsidP="00E616ED">
      <w:pPr>
        <w:pStyle w:val="ListParagraph"/>
        <w:numPr>
          <w:ilvl w:val="0"/>
          <w:numId w:val="51"/>
        </w:numPr>
        <w:rPr>
          <w:color w:val="000000" w:themeColor="text1"/>
        </w:rPr>
      </w:pPr>
    </w:p>
    <w:p w14:paraId="21CFC868" w14:textId="77777777" w:rsidR="003E6150" w:rsidRPr="003E6150" w:rsidRDefault="003E6150" w:rsidP="00E616ED">
      <w:pPr>
        <w:pStyle w:val="ListParagraph"/>
        <w:numPr>
          <w:ilvl w:val="0"/>
          <w:numId w:val="51"/>
        </w:numPr>
        <w:rPr>
          <w:color w:val="000000" w:themeColor="text1"/>
        </w:rPr>
      </w:pPr>
      <w:r w:rsidRPr="003E6150">
        <w:rPr>
          <w:color w:val="000000" w:themeColor="text1"/>
        </w:rPr>
        <w:t xml:space="preserve">In light of these ten starting points, it can be seen that each science and type of learning can and should be ranked and qualitatively measured according to its various aspects--especially its subject matter or field of study (mawḍū‘), its underlying methodology, its fruits and objectives, and its nobility. Since the focus of Islamic theology is reality as it actually is--leading first and foremost to the knowledge of God and His absolute Oneness--broad Muslim consensus held that theology is the noblest of all subjects. Its method--which we will elaborate in what follows--involves careful synthetic Logic, Epistemology, and Ontology. Theology’s nobility also springs from the fact that its Epistemology and definition of reality provide the foundations for every other science--religious and secular--including the empirical sciences. Thus, as we will see later, theology was generally known in the Islamic tradition as the “science of the foundational principles of the religion (‘ilm uṣūl al-dīn).” But, as just indicated, what roots the Islamic sciences is not uniquely necessary to them. All sound human thought and endeavor require the same Epistemology and clear unclouded windows for looking out upon reality. Therefore, Islamic theology is also equally imperative for them. </w:t>
      </w:r>
    </w:p>
    <w:p w14:paraId="3B47F1EF" w14:textId="77777777" w:rsidR="003E6150" w:rsidRPr="003E6150" w:rsidRDefault="003E6150" w:rsidP="003E6150">
      <w:pPr>
        <w:ind w:left="360"/>
        <w:rPr>
          <w:color w:val="000000" w:themeColor="text1"/>
        </w:rPr>
      </w:pPr>
    </w:p>
    <w:p w14:paraId="5219217C" w14:textId="77777777" w:rsidR="003E6150" w:rsidRPr="003E6150" w:rsidRDefault="003E6150" w:rsidP="00E616ED">
      <w:pPr>
        <w:pStyle w:val="ListParagraph"/>
        <w:numPr>
          <w:ilvl w:val="0"/>
          <w:numId w:val="51"/>
        </w:numPr>
        <w:rPr>
          <w:color w:val="000000" w:themeColor="text1"/>
        </w:rPr>
      </w:pPr>
      <w:r w:rsidRPr="003E6150">
        <w:rPr>
          <w:color w:val="000000" w:themeColor="text1"/>
        </w:rPr>
        <w:t>It is of note that Plato, Aristotle, and the Ancient Greeks in generally also regarded Theology as the first and highest science. It must be pointed out, however, that—unlike most people today—they did not draw a distinction between Theology and Philosophy, and in this regard their view of Theology is relatively compatible with the Divine Science as defined above. For them, these two areas of inquiry—Theology and Philosophy—were essentially the same, and they held that all sound speculation about the nature of reality must necessarily lead to the knowledge of the immutable Divine—as One and absolutely Good—and explain the myriads of countless things that proceed from Him and exist individually in the mutable world of constant change around us. To our knowledge, Plato and Aristotle worked in the absence of explicit Prophetic Revelation. Thus, they could not include the important qualification of “according to the rubric of Revelation,” which would become central to Islamic theology, as we have seen. Nevertheless, in their appraisal of Theology-Philosophy, Plato and Aristotle reflect a widely held concern among ancient Greek Philosophers before and after them. Indeed, some scholars have asserted--as stated before--that for the Ancient Greeks--to their great credit--each great speculative effort was a quest in “seeking for God.” Philosophy, for the Greeks and many later intellectuals and many great thinkers of Late Antiquity was an all-embracing activity, teaching man about himself, the world and the Divine, telling him how to live rightly and move into beneficial action. Many Philosophers of the ancient world lived as ascetic sages, which was the case for the Cynics and early Stoics. Ibn al-‘Arabī deservedly praised the Greeks when he said: “God sent down Wisdom (al-Ḥikma) upon the Intellect of the Greeks, the Hand of the Chinese, and the Tongue of the Arabs.”</w:t>
      </w:r>
    </w:p>
    <w:p w14:paraId="29266CB6" w14:textId="77777777" w:rsidR="003E6150" w:rsidRPr="003E6150" w:rsidRDefault="003E6150" w:rsidP="003E6150">
      <w:pPr>
        <w:pStyle w:val="ListParagraph"/>
        <w:rPr>
          <w:color w:val="000000" w:themeColor="text1"/>
        </w:rPr>
      </w:pPr>
    </w:p>
    <w:p w14:paraId="1FF9494D" w14:textId="422553B7" w:rsidR="003E6150" w:rsidRPr="00B77785" w:rsidRDefault="003E6150" w:rsidP="00E616ED">
      <w:pPr>
        <w:pStyle w:val="ListParagraph"/>
        <w:numPr>
          <w:ilvl w:val="0"/>
          <w:numId w:val="51"/>
        </w:numPr>
        <w:rPr>
          <w:i/>
          <w:iCs/>
          <w:color w:val="000000" w:themeColor="text1"/>
        </w:rPr>
      </w:pPr>
      <w:r w:rsidRPr="00B77785">
        <w:rPr>
          <w:i/>
          <w:iCs/>
          <w:color w:val="000000" w:themeColor="text1"/>
        </w:rPr>
        <w:t>From the earliest known origins of Greek Philosophical endeavors, the best Intellects of the Greeks stood aloof from the implausible myths, false beliefs, and pagan customs of their people. Although there was some uniformity in Ancient Greek religion, it was a polytheistic maze of incalculable diversity and contradictions in religious forms and ideas. Plato, for example, described anyone who attempted to unravel the tangled web of Greek polytheism as “a laborious and not very fortunate man.” The pre-Socratic Greek Philosopher Anaxagoras used cogent proofs to affirm God’s being and repudiate many of the pagan superstitions of his people. He said: “The appearances [of things] are a glimpse into the Unseen.” Socrates, Plato, and Aristotle also developed complex proofs of God and placed knowledge of the One and the Good at the center of their speculation. Both the Cynics and Stoics, who were heavily influenced by Socrates, made wide-ranging use of the Intellect to establish the necessary being of the One, especially their proofs that the called “arguments from design.” The Greek Philosophers believed that to use the Intellect meant necessarily to believe in God; on the other hand, to ignore the dictates of Intellect and one’s natural disposition to believe in the One meant to cripple reason. For Intellect, they believed, proves that only a providential God could produce a universe of such interlocking purpose and beauty.</w:t>
      </w:r>
    </w:p>
    <w:p w14:paraId="331C1E2D" w14:textId="77777777" w:rsidR="00FD1A33" w:rsidRDefault="00FD1A33" w:rsidP="00FD1A33">
      <w:pPr>
        <w:rPr>
          <w:color w:val="000000" w:themeColor="text1"/>
        </w:rPr>
      </w:pPr>
    </w:p>
    <w:p w14:paraId="58BE7CC4" w14:textId="77777777" w:rsidR="00FD1A33" w:rsidRDefault="00FD1A33" w:rsidP="00E616ED">
      <w:pPr>
        <w:pStyle w:val="Heading4"/>
        <w:numPr>
          <w:ilvl w:val="0"/>
          <w:numId w:val="7"/>
        </w:numPr>
        <w:rPr>
          <w:rFonts w:asciiTheme="majorBidi" w:hAnsiTheme="majorBidi"/>
          <w:b/>
          <w:bCs/>
          <w:color w:val="C00000"/>
          <w:sz w:val="28"/>
          <w:szCs w:val="28"/>
        </w:rPr>
      </w:pPr>
      <w:r>
        <w:rPr>
          <w:rFonts w:asciiTheme="majorBidi" w:hAnsiTheme="majorBidi"/>
          <w:b/>
          <w:bCs/>
          <w:color w:val="C00000"/>
          <w:sz w:val="28"/>
          <w:szCs w:val="28"/>
        </w:rPr>
        <w:t xml:space="preserve"> </w:t>
      </w:r>
      <w:r w:rsidRPr="00486AFD">
        <w:rPr>
          <w:rFonts w:asciiTheme="majorBidi" w:hAnsiTheme="majorBidi"/>
          <w:b/>
          <w:bCs/>
          <w:color w:val="C00000"/>
          <w:sz w:val="28"/>
          <w:szCs w:val="28"/>
        </w:rPr>
        <w:t>Empathy (al-Ta‘āṭuf) As a Type of Cognition</w:t>
      </w:r>
    </w:p>
    <w:p w14:paraId="7B93E676" w14:textId="357206F9" w:rsidR="00E747EB" w:rsidRDefault="00E747EB" w:rsidP="00E616ED">
      <w:pPr>
        <w:pStyle w:val="ListParagraph"/>
        <w:numPr>
          <w:ilvl w:val="0"/>
          <w:numId w:val="52"/>
        </w:numPr>
      </w:pPr>
      <w:r>
        <w:t xml:space="preserve">As just emphasized, speaking the Truth is an act of liberation. Again, such honesty should be clear and unapologetic but, hopefully, done in the spirit of warmth, love, and empathy, which is one of the book’s main benchmarks. In this vein, al-Shaykh ‘Alī al-Yashruṭī taught that empathy is a type of cognition, producing its own special types of knowledge. Such empathy-based knowledge, he taught, is implanted in the service of the Other (al-khidma), which must be rooted in love (al-maḥabba) and spiritual discipline (ta’dīb). The First Teaching firmly and fully endorses the imperative of empathy, holding that z`one of the many blessings of empathy is to lighten the burden of speaking the truth with love, by opening up the channels of honest, calm, and Humane dialogue among people on the basis of mutual respect—despite diverse backgrounds, outlooks, and purposes. Thus, The First Teaching advocates a process of self-discovery and positive interchange with the Other based on empathy and love, which does not stop short with authentic documentation and demonstrative proof alone—as sound and necessary as they may be. For without warm-heartedness, mere information and reasoning—even when free of disinformation and schemes of manipulation—cannot lead to true understanding and is unlikely ever to be anything more than short-lived and superficial. </w:t>
      </w:r>
    </w:p>
    <w:p w14:paraId="73FD271D" w14:textId="77777777" w:rsidR="00E747EB" w:rsidRDefault="00E747EB" w:rsidP="00E747EB">
      <w:pPr>
        <w:ind w:left="360"/>
      </w:pPr>
    </w:p>
    <w:p w14:paraId="51D2731A" w14:textId="77777777" w:rsidR="00E747EB" w:rsidRDefault="00E747EB" w:rsidP="00E616ED">
      <w:pPr>
        <w:pStyle w:val="ListParagraph"/>
        <w:numPr>
          <w:ilvl w:val="0"/>
          <w:numId w:val="52"/>
        </w:numPr>
      </w:pPr>
      <w:r>
        <w:t>Mutual estrangement and alienation among Human Beings blinds us to the good of the Other, but it must be emphatically added that such incomprehension of the Other is also unnatural. Wholesome people who are true to their natures innately seek to overcome barriers between themselves and others and discover their fellow Human Beings as they truly are. We cannot hope to attain understanding of the Other or find spiritual balance within ourselves unless we give to all groups the same respect that we expect from them. Throughout history, ignorance of the Other has bred fear, hatred, and belligerence. It has also spawned hosts of intellectual and cultural “allergies” that instill within us false impressions of the Other that make it impossible for us to carry on meaningful exchanges, much less live in peace and understanding. A well-known Islamic aphorism states: “We hate what we do not know” (man jahila shay’an ‘adāhu: literally, “whoever is ignorant of a thing becomes hostile toward it”). We must have the courage to replace such ignorance of the Other—whoever that Other may be—with the earnest quest of sound knowledge of them, which requires us to look at ourselves and the world around us in novel ways. For we cannot do justice to Human reality without being able to absorb as fully as possible the entire range of new concepts that open us up to Others as they truly are and as they see themselves. Moreover, as the Islamic Tradition emphasizes, no Man of Intellect is ever content to have a single enemy, and the restoration of such sound Intellect and the removal of enmities must be counted among the highest purposes of any time, especially our own.</w:t>
      </w:r>
    </w:p>
    <w:p w14:paraId="1196981F" w14:textId="77777777" w:rsidR="00E747EB" w:rsidRDefault="00E747EB" w:rsidP="00E747EB">
      <w:pPr>
        <w:pStyle w:val="ListParagraph"/>
      </w:pPr>
    </w:p>
    <w:p w14:paraId="266F0748" w14:textId="59569169" w:rsidR="00E747EB" w:rsidRDefault="00E747EB" w:rsidP="00E616ED">
      <w:pPr>
        <w:pStyle w:val="ListParagraph"/>
        <w:numPr>
          <w:ilvl w:val="0"/>
          <w:numId w:val="52"/>
        </w:numPr>
      </w:pPr>
      <w:r>
        <w:t>Having edification as its aim, The First Teaching seeks not to denounce, but to explain. For it is more useful to clarify errors than to condemn them. Thus, for example, although the book undertakes various critiques of Modernism and its ideologies, the work does not seek to castigate or vilify them, nor does it lament Humanity’s present plight. Rather, it seeks to understand our present situation—for better and for worse—so that we may find solutions, go forward, build a positive future, and—with God’s help—play a role, however humble, in reviving the dying phenomenon of Civilization. In the same vein as regards the history of Muslims, The First Teaching does not mourn the loss of some mythical “Islamic Golden Age.” Rather, the work seeks realistically to discover a way forward to a brilliant future worthy of our authentic Tradition and its rich past as well as the best accomplishments of Human Beings everywhere and in all times. In this process, there are certainly many impediments that arise and threaten to veil sound understanding. But such veils can be removed by the gentle winds of personal sincerity and interest. When those gusts of truthfulness and good faith fill our sails, they bequeath better understanding of ourselves as Human Beings at all levels of society and ultimately lead to positive civil engagement. Such an understanding is a debt that we owe to Humanity and one of the principal demands of Civilizational renewal in our time.</w:t>
      </w:r>
    </w:p>
    <w:p w14:paraId="1EC54292" w14:textId="047ECBE4" w:rsidR="00FD1A33" w:rsidRPr="0078722E" w:rsidRDefault="0078722E" w:rsidP="00E616ED">
      <w:pPr>
        <w:pStyle w:val="ListParagraph"/>
        <w:numPr>
          <w:ilvl w:val="0"/>
          <w:numId w:val="52"/>
        </w:numPr>
      </w:pPr>
      <w:r w:rsidRPr="0078722E">
        <w:t>As a matter of principle, The First Teaching acknowledges its unequivocal espousal of the Biblical admonition: “Speak the truth with love” (álētheúein én ágápē; άληθεύειν έν άγάπη) (Ephesians, 4:15), and the book endeavors to put this guideline in practice in the Spirit of genuine empathy, noting—in accord with the teaching of al-Shaykh ‘Alī al-Yashruṭī that empathy is a type of cognition, producing its own special breakthroughs in knowledge. Empathy-based cognition and knowledge, as he indicated, requires sincere service of the Other (al-khidma), which must be rooted in spiritual discipline (ta’dīb) and love (al-maḥabba). Consequently, The First Teaching aspires to approach each reader-listener in that generous and beneficial Spirit.</w:t>
      </w:r>
    </w:p>
    <w:p w14:paraId="1097ACF0" w14:textId="77777777" w:rsidR="00FD1A33" w:rsidRDefault="00FD1A33" w:rsidP="00FD1A33">
      <w:pPr>
        <w:rPr>
          <w:rFonts w:asciiTheme="majorBidi" w:eastAsiaTheme="minorHAnsi" w:hAnsiTheme="majorBidi" w:cstheme="majorBidi"/>
          <w:b/>
          <w:bCs/>
          <w:color w:val="C00000"/>
          <w:sz w:val="28"/>
          <w:szCs w:val="28"/>
        </w:rPr>
      </w:pPr>
    </w:p>
    <w:p w14:paraId="25D23B1F" w14:textId="77777777" w:rsidR="00FD1A33" w:rsidRPr="00486AFD" w:rsidRDefault="00FD1A33" w:rsidP="00E616ED">
      <w:pPr>
        <w:pStyle w:val="Heading4"/>
        <w:numPr>
          <w:ilvl w:val="0"/>
          <w:numId w:val="7"/>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486AFD">
        <w:rPr>
          <w:rFonts w:asciiTheme="majorBidi" w:eastAsiaTheme="minorHAnsi" w:hAnsiTheme="majorBidi"/>
          <w:b/>
          <w:bCs/>
          <w:color w:val="C00000"/>
          <w:sz w:val="28"/>
          <w:szCs w:val="28"/>
        </w:rPr>
        <w:t>Epistemology of Certainty</w:t>
      </w:r>
    </w:p>
    <w:p w14:paraId="0D32D621" w14:textId="70374249" w:rsidR="00FD1A33" w:rsidRPr="0078722E" w:rsidRDefault="00FD1A33" w:rsidP="00FD1A33">
      <w:pPr>
        <w:rPr>
          <w:rFonts w:asciiTheme="majorBidi" w:hAnsiTheme="majorBidi" w:cstheme="majorBidi"/>
        </w:rPr>
      </w:pPr>
      <w:r w:rsidRPr="0078722E">
        <w:rPr>
          <w:rFonts w:asciiTheme="majorBidi" w:hAnsiTheme="majorBidi" w:cstheme="majorBidi"/>
          <w:b/>
          <w:bCs/>
        </w:rPr>
        <w:t>Epistemology of Certainty</w:t>
      </w:r>
    </w:p>
    <w:p w14:paraId="5FA3EE81" w14:textId="77777777" w:rsidR="0078722E" w:rsidRPr="0078722E" w:rsidRDefault="0078722E" w:rsidP="00E616ED">
      <w:pPr>
        <w:pStyle w:val="ListParagraph"/>
        <w:numPr>
          <w:ilvl w:val="0"/>
          <w:numId w:val="53"/>
        </w:numPr>
        <w:rPr>
          <w:rFonts w:asciiTheme="majorBidi" w:eastAsiaTheme="minorHAnsi" w:hAnsiTheme="majorBidi" w:cstheme="majorBidi"/>
        </w:rPr>
      </w:pPr>
      <w:r w:rsidRPr="0078722E">
        <w:rPr>
          <w:rFonts w:asciiTheme="majorBidi" w:eastAsiaTheme="minorHAnsi" w:hAnsiTheme="majorBidi" w:cstheme="majorBidi"/>
        </w:rPr>
        <w:t>The Epistemology of Certainty (Uṣūl al-Qaṭ‘ wa al-Ẓann) is a term that I and some of my respected colleagues coined several decades ago. In the Islamic Traditions of Divinity and the Prophetic Code, this concept is referred to in different ways, one of which is “the principle of the absolutely authoritative and the presumptively authoritative in Revelation (mabda’ al- qaṭ‘ wa al-ẓann fī al-shar‘).” This internal Islamic Epistemology is central to the faith and and practice of Islam as well as its definition of Community and is treated in detail below in Volume Six. The Epistemology of Certainty lays down the definition of Orthodoxy and Orthopraxy in Islam by establishing criteria of certitude for Islamic belief and practice in terms of 1) the authenticity of their transmission, and 2) the clarity of meaning of transmitted texts. Those Revealed texts that are absolutely authoritative (qaṭ‘ī) in both authenticity and meaning are obligatory for all Muslims without exception. They constitute the foundation of all Islamic Orthodoxy and Orthopraxy. On the other hand, those texts which are only presumptively authoritative (ẓannī) on either of the two grounds indicated above—transmission and meaning—are not as binding and, consequently, cannot be imposed upon Muslims individually or Communally as matters of Orthodoxy or Orthopraxy. All Islamic Schools of Law (madhāhib) pertain primarily and virtually exclusively to the systematic interpretation for practical purposes of what is presumptively authoritative (ẓannī) in the Divine Revelation. Because of the Epistemology of Certainty, the content of the obligatory communal Creed (al-‘Aqīda) is much narrower than that of valid Islamic belief in general, especially as pertains Metaphysical and theoretical speculations, all which fall under broad non-obligatory Communal matters.</w:t>
      </w:r>
    </w:p>
    <w:p w14:paraId="2F01A800" w14:textId="77777777" w:rsidR="0078722E" w:rsidRPr="0078722E" w:rsidRDefault="0078722E" w:rsidP="00E616ED">
      <w:pPr>
        <w:pStyle w:val="ListParagraph"/>
        <w:numPr>
          <w:ilvl w:val="0"/>
          <w:numId w:val="53"/>
        </w:numPr>
        <w:rPr>
          <w:rFonts w:asciiTheme="majorBidi" w:eastAsiaTheme="minorHAnsi" w:hAnsiTheme="majorBidi" w:cstheme="majorBidi"/>
        </w:rPr>
      </w:pPr>
      <w:r w:rsidRPr="0078722E">
        <w:rPr>
          <w:rFonts w:asciiTheme="majorBidi" w:eastAsiaTheme="minorHAnsi" w:hAnsiTheme="majorBidi" w:cstheme="majorBidi"/>
        </w:rPr>
        <w:t xml:space="preserve">   In light of the Epistemology of Certainty, the obligatory Creed is determined strictly by what is absolutely authoritative. Consequently, the Islamic Creed in this formal sense only makes up the universal core of the religion. Many—indeed most—valid beliefs do not meet this rigorous standard. Thus, they cannot constitute the core of sound Prophetic faith nor the requirements of Orthodoxy and Orthopraxy, nor are they are rules of faith and guidelines of practice that distinguish belief from disbelief. Rather, such secondary matters must be relegated to the dynamic, living periphery of the Prophetic faith. Such presumptively authoritative (ẓannī) beliefs and practices do not make up the roots and the trunk of the tree of Islam but constitute instead its many branches, leaves, nuts, and fruits without which the tree would be bare and lifeless.</w:t>
      </w:r>
    </w:p>
    <w:p w14:paraId="24BD16C9" w14:textId="6D96D95F" w:rsidR="0078722E" w:rsidRDefault="0078722E" w:rsidP="00E616ED">
      <w:pPr>
        <w:pStyle w:val="ListParagraph"/>
        <w:numPr>
          <w:ilvl w:val="0"/>
          <w:numId w:val="53"/>
        </w:numPr>
        <w:rPr>
          <w:rFonts w:asciiTheme="majorBidi" w:eastAsiaTheme="minorHAnsi" w:hAnsiTheme="majorBidi" w:cstheme="majorBidi"/>
        </w:rPr>
      </w:pPr>
      <w:r w:rsidRPr="0078722E">
        <w:rPr>
          <w:rFonts w:asciiTheme="majorBidi" w:eastAsiaTheme="minorHAnsi" w:hAnsiTheme="majorBidi" w:cstheme="majorBidi"/>
        </w:rPr>
        <w:t xml:space="preserve">     It should never be assumed, however, that the many branches of Islamic faith and practice, which are presumptively authoritative (ẓannī) according to the Epistemology of Certainty, are not authentic matters of faith and action or that they may be easily dismissed. On the contrary, the Believer must beware of denying their veracity, even if he or she is not convinced of their Truth, because they may be—and most likely are—correct in certain contexts, which would possibly make denial of them have harsh consequences for the Believer in the Next World. Nevertheless, core Creedal issues and fundamental practices, by contrast, are clear cut and black and white. Many other issues, especially those pertaining to sound Islamic Metaphysics and speculation, are not required of Muslims as a whole and cannot be insisted upon as criteria of belief or disbelief. Moreover, they may not always be clear cut but represent many different hues of colors and shades of gray. Being able to imbibe and practice this all-important distinction between the Creedal core and the non-Creedal parameters of faith and practice is part of what makes Islam a dynamic Civilizational blueprint that cultivates in Human Beings those noble and higher dispositions required for the creation of harmony and coexistence among Human Beings—both Believers and Disbelievers—and gives Human Beings the ability to tolerate and live with others—both those who agree with us and those who disagree—especially in matters that we hold to with strong convictions.</w:t>
      </w:r>
    </w:p>
    <w:p w14:paraId="43E82DBE" w14:textId="77777777" w:rsidR="0078722E" w:rsidRPr="003E08DB" w:rsidRDefault="0078722E" w:rsidP="003E08DB">
      <w:pPr>
        <w:rPr>
          <w:rFonts w:asciiTheme="majorBidi" w:eastAsiaTheme="minorHAnsi" w:hAnsiTheme="majorBidi" w:cstheme="majorBidi"/>
        </w:rPr>
      </w:pPr>
    </w:p>
    <w:p w14:paraId="724D5680" w14:textId="77777777" w:rsidR="00FD1A33" w:rsidRDefault="00FD1A33" w:rsidP="00E616ED">
      <w:pPr>
        <w:pStyle w:val="Heading4"/>
        <w:numPr>
          <w:ilvl w:val="0"/>
          <w:numId w:val="7"/>
        </w:numPr>
        <w:rPr>
          <w:rFonts w:asciiTheme="majorBidi" w:eastAsiaTheme="minorHAnsi" w:hAnsiTheme="majorBidi"/>
          <w:b/>
          <w:bCs/>
          <w:color w:val="C00000"/>
          <w:sz w:val="28"/>
          <w:szCs w:val="28"/>
        </w:rPr>
      </w:pPr>
      <w:bookmarkStart w:id="183" w:name="_Toc188509428"/>
      <w:r>
        <w:rPr>
          <w:rFonts w:asciiTheme="majorBidi" w:eastAsiaTheme="minorHAnsi" w:hAnsiTheme="majorBidi"/>
          <w:b/>
          <w:bCs/>
          <w:color w:val="C00000"/>
          <w:sz w:val="28"/>
          <w:szCs w:val="28"/>
        </w:rPr>
        <w:t xml:space="preserve"> </w:t>
      </w:r>
      <w:r w:rsidRPr="00486AFD">
        <w:rPr>
          <w:rFonts w:asciiTheme="majorBidi" w:eastAsiaTheme="minorHAnsi" w:hAnsiTheme="majorBidi"/>
          <w:b/>
          <w:bCs/>
          <w:color w:val="C00000"/>
          <w:sz w:val="28"/>
          <w:szCs w:val="28"/>
        </w:rPr>
        <w:t>Evil As Privation</w:t>
      </w:r>
      <w:bookmarkEnd w:id="183"/>
    </w:p>
    <w:p w14:paraId="284EFAE6" w14:textId="4373F29F" w:rsidR="00A833E8" w:rsidRPr="009D034F" w:rsidRDefault="00A833E8" w:rsidP="00E616ED">
      <w:pPr>
        <w:pStyle w:val="ListParagraph"/>
        <w:numPr>
          <w:ilvl w:val="0"/>
          <w:numId w:val="54"/>
        </w:numPr>
        <w:autoSpaceDE w:val="0"/>
        <w:autoSpaceDN w:val="0"/>
        <w:adjustRightInd w:val="0"/>
        <w:rPr>
          <w:rFonts w:ascii="Times-Roman" w:eastAsiaTheme="minorHAnsi" w:hAnsi="Times-Roman" w:cs="Times-Roman"/>
          <w:sz w:val="28"/>
          <w:szCs w:val="28"/>
          <w14:ligatures w14:val="standardContextual"/>
        </w:rPr>
      </w:pPr>
      <w:r w:rsidRPr="00A833E8">
        <w:rPr>
          <w:rFonts w:ascii="Times-Roman" w:eastAsiaTheme="minorHAnsi" w:hAnsi="Times-Roman" w:cs="Times-Roman"/>
          <w:sz w:val="28"/>
          <w:szCs w:val="28"/>
          <w14:ligatures w14:val="standardContextual"/>
        </w:rPr>
        <w:t>For Ibn Sina, talk of “evil” only comes into play at the level of dispersion and incoherence. Ibn Sina says: “The root of evil is not to be.” The realm of what appears and disappears, no matter how long it may take--is precisely the object studied by all modern disciplines. In the terms of Ibn Sina, it is the least real of all domains and the most mixed with evil, because it is the furthest removed from the Necessary in Existence, and it is the nearest to non-existence.</w:t>
      </w:r>
      <w:r w:rsidRPr="00A833E8">
        <w:rPr>
          <w:rFonts w:ascii="Times-Roman" w:eastAsiaTheme="minorHAnsi" w:hAnsi="Times-Roman" w:cs="Times-Roman"/>
          <w:b/>
          <w:bCs/>
          <w:sz w:val="28"/>
          <w:szCs w:val="28"/>
          <w14:ligatures w14:val="standardContextual"/>
        </w:rPr>
        <w:t xml:space="preserve"> </w:t>
      </w:r>
      <w:r>
        <w:rPr>
          <w:rFonts w:ascii="Times-Roman" w:eastAsiaTheme="minorHAnsi" w:hAnsi="Times-Roman" w:cs="Times-Roman"/>
          <w:b/>
          <w:bCs/>
          <w:sz w:val="28"/>
          <w:szCs w:val="28"/>
          <w14:ligatures w14:val="standardContextual"/>
        </w:rPr>
        <w:t>(Volume 10)</w:t>
      </w:r>
    </w:p>
    <w:p w14:paraId="78FC098A" w14:textId="77777777" w:rsidR="00A833E8" w:rsidRDefault="00A833E8" w:rsidP="00A833E8">
      <w:pPr>
        <w:autoSpaceDE w:val="0"/>
        <w:autoSpaceDN w:val="0"/>
        <w:adjustRightInd w:val="0"/>
        <w:rPr>
          <w:rFonts w:ascii="Times-Roman" w:eastAsiaTheme="minorHAnsi" w:hAnsi="Times-Roman" w:cs="Times-Roman"/>
          <w:sz w:val="28"/>
          <w:szCs w:val="28"/>
          <w14:ligatures w14:val="standardContextual"/>
        </w:rPr>
      </w:pPr>
    </w:p>
    <w:p w14:paraId="63D7858A" w14:textId="77777777" w:rsidR="00F42658" w:rsidRPr="00F42658" w:rsidRDefault="00A833E8" w:rsidP="00E616ED">
      <w:pPr>
        <w:pStyle w:val="ListParagraph"/>
        <w:numPr>
          <w:ilvl w:val="0"/>
          <w:numId w:val="54"/>
        </w:numPr>
        <w:autoSpaceDE w:val="0"/>
        <w:autoSpaceDN w:val="0"/>
        <w:adjustRightInd w:val="0"/>
        <w:rPr>
          <w:rFonts w:ascii="Times-Roman" w:eastAsiaTheme="minorHAnsi" w:hAnsi="Times-Roman" w:cs="Times-Roman"/>
          <w:sz w:val="28"/>
          <w:szCs w:val="28"/>
          <w14:ligatures w14:val="standardContextual"/>
        </w:rPr>
      </w:pPr>
      <w:r w:rsidRPr="00A833E8">
        <w:rPr>
          <w:rFonts w:ascii="Times-Roman" w:eastAsiaTheme="minorHAnsi" w:hAnsi="Times-Roman" w:cs="Times-Roman"/>
          <w:sz w:val="28"/>
          <w:szCs w:val="28"/>
          <w14:ligatures w14:val="standardContextual"/>
        </w:rPr>
        <w:t>When We Deny Intellect’s Instinctive Grasp of the Truth in Oneness, We Render Being Unrecognizable &amp; Unintelligible: Ultimately It Becomes Non-Being &amp; the Source of Evil</w:t>
      </w:r>
      <w:r>
        <w:rPr>
          <w:rFonts w:ascii="Times-Roman" w:eastAsiaTheme="minorHAnsi" w:hAnsi="Times-Roman" w:cs="Times-Roman"/>
          <w:sz w:val="28"/>
          <w:szCs w:val="28"/>
          <w14:ligatures w14:val="standardContextual"/>
        </w:rPr>
        <w:t xml:space="preserve"> </w:t>
      </w:r>
      <w:r>
        <w:rPr>
          <w:rFonts w:ascii="Times-Roman" w:eastAsiaTheme="minorHAnsi" w:hAnsi="Times-Roman" w:cs="Times-Roman"/>
          <w:b/>
          <w:bCs/>
          <w:sz w:val="28"/>
          <w:szCs w:val="28"/>
          <w14:ligatures w14:val="standardContextual"/>
        </w:rPr>
        <w:t>(Volume 10)</w:t>
      </w:r>
    </w:p>
    <w:p w14:paraId="63D30E79" w14:textId="27CC06BE" w:rsidR="00F42658" w:rsidRPr="00F42658" w:rsidRDefault="000C3839" w:rsidP="00E616ED">
      <w:pPr>
        <w:pStyle w:val="ListParagraph"/>
        <w:numPr>
          <w:ilvl w:val="0"/>
          <w:numId w:val="54"/>
        </w:numPr>
        <w:autoSpaceDE w:val="0"/>
        <w:autoSpaceDN w:val="0"/>
        <w:adjustRightInd w:val="0"/>
        <w:rPr>
          <w:rFonts w:ascii="Times-Roman" w:eastAsiaTheme="minorHAnsi" w:hAnsi="Times-Roman" w:cs="Times-Roman"/>
          <w:sz w:val="28"/>
          <w:szCs w:val="28"/>
          <w14:ligatures w14:val="standardContextual"/>
        </w:rPr>
      </w:pPr>
      <w:r w:rsidRPr="00F42658">
        <w:rPr>
          <w:rFonts w:ascii="Times-Roman" w:eastAsiaTheme="minorHAnsi" w:hAnsi="Times-Roman" w:cs="Times-Roman"/>
          <w:color w:val="000000"/>
          <w:sz w:val="28"/>
          <w:szCs w:val="28"/>
          <w14:ligatures w14:val="standardContextual"/>
        </w:rPr>
        <w:t>Evil is privation: it is close to non-existence: in itself it is utterly irrational and unintelligible--except as it is a function of God’s wisdom in creation to articulate the excellence of the Good and intelligibility</w:t>
      </w:r>
      <w:r w:rsidR="00F42658" w:rsidRPr="00F42658">
        <w:rPr>
          <w:rFonts w:ascii="Times-Roman" w:eastAsiaTheme="minorHAnsi" w:hAnsi="Times-Roman" w:cs="Times-Roman"/>
          <w:color w:val="000000"/>
          <w:sz w:val="28"/>
          <w:szCs w:val="28"/>
          <w14:ligatures w14:val="standardContextual"/>
        </w:rPr>
        <w:t>: Intelligibility of necessity parallels existence. This necessity arises from the principle of identity. Rejection of this intelligibility requires rejection of that principle. For the predicate, “intelligible,” adheres to the essence of being as subject. To reject this essential predicate is to reject and deny the subject: being. It is an essential predicate that is exclusive to being. If it were not, it would also be predicable for non-being. Then, “intelligible” would apply equally to being and non-being. This means that being would become non-being. But being is not non-being as the PNC tells us. “Being is being” as the principle of identity tells us. Thus, intelligible cannot be predicated for non-being.</w:t>
      </w:r>
      <w:r w:rsidR="00F42658">
        <w:rPr>
          <w:rFonts w:ascii="Times-Roman" w:eastAsiaTheme="minorHAnsi" w:hAnsi="Times-Roman" w:cs="Times-Roman"/>
          <w:color w:val="000000"/>
          <w:sz w:val="28"/>
          <w:szCs w:val="28"/>
          <w14:ligatures w14:val="standardContextual"/>
        </w:rPr>
        <w:t xml:space="preserve"> </w:t>
      </w:r>
      <w:r w:rsidR="00F42658">
        <w:rPr>
          <w:rFonts w:ascii="Times-Roman" w:eastAsiaTheme="minorHAnsi" w:hAnsi="Times-Roman" w:cs="Times-Roman"/>
          <w:b/>
          <w:bCs/>
          <w:color w:val="000000"/>
          <w:sz w:val="28"/>
          <w:szCs w:val="28"/>
          <w14:ligatures w14:val="standardContextual"/>
        </w:rPr>
        <w:t xml:space="preserve">(Volume 7) </w:t>
      </w:r>
    </w:p>
    <w:p w14:paraId="20D7532E" w14:textId="2D0B7C04" w:rsidR="009D034F" w:rsidRPr="009D034F" w:rsidRDefault="009D034F" w:rsidP="00E616ED">
      <w:pPr>
        <w:pStyle w:val="ListParagraph"/>
        <w:numPr>
          <w:ilvl w:val="0"/>
          <w:numId w:val="54"/>
        </w:numPr>
        <w:autoSpaceDE w:val="0"/>
        <w:autoSpaceDN w:val="0"/>
        <w:adjustRightInd w:val="0"/>
        <w:rPr>
          <w:rFonts w:ascii="Times-Roman" w:eastAsiaTheme="minorHAnsi" w:hAnsi="Times-Roman" w:cs="Times-Roman"/>
          <w:sz w:val="28"/>
          <w:szCs w:val="28"/>
          <w14:ligatures w14:val="standardContextual"/>
        </w:rPr>
      </w:pPr>
      <w:r w:rsidRPr="009D034F">
        <w:rPr>
          <w:rFonts w:ascii="Times-Roman" w:eastAsiaTheme="minorHAnsi" w:hAnsi="Times-Roman" w:cs="Times-Roman"/>
          <w:sz w:val="28"/>
          <w:szCs w:val="28"/>
          <w14:ligatures w14:val="standardContextual"/>
        </w:rPr>
        <w:t xml:space="preserve">The absolute nature of our presupposition of Unity has a series of metaphysical implications in Neoplatonic philosophy. First, Unity enables the differentiation between Being and non-Being. In thinking of non-Being, we do not conceive of any positive content. There is no “what” or “something” that is non-Being’s own. Rather, it is simply a negation of Being. Every positive content, every “what” or “something” that can be attributed to Being must have a positive, unitary character “so that it is itself when it is one in some way.” </w:t>
      </w:r>
    </w:p>
    <w:p w14:paraId="7F9EE04D" w14:textId="77777777" w:rsidR="009D034F" w:rsidRPr="009D034F" w:rsidRDefault="009D034F" w:rsidP="00E616ED">
      <w:pPr>
        <w:pStyle w:val="ListParagraph"/>
        <w:numPr>
          <w:ilvl w:val="0"/>
          <w:numId w:val="54"/>
        </w:numPr>
        <w:autoSpaceDE w:val="0"/>
        <w:autoSpaceDN w:val="0"/>
        <w:adjustRightInd w:val="0"/>
        <w:rPr>
          <w:rFonts w:ascii="Times-Roman" w:eastAsiaTheme="minorHAnsi" w:hAnsi="Times-Roman" w:cs="Times-Roman"/>
          <w:sz w:val="28"/>
          <w:szCs w:val="28"/>
          <w14:ligatures w14:val="standardContextual"/>
        </w:rPr>
      </w:pPr>
      <w:r w:rsidRPr="009D034F">
        <w:rPr>
          <w:rFonts w:ascii="Times-Roman" w:eastAsiaTheme="minorHAnsi" w:hAnsi="Times-Roman" w:cs="Times-Roman"/>
          <w:sz w:val="28"/>
          <w:szCs w:val="28"/>
          <w14:ligatures w14:val="standardContextual"/>
        </w:rPr>
        <w:t>Being = Determinancy = Something Is Made into Something &amp; Is Not Merely “Existence”</w:t>
      </w:r>
    </w:p>
    <w:p w14:paraId="0D0FECF3" w14:textId="77777777" w:rsidR="009D034F" w:rsidRPr="009D034F" w:rsidRDefault="009D034F" w:rsidP="00E616ED">
      <w:pPr>
        <w:pStyle w:val="ListParagraph"/>
        <w:numPr>
          <w:ilvl w:val="0"/>
          <w:numId w:val="54"/>
        </w:numPr>
        <w:autoSpaceDE w:val="0"/>
        <w:autoSpaceDN w:val="0"/>
        <w:adjustRightInd w:val="0"/>
        <w:rPr>
          <w:rFonts w:ascii="Times-Roman" w:eastAsiaTheme="minorHAnsi" w:hAnsi="Times-Roman" w:cs="Times-Roman"/>
          <w:sz w:val="28"/>
          <w:szCs w:val="28"/>
          <w14:ligatures w14:val="standardContextual"/>
        </w:rPr>
      </w:pPr>
      <w:r w:rsidRPr="009D034F">
        <w:rPr>
          <w:rFonts w:ascii="Times-Roman" w:eastAsiaTheme="minorHAnsi" w:hAnsi="Times-Roman" w:cs="Times-Roman"/>
          <w:sz w:val="28"/>
          <w:szCs w:val="28"/>
          <w14:ligatures w14:val="standardContextual"/>
        </w:rPr>
        <w:t>For Plotinus, Being primarily signifies “determinancy”. It means that something is made into something and is not merely actual existence. Non-Being--to the contrary--is indeterminate. It is not actually existent.</w:t>
      </w:r>
    </w:p>
    <w:p w14:paraId="3701ED3C" w14:textId="77777777" w:rsidR="009D034F" w:rsidRPr="009D034F" w:rsidRDefault="009D034F" w:rsidP="00E616ED">
      <w:pPr>
        <w:pStyle w:val="ListParagraph"/>
        <w:numPr>
          <w:ilvl w:val="0"/>
          <w:numId w:val="54"/>
        </w:numPr>
        <w:autoSpaceDE w:val="0"/>
        <w:autoSpaceDN w:val="0"/>
        <w:adjustRightInd w:val="0"/>
        <w:rPr>
          <w:rFonts w:ascii="Times-Roman" w:eastAsiaTheme="minorHAnsi" w:hAnsi="Times-Roman" w:cs="Times-Roman"/>
          <w:sz w:val="28"/>
          <w:szCs w:val="28"/>
          <w14:ligatures w14:val="standardContextual"/>
        </w:rPr>
      </w:pPr>
      <w:r w:rsidRPr="009D034F">
        <w:rPr>
          <w:rFonts w:ascii="Times-Roman" w:eastAsiaTheme="minorHAnsi" w:hAnsi="Times-Roman" w:cs="Times-Roman"/>
          <w:sz w:val="28"/>
          <w:szCs w:val="28"/>
          <w14:ligatures w14:val="standardContextual"/>
        </w:rPr>
        <w:t xml:space="preserve">Non-Being = Indeterminacy = Nothing Is Made into Anything.  </w:t>
      </w:r>
    </w:p>
    <w:p w14:paraId="0AC75FF4" w14:textId="79F1CA01" w:rsidR="000C3839" w:rsidRDefault="009D034F" w:rsidP="00E616ED">
      <w:pPr>
        <w:pStyle w:val="ListParagraph"/>
        <w:numPr>
          <w:ilvl w:val="0"/>
          <w:numId w:val="54"/>
        </w:numPr>
        <w:autoSpaceDE w:val="0"/>
        <w:autoSpaceDN w:val="0"/>
        <w:adjustRightInd w:val="0"/>
        <w:rPr>
          <w:rFonts w:ascii="Times-Roman" w:eastAsiaTheme="minorHAnsi" w:hAnsi="Times-Roman" w:cs="Times-Roman"/>
          <w:sz w:val="28"/>
          <w:szCs w:val="28"/>
          <w14:ligatures w14:val="standardContextual"/>
        </w:rPr>
      </w:pPr>
      <w:r w:rsidRPr="009D034F">
        <w:rPr>
          <w:rFonts w:ascii="Times-Roman" w:eastAsiaTheme="minorHAnsi" w:hAnsi="Times-Roman" w:cs="Times-Roman"/>
          <w:sz w:val="28"/>
          <w:szCs w:val="28"/>
          <w14:ligatures w14:val="standardContextual"/>
        </w:rPr>
        <w:t xml:space="preserve">Second, Unity is the measure that makes the differentiation of various grades of Being possible. If Unity is the basis of the existence of a thing, then each existent thing is an entity to the extent that it is one. Higher degrees of Unity signify higher degrees of Being. The more unified a thing is, the greater its degree of being. The soul therefore must also become more unified, for it is the principle of unity by which things live and which enables the body to participate in existence. </w:t>
      </w:r>
      <w:r>
        <w:rPr>
          <w:rFonts w:ascii="Times-Roman" w:eastAsiaTheme="minorHAnsi" w:hAnsi="Times-Roman" w:cs="Times-Roman"/>
          <w:b/>
          <w:bCs/>
          <w:sz w:val="28"/>
          <w:szCs w:val="28"/>
          <w14:ligatures w14:val="standardContextual"/>
        </w:rPr>
        <w:t xml:space="preserve">(Volume 7) </w:t>
      </w:r>
    </w:p>
    <w:p w14:paraId="18E89F78" w14:textId="11CF7E45" w:rsidR="009D034F" w:rsidRPr="00D54349" w:rsidRDefault="009D034F" w:rsidP="00E616ED">
      <w:pPr>
        <w:pStyle w:val="ListParagraph"/>
        <w:numPr>
          <w:ilvl w:val="0"/>
          <w:numId w:val="54"/>
        </w:numPr>
        <w:autoSpaceDE w:val="0"/>
        <w:autoSpaceDN w:val="0"/>
        <w:adjustRightInd w:val="0"/>
        <w:rPr>
          <w:rFonts w:ascii="Times-Roman" w:eastAsiaTheme="minorHAnsi" w:hAnsi="Times-Roman" w:cs="Times-Roman"/>
          <w:sz w:val="28"/>
          <w:szCs w:val="28"/>
          <w14:ligatures w14:val="standardContextual"/>
        </w:rPr>
      </w:pPr>
      <w:r w:rsidRPr="009D034F">
        <w:rPr>
          <w:rFonts w:ascii="Times-Roman" w:eastAsiaTheme="minorHAnsi" w:hAnsi="Times-Roman" w:cs="Times-Roman"/>
          <w:sz w:val="28"/>
          <w:szCs w:val="28"/>
          <w14:ligatures w14:val="standardContextual"/>
        </w:rPr>
        <w:t>For Plotinus, moral evil results in the human soul exclusively, when it orients itself toward the indeterminancy of matter. By this, it becomes enmeshed in matter and its evil ontology. Matter seduces the soul, when the soul turns to it. Matter seduces the soul to irrationality.</w:t>
      </w:r>
      <w:r>
        <w:rPr>
          <w:rFonts w:ascii="Times-Roman" w:eastAsiaTheme="minorHAnsi" w:hAnsi="Times-Roman" w:cs="Times-Roman"/>
          <w:sz w:val="28"/>
          <w:szCs w:val="28"/>
          <w14:ligatures w14:val="standardContextual"/>
        </w:rPr>
        <w:t xml:space="preserve"> </w:t>
      </w:r>
      <w:r>
        <w:rPr>
          <w:rFonts w:ascii="Times-Roman" w:eastAsiaTheme="minorHAnsi" w:hAnsi="Times-Roman" w:cs="Times-Roman"/>
          <w:b/>
          <w:bCs/>
          <w:sz w:val="28"/>
          <w:szCs w:val="28"/>
          <w14:ligatures w14:val="standardContextual"/>
        </w:rPr>
        <w:t xml:space="preserve">(Volume 7) </w:t>
      </w:r>
    </w:p>
    <w:p w14:paraId="465645BF" w14:textId="77777777" w:rsidR="00A833E8" w:rsidRPr="00A833E8" w:rsidRDefault="00A833E8" w:rsidP="00A833E8">
      <w:pPr>
        <w:ind w:left="360"/>
        <w:rPr>
          <w:rFonts w:eastAsiaTheme="minorHAnsi"/>
        </w:rPr>
      </w:pPr>
    </w:p>
    <w:p w14:paraId="1BFC5447" w14:textId="77777777" w:rsidR="00FD1A33" w:rsidRDefault="00FD1A33" w:rsidP="00FD1A33">
      <w:pPr>
        <w:rPr>
          <w:rFonts w:eastAsiaTheme="minorHAnsi"/>
          <w:b/>
          <w:bCs/>
          <w:i/>
          <w:iCs/>
        </w:rPr>
      </w:pPr>
      <w:bookmarkStart w:id="184" w:name="_Toc188509429"/>
      <w:commentRangeStart w:id="185"/>
      <w:r w:rsidRPr="00486AFD">
        <w:rPr>
          <w:rFonts w:eastAsiaTheme="minorHAnsi"/>
          <w:b/>
          <w:bCs/>
          <w:i/>
          <w:iCs/>
        </w:rPr>
        <w:t>Evil As Proof of God</w:t>
      </w:r>
      <w:bookmarkEnd w:id="184"/>
      <w:commentRangeEnd w:id="185"/>
      <w:r w:rsidR="001D0284">
        <w:rPr>
          <w:rStyle w:val="CommentReference"/>
          <w:rFonts w:eastAsiaTheme="minorHAnsi"/>
          <w:b/>
          <w:bCs/>
          <w:i/>
          <w:iCs/>
          <w:sz w:val="24"/>
          <w:szCs w:val="24"/>
        </w:rPr>
        <w:commentReference w:id="185"/>
      </w:r>
    </w:p>
    <w:p w14:paraId="0DAF81DE" w14:textId="77777777" w:rsidR="00D54349" w:rsidRDefault="00D54349" w:rsidP="00FD1A33">
      <w:pPr>
        <w:rPr>
          <w:rFonts w:eastAsiaTheme="minorHAnsi"/>
          <w:b/>
          <w:bCs/>
          <w:i/>
          <w:iCs/>
        </w:rPr>
      </w:pPr>
    </w:p>
    <w:p w14:paraId="5E531626" w14:textId="019111FA" w:rsidR="00D54349" w:rsidRPr="00D54349" w:rsidRDefault="00D54349" w:rsidP="00E616ED">
      <w:pPr>
        <w:pStyle w:val="ListParagraph"/>
        <w:numPr>
          <w:ilvl w:val="0"/>
          <w:numId w:val="55"/>
        </w:numPr>
        <w:rPr>
          <w:rFonts w:eastAsiaTheme="minorHAnsi"/>
        </w:rPr>
      </w:pPr>
      <w:r w:rsidRPr="00D54349">
        <w:rPr>
          <w:rFonts w:eastAsiaTheme="minorHAnsi"/>
        </w:rPr>
        <w:t>In fact, al-Māturīdī even cites the existence of good and evil as proof of God’s necessary being and Oneness. Good and evil increase and decrease; therefore, they cannot be first principles or self-existing gods in their own right—as the Magians believed—but must be created. Moreover, since good and evil constitute pairs, they necessarily point—like other things created in pairs and multiplicities—to the One God, who is unchanging and does not increase or decrease. The same argument applies to the presence of maladaptations, malformations, war, disease, evil, and oppression in the world. All such instances of harm point to their opposites—which are the rule and not the exception—and taken together, they point in unison to God and His oneness.</w:t>
      </w:r>
      <w:r>
        <w:rPr>
          <w:rFonts w:eastAsiaTheme="minorHAnsi"/>
        </w:rPr>
        <w:t xml:space="preserve"> </w:t>
      </w:r>
      <w:r>
        <w:rPr>
          <w:rFonts w:eastAsiaTheme="minorHAnsi"/>
          <w:b/>
          <w:bCs/>
        </w:rPr>
        <w:t xml:space="preserve">(Volume 9) </w:t>
      </w:r>
    </w:p>
    <w:p w14:paraId="5BEAD1B7" w14:textId="77777777" w:rsidR="00FD1A33" w:rsidRPr="00486AFD" w:rsidRDefault="00FD1A33" w:rsidP="00FD1A33">
      <w:pPr>
        <w:rPr>
          <w:rFonts w:eastAsiaTheme="minorHAnsi"/>
          <w:b/>
          <w:bCs/>
          <w:i/>
          <w:iCs/>
        </w:rPr>
      </w:pPr>
    </w:p>
    <w:p w14:paraId="5A7C42E7" w14:textId="77777777" w:rsidR="00FD1A33" w:rsidRDefault="00FD1A33" w:rsidP="00E616ED">
      <w:pPr>
        <w:pStyle w:val="Heading4"/>
        <w:numPr>
          <w:ilvl w:val="0"/>
          <w:numId w:val="7"/>
        </w:numPr>
        <w:rPr>
          <w:rFonts w:asciiTheme="majorBidi" w:eastAsiaTheme="minorHAnsi" w:hAnsiTheme="majorBidi"/>
          <w:b/>
          <w:bCs/>
          <w:color w:val="C00000"/>
          <w:sz w:val="28"/>
          <w:szCs w:val="28"/>
        </w:rPr>
      </w:pPr>
      <w:bookmarkStart w:id="186" w:name="_Toc188509430"/>
      <w:commentRangeStart w:id="187"/>
      <w:r>
        <w:rPr>
          <w:rFonts w:asciiTheme="majorBidi" w:eastAsiaTheme="minorHAnsi" w:hAnsiTheme="majorBidi"/>
          <w:b/>
          <w:bCs/>
          <w:color w:val="C00000"/>
          <w:sz w:val="28"/>
          <w:szCs w:val="28"/>
        </w:rPr>
        <w:t xml:space="preserve"> </w:t>
      </w:r>
      <w:r w:rsidRPr="00486AFD">
        <w:rPr>
          <w:rFonts w:asciiTheme="majorBidi" w:eastAsiaTheme="minorHAnsi" w:hAnsiTheme="majorBidi"/>
          <w:b/>
          <w:bCs/>
          <w:color w:val="C00000"/>
          <w:sz w:val="28"/>
          <w:szCs w:val="28"/>
        </w:rPr>
        <w:t>Existentiation (al-Takw</w:t>
      </w:r>
      <w:r w:rsidRPr="00486AFD">
        <w:rPr>
          <w:rFonts w:asciiTheme="majorBidi" w:hAnsiTheme="majorBidi"/>
          <w:b/>
          <w:bCs/>
          <w:color w:val="C00000"/>
          <w:sz w:val="28"/>
          <w:szCs w:val="28"/>
        </w:rPr>
        <w:t>ī</w:t>
      </w:r>
      <w:r w:rsidRPr="00486AFD">
        <w:rPr>
          <w:rFonts w:asciiTheme="majorBidi" w:eastAsiaTheme="minorHAnsi" w:hAnsiTheme="majorBidi"/>
          <w:b/>
          <w:bCs/>
          <w:color w:val="C00000"/>
          <w:sz w:val="28"/>
          <w:szCs w:val="28"/>
        </w:rPr>
        <w:t>n)</w:t>
      </w:r>
      <w:commentRangeEnd w:id="187"/>
      <w:r w:rsidR="0055111E">
        <w:rPr>
          <w:rStyle w:val="CommentReference"/>
          <w:rFonts w:asciiTheme="majorBidi" w:eastAsiaTheme="minorHAnsi" w:hAnsiTheme="majorBidi"/>
          <w:b/>
          <w:bCs/>
          <w:color w:val="C00000"/>
          <w:sz w:val="28"/>
          <w:szCs w:val="28"/>
        </w:rPr>
        <w:commentReference w:id="187"/>
      </w:r>
    </w:p>
    <w:p w14:paraId="76863A5F" w14:textId="1858117D" w:rsidR="008F4509" w:rsidRPr="00C137CE" w:rsidRDefault="008F4509" w:rsidP="00E616ED">
      <w:pPr>
        <w:pStyle w:val="ListParagraph"/>
        <w:numPr>
          <w:ilvl w:val="0"/>
          <w:numId w:val="55"/>
        </w:numPr>
        <w:rPr>
          <w:rFonts w:eastAsiaTheme="minorHAnsi"/>
        </w:rPr>
      </w:pPr>
      <w:r w:rsidRPr="008F4509">
        <w:rPr>
          <w:rFonts w:eastAsiaTheme="minorHAnsi"/>
        </w:rPr>
        <w:t xml:space="preserve">“Natural laws” may only be called “formal” causes--that simply indicate the structure of the world and the directions it takes--they are never “efficient” causes, which actually bring things about. Both of them--formal causes and efficient causes--point to the supreme final cause--God’s power of existentiation--which is the ultimate ground for their being.  </w:t>
      </w:r>
      <w:r>
        <w:rPr>
          <w:rFonts w:eastAsiaTheme="minorHAnsi"/>
        </w:rPr>
        <w:t>(</w:t>
      </w:r>
      <w:r>
        <w:rPr>
          <w:rFonts w:eastAsiaTheme="minorHAnsi"/>
          <w:b/>
          <w:bCs/>
        </w:rPr>
        <w:t>Volume 6)</w:t>
      </w:r>
    </w:p>
    <w:p w14:paraId="0CE43C34" w14:textId="53536061" w:rsidR="00C137CE" w:rsidRPr="00C137CE" w:rsidRDefault="00C137CE" w:rsidP="00E616ED">
      <w:pPr>
        <w:pStyle w:val="ListParagraph"/>
        <w:numPr>
          <w:ilvl w:val="0"/>
          <w:numId w:val="55"/>
        </w:numPr>
        <w:rPr>
          <w:rFonts w:eastAsiaTheme="minorHAnsi"/>
        </w:rPr>
      </w:pPr>
      <w:r w:rsidRPr="00C137CE">
        <w:rPr>
          <w:rFonts w:eastAsiaTheme="minorHAnsi"/>
        </w:rPr>
        <w:t>All objects of existentiation contemplate and are simultaneously contemplated. This contemplation permeates the concrete objects of the heavens and the earth that we perceive in creation. This Platonic view reminds us of the Qur’ānic truth</w:t>
      </w:r>
      <w:r>
        <w:rPr>
          <w:rFonts w:eastAsiaTheme="minorHAnsi"/>
        </w:rPr>
        <w:t xml:space="preserve"> </w:t>
      </w:r>
      <w:r>
        <w:rPr>
          <w:rFonts w:eastAsiaTheme="minorHAnsi"/>
          <w:b/>
          <w:bCs/>
        </w:rPr>
        <w:t>(Volume 9)</w:t>
      </w:r>
      <w:r w:rsidRPr="00C137CE">
        <w:rPr>
          <w:rFonts w:eastAsiaTheme="minorHAnsi"/>
        </w:rPr>
        <w:t xml:space="preserve">: </w:t>
      </w:r>
    </w:p>
    <w:p w14:paraId="40981666" w14:textId="2AE65695" w:rsidR="00C137CE" w:rsidRDefault="00C137CE" w:rsidP="00E616ED">
      <w:pPr>
        <w:pStyle w:val="ListParagraph"/>
        <w:numPr>
          <w:ilvl w:val="1"/>
          <w:numId w:val="55"/>
        </w:numPr>
        <w:rPr>
          <w:rFonts w:eastAsiaTheme="minorHAnsi"/>
        </w:rPr>
      </w:pPr>
      <w:r w:rsidRPr="00C137CE">
        <w:rPr>
          <w:rFonts w:eastAsiaTheme="minorHAnsi"/>
        </w:rPr>
        <w:t>The seven heavens, the earth, and all that are in them glorify Him. For there is nothing but that it glorifies His praises, although [Human Beings] do not understand their praises: Indeed, [God] is all-Forbearing, all-Forgiving (The Night Journey, 17:44).</w:t>
      </w:r>
    </w:p>
    <w:p w14:paraId="6C1F878F" w14:textId="443547E6" w:rsidR="00FD1A33" w:rsidRPr="0055111E" w:rsidRDefault="0055111E" w:rsidP="00E616ED">
      <w:pPr>
        <w:pStyle w:val="ListParagraph"/>
        <w:numPr>
          <w:ilvl w:val="0"/>
          <w:numId w:val="55"/>
        </w:numPr>
        <w:rPr>
          <w:rFonts w:eastAsiaTheme="minorHAnsi"/>
        </w:rPr>
      </w:pPr>
      <w:r w:rsidRPr="0055111E">
        <w:rPr>
          <w:rFonts w:eastAsiaTheme="minorHAnsi"/>
        </w:rPr>
        <w:t>God was our Lord even at the time of our non-existence and in the time of our existence.</w:t>
      </w:r>
      <w:r>
        <w:rPr>
          <w:rFonts w:eastAsiaTheme="minorHAnsi"/>
        </w:rPr>
        <w:t xml:space="preserve"> (</w:t>
      </w:r>
      <w:r>
        <w:rPr>
          <w:rFonts w:eastAsiaTheme="minorHAnsi"/>
          <w:b/>
          <w:bCs/>
        </w:rPr>
        <w:t>Volume 11)</w:t>
      </w:r>
    </w:p>
    <w:p w14:paraId="10A06B85" w14:textId="77777777" w:rsidR="00FD1A33" w:rsidRDefault="00FD1A33" w:rsidP="00FD1A33">
      <w:pPr>
        <w:rPr>
          <w:rFonts w:asciiTheme="majorBidi" w:eastAsiaTheme="minorHAnsi" w:hAnsiTheme="majorBidi" w:cstheme="majorBidi"/>
        </w:rPr>
      </w:pPr>
    </w:p>
    <w:p w14:paraId="75497673" w14:textId="77777777" w:rsidR="00FD1A33" w:rsidRPr="00486AFD" w:rsidRDefault="00FD1A33" w:rsidP="00E616ED">
      <w:pPr>
        <w:pStyle w:val="Heading4"/>
        <w:numPr>
          <w:ilvl w:val="0"/>
          <w:numId w:val="7"/>
        </w:numPr>
        <w:rPr>
          <w:rFonts w:asciiTheme="majorBidi" w:eastAsiaTheme="minorHAnsi" w:hAnsiTheme="majorBidi"/>
          <w:b/>
          <w:bCs/>
          <w:color w:val="C00000"/>
          <w:sz w:val="28"/>
          <w:szCs w:val="28"/>
        </w:rPr>
      </w:pPr>
      <w:commentRangeStart w:id="188"/>
      <w:r>
        <w:rPr>
          <w:rFonts w:asciiTheme="majorBidi" w:eastAsiaTheme="minorHAnsi" w:hAnsiTheme="majorBidi"/>
          <w:b/>
          <w:bCs/>
          <w:color w:val="C00000"/>
          <w:sz w:val="28"/>
          <w:szCs w:val="28"/>
        </w:rPr>
        <w:t xml:space="preserve"> </w:t>
      </w:r>
      <w:r w:rsidRPr="00486AFD">
        <w:rPr>
          <w:rFonts w:asciiTheme="majorBidi" w:eastAsiaTheme="minorHAnsi" w:hAnsiTheme="majorBidi"/>
          <w:b/>
          <w:bCs/>
          <w:color w:val="C00000"/>
          <w:sz w:val="28"/>
          <w:szCs w:val="28"/>
        </w:rPr>
        <w:t>Faith as Cognition versus Faith as Will</w:t>
      </w:r>
      <w:bookmarkEnd w:id="186"/>
      <w:commentRangeEnd w:id="188"/>
      <w:r w:rsidR="00B87F57" w:rsidRPr="00486AFD">
        <w:rPr>
          <w:rStyle w:val="CommentReference"/>
          <w:rFonts w:asciiTheme="majorBidi" w:eastAsiaTheme="minorHAnsi" w:hAnsiTheme="majorBidi"/>
          <w:b/>
          <w:bCs/>
          <w:color w:val="C00000"/>
          <w:sz w:val="28"/>
          <w:szCs w:val="28"/>
        </w:rPr>
        <w:commentReference w:id="188"/>
      </w:r>
    </w:p>
    <w:p w14:paraId="1E520F44" w14:textId="77777777" w:rsidR="00FD1A33" w:rsidRDefault="00FD1A33" w:rsidP="00FD1A33">
      <w:pPr>
        <w:rPr>
          <w:rFonts w:asciiTheme="majorBidi" w:eastAsiaTheme="minorHAnsi" w:hAnsiTheme="majorBidi" w:cstheme="majorBidi"/>
        </w:rPr>
      </w:pPr>
    </w:p>
    <w:p w14:paraId="4D207659" w14:textId="77777777" w:rsidR="00FD1A33" w:rsidRDefault="00FD1A33" w:rsidP="00FD1A33">
      <w:pPr>
        <w:rPr>
          <w:rFonts w:asciiTheme="majorBidi" w:eastAsiaTheme="minorHAnsi" w:hAnsiTheme="majorBidi" w:cstheme="majorBidi"/>
        </w:rPr>
      </w:pPr>
    </w:p>
    <w:p w14:paraId="71691B95" w14:textId="77777777" w:rsidR="00FD1A33" w:rsidRPr="00486AFD" w:rsidRDefault="00FD1A33" w:rsidP="00E616ED">
      <w:pPr>
        <w:pStyle w:val="Heading4"/>
        <w:numPr>
          <w:ilvl w:val="0"/>
          <w:numId w:val="7"/>
        </w:numPr>
        <w:rPr>
          <w:rFonts w:asciiTheme="majorBidi" w:eastAsiaTheme="minorHAnsi" w:hAnsiTheme="majorBidi"/>
          <w:b/>
          <w:bCs/>
          <w:color w:val="C00000"/>
          <w:sz w:val="28"/>
          <w:szCs w:val="28"/>
        </w:rPr>
      </w:pPr>
      <w:r>
        <w:rPr>
          <w:rFonts w:asciiTheme="majorBidi" w:eastAsiaTheme="minorEastAsia" w:hAnsiTheme="majorBidi"/>
          <w:b/>
          <w:bCs/>
          <w:color w:val="C00000"/>
          <w:sz w:val="28"/>
          <w:szCs w:val="28"/>
        </w:rPr>
        <w:t xml:space="preserve"> </w:t>
      </w:r>
      <w:r w:rsidRPr="00486AFD">
        <w:rPr>
          <w:rFonts w:asciiTheme="majorBidi" w:eastAsiaTheme="minorEastAsia" w:hAnsiTheme="majorBidi"/>
          <w:b/>
          <w:bCs/>
          <w:color w:val="C00000"/>
          <w:sz w:val="28"/>
          <w:szCs w:val="28"/>
        </w:rPr>
        <w:t>Fal</w:t>
      </w:r>
      <w:r w:rsidRPr="00486AFD">
        <w:rPr>
          <w:rFonts w:asciiTheme="majorBidi" w:hAnsiTheme="majorBidi"/>
          <w:b/>
          <w:bCs/>
          <w:color w:val="C00000"/>
          <w:sz w:val="28"/>
          <w:szCs w:val="28"/>
        </w:rPr>
        <w:t>ā</w:t>
      </w:r>
      <w:r w:rsidRPr="00486AFD">
        <w:rPr>
          <w:rFonts w:asciiTheme="majorBidi" w:eastAsiaTheme="minorEastAsia" w:hAnsiTheme="majorBidi"/>
          <w:b/>
          <w:bCs/>
          <w:color w:val="C00000"/>
          <w:sz w:val="28"/>
          <w:szCs w:val="28"/>
        </w:rPr>
        <w:t>sifa or Islamic Philosophers</w:t>
      </w:r>
    </w:p>
    <w:p w14:paraId="68540881" w14:textId="20313A7F" w:rsidR="00FD1A33" w:rsidRDefault="00FD1A33" w:rsidP="00FD1A33">
      <w:pPr>
        <w:rPr>
          <w:rFonts w:asciiTheme="majorBidi" w:eastAsiaTheme="minorEastAsia" w:hAnsiTheme="majorBidi" w:cstheme="majorBidi"/>
          <w:color w:val="0F252D"/>
        </w:rPr>
      </w:pPr>
      <w:r w:rsidRPr="005012FB">
        <w:rPr>
          <w:rFonts w:asciiTheme="majorBidi" w:eastAsiaTheme="minorEastAsia" w:hAnsiTheme="majorBidi" w:cstheme="majorBidi"/>
          <w:b/>
          <w:bCs/>
          <w:color w:val="0F252D"/>
        </w:rPr>
        <w:t>The Philosophers (</w:t>
      </w:r>
      <w:r w:rsidRPr="005012FB">
        <w:rPr>
          <w:rFonts w:asciiTheme="majorBidi" w:eastAsiaTheme="minorEastAsia" w:hAnsiTheme="majorBidi" w:cstheme="majorBidi"/>
          <w:b/>
          <w:bCs/>
          <w:i/>
          <w:iCs/>
          <w:color w:val="0F252D"/>
        </w:rPr>
        <w:t>al-Fal</w:t>
      </w:r>
      <w:r w:rsidRPr="005012FB">
        <w:rPr>
          <w:rFonts w:asciiTheme="majorBidi" w:hAnsiTheme="majorBidi" w:cstheme="majorBidi"/>
          <w:b/>
          <w:bCs/>
          <w:i/>
          <w:iCs/>
        </w:rPr>
        <w:t>ā</w:t>
      </w:r>
      <w:r w:rsidRPr="005012FB">
        <w:rPr>
          <w:rFonts w:asciiTheme="majorBidi" w:eastAsiaTheme="minorEastAsia" w:hAnsiTheme="majorBidi" w:cstheme="majorBidi"/>
          <w:b/>
          <w:bCs/>
          <w:i/>
          <w:iCs/>
          <w:color w:val="0F252D"/>
        </w:rPr>
        <w:t>sifa</w:t>
      </w:r>
      <w:r w:rsidRPr="005012FB">
        <w:rPr>
          <w:rFonts w:asciiTheme="majorBidi" w:eastAsiaTheme="minorEastAsia" w:hAnsiTheme="majorBidi" w:cstheme="majorBidi"/>
          <w:b/>
          <w:bCs/>
          <w:color w:val="0F252D"/>
        </w:rPr>
        <w:t>)</w:t>
      </w:r>
    </w:p>
    <w:p w14:paraId="7AD733EC" w14:textId="1488A03D" w:rsidR="00FD1A33" w:rsidRPr="00F25855" w:rsidRDefault="00A97F92" w:rsidP="00E616ED">
      <w:pPr>
        <w:pStyle w:val="FootnoteText"/>
        <w:numPr>
          <w:ilvl w:val="0"/>
          <w:numId w:val="56"/>
        </w:numPr>
        <w:rPr>
          <w:rFonts w:ascii="Times New Roman" w:hAnsi="Times New Roman" w:cs="Times New Roman"/>
          <w:sz w:val="20"/>
          <w:szCs w:val="20"/>
        </w:rPr>
      </w:pPr>
      <w:r w:rsidRPr="00512709">
        <w:rPr>
          <w:rStyle w:val="FootnoteReference"/>
          <w:rFonts w:ascii="Times New Roman" w:hAnsi="Times New Roman" w:cs="Times New Roman"/>
          <w:sz w:val="20"/>
          <w:szCs w:val="20"/>
        </w:rPr>
        <w:footnoteRef/>
      </w:r>
      <w:r w:rsidRPr="00512709">
        <w:rPr>
          <w:rFonts w:ascii="Times New Roman" w:eastAsiaTheme="minorEastAsia" w:hAnsi="Times New Roman" w:cs="Times New Roman"/>
          <w:b/>
          <w:bCs/>
          <w:color w:val="0F252D"/>
          <w:sz w:val="20"/>
          <w:szCs w:val="20"/>
        </w:rPr>
        <w:t>The Philosophers (</w:t>
      </w:r>
      <w:r w:rsidRPr="00512709">
        <w:rPr>
          <w:rFonts w:ascii="Times New Roman" w:eastAsiaTheme="minorEastAsia" w:hAnsi="Times New Roman" w:cs="Times New Roman"/>
          <w:b/>
          <w:bCs/>
          <w:i/>
          <w:iCs/>
          <w:color w:val="0F252D"/>
          <w:sz w:val="20"/>
          <w:szCs w:val="20"/>
        </w:rPr>
        <w:t>al-Fal</w:t>
      </w:r>
      <w:r w:rsidRPr="00512709">
        <w:rPr>
          <w:rFonts w:ascii="Times New Roman" w:hAnsi="Times New Roman" w:cs="Times New Roman"/>
          <w:b/>
          <w:bCs/>
          <w:i/>
          <w:iCs/>
          <w:sz w:val="20"/>
          <w:szCs w:val="20"/>
        </w:rPr>
        <w:t>ā</w:t>
      </w:r>
      <w:r w:rsidRPr="00512709">
        <w:rPr>
          <w:rFonts w:ascii="Times New Roman" w:eastAsiaTheme="minorEastAsia" w:hAnsi="Times New Roman" w:cs="Times New Roman"/>
          <w:b/>
          <w:bCs/>
          <w:i/>
          <w:iCs/>
          <w:color w:val="0F252D"/>
          <w:sz w:val="20"/>
          <w:szCs w:val="20"/>
        </w:rPr>
        <w:t>sifa</w:t>
      </w:r>
      <w:r w:rsidRPr="00512709">
        <w:rPr>
          <w:rFonts w:ascii="Times New Roman" w:eastAsiaTheme="minorEastAsia" w:hAnsi="Times New Roman" w:cs="Times New Roman"/>
          <w:b/>
          <w:bCs/>
          <w:color w:val="0F252D"/>
          <w:sz w:val="20"/>
          <w:szCs w:val="20"/>
        </w:rPr>
        <w:t xml:space="preserve">) </w:t>
      </w:r>
      <w:r w:rsidRPr="00512709">
        <w:rPr>
          <w:rFonts w:ascii="Times New Roman" w:eastAsiaTheme="minorEastAsia" w:hAnsi="Times New Roman" w:cs="Times New Roman"/>
          <w:color w:val="0F252D"/>
          <w:sz w:val="20"/>
          <w:szCs w:val="20"/>
        </w:rPr>
        <w:t>of Islam were the cultivators and propagators of “Islamic Philosophy” (</w:t>
      </w:r>
      <w:r w:rsidRPr="00512709">
        <w:rPr>
          <w:rFonts w:ascii="Times New Roman" w:eastAsiaTheme="minorEastAsia" w:hAnsi="Times New Roman" w:cs="Times New Roman"/>
          <w:i/>
          <w:iCs/>
          <w:color w:val="0F252D"/>
          <w:sz w:val="20"/>
          <w:szCs w:val="20"/>
        </w:rPr>
        <w:t>al-Falsafa</w:t>
      </w:r>
      <w:r w:rsidRPr="00512709">
        <w:rPr>
          <w:rFonts w:ascii="Times New Roman" w:eastAsiaTheme="minorEastAsia" w:hAnsi="Times New Roman" w:cs="Times New Roman"/>
          <w:color w:val="0F252D"/>
          <w:sz w:val="20"/>
          <w:szCs w:val="20"/>
        </w:rPr>
        <w:t>), which was predicated upon the Greek and Hellenistic Philosophers of Antiquity whose works had been translated into Arabic. The three most notable of the Philosophers (</w:t>
      </w:r>
      <w:r w:rsidRPr="00512709">
        <w:rPr>
          <w:rFonts w:ascii="Times New Roman" w:eastAsiaTheme="minorEastAsia" w:hAnsi="Times New Roman" w:cs="Times New Roman"/>
          <w:i/>
          <w:iCs/>
          <w:color w:val="0F252D"/>
          <w:sz w:val="20"/>
          <w:szCs w:val="20"/>
        </w:rPr>
        <w:t>al-Fal</w:t>
      </w:r>
      <w:r w:rsidRPr="00512709">
        <w:rPr>
          <w:rFonts w:ascii="Times New Roman" w:hAnsi="Times New Roman" w:cs="Times New Roman"/>
          <w:i/>
          <w:iCs/>
          <w:sz w:val="20"/>
          <w:szCs w:val="20"/>
        </w:rPr>
        <w:t>ā</w:t>
      </w:r>
      <w:r w:rsidRPr="00512709">
        <w:rPr>
          <w:rFonts w:ascii="Times New Roman" w:eastAsiaTheme="minorEastAsia" w:hAnsi="Times New Roman" w:cs="Times New Roman"/>
          <w:i/>
          <w:iCs/>
          <w:color w:val="0F252D"/>
          <w:sz w:val="20"/>
          <w:szCs w:val="20"/>
        </w:rPr>
        <w:t>sifa</w:t>
      </w:r>
      <w:r w:rsidRPr="00512709">
        <w:rPr>
          <w:rFonts w:ascii="Times New Roman" w:eastAsiaTheme="minorEastAsia" w:hAnsi="Times New Roman" w:cs="Times New Roman"/>
          <w:color w:val="0F252D"/>
          <w:sz w:val="20"/>
          <w:szCs w:val="20"/>
        </w:rPr>
        <w:t>) in Islamic Intellectual History were al-F</w:t>
      </w:r>
      <w:r w:rsidRPr="00512709">
        <w:rPr>
          <w:rFonts w:ascii="Times New Roman" w:hAnsi="Times New Roman" w:cs="Times New Roman"/>
          <w:sz w:val="20"/>
          <w:szCs w:val="20"/>
        </w:rPr>
        <w:t>ā</w:t>
      </w:r>
      <w:r w:rsidRPr="00512709">
        <w:rPr>
          <w:rFonts w:ascii="Times New Roman" w:eastAsiaTheme="minorEastAsia" w:hAnsi="Times New Roman" w:cs="Times New Roman"/>
          <w:color w:val="0F252D"/>
          <w:sz w:val="20"/>
          <w:szCs w:val="20"/>
        </w:rPr>
        <w:t>r</w:t>
      </w:r>
      <w:r w:rsidRPr="00512709">
        <w:rPr>
          <w:rFonts w:ascii="Times New Roman" w:hAnsi="Times New Roman" w:cs="Times New Roman"/>
          <w:sz w:val="20"/>
          <w:szCs w:val="20"/>
        </w:rPr>
        <w:t>ā</w:t>
      </w:r>
      <w:r w:rsidRPr="00512709">
        <w:rPr>
          <w:rFonts w:ascii="Times New Roman" w:eastAsiaTheme="minorEastAsia" w:hAnsi="Times New Roman" w:cs="Times New Roman"/>
          <w:color w:val="0F252D"/>
          <w:sz w:val="20"/>
          <w:szCs w:val="20"/>
        </w:rPr>
        <w:t>b</w:t>
      </w:r>
      <w:r w:rsidRPr="00512709">
        <w:rPr>
          <w:rFonts w:ascii="Times New Roman" w:hAnsi="Times New Roman" w:cs="Times New Roman"/>
          <w:sz w:val="20"/>
          <w:szCs w:val="20"/>
        </w:rPr>
        <w:t>ī</w:t>
      </w:r>
      <w:r w:rsidRPr="00512709">
        <w:rPr>
          <w:rFonts w:ascii="Times New Roman" w:eastAsiaTheme="minorEastAsia" w:hAnsi="Times New Roman" w:cs="Times New Roman"/>
          <w:color w:val="0F252D"/>
          <w:sz w:val="20"/>
          <w:szCs w:val="20"/>
        </w:rPr>
        <w:t xml:space="preserve"> </w:t>
      </w:r>
      <w:r w:rsidRPr="00512709">
        <w:rPr>
          <w:rFonts w:ascii="Times New Roman" w:hAnsi="Times New Roman" w:cs="Times New Roman"/>
          <w:sz w:val="20"/>
          <w:szCs w:val="20"/>
        </w:rPr>
        <w:t>(d. 339/951)</w:t>
      </w:r>
      <w:r w:rsidRPr="00512709">
        <w:rPr>
          <w:rFonts w:ascii="Times New Roman" w:eastAsiaTheme="minorEastAsia" w:hAnsi="Times New Roman" w:cs="Times New Roman"/>
          <w:color w:val="0F252D"/>
          <w:sz w:val="20"/>
          <w:szCs w:val="20"/>
        </w:rPr>
        <w:t xml:space="preserve"> (Latin: </w:t>
      </w:r>
      <w:r w:rsidRPr="00512709">
        <w:rPr>
          <w:rFonts w:ascii="Times New Roman" w:hAnsi="Times New Roman" w:cs="Times New Roman"/>
          <w:i/>
          <w:iCs/>
          <w:color w:val="202122"/>
          <w:sz w:val="20"/>
          <w:szCs w:val="20"/>
        </w:rPr>
        <w:t>Alpharabius</w:t>
      </w:r>
      <w:r w:rsidRPr="00512709">
        <w:rPr>
          <w:rFonts w:ascii="Times New Roman" w:eastAsiaTheme="minorEastAsia" w:hAnsi="Times New Roman" w:cs="Times New Roman"/>
          <w:color w:val="0F252D"/>
          <w:sz w:val="20"/>
          <w:szCs w:val="20"/>
        </w:rPr>
        <w:t>), Ibn S</w:t>
      </w:r>
      <w:r w:rsidRPr="00512709">
        <w:rPr>
          <w:rFonts w:ascii="Times New Roman" w:hAnsi="Times New Roman" w:cs="Times New Roman"/>
          <w:sz w:val="20"/>
          <w:szCs w:val="20"/>
        </w:rPr>
        <w:t>ī</w:t>
      </w:r>
      <w:r w:rsidRPr="00512709">
        <w:rPr>
          <w:rFonts w:ascii="Times New Roman" w:eastAsiaTheme="minorEastAsia" w:hAnsi="Times New Roman" w:cs="Times New Roman"/>
          <w:color w:val="0F252D"/>
          <w:sz w:val="20"/>
          <w:szCs w:val="20"/>
        </w:rPr>
        <w:t>n</w:t>
      </w:r>
      <w:r w:rsidRPr="00512709">
        <w:rPr>
          <w:rFonts w:ascii="Times New Roman" w:hAnsi="Times New Roman" w:cs="Times New Roman"/>
          <w:sz w:val="20"/>
          <w:szCs w:val="20"/>
        </w:rPr>
        <w:t xml:space="preserve">ā </w:t>
      </w:r>
      <w:r w:rsidRPr="00512709">
        <w:rPr>
          <w:rFonts w:ascii="Times New Roman" w:hAnsi="Times New Roman" w:cs="Times New Roman"/>
          <w:color w:val="202122"/>
          <w:sz w:val="20"/>
          <w:szCs w:val="20"/>
          <w:lang w:val="en"/>
        </w:rPr>
        <w:t>(d. 428/1037)</w:t>
      </w:r>
      <w:r w:rsidRPr="00512709">
        <w:rPr>
          <w:rFonts w:ascii="Times New Roman" w:eastAsiaTheme="minorEastAsia" w:hAnsi="Times New Roman" w:cs="Times New Roman"/>
          <w:color w:val="0F252D"/>
          <w:sz w:val="20"/>
          <w:szCs w:val="20"/>
        </w:rPr>
        <w:t xml:space="preserve"> (Latin: </w:t>
      </w:r>
      <w:r w:rsidRPr="00512709">
        <w:rPr>
          <w:rFonts w:ascii="Times New Roman" w:eastAsiaTheme="minorEastAsia" w:hAnsi="Times New Roman" w:cs="Times New Roman"/>
          <w:i/>
          <w:iCs/>
          <w:color w:val="0F252D"/>
          <w:sz w:val="20"/>
          <w:szCs w:val="20"/>
        </w:rPr>
        <w:t>Avicenna</w:t>
      </w:r>
      <w:r w:rsidRPr="00512709">
        <w:rPr>
          <w:rFonts w:ascii="Times New Roman" w:eastAsiaTheme="minorEastAsia" w:hAnsi="Times New Roman" w:cs="Times New Roman"/>
          <w:color w:val="0F252D"/>
          <w:sz w:val="20"/>
          <w:szCs w:val="20"/>
        </w:rPr>
        <w:t xml:space="preserve">), and Ibn Rushd </w:t>
      </w:r>
      <w:r w:rsidRPr="00512709">
        <w:rPr>
          <w:rFonts w:ascii="Times New Roman" w:hAnsi="Times New Roman" w:cs="Times New Roman"/>
          <w:sz w:val="20"/>
          <w:szCs w:val="20"/>
        </w:rPr>
        <w:t>(</w:t>
      </w:r>
      <w:r w:rsidRPr="00512709">
        <w:rPr>
          <w:rFonts w:ascii="Times New Roman" w:hAnsi="Times New Roman" w:cs="Times New Roman"/>
          <w:color w:val="000000"/>
          <w:sz w:val="20"/>
          <w:szCs w:val="20"/>
        </w:rPr>
        <w:t>d. 595/1198</w:t>
      </w:r>
      <w:r w:rsidRPr="00512709">
        <w:rPr>
          <w:rFonts w:ascii="Times New Roman" w:hAnsi="Times New Roman" w:cs="Times New Roman"/>
          <w:sz w:val="20"/>
          <w:szCs w:val="20"/>
        </w:rPr>
        <w:t>)</w:t>
      </w:r>
      <w:r w:rsidRPr="00512709">
        <w:rPr>
          <w:rFonts w:ascii="Times New Roman" w:eastAsiaTheme="minorEastAsia" w:hAnsi="Times New Roman" w:cs="Times New Roman"/>
          <w:color w:val="0F252D"/>
          <w:sz w:val="20"/>
          <w:szCs w:val="20"/>
        </w:rPr>
        <w:t xml:space="preserve"> (Latin: </w:t>
      </w:r>
      <w:r w:rsidRPr="00512709">
        <w:rPr>
          <w:rFonts w:ascii="Times New Roman" w:eastAsiaTheme="minorEastAsia" w:hAnsi="Times New Roman" w:cs="Times New Roman"/>
          <w:i/>
          <w:iCs/>
          <w:color w:val="0F252D"/>
          <w:sz w:val="20"/>
          <w:szCs w:val="20"/>
        </w:rPr>
        <w:t>Averroës</w:t>
      </w:r>
      <w:r w:rsidRPr="00512709">
        <w:rPr>
          <w:rFonts w:ascii="Times New Roman" w:eastAsiaTheme="minorEastAsia" w:hAnsi="Times New Roman" w:cs="Times New Roman"/>
          <w:color w:val="0F252D"/>
          <w:sz w:val="20"/>
          <w:szCs w:val="20"/>
        </w:rPr>
        <w:t>). Historically, the Hellenistic Philosophical Tradition of Islam begins with al-Kind</w:t>
      </w:r>
      <w:r w:rsidRPr="00512709">
        <w:rPr>
          <w:rFonts w:ascii="Times New Roman" w:hAnsi="Times New Roman" w:cs="Times New Roman"/>
          <w:sz w:val="20"/>
          <w:szCs w:val="20"/>
        </w:rPr>
        <w:t>ī</w:t>
      </w:r>
      <w:r w:rsidRPr="00512709">
        <w:rPr>
          <w:rFonts w:ascii="Times New Roman" w:eastAsiaTheme="minorEastAsia" w:hAnsi="Times New Roman" w:cs="Times New Roman"/>
          <w:color w:val="0F252D"/>
          <w:sz w:val="20"/>
          <w:szCs w:val="20"/>
        </w:rPr>
        <w:t xml:space="preserve"> </w:t>
      </w:r>
      <w:r w:rsidRPr="00512709">
        <w:rPr>
          <w:rFonts w:ascii="Times New Roman" w:eastAsiaTheme="minorEastAsia" w:hAnsi="Times New Roman" w:cs="Times New Roman"/>
          <w:color w:val="000000"/>
          <w:sz w:val="20"/>
          <w:szCs w:val="20"/>
        </w:rPr>
        <w:t>(d. 259/873)</w:t>
      </w:r>
      <w:r w:rsidRPr="00512709">
        <w:rPr>
          <w:rFonts w:ascii="Times New Roman" w:eastAsiaTheme="minorEastAsia" w:hAnsi="Times New Roman" w:cs="Times New Roman"/>
          <w:color w:val="0F252D"/>
          <w:sz w:val="20"/>
          <w:szCs w:val="20"/>
        </w:rPr>
        <w:t xml:space="preserve"> (Latin: </w:t>
      </w:r>
      <w:r w:rsidRPr="00512709">
        <w:rPr>
          <w:rFonts w:ascii="Times New Roman" w:hAnsi="Times New Roman" w:cs="Times New Roman"/>
          <w:i/>
          <w:iCs/>
          <w:color w:val="202122"/>
          <w:sz w:val="20"/>
          <w:szCs w:val="20"/>
          <w:lang w:val="la-Latn"/>
        </w:rPr>
        <w:t>Alkindus</w:t>
      </w:r>
      <w:r w:rsidRPr="00512709">
        <w:rPr>
          <w:rFonts w:ascii="Times New Roman" w:eastAsiaTheme="minorEastAsia" w:hAnsi="Times New Roman" w:cs="Times New Roman"/>
          <w:color w:val="0F252D"/>
          <w:sz w:val="20"/>
          <w:szCs w:val="20"/>
        </w:rPr>
        <w:t>). Islamic Philosophy was regarded as problematic in many Orthodox Islamic circles because of certain Metaphysical positions it took, such as posing the eternity of the world. Islamic Philosophy did, nevertheless, become central to the Mature Tradition after its Intellectual contributions had been thoroughly reviewed and brought fully in line with Islamic Revelations. Islamic Philosophy did, of course, exercise great influence upon the Latin West during the High Middle Ages, when the works of the Muslim Philosophers were translated into Latin, and that influence also had its counterparts among Medieval Jewish Philosophers and thinkers.</w:t>
      </w:r>
      <w:r>
        <w:rPr>
          <w:rFonts w:ascii="Times New Roman" w:eastAsiaTheme="minorEastAsia" w:hAnsi="Times New Roman" w:cs="Times New Roman"/>
          <w:color w:val="0F252D"/>
          <w:sz w:val="20"/>
          <w:szCs w:val="20"/>
        </w:rPr>
        <w:t xml:space="preserve"> (</w:t>
      </w:r>
      <w:r>
        <w:rPr>
          <w:rFonts w:ascii="Times New Roman" w:eastAsiaTheme="minorEastAsia" w:hAnsi="Times New Roman" w:cs="Times New Roman"/>
          <w:b/>
          <w:bCs/>
          <w:color w:val="0F252D"/>
          <w:sz w:val="20"/>
          <w:szCs w:val="20"/>
        </w:rPr>
        <w:t>Existing footnote)</w:t>
      </w:r>
    </w:p>
    <w:p w14:paraId="2CEFD6A0" w14:textId="77777777" w:rsidR="00FD1A33" w:rsidRDefault="00FD1A33" w:rsidP="00FD1A33">
      <w:pPr>
        <w:rPr>
          <w:rFonts w:asciiTheme="majorBidi" w:eastAsiaTheme="minorHAnsi" w:hAnsiTheme="majorBidi" w:cstheme="majorBidi"/>
        </w:rPr>
      </w:pPr>
    </w:p>
    <w:p w14:paraId="08099590" w14:textId="77777777" w:rsidR="00FD1A33" w:rsidRPr="00486AFD" w:rsidRDefault="00FD1A33" w:rsidP="00E616ED">
      <w:pPr>
        <w:pStyle w:val="Heading4"/>
        <w:numPr>
          <w:ilvl w:val="0"/>
          <w:numId w:val="7"/>
        </w:numPr>
        <w:rPr>
          <w:rFonts w:asciiTheme="majorBidi" w:eastAsia="Gentium Plus" w:hAnsiTheme="majorBidi"/>
          <w:b/>
          <w:bCs/>
          <w:sz w:val="28"/>
          <w:szCs w:val="28"/>
        </w:rPr>
      </w:pPr>
      <w:r>
        <w:rPr>
          <w:rFonts w:asciiTheme="majorBidi" w:eastAsia="Gentium Plus" w:hAnsiTheme="majorBidi"/>
          <w:b/>
          <w:bCs/>
          <w:color w:val="C00000"/>
          <w:sz w:val="28"/>
          <w:szCs w:val="28"/>
        </w:rPr>
        <w:t xml:space="preserve"> </w:t>
      </w:r>
      <w:r w:rsidRPr="00486AFD">
        <w:rPr>
          <w:rFonts w:asciiTheme="majorBidi" w:eastAsia="Gentium Plus" w:hAnsiTheme="majorBidi"/>
          <w:b/>
          <w:bCs/>
          <w:color w:val="C00000"/>
          <w:sz w:val="28"/>
          <w:szCs w:val="28"/>
        </w:rPr>
        <w:t>Fardiyya: Determinacy &amp; Individuation beyond Essence (al-Dh</w:t>
      </w:r>
      <w:r w:rsidRPr="00486AFD">
        <w:rPr>
          <w:rFonts w:asciiTheme="majorBidi" w:hAnsiTheme="majorBidi"/>
          <w:b/>
          <w:bCs/>
          <w:color w:val="C00000"/>
          <w:sz w:val="28"/>
          <w:szCs w:val="28"/>
        </w:rPr>
        <w:t>ā</w:t>
      </w:r>
      <w:r w:rsidRPr="00486AFD">
        <w:rPr>
          <w:rFonts w:asciiTheme="majorBidi" w:eastAsia="Gentium Plus" w:hAnsiTheme="majorBidi"/>
          <w:b/>
          <w:bCs/>
          <w:color w:val="C00000"/>
          <w:sz w:val="28"/>
          <w:szCs w:val="28"/>
        </w:rPr>
        <w:t>t)</w:t>
      </w:r>
    </w:p>
    <w:p w14:paraId="72BB7C31" w14:textId="77777777" w:rsidR="00FD1A33" w:rsidRPr="005012FB" w:rsidRDefault="00FD1A33" w:rsidP="00FD1A33">
      <w:pPr>
        <w:rPr>
          <w:rFonts w:asciiTheme="majorBidi" w:eastAsia="Gentium Plus" w:hAnsiTheme="majorBidi" w:cstheme="majorBidi"/>
        </w:rPr>
      </w:pPr>
    </w:p>
    <w:p w14:paraId="1D985D90" w14:textId="276DB7C5" w:rsidR="00FD1A33" w:rsidRDefault="00995AEF" w:rsidP="00E616ED">
      <w:pPr>
        <w:pStyle w:val="ListParagraph"/>
        <w:numPr>
          <w:ilvl w:val="0"/>
          <w:numId w:val="56"/>
        </w:numPr>
        <w:rPr>
          <w:rFonts w:asciiTheme="majorBidi" w:eastAsia="Gentium Plus" w:hAnsiTheme="majorBidi" w:cstheme="majorBidi"/>
          <w:b/>
          <w:bCs/>
        </w:rPr>
      </w:pPr>
      <w:commentRangeStart w:id="189"/>
      <w:r w:rsidRPr="00995AEF">
        <w:rPr>
          <w:rFonts w:asciiTheme="majorBidi" w:eastAsia="Gentium Plus" w:hAnsiTheme="majorBidi" w:cstheme="majorBidi"/>
        </w:rPr>
        <w:t>Fardiyya refers to distinct individuation with a determinacy other than what already was in the Dhāt in God’s eternal knowledge. Al-Qayṣarī states here that first from the standpoint of determinacy and primacy—but not temporality in place and time—the Immutable Archetype was that was individuated was that of the Prophet in his eternal Archetype, from which all other archetypes then came forth. This is because the Prophet’s Preparedness (Istiʿdād) superseded that of all other things, for “he is the receptacle of attribution for every attribute and the manifestation of every locus of manifestation.” He must therefore be the receptacle of the Divine Mercy from the perspective of the One, and the distributor of that Mercy from the perspective of the many. It is in this way that he reflects the comprehensiveness of God’s primary Name, Allāh, through which the refractions of all other names are manifested.</w:t>
      </w:r>
      <w:r>
        <w:rPr>
          <w:rFonts w:asciiTheme="majorBidi" w:eastAsia="Gentium Plus" w:hAnsiTheme="majorBidi" w:cstheme="majorBidi"/>
        </w:rPr>
        <w:t xml:space="preserve"> </w:t>
      </w:r>
      <w:r w:rsidRPr="00995AEF">
        <w:rPr>
          <w:rFonts w:asciiTheme="majorBidi" w:eastAsia="Gentium Plus" w:hAnsiTheme="majorBidi" w:cstheme="majorBidi"/>
          <w:b/>
          <w:bCs/>
        </w:rPr>
        <w:t>(Volume 9)</w:t>
      </w:r>
    </w:p>
    <w:p w14:paraId="7477C8F3" w14:textId="20D212AC" w:rsidR="00715FD8" w:rsidRPr="00715FD8" w:rsidRDefault="00715FD8" w:rsidP="00E616ED">
      <w:pPr>
        <w:pStyle w:val="ListParagraph"/>
        <w:numPr>
          <w:ilvl w:val="0"/>
          <w:numId w:val="56"/>
        </w:numPr>
        <w:rPr>
          <w:rFonts w:asciiTheme="majorBidi" w:eastAsia="Gentium Plus" w:hAnsiTheme="majorBidi" w:cstheme="majorBidi"/>
        </w:rPr>
      </w:pPr>
      <w:r w:rsidRPr="00715FD8">
        <w:rPr>
          <w:rFonts w:asciiTheme="majorBidi" w:eastAsia="Gentium Plus" w:hAnsiTheme="majorBidi" w:cstheme="majorBidi"/>
        </w:rPr>
        <w:t>The Shaykh al-Akbar identifies the Muḥammadan Reality (al-Ḥaqīqa al-Muḥammadiyya) as the Archetypal point of both the origin of the descent and the point of return of the asent. Dawūd al-Qayṣarī refers to the origin in his commentary on the Fuṣūṣ. He says</w:t>
      </w:r>
      <w:r>
        <w:rPr>
          <w:rFonts w:asciiTheme="majorBidi" w:eastAsia="Gentium Plus" w:hAnsiTheme="majorBidi" w:cstheme="majorBidi"/>
        </w:rPr>
        <w:t xml:space="preserve"> </w:t>
      </w:r>
      <w:r>
        <w:rPr>
          <w:rFonts w:asciiTheme="majorBidi" w:eastAsia="Gentium Plus" w:hAnsiTheme="majorBidi" w:cstheme="majorBidi"/>
          <w:b/>
          <w:bCs/>
        </w:rPr>
        <w:t>(Volume 9)</w:t>
      </w:r>
      <w:r w:rsidRPr="00715FD8">
        <w:rPr>
          <w:rFonts w:asciiTheme="majorBidi" w:eastAsia="Gentium Plus" w:hAnsiTheme="majorBidi" w:cstheme="majorBidi"/>
        </w:rPr>
        <w:t xml:space="preserve">: </w:t>
      </w:r>
    </w:p>
    <w:p w14:paraId="3265090A" w14:textId="77777777" w:rsidR="00715FD8" w:rsidRPr="00715FD8" w:rsidRDefault="00715FD8" w:rsidP="00E616ED">
      <w:pPr>
        <w:pStyle w:val="ListParagraph"/>
        <w:numPr>
          <w:ilvl w:val="1"/>
          <w:numId w:val="56"/>
        </w:numPr>
        <w:rPr>
          <w:rFonts w:asciiTheme="majorBidi" w:eastAsia="Gentium Plus" w:hAnsiTheme="majorBidi" w:cstheme="majorBidi"/>
        </w:rPr>
      </w:pPr>
      <w:r w:rsidRPr="00715FD8">
        <w:rPr>
          <w:rFonts w:asciiTheme="majorBidi" w:eastAsia="Gentium Plus" w:hAnsiTheme="majorBidi" w:cstheme="majorBidi"/>
        </w:rPr>
        <w:t>The first thing to attain individuality (fardiyya) was indeed his immutable archetype, because the first thing that emanated by the holiest emanation from the archetypes was his immutable archetype. Likewise the first thing from the cosmos which was existentiated by the holy emanation in extramental particulars was his sanctified spirit. As he said, “The first thing God created was my light.”</w:t>
      </w:r>
      <w:commentRangeEnd w:id="189"/>
      <w:r w:rsidR="00F87770" w:rsidRPr="00715FD8">
        <w:rPr>
          <w:rStyle w:val="CommentReference"/>
          <w:rFonts w:asciiTheme="majorBidi" w:eastAsia="Gentium Plus" w:hAnsiTheme="majorBidi" w:cstheme="majorBidi"/>
          <w:sz w:val="24"/>
          <w:szCs w:val="24"/>
        </w:rPr>
        <w:commentReference w:id="189"/>
      </w:r>
    </w:p>
    <w:p w14:paraId="41EEB88C" w14:textId="77777777" w:rsidR="00995AEF" w:rsidRPr="00995AEF" w:rsidRDefault="00995AEF" w:rsidP="00E616ED">
      <w:pPr>
        <w:pStyle w:val="ListParagraph"/>
        <w:numPr>
          <w:ilvl w:val="0"/>
          <w:numId w:val="56"/>
        </w:numPr>
        <w:rPr>
          <w:rFonts w:asciiTheme="majorBidi" w:eastAsia="Gentium Plus" w:hAnsiTheme="majorBidi" w:cstheme="majorBidi"/>
          <w:b/>
          <w:bCs/>
        </w:rPr>
      </w:pPr>
    </w:p>
    <w:p w14:paraId="794A173B" w14:textId="77777777" w:rsidR="00FD1A33" w:rsidRPr="006A33A9" w:rsidRDefault="00FD1A33" w:rsidP="00E616ED">
      <w:pPr>
        <w:pStyle w:val="Heading4"/>
        <w:numPr>
          <w:ilvl w:val="0"/>
          <w:numId w:val="7"/>
        </w:numPr>
        <w:rPr>
          <w:rFonts w:asciiTheme="majorBidi" w:hAnsiTheme="majorBidi"/>
          <w:b/>
          <w:bCs/>
          <w:color w:val="C00000"/>
          <w:sz w:val="28"/>
          <w:szCs w:val="28"/>
        </w:rPr>
      </w:pPr>
      <w:r>
        <w:rPr>
          <w:rFonts w:asciiTheme="majorBidi" w:hAnsiTheme="majorBidi"/>
          <w:b/>
          <w:bCs/>
          <w:color w:val="C00000"/>
          <w:sz w:val="28"/>
          <w:szCs w:val="28"/>
        </w:rPr>
        <w:t xml:space="preserve"> </w:t>
      </w:r>
      <w:r w:rsidRPr="006A33A9">
        <w:rPr>
          <w:rFonts w:asciiTheme="majorBidi" w:hAnsiTheme="majorBidi"/>
          <w:b/>
          <w:bCs/>
          <w:color w:val="C00000"/>
          <w:sz w:val="28"/>
          <w:szCs w:val="28"/>
        </w:rPr>
        <w:t>Fiqh &amp; the Sharī‘a Sciences</w:t>
      </w:r>
    </w:p>
    <w:p w14:paraId="2A6A1BEF" w14:textId="55F73F43" w:rsidR="00FD1A33" w:rsidRDefault="00FD1A33" w:rsidP="00FD1A33">
      <w:pPr>
        <w:rPr>
          <w:rFonts w:asciiTheme="majorBidi" w:hAnsiTheme="majorBidi" w:cstheme="majorBidi"/>
          <w:b/>
          <w:bCs/>
          <w:i/>
          <w:iCs/>
          <w:color w:val="0F252D"/>
        </w:rPr>
      </w:pPr>
      <w:r w:rsidRPr="006A33A9">
        <w:rPr>
          <w:b/>
          <w:bCs/>
          <w:i/>
          <w:iCs/>
        </w:rPr>
        <w:t>Al-Fiqh</w:t>
      </w:r>
    </w:p>
    <w:p w14:paraId="61058B36" w14:textId="5B680513" w:rsidR="005574B6" w:rsidRDefault="005574B6" w:rsidP="00E616ED">
      <w:pPr>
        <w:pStyle w:val="ListParagraph"/>
        <w:numPr>
          <w:ilvl w:val="0"/>
          <w:numId w:val="57"/>
        </w:numPr>
        <w:rPr>
          <w:b/>
          <w:bCs/>
        </w:rPr>
      </w:pPr>
      <w:r w:rsidRPr="005574B6">
        <w:t xml:space="preserve">  Al-Fiqh in Arabic literally means “discernment” and “broad understanding,” referring especially to practical and applied wisdom. As Law and Legal Theory developed during the early centuries of Islam, the word Fiqh came, however, to be applied almost exclusively to the understanding of the substantive regulations of the Sharī‘a in the light of the emerging Schools of Law (Madhāhib) and their distinctive Philosophies of Jurisprudence. In the Qur’ān and Sunna, however, the word fiqh always retains and continues to reflect its broad earlier meaning of discernment and wisdom.</w:t>
      </w:r>
      <w:r>
        <w:t xml:space="preserve"> </w:t>
      </w:r>
      <w:r w:rsidRPr="00406E63">
        <w:rPr>
          <w:b/>
          <w:bCs/>
        </w:rPr>
        <w:t>(Existing footnote)</w:t>
      </w:r>
    </w:p>
    <w:p w14:paraId="11B3EA08" w14:textId="0C717CBB" w:rsidR="00406E63" w:rsidRPr="00162E0F" w:rsidRDefault="00BD35E5" w:rsidP="00E616ED">
      <w:pPr>
        <w:pStyle w:val="ListParagraph"/>
        <w:numPr>
          <w:ilvl w:val="0"/>
          <w:numId w:val="57"/>
        </w:numPr>
      </w:pPr>
      <w:r w:rsidRPr="00BD35E5">
        <w:t>The Sharī‘a—the Prophetic Dispensation and Code of Life—stands for the Revealed Prophetic Path of Islam. In literal Arabic the words Sharī‘a, Shar‘, and Shir‘a stand for “the pathway that leads to an open watering place without a well or bucket” (mawrid al-mā’ al-ladhi yustashqā minhu bi-lā rishā’) or, more metaphorically, the Sharī‘a is a Divine Pathway that leads to life-giving water. As a Qur’ānic expression, al-Sharī‘a conveys the meaning “the Straight Way in thought and practice” (al-madhhab al-mustaqīm) which God has revealed for His servants as the proper mode of belief, worship, and practice. In this book, I will often refer to the Sharī‘a as “the Prophetic Way of Life,” “the Islamic Code of Life,” or the Prophetic Dispensation. The Sharī‘a, Shar‘, and Shir‘a are often referred to as “God’s Sacred Law.” I have generally avoided use of the word “law,” however, because the Islamic concept of Sharī‘a is hardly restricted to what we readily think of as either sacred or secular law today. The Sharī‘a calls for outward conformity with the religious norms—in belief, worship, and practice—that the Prophet Muḥammad instituted as the first and most basic levels of rendering true submission and obedience to God’s commands and, thereby, adhering to His revealed religion. The word Sharī‘a is the most general word for the body of authoritative revealed doctrines and practices in the Islamic revelation. Other more specialized terms qualify the broad notion of the Sharī‘a. Fiqh (“understanding,” “discernment,” and “insight”), for example, stands for the specialized field of religious study devoted to the details of “Islamic sacred law.” It, in turn, is buttressed by the specialized study of the underlying Principles of Fiqh (Uṣūl al-Fiqh) or jurisprudence, subsets of which are the study of Legal Maxims (al-Qawā‘id al-Fiqhiyya ) and the study of the Ultimate Objectives of the Sharī‘a (Maqāṣid al-Sharī‘a). It is a matter of Consensus (al-Ijmā‘) among Traditional Islamic Scholars that the outward Law cannot be applied mechanically without the discernment and understanding that come with these supplementary sciences of the Sharī‘a. Some of God’s Messengers such as the Prophets Moses and Muḥammad brought a new Prophetic Code (Sharī‘a), which established a new Dispensation (Milla). It is not a precondition of Divine Messengerhood, however, that each Messenger bring a new Code. The Prophet Joseph, for example, followed the Dispensation (Milla) of his forefathers Abraham, Isaac, and Jacob. The Children of Israel continued to follow that same Abrahamic Dispensation when they entered Egypt for refuge under Joseph’s administration, and they continued to follow it until their exodus from Egypt under the Prophet Moses, who stands out as the “Law-Giver” of the Children of Israel par excellence. Both David and Solomon were Divine Messengers, although they followed the Law (Sharī‘a) of Moses as set forth in his revelation. The Messiah Jesus Christ was sent as a Messenger to the Children of Israel to prepare the way for the coming of the Prophet Muḥammad, the Paraclete and Prophet of the End of Days. Jesus confirmed the Law of Moses but was authorized to lighten its burden upon the Children of Israel. In the case of the Prophet Muḥammad, he was sent to the tribes of Arabia and to all present and future generations of humankind as well as the Spirits (al-Jinn). Indeed, he was sent to all creation, including the inanimate objects, plants, and animals. His Messengerhood as regards humanity and the Spirits entailed direct moral accountability (taklīf) before God, while his Messengerhood with regard to the rest of creation constituted a consummate honor that God bestowed upon them (tashrīf). Therefore, it is said: “Whoever has God as his Lord, Muḥammad is his Messenger.”</w:t>
      </w:r>
      <w:r>
        <w:t xml:space="preserve"> </w:t>
      </w:r>
      <w:r>
        <w:rPr>
          <w:b/>
          <w:bCs/>
        </w:rPr>
        <w:t xml:space="preserve">(Volume 1) </w:t>
      </w:r>
    </w:p>
    <w:p w14:paraId="339C2469" w14:textId="1742EFEA" w:rsidR="00162E0F" w:rsidRPr="00AE003F" w:rsidRDefault="00162E0F" w:rsidP="00E616ED">
      <w:pPr>
        <w:pStyle w:val="ListParagraph"/>
        <w:numPr>
          <w:ilvl w:val="0"/>
          <w:numId w:val="57"/>
        </w:numPr>
      </w:pPr>
      <w:r w:rsidRPr="00162E0F">
        <w:t>Legal knowledge (al-fiqh ) and jurisprudence (uṣūl al-fiqh ) are the principal science of Islām . They have the purpose of understanding the Revealed Law (al-Shar ī ‘a ), its specific rulings, precepts, principles, and purposes. As such, Islām is focused on the outward, practical side of the Religion.</w:t>
      </w:r>
      <w:r>
        <w:t xml:space="preserve"> </w:t>
      </w:r>
      <w:r w:rsidR="00AE003F">
        <w:t>(</w:t>
      </w:r>
      <w:r w:rsidR="00AE003F">
        <w:rPr>
          <w:b/>
          <w:bCs/>
        </w:rPr>
        <w:t>Volume 17)</w:t>
      </w:r>
    </w:p>
    <w:p w14:paraId="156F153C" w14:textId="77777777" w:rsidR="00AE003F" w:rsidRPr="00BD35E5" w:rsidRDefault="00AE003F" w:rsidP="00E616ED">
      <w:pPr>
        <w:pStyle w:val="ListParagraph"/>
        <w:numPr>
          <w:ilvl w:val="0"/>
          <w:numId w:val="57"/>
        </w:numPr>
      </w:pPr>
    </w:p>
    <w:p w14:paraId="43BE7013" w14:textId="77777777" w:rsidR="00FD1A33" w:rsidRPr="005574B6" w:rsidRDefault="00FD1A33" w:rsidP="00FD1A33">
      <w:pPr>
        <w:rPr>
          <w:rFonts w:asciiTheme="majorBidi" w:eastAsiaTheme="minorHAnsi" w:hAnsiTheme="majorBidi" w:cstheme="majorBidi"/>
          <w:b/>
          <w:bCs/>
        </w:rPr>
      </w:pPr>
    </w:p>
    <w:p w14:paraId="7BDE50FB" w14:textId="77777777" w:rsidR="00FD1A33" w:rsidRPr="006A33A9" w:rsidRDefault="00FD1A33" w:rsidP="00E616ED">
      <w:pPr>
        <w:pStyle w:val="Heading4"/>
        <w:numPr>
          <w:ilvl w:val="0"/>
          <w:numId w:val="7"/>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6A33A9">
        <w:rPr>
          <w:rFonts w:asciiTheme="majorBidi" w:eastAsiaTheme="minorHAnsi" w:hAnsiTheme="majorBidi"/>
          <w:b/>
          <w:bCs/>
          <w:color w:val="C00000"/>
          <w:sz w:val="28"/>
          <w:szCs w:val="28"/>
        </w:rPr>
        <w:t>Fiṭra: Primoridal Human Nature</w:t>
      </w:r>
    </w:p>
    <w:p w14:paraId="1AD5A359" w14:textId="0BA332D3" w:rsidR="00FD1A33" w:rsidRDefault="00FD1A33" w:rsidP="00FD1A33">
      <w:pPr>
        <w:rPr>
          <w:rFonts w:asciiTheme="majorBidi" w:hAnsiTheme="majorBidi" w:cstheme="majorBidi"/>
        </w:rPr>
      </w:pPr>
      <w:r w:rsidRPr="005012FB">
        <w:rPr>
          <w:rFonts w:asciiTheme="majorBidi" w:hAnsiTheme="majorBidi" w:cstheme="majorBidi"/>
          <w:b/>
          <w:bCs/>
        </w:rPr>
        <w:t>Primordial Human Nature</w:t>
      </w:r>
      <w:r w:rsidRPr="005012FB">
        <w:rPr>
          <w:rFonts w:asciiTheme="majorBidi" w:hAnsiTheme="majorBidi" w:cstheme="majorBidi"/>
        </w:rPr>
        <w:t xml:space="preserve"> (</w:t>
      </w:r>
      <w:r w:rsidRPr="005012FB">
        <w:rPr>
          <w:rFonts w:asciiTheme="majorBidi" w:hAnsiTheme="majorBidi" w:cstheme="majorBidi"/>
          <w:b/>
          <w:bCs/>
          <w:i/>
          <w:iCs/>
        </w:rPr>
        <w:t>al-Fiṭra</w:t>
      </w:r>
      <w:r w:rsidRPr="005012FB">
        <w:rPr>
          <w:rFonts w:asciiTheme="majorBidi" w:hAnsiTheme="majorBidi" w:cstheme="majorBidi"/>
        </w:rPr>
        <w:t>)</w:t>
      </w:r>
    </w:p>
    <w:p w14:paraId="79D72181" w14:textId="501A6C00" w:rsidR="00AE003F" w:rsidRPr="00AE003F" w:rsidRDefault="00AE003F" w:rsidP="00E616ED">
      <w:pPr>
        <w:pStyle w:val="ListParagraph"/>
        <w:numPr>
          <w:ilvl w:val="0"/>
          <w:numId w:val="58"/>
        </w:numPr>
        <w:rPr>
          <w:rFonts w:asciiTheme="majorBidi" w:hAnsiTheme="majorBidi" w:cstheme="majorBidi"/>
        </w:rPr>
      </w:pPr>
      <w:r w:rsidRPr="00AE003F">
        <w:rPr>
          <w:rFonts w:asciiTheme="majorBidi" w:hAnsiTheme="majorBidi" w:cstheme="majorBidi"/>
        </w:rPr>
        <w:t xml:space="preserve">  Universal primordial Human Nature (al-Fiṭra) refers in Islam to the center of being with which each and every human was fashioned by God. In Arabic, the word “fiṭra” literally means the unique way in which a thing was first created. Since each human being has this same treasure of the Fiṭra at their core, the Prophetic religion requires us to deal with ourselves and others on the basis that people are basically good and always capable of changing for the better and returning to their natural rectitude. The Doctrine of the Fiṭra is an explicit Islamic teaching. As a general Doctrine, it is a categorical Prophetic truth which cannot be denied without repudiating faith in Prophecy itself. The Fiṭra is not an idealistic construct of later Theologians or Legal Scholars. As a revealed Doctrine, the Fiṭra establishes beyond doubt clear ontological truths about our reality as human beings and the universal bonds that God willed to join us together in brotherhood and sisterhood in the objective world. All human beings, in all generations, have—in fact—been endowed by God with the same perfectly created Fiṭra, regardless of whether they know it or not and whether they live by it or fail to do so. Our assertion of the universality of the Fiṭra, therefore, serves as a logical point of departure in responding truthfully to many contemporary notions about race, racism, and other broadly legitimate concerns regarding cultural and class-based abuses of power and privilege, especially as pertains to sexism and class, including, of course, the specter of white supremacy in our present time. At the same time, the Islamic doctrine of the Fiṭra enables the believer to avoid the pitfalls of fallacious “post-truth” theories, such as their tendency to make sweeping, unfounded generalizations about individuals and groups. The Islamic Doctrine of the Fiṭra emphasizes that, for all human beings, health is more fundamental than illness, and soundness is more basic than depravity. Knowledge and decency are inherent to the very structure of our souls and our perception of reality. We naturally recognize “truth-bearing” knowledge, and all sound education for us is a process of being guided out of the darkness back into the light from which we came originally. In Latin, “to educate” (ēdocēre) means “to inform” and “to teach thoroughly.” True “education” guides the student out of the darkness of ignorance and confusion to the light of understanding. But the word “to educate” is also closely related in Latin to the verb ēdūcere, which denotes the process of “leading out” or “drawing out.” Such beneficent “education” is basically an act of “re-membering” that leads and draws us out of confusion back to the truth and certainty that are native to us. It does this by putting the separate parts of what we intrinsically knew back where they belong so that, with unified understanding, we can “climb back up” to the Unity that we naturally perceive and the coherence of truth in all things around us. Plato takes a similar position in Phaedo (On the Soul), which is one of the best-known of Plato’s dialogues and emphasizes the immortality of the human soul. The dialogue is centered on the last hours of Socrates’ life, in which he discussed the Afterlife with the people of Athens. In the work, Plato stresses that Socrates, in the process of proving the immortality of the human Soul, stressed that the human Soul begins from the position of complete knowledge prior to being born into our bodies. Thus, it should not be surprising that belief in the Fiṭra firmly buttresses the Islamic precepts of  “Transcendent Humanism,” an aspiration of human growth and development based on the cultivation of our higher Spirit (al-Rūḥ) by disciplining the lower psyche (al-nafs) and bringing under control its short-sightedness, its evils, angers, passions, and unfettered appetites. The Prophetic Doctrine of the Fiṭra acknowledges that human beings all have powerful innate potentials that range between ascending to the “highest of the high” or falling to the “lowest of the low.” At the lower end of the spectrum, there is “man, the animal” (al-insān al-ḥayawān): tribalistic, racist, selfish, indulgent, intemperate, predatory, and ultimately detrimental to himself, others, and the environment. Physically, we belong, of course, to the vast animal kingdom, but when we refuse to complement and transcend our purely animal dimensions, we become the most harmful of all animals that God has placed on the earth. At our worst, “man, the animal” is unnatural and serves to his own detriment as both a key that unlocks evil and releases it upon the world, as well as a “lock” that obstructs and bars what is good from access to himself and others. At our best, however, and at the higher, transcendent extremity, there is “man in his perfection” (al-insān al-kāmil), who embodies all of the highest human possibilities imbued in the Fiṭra and uses them to complement and perfect our animal dispositions, serve God, perfect humanity, and protect the environment. Most of the material presented on the Fiṭra in this book is taken from a work I wrote in Arabic on the topic: Umar F. Abd-Allah, Al-Īmān Fiṭra: Dirāsa li-al-Īmān Fiṭrī fī al-Qur’ān wa al-Sunna wa Kathīr min al-Milal wa al-Niḥal (Faith Is Our Natural Disposition: A Study of Primordial Faith in Various Religious Communities and Creeds) (Abu Dhabi: Dār al-Faqīh, 1435/2014), 645 pages.</w:t>
      </w:r>
    </w:p>
    <w:p w14:paraId="10E8520B" w14:textId="77777777" w:rsidR="00FD1A33" w:rsidRDefault="00FD1A33" w:rsidP="00FD1A33">
      <w:pPr>
        <w:rPr>
          <w:rFonts w:asciiTheme="majorBidi" w:hAnsiTheme="majorBidi" w:cstheme="majorBidi"/>
        </w:rPr>
      </w:pPr>
    </w:p>
    <w:p w14:paraId="3BA03920" w14:textId="77777777" w:rsidR="00FD1A33" w:rsidRDefault="00FD1A33" w:rsidP="00E616ED">
      <w:pPr>
        <w:pStyle w:val="Heading4"/>
        <w:numPr>
          <w:ilvl w:val="0"/>
          <w:numId w:val="7"/>
        </w:numPr>
        <w:rPr>
          <w:rFonts w:asciiTheme="majorBidi" w:hAnsiTheme="majorBidi"/>
          <w:b/>
          <w:bCs/>
          <w:color w:val="C00000"/>
          <w:sz w:val="28"/>
          <w:szCs w:val="28"/>
        </w:rPr>
      </w:pPr>
      <w:commentRangeStart w:id="190"/>
      <w:r>
        <w:rPr>
          <w:rFonts w:asciiTheme="majorBidi" w:hAnsiTheme="majorBidi"/>
          <w:b/>
          <w:bCs/>
          <w:color w:val="C00000"/>
          <w:sz w:val="28"/>
          <w:szCs w:val="28"/>
        </w:rPr>
        <w:t xml:space="preserve"> </w:t>
      </w:r>
      <w:r w:rsidRPr="006A33A9">
        <w:rPr>
          <w:rFonts w:asciiTheme="majorBidi" w:hAnsiTheme="majorBidi"/>
          <w:b/>
          <w:bCs/>
          <w:color w:val="C00000"/>
          <w:sz w:val="28"/>
          <w:szCs w:val="28"/>
        </w:rPr>
        <w:t>Furūḍ al-‘Ayn (Individual Obligations) &amp; Furūḍ al-Kifāya (Societal Obligations)</w:t>
      </w:r>
      <w:commentRangeEnd w:id="190"/>
      <w:r w:rsidR="00D04C8B">
        <w:rPr>
          <w:rStyle w:val="CommentReference"/>
          <w:rFonts w:asciiTheme="majorBidi" w:hAnsiTheme="majorBidi"/>
          <w:b/>
          <w:bCs/>
          <w:color w:val="C00000"/>
          <w:sz w:val="28"/>
          <w:szCs w:val="28"/>
        </w:rPr>
        <w:commentReference w:id="190"/>
      </w:r>
    </w:p>
    <w:p w14:paraId="32854648" w14:textId="255DE286" w:rsidR="00FD1A33" w:rsidRPr="000F47D3" w:rsidRDefault="0A910C68" w:rsidP="000F47D3">
      <w:pPr>
        <w:rPr>
          <w:rFonts w:asciiTheme="majorBidi" w:hAnsiTheme="majorBidi" w:cstheme="majorBidi"/>
          <w:b/>
          <w:bCs/>
          <w:sz w:val="28"/>
          <w:szCs w:val="28"/>
        </w:rPr>
      </w:pPr>
      <w:r w:rsidRPr="62ED6EB9">
        <w:rPr>
          <w:rFonts w:asciiTheme="majorBidi" w:hAnsiTheme="majorBidi" w:cstheme="majorBidi"/>
        </w:rPr>
        <w:t>Individual Obligations (</w:t>
      </w:r>
      <w:r w:rsidRPr="19736EA0">
        <w:rPr>
          <w:rFonts w:asciiTheme="majorBidi" w:hAnsiTheme="majorBidi" w:cstheme="majorBidi"/>
          <w:b/>
          <w:bCs/>
          <w:i/>
          <w:iCs/>
        </w:rPr>
        <w:t>Furūḍ al-‘Ayn</w:t>
      </w:r>
      <w:r w:rsidRPr="62ED6EB9">
        <w:rPr>
          <w:rFonts w:asciiTheme="majorBidi" w:hAnsiTheme="majorBidi" w:cstheme="majorBidi"/>
        </w:rPr>
        <w:t>)</w:t>
      </w:r>
      <w:r w:rsidR="00FD1A33" w:rsidRPr="62ED6EB9">
        <w:rPr>
          <w:rStyle w:val="FootnoteReference"/>
          <w:rFonts w:asciiTheme="majorBidi" w:hAnsiTheme="majorBidi" w:cstheme="majorBidi"/>
        </w:rPr>
        <w:footnoteReference w:id="168"/>
      </w:r>
      <w:r w:rsidRPr="62ED6EB9">
        <w:rPr>
          <w:rFonts w:asciiTheme="majorBidi" w:hAnsiTheme="majorBidi" w:cstheme="majorBidi"/>
        </w:rPr>
        <w:t xml:space="preserve"> and Societal Obligations (</w:t>
      </w:r>
      <w:r w:rsidRPr="19736EA0">
        <w:rPr>
          <w:rFonts w:asciiTheme="majorBidi" w:hAnsiTheme="majorBidi" w:cstheme="majorBidi"/>
          <w:b/>
          <w:bCs/>
          <w:i/>
          <w:iCs/>
        </w:rPr>
        <w:t>Furūḍ al-Kifāya</w:t>
      </w:r>
      <w:r w:rsidRPr="62ED6EB9">
        <w:rPr>
          <w:rFonts w:asciiTheme="majorBidi" w:hAnsiTheme="majorBidi" w:cstheme="majorBidi"/>
        </w:rPr>
        <w:t>).</w:t>
      </w:r>
      <w:r w:rsidR="00FD1A33" w:rsidRPr="62ED6EB9">
        <w:rPr>
          <w:rStyle w:val="FootnoteReference"/>
          <w:rFonts w:asciiTheme="majorBidi" w:hAnsiTheme="majorBidi" w:cstheme="majorBidi"/>
        </w:rPr>
        <w:footnoteReference w:id="169"/>
      </w:r>
      <w:r w:rsidRPr="62ED6EB9">
        <w:rPr>
          <w:rFonts w:asciiTheme="majorBidi" w:hAnsiTheme="majorBidi" w:cstheme="majorBidi"/>
        </w:rPr>
        <w:t xml:space="preserve"> </w:t>
      </w:r>
      <w:r w:rsidR="00FD1A33" w:rsidRPr="62ED6EB9">
        <w:rPr>
          <w:rStyle w:val="FootnoteReference"/>
          <w:rFonts w:asciiTheme="majorBidi" w:hAnsiTheme="majorBidi" w:cstheme="majorBidi"/>
          <w:sz w:val="28"/>
          <w:szCs w:val="28"/>
        </w:rPr>
        <w:footnoteReference w:id="170"/>
      </w:r>
      <w:r w:rsidRPr="62ED6EB9">
        <w:rPr>
          <w:rFonts w:asciiTheme="majorBidi" w:hAnsiTheme="majorBidi" w:cstheme="majorBidi"/>
          <w:b/>
          <w:bCs/>
          <w:sz w:val="28"/>
          <w:szCs w:val="28"/>
        </w:rPr>
        <w:t xml:space="preserve"> </w:t>
      </w:r>
      <w:r w:rsidR="00FD1A33" w:rsidRPr="62ED6EB9">
        <w:rPr>
          <w:rStyle w:val="FootnoteReference"/>
          <w:rFonts w:asciiTheme="majorBidi" w:hAnsiTheme="majorBidi" w:cstheme="majorBidi"/>
          <w:sz w:val="28"/>
          <w:szCs w:val="28"/>
        </w:rPr>
        <w:footnoteReference w:id="171"/>
      </w:r>
    </w:p>
    <w:p w14:paraId="3DE5FF90" w14:textId="77777777" w:rsidR="00FD1A33" w:rsidRPr="002179BC" w:rsidRDefault="00FD1A33" w:rsidP="00E616ED">
      <w:pPr>
        <w:pStyle w:val="Heading4"/>
        <w:numPr>
          <w:ilvl w:val="0"/>
          <w:numId w:val="7"/>
        </w:numPr>
        <w:rPr>
          <w:rFonts w:asciiTheme="majorBidi" w:hAnsiTheme="majorBidi"/>
          <w:b/>
          <w:bCs/>
          <w:color w:val="C00000"/>
          <w:sz w:val="28"/>
          <w:szCs w:val="28"/>
        </w:rPr>
      </w:pPr>
      <w:bookmarkStart w:id="193" w:name="_Toc188509433"/>
      <w:r>
        <w:rPr>
          <w:rFonts w:asciiTheme="majorBidi" w:hAnsiTheme="majorBidi"/>
          <w:b/>
          <w:bCs/>
          <w:color w:val="C00000"/>
          <w:sz w:val="28"/>
          <w:szCs w:val="28"/>
        </w:rPr>
        <w:t xml:space="preserve"> </w:t>
      </w:r>
      <w:r w:rsidRPr="002179BC">
        <w:rPr>
          <w:rFonts w:asciiTheme="majorBidi" w:hAnsiTheme="majorBidi"/>
          <w:b/>
          <w:bCs/>
          <w:color w:val="C00000"/>
          <w:sz w:val="28"/>
          <w:szCs w:val="28"/>
        </w:rPr>
        <w:t>Functional Certitude (al-Yaqīn al-Wāqi‘ī) &amp; Sound Teacher-Student Relationships</w:t>
      </w:r>
      <w:bookmarkEnd w:id="193"/>
    </w:p>
    <w:p w14:paraId="3B8A1520" w14:textId="7D6673A4" w:rsidR="00FD1A33" w:rsidRPr="00870B05" w:rsidRDefault="00870B05" w:rsidP="00E616ED">
      <w:pPr>
        <w:pStyle w:val="ListParagraph"/>
        <w:numPr>
          <w:ilvl w:val="0"/>
          <w:numId w:val="58"/>
        </w:numPr>
        <w:rPr>
          <w:rFonts w:asciiTheme="majorBidi" w:eastAsiaTheme="minorHAnsi" w:hAnsiTheme="majorBidi" w:cstheme="majorBidi"/>
        </w:rPr>
      </w:pPr>
      <w:r>
        <w:rPr>
          <w:rFonts w:ascii="Helvetica" w:eastAsiaTheme="minorHAnsi" w:hAnsi="Helvetica" w:cs="Helvetica"/>
          <w:b/>
          <w:bCs/>
          <w:sz w:val="20"/>
          <w:szCs w:val="20"/>
          <w14:ligatures w14:val="standardContextual"/>
        </w:rPr>
        <w:t>Functional Certitude (</w:t>
      </w:r>
      <w:r>
        <w:rPr>
          <w:rFonts w:ascii="Helvetica" w:eastAsiaTheme="minorHAnsi" w:hAnsi="Helvetica" w:cs="Helvetica"/>
          <w:b/>
          <w:bCs/>
          <w:i/>
          <w:iCs/>
          <w:sz w:val="20"/>
          <w:szCs w:val="20"/>
          <w14:ligatures w14:val="standardContextual"/>
        </w:rPr>
        <w:t>al-Yaqīn al-Wāqi‘ī</w:t>
      </w:r>
      <w:r>
        <w:rPr>
          <w:rFonts w:ascii="Helvetica" w:eastAsiaTheme="minorHAnsi" w:hAnsi="Helvetica" w:cs="Helvetica"/>
          <w:b/>
          <w:bCs/>
          <w:sz w:val="20"/>
          <w:szCs w:val="20"/>
          <w14:ligatures w14:val="standardContextual"/>
        </w:rPr>
        <w:t>)</w:t>
      </w:r>
      <w:r>
        <w:rPr>
          <w:rFonts w:ascii="Helvetica" w:eastAsiaTheme="minorHAnsi" w:hAnsi="Helvetica" w:cs="Helvetica"/>
          <w:sz w:val="20"/>
          <w:szCs w:val="20"/>
          <w14:ligatures w14:val="standardContextual"/>
        </w:rPr>
        <w:t xml:space="preserve"> is an essential psychological and Spiritual quality at the root of all sound and functional Human relationships, Cultures, and Civilizations. It is the natural certainty Human Beings should have from the time of infancy that certain persons—especially good mothers and fathers, for example—can be absolutely trusted. Functional Certitude enables us to become fully Human and live and flourish as functional Human Beings. More broadly, as Human Beings, we can only live in the shelter of the assuredness Functional Certitude grants us. Indeed, our very sanity is based upon our natural trust and inherent certainty that a truly loving mother, for example, would not put poison in the food and drink she gives her child. It is, in fact, an example of gross dysfunction in contemporary society and a mark of the insanity of our present time that so many children, men, and women are deprived of this confidence because of extensive abuse. As a rule, however, even the convinced Atheist bases his life upon certain elements of basic trust that grow out of</w:t>
      </w:r>
      <w:r>
        <w:rPr>
          <w:rFonts w:ascii="Helvetica" w:eastAsiaTheme="minorHAnsi" w:hAnsi="Helvetica" w:cs="Helvetica"/>
          <w:b/>
          <w:bCs/>
          <w:sz w:val="20"/>
          <w:szCs w:val="20"/>
          <w14:ligatures w14:val="standardContextual"/>
        </w:rPr>
        <w:t xml:space="preserve"> </w:t>
      </w:r>
      <w:r>
        <w:rPr>
          <w:rFonts w:ascii="Helvetica" w:eastAsiaTheme="minorHAnsi" w:hAnsi="Helvetica" w:cs="Helvetica"/>
          <w:sz w:val="20"/>
          <w:szCs w:val="20"/>
          <w14:ligatures w14:val="standardContextual"/>
        </w:rPr>
        <w:t xml:space="preserve">Functional Certitude, which are—in themselves—subtle Signs of God’s Mercy upon them and without which they too could not live functional lives. For, even though the Atheist does not avow belief in God nor witness His Signs in creation, he still maintains a basic trust in his own Existence and in the day-to-day continuity of the basic structure of Reality itself. Thus, he generally believes that the sun will rise tomorrow in the East as it has for millennia. </w:t>
      </w:r>
      <w:r>
        <w:rPr>
          <w:rFonts w:ascii="Helvetica" w:eastAsiaTheme="minorHAnsi" w:hAnsi="Helvetica" w:cs="Helvetica"/>
          <w:b/>
          <w:bCs/>
          <w:sz w:val="20"/>
          <w:szCs w:val="20"/>
          <w14:ligatures w14:val="standardContextual"/>
        </w:rPr>
        <w:t xml:space="preserve">(Volume 1) </w:t>
      </w:r>
    </w:p>
    <w:p w14:paraId="6F25F168" w14:textId="3CC488C0" w:rsidR="00870B05" w:rsidRDefault="00870B05" w:rsidP="00E616ED">
      <w:pPr>
        <w:pStyle w:val="ListParagraph"/>
        <w:numPr>
          <w:ilvl w:val="0"/>
          <w:numId w:val="58"/>
        </w:numPr>
        <w:rPr>
          <w:rFonts w:asciiTheme="majorBidi" w:eastAsiaTheme="minorHAnsi" w:hAnsiTheme="majorBidi" w:cstheme="majorBidi"/>
        </w:rPr>
      </w:pPr>
      <w:r w:rsidRPr="00870B05">
        <w:rPr>
          <w:rFonts w:asciiTheme="majorBidi" w:eastAsiaTheme="minorHAnsi" w:hAnsiTheme="majorBidi" w:cstheme="majorBidi"/>
        </w:rPr>
        <w:t>The First Teaching introduces the concept of “Functional Certitude” (al-Yaqīn al-Wāqi‘ī) not just as the starting point of individual and Communal sanity but especially—in light of the book’s purpose—as the key element in forming a sound Teacher-Student relationship for the fullest benefit of every reader-listener.</w:t>
      </w:r>
      <w:r>
        <w:rPr>
          <w:rFonts w:asciiTheme="majorBidi" w:eastAsiaTheme="minorHAnsi" w:hAnsiTheme="majorBidi" w:cstheme="majorBidi"/>
        </w:rPr>
        <w:t xml:space="preserve"> </w:t>
      </w:r>
      <w:r>
        <w:rPr>
          <w:rFonts w:asciiTheme="majorBidi" w:eastAsiaTheme="minorHAnsi" w:hAnsiTheme="majorBidi" w:cstheme="majorBidi"/>
          <w:b/>
          <w:bCs/>
        </w:rPr>
        <w:t xml:space="preserve">(Volume 1) </w:t>
      </w:r>
    </w:p>
    <w:p w14:paraId="6F8FC6A2" w14:textId="60C64D14" w:rsidR="00870B05" w:rsidRDefault="004379AB" w:rsidP="00E616ED">
      <w:pPr>
        <w:pStyle w:val="ListParagraph"/>
        <w:numPr>
          <w:ilvl w:val="0"/>
          <w:numId w:val="58"/>
        </w:numPr>
        <w:rPr>
          <w:rFonts w:asciiTheme="majorBidi" w:eastAsiaTheme="minorHAnsi" w:hAnsiTheme="majorBidi" w:cstheme="majorBidi"/>
        </w:rPr>
      </w:pPr>
      <w:r w:rsidRPr="004379AB">
        <w:rPr>
          <w:rFonts w:asciiTheme="majorBidi" w:eastAsiaTheme="minorHAnsi" w:hAnsiTheme="majorBidi" w:cstheme="majorBidi"/>
        </w:rPr>
        <w:t>Hypocrisy is the nemesis of Functional Certitude (al-Yaqīn al-Wāqi‘ī). The quotation is taken from Prince François de La Rochefoucauld (d. 1091/1680), an accomplished writer of French Classical literature and author of Maximes and Memoirs. His Maximes focus on the heartless and hypocritical nature of human conduct and its cynical attitude toward the values it avows such as friendship, love, and loyalty. The preeminent Scholar and translator of French literature Leonard Tancock (d. 1406/1986) said of Maximes that it was “one of the most deeply felt, most intensely lived texts in French literature.”</w:t>
      </w:r>
      <w:r>
        <w:rPr>
          <w:rFonts w:asciiTheme="majorBidi" w:eastAsiaTheme="minorHAnsi" w:hAnsiTheme="majorBidi" w:cstheme="majorBidi"/>
        </w:rPr>
        <w:t xml:space="preserve"> </w:t>
      </w:r>
    </w:p>
    <w:p w14:paraId="7171D1AE" w14:textId="46F9922D" w:rsidR="00D56E28" w:rsidRDefault="00D56E28" w:rsidP="00E616ED">
      <w:pPr>
        <w:pStyle w:val="ListParagraph"/>
        <w:numPr>
          <w:ilvl w:val="0"/>
          <w:numId w:val="58"/>
        </w:numPr>
        <w:rPr>
          <w:rFonts w:asciiTheme="majorBidi" w:eastAsiaTheme="minorHAnsi" w:hAnsiTheme="majorBidi" w:cstheme="majorBidi"/>
        </w:rPr>
      </w:pPr>
      <w:r w:rsidRPr="00D56E28">
        <w:rPr>
          <w:rFonts w:asciiTheme="majorBidi" w:eastAsiaTheme="minorHAnsi" w:hAnsiTheme="majorBidi" w:cstheme="majorBidi"/>
        </w:rPr>
        <w:t>In what follows, we speak about Functional Certitude as the basis of sound Teacher-Student relationships. Personally, I earnestly desire such a sound Teacher-Student Relationship with every reader-listener, and I will strive throughout the book to prove myself worthy of their trust. The First Teaching is a “Teaching.” It is not a narrative or just a book. In this work, I present myself—not as an ordinary academic narrator—but as an Educator. This approach is central to the book’s fundamental purpose and ethos, encapsulating an entire educational philosophy, which is not only vital to the book’s success but—I believe—a crucial and much needed contribution in today’s highly impersonal world. Thus—to begin with—it is important for the reader-listener to know me as a Human Being in context. This is why I deem the book’s autobiographical insert which follows to be central to its purpose. At the same time, however, I—as an Educator—also seek a positive Teacher-Student relationship with each reader-listener as a Human Being in context.</w:t>
      </w:r>
      <w:r>
        <w:rPr>
          <w:rFonts w:asciiTheme="majorBidi" w:eastAsiaTheme="minorHAnsi" w:hAnsiTheme="majorBidi" w:cstheme="majorBidi"/>
        </w:rPr>
        <w:t xml:space="preserve"> </w:t>
      </w:r>
      <w:r>
        <w:rPr>
          <w:rFonts w:asciiTheme="majorBidi" w:eastAsiaTheme="minorHAnsi" w:hAnsiTheme="majorBidi" w:cstheme="majorBidi"/>
          <w:b/>
          <w:bCs/>
        </w:rPr>
        <w:t xml:space="preserve">(Volume 1) </w:t>
      </w:r>
    </w:p>
    <w:p w14:paraId="1C46C02A" w14:textId="75DDA6BD" w:rsidR="00AE412A" w:rsidRPr="00870B05" w:rsidRDefault="00213DCE" w:rsidP="00E616ED">
      <w:pPr>
        <w:pStyle w:val="ListParagraph"/>
        <w:numPr>
          <w:ilvl w:val="0"/>
          <w:numId w:val="58"/>
        </w:numPr>
        <w:rPr>
          <w:rFonts w:asciiTheme="majorBidi" w:eastAsiaTheme="minorHAnsi" w:hAnsiTheme="majorBidi" w:cstheme="majorBidi"/>
        </w:rPr>
      </w:pPr>
      <w:r w:rsidRPr="00213DCE">
        <w:rPr>
          <w:rFonts w:asciiTheme="majorBidi" w:eastAsiaTheme="minorHAnsi" w:hAnsiTheme="majorBidi" w:cstheme="majorBidi"/>
        </w:rPr>
        <w:t>Truth then is based on a fundamental element of trust and Functional Certitude regarding those who teach us or present it to us. In fact, such Functional Certainties are the primary elements in sound human Culture and Civilization and their transmission and continuity in all times and places, where that actually occurs. Moreover, Functional Certitude is what enables us to live and flourish as functional human beings. For, as human beings, we can only live in the shelter of such assuredness. Our sanity is based on our natural trust and inherent certainty, for example, that truly loving mothers will not put poison in the food and drink they give us, and it is a mark of the insanity of our present time that so many children, men, and women are deprived of this confidence.</w:t>
      </w:r>
      <w:r>
        <w:rPr>
          <w:rFonts w:asciiTheme="majorBidi" w:eastAsiaTheme="minorHAnsi" w:hAnsiTheme="majorBidi" w:cstheme="majorBidi"/>
        </w:rPr>
        <w:t xml:space="preserve"> </w:t>
      </w:r>
      <w:r>
        <w:rPr>
          <w:rFonts w:asciiTheme="majorBidi" w:eastAsiaTheme="minorHAnsi" w:hAnsiTheme="majorBidi" w:cstheme="majorBidi"/>
          <w:b/>
          <w:bCs/>
        </w:rPr>
        <w:t xml:space="preserve">(Volume 1) </w:t>
      </w:r>
    </w:p>
    <w:p w14:paraId="3B592FFC" w14:textId="77777777" w:rsidR="00FD1A33" w:rsidRDefault="00FD1A33" w:rsidP="00FD1A33">
      <w:pPr>
        <w:rPr>
          <w:rFonts w:asciiTheme="majorBidi" w:eastAsiaTheme="minorHAnsi" w:hAnsiTheme="majorBidi" w:cstheme="majorBidi"/>
        </w:rPr>
      </w:pPr>
    </w:p>
    <w:p w14:paraId="6792BBB3" w14:textId="77777777" w:rsidR="00FD1A33" w:rsidRPr="00296C23" w:rsidRDefault="00FD1A33" w:rsidP="00E616ED">
      <w:pPr>
        <w:pStyle w:val="Heading4"/>
        <w:numPr>
          <w:ilvl w:val="0"/>
          <w:numId w:val="7"/>
        </w:numPr>
        <w:rPr>
          <w:rFonts w:asciiTheme="majorBidi" w:eastAsiaTheme="minorHAnsi" w:hAnsiTheme="majorBidi"/>
          <w:b/>
          <w:bCs/>
          <w:color w:val="C00000"/>
          <w:sz w:val="28"/>
          <w:szCs w:val="28"/>
        </w:rPr>
      </w:pPr>
      <w:commentRangeStart w:id="194"/>
      <w:r>
        <w:rPr>
          <w:rFonts w:asciiTheme="majorBidi" w:eastAsiaTheme="minorHAnsi" w:hAnsiTheme="majorBidi"/>
          <w:b/>
          <w:bCs/>
          <w:color w:val="C00000"/>
          <w:sz w:val="28"/>
          <w:szCs w:val="28"/>
        </w:rPr>
        <w:t xml:space="preserve"> </w:t>
      </w:r>
      <w:r w:rsidRPr="00296C23">
        <w:rPr>
          <w:rFonts w:asciiTheme="majorBidi" w:eastAsiaTheme="minorHAnsi" w:hAnsiTheme="majorBidi"/>
          <w:b/>
          <w:bCs/>
          <w:color w:val="C00000"/>
          <w:sz w:val="28"/>
          <w:szCs w:val="28"/>
        </w:rPr>
        <w:t>God’s Most Beautiful Names (Asm</w:t>
      </w:r>
      <w:r w:rsidRPr="00296C23">
        <w:rPr>
          <w:rFonts w:asciiTheme="majorBidi" w:hAnsiTheme="majorBidi"/>
          <w:b/>
          <w:bCs/>
          <w:color w:val="C00000"/>
          <w:sz w:val="28"/>
          <w:szCs w:val="28"/>
        </w:rPr>
        <w:t>ā</w:t>
      </w:r>
      <w:r w:rsidRPr="00296C23">
        <w:rPr>
          <w:rFonts w:asciiTheme="majorBidi" w:eastAsiaTheme="minorHAnsi" w:hAnsiTheme="majorBidi"/>
          <w:b/>
          <w:bCs/>
          <w:color w:val="C00000"/>
          <w:sz w:val="28"/>
          <w:szCs w:val="28"/>
        </w:rPr>
        <w:t>’ All</w:t>
      </w:r>
      <w:r w:rsidRPr="00296C23">
        <w:rPr>
          <w:rFonts w:asciiTheme="majorBidi" w:hAnsiTheme="majorBidi"/>
          <w:b/>
          <w:bCs/>
          <w:color w:val="C00000"/>
          <w:sz w:val="28"/>
          <w:szCs w:val="28"/>
        </w:rPr>
        <w:t>ā</w:t>
      </w:r>
      <w:r w:rsidRPr="00296C23">
        <w:rPr>
          <w:rFonts w:asciiTheme="majorBidi" w:eastAsiaTheme="minorHAnsi" w:hAnsiTheme="majorBidi"/>
          <w:b/>
          <w:bCs/>
          <w:color w:val="C00000"/>
          <w:sz w:val="28"/>
          <w:szCs w:val="28"/>
        </w:rPr>
        <w:t>h al-</w:t>
      </w:r>
      <w:r w:rsidRPr="00296C23">
        <w:rPr>
          <w:rFonts w:asciiTheme="majorBidi" w:hAnsiTheme="majorBidi"/>
          <w:b/>
          <w:bCs/>
          <w:color w:val="C00000"/>
          <w:sz w:val="28"/>
          <w:szCs w:val="28"/>
        </w:rPr>
        <w:t>Ḥ</w:t>
      </w:r>
      <w:r w:rsidRPr="00296C23">
        <w:rPr>
          <w:rFonts w:asciiTheme="majorBidi" w:eastAsiaTheme="minorHAnsi" w:hAnsiTheme="majorBidi"/>
          <w:b/>
          <w:bCs/>
          <w:color w:val="C00000"/>
          <w:sz w:val="28"/>
          <w:szCs w:val="28"/>
        </w:rPr>
        <w:t>usn</w:t>
      </w:r>
      <w:r w:rsidRPr="00296C23">
        <w:rPr>
          <w:rFonts w:asciiTheme="majorBidi" w:hAnsiTheme="majorBidi"/>
          <w:b/>
          <w:bCs/>
          <w:color w:val="C00000"/>
          <w:sz w:val="28"/>
          <w:szCs w:val="28"/>
        </w:rPr>
        <w:t>ā</w:t>
      </w:r>
      <w:r w:rsidRPr="00296C23">
        <w:rPr>
          <w:rFonts w:asciiTheme="majorBidi" w:eastAsiaTheme="minorHAnsi" w:hAnsiTheme="majorBidi"/>
          <w:b/>
          <w:bCs/>
          <w:color w:val="C00000"/>
          <w:sz w:val="28"/>
          <w:szCs w:val="28"/>
        </w:rPr>
        <w:t>)</w:t>
      </w:r>
      <w:commentRangeEnd w:id="194"/>
      <w:r w:rsidR="002F6FCE" w:rsidRPr="00296C23">
        <w:rPr>
          <w:rStyle w:val="CommentReference"/>
          <w:rFonts w:asciiTheme="majorBidi" w:eastAsiaTheme="minorHAnsi" w:hAnsiTheme="majorBidi"/>
          <w:b/>
          <w:bCs/>
          <w:color w:val="C00000"/>
          <w:sz w:val="28"/>
          <w:szCs w:val="28"/>
        </w:rPr>
        <w:commentReference w:id="194"/>
      </w:r>
    </w:p>
    <w:p w14:paraId="0337A41D" w14:textId="77777777" w:rsidR="00FD1A33" w:rsidRPr="005012FB" w:rsidRDefault="00FD1A33" w:rsidP="00FD1A33">
      <w:pPr>
        <w:rPr>
          <w:rFonts w:asciiTheme="majorBidi" w:hAnsiTheme="majorBidi" w:cstheme="majorBidi"/>
        </w:rPr>
      </w:pPr>
      <w:r w:rsidRPr="005012FB">
        <w:rPr>
          <w:rFonts w:asciiTheme="majorBidi" w:hAnsiTheme="majorBidi" w:cstheme="majorBidi"/>
        </w:rPr>
        <w:t>Each Divine Name Is a Unique Marker of God’s Ineffable &amp; Impenetrable Essence.</w:t>
      </w:r>
      <w:r w:rsidRPr="005012FB">
        <w:rPr>
          <w:rFonts w:asciiTheme="majorBidi" w:eastAsiaTheme="minorHAnsi" w:hAnsiTheme="majorBidi" w:cstheme="majorBidi"/>
        </w:rPr>
        <w:t xml:space="preserve"> </w:t>
      </w:r>
      <w:r w:rsidRPr="005012FB">
        <w:rPr>
          <w:rFonts w:asciiTheme="majorBidi" w:hAnsiTheme="majorBidi" w:cstheme="majorBidi"/>
        </w:rPr>
        <w:t>God has ninety-nine special Names, but His Names are infinite in number. God’s Names Are Central to Islamic Spirituality &amp; Metaphysics. God’s Most Beautiful Names Bridge the Phenomenal &amp; the Non-Phenomenal, they are the keys to the Unseen. God’s Divine Names Reveal the Metaprinciples Instantiated in All Created Things. God has Names of Essence (</w:t>
      </w:r>
      <w:r w:rsidRPr="005012FB">
        <w:rPr>
          <w:rFonts w:asciiTheme="majorBidi" w:hAnsiTheme="majorBidi" w:cstheme="majorBidi"/>
          <w:i/>
          <w:iCs/>
        </w:rPr>
        <w:t>Asmā’ al-Dhāt</w:t>
      </w:r>
      <w:r w:rsidRPr="005012FB">
        <w:rPr>
          <w:rFonts w:asciiTheme="majorBidi" w:hAnsiTheme="majorBidi" w:cstheme="majorBidi"/>
        </w:rPr>
        <w:t>), Names of Attributions (</w:t>
      </w:r>
      <w:r w:rsidRPr="005012FB">
        <w:rPr>
          <w:rFonts w:asciiTheme="majorBidi" w:hAnsiTheme="majorBidi" w:cstheme="majorBidi"/>
          <w:i/>
          <w:iCs/>
        </w:rPr>
        <w:t>Asmā’ al-Ṣifāt</w:t>
      </w:r>
      <w:r w:rsidRPr="005012FB">
        <w:rPr>
          <w:rFonts w:asciiTheme="majorBidi" w:hAnsiTheme="majorBidi" w:cstheme="majorBidi"/>
        </w:rPr>
        <w:t>) and Names of Actions (</w:t>
      </w:r>
      <w:r w:rsidRPr="005012FB">
        <w:rPr>
          <w:rFonts w:asciiTheme="majorBidi" w:hAnsiTheme="majorBidi" w:cstheme="majorBidi"/>
          <w:i/>
          <w:iCs/>
        </w:rPr>
        <w:t>Asmā’ al-Af‘āl</w:t>
      </w:r>
      <w:r w:rsidRPr="005012FB">
        <w:rPr>
          <w:rFonts w:asciiTheme="majorBidi" w:hAnsiTheme="majorBidi" w:cstheme="majorBidi"/>
        </w:rPr>
        <w:t>)</w:t>
      </w:r>
    </w:p>
    <w:p w14:paraId="089F9719" w14:textId="77777777" w:rsidR="00FD1A33" w:rsidRPr="005012FB" w:rsidRDefault="00FD1A33" w:rsidP="00FD1A33">
      <w:pPr>
        <w:rPr>
          <w:rFonts w:asciiTheme="majorBidi" w:eastAsiaTheme="minorHAnsi" w:hAnsiTheme="majorBidi" w:cstheme="majorBidi"/>
        </w:rPr>
      </w:pPr>
    </w:p>
    <w:p w14:paraId="6D745427" w14:textId="77777777" w:rsidR="00FD1A33" w:rsidRPr="005012FB" w:rsidRDefault="00FD1A33" w:rsidP="00FD1A33">
      <w:pPr>
        <w:rPr>
          <w:rFonts w:asciiTheme="majorBidi" w:eastAsiaTheme="minorHAnsi" w:hAnsiTheme="majorBidi" w:cstheme="majorBidi"/>
        </w:rPr>
      </w:pPr>
    </w:p>
    <w:p w14:paraId="22CD443C" w14:textId="77777777" w:rsidR="00FD1A33" w:rsidRDefault="00FD1A33" w:rsidP="00E616ED">
      <w:pPr>
        <w:pStyle w:val="Heading4"/>
        <w:numPr>
          <w:ilvl w:val="0"/>
          <w:numId w:val="7"/>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6D36E7">
        <w:rPr>
          <w:rFonts w:asciiTheme="majorBidi" w:eastAsiaTheme="minorHAnsi" w:hAnsiTheme="majorBidi"/>
          <w:b/>
          <w:bCs/>
          <w:color w:val="C00000"/>
          <w:sz w:val="28"/>
          <w:szCs w:val="28"/>
        </w:rPr>
        <w:t>God’s Primordial Covenant (al-M</w:t>
      </w:r>
      <w:r w:rsidRPr="006D36E7">
        <w:rPr>
          <w:rFonts w:asciiTheme="majorBidi" w:hAnsiTheme="majorBidi"/>
          <w:b/>
          <w:bCs/>
          <w:color w:val="C00000"/>
          <w:sz w:val="28"/>
          <w:szCs w:val="28"/>
        </w:rPr>
        <w:t>ī</w:t>
      </w:r>
      <w:r w:rsidRPr="006D36E7">
        <w:rPr>
          <w:rFonts w:asciiTheme="majorBidi" w:eastAsiaTheme="minorHAnsi" w:hAnsiTheme="majorBidi"/>
          <w:b/>
          <w:bCs/>
          <w:color w:val="C00000"/>
          <w:sz w:val="28"/>
          <w:szCs w:val="28"/>
        </w:rPr>
        <w:t>th</w:t>
      </w:r>
      <w:r w:rsidRPr="006D36E7">
        <w:rPr>
          <w:rFonts w:asciiTheme="majorBidi" w:hAnsiTheme="majorBidi"/>
          <w:b/>
          <w:bCs/>
          <w:color w:val="C00000"/>
          <w:sz w:val="28"/>
          <w:szCs w:val="28"/>
        </w:rPr>
        <w:t>ā</w:t>
      </w:r>
      <w:r w:rsidRPr="006D36E7">
        <w:rPr>
          <w:rFonts w:asciiTheme="majorBidi" w:eastAsiaTheme="minorHAnsi" w:hAnsiTheme="majorBidi"/>
          <w:b/>
          <w:bCs/>
          <w:color w:val="C00000"/>
          <w:sz w:val="28"/>
          <w:szCs w:val="28"/>
        </w:rPr>
        <w:t>q) with Primeval Mankind</w:t>
      </w:r>
    </w:p>
    <w:p w14:paraId="28BCE883" w14:textId="18818427" w:rsidR="00A850CA" w:rsidRPr="00430DC9" w:rsidRDefault="00A850CA" w:rsidP="00E616ED">
      <w:pPr>
        <w:pStyle w:val="ListParagraph"/>
        <w:numPr>
          <w:ilvl w:val="0"/>
          <w:numId w:val="59"/>
        </w:numPr>
        <w:rPr>
          <w:rFonts w:eastAsiaTheme="minorHAnsi"/>
          <w:highlight w:val="yellow"/>
          <w:u w:val="single"/>
        </w:rPr>
      </w:pPr>
      <w:r w:rsidRPr="00430DC9">
        <w:rPr>
          <w:rFonts w:eastAsiaTheme="minorHAnsi"/>
          <w:highlight w:val="yellow"/>
          <w:u w:val="single"/>
        </w:rPr>
        <w:t xml:space="preserve">All of the below taken from, </w:t>
      </w:r>
      <w:r w:rsidR="00430DC9" w:rsidRPr="00430DC9">
        <w:rPr>
          <w:rFonts w:eastAsiaTheme="minorHAnsi"/>
          <w:b/>
          <w:bCs/>
          <w:highlight w:val="yellow"/>
          <w:u w:val="single"/>
        </w:rPr>
        <w:t xml:space="preserve">Volume 6 Excerpts: </w:t>
      </w:r>
    </w:p>
    <w:p w14:paraId="0B0D1E95" w14:textId="77777777" w:rsidR="00430DC9" w:rsidRPr="00430DC9" w:rsidRDefault="00430DC9" w:rsidP="00430DC9">
      <w:pPr>
        <w:rPr>
          <w:rFonts w:eastAsiaTheme="minorHAnsi"/>
          <w:i/>
          <w:iCs/>
        </w:rPr>
      </w:pPr>
    </w:p>
    <w:p w14:paraId="71BC1D06" w14:textId="4BFC4A58" w:rsidR="00A850CA" w:rsidRPr="00A850CA" w:rsidRDefault="00A850CA" w:rsidP="00E616ED">
      <w:pPr>
        <w:pStyle w:val="ListParagraph"/>
        <w:numPr>
          <w:ilvl w:val="0"/>
          <w:numId w:val="59"/>
        </w:numPr>
        <w:rPr>
          <w:rFonts w:eastAsiaTheme="minorHAnsi"/>
        </w:rPr>
      </w:pPr>
      <w:r w:rsidRPr="00A850CA">
        <w:rPr>
          <w:rFonts w:eastAsiaTheme="minorHAnsi"/>
        </w:rPr>
        <w:t xml:space="preserve">The Primordial Covenant (al-Mīthāq) that God took with Adam and all of his children powerfully implanted the Fiṭra as a distinctive in-born “barometer” in every Human Being in all times and places, no matter what their race, class, social privilege, advantages, or disadvantages in this world may have been. All authentic religion is a recollection of this Primordial Encounter and a restoration of the Sacred Pact and Supreme Trust (al-Amāna) that arose from it. On that Day before Days, we all witnessed directly God’s uniquely beautiful and majestic Self-Manifestation (Tajallī) in a manner similar to the Beatific Vision of God in the Garden of Paradise, which—as we will see in Volume Eighteen—is one of the greatest rewards of Paradise. Our inherent Human conscience is also a function of that great meeting. Thus, simply by being born as Human Beings, we are each given innate knowledge of Truth and Goodness as well as the inborn aspiration to seek them out and live by them. For most people and their societies, however, remembrance of the Covenant has been obscured or completely lost. Thus, this inherent knowledge must be re-activated and actualized through the light of Revelation and the practice of authentic Prophetic religion.  </w:t>
      </w:r>
    </w:p>
    <w:p w14:paraId="501A37C4" w14:textId="1D93BF9B" w:rsidR="00A850CA" w:rsidRPr="00A850CA" w:rsidRDefault="00A850CA" w:rsidP="00E616ED">
      <w:pPr>
        <w:pStyle w:val="ListParagraph"/>
        <w:numPr>
          <w:ilvl w:val="0"/>
          <w:numId w:val="59"/>
        </w:numPr>
        <w:rPr>
          <w:rFonts w:eastAsiaTheme="minorHAnsi"/>
        </w:rPr>
      </w:pPr>
      <w:r w:rsidRPr="00A850CA">
        <w:rPr>
          <w:rFonts w:eastAsiaTheme="minorHAnsi"/>
        </w:rPr>
        <w:t xml:space="preserve">In the entire course of Human Sacred History, there are only three great gathering places (mawāṭin) where all the individuals and generations and of Humanity met together. The first of them is the scene of the Primordial Covenant (al-Mīthāq) on the Day of “Am I Not Your Lord” (A Lastu bi-Rabbikum). This place of assembly—as we will see in what follows—was Na‘mān, the Valley of ‘Arafa, which lies a few miles to the West of Mecca and which is where the pilgrims converge every year for the annual pilgrimage (al-ḥajj) on the ninth day of the twelfth lunar month (Dhū al-Ḥijja)—which is also the most consequential of all the days of pilgrimage and cannot be made up, if it is missed. In its own right, the pilgrimage constitutes one of the largest yearly convocations of human beings on the face of the earth. The second meeting place is in the Interspace (al-Barzakh) or the World of the Dead, which all deceased Human Beings share—no matter how or where they died—and where they remain until the Last Day, the second sounding of the Trumpet, and the Resurrection. The third area is at the Great Gathering Place (al-Maḥshar), which—as we will see in Volume Eighteen—covers the entire earth, after all earth’s continents and islands have been flattened and joined together in preparation for God’s Final Reckoning. All resurrected Humanity will stand on the Maḥshar, await their Last Judgment before God, and either receive blessed entrance into the Garden or miserable consignment to the Fire. </w:t>
      </w:r>
    </w:p>
    <w:p w14:paraId="0567830B" w14:textId="719419CF" w:rsidR="00A850CA" w:rsidRPr="00A850CA" w:rsidRDefault="00A850CA" w:rsidP="00E616ED">
      <w:pPr>
        <w:pStyle w:val="ListParagraph"/>
        <w:numPr>
          <w:ilvl w:val="0"/>
          <w:numId w:val="59"/>
        </w:numPr>
        <w:rPr>
          <w:rFonts w:eastAsiaTheme="minorHAnsi"/>
        </w:rPr>
      </w:pPr>
      <w:r w:rsidRPr="00A850CA">
        <w:rPr>
          <w:rFonts w:eastAsiaTheme="minorHAnsi"/>
        </w:rPr>
        <w:t>The Prophets never teach us to believe in what the Intellect knows to be conceptually impossible (muḥālāt al-‘uqūl). They do, however, teach us realities that are not conventional and often astound or perplex the Active Intellect (muḥārāt al-‘uqūl). Such matters may appear puzzling (muḥayyir) to the Intellect, since it has no distinct analogies for them and are difficult to comprehend without sound training based upon Revelation and rooted in sound Spiritual development. The Qur’ānic verses and Ḥadīth that speak of God’s taking the Covenant from us and then binding us to the Pact and Trust pertain to such extraordinary happenings that are contrary to customary Human experience. They pertain to muḥārāt al-‘uqūl (the perplexities of the Intellect), but they must not be misconstrued as belonging to muḥālāt al-‘uqūl (the Conceptual Impossibilities of the Intellect).</w:t>
      </w:r>
    </w:p>
    <w:p w14:paraId="782BFC41" w14:textId="79349561" w:rsidR="00A850CA" w:rsidRPr="00A850CA" w:rsidRDefault="00A850CA" w:rsidP="00E616ED">
      <w:pPr>
        <w:pStyle w:val="ListParagraph"/>
        <w:numPr>
          <w:ilvl w:val="0"/>
          <w:numId w:val="59"/>
        </w:numPr>
        <w:rPr>
          <w:rFonts w:eastAsiaTheme="minorHAnsi"/>
        </w:rPr>
      </w:pPr>
      <w:r w:rsidRPr="00A850CA">
        <w:rPr>
          <w:rFonts w:eastAsiaTheme="minorHAnsi"/>
        </w:rPr>
        <w:t>Among the most important references pertaining to the Fiṭra are the verses and Ḥadīth associated with the Primordial Covenant (al-Mīthāq), Pact (al-‘Ahd), and the Supreme Trust (al-Amāna). The Covenant is explicitly mentioned in the following Qur’ānic verse:</w:t>
      </w:r>
    </w:p>
    <w:p w14:paraId="294E3178" w14:textId="206A86B9" w:rsidR="00A850CA" w:rsidRPr="00A850CA" w:rsidRDefault="00A850CA" w:rsidP="00E616ED">
      <w:pPr>
        <w:pStyle w:val="ListParagraph"/>
        <w:numPr>
          <w:ilvl w:val="0"/>
          <w:numId w:val="59"/>
        </w:numPr>
        <w:rPr>
          <w:rFonts w:eastAsiaTheme="minorHAnsi"/>
        </w:rPr>
      </w:pPr>
      <w:r w:rsidRPr="00A850CA">
        <w:rPr>
          <w:rFonts w:eastAsiaTheme="minorHAnsi"/>
        </w:rPr>
        <w:t>And [remember] when your Lord took from the Children of Adam, from their loins, their progeny and made them bear witness concerning themselves: “Am I not your Lord?” They said, “Yes, indeed, we bear witness.” [This was done] lest you should say on the Day of Resurrection: “Truly of this we were heedless,” or lest you should say: “[It is] only that our forefathers ascribed partners unto God beforehand, and we were their progeny [coming] after them. Will You destroy us for what the people of falsehood have done?” (The Heights, 7:172).</w:t>
      </w:r>
    </w:p>
    <w:p w14:paraId="3D7B10C9" w14:textId="07CF5B5F" w:rsidR="00A850CA" w:rsidRPr="00A850CA" w:rsidRDefault="00A850CA" w:rsidP="00E616ED">
      <w:pPr>
        <w:pStyle w:val="ListParagraph"/>
        <w:numPr>
          <w:ilvl w:val="0"/>
          <w:numId w:val="59"/>
        </w:numPr>
        <w:rPr>
          <w:rFonts w:eastAsiaTheme="minorHAnsi"/>
        </w:rPr>
      </w:pPr>
      <w:r w:rsidRPr="00A850CA">
        <w:rPr>
          <w:rFonts w:eastAsiaTheme="minorHAnsi"/>
        </w:rPr>
        <w:t>The passage alludes clearly to the Pact that God took from us on that Day to recognize His Lordship over us, implying our obligation to obey and worship Him. Commentators regard this Sacred Pact to be identical to the Trust (al-Amāna), which is expressly referenced in another Qur’ānic text:</w:t>
      </w:r>
    </w:p>
    <w:p w14:paraId="6A5FD939" w14:textId="1A4B222E" w:rsidR="00A850CA" w:rsidRPr="00A850CA" w:rsidRDefault="00A850CA" w:rsidP="00E616ED">
      <w:pPr>
        <w:pStyle w:val="ListParagraph"/>
        <w:numPr>
          <w:ilvl w:val="1"/>
          <w:numId w:val="59"/>
        </w:numPr>
        <w:rPr>
          <w:rFonts w:eastAsiaTheme="minorHAnsi"/>
        </w:rPr>
      </w:pPr>
      <w:r w:rsidRPr="00A850CA">
        <w:rPr>
          <w:rFonts w:eastAsiaTheme="minorHAnsi"/>
        </w:rPr>
        <w:t>Truly, We offered the [Supreme] Trust (al-Amana) to the heavens, the earth, and the mountains, but they refused to bear it and were fearful of it. Yet the Human Being bore it. Truly, he has proven himself to be an ignorant wrongdoer (The Parties, 33:72).</w:t>
      </w:r>
    </w:p>
    <w:p w14:paraId="50158BEF" w14:textId="7A6FED58" w:rsidR="00A850CA" w:rsidRPr="00A850CA" w:rsidRDefault="00A850CA" w:rsidP="00E616ED">
      <w:pPr>
        <w:pStyle w:val="ListParagraph"/>
        <w:numPr>
          <w:ilvl w:val="0"/>
          <w:numId w:val="59"/>
        </w:numPr>
        <w:rPr>
          <w:rFonts w:eastAsiaTheme="minorHAnsi"/>
        </w:rPr>
      </w:pPr>
      <w:r w:rsidRPr="00A850CA">
        <w:rPr>
          <w:rFonts w:eastAsiaTheme="minorHAnsi"/>
        </w:rPr>
        <w:t>God took the Primordial Covenant from all Human Beings and all generations. This great Primordial Day constitutes the foundation of God’s purpose for us in creation. It is a Day beyond all Days reckoned in time—a “Time before Time”—and it constitutes the cornerstone of all Islamic Sacred History and Spiritual Anthropology. It establishes that the fundamental relationship between God and every Human Being in cosmic terms based on this simple, direct, and unmediated personal Covenant with God that was taken at that moment. In this Covenant, we recognized God’s Lordship over us, and we heard directly His uncreated Divine Speech. Of all the elements that constitute our unique makeup, this Covenant and this special beginning rank among the most central and important. It is the cosmic foundation of all matters relating to Human Moral Agency (al-Taklīf) and our Creedal, Moral, and Ethical accountability before God. Even in the absence of Prophetic guidance—whenever that happens—God makes this Covenant a proof for us or against us. If, however, we do receive Prophetic guidance but reject it, the Covenant becomes an unconditional proof against us. But, if we are given Prophetic guidance and accept it, this Covenant becomes a supreme proof for us.</w:t>
      </w:r>
    </w:p>
    <w:p w14:paraId="32E3ED11" w14:textId="37598BCE" w:rsidR="00A850CA" w:rsidRPr="00A850CA" w:rsidRDefault="00A850CA" w:rsidP="00E616ED">
      <w:pPr>
        <w:pStyle w:val="ListParagraph"/>
        <w:numPr>
          <w:ilvl w:val="0"/>
          <w:numId w:val="59"/>
        </w:numPr>
        <w:rPr>
          <w:rFonts w:eastAsiaTheme="minorHAnsi"/>
        </w:rPr>
      </w:pPr>
      <w:r w:rsidRPr="00A850CA">
        <w:rPr>
          <w:rFonts w:eastAsiaTheme="minorHAnsi"/>
        </w:rPr>
        <w:t>As described above, Human preexistent and our earthly agreement in the presence of Adam that was taken between God and all Human Beings was universal and unmediated. God spoke to each Human Being personally, and every one of us—from first to last—understood and answered individually. This Primordial Covenant, therefore, may be regarded as the basis of all later and specific Covenants. It was then followed by the special Covenant between God and all the Messengers and Prophets, which was exclusively for them:</w:t>
      </w:r>
    </w:p>
    <w:p w14:paraId="47D70131" w14:textId="6E133F25" w:rsidR="00A850CA" w:rsidRPr="00A850CA" w:rsidRDefault="00A850CA" w:rsidP="00E616ED">
      <w:pPr>
        <w:pStyle w:val="ListParagraph"/>
        <w:numPr>
          <w:ilvl w:val="0"/>
          <w:numId w:val="59"/>
        </w:numPr>
        <w:rPr>
          <w:rFonts w:eastAsiaTheme="minorHAnsi"/>
        </w:rPr>
      </w:pPr>
      <w:r w:rsidRPr="00A850CA">
        <w:rPr>
          <w:rFonts w:eastAsiaTheme="minorHAnsi"/>
        </w:rPr>
        <w:t>And [remember] when God made the Covenant of the Prophets: “By that which I have given you of Revelation and Wisdom, if a Messenger should then come to you confirming what is with you, you will surely believe in him, and you will come to his aid.” [God] said: “Do you agree and take on [the responsibility of] My burden on these conditions?” They said: “We agree.” He said: “Bear witness, for I am with you among those who bear witness” (The House of ‘Imrān, 3:81).</w:t>
      </w:r>
    </w:p>
    <w:p w14:paraId="54B82AF4" w14:textId="354500F2" w:rsidR="00A850CA" w:rsidRPr="00A850CA" w:rsidRDefault="00A850CA" w:rsidP="00E616ED">
      <w:pPr>
        <w:pStyle w:val="ListParagraph"/>
        <w:numPr>
          <w:ilvl w:val="0"/>
          <w:numId w:val="59"/>
        </w:numPr>
        <w:rPr>
          <w:rFonts w:eastAsiaTheme="minorHAnsi"/>
        </w:rPr>
      </w:pPr>
      <w:r w:rsidRPr="00A850CA">
        <w:rPr>
          <w:rFonts w:eastAsiaTheme="minorHAnsi"/>
        </w:rPr>
        <w:t>A second reference to the special Covenants of the Prophets and Messengers occurs later in the Qur’ānic text:</w:t>
      </w:r>
    </w:p>
    <w:p w14:paraId="26049E5B" w14:textId="241BA770" w:rsidR="00A850CA" w:rsidRPr="00A850CA" w:rsidRDefault="00A850CA" w:rsidP="00E616ED">
      <w:pPr>
        <w:pStyle w:val="ListParagraph"/>
        <w:numPr>
          <w:ilvl w:val="1"/>
          <w:numId w:val="59"/>
        </w:numPr>
        <w:rPr>
          <w:rFonts w:eastAsiaTheme="minorHAnsi"/>
        </w:rPr>
      </w:pPr>
      <w:r w:rsidRPr="00A850CA">
        <w:rPr>
          <w:rFonts w:eastAsiaTheme="minorHAnsi"/>
        </w:rPr>
        <w:t>And [remember] when We made with the Prophets their Covenant and with you and with Noah, Abraham, Moses, and Jesus Son of Mary. We made with them a solemn Covenant, so that the truthful may be questioned concerning their truthfulness, while, for the Disbelievers, He has prepared a painful punishment (The Parties, 33:7)</w:t>
      </w:r>
    </w:p>
    <w:p w14:paraId="011E610C" w14:textId="3A2D85D4" w:rsidR="00A850CA" w:rsidRPr="00A850CA" w:rsidRDefault="00A850CA" w:rsidP="00E616ED">
      <w:pPr>
        <w:pStyle w:val="ListParagraph"/>
        <w:numPr>
          <w:ilvl w:val="0"/>
          <w:numId w:val="59"/>
        </w:numPr>
        <w:rPr>
          <w:rFonts w:eastAsiaTheme="minorHAnsi"/>
        </w:rPr>
      </w:pPr>
      <w:r w:rsidRPr="00A850CA">
        <w:rPr>
          <w:rFonts w:eastAsiaTheme="minorHAnsi"/>
        </w:rPr>
        <w:t>In the Qur’ānic verse:</w:t>
      </w:r>
    </w:p>
    <w:p w14:paraId="45B0992C" w14:textId="620E241E" w:rsidR="00A850CA" w:rsidRPr="00A850CA" w:rsidRDefault="00A850CA" w:rsidP="00E616ED">
      <w:pPr>
        <w:pStyle w:val="ListParagraph"/>
        <w:numPr>
          <w:ilvl w:val="1"/>
          <w:numId w:val="59"/>
        </w:numPr>
        <w:rPr>
          <w:rFonts w:eastAsiaTheme="minorHAnsi"/>
        </w:rPr>
      </w:pPr>
      <w:r w:rsidRPr="00A850CA">
        <w:rPr>
          <w:rFonts w:eastAsiaTheme="minorHAnsi"/>
        </w:rPr>
        <w:t xml:space="preserve">Truly, We offered the Trust (al-Amāna) unto the heavens, the earth, and the mountains, but they refused to bear it and were wary of it. Yet man bore it: Truly, he has proven himself an ignorant wrongdoer (The Parties, 33:72). </w:t>
      </w:r>
    </w:p>
    <w:p w14:paraId="49CD045A" w14:textId="3A377A5F" w:rsidR="00FD1A33" w:rsidRDefault="00A850CA" w:rsidP="00E616ED">
      <w:pPr>
        <w:pStyle w:val="ListParagraph"/>
        <w:numPr>
          <w:ilvl w:val="0"/>
          <w:numId w:val="59"/>
        </w:numPr>
        <w:rPr>
          <w:rFonts w:eastAsiaTheme="minorHAnsi"/>
        </w:rPr>
      </w:pPr>
      <w:r w:rsidRPr="00A850CA">
        <w:rPr>
          <w:rFonts w:eastAsiaTheme="minorHAnsi"/>
        </w:rPr>
        <w:t>Many commentators hold that the Trust was literally offered to the heavens, earth, and mountains, for—in the Qur’ānic view—nothing in creation is strictly inanimate. Rather, all creation pays tribute to God and glorifies Him—even pebbles and stones. But other commentators say there is an ellipsis understood in the verse, meaning “the inhabitants” of the heavens, earth, and the mountains. That would mean that all the inhabitants of the earth—including the Jinn and the Angels—were presented with the Trust. None of them refused it out of defiance but—as the verse clearly states—out of fear of it and their awareness that the burden was too heavy for them to bear. They chose instead to remain passively obedient to God rather than face Judgment and the destinies of Heaven and Hell. In this, they recognized and wisely acknowledged their own weakness.</w:t>
      </w:r>
    </w:p>
    <w:p w14:paraId="2A4ED0F0" w14:textId="77777777" w:rsidR="00430DC9" w:rsidRPr="00430DC9" w:rsidRDefault="00430DC9" w:rsidP="00430DC9">
      <w:pPr>
        <w:rPr>
          <w:rFonts w:eastAsiaTheme="minorHAnsi"/>
        </w:rPr>
      </w:pPr>
    </w:p>
    <w:p w14:paraId="592CD852" w14:textId="2010898E" w:rsidR="00FD1A33" w:rsidRDefault="00FD1A33" w:rsidP="00E616ED">
      <w:pPr>
        <w:pStyle w:val="Heading4"/>
        <w:numPr>
          <w:ilvl w:val="0"/>
          <w:numId w:val="7"/>
        </w:numPr>
        <w:rPr>
          <w:rFonts w:asciiTheme="majorBidi" w:hAnsiTheme="majorBidi"/>
          <w:b/>
          <w:bCs/>
          <w:color w:val="C00000"/>
          <w:sz w:val="28"/>
          <w:szCs w:val="28"/>
        </w:rPr>
      </w:pPr>
      <w:r>
        <w:rPr>
          <w:rFonts w:asciiTheme="majorBidi" w:eastAsiaTheme="minorHAnsi" w:hAnsiTheme="majorBidi"/>
          <w:b/>
          <w:bCs/>
          <w:color w:val="C00000"/>
          <w:sz w:val="28"/>
          <w:szCs w:val="28"/>
        </w:rPr>
        <w:t xml:space="preserve"> </w:t>
      </w:r>
      <w:r w:rsidRPr="00344C26">
        <w:rPr>
          <w:rFonts w:asciiTheme="majorBidi" w:eastAsiaTheme="minorHAnsi" w:hAnsiTheme="majorBidi"/>
          <w:b/>
          <w:bCs/>
          <w:color w:val="C00000"/>
          <w:sz w:val="28"/>
          <w:szCs w:val="28"/>
        </w:rPr>
        <w:t xml:space="preserve">Gradations of Being </w:t>
      </w:r>
      <w:r w:rsidRPr="00344C26">
        <w:rPr>
          <w:rFonts w:asciiTheme="majorBidi" w:hAnsiTheme="majorBidi"/>
          <w:b/>
          <w:bCs/>
          <w:color w:val="C00000"/>
          <w:sz w:val="28"/>
          <w:szCs w:val="28"/>
        </w:rPr>
        <w:t xml:space="preserve">(Marātib al-Wujūd) &amp; </w:t>
      </w:r>
      <w:commentRangeStart w:id="195"/>
      <w:r w:rsidRPr="00344C26">
        <w:rPr>
          <w:rFonts w:asciiTheme="majorBidi" w:eastAsiaTheme="minorHAnsi" w:hAnsiTheme="majorBidi"/>
          <w:b/>
          <w:bCs/>
          <w:color w:val="C00000"/>
          <w:sz w:val="28"/>
          <w:szCs w:val="28"/>
        </w:rPr>
        <w:t xml:space="preserve">Divine Presences </w:t>
      </w:r>
      <w:r w:rsidRPr="00344C26">
        <w:rPr>
          <w:rFonts w:asciiTheme="majorBidi" w:hAnsiTheme="majorBidi"/>
          <w:b/>
          <w:bCs/>
          <w:color w:val="C00000"/>
          <w:sz w:val="28"/>
          <w:szCs w:val="28"/>
        </w:rPr>
        <w:t xml:space="preserve">(al-Ḥaḍrāt al-Ilāhiyya) </w:t>
      </w:r>
      <w:commentRangeEnd w:id="195"/>
      <w:r w:rsidR="00477976">
        <w:rPr>
          <w:rStyle w:val="CommentReference"/>
          <w:rFonts w:asciiTheme="majorBidi" w:hAnsiTheme="majorBidi"/>
          <w:b/>
          <w:bCs/>
          <w:color w:val="C00000"/>
          <w:sz w:val="28"/>
          <w:szCs w:val="28"/>
        </w:rPr>
        <w:commentReference w:id="195"/>
      </w:r>
    </w:p>
    <w:p w14:paraId="225F80CA" w14:textId="45984ED5" w:rsidR="00017560" w:rsidRDefault="00017560" w:rsidP="00E616ED">
      <w:pPr>
        <w:pStyle w:val="ListParagraph"/>
        <w:numPr>
          <w:ilvl w:val="0"/>
          <w:numId w:val="60"/>
        </w:numPr>
      </w:pPr>
      <w:r w:rsidRPr="00017560">
        <w:t>Although there is a highest dimension of reality in the multiple gradations of being (marātib al-wujūd) where the opposites to meet—or, more exactly, have not yet separated from each other—that is not relevant to this context, and it constitutes a profound misreading of Ibn al-‘Arabī and his dynamic methodology of Unveiling. For Ibn al-‘Arabī, authentic Unveiling never overturns Logic or First Principles—not to mention authentic Prophetic Revelation. It is true, however, and clearly applicable in this case that—for Ibn al-‘Arabī—every perception and articulation of the Intellect is necessarily a delimitation of Reality as including the ultimate Reality of God, the Real, and all the levels of existence (marātib al-wujūd). It is only “the Heart” in its purest form and fullest development that can avoid such delimitations and encompass Reality in its totality. For the great Sufi Masters such as Ibn al-‘Arabī, there are many different levels of being (marātib al-wujūd) as well as different Spiritual states.</w:t>
      </w:r>
      <w:r>
        <w:t xml:space="preserve"> </w:t>
      </w:r>
      <w:r>
        <w:rPr>
          <w:b/>
          <w:bCs/>
        </w:rPr>
        <w:t xml:space="preserve">(Excerpts) </w:t>
      </w:r>
    </w:p>
    <w:p w14:paraId="688B3BF6" w14:textId="5772475C" w:rsidR="00017560" w:rsidRDefault="00E54ED5" w:rsidP="00E616ED">
      <w:pPr>
        <w:pStyle w:val="ListParagraph"/>
        <w:numPr>
          <w:ilvl w:val="0"/>
          <w:numId w:val="60"/>
        </w:numPr>
      </w:pPr>
      <w:r w:rsidRPr="00E54ED5">
        <w:t>There are many metaphysical levels of existence (marātib al-wujūd), but three of them are fundamental and reflect the nature and pattern of God’s cosmic creative act. These three most fundamental levels are: 1) the physical--the earth, the heavens, and all that the five senses can perceive in them, even with instruments; 2) the Angelic, Spiritual, or Archetypal realms, all of which lies beyond the five senses; and the world of the primal lights of God’s names, which presides over the second and is prior to all duality and plurality. The first of these is called “the lesser dominion” (al-Mulk or ‘Ālam al-Mulk); the second is called “the greater dominion” (al-Malakūt or ‘Ālam al-Malakūt); and the third is called “the domain of compelling omnipotence” (al-Jabarūt or ‘Ālam al-Jabarūt). Al-Mulk, which is the domain in which we live and which with which we are familiar, is the least real of these three. It is the world perceived by the five senses and is also referred to as “the world of the Seen” or the “world of Witnessing” (‘Ālam al-Shahāda). It is also called “the world of Creation” (‘Ālam al-Khalq), the hallmark of which is the sensory world of physical forms (al-ajsām) and bodily things (al-jismāniyyāt). The Mulk is brought into existence by the ontological Command by means of the intermediation of form in matter (mādda) and a designated moment (mudda) in time.</w:t>
      </w:r>
      <w:r>
        <w:t xml:space="preserve"> </w:t>
      </w:r>
      <w:r>
        <w:rPr>
          <w:b/>
          <w:bCs/>
        </w:rPr>
        <w:t xml:space="preserve">(excerpts) </w:t>
      </w:r>
    </w:p>
    <w:p w14:paraId="2ADB7122" w14:textId="64A98797" w:rsidR="00E54ED5" w:rsidRDefault="005C1F84" w:rsidP="00E616ED">
      <w:pPr>
        <w:pStyle w:val="ListParagraph"/>
        <w:numPr>
          <w:ilvl w:val="0"/>
          <w:numId w:val="60"/>
        </w:numPr>
        <w:rPr>
          <w:b/>
          <w:bCs/>
        </w:rPr>
      </w:pPr>
      <w:r w:rsidRPr="005C1F84">
        <w:t>Man as Microcosm possesses within himself all the Levels of Being (Arabic: Marātib al-Wujūd), while the Intellect (Arabic: al-‘Aql) is the inner Principle of his Being</w:t>
      </w:r>
      <w:r>
        <w:t xml:space="preserve"> </w:t>
      </w:r>
      <w:r>
        <w:rPr>
          <w:b/>
          <w:bCs/>
        </w:rPr>
        <w:t>Volume 1</w:t>
      </w:r>
    </w:p>
    <w:p w14:paraId="28EF2CAE" w14:textId="638716C9" w:rsidR="005C1F84" w:rsidRPr="008336D4" w:rsidRDefault="00A14440" w:rsidP="00E616ED">
      <w:pPr>
        <w:pStyle w:val="ListParagraph"/>
        <w:numPr>
          <w:ilvl w:val="0"/>
          <w:numId w:val="60"/>
        </w:numPr>
      </w:pPr>
      <w:r w:rsidRPr="00A14440">
        <w:t>Although there is a highest dimension of reality in the multiple gradations of being (marātib al-wujūd) where the opposites to meet—or, more exactly, have not yet separated from each other—that is not relevant to this context, and it constitutes a profound misreading of Ibn al-‘Arabī and his dynamic methodology of Unveiling. For Ibn al-‘Arabī, authentic Unveiling never overturns Logic or First Principles—not to mention authentic Prophetic Revelation. It is true, however, and clearly applicable in this case that—for Ibn al-‘Arabī—every perception and articulation of the Intellect is necessarily a delimitation of Reality as including the ultimate Reality of God, the Real, and all the levels of existence (marātib al-wujūd). It is only “the Heart” in its purest form and fullest development that can avoid such delimitations and encompass Reality in its totality. For the great Sufi Masters such as Ibn al-‘Arabī, there are many different levels of being (marātib al-wujūd) as well as different Spiritual states</w:t>
      </w:r>
      <w:r>
        <w:t xml:space="preserve"> </w:t>
      </w:r>
      <w:r>
        <w:rPr>
          <w:b/>
          <w:bCs/>
        </w:rPr>
        <w:t>Volume 6</w:t>
      </w:r>
    </w:p>
    <w:p w14:paraId="5136A532" w14:textId="0F362C49" w:rsidR="008336D4" w:rsidRDefault="009357F3" w:rsidP="00E616ED">
      <w:pPr>
        <w:pStyle w:val="ListParagraph"/>
        <w:numPr>
          <w:ilvl w:val="0"/>
          <w:numId w:val="60"/>
        </w:numPr>
      </w:pPr>
      <w:r w:rsidRPr="009357F3">
        <w:t>Islamic metaphysics (‘ilm al-haqā’iq ) deals with the matter of God’s positive attributes compellingly under the rubric of the levels of existence (marātib al-wujūd ).</w:t>
      </w:r>
      <w:r>
        <w:t xml:space="preserve"> </w:t>
      </w:r>
      <w:r>
        <w:rPr>
          <w:b/>
          <w:bCs/>
        </w:rPr>
        <w:t>(Volume 11)</w:t>
      </w:r>
    </w:p>
    <w:p w14:paraId="3171B9D8" w14:textId="0ADCC248" w:rsidR="009334D2" w:rsidRPr="00211D3E" w:rsidRDefault="007F744C" w:rsidP="00E616ED">
      <w:pPr>
        <w:pStyle w:val="ListParagraph"/>
        <w:numPr>
          <w:ilvl w:val="0"/>
          <w:numId w:val="60"/>
        </w:numPr>
      </w:pPr>
      <w:r w:rsidRPr="007F744C">
        <w:t>Just as reality is multilateral in its aspects, so is knowledge, in that one may speak of a direct correlation between levels of existence or levels of Being (marātib al-wujūd) or Reality and levels of knowledge. This is a cosmological truth as well as a metaphysical truth, since the world can never be known simply as one-dimensional in the traditional perspective of modernist Secular Reductionism.</w:t>
      </w:r>
      <w:r>
        <w:t xml:space="preserve"> </w:t>
      </w:r>
      <w:r>
        <w:rPr>
          <w:b/>
          <w:bCs/>
        </w:rPr>
        <w:t xml:space="preserve">(Volume 11) </w:t>
      </w:r>
    </w:p>
    <w:p w14:paraId="521ED8CB" w14:textId="485DBFDD" w:rsidR="00211D3E" w:rsidRPr="00211D3E" w:rsidRDefault="00211D3E" w:rsidP="00E616ED">
      <w:pPr>
        <w:pStyle w:val="ListParagraph"/>
        <w:numPr>
          <w:ilvl w:val="0"/>
          <w:numId w:val="60"/>
        </w:numPr>
      </w:pPr>
      <w:r w:rsidRPr="00211D3E">
        <w:t>If, however, the cosmos is not uniformitarian, which is certainly the cases, and the uniformity we believe to witness in it is not a cosmic constant, then the measurement of time becomes more complex. In addition to this, there is the question of different levels of existence (marātib al-wujūd)--which certain Islamic scholars have declared to be at least forty in number--and that directly effect the quality of time and our human perception of its passing.</w:t>
      </w:r>
      <w:r>
        <w:t xml:space="preserve"> </w:t>
      </w:r>
      <w:r>
        <w:rPr>
          <w:b/>
          <w:bCs/>
        </w:rPr>
        <w:t>Volume 7b</w:t>
      </w:r>
    </w:p>
    <w:p w14:paraId="2873A3A6" w14:textId="12847023" w:rsidR="00FD1A33" w:rsidRPr="006F382B" w:rsidRDefault="00E967D4" w:rsidP="00E616ED">
      <w:pPr>
        <w:pStyle w:val="ListParagraph"/>
        <w:numPr>
          <w:ilvl w:val="0"/>
          <w:numId w:val="60"/>
        </w:numPr>
        <w:rPr>
          <w:u w:val="single"/>
        </w:rPr>
      </w:pPr>
      <w:r w:rsidRPr="00E967D4">
        <w:t>All the many and contrasting levels of existence (marātib al-wujūd) and different manifestations of time in the universe spring from the essential reality of God’s henological names al-Wāḥid and al-Aḥad—the former, in its beauty, putting infinite multiplicity on display; the latter, in its majesty, holding all plurality at bay. In Arabic, henological proof is called “the proof of oneness and multiplicity” (dalīl al-waḥda wa al-kathra).</w:t>
      </w:r>
      <w:r>
        <w:t xml:space="preserve"> </w:t>
      </w:r>
      <w:r w:rsidR="00252881" w:rsidRPr="00252881">
        <w:rPr>
          <w:b/>
          <w:bCs/>
        </w:rPr>
        <w:t>Volume 9</w:t>
      </w:r>
    </w:p>
    <w:p w14:paraId="52183C0F" w14:textId="77777777" w:rsidR="006F382B" w:rsidRPr="006F382B" w:rsidRDefault="006F382B" w:rsidP="006F382B">
      <w:pPr>
        <w:rPr>
          <w:u w:val="single"/>
        </w:rPr>
      </w:pPr>
    </w:p>
    <w:p w14:paraId="2F80D3A0" w14:textId="6BABF62C" w:rsidR="006F382B" w:rsidRDefault="003F723C" w:rsidP="006F382B">
      <w:pPr>
        <w:rPr>
          <w:u w:val="single"/>
        </w:rPr>
      </w:pPr>
      <w:r w:rsidRPr="006F382B">
        <w:rPr>
          <w:u w:val="single"/>
        </w:rPr>
        <w:t>Divine P</w:t>
      </w:r>
      <w:r w:rsidR="006F382B" w:rsidRPr="006F382B">
        <w:rPr>
          <w:u w:val="single"/>
        </w:rPr>
        <w:t>resences:</w:t>
      </w:r>
    </w:p>
    <w:p w14:paraId="400F1ABA" w14:textId="77777777" w:rsidR="006F382B" w:rsidRDefault="006F382B" w:rsidP="006F382B">
      <w:pPr>
        <w:rPr>
          <w:u w:val="single"/>
        </w:rPr>
      </w:pPr>
    </w:p>
    <w:p w14:paraId="300587B0" w14:textId="77777777" w:rsidR="00625EA8" w:rsidRPr="00625EA8" w:rsidRDefault="00625EA8" w:rsidP="00E616ED">
      <w:pPr>
        <w:pStyle w:val="ListParagraph"/>
        <w:numPr>
          <w:ilvl w:val="0"/>
          <w:numId w:val="61"/>
        </w:numPr>
      </w:pPr>
      <w:r w:rsidRPr="00625EA8">
        <w:t>The Perfect Man is the fifth of the Divine Presences (al-Ḥaḍrāt), embodying in himself the four prior Presences:</w:t>
      </w:r>
    </w:p>
    <w:p w14:paraId="5F3325AE" w14:textId="6F4AA970" w:rsidR="00625EA8" w:rsidRPr="00625EA8" w:rsidRDefault="00625EA8" w:rsidP="00E616ED">
      <w:pPr>
        <w:pStyle w:val="ListParagraph"/>
        <w:numPr>
          <w:ilvl w:val="1"/>
          <w:numId w:val="61"/>
        </w:numPr>
      </w:pPr>
      <w:r w:rsidRPr="00625EA8">
        <w:t>The Permanent Archetypes (al-Aʿyān al-Thābita), of which the Muḥammadan Reality is the first.</w:t>
      </w:r>
    </w:p>
    <w:p w14:paraId="48396DA3" w14:textId="52762E83" w:rsidR="00625EA8" w:rsidRPr="00625EA8" w:rsidRDefault="00625EA8" w:rsidP="00E616ED">
      <w:pPr>
        <w:pStyle w:val="ListParagraph"/>
        <w:numPr>
          <w:ilvl w:val="1"/>
          <w:numId w:val="61"/>
        </w:numPr>
      </w:pPr>
      <w:r w:rsidRPr="00625EA8">
        <w:t>The Spirits.</w:t>
      </w:r>
    </w:p>
    <w:p w14:paraId="5E2FCF7E" w14:textId="577C9828" w:rsidR="00625EA8" w:rsidRPr="00625EA8" w:rsidRDefault="00625EA8" w:rsidP="00E616ED">
      <w:pPr>
        <w:pStyle w:val="ListParagraph"/>
        <w:numPr>
          <w:ilvl w:val="1"/>
          <w:numId w:val="61"/>
        </w:numPr>
      </w:pPr>
      <w:r w:rsidRPr="00625EA8">
        <w:t>The Imagination.</w:t>
      </w:r>
    </w:p>
    <w:p w14:paraId="6B380756" w14:textId="26D0015E" w:rsidR="00625EA8" w:rsidRPr="00625EA8" w:rsidRDefault="00625EA8" w:rsidP="00E616ED">
      <w:pPr>
        <w:pStyle w:val="ListParagraph"/>
        <w:numPr>
          <w:ilvl w:val="1"/>
          <w:numId w:val="61"/>
        </w:numPr>
      </w:pPr>
      <w:r w:rsidRPr="00625EA8">
        <w:t>Material Existence.</w:t>
      </w:r>
      <w:r w:rsidR="003C11B6">
        <w:t xml:space="preserve"> </w:t>
      </w:r>
      <w:r w:rsidR="003C11B6">
        <w:rPr>
          <w:b/>
          <w:bCs/>
        </w:rPr>
        <w:t xml:space="preserve">Volume </w:t>
      </w:r>
      <w:r w:rsidR="00422CBA">
        <w:rPr>
          <w:b/>
          <w:bCs/>
        </w:rPr>
        <w:t>7</w:t>
      </w:r>
    </w:p>
    <w:p w14:paraId="2213B8D1" w14:textId="48FAB0A2" w:rsidR="006F382B" w:rsidRPr="00477976" w:rsidRDefault="000B5732" w:rsidP="00E616ED">
      <w:pPr>
        <w:pStyle w:val="ListParagraph"/>
        <w:numPr>
          <w:ilvl w:val="0"/>
          <w:numId w:val="61"/>
        </w:numPr>
      </w:pPr>
      <w:r w:rsidRPr="000B5732">
        <w:t>That, for Hasan, constitutes more evidence that in the religion of Tawḥīd we should be talking about aṣālat al-waḥda, not aṣālat al-wujūd. Of course, all of the accounts of the divine presences--in terms of unity--al-Aḥadiyya (exclusive Unity), al-waḥda (determinate unity)--al-W ā ḥidiyya which I call unified multiplicity--in terms of unity.</w:t>
      </w:r>
      <w:r>
        <w:t xml:space="preserve"> </w:t>
      </w:r>
      <w:r w:rsidR="003C11B6">
        <w:rPr>
          <w:b/>
          <w:bCs/>
        </w:rPr>
        <w:t xml:space="preserve">Volume 9 </w:t>
      </w:r>
    </w:p>
    <w:p w14:paraId="7759D352" w14:textId="77777777" w:rsidR="00FD1A33" w:rsidRPr="005012FB" w:rsidRDefault="00FD1A33" w:rsidP="00FD1A33">
      <w:pPr>
        <w:rPr>
          <w:rFonts w:asciiTheme="majorBidi" w:eastAsiaTheme="minorHAnsi" w:hAnsiTheme="majorBidi" w:cstheme="majorBidi"/>
        </w:rPr>
      </w:pPr>
      <w:bookmarkStart w:id="196" w:name="_Toc188509432"/>
    </w:p>
    <w:p w14:paraId="4C0CDD96" w14:textId="77777777" w:rsidR="00FD1A33" w:rsidRPr="00296C23" w:rsidRDefault="00FD1A33" w:rsidP="00E616ED">
      <w:pPr>
        <w:pStyle w:val="Heading4"/>
        <w:numPr>
          <w:ilvl w:val="0"/>
          <w:numId w:val="7"/>
        </w:numPr>
        <w:rPr>
          <w:rFonts w:asciiTheme="majorBidi" w:hAnsiTheme="majorBidi"/>
          <w:b/>
          <w:bCs/>
          <w:color w:val="C00000"/>
          <w:sz w:val="28"/>
          <w:szCs w:val="28"/>
        </w:rPr>
      </w:pPr>
      <w:r>
        <w:rPr>
          <w:rFonts w:asciiTheme="majorBidi" w:hAnsiTheme="majorBidi"/>
          <w:b/>
          <w:bCs/>
          <w:color w:val="C00000"/>
          <w:sz w:val="28"/>
          <w:szCs w:val="28"/>
        </w:rPr>
        <w:t xml:space="preserve"> </w:t>
      </w:r>
      <w:r w:rsidRPr="00296C23">
        <w:rPr>
          <w:rFonts w:asciiTheme="majorBidi" w:hAnsiTheme="majorBidi"/>
          <w:b/>
          <w:bCs/>
          <w:color w:val="C00000"/>
          <w:sz w:val="28"/>
          <w:szCs w:val="28"/>
        </w:rPr>
        <w:t>Ḥadīth (Prophetic Traditions)</w:t>
      </w:r>
    </w:p>
    <w:p w14:paraId="249D9371" w14:textId="76BDCCBE" w:rsidR="00FD1A33" w:rsidRDefault="00325FD2" w:rsidP="00E616ED">
      <w:pPr>
        <w:pStyle w:val="ListParagraph"/>
        <w:numPr>
          <w:ilvl w:val="0"/>
          <w:numId w:val="62"/>
        </w:numPr>
        <w:rPr>
          <w:rFonts w:asciiTheme="majorBidi" w:hAnsiTheme="majorBidi" w:cstheme="majorBidi"/>
        </w:rPr>
      </w:pPr>
      <w:r w:rsidRPr="00325FD2">
        <w:rPr>
          <w:rFonts w:asciiTheme="majorBidi" w:hAnsiTheme="majorBidi" w:cstheme="majorBidi"/>
        </w:rPr>
        <w:t>Sunna and Ḥadīth and are often used together. The Ḥadīth of the Prophet and their historical transmission will be discussed in detail in later in Volume Twelve. When used separately—as is common in Arabic semantics—each of the two words—Sunna and Ḥadīth—can stand as synonyms for each other. When used together, however, they often have somewhat different meanings. The word Ḥadīth refers specifically to statements of the Prophet or reports about him, his behavior, and the things that he accepted or rejected in others which constitute the main constitutive element of his Sunna, although they are not necessarily identical with it. Often, however, when the word Sunna is used alone and without qualification—as in the above expression, “the Qur’ān and the Sunna”—it becomes synonymous with Ḥadīth. Taken by itself, however, the word Sunna refers primarily to any “authoritative and established precedent” of the Prophet—especially those that became normative for his Community. In this regard, Ḥadīth may refer to exceptional types of teachings and behavior, which did not become Communal norms. Furthermore, the term Sunna is also used to refer to exemplary precedents of others such as the leadership of the early Community that arose in the wake of the Prophet’s passing, especially the authoritative examples of the four Rightly-Guided Caliphs. In these latter cases, however, the word Sunna is always qualified by specific reference to such authorities, as in the expressions “the Sunna of the Rightly-Guided Caliphs” or “the Sunna of Abū-Bakr and ‘Umar.” The authority of Abū-Bakr, ‘Umar, and other exemplary figures of the first Community in cases when the Sunna is attributed to them does not indicate that they were regarded as independent sources of the Sunna but rather that their authority was directly associated with that of the Prophet, whom they knew intimately and followed closely. When, however, the word Sunna occurs by itself without qualification, it refers virtually without exception to the Sunna of God’s Messenger.</w:t>
      </w:r>
      <w:r>
        <w:rPr>
          <w:rFonts w:asciiTheme="majorBidi" w:hAnsiTheme="majorBidi" w:cstheme="majorBidi"/>
        </w:rPr>
        <w:t xml:space="preserve"> </w:t>
      </w:r>
      <w:r>
        <w:rPr>
          <w:rFonts w:asciiTheme="majorBidi" w:hAnsiTheme="majorBidi" w:cstheme="majorBidi"/>
          <w:b/>
          <w:bCs/>
        </w:rPr>
        <w:t xml:space="preserve">(existing footnote) </w:t>
      </w:r>
    </w:p>
    <w:p w14:paraId="19E3D456" w14:textId="77777777" w:rsidR="00325FD2" w:rsidRPr="001E561D" w:rsidRDefault="00325FD2" w:rsidP="001E561D">
      <w:pPr>
        <w:ind w:left="360"/>
        <w:rPr>
          <w:rFonts w:asciiTheme="majorBidi" w:hAnsiTheme="majorBidi" w:cstheme="majorBidi"/>
        </w:rPr>
      </w:pPr>
    </w:p>
    <w:p w14:paraId="4C2E289F" w14:textId="77777777" w:rsidR="00FD1A33" w:rsidRPr="00B1274D" w:rsidRDefault="00FD1A33" w:rsidP="00E616ED">
      <w:pPr>
        <w:pStyle w:val="Heading4"/>
        <w:numPr>
          <w:ilvl w:val="0"/>
          <w:numId w:val="7"/>
        </w:numPr>
        <w:rPr>
          <w:rFonts w:asciiTheme="majorBidi" w:eastAsiaTheme="minorHAnsi" w:hAnsiTheme="majorBidi"/>
          <w:b/>
          <w:bCs/>
          <w:color w:val="C00000"/>
          <w:sz w:val="28"/>
          <w:szCs w:val="28"/>
        </w:rPr>
      </w:pPr>
      <w:r>
        <w:rPr>
          <w:rFonts w:asciiTheme="majorBidi" w:hAnsiTheme="majorBidi"/>
          <w:b/>
          <w:bCs/>
          <w:color w:val="C00000"/>
          <w:sz w:val="28"/>
          <w:szCs w:val="28"/>
        </w:rPr>
        <w:t xml:space="preserve"> </w:t>
      </w:r>
      <w:commentRangeStart w:id="197"/>
      <w:r w:rsidRPr="00B1274D">
        <w:rPr>
          <w:rFonts w:asciiTheme="majorBidi" w:hAnsiTheme="majorBidi"/>
          <w:b/>
          <w:bCs/>
          <w:color w:val="C00000"/>
          <w:sz w:val="28"/>
          <w:szCs w:val="28"/>
        </w:rPr>
        <w:t>Ḥadīth Qudsī (Divine Ḥadīth) or Ḥadīth Rabbānī (Lordly Ḥadīth)</w:t>
      </w:r>
      <w:commentRangeEnd w:id="197"/>
      <w:r w:rsidR="00037F81" w:rsidRPr="00B1274D">
        <w:rPr>
          <w:rStyle w:val="CommentReference"/>
          <w:rFonts w:asciiTheme="majorBidi" w:eastAsiaTheme="minorHAnsi" w:hAnsiTheme="majorBidi"/>
          <w:b/>
          <w:bCs/>
          <w:color w:val="C00000"/>
          <w:sz w:val="28"/>
          <w:szCs w:val="28"/>
        </w:rPr>
        <w:commentReference w:id="197"/>
      </w:r>
    </w:p>
    <w:p w14:paraId="517FE762" w14:textId="3956D376" w:rsidR="00FD1A33" w:rsidRDefault="0A910C68" w:rsidP="00037F81">
      <w:pPr>
        <w:rPr>
          <w:rFonts w:asciiTheme="majorBidi" w:hAnsiTheme="majorBidi" w:cstheme="majorBidi"/>
        </w:rPr>
      </w:pPr>
      <w:r w:rsidRPr="62ED6EB9">
        <w:rPr>
          <w:rFonts w:asciiTheme="majorBidi" w:hAnsiTheme="majorBidi" w:cstheme="majorBidi"/>
          <w:b/>
          <w:bCs/>
          <w:color w:val="000000"/>
        </w:rPr>
        <w:t>Divine</w:t>
      </w:r>
      <w:r w:rsidRPr="19736EA0">
        <w:rPr>
          <w:rFonts w:asciiTheme="majorBidi" w:hAnsiTheme="majorBidi" w:cstheme="majorBidi"/>
          <w:b/>
          <w:bCs/>
          <w:i/>
          <w:iCs/>
        </w:rPr>
        <w:t xml:space="preserve"> Ḥadīth</w:t>
      </w:r>
      <w:r w:rsidRPr="62ED6EB9">
        <w:rPr>
          <w:rFonts w:asciiTheme="majorBidi" w:hAnsiTheme="majorBidi" w:cstheme="majorBidi"/>
          <w:b/>
          <w:bCs/>
          <w:color w:val="000000"/>
        </w:rPr>
        <w:t xml:space="preserve"> (</w:t>
      </w:r>
      <w:r w:rsidRPr="19736EA0">
        <w:rPr>
          <w:rFonts w:asciiTheme="majorBidi" w:hAnsiTheme="majorBidi" w:cstheme="majorBidi"/>
          <w:b/>
          <w:bCs/>
          <w:i/>
          <w:iCs/>
        </w:rPr>
        <w:t>Ḥadīth Qudsī</w:t>
      </w:r>
      <w:r w:rsidRPr="62ED6EB9">
        <w:rPr>
          <w:rFonts w:asciiTheme="majorBidi" w:hAnsiTheme="majorBidi" w:cstheme="majorBidi"/>
          <w:b/>
          <w:bCs/>
          <w:color w:val="000000"/>
        </w:rPr>
        <w:t>)</w:t>
      </w:r>
      <w:r w:rsidRPr="62ED6EB9">
        <w:rPr>
          <w:rFonts w:asciiTheme="majorBidi" w:hAnsiTheme="majorBidi" w:cstheme="majorBidi"/>
          <w:color w:val="000000"/>
        </w:rPr>
        <w:t xml:space="preserve"> or </w:t>
      </w:r>
      <w:r w:rsidRPr="62ED6EB9">
        <w:rPr>
          <w:rFonts w:asciiTheme="majorBidi" w:hAnsiTheme="majorBidi" w:cstheme="majorBidi"/>
          <w:b/>
          <w:bCs/>
          <w:color w:val="000000"/>
        </w:rPr>
        <w:t xml:space="preserve">Lordly </w:t>
      </w:r>
      <w:r w:rsidRPr="19736EA0">
        <w:rPr>
          <w:rFonts w:asciiTheme="majorBidi" w:hAnsiTheme="majorBidi" w:cstheme="majorBidi"/>
          <w:b/>
          <w:bCs/>
          <w:i/>
          <w:iCs/>
        </w:rPr>
        <w:t xml:space="preserve">Ḥadīth </w:t>
      </w:r>
      <w:r w:rsidRPr="62ED6EB9">
        <w:rPr>
          <w:rFonts w:asciiTheme="majorBidi" w:hAnsiTheme="majorBidi" w:cstheme="majorBidi"/>
          <w:b/>
          <w:bCs/>
        </w:rPr>
        <w:t>(</w:t>
      </w:r>
      <w:r w:rsidRPr="19736EA0">
        <w:rPr>
          <w:rFonts w:asciiTheme="majorBidi" w:hAnsiTheme="majorBidi" w:cstheme="majorBidi"/>
          <w:b/>
          <w:bCs/>
          <w:i/>
          <w:iCs/>
        </w:rPr>
        <w:t>Ḥadīth Rabbānī</w:t>
      </w:r>
      <w:r w:rsidRPr="62ED6EB9">
        <w:rPr>
          <w:rFonts w:asciiTheme="majorBidi" w:hAnsiTheme="majorBidi" w:cstheme="majorBidi"/>
          <w:b/>
          <w:bCs/>
        </w:rPr>
        <w:t>)</w:t>
      </w:r>
      <w:r w:rsidRPr="62ED6EB9">
        <w:rPr>
          <w:rFonts w:asciiTheme="majorBidi" w:hAnsiTheme="majorBidi" w:cstheme="majorBidi"/>
        </w:rPr>
        <w:t>,</w:t>
      </w:r>
      <w:r w:rsidR="00FD1A33" w:rsidRPr="62ED6EB9">
        <w:rPr>
          <w:rStyle w:val="FootnoteReference"/>
          <w:rFonts w:asciiTheme="majorBidi" w:hAnsiTheme="majorBidi" w:cstheme="majorBidi"/>
        </w:rPr>
        <w:footnoteReference w:id="172"/>
      </w:r>
    </w:p>
    <w:p w14:paraId="08622FF1" w14:textId="77777777" w:rsidR="00037F81" w:rsidRPr="00037F81" w:rsidRDefault="00037F81" w:rsidP="00037F81">
      <w:pPr>
        <w:rPr>
          <w:rFonts w:asciiTheme="majorBidi" w:hAnsiTheme="majorBidi" w:cstheme="majorBidi"/>
        </w:rPr>
      </w:pPr>
    </w:p>
    <w:p w14:paraId="32DC890C" w14:textId="77777777" w:rsidR="00FD1A33" w:rsidRPr="006A33A9" w:rsidRDefault="00FD1A33" w:rsidP="00E616ED">
      <w:pPr>
        <w:pStyle w:val="Heading4"/>
        <w:numPr>
          <w:ilvl w:val="0"/>
          <w:numId w:val="7"/>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6A33A9">
        <w:rPr>
          <w:rFonts w:asciiTheme="majorBidi" w:eastAsiaTheme="minorHAnsi" w:hAnsiTheme="majorBidi"/>
          <w:b/>
          <w:bCs/>
          <w:color w:val="C00000"/>
          <w:sz w:val="28"/>
          <w:szCs w:val="28"/>
        </w:rPr>
        <w:t>Ḥanīf: Man the Instinctive Truth-Seeker</w:t>
      </w:r>
      <w:bookmarkEnd w:id="196"/>
    </w:p>
    <w:p w14:paraId="0BAC6FAB" w14:textId="71722DC6" w:rsidR="00625D4F" w:rsidRPr="00625D4F" w:rsidRDefault="00625D4F" w:rsidP="00E616ED">
      <w:pPr>
        <w:pStyle w:val="ListParagraph"/>
        <w:numPr>
          <w:ilvl w:val="0"/>
          <w:numId w:val="62"/>
        </w:numPr>
        <w:rPr>
          <w:rFonts w:asciiTheme="majorBidi" w:hAnsiTheme="majorBidi" w:cstheme="majorBidi"/>
          <w:color w:val="000000"/>
        </w:rPr>
      </w:pPr>
      <w:r w:rsidRPr="00625D4F">
        <w:rPr>
          <w:rFonts w:asciiTheme="majorBidi" w:hAnsiTheme="majorBidi" w:cstheme="majorBidi"/>
          <w:color w:val="000000"/>
        </w:rPr>
        <w:t>Among the Qur’ān’s many compelling references to the Fiṭra is the foundational verse:</w:t>
      </w:r>
    </w:p>
    <w:p w14:paraId="1DE51F89" w14:textId="231CCF68" w:rsidR="00625D4F" w:rsidRPr="00274934" w:rsidRDefault="078C69DC" w:rsidP="00E616ED">
      <w:pPr>
        <w:pStyle w:val="ListParagraph"/>
        <w:numPr>
          <w:ilvl w:val="1"/>
          <w:numId w:val="62"/>
        </w:numPr>
        <w:rPr>
          <w:rFonts w:asciiTheme="majorBidi" w:hAnsiTheme="majorBidi" w:cstheme="majorBidi"/>
          <w:color w:val="000000"/>
        </w:rPr>
      </w:pPr>
      <w:r w:rsidRPr="62ED6EB9">
        <w:rPr>
          <w:rFonts w:asciiTheme="majorBidi" w:hAnsiTheme="majorBidi" w:cstheme="majorBidi"/>
        </w:rPr>
        <w:t>So set your face (your whole being) to the religion as an</w:t>
      </w:r>
      <w:r w:rsidRPr="62ED6EB9">
        <w:rPr>
          <w:rFonts w:asciiTheme="majorBidi" w:hAnsiTheme="majorBidi" w:cstheme="majorBidi"/>
          <w:b/>
          <w:bCs/>
        </w:rPr>
        <w:t xml:space="preserve"> Instinctive Truth-Seeker (</w:t>
      </w:r>
      <w:r w:rsidRPr="19736EA0">
        <w:rPr>
          <w:rFonts w:asciiTheme="majorBidi" w:hAnsiTheme="majorBidi" w:cstheme="majorBidi"/>
          <w:b/>
          <w:bCs/>
          <w:i/>
          <w:iCs/>
        </w:rPr>
        <w:t>Ḥanīf</w:t>
      </w:r>
      <w:r w:rsidRPr="62ED6EB9">
        <w:rPr>
          <w:rFonts w:asciiTheme="majorBidi" w:hAnsiTheme="majorBidi" w:cstheme="majorBidi"/>
          <w:b/>
          <w:bCs/>
        </w:rPr>
        <w:t>)</w:t>
      </w:r>
      <w:r w:rsidR="00274934" w:rsidRPr="62ED6EB9">
        <w:rPr>
          <w:rStyle w:val="FootnoteReference"/>
          <w:rFonts w:asciiTheme="majorBidi" w:hAnsiTheme="majorBidi" w:cstheme="majorBidi"/>
        </w:rPr>
        <w:footnoteReference w:id="173"/>
      </w:r>
      <w:r w:rsidRPr="19736EA0">
        <w:rPr>
          <w:rFonts w:asciiTheme="majorBidi" w:hAnsiTheme="majorBidi" w:cstheme="majorBidi"/>
          <w:i/>
          <w:iCs/>
        </w:rPr>
        <w:t xml:space="preserve"> </w:t>
      </w:r>
      <w:r w:rsidRPr="62ED6EB9">
        <w:rPr>
          <w:rFonts w:asciiTheme="majorBidi" w:hAnsiTheme="majorBidi" w:cstheme="majorBidi"/>
        </w:rPr>
        <w:t>in the [distinctive] Primordial Nature [from] God (</w:t>
      </w:r>
      <w:r w:rsidRPr="19736EA0">
        <w:rPr>
          <w:rFonts w:asciiTheme="majorBidi" w:hAnsiTheme="majorBidi" w:cstheme="majorBidi"/>
          <w:i/>
          <w:iCs/>
          <w:color w:val="000000"/>
        </w:rPr>
        <w:t>Fi</w:t>
      </w:r>
      <w:r w:rsidRPr="19736EA0">
        <w:rPr>
          <w:rFonts w:asciiTheme="majorBidi" w:hAnsiTheme="majorBidi" w:cstheme="majorBidi"/>
          <w:i/>
          <w:iCs/>
        </w:rPr>
        <w:t>ṭ</w:t>
      </w:r>
      <w:r w:rsidRPr="19736EA0">
        <w:rPr>
          <w:rFonts w:asciiTheme="majorBidi" w:hAnsiTheme="majorBidi" w:cstheme="majorBidi"/>
          <w:i/>
          <w:iCs/>
          <w:color w:val="000000"/>
        </w:rPr>
        <w:t>rat-All</w:t>
      </w:r>
      <w:r w:rsidRPr="19736EA0">
        <w:rPr>
          <w:rFonts w:asciiTheme="majorBidi" w:hAnsiTheme="majorBidi" w:cstheme="majorBidi"/>
          <w:i/>
          <w:iCs/>
        </w:rPr>
        <w:t>āh</w:t>
      </w:r>
      <w:r w:rsidRPr="62ED6EB9">
        <w:rPr>
          <w:rFonts w:asciiTheme="majorBidi" w:hAnsiTheme="majorBidi" w:cstheme="majorBidi"/>
        </w:rPr>
        <w:t>)</w:t>
      </w:r>
      <w:r w:rsidRPr="62ED6EB9">
        <w:rPr>
          <w:rFonts w:asciiTheme="majorBidi" w:hAnsiTheme="majorBidi" w:cstheme="majorBidi"/>
          <w:color w:val="000000"/>
        </w:rPr>
        <w:t xml:space="preserve"> on [the basis of] which He originated Humankind—there is no substituting [anything else] for what God has created—that is the upright religion, but most of Humankind do not know (The New Romans, 30:30). </w:t>
      </w:r>
      <w:r w:rsidR="5F3DC233" w:rsidRPr="62ED6EB9">
        <w:rPr>
          <w:rFonts w:asciiTheme="majorBidi" w:hAnsiTheme="majorBidi" w:cstheme="majorBidi"/>
          <w:b/>
          <w:bCs/>
          <w:color w:val="000000"/>
        </w:rPr>
        <w:t xml:space="preserve">(Volume </w:t>
      </w:r>
      <w:r w:rsidRPr="62ED6EB9">
        <w:rPr>
          <w:rFonts w:asciiTheme="majorBidi" w:hAnsiTheme="majorBidi" w:cstheme="majorBidi"/>
          <w:b/>
          <w:bCs/>
          <w:color w:val="000000"/>
        </w:rPr>
        <w:t xml:space="preserve">6) </w:t>
      </w:r>
    </w:p>
    <w:p w14:paraId="6FD853CF" w14:textId="2CD07C06" w:rsidR="00274934" w:rsidRPr="00803006" w:rsidRDefault="006B2ACC" w:rsidP="00E616ED">
      <w:pPr>
        <w:pStyle w:val="ListParagraph"/>
        <w:numPr>
          <w:ilvl w:val="0"/>
          <w:numId w:val="62"/>
        </w:numPr>
        <w:rPr>
          <w:rFonts w:asciiTheme="majorBidi" w:hAnsiTheme="majorBidi" w:cstheme="majorBidi"/>
          <w:color w:val="000000"/>
        </w:rPr>
      </w:pPr>
      <w:r w:rsidRPr="006B2ACC">
        <w:rPr>
          <w:rFonts w:asciiTheme="majorBidi" w:hAnsiTheme="majorBidi" w:cstheme="majorBidi"/>
          <w:color w:val="000000"/>
        </w:rPr>
        <w:t>Abraham, the father of the nations, was a complete nation in and of himself. Thus, the great nations that sprang from his progeny were already realized and epitomized in the person of Abraham before. God says of Abraham: “Truly, Abraham was a community (Umma) [in himself], standing in devout obedience to God, one true in faith (ḥanīf; one turning naturally from falsehood to truth in submission to God), and he was not among the idolaters. [And he was] thankful for [God’s] blessings. [God] chose him and guided him unto a straight path. And We granted him good in this world, and surely in the Hereafter he shall be among the righteous” (The Bee, 16:120-122). Thus, Abraham was the model of human perfection in all its aspects</w:t>
      </w:r>
      <w:r>
        <w:rPr>
          <w:rFonts w:asciiTheme="majorBidi" w:hAnsiTheme="majorBidi" w:cstheme="majorBidi"/>
          <w:color w:val="000000"/>
        </w:rPr>
        <w:t xml:space="preserve"> </w:t>
      </w:r>
      <w:r w:rsidR="00803006">
        <w:rPr>
          <w:rFonts w:asciiTheme="majorBidi" w:hAnsiTheme="majorBidi" w:cstheme="majorBidi"/>
          <w:color w:val="000000"/>
        </w:rPr>
        <w:t>(</w:t>
      </w:r>
      <w:r w:rsidR="00803006">
        <w:rPr>
          <w:rFonts w:asciiTheme="majorBidi" w:hAnsiTheme="majorBidi" w:cstheme="majorBidi"/>
          <w:b/>
          <w:bCs/>
          <w:color w:val="000000"/>
        </w:rPr>
        <w:t>Volume 13)</w:t>
      </w:r>
    </w:p>
    <w:p w14:paraId="13DEA623" w14:textId="3F22AB2D" w:rsidR="00803006" w:rsidRPr="00370685" w:rsidRDefault="00370685" w:rsidP="00E616ED">
      <w:pPr>
        <w:pStyle w:val="ListParagraph"/>
        <w:numPr>
          <w:ilvl w:val="0"/>
          <w:numId w:val="62"/>
        </w:numPr>
        <w:rPr>
          <w:rFonts w:asciiTheme="majorBidi" w:hAnsiTheme="majorBidi" w:cstheme="majorBidi"/>
          <w:color w:val="000000"/>
        </w:rPr>
      </w:pPr>
      <w:r w:rsidRPr="00370685">
        <w:rPr>
          <w:rFonts w:asciiTheme="majorBidi" w:hAnsiTheme="majorBidi" w:cstheme="majorBidi"/>
          <w:color w:val="000000"/>
        </w:rPr>
        <w:t>Because of his universal Imāmate and also because he long preceded his children Moses and Jesus in history, Abraham was neither a Jew nor a Christian, and there is no such retroactive religious identity: “People of the Book! Why do you dispute concerning Abraham since neither the Torah nor the Gospel were sent down until after him? Do you have no understanding?... Abraham was neither a Jew nor a Christian but rather a true believe and submitter [to God] (ḥanīfan musliman), and he was not among the idolaters” (The House of ‘Imrān, 3:65-67). What applies to Abraham in this regard applies equally well to the first generations of his progeny: “Or do you say that Abraham, Ishmael, Isaac, Jacob, and the Tribes were Jews or Christians? Say: ‘Do you know better or does God?’…” (The Cow, 2:140). To be a ḥanīf is placed in juxtaposition to being a Jew or Christian because of the fundamental changes and alterations that occurred within their communities during the course of history. As the dispensation of the Prophet Muḥammad, Islam reestablishes “the religion of true belief” (al-dīn al-ḥanīf), which Judaism and Christianity deviated from. Because of Abraham’s universal Imāmate, it is his creed which constitutes the truest expression of religion in all time, and no subsequent creed is ever valid if it violates fundamental Abrahamic principles: “Who is better in religion than the one who follows the creed of Abraham?...” (Women, 4:125). Therefore, God commands the Prophet Muḥammad to follow “the Creed of [his] father Abraham” (22:78; 2:130, 135; 3:95; 4:125; 6:161; 16:120-123; 22:78; 42:13-14): “Truly, my Lord has guided me unto a straight path, an upright religion, the Creed of Abraham, a true believer (ḥanīf), and he was not among the idolaters” (The Cattle, 6:161). For the primordial Creed of Abraham represents all that is best in religion: “And who is better in religion than the one who submits his face [entire being] to God, is virtuous, and follows the Creed of Abraham as a true believer (ḥanīfan)?...” (Women, 4:125), and God says: “Whoever shuns the Creed of Abraham but a foolish soul?” (The Cow, 2:130).</w:t>
      </w:r>
      <w:r>
        <w:rPr>
          <w:rFonts w:asciiTheme="majorBidi" w:hAnsiTheme="majorBidi" w:cstheme="majorBidi"/>
          <w:color w:val="000000"/>
        </w:rPr>
        <w:t xml:space="preserve"> </w:t>
      </w:r>
      <w:r>
        <w:rPr>
          <w:rFonts w:asciiTheme="majorBidi" w:hAnsiTheme="majorBidi" w:cstheme="majorBidi"/>
          <w:b/>
          <w:bCs/>
          <w:color w:val="000000"/>
        </w:rPr>
        <w:t>Volume 13</w:t>
      </w:r>
    </w:p>
    <w:p w14:paraId="0A667802" w14:textId="0B9F600B" w:rsidR="00673A51" w:rsidRPr="00A95854" w:rsidRDefault="00673A51" w:rsidP="00E616ED">
      <w:pPr>
        <w:pStyle w:val="ListParagraph"/>
        <w:numPr>
          <w:ilvl w:val="0"/>
          <w:numId w:val="62"/>
        </w:numPr>
        <w:rPr>
          <w:rFonts w:asciiTheme="majorBidi" w:hAnsiTheme="majorBidi" w:cstheme="majorBidi"/>
          <w:color w:val="000000"/>
        </w:rPr>
      </w:pPr>
      <w:r w:rsidRPr="00673A51">
        <w:rPr>
          <w:rFonts w:asciiTheme="majorBidi" w:hAnsiTheme="majorBidi" w:cstheme="majorBidi"/>
          <w:color w:val="000000"/>
        </w:rPr>
        <w:t>Abraham first refuted the star worshippers by his rejection of Venus, the moon, and the sun as objects of worship. He did this by beginning with rhetorical agreement but ending with unambiguous rejection of the practice, while immediately demonstrating it to be false. God says in the Qur’ān: “Thus did We show Abraham the dominion of the heavens and the earth, that he might be among those possessing certainty. When the night grew dark upon him, he saw a star [the evening star, Venus]. He said: ‘This is my Lord,’ but when it set, he said: ‘I do not love things that set.’ Then when he saw the moon rising he said: ‘This is my Lord,’ but when it set, he said: ‘If my Lord does not guide me, I shall surely be among the people who go astray.’ Then when he saw the sun rising he said: ‘This is my Lord. This is greater.’ But when it set, he said: ‘My people! Truly, I disown all that you worship beside God. Truly, I have turned my face as a true believer (ḥanīf) to Him who created the heavens and the earth, and I am not of the idolaters’” (The Cattle, 6:75-79).</w:t>
      </w:r>
      <w:r>
        <w:rPr>
          <w:rFonts w:asciiTheme="majorBidi" w:hAnsiTheme="majorBidi" w:cstheme="majorBidi"/>
          <w:color w:val="000000"/>
        </w:rPr>
        <w:t xml:space="preserve"> </w:t>
      </w:r>
      <w:r>
        <w:rPr>
          <w:rFonts w:asciiTheme="majorBidi" w:hAnsiTheme="majorBidi" w:cstheme="majorBidi"/>
          <w:b/>
          <w:bCs/>
          <w:color w:val="000000"/>
        </w:rPr>
        <w:t xml:space="preserve">(Volume 13) </w:t>
      </w:r>
    </w:p>
    <w:p w14:paraId="5F90F191" w14:textId="77777777" w:rsidR="00FD1A33" w:rsidRPr="005012FB" w:rsidRDefault="00FD1A33" w:rsidP="00FD1A33">
      <w:pPr>
        <w:rPr>
          <w:rFonts w:asciiTheme="majorBidi" w:eastAsiaTheme="minorHAnsi" w:hAnsiTheme="majorBidi" w:cstheme="majorBidi"/>
        </w:rPr>
      </w:pPr>
    </w:p>
    <w:p w14:paraId="5690306D" w14:textId="77777777" w:rsidR="00FD1A33" w:rsidRPr="00FA61CC" w:rsidRDefault="00FD1A33" w:rsidP="00E616ED">
      <w:pPr>
        <w:pStyle w:val="ListParagraph"/>
        <w:numPr>
          <w:ilvl w:val="0"/>
          <w:numId w:val="7"/>
        </w:numPr>
        <w:rPr>
          <w:rFonts w:asciiTheme="majorBidi" w:hAnsiTheme="majorBidi" w:cstheme="majorBidi"/>
          <w:b/>
          <w:bCs/>
          <w:i/>
          <w:iCs/>
          <w:color w:val="C00000"/>
          <w:sz w:val="28"/>
          <w:szCs w:val="28"/>
        </w:rPr>
      </w:pPr>
      <w:r>
        <w:rPr>
          <w:rFonts w:asciiTheme="majorBidi" w:eastAsiaTheme="minorHAnsi" w:hAnsiTheme="majorBidi" w:cstheme="majorBidi"/>
          <w:b/>
          <w:bCs/>
          <w:i/>
          <w:iCs/>
          <w:color w:val="C00000"/>
          <w:sz w:val="28"/>
          <w:szCs w:val="28"/>
        </w:rPr>
        <w:t xml:space="preserve"> </w:t>
      </w:r>
      <w:r w:rsidRPr="00FA61CC">
        <w:rPr>
          <w:rFonts w:asciiTheme="majorBidi" w:eastAsiaTheme="minorHAnsi" w:hAnsiTheme="majorBidi" w:cstheme="majorBidi"/>
          <w:b/>
          <w:bCs/>
          <w:i/>
          <w:iCs/>
          <w:color w:val="C00000"/>
          <w:sz w:val="28"/>
          <w:szCs w:val="28"/>
        </w:rPr>
        <w:t>Ibn al-‘Arab</w:t>
      </w:r>
      <w:r w:rsidRPr="00FA61CC">
        <w:rPr>
          <w:rFonts w:asciiTheme="majorBidi" w:hAnsiTheme="majorBidi" w:cstheme="majorBidi"/>
          <w:b/>
          <w:bCs/>
          <w:i/>
          <w:iCs/>
          <w:color w:val="C00000"/>
          <w:sz w:val="28"/>
          <w:szCs w:val="28"/>
        </w:rPr>
        <w:t>ī</w:t>
      </w:r>
      <w:r w:rsidRPr="00FA61CC">
        <w:rPr>
          <w:rFonts w:asciiTheme="majorBidi" w:eastAsiaTheme="minorHAnsi" w:hAnsiTheme="majorBidi" w:cstheme="majorBidi"/>
          <w:b/>
          <w:bCs/>
          <w:i/>
          <w:iCs/>
          <w:color w:val="C00000"/>
          <w:sz w:val="28"/>
          <w:szCs w:val="28"/>
        </w:rPr>
        <w:t xml:space="preserve"> &amp; the Akbarian Tradition</w:t>
      </w:r>
    </w:p>
    <w:p w14:paraId="0AAAF1B2" w14:textId="2134338D" w:rsidR="009B670C" w:rsidRPr="009B670C" w:rsidRDefault="009B670C" w:rsidP="00E616ED">
      <w:pPr>
        <w:pStyle w:val="ListParagraph"/>
        <w:numPr>
          <w:ilvl w:val="0"/>
          <w:numId w:val="63"/>
        </w:numPr>
        <w:rPr>
          <w:rFonts w:asciiTheme="majorBidi" w:hAnsiTheme="majorBidi" w:cstheme="majorBidi"/>
        </w:rPr>
      </w:pPr>
      <w:bookmarkStart w:id="198" w:name="_Toc188509426"/>
      <w:bookmarkEnd w:id="178"/>
      <w:r w:rsidRPr="009B670C">
        <w:rPr>
          <w:rFonts w:asciiTheme="majorBidi" w:hAnsiTheme="majorBidi" w:cstheme="majorBidi"/>
          <w:b/>
          <w:bCs/>
          <w:i/>
          <w:iCs/>
          <w:highlight w:val="yellow"/>
          <w:u w:val="single"/>
        </w:rPr>
        <w:t>All Taken from Volume 1 Footnote:</w:t>
      </w:r>
      <w:r>
        <w:rPr>
          <w:rFonts w:asciiTheme="majorBidi" w:hAnsiTheme="majorBidi" w:cstheme="majorBidi"/>
          <w:b/>
          <w:bCs/>
        </w:rPr>
        <w:t xml:space="preserve"> </w:t>
      </w:r>
      <w:r w:rsidRPr="009B670C">
        <w:rPr>
          <w:rFonts w:asciiTheme="majorBidi" w:hAnsiTheme="majorBidi" w:cstheme="majorBidi"/>
          <w:b/>
          <w:bCs/>
        </w:rPr>
        <w:t>Al-Shaykh al-Akbar Muḥyī-al-Dīn Ibn al-‘Arabī</w:t>
      </w:r>
      <w:r w:rsidRPr="009B670C">
        <w:rPr>
          <w:rFonts w:asciiTheme="majorBidi" w:hAnsiTheme="majorBidi" w:cstheme="majorBidi"/>
        </w:rPr>
        <w:t xml:space="preserve"> (d. 638/1240) or, more fully, Muḥyī-al-Dīn Muḥammad ibn ‘Alī ibn al-‘Arabī, is cited both as Ibn al-‘Arabī or Ibn ‘Arabī. He was an exceptionally outstanding Muslim Sage and Saint of Andalusian origins. Ibn al-‘Arabī was a polymath, Scholar, poet, and many other things as well. The edifice of the Divinely bestowed gifts upon Ibn al-‘Arabī was erected upon the foundation of his excellent family upbringing, education, and training. It was, however, the God-given aspect of these extraordinary gifts that Ibn al-‘Arabī regarded as the greatest of all of his qualifications. His epithet “al-Shaykh al-Akbar” means “the Greatest Shaykh,” and there is no question that he stands out as one of the most illustrious Spiritual exemplars and guides of all times. He was also one of the Spiritual and Intellectual giants of all Islamic and Human history.</w:t>
      </w:r>
    </w:p>
    <w:p w14:paraId="5B06FA67" w14:textId="77777777" w:rsidR="009B670C" w:rsidRPr="009B670C" w:rsidRDefault="009B670C" w:rsidP="00E616ED">
      <w:pPr>
        <w:pStyle w:val="ListParagraph"/>
        <w:numPr>
          <w:ilvl w:val="0"/>
          <w:numId w:val="63"/>
        </w:numPr>
        <w:rPr>
          <w:rFonts w:asciiTheme="majorBidi" w:hAnsiTheme="majorBidi" w:cstheme="majorBidi"/>
        </w:rPr>
      </w:pPr>
      <w:r w:rsidRPr="009B670C">
        <w:rPr>
          <w:rFonts w:asciiTheme="majorBidi" w:hAnsiTheme="majorBidi" w:cstheme="majorBidi"/>
        </w:rPr>
        <w:t xml:space="preserve">    Ibn al-‘Arabī made a sweeping overview of the entire Intellectual and Spiritual history of Islam that preceded him. In so doing, he often validated the achievements of the past, while correcting mistakes and adding new Paradigms, Cognitive Frames, and careful insights drawn from his sweeping knowledge of the Qur’ān and Sunna as well as his unique access to Spiritual Unveiling (al-Kashf). As regards the vehicle of Unveiling—which will be discussed in more detail in Volume Six—it is also noteworthy that Ibn al-‘Arabī also set down a careful objective methodology for Kashf so that claims might be objectively scrutinized. Although Ibn al-‘Arabī’s writings often address the concerns of the Muslim Philosophers (al-Falāsifa), Ibn al-‘Arabī was not himself a Philosopher but rather a Spiritual Master. His reliance upon Unveiling (al-Kashf) as well as his profoundly thorough understanding of the Qur’ān and Sunna empowered him to grasp and corroborate the valid insights of the Philosophers and others, while amending and giving better alternatives for their mistakes.</w:t>
      </w:r>
    </w:p>
    <w:p w14:paraId="35C118DC" w14:textId="77777777" w:rsidR="009B670C" w:rsidRPr="009B670C" w:rsidRDefault="009B670C" w:rsidP="00E616ED">
      <w:pPr>
        <w:pStyle w:val="ListParagraph"/>
        <w:numPr>
          <w:ilvl w:val="0"/>
          <w:numId w:val="63"/>
        </w:numPr>
        <w:rPr>
          <w:rFonts w:asciiTheme="majorBidi" w:hAnsiTheme="majorBidi" w:cstheme="majorBidi"/>
        </w:rPr>
      </w:pPr>
      <w:r w:rsidRPr="009B670C">
        <w:rPr>
          <w:rFonts w:asciiTheme="majorBidi" w:hAnsiTheme="majorBidi" w:cstheme="majorBidi"/>
        </w:rPr>
        <w:t xml:space="preserve">    It is of utmost importance to emphasize that there is no question about the Orthodoxy and Orthopraxy of Ibn al-‘Arabī, although he is easy to misunderstand and does not surrender his secrets easily, nor does he make them accessible to everyone. Sound access to the masterly work of Ibn al-‘Arabī requires respect for him and a sense of fellowship with him, and it must be based upon proper Courtesy (Adab) and refinement of character (takhalluq), which includes self-awareness and consciousness of one’s own Scholarly and intellectual limits, not to mention the ability to examine one’s own Paradigms and Cognitive Frames. Moreover—like all the great Intellectual works of the Islamic Tradition—Ibn al-‘Arabī’s books call for a number of prerequisites—especially a strong foundation in obligatory Sunnī Creed and Doctrine and sound knowledge and careful personal practice of the obligations of the Prophetic Way (al-Sharī‘a). In addition to these preconditions, the works of Ibn al-‘Arabī call for the guidance and permission that come from authorized teachers, upright Scholars, and authentic Shaykhs. In the end, however, understanding the words of Ibn al-‘Arabī is never merely an exercise of the Active Intellect, no matter how gifted the student may be. Rather, such discernment results from full engagement with Ibn al-‘Arabī in conjunction with a receptive and well-endowed Passive Intellect, personal humility, and a living connection with the Islamic Spiritual Tradition. The people of Divine Gnosis (al-Ma‘rifa) say: “We are a people for whom it is forbidden for anyone to look in our books who is not of the People of our Path.” Moreover, the words of such Masters like those of Ibn al-‘Arabī—the greatest of Shaykhs—should not be transmitted to those who reject them, because such repudiation becomes severe trials, tribulations, and obstructions for such deniers, which might even include the loss of faith. The opacity of Ibn al-‘Arabī’s expressions and the uncommon nature of his visions have rightly led many Traditional Scholars to deem his writings off-limits for those who lack proper qualifications—even the most sincere. Indeed, Ibn al-‘Arabī’s works may be “fatal poison” for unguided readers—especially those who are arrogant and condescending—because of the subtlety of their meanings, the finesse of their allusions, and the perplexity of their structure. Moreover, mere knowledge of or familiarity with the ideas of Ibn al-‘Arabī—as taken from secondary sources—is hardly enough. Rather, such comprehension must be combined with a thorough familiarity with his unique vocabulary and the peculiarities of his style—including its “echo effects” that reverberate throughout his thought, clarify it, and bring out its profoundest meanings, which are typically very unintuitive. Only the sincerely patient are given the keys to the secrets of the Greatest Shaykh. He himself warned in this vein:</w:t>
      </w:r>
    </w:p>
    <w:p w14:paraId="4BE388C9" w14:textId="77777777" w:rsidR="009B670C" w:rsidRPr="009B670C" w:rsidRDefault="009B670C" w:rsidP="00E616ED">
      <w:pPr>
        <w:pStyle w:val="ListParagraph"/>
        <w:numPr>
          <w:ilvl w:val="1"/>
          <w:numId w:val="63"/>
        </w:numPr>
        <w:rPr>
          <w:rFonts w:asciiTheme="majorBidi" w:hAnsiTheme="majorBidi" w:cstheme="majorBidi"/>
        </w:rPr>
      </w:pPr>
      <w:r w:rsidRPr="009B670C">
        <w:rPr>
          <w:rFonts w:asciiTheme="majorBidi" w:hAnsiTheme="majorBidi" w:cstheme="majorBidi"/>
        </w:rPr>
        <w:t>It is my responsibility to carve out [these] rhymed [meanings] from their precious mines [of gold and silver]:</w:t>
      </w:r>
    </w:p>
    <w:p w14:paraId="73037131" w14:textId="77777777" w:rsidR="009B670C" w:rsidRPr="009B670C" w:rsidRDefault="009B670C" w:rsidP="00E616ED">
      <w:pPr>
        <w:pStyle w:val="ListParagraph"/>
        <w:numPr>
          <w:ilvl w:val="1"/>
          <w:numId w:val="63"/>
        </w:numPr>
        <w:rPr>
          <w:rFonts w:asciiTheme="majorBidi" w:hAnsiTheme="majorBidi" w:cstheme="majorBidi"/>
        </w:rPr>
      </w:pPr>
      <w:r w:rsidRPr="009B670C">
        <w:rPr>
          <w:rFonts w:asciiTheme="majorBidi" w:hAnsiTheme="majorBidi" w:cstheme="majorBidi"/>
        </w:rPr>
        <w:t>But it is not my fault if the livestock should fail to understand.</w:t>
      </w:r>
    </w:p>
    <w:p w14:paraId="661A4D66" w14:textId="77777777" w:rsidR="009B670C" w:rsidRPr="009B670C" w:rsidRDefault="009B670C" w:rsidP="00E616ED">
      <w:pPr>
        <w:pStyle w:val="ListParagraph"/>
        <w:numPr>
          <w:ilvl w:val="1"/>
          <w:numId w:val="63"/>
        </w:numPr>
        <w:rPr>
          <w:rFonts w:asciiTheme="majorBidi" w:hAnsiTheme="majorBidi" w:cstheme="majorBidi"/>
        </w:rPr>
      </w:pPr>
      <w:r w:rsidRPr="009B670C">
        <w:rPr>
          <w:rFonts w:asciiTheme="majorBidi" w:hAnsiTheme="majorBidi" w:cstheme="majorBidi"/>
        </w:rPr>
        <w:t>‘Alayya naḥt al-qawāfī min ma‘ādinihā:</w:t>
      </w:r>
    </w:p>
    <w:p w14:paraId="1A1831C7" w14:textId="77777777" w:rsidR="009B670C" w:rsidRPr="009B670C" w:rsidRDefault="009B670C" w:rsidP="00E616ED">
      <w:pPr>
        <w:pStyle w:val="ListParagraph"/>
        <w:numPr>
          <w:ilvl w:val="1"/>
          <w:numId w:val="63"/>
        </w:numPr>
        <w:rPr>
          <w:rFonts w:asciiTheme="majorBidi" w:hAnsiTheme="majorBidi" w:cstheme="majorBidi"/>
        </w:rPr>
      </w:pPr>
      <w:r w:rsidRPr="009B670C">
        <w:rPr>
          <w:rFonts w:asciiTheme="majorBidi" w:hAnsiTheme="majorBidi" w:cstheme="majorBidi"/>
        </w:rPr>
        <w:t>Wa mā ‘alayya idh lam tafham al-baqaru</w:t>
      </w:r>
    </w:p>
    <w:p w14:paraId="093ED5EA" w14:textId="666FFC59" w:rsidR="009B670C" w:rsidRDefault="009B670C" w:rsidP="00E616ED">
      <w:pPr>
        <w:pStyle w:val="ListParagraph"/>
        <w:numPr>
          <w:ilvl w:val="0"/>
          <w:numId w:val="63"/>
        </w:numPr>
        <w:rPr>
          <w:rFonts w:asciiTheme="majorBidi" w:hAnsiTheme="majorBidi" w:cstheme="majorBidi"/>
        </w:rPr>
      </w:pPr>
      <w:r w:rsidRPr="009B670C">
        <w:rPr>
          <w:rFonts w:asciiTheme="majorBidi" w:hAnsiTheme="majorBidi" w:cstheme="majorBidi"/>
        </w:rPr>
        <w:t xml:space="preserve">Although—as just mentioned—Ibn al-‘Arabī does not surrender his secrets easily, the same may also be said in all fairness of great thinkers in general. Indeed, the profoundly subtle reasoning of the two principal Sunnī Imāms, Mālik (d. 179/796) and Abū-Ḥanīfa (d. 150/767), is also inaccessible to many students of the Sharī‘a Sciences. This contrasts with the relatively straightforward textualism of the two other principal Sunnī Imāms, al-Shāfi‘ī (d. 204/820) and Ibn Ḥanbal (d. 855/241), although their methodologies also have hidden subtleties that are not readily apparent. Each of these four principal Sunnī Imāms and their Schools are based upon unique insights, theories, and consistent methodologies for understanding the Sharī‘a properly and exerting the due Intellectual Diligence (Ijtihād) necessary for finding the best answers to Sharī‘a questions. It is these differences in their methods in conjectural (ẓannī) proofs—as opposed to unequivocal textual proofs of a definitive (qaṭ‘ī) nature—that produce their distinctive Schools as well as their often dissenting conclusions regarding Substantive Regulations (al-Fiqh) and Jurisprudential Theory (Uṣūl al-Fiqh). See Umar F. Abd-Allah Wymann-Landgraf, Mālik and Medina: Islamic Legal Reasoning in the Formative Period (Leiden: Brill, 2013) and Umar F. Abd-Allah, “The Principal Imams and Their Schools,” 14 CDs (Chicago: The Nawawi Foundation, 2004) available at </w:t>
      </w:r>
      <w:hyperlink r:id="rId13" w:history="1">
        <w:r w:rsidRPr="00FE3900">
          <w:rPr>
            <w:rStyle w:val="Hyperlink"/>
            <w:rFonts w:asciiTheme="majorBidi" w:hAnsiTheme="majorBidi" w:cstheme="majorBidi"/>
          </w:rPr>
          <w:t>https://www.theoasisinitiative.org</w:t>
        </w:r>
      </w:hyperlink>
    </w:p>
    <w:p w14:paraId="22AED9BB" w14:textId="2D9E6C0F" w:rsidR="009B670C" w:rsidRPr="0072313F" w:rsidRDefault="0072313F" w:rsidP="00E616ED">
      <w:pPr>
        <w:pStyle w:val="FootnoteText"/>
        <w:numPr>
          <w:ilvl w:val="0"/>
          <w:numId w:val="63"/>
        </w:numPr>
        <w:rPr>
          <w:rFonts w:ascii="Times New Roman" w:hAnsi="Times New Roman" w:cs="Times New Roman"/>
          <w:sz w:val="20"/>
          <w:szCs w:val="20"/>
        </w:rPr>
      </w:pPr>
      <w:r w:rsidRPr="00512709">
        <w:rPr>
          <w:rStyle w:val="FootnoteReference"/>
          <w:rFonts w:ascii="Times New Roman" w:hAnsi="Times New Roman" w:cs="Times New Roman"/>
          <w:sz w:val="20"/>
          <w:szCs w:val="20"/>
        </w:rPr>
        <w:footnoteRef/>
      </w:r>
      <w:r w:rsidRPr="00512709">
        <w:rPr>
          <w:rFonts w:ascii="Times New Roman" w:hAnsi="Times New Roman" w:cs="Times New Roman"/>
          <w:sz w:val="20"/>
          <w:szCs w:val="20"/>
        </w:rPr>
        <w:t xml:space="preserve"> </w:t>
      </w:r>
      <w:r w:rsidRPr="00512709">
        <w:rPr>
          <w:rFonts w:ascii="Times New Roman" w:hAnsi="Times New Roman" w:cs="Times New Roman"/>
          <w:b/>
          <w:bCs/>
          <w:sz w:val="20"/>
          <w:szCs w:val="20"/>
        </w:rPr>
        <w:t>The</w:t>
      </w:r>
      <w:r w:rsidRPr="00512709">
        <w:rPr>
          <w:rFonts w:ascii="Times New Roman" w:hAnsi="Times New Roman" w:cs="Times New Roman"/>
          <w:sz w:val="20"/>
          <w:szCs w:val="20"/>
        </w:rPr>
        <w:t xml:space="preserve"> </w:t>
      </w:r>
      <w:r w:rsidRPr="00512709">
        <w:rPr>
          <w:rFonts w:ascii="Times New Roman" w:hAnsi="Times New Roman" w:cs="Times New Roman"/>
          <w:b/>
          <w:bCs/>
          <w:sz w:val="20"/>
          <w:szCs w:val="20"/>
        </w:rPr>
        <w:t xml:space="preserve">Akbarian Tradition </w:t>
      </w:r>
      <w:r w:rsidRPr="00512709">
        <w:rPr>
          <w:rFonts w:ascii="Times New Roman" w:hAnsi="Times New Roman" w:cs="Times New Roman"/>
          <w:sz w:val="20"/>
          <w:szCs w:val="20"/>
        </w:rPr>
        <w:t>is a reference to the Tradition of Ibn al-‘Arabī, who, as we have noted, is referred to by those who admire him as “</w:t>
      </w:r>
      <w:r w:rsidRPr="00512709">
        <w:rPr>
          <w:rFonts w:ascii="Times New Roman" w:hAnsi="Times New Roman" w:cs="Times New Roman"/>
          <w:i/>
          <w:iCs/>
          <w:sz w:val="20"/>
          <w:szCs w:val="20"/>
        </w:rPr>
        <w:t>al-Shaykh al-Akbar</w:t>
      </w:r>
      <w:r w:rsidRPr="00512709">
        <w:rPr>
          <w:rFonts w:ascii="Times New Roman" w:hAnsi="Times New Roman" w:cs="Times New Roman"/>
          <w:sz w:val="20"/>
          <w:szCs w:val="20"/>
        </w:rPr>
        <w:t>,” “the greatest Shaykh.” Thus, it takes the adjective “</w:t>
      </w:r>
      <w:r w:rsidRPr="00512709">
        <w:rPr>
          <w:rFonts w:ascii="Times New Roman" w:hAnsi="Times New Roman" w:cs="Times New Roman"/>
          <w:i/>
          <w:iCs/>
          <w:sz w:val="20"/>
          <w:szCs w:val="20"/>
        </w:rPr>
        <w:t>Akbar</w:t>
      </w:r>
      <w:r w:rsidRPr="00512709">
        <w:rPr>
          <w:rFonts w:ascii="Times New Roman" w:eastAsiaTheme="minorEastAsia" w:hAnsi="Times New Roman" w:cs="Times New Roman"/>
          <w:i/>
          <w:iCs/>
          <w:color w:val="000000"/>
          <w:sz w:val="20"/>
          <w:szCs w:val="20"/>
        </w:rPr>
        <w:t>ī</w:t>
      </w:r>
      <w:r w:rsidRPr="00512709">
        <w:rPr>
          <w:rFonts w:ascii="Times New Roman" w:eastAsiaTheme="minorEastAsia" w:hAnsi="Times New Roman" w:cs="Times New Roman"/>
          <w:color w:val="000000"/>
          <w:sz w:val="20"/>
          <w:szCs w:val="20"/>
        </w:rPr>
        <w:t>” or “Akbarian” from “</w:t>
      </w:r>
      <w:r w:rsidRPr="00512709">
        <w:rPr>
          <w:rFonts w:ascii="Times New Roman" w:eastAsiaTheme="minorEastAsia" w:hAnsi="Times New Roman" w:cs="Times New Roman"/>
          <w:i/>
          <w:iCs/>
          <w:color w:val="000000"/>
          <w:sz w:val="20"/>
          <w:szCs w:val="20"/>
        </w:rPr>
        <w:t>al-Akbar</w:t>
      </w:r>
      <w:r w:rsidRPr="00512709">
        <w:rPr>
          <w:rFonts w:ascii="Times New Roman" w:eastAsiaTheme="minorEastAsia" w:hAnsi="Times New Roman" w:cs="Times New Roman"/>
          <w:color w:val="000000"/>
          <w:sz w:val="20"/>
          <w:szCs w:val="20"/>
        </w:rPr>
        <w:t>,” and</w:t>
      </w:r>
      <w:r w:rsidRPr="00512709">
        <w:rPr>
          <w:rFonts w:ascii="Times New Roman" w:hAnsi="Times New Roman" w:cs="Times New Roman"/>
          <w:sz w:val="20"/>
          <w:szCs w:val="20"/>
        </w:rPr>
        <w:t xml:space="preserve"> anything “Akbarian” pertains to </w:t>
      </w:r>
      <w:r w:rsidRPr="00512709">
        <w:rPr>
          <w:rFonts w:ascii="Times New Roman" w:hAnsi="Times New Roman" w:cs="Times New Roman"/>
          <w:i/>
          <w:iCs/>
          <w:sz w:val="20"/>
          <w:szCs w:val="20"/>
        </w:rPr>
        <w:t>al-Shaykh al-Akbar</w:t>
      </w:r>
      <w:r w:rsidRPr="00512709">
        <w:rPr>
          <w:rFonts w:ascii="Times New Roman" w:hAnsi="Times New Roman" w:cs="Times New Roman"/>
          <w:sz w:val="20"/>
          <w:szCs w:val="20"/>
        </w:rPr>
        <w:t>, his writings, and his thought but also those of his heirs among later Saints and Scholars who built on the foundations that he laid down.</w:t>
      </w:r>
      <w:r>
        <w:rPr>
          <w:rFonts w:ascii="Times New Roman" w:hAnsi="Times New Roman" w:cs="Times New Roman"/>
          <w:sz w:val="20"/>
          <w:szCs w:val="20"/>
        </w:rPr>
        <w:t xml:space="preserve"> </w:t>
      </w:r>
      <w:r>
        <w:rPr>
          <w:rFonts w:ascii="Times New Roman" w:hAnsi="Times New Roman" w:cs="Times New Roman"/>
          <w:b/>
          <w:bCs/>
          <w:sz w:val="20"/>
          <w:szCs w:val="20"/>
        </w:rPr>
        <w:t xml:space="preserve">(existing footnote) </w:t>
      </w:r>
    </w:p>
    <w:bookmarkEnd w:id="198"/>
    <w:p w14:paraId="014B5B88" w14:textId="77777777" w:rsidR="00FD1A33" w:rsidRDefault="00FD1A33" w:rsidP="00FD1A33">
      <w:pPr>
        <w:rPr>
          <w:rFonts w:asciiTheme="majorBidi" w:hAnsiTheme="majorBidi" w:cstheme="majorBidi"/>
        </w:rPr>
      </w:pPr>
    </w:p>
    <w:p w14:paraId="430331E5" w14:textId="77777777" w:rsidR="00FD1A33" w:rsidRPr="00B1274D" w:rsidRDefault="00FD1A33" w:rsidP="00E616ED">
      <w:pPr>
        <w:pStyle w:val="Heading4"/>
        <w:numPr>
          <w:ilvl w:val="0"/>
          <w:numId w:val="7"/>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B1274D">
        <w:rPr>
          <w:rFonts w:asciiTheme="majorBidi" w:eastAsiaTheme="minorHAnsi" w:hAnsiTheme="majorBidi"/>
          <w:b/>
          <w:bCs/>
          <w:color w:val="C00000"/>
          <w:sz w:val="28"/>
          <w:szCs w:val="28"/>
        </w:rPr>
        <w:t>Ijtih</w:t>
      </w:r>
      <w:r w:rsidRPr="00B1274D">
        <w:rPr>
          <w:rFonts w:asciiTheme="majorBidi" w:hAnsiTheme="majorBidi"/>
          <w:b/>
          <w:bCs/>
          <w:color w:val="C00000"/>
          <w:sz w:val="28"/>
          <w:szCs w:val="28"/>
        </w:rPr>
        <w:t>ā</w:t>
      </w:r>
      <w:r w:rsidRPr="00B1274D">
        <w:rPr>
          <w:rFonts w:asciiTheme="majorBidi" w:eastAsiaTheme="minorHAnsi" w:hAnsiTheme="majorBidi"/>
          <w:b/>
          <w:bCs/>
          <w:color w:val="C00000"/>
          <w:sz w:val="28"/>
          <w:szCs w:val="28"/>
        </w:rPr>
        <w:t>d</w:t>
      </w:r>
    </w:p>
    <w:p w14:paraId="082FBA6A" w14:textId="77777777" w:rsidR="0072313F" w:rsidRPr="0072313F" w:rsidRDefault="0072313F" w:rsidP="00E616ED">
      <w:pPr>
        <w:pStyle w:val="ListParagraph"/>
        <w:numPr>
          <w:ilvl w:val="0"/>
          <w:numId w:val="64"/>
        </w:numPr>
        <w:rPr>
          <w:rFonts w:asciiTheme="majorBidi" w:hAnsiTheme="majorBidi" w:cstheme="majorBidi"/>
          <w:color w:val="0F252D"/>
        </w:rPr>
      </w:pPr>
      <w:r w:rsidRPr="0072313F">
        <w:rPr>
          <w:rFonts w:asciiTheme="majorBidi" w:hAnsiTheme="majorBidi" w:cstheme="majorBidi"/>
          <w:color w:val="0F252D"/>
        </w:rPr>
        <w:t>Ijtihād refers in Islam to exercising due diligence and personal effort and even struggle to discover Truth or to arrive as some other worthy objective, but especially in the Sharī‘a Sciences, Divinity, and the service of sound Prophetic Belief. The term applies equally well, however, to the exertions of Scientists, physicians, and others in finding solutions to problems in their fields. The word “Ijtihād” comes from the Arabic root J-H-D, which means “to struggle” or “to expend great effort” and is also the root of the word Jihād for Moral and religious struggle, including—in some cases—the use of arms to defend the Community. In Islam, Jihād—properly understood and practiced—as well as Ijtihād are highly laudatory terms Ijtihād at the core of Islamic Morality and Ethics. It is of note—as we will show in Volume Fifteen in our discussion of the Prophet Ezra (flourished fifth or fourth century BCE)—that Ijtihād in the Sharī‘a Sciences and Divinity was very much a distinction of the Islamic Umma. As regards the Children of Israel in ancient times, the abundance of Prophets who came to them meant that they did not develop Ijtihād until after the days of Ezra, since each of the Prophets was a perfect reference for the Law. Thus, the Children of Israel did not need to develop a culture of personal Scholarship and independent Reasoning (Ijtihād), until the voice of Prophecy fell silent around the time of Ezra after the destruction of the First Temple (586 BCE). But, since the Prophet Muḥammad was the last of God’s Prophets and Messengers, his Community initiated the development of an independent Culture of skilled experts (Mujtahidūn or “people of Ijtihād”) from the time of his Prophecy, which flourished during subsequent centuries.</w:t>
      </w:r>
    </w:p>
    <w:p w14:paraId="2A0F1ADF" w14:textId="77777777" w:rsidR="0072313F" w:rsidRPr="0072313F" w:rsidRDefault="0072313F" w:rsidP="00E616ED">
      <w:pPr>
        <w:pStyle w:val="ListParagraph"/>
        <w:numPr>
          <w:ilvl w:val="0"/>
          <w:numId w:val="64"/>
        </w:numPr>
        <w:rPr>
          <w:rFonts w:asciiTheme="majorBidi" w:hAnsiTheme="majorBidi" w:cstheme="majorBidi"/>
          <w:color w:val="0F252D"/>
        </w:rPr>
      </w:pPr>
      <w:r w:rsidRPr="0072313F">
        <w:rPr>
          <w:rFonts w:asciiTheme="majorBidi" w:hAnsiTheme="majorBidi" w:cstheme="majorBidi"/>
          <w:color w:val="0F252D"/>
        </w:rPr>
        <w:t xml:space="preserve">     As regards the Science of Divinity, however, many Muslim Scholars believed that the discipline of the Divine Science requires Ijtihād from each believer and does not allow for taqlīd (uncritical acceptance), although that opinion was not a matter of consensus. Nevertheless, many Scholars of Divinity held that their pursuits differed fundamentally from those of Islamic Substantive Regulations (al-Fiqh) in that each person—even one who is uneducated—must undertake their own individual Ijtihād, despite their limitations, in seeking to grasp the proofs of belief, according to their aptitudes and abilities. </w:t>
      </w:r>
    </w:p>
    <w:p w14:paraId="6C9DEE97" w14:textId="092BD8C9" w:rsidR="00FD1A33" w:rsidRPr="0072313F" w:rsidRDefault="0072313F" w:rsidP="00E616ED">
      <w:pPr>
        <w:pStyle w:val="ListParagraph"/>
        <w:numPr>
          <w:ilvl w:val="0"/>
          <w:numId w:val="64"/>
        </w:numPr>
        <w:rPr>
          <w:rFonts w:asciiTheme="majorBidi" w:hAnsiTheme="majorBidi" w:cstheme="majorBidi"/>
          <w:color w:val="0F252D"/>
        </w:rPr>
      </w:pPr>
      <w:r w:rsidRPr="0072313F">
        <w:rPr>
          <w:rFonts w:asciiTheme="majorBidi" w:hAnsiTheme="majorBidi" w:cstheme="majorBidi"/>
          <w:color w:val="0F252D"/>
        </w:rPr>
        <w:t xml:space="preserve">     As we will see in what follows, the role of Epistemological methods is central to the Islamic Sharī‘a Sciences and Divinity, and, given the fact that most  Sharī‘a proofs in the Qur’ān and Sunna are—by their intended nature—only Presumptively Authoritative (Ẓannī) as opposed to absolutely authoritative (Qaṭ‘ī), these Sciences naturally required careful Intellectual assiduity (Ijtihād) to discover the best and truest interpretations. Thus, each of the formal Schools of Islamic Law developed its own unique methodology for doing this Ijtihād, and it is their differences in method that produce their often dissenting conclusions in substantive Law (al-Fiqh) and Legal Theory (Uṣūl al-Fiqh). See Umar F. Abd-Allah Wymann-Landgraf, Mālik and Medina: Islamic Legal Reasoning in the Formative Period (Leiden: Brill, 2013) and Umar F. Abd-Allah, “The Principal Imams and Their Schools,” 14 CDs (Chicago: The Nawawi Foundation, 2004) available at </w:t>
      </w:r>
      <w:hyperlink r:id="rId14" w:history="1">
        <w:r w:rsidRPr="00FE3900">
          <w:rPr>
            <w:rStyle w:val="Hyperlink"/>
            <w:rFonts w:asciiTheme="majorBidi" w:hAnsiTheme="majorBidi" w:cstheme="majorBidi"/>
          </w:rPr>
          <w:t>https://www.theoasisinitiative.org</w:t>
        </w:r>
      </w:hyperlink>
      <w:r w:rsidRPr="0072313F">
        <w:rPr>
          <w:rFonts w:asciiTheme="majorBidi" w:hAnsiTheme="majorBidi" w:cstheme="majorBidi"/>
          <w:color w:val="0F252D"/>
        </w:rPr>
        <w:t>.</w:t>
      </w:r>
      <w:r>
        <w:rPr>
          <w:rFonts w:asciiTheme="majorBidi" w:hAnsiTheme="majorBidi" w:cstheme="majorBidi"/>
          <w:color w:val="0F252D"/>
        </w:rPr>
        <w:t xml:space="preserve"> </w:t>
      </w:r>
      <w:r>
        <w:rPr>
          <w:rFonts w:asciiTheme="majorBidi" w:hAnsiTheme="majorBidi" w:cstheme="majorBidi"/>
          <w:b/>
          <w:bCs/>
          <w:color w:val="0F252D"/>
        </w:rPr>
        <w:t xml:space="preserve">(existing footnote — all above) </w:t>
      </w:r>
    </w:p>
    <w:p w14:paraId="01D6F857" w14:textId="77777777" w:rsidR="00FD1A33" w:rsidRDefault="00FD1A33" w:rsidP="00FD1A33">
      <w:pPr>
        <w:rPr>
          <w:rFonts w:asciiTheme="majorBidi" w:hAnsiTheme="majorBidi" w:cstheme="majorBidi"/>
          <w:b/>
          <w:bCs/>
          <w:i/>
          <w:iCs/>
          <w:color w:val="0F252D"/>
        </w:rPr>
      </w:pPr>
    </w:p>
    <w:p w14:paraId="2F01E139" w14:textId="77777777" w:rsidR="00FD1A33" w:rsidRDefault="00FD1A33" w:rsidP="00FD1A33">
      <w:pPr>
        <w:rPr>
          <w:rFonts w:asciiTheme="majorBidi" w:hAnsiTheme="majorBidi" w:cstheme="majorBidi"/>
          <w:b/>
          <w:bCs/>
          <w:i/>
          <w:iCs/>
          <w:color w:val="0F252D"/>
        </w:rPr>
      </w:pPr>
    </w:p>
    <w:p w14:paraId="762A0359" w14:textId="77777777" w:rsidR="00FD1A33" w:rsidRPr="00B1274D" w:rsidRDefault="00FD1A33" w:rsidP="00E616ED">
      <w:pPr>
        <w:pStyle w:val="Heading4"/>
        <w:numPr>
          <w:ilvl w:val="0"/>
          <w:numId w:val="7"/>
        </w:numPr>
        <w:rPr>
          <w:rFonts w:asciiTheme="majorBidi" w:hAnsiTheme="majorBidi"/>
          <w:b/>
          <w:bCs/>
          <w:color w:val="C00000"/>
          <w:sz w:val="28"/>
          <w:szCs w:val="28"/>
        </w:rPr>
      </w:pPr>
      <w:r>
        <w:rPr>
          <w:rFonts w:asciiTheme="majorBidi" w:hAnsiTheme="majorBidi"/>
          <w:b/>
          <w:bCs/>
          <w:color w:val="C00000"/>
          <w:sz w:val="28"/>
          <w:szCs w:val="28"/>
        </w:rPr>
        <w:t xml:space="preserve"> </w:t>
      </w:r>
      <w:r w:rsidRPr="00B1274D">
        <w:rPr>
          <w:rFonts w:asciiTheme="majorBidi" w:hAnsiTheme="majorBidi"/>
          <w:b/>
          <w:bCs/>
          <w:color w:val="C00000"/>
          <w:sz w:val="28"/>
          <w:szCs w:val="28"/>
        </w:rPr>
        <w:t>‘Ilm al-Kalām (the Science of Divine Discourse) &amp; the Mutakallimūn (Scholars of Divine Discourse)</w:t>
      </w:r>
    </w:p>
    <w:p w14:paraId="52E7FE0D" w14:textId="6CFA8EB4" w:rsidR="00FD1A33" w:rsidRPr="00EC7E95" w:rsidRDefault="0A910C68" w:rsidP="00EC7E95">
      <w:pPr>
        <w:rPr>
          <w:rFonts w:asciiTheme="majorBidi" w:hAnsiTheme="majorBidi" w:cstheme="majorBidi"/>
        </w:rPr>
      </w:pPr>
      <w:r w:rsidRPr="62ED6EB9">
        <w:rPr>
          <w:rFonts w:asciiTheme="majorBidi" w:hAnsiTheme="majorBidi" w:cstheme="majorBidi"/>
          <w:b/>
          <w:bCs/>
        </w:rPr>
        <w:t>The Science of Discourse (</w:t>
      </w:r>
      <w:r w:rsidRPr="19736EA0">
        <w:rPr>
          <w:rFonts w:asciiTheme="majorBidi" w:hAnsiTheme="majorBidi" w:cstheme="majorBidi"/>
          <w:b/>
          <w:bCs/>
          <w:i/>
          <w:iCs/>
        </w:rPr>
        <w:t>‘Ilm al-Kalām</w:t>
      </w:r>
      <w:r w:rsidRPr="62ED6EB9">
        <w:rPr>
          <w:rFonts w:asciiTheme="majorBidi" w:hAnsiTheme="majorBidi" w:cstheme="majorBidi"/>
          <w:b/>
          <w:bCs/>
        </w:rPr>
        <w:t>)</w:t>
      </w:r>
      <w:r w:rsidR="00FD1A33" w:rsidRPr="62ED6EB9">
        <w:rPr>
          <w:rStyle w:val="FootnoteReference"/>
          <w:rFonts w:asciiTheme="majorBidi" w:hAnsiTheme="majorBidi" w:cstheme="majorBidi"/>
        </w:rPr>
        <w:footnoteReference w:id="174"/>
      </w:r>
      <w:r w:rsidRPr="62ED6EB9">
        <w:rPr>
          <w:rFonts w:asciiTheme="majorBidi" w:hAnsiTheme="majorBidi" w:cstheme="majorBidi"/>
          <w:b/>
          <w:bCs/>
        </w:rPr>
        <w:t xml:space="preserve"> Scholars (</w:t>
      </w:r>
      <w:r w:rsidRPr="19736EA0">
        <w:rPr>
          <w:rFonts w:asciiTheme="majorBidi" w:hAnsiTheme="majorBidi" w:cstheme="majorBidi"/>
          <w:b/>
          <w:bCs/>
          <w:i/>
          <w:iCs/>
        </w:rPr>
        <w:t>al-Mutakallimūn</w:t>
      </w:r>
      <w:r w:rsidRPr="62ED6EB9">
        <w:rPr>
          <w:rFonts w:asciiTheme="majorBidi" w:hAnsiTheme="majorBidi" w:cstheme="majorBidi"/>
          <w:b/>
          <w:bCs/>
        </w:rPr>
        <w:t>)</w:t>
      </w:r>
      <w:r w:rsidRPr="62ED6EB9">
        <w:rPr>
          <w:rFonts w:asciiTheme="majorBidi" w:hAnsiTheme="majorBidi" w:cstheme="majorBidi"/>
        </w:rPr>
        <w:t>.</w:t>
      </w:r>
      <w:commentRangeStart w:id="199"/>
      <w:commentRangeStart w:id="200"/>
      <w:r w:rsidR="00FD1A33" w:rsidRPr="62ED6EB9">
        <w:rPr>
          <w:rStyle w:val="FootnoteReference"/>
          <w:rFonts w:asciiTheme="majorBidi" w:hAnsiTheme="majorBidi" w:cstheme="majorBidi"/>
        </w:rPr>
        <w:footnoteReference w:id="175"/>
      </w:r>
      <w:commentRangeEnd w:id="199"/>
      <w:r w:rsidR="00FD1A33" w:rsidRPr="005012FB">
        <w:rPr>
          <w:rStyle w:val="CommentReference"/>
          <w:rFonts w:asciiTheme="majorBidi" w:hAnsiTheme="majorBidi" w:cstheme="majorBidi"/>
          <w:sz w:val="24"/>
          <w:szCs w:val="24"/>
        </w:rPr>
        <w:commentReference w:id="199"/>
      </w:r>
      <w:commentRangeEnd w:id="200"/>
      <w:r w:rsidR="00FD1A33">
        <w:rPr>
          <w:rStyle w:val="CommentReference"/>
        </w:rPr>
        <w:commentReference w:id="200"/>
      </w:r>
    </w:p>
    <w:p w14:paraId="290A2A8A" w14:textId="77777777" w:rsidR="00FD1A33" w:rsidRDefault="00FD1A33" w:rsidP="00E616ED">
      <w:pPr>
        <w:pStyle w:val="Heading4"/>
        <w:numPr>
          <w:ilvl w:val="0"/>
          <w:numId w:val="7"/>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B1274D">
        <w:rPr>
          <w:rFonts w:asciiTheme="majorBidi" w:eastAsiaTheme="minorHAnsi" w:hAnsiTheme="majorBidi"/>
          <w:b/>
          <w:bCs/>
          <w:color w:val="C00000"/>
          <w:sz w:val="28"/>
          <w:szCs w:val="28"/>
        </w:rPr>
        <w:t>Immutable Archetypes (al-A‘y</w:t>
      </w:r>
      <w:r w:rsidRPr="00B1274D">
        <w:rPr>
          <w:rFonts w:asciiTheme="majorBidi" w:hAnsiTheme="majorBidi"/>
          <w:b/>
          <w:bCs/>
          <w:color w:val="C00000"/>
          <w:sz w:val="28"/>
          <w:szCs w:val="28"/>
        </w:rPr>
        <w:t>ā</w:t>
      </w:r>
      <w:r w:rsidRPr="00B1274D">
        <w:rPr>
          <w:rFonts w:asciiTheme="majorBidi" w:eastAsiaTheme="minorHAnsi" w:hAnsiTheme="majorBidi"/>
          <w:b/>
          <w:bCs/>
          <w:color w:val="C00000"/>
          <w:sz w:val="28"/>
          <w:szCs w:val="28"/>
        </w:rPr>
        <w:t>n al-Th</w:t>
      </w:r>
      <w:r w:rsidRPr="00B1274D">
        <w:rPr>
          <w:rFonts w:asciiTheme="majorBidi" w:hAnsiTheme="majorBidi"/>
          <w:b/>
          <w:bCs/>
          <w:color w:val="C00000"/>
          <w:sz w:val="28"/>
          <w:szCs w:val="28"/>
        </w:rPr>
        <w:t>ā</w:t>
      </w:r>
      <w:r w:rsidRPr="00B1274D">
        <w:rPr>
          <w:rFonts w:asciiTheme="majorBidi" w:eastAsiaTheme="minorHAnsi" w:hAnsiTheme="majorBidi"/>
          <w:b/>
          <w:bCs/>
          <w:color w:val="C00000"/>
          <w:sz w:val="28"/>
          <w:szCs w:val="28"/>
        </w:rPr>
        <w:t>bita)</w:t>
      </w:r>
    </w:p>
    <w:p w14:paraId="373C307C" w14:textId="3DE5AF16" w:rsidR="00A01699" w:rsidRPr="00072CF7" w:rsidRDefault="00A01699" w:rsidP="00E616ED">
      <w:pPr>
        <w:pStyle w:val="ListParagraph"/>
        <w:numPr>
          <w:ilvl w:val="0"/>
          <w:numId w:val="65"/>
        </w:numPr>
        <w:rPr>
          <w:rFonts w:eastAsiaTheme="minorHAnsi"/>
        </w:rPr>
      </w:pPr>
      <w:r w:rsidRPr="00A01699">
        <w:rPr>
          <w:rFonts w:eastAsiaTheme="minorHAnsi"/>
        </w:rPr>
        <w:t>The Divine “Archetypes” or Immutable Entities (al-A‘yān al-Thābita) constitute a central part of Akbarian Metaphysics and will be discussed in Volume Seven under Things-As-They Are. I suggest here a substitution of the Immutable Entities, which is a literal rendition of al-A‘yān al-Thābita, for “Archetypes,” because the word “Archetypes” has taken on toxic connotations in light of its usage in the psychological speculations of Carl Jung (d. 1381/1961) and later psychological theorist in his footsteps, who have reduced “the Archetypes” to internal psycological categories only. We will discuss Jung more fully in Volume Ten,where we will attempt to assess the fallacies involved in his internalization of external univesals as part of the intenal geography of the Mind as opposed to the objective realities of the Unseen and Spiritual World, including the Immutable Entities.</w:t>
      </w:r>
      <w:r>
        <w:rPr>
          <w:rFonts w:eastAsiaTheme="minorHAnsi"/>
        </w:rPr>
        <w:t xml:space="preserve"> (</w:t>
      </w:r>
      <w:r>
        <w:rPr>
          <w:rFonts w:eastAsiaTheme="minorHAnsi"/>
          <w:b/>
          <w:bCs/>
        </w:rPr>
        <w:t>Volume 1)</w:t>
      </w:r>
    </w:p>
    <w:p w14:paraId="5D92E603" w14:textId="1F227990" w:rsidR="00072CF7" w:rsidRPr="00072CF7" w:rsidRDefault="00072CF7" w:rsidP="00E616ED">
      <w:pPr>
        <w:pStyle w:val="ListParagraph"/>
        <w:numPr>
          <w:ilvl w:val="0"/>
          <w:numId w:val="65"/>
        </w:numPr>
        <w:rPr>
          <w:rFonts w:eastAsiaTheme="minorHAnsi"/>
        </w:rPr>
      </w:pPr>
      <w:r w:rsidRPr="00072CF7">
        <w:rPr>
          <w:rFonts w:eastAsiaTheme="minorHAnsi"/>
        </w:rPr>
        <w:t>The Outer World—al-Mulk—is a source of truth and constitutes one of the great Books of God, since it mirrors the Malakūt —God’s Greater Kingdom in the world of the Unseen, the greater realm of the Angelic hosts, Spiritual realities, and the Immutable Entities (al-A‘yān al-Thābita) or “Archetypes.</w:t>
      </w:r>
      <w:r>
        <w:rPr>
          <w:rFonts w:eastAsiaTheme="minorHAnsi"/>
        </w:rPr>
        <w:t xml:space="preserve"> </w:t>
      </w:r>
      <w:r>
        <w:rPr>
          <w:rFonts w:eastAsiaTheme="minorHAnsi"/>
          <w:b/>
          <w:bCs/>
        </w:rPr>
        <w:t>Volume 1</w:t>
      </w:r>
    </w:p>
    <w:p w14:paraId="3DDBD186" w14:textId="7A1934ED" w:rsidR="00072CF7" w:rsidRPr="00EF1EC6" w:rsidRDefault="009142F4" w:rsidP="00E616ED">
      <w:pPr>
        <w:pStyle w:val="ListParagraph"/>
        <w:numPr>
          <w:ilvl w:val="0"/>
          <w:numId w:val="65"/>
        </w:numPr>
        <w:rPr>
          <w:rFonts w:eastAsiaTheme="minorHAnsi"/>
        </w:rPr>
      </w:pPr>
      <w:r w:rsidRPr="009142F4">
        <w:rPr>
          <w:rFonts w:eastAsiaTheme="minorHAnsi"/>
        </w:rPr>
        <w:t>The Immutable Entities &amp; Divine Knowledge: It is relative because it is apparent in God’s knowledge in the affirmed potentialities (al-a‘yān al-thābita). By His command, it is brought into contingent and apparent existence. Thus, the ‘ayn thābit is the reality of a thing in Divine Knowledge, not in extramental reality. One could say: In pre-eternal Being. It is established in His knowledge but not made manifest. The manifestation from being in God’s knowledge to relative contingency through the fiat kun is accomplished without any change to the a‘yān thābita, since reality does not change: Al-Ḥaqā’iq lā tatabaddal. Hidden non-existence cannot be made manifest, but apparent non-existence is possible.</w:t>
      </w:r>
      <w:r>
        <w:rPr>
          <w:rFonts w:eastAsiaTheme="minorHAnsi"/>
        </w:rPr>
        <w:t xml:space="preserve"> </w:t>
      </w:r>
      <w:r>
        <w:rPr>
          <w:rFonts w:eastAsiaTheme="minorHAnsi"/>
          <w:b/>
          <w:bCs/>
        </w:rPr>
        <w:t>Volum</w:t>
      </w:r>
      <w:r w:rsidR="00EF1EC6">
        <w:rPr>
          <w:rFonts w:eastAsiaTheme="minorHAnsi"/>
          <w:b/>
          <w:bCs/>
        </w:rPr>
        <w:t>e</w:t>
      </w:r>
      <w:r w:rsidRPr="00EF1EC6">
        <w:rPr>
          <w:rFonts w:eastAsiaTheme="minorHAnsi"/>
          <w:b/>
          <w:bCs/>
        </w:rPr>
        <w:t xml:space="preserve"> 11 </w:t>
      </w:r>
    </w:p>
    <w:p w14:paraId="7624B0A1" w14:textId="55F7A3F7" w:rsidR="00EF1EC6" w:rsidRPr="007C6D57" w:rsidRDefault="00043837" w:rsidP="00E616ED">
      <w:pPr>
        <w:pStyle w:val="ListParagraph"/>
        <w:numPr>
          <w:ilvl w:val="0"/>
          <w:numId w:val="65"/>
        </w:numPr>
        <w:rPr>
          <w:rFonts w:eastAsiaTheme="minorHAnsi"/>
        </w:rPr>
      </w:pPr>
      <w:r w:rsidRPr="00043837">
        <w:rPr>
          <w:rFonts w:eastAsiaTheme="minorHAnsi"/>
        </w:rPr>
        <w:t xml:space="preserve">Ṣadr al-Dīn al-Qūnawī states: “Knowledges of the essences of things in their simplicity and detachedness in the Divine Sciential Presence (al-ḥadra al-‘ilmiyya) is impossible, and this is because of the impossibility of our perceiving anything in terms of our own non-composite singularity. In terms of essence and jawhar not being possible to identify: in the Akbarian tradition what is ḥaqīqat al-shay’. It is kayfiyyat ta‘ayyunihi fī ‘ilm-’Llāh. So it is the resultant object that is determinate and it is the manner of its determination which is its isti‘dād azalī, which is the way that it arises from the divine Being. The a‘yān al-thābita are, according to al-Qaysari, the ṣuwar of the asmā’. They have the dual function of being the archetype of the extramental created entities but they are also ṣuwar of the asmā’, in terms of their own source.  </w:t>
      </w:r>
      <w:r>
        <w:rPr>
          <w:rFonts w:eastAsiaTheme="minorHAnsi"/>
        </w:rPr>
        <w:t xml:space="preserve"> </w:t>
      </w:r>
      <w:r w:rsidR="007C6D57">
        <w:rPr>
          <w:rFonts w:eastAsiaTheme="minorHAnsi"/>
          <w:b/>
          <w:bCs/>
        </w:rPr>
        <w:t>Volume 7b</w:t>
      </w:r>
    </w:p>
    <w:p w14:paraId="237BD5D9" w14:textId="7F9D51FB" w:rsidR="007C6D57" w:rsidRPr="007C6D57" w:rsidRDefault="007C6D57" w:rsidP="00E616ED">
      <w:pPr>
        <w:pStyle w:val="ListParagraph"/>
        <w:numPr>
          <w:ilvl w:val="0"/>
          <w:numId w:val="65"/>
        </w:numPr>
        <w:rPr>
          <w:rFonts w:eastAsiaTheme="minorHAnsi"/>
        </w:rPr>
      </w:pPr>
      <w:r w:rsidRPr="007C6D57">
        <w:rPr>
          <w:rFonts w:eastAsiaTheme="minorHAnsi"/>
        </w:rPr>
        <w:t xml:space="preserve">Much of the synthesis of Mulla Sadra is directly indepted to Mulla Fenari. Mulla Fenari held that the demonstration of the existence of exemplary Forms (al-muthul) as well as the Imaginal Forms (al-muthul al-khiyāliyya) constitutes the whole basis of “the science of experential verification” (‘ilm al-taḥqīq). Affirming the Forms provides “a foundation for proving that the Real is Absolute Being.” Indeed, affirming the Forms “leads to affirming [the notion of] Absolute Being. By proving the existence of the Forms, “harmony between revealed religion and the intellect obtains.” </w:t>
      </w:r>
      <w:r>
        <w:rPr>
          <w:rFonts w:eastAsiaTheme="minorHAnsi"/>
        </w:rPr>
        <w:t xml:space="preserve"> </w:t>
      </w:r>
      <w:r>
        <w:rPr>
          <w:rFonts w:eastAsiaTheme="minorHAnsi"/>
          <w:b/>
          <w:bCs/>
        </w:rPr>
        <w:t>Volume 7b</w:t>
      </w:r>
    </w:p>
    <w:p w14:paraId="60C7A6A5" w14:textId="77777777" w:rsidR="007C6D57" w:rsidRPr="007C6D57" w:rsidRDefault="007C6D57" w:rsidP="007C6D57">
      <w:pPr>
        <w:ind w:left="360"/>
        <w:rPr>
          <w:rFonts w:eastAsiaTheme="minorHAnsi"/>
        </w:rPr>
      </w:pPr>
    </w:p>
    <w:p w14:paraId="6650E659" w14:textId="77777777" w:rsidR="007C6D57" w:rsidRPr="007C6D57" w:rsidRDefault="007C6D57" w:rsidP="00E616ED">
      <w:pPr>
        <w:pStyle w:val="ListParagraph"/>
        <w:numPr>
          <w:ilvl w:val="0"/>
          <w:numId w:val="65"/>
        </w:numPr>
        <w:rPr>
          <w:rFonts w:eastAsiaTheme="minorHAnsi"/>
        </w:rPr>
      </w:pPr>
      <w:r w:rsidRPr="007C6D57">
        <w:rPr>
          <w:rFonts w:eastAsiaTheme="minorHAnsi"/>
        </w:rPr>
        <w:t>A‘yān al-Thābita Al-Kāshānī, Mu‘jam Iṣṭilāḥāt al-Ṣūfiyya, 55:</w:t>
      </w:r>
    </w:p>
    <w:p w14:paraId="48A1DF70" w14:textId="3609ED90" w:rsidR="007C6D57" w:rsidRPr="007C6D57" w:rsidRDefault="007C6D57" w:rsidP="00E616ED">
      <w:pPr>
        <w:pStyle w:val="ListParagraph"/>
        <w:numPr>
          <w:ilvl w:val="0"/>
          <w:numId w:val="65"/>
        </w:numPr>
        <w:rPr>
          <w:rFonts w:eastAsiaTheme="minorHAnsi"/>
        </w:rPr>
      </w:pPr>
      <w:r w:rsidRPr="007C6D57">
        <w:rPr>
          <w:rFonts w:eastAsiaTheme="minorHAnsi"/>
        </w:rPr>
        <w:t>Al-A‘yān al-Thābita are the a‘yān of the ḥaqā’iq of al-mumkināt in the World of al-Ḥaqq, exalted be He. The note says: “Know that Divine things have ṣuwar ma‘qūla in His knowledge, exalted be He, because He has knowledge by virtue of His Dhāt, His Names, and His Attributes. These ṣuwar ‘aqliyya are what are called al-A‘yān al-Thābita, whether they are universal or particular (sawā’an kānat kulliyya aw juz’iyya).</w:t>
      </w:r>
      <w:r w:rsidRPr="007C6D57">
        <w:rPr>
          <w:rFonts w:eastAsiaTheme="minorHAnsi"/>
          <w:b/>
          <w:bCs/>
        </w:rPr>
        <w:t xml:space="preserve"> </w:t>
      </w:r>
      <w:r>
        <w:rPr>
          <w:rFonts w:eastAsiaTheme="minorHAnsi"/>
          <w:b/>
          <w:bCs/>
        </w:rPr>
        <w:t>Volume 7b</w:t>
      </w:r>
    </w:p>
    <w:p w14:paraId="0505B63D" w14:textId="77777777" w:rsidR="007C6D57" w:rsidRPr="007C6D57" w:rsidRDefault="007C6D57" w:rsidP="007C6D57">
      <w:pPr>
        <w:ind w:left="360"/>
        <w:rPr>
          <w:rFonts w:eastAsiaTheme="minorHAnsi"/>
        </w:rPr>
      </w:pPr>
    </w:p>
    <w:p w14:paraId="518F2553" w14:textId="25932D07" w:rsidR="007C6D57" w:rsidRPr="007C6D57" w:rsidRDefault="007C6D57" w:rsidP="00E616ED">
      <w:pPr>
        <w:pStyle w:val="ListParagraph"/>
        <w:numPr>
          <w:ilvl w:val="0"/>
          <w:numId w:val="65"/>
        </w:numPr>
        <w:rPr>
          <w:rFonts w:eastAsiaTheme="minorHAnsi"/>
        </w:rPr>
      </w:pPr>
      <w:r w:rsidRPr="007C6D57">
        <w:rPr>
          <w:rFonts w:eastAsiaTheme="minorHAnsi"/>
        </w:rPr>
        <w:t>Hasan Spiker insists that the A‘yān al-thābita not be called Immutable Archetypes and takes issue with Chittick’s rejection of that translation. See Hasan Spiker, Things as They Are, 206, note 23: Spiker states that the A‘yān are certainly “archetypes.” They contain in all detail everything that subsequently unfolds in manifestation. They also surpass them in “superessential” and subordinate dimensions of the specific essence in question, in which their only reality is as images of the Divine Names. Superessential is relative to the subordinate individuation-conditions of the given essence. The Immutable Archetypes are certainly not the “same” as their subsequent loci of manifestation in their particularities because otherwise they would be restricted simultaneously in the same manner as all of their subordinate degrees of being, which is absurd.</w:t>
      </w:r>
      <w:r w:rsidRPr="007C6D57">
        <w:rPr>
          <w:rFonts w:eastAsiaTheme="minorHAnsi"/>
          <w:b/>
          <w:bCs/>
        </w:rPr>
        <w:t xml:space="preserve"> </w:t>
      </w:r>
      <w:r>
        <w:rPr>
          <w:rFonts w:eastAsiaTheme="minorHAnsi"/>
          <w:b/>
          <w:bCs/>
        </w:rPr>
        <w:t>Volume 7b</w:t>
      </w:r>
    </w:p>
    <w:p w14:paraId="31E10489" w14:textId="77777777" w:rsidR="007C6D57" w:rsidRPr="007C6D57" w:rsidRDefault="007C6D57" w:rsidP="007C6D57">
      <w:pPr>
        <w:pStyle w:val="ListParagraph"/>
        <w:rPr>
          <w:rFonts w:eastAsiaTheme="minorHAnsi"/>
        </w:rPr>
      </w:pPr>
    </w:p>
    <w:p w14:paraId="5C522DB8" w14:textId="77777777" w:rsidR="00A41986" w:rsidRPr="00A41986" w:rsidRDefault="00A41986" w:rsidP="00E616ED">
      <w:pPr>
        <w:pStyle w:val="ListParagraph"/>
        <w:numPr>
          <w:ilvl w:val="0"/>
          <w:numId w:val="65"/>
        </w:numPr>
        <w:rPr>
          <w:rFonts w:eastAsiaTheme="minorHAnsi"/>
        </w:rPr>
      </w:pPr>
      <w:r w:rsidRPr="00A41986">
        <w:rPr>
          <w:rFonts w:eastAsiaTheme="minorHAnsi"/>
        </w:rPr>
        <w:t>The Perfect Man is the fifth of the Divine Presences (al-Ḥaḍrāt), embodying in himself the four prior Presences:</w:t>
      </w:r>
    </w:p>
    <w:p w14:paraId="35C3C172" w14:textId="042FD89C" w:rsidR="007C6D57" w:rsidRPr="00D019ED" w:rsidRDefault="00A41986" w:rsidP="00E616ED">
      <w:pPr>
        <w:pStyle w:val="ListParagraph"/>
        <w:numPr>
          <w:ilvl w:val="1"/>
          <w:numId w:val="65"/>
        </w:numPr>
        <w:rPr>
          <w:rFonts w:eastAsiaTheme="minorHAnsi"/>
        </w:rPr>
      </w:pPr>
      <w:r w:rsidRPr="00A41986">
        <w:rPr>
          <w:rFonts w:eastAsiaTheme="minorHAnsi"/>
        </w:rPr>
        <w:t>The Permanent Archetypes (al-Aʿyān al-Thābita), of which the Muḥammadan Reality is the first.</w:t>
      </w:r>
      <w:r>
        <w:rPr>
          <w:rFonts w:eastAsiaTheme="minorHAnsi"/>
        </w:rPr>
        <w:t xml:space="preserve"> </w:t>
      </w:r>
      <w:r>
        <w:rPr>
          <w:rFonts w:eastAsiaTheme="minorHAnsi"/>
          <w:b/>
          <w:bCs/>
        </w:rPr>
        <w:t>Volume 7b</w:t>
      </w:r>
    </w:p>
    <w:p w14:paraId="7FE5CCF2" w14:textId="620674D2" w:rsidR="00FD1A33" w:rsidRPr="002139A4" w:rsidRDefault="00D019ED" w:rsidP="00E616ED">
      <w:pPr>
        <w:pStyle w:val="ListParagraph"/>
        <w:numPr>
          <w:ilvl w:val="0"/>
          <w:numId w:val="65"/>
        </w:numPr>
        <w:rPr>
          <w:rFonts w:eastAsiaTheme="minorHAnsi"/>
        </w:rPr>
      </w:pPr>
      <w:r w:rsidRPr="00D019ED">
        <w:rPr>
          <w:rFonts w:eastAsiaTheme="minorHAnsi"/>
        </w:rPr>
        <w:t>Regarding identity, I believe that you cannot really separate essence from identity on the ultimate level. I think all individuals in the world are in the A‘yān al-Thābita. Are they individuals of the forms or forms of the individuals. Plotinus deals with this extensively.</w:t>
      </w:r>
      <w:r>
        <w:rPr>
          <w:rFonts w:eastAsiaTheme="minorHAnsi"/>
        </w:rPr>
        <w:t xml:space="preserve"> </w:t>
      </w:r>
      <w:r>
        <w:rPr>
          <w:rFonts w:eastAsiaTheme="minorHAnsi"/>
          <w:b/>
          <w:bCs/>
        </w:rPr>
        <w:t>Volume 7</w:t>
      </w:r>
    </w:p>
    <w:p w14:paraId="2DF4594D" w14:textId="77777777" w:rsidR="00FD1A33" w:rsidRPr="00980422" w:rsidRDefault="00FD1A33" w:rsidP="00E616ED">
      <w:pPr>
        <w:pStyle w:val="Heading4"/>
        <w:numPr>
          <w:ilvl w:val="0"/>
          <w:numId w:val="7"/>
        </w:numPr>
        <w:rPr>
          <w:rFonts w:asciiTheme="majorBidi" w:hAnsiTheme="majorBidi"/>
          <w:b/>
          <w:bCs/>
          <w:color w:val="C00000"/>
          <w:sz w:val="28"/>
          <w:szCs w:val="28"/>
        </w:rPr>
      </w:pPr>
      <w:r>
        <w:rPr>
          <w:rFonts w:asciiTheme="majorBidi" w:hAnsiTheme="majorBidi"/>
          <w:b/>
          <w:bCs/>
          <w:color w:val="C00000"/>
          <w:sz w:val="28"/>
          <w:szCs w:val="28"/>
        </w:rPr>
        <w:t xml:space="preserve"> </w:t>
      </w:r>
      <w:r w:rsidRPr="00980422">
        <w:rPr>
          <w:rFonts w:asciiTheme="majorBidi" w:hAnsiTheme="majorBidi"/>
          <w:b/>
          <w:bCs/>
          <w:color w:val="C00000"/>
          <w:sz w:val="28"/>
          <w:szCs w:val="28"/>
        </w:rPr>
        <w:t xml:space="preserve">Incomparability (al-Tanzīh) </w:t>
      </w:r>
      <w:r>
        <w:rPr>
          <w:rFonts w:asciiTheme="majorBidi" w:hAnsiTheme="majorBidi"/>
          <w:b/>
          <w:bCs/>
          <w:color w:val="C00000"/>
          <w:sz w:val="28"/>
          <w:szCs w:val="28"/>
        </w:rPr>
        <w:t>&amp;</w:t>
      </w:r>
      <w:r w:rsidRPr="00980422">
        <w:rPr>
          <w:rFonts w:asciiTheme="majorBidi" w:hAnsiTheme="majorBidi"/>
          <w:b/>
          <w:bCs/>
          <w:color w:val="C00000"/>
          <w:sz w:val="28"/>
          <w:szCs w:val="28"/>
        </w:rPr>
        <w:t xml:space="preserve"> Comparability (al-Tashbīh)</w:t>
      </w:r>
    </w:p>
    <w:p w14:paraId="12129C58" w14:textId="77777777" w:rsidR="00FD1A33" w:rsidRDefault="00FD1A33" w:rsidP="00FD1A33">
      <w:pPr>
        <w:rPr>
          <w:rFonts w:asciiTheme="majorBidi" w:hAnsiTheme="majorBidi" w:cstheme="majorBidi"/>
        </w:rPr>
      </w:pPr>
      <w:r w:rsidRPr="005012FB">
        <w:rPr>
          <w:rFonts w:asciiTheme="majorBidi" w:hAnsiTheme="majorBidi" w:cstheme="majorBidi"/>
        </w:rPr>
        <w:t>Incomparability (</w:t>
      </w:r>
      <w:r w:rsidRPr="005012FB">
        <w:rPr>
          <w:rFonts w:asciiTheme="majorBidi" w:hAnsiTheme="majorBidi" w:cstheme="majorBidi"/>
          <w:i/>
          <w:iCs/>
        </w:rPr>
        <w:t>al-Tanzīh</w:t>
      </w:r>
      <w:r w:rsidRPr="005012FB">
        <w:rPr>
          <w:rFonts w:asciiTheme="majorBidi" w:hAnsiTheme="majorBidi" w:cstheme="majorBidi"/>
        </w:rPr>
        <w:t>) and Comparability (</w:t>
      </w:r>
      <w:r w:rsidRPr="005012FB">
        <w:rPr>
          <w:rFonts w:asciiTheme="majorBidi" w:hAnsiTheme="majorBidi" w:cstheme="majorBidi"/>
          <w:i/>
          <w:iCs/>
        </w:rPr>
        <w:t>al-Tashbīh</w:t>
      </w:r>
      <w:r w:rsidRPr="005012FB">
        <w:rPr>
          <w:rFonts w:asciiTheme="majorBidi" w:hAnsiTheme="majorBidi" w:cstheme="majorBidi"/>
        </w:rPr>
        <w:t>)</w:t>
      </w:r>
    </w:p>
    <w:p w14:paraId="365EFC9C" w14:textId="304B1E5D" w:rsidR="00B90079" w:rsidRPr="00B90079" w:rsidRDefault="00B90079" w:rsidP="00E616ED">
      <w:pPr>
        <w:pStyle w:val="ListParagraph"/>
        <w:numPr>
          <w:ilvl w:val="0"/>
          <w:numId w:val="66"/>
        </w:numPr>
        <w:rPr>
          <w:rFonts w:asciiTheme="majorBidi" w:hAnsiTheme="majorBidi" w:cstheme="majorBidi"/>
        </w:rPr>
      </w:pPr>
      <w:r w:rsidRPr="00B90079">
        <w:rPr>
          <w:rFonts w:asciiTheme="majorBidi" w:hAnsiTheme="majorBidi" w:cstheme="majorBidi"/>
        </w:rPr>
        <w:t>Thus, we never speak about the apparent shortcomings (zallāt) of the Prophets and Messengers by making direct analogies between them and ourselves. For God has spoken of His Prophets and Messengers with words of greatest praise. He has emphasized that He chose them as the best of His creation. How, then, could He allow for us to speak ill of them and denigrate their honor in terms of what some historians have unthinkingly transmitted from the corpus of unreliable reports taken from the People of the Book (al-Isrā’īliyyāt), which they sometimes promote as commentary (tafsīr) of the Word of God regarding the stories of His Prophets and Messengers? It is obligatory that, when we speak about them, we do so properly and with adab, just as we do when speak about God and the apparent anthropomorphisms of revelation. Just as Islamic theology requires us to abide by the principle of God’s incomparability (al-tanzīh) as regards anthropomorphic qualities such as having a physical location, sitting on the throne like a human king, or being seen in the Garden like one would see a tree or a mountain, we are required to abide by the same principle of incomparability of the Prophets and Messengers with regard to the “anthropomorphisms” that may arise from treating them as if they were ordinary human beings.</w:t>
      </w:r>
      <w:r>
        <w:rPr>
          <w:rFonts w:asciiTheme="majorBidi" w:hAnsiTheme="majorBidi" w:cstheme="majorBidi"/>
        </w:rPr>
        <w:t xml:space="preserve"> </w:t>
      </w:r>
      <w:r>
        <w:rPr>
          <w:rFonts w:asciiTheme="majorBidi" w:hAnsiTheme="majorBidi" w:cstheme="majorBidi"/>
          <w:b/>
          <w:bCs/>
        </w:rPr>
        <w:t xml:space="preserve">Volume 13 </w:t>
      </w:r>
    </w:p>
    <w:p w14:paraId="2FD93EAB" w14:textId="2A5DBAE9" w:rsidR="00B90079" w:rsidRPr="00804982" w:rsidRDefault="001B0659" w:rsidP="00E616ED">
      <w:pPr>
        <w:pStyle w:val="ListParagraph"/>
        <w:numPr>
          <w:ilvl w:val="0"/>
          <w:numId w:val="66"/>
        </w:numPr>
        <w:rPr>
          <w:rFonts w:asciiTheme="majorBidi" w:hAnsiTheme="majorBidi" w:cstheme="majorBidi"/>
        </w:rPr>
      </w:pPr>
      <w:r w:rsidRPr="001B0659">
        <w:rPr>
          <w:rFonts w:asciiTheme="majorBidi" w:hAnsiTheme="majorBidi" w:cstheme="majorBidi"/>
        </w:rPr>
        <w:t>Similarly, the great Indian Muslim Theologian of the thirteenth/nineteenth century, Raḥmat-Allāh al-‘Uthmānī said in his famous debate with Christian Missionaries that Christian Trinitarian Theology is a supreme example of the blatant violation of First Principles and joining together mutually exclusive opposites and contraries (al-jam‘ bayn al-naqīḍayn wa al-ḍiddayn). He states that if the Trinitarians should say that the Trinity is real (ḥaqīqī) and God’s Oneness (al-Tawḥīd) is conceptual (i‘tibārī or theoretical), then there would be no dispute between us and them, although we would disagree. But they do not say that. Instead, they insist that both the Trinity and God’s Oneness are real (ḥaqīqī), and that contradiction simply cannot occur in the real world. He notes that although Trinitarian Christian Theologians attempt to make subtle distinctions to preserve the integrity of basic Monotheistic teaching, the common Christians do not do that. He also notes that, although there are many anthropomorphic references in the Bible, it too established the principle of God’s utter dissimilarity (al-Tanzīh) with regard to creation, as in Deuteronomy, 4:12 (“but you saw no likeness [of God]”), which is repeated in Deuteronomy 4:15 (“for you saw no manner of likeness on the day that the Lord spoke to you”). And there are several other similar verses in the Bible. He states further that generally speaking, many qualified Christian Theologians have agreed that no anthropomorphic verses should be taken literally.</w:t>
      </w:r>
      <w:r>
        <w:rPr>
          <w:rFonts w:asciiTheme="majorBidi" w:hAnsiTheme="majorBidi" w:cstheme="majorBidi"/>
        </w:rPr>
        <w:t xml:space="preserve"> </w:t>
      </w:r>
      <w:r w:rsidR="00804982">
        <w:rPr>
          <w:rFonts w:asciiTheme="majorBidi" w:hAnsiTheme="majorBidi" w:cstheme="majorBidi"/>
          <w:b/>
          <w:bCs/>
        </w:rPr>
        <w:t xml:space="preserve">Volume 2 </w:t>
      </w:r>
    </w:p>
    <w:p w14:paraId="7EF6712E" w14:textId="1E430583" w:rsidR="00830810" w:rsidRPr="00830810" w:rsidRDefault="00830810" w:rsidP="00E616ED">
      <w:pPr>
        <w:pStyle w:val="ListParagraph"/>
        <w:numPr>
          <w:ilvl w:val="0"/>
          <w:numId w:val="66"/>
        </w:numPr>
        <w:rPr>
          <w:rFonts w:asciiTheme="majorBidi" w:hAnsiTheme="majorBidi" w:cstheme="majorBidi"/>
        </w:rPr>
      </w:pPr>
      <w:r w:rsidRPr="00830810">
        <w:rPr>
          <w:rFonts w:asciiTheme="majorBidi" w:hAnsiTheme="majorBidi" w:cstheme="majorBidi"/>
        </w:rPr>
        <w:t>Ibn Khaldun: Kalam Begins over Tashbih and Tanzih</w:t>
      </w:r>
      <w:r>
        <w:rPr>
          <w:rFonts w:asciiTheme="majorBidi" w:hAnsiTheme="majorBidi" w:cstheme="majorBidi"/>
        </w:rPr>
        <w:t xml:space="preserve"> </w:t>
      </w:r>
      <w:r>
        <w:rPr>
          <w:rFonts w:asciiTheme="majorBidi" w:hAnsiTheme="majorBidi" w:cstheme="majorBidi"/>
          <w:b/>
          <w:bCs/>
        </w:rPr>
        <w:t>Volume 11</w:t>
      </w:r>
    </w:p>
    <w:p w14:paraId="4F60E4F3" w14:textId="77777777" w:rsidR="00830810" w:rsidRPr="00830810" w:rsidRDefault="00830810" w:rsidP="00E616ED">
      <w:pPr>
        <w:pStyle w:val="ListParagraph"/>
        <w:numPr>
          <w:ilvl w:val="0"/>
          <w:numId w:val="66"/>
        </w:numPr>
        <w:rPr>
          <w:rFonts w:asciiTheme="majorBidi" w:hAnsiTheme="majorBidi" w:cstheme="majorBidi"/>
        </w:rPr>
      </w:pPr>
      <w:r w:rsidRPr="00830810">
        <w:rPr>
          <w:rFonts w:asciiTheme="majorBidi" w:hAnsiTheme="majorBidi" w:cstheme="majorBidi"/>
        </w:rPr>
        <w:t xml:space="preserve">Harry Wolfson, The Philosophy of Kalam, 8-10: </w:t>
      </w:r>
    </w:p>
    <w:p w14:paraId="533C260D" w14:textId="77777777" w:rsidR="00830810" w:rsidRPr="00830810" w:rsidRDefault="00830810" w:rsidP="00E616ED">
      <w:pPr>
        <w:pStyle w:val="ListParagraph"/>
        <w:numPr>
          <w:ilvl w:val="1"/>
          <w:numId w:val="66"/>
        </w:numPr>
        <w:rPr>
          <w:rFonts w:asciiTheme="majorBidi" w:hAnsiTheme="majorBidi" w:cstheme="majorBidi"/>
        </w:rPr>
      </w:pPr>
      <w:r w:rsidRPr="00830810">
        <w:rPr>
          <w:rFonts w:asciiTheme="majorBidi" w:hAnsiTheme="majorBidi" w:cstheme="majorBidi"/>
        </w:rPr>
        <w:t xml:space="preserve">According to Ibn Khaldun the pre-Mtz differences of opinion concerning the right conception of God were about anthropomorphism: the verses of tanzih and tashbih. Ibn Khaldun says the verse gave rise to three positions: </w:t>
      </w:r>
    </w:p>
    <w:p w14:paraId="458CB084" w14:textId="77777777" w:rsidR="00830810" w:rsidRPr="00830810" w:rsidRDefault="00830810" w:rsidP="00E616ED">
      <w:pPr>
        <w:pStyle w:val="ListParagraph"/>
        <w:numPr>
          <w:ilvl w:val="2"/>
          <w:numId w:val="66"/>
        </w:numPr>
        <w:rPr>
          <w:rFonts w:asciiTheme="majorBidi" w:hAnsiTheme="majorBidi" w:cstheme="majorBidi"/>
        </w:rPr>
      </w:pPr>
      <w:r w:rsidRPr="00830810">
        <w:rPr>
          <w:rFonts w:asciiTheme="majorBidi" w:hAnsiTheme="majorBidi" w:cstheme="majorBidi"/>
        </w:rPr>
        <w:t xml:space="preserve">1.     the early Muslims who gave preference to verses indicating Divine freedom from any likeness to human beings; the anti-anthropomorphic verses are many, while the anthropomorphic are few; this was their reason. The first are also clear in meaning and require no interpretation: they are all negative in their form of expression. (HW: but they are not actually more numerous). Regarding the anthropomorphic verses, the early Muslims were aware of the absurdity of taking them literally. They believed in them without trying to investigate or interpret their meaning. </w:t>
      </w:r>
    </w:p>
    <w:p w14:paraId="415C9218" w14:textId="77777777" w:rsidR="00830810" w:rsidRPr="00830810" w:rsidRDefault="00830810" w:rsidP="00E616ED">
      <w:pPr>
        <w:pStyle w:val="ListParagraph"/>
        <w:numPr>
          <w:ilvl w:val="2"/>
          <w:numId w:val="66"/>
        </w:numPr>
        <w:rPr>
          <w:rFonts w:asciiTheme="majorBidi" w:hAnsiTheme="majorBidi" w:cstheme="majorBidi"/>
        </w:rPr>
      </w:pPr>
      <w:r w:rsidRPr="00830810">
        <w:rPr>
          <w:rFonts w:asciiTheme="majorBidi" w:hAnsiTheme="majorBidi" w:cstheme="majorBidi"/>
        </w:rPr>
        <w:t xml:space="preserve">2.     Harry Wolfson, The Philosophy of Kalam, 10-11: those who professed outright anthropomorphism. </w:t>
      </w:r>
    </w:p>
    <w:p w14:paraId="75B48BD2" w14:textId="2EEB1DCC" w:rsidR="00830810" w:rsidRPr="008E4D81" w:rsidRDefault="00830810" w:rsidP="00E616ED">
      <w:pPr>
        <w:pStyle w:val="ListParagraph"/>
        <w:numPr>
          <w:ilvl w:val="2"/>
          <w:numId w:val="66"/>
        </w:numPr>
        <w:rPr>
          <w:rFonts w:asciiTheme="majorBidi" w:hAnsiTheme="majorBidi" w:cstheme="majorBidi"/>
          <w:b/>
          <w:bCs/>
        </w:rPr>
      </w:pPr>
      <w:r w:rsidRPr="008E4D81">
        <w:rPr>
          <w:rFonts w:asciiTheme="majorBidi" w:hAnsiTheme="majorBidi" w:cstheme="majorBidi"/>
        </w:rPr>
        <w:t xml:space="preserve">3.     Harry Wolfson, The Philosophy of Kalam, 10-11: those who sought to harmonize the two types of verses by interpreting the anthropomorphic ones. They would say “a body unlike bodies,” etc. </w:t>
      </w:r>
      <w:r w:rsidRPr="008E4D81">
        <w:rPr>
          <w:rFonts w:asciiTheme="majorBidi" w:hAnsiTheme="majorBidi" w:cstheme="majorBidi"/>
          <w:b/>
          <w:bCs/>
        </w:rPr>
        <w:t xml:space="preserve">Volume 11 </w:t>
      </w:r>
    </w:p>
    <w:p w14:paraId="2A64ED61" w14:textId="72AE45A4" w:rsidR="00830810" w:rsidRPr="00830810" w:rsidRDefault="00830810" w:rsidP="00E616ED">
      <w:pPr>
        <w:pStyle w:val="ListParagraph"/>
        <w:numPr>
          <w:ilvl w:val="0"/>
          <w:numId w:val="66"/>
        </w:numPr>
        <w:rPr>
          <w:rFonts w:asciiTheme="majorBidi" w:hAnsiTheme="majorBidi" w:cstheme="majorBidi"/>
        </w:rPr>
      </w:pPr>
      <w:r w:rsidRPr="00830810">
        <w:rPr>
          <w:rFonts w:asciiTheme="majorBidi" w:hAnsiTheme="majorBidi" w:cstheme="majorBidi"/>
        </w:rPr>
        <w:t>Tanzih = God's Unknowabiliity and Incomparabliity</w:t>
      </w:r>
      <w:r>
        <w:rPr>
          <w:rFonts w:asciiTheme="majorBidi" w:hAnsiTheme="majorBidi" w:cstheme="majorBidi"/>
        </w:rPr>
        <w:t xml:space="preserve"> </w:t>
      </w:r>
      <w:r>
        <w:rPr>
          <w:rFonts w:asciiTheme="majorBidi" w:hAnsiTheme="majorBidi" w:cstheme="majorBidi"/>
          <w:b/>
          <w:bCs/>
        </w:rPr>
        <w:t xml:space="preserve">Volume 11 </w:t>
      </w:r>
    </w:p>
    <w:p w14:paraId="3E2D46C4" w14:textId="77777777" w:rsidR="00830810" w:rsidRDefault="00830810" w:rsidP="00E616ED">
      <w:pPr>
        <w:pStyle w:val="ListParagraph"/>
        <w:numPr>
          <w:ilvl w:val="0"/>
          <w:numId w:val="66"/>
        </w:numPr>
        <w:rPr>
          <w:rFonts w:asciiTheme="majorBidi" w:hAnsiTheme="majorBidi" w:cstheme="majorBidi"/>
        </w:rPr>
      </w:pPr>
      <w:r w:rsidRPr="00830810">
        <w:rPr>
          <w:rFonts w:asciiTheme="majorBidi" w:hAnsiTheme="majorBidi" w:cstheme="majorBidi"/>
        </w:rPr>
        <w:t xml:space="preserve">Tanzih = God’s unknowability and transcendence. His “incomparability.”  </w:t>
      </w:r>
      <w:r>
        <w:rPr>
          <w:rFonts w:asciiTheme="majorBidi" w:hAnsiTheme="majorBidi" w:cstheme="majorBidi"/>
          <w:b/>
          <w:bCs/>
        </w:rPr>
        <w:t xml:space="preserve">Volume 11 </w:t>
      </w:r>
    </w:p>
    <w:p w14:paraId="7CF35FE7" w14:textId="6A009355" w:rsidR="00830810" w:rsidRPr="00830810" w:rsidRDefault="00830810" w:rsidP="00830810">
      <w:pPr>
        <w:pStyle w:val="ListParagraph"/>
        <w:rPr>
          <w:rFonts w:asciiTheme="majorBidi" w:hAnsiTheme="majorBidi" w:cstheme="majorBidi"/>
        </w:rPr>
      </w:pPr>
    </w:p>
    <w:p w14:paraId="1FB30D91" w14:textId="5FB6D0AA" w:rsidR="00830810" w:rsidRPr="00830810" w:rsidRDefault="00830810" w:rsidP="00830810">
      <w:pPr>
        <w:rPr>
          <w:rFonts w:asciiTheme="majorBidi" w:hAnsiTheme="majorBidi" w:cstheme="majorBidi"/>
        </w:rPr>
      </w:pPr>
    </w:p>
    <w:p w14:paraId="4A4C5449" w14:textId="77777777" w:rsidR="00830810" w:rsidRPr="00830810" w:rsidRDefault="00830810" w:rsidP="00E616ED">
      <w:pPr>
        <w:pStyle w:val="ListParagraph"/>
        <w:numPr>
          <w:ilvl w:val="0"/>
          <w:numId w:val="66"/>
        </w:numPr>
        <w:rPr>
          <w:rFonts w:asciiTheme="majorBidi" w:hAnsiTheme="majorBidi" w:cstheme="majorBidi"/>
        </w:rPr>
      </w:pPr>
      <w:r w:rsidRPr="00830810">
        <w:rPr>
          <w:rFonts w:asciiTheme="majorBidi" w:hAnsiTheme="majorBidi" w:cstheme="majorBidi"/>
        </w:rPr>
        <w:t xml:space="preserve">Al-Imām al-Ghāzālī popularized usage of the term al-tanzīh.  </w:t>
      </w:r>
    </w:p>
    <w:p w14:paraId="5DFBE194" w14:textId="594A6D0D" w:rsidR="00830810" w:rsidRPr="008E4D81" w:rsidRDefault="00830810" w:rsidP="00E616ED">
      <w:pPr>
        <w:pStyle w:val="ListParagraph"/>
        <w:numPr>
          <w:ilvl w:val="0"/>
          <w:numId w:val="66"/>
        </w:numPr>
        <w:rPr>
          <w:rFonts w:asciiTheme="majorBidi" w:hAnsiTheme="majorBidi" w:cstheme="majorBidi"/>
        </w:rPr>
      </w:pPr>
      <w:r w:rsidRPr="00830810">
        <w:rPr>
          <w:rFonts w:asciiTheme="majorBidi" w:hAnsiTheme="majorBidi" w:cstheme="majorBidi"/>
        </w:rPr>
        <w:t xml:space="preserve">Al-Zabīdī says that incomparibility (tanzīh) is to declare God, exalted be He, to be free of (tabri’a ) anything that is not appropriate to His majesty (jalāl ) and His holdiness (quds) regarding every fault (‘ayb ), definciency (naqṣ ), and attribution lacking perfection (kamāl ). Al-Zabbīdī continues to say that we are required to do tanzīh of God regarding His essence, His attributes, and His acts. Tanzīh al-Dhāt means that we declare God free of all defects that contradict His self-sufficiency and divinity. We remove from our conception of Him all the marks of creation. We declare that He has al-istighnā’ al-muṭlaq . He has no Hudūth, fanā’, takthīr, jawhariyya, ‘araḍiyya, jismiyya , no iftiqār ilā mūjid aw mūjib . We declare God free of all defects that pertain to and are the natural qualities of ḥādithāt and of every attribute that lacks kamāl. </w:t>
      </w:r>
      <w:r>
        <w:rPr>
          <w:rFonts w:asciiTheme="majorBidi" w:hAnsiTheme="majorBidi" w:cstheme="majorBidi"/>
          <w:b/>
          <w:bCs/>
        </w:rPr>
        <w:t xml:space="preserve">Volume 11 </w:t>
      </w:r>
    </w:p>
    <w:p w14:paraId="0273D9D5" w14:textId="77777777" w:rsidR="008E4D81" w:rsidRPr="008E4D81" w:rsidRDefault="008E4D81" w:rsidP="008E4D81">
      <w:pPr>
        <w:rPr>
          <w:rFonts w:asciiTheme="majorBidi" w:hAnsiTheme="majorBidi" w:cstheme="majorBidi"/>
        </w:rPr>
      </w:pPr>
    </w:p>
    <w:p w14:paraId="2309C0EF" w14:textId="4EF4559E" w:rsidR="00830810" w:rsidRPr="00830810" w:rsidRDefault="00830810" w:rsidP="00E616ED">
      <w:pPr>
        <w:pStyle w:val="ListParagraph"/>
        <w:numPr>
          <w:ilvl w:val="0"/>
          <w:numId w:val="66"/>
        </w:numPr>
        <w:rPr>
          <w:rFonts w:asciiTheme="majorBidi" w:hAnsiTheme="majorBidi" w:cstheme="majorBidi"/>
        </w:rPr>
      </w:pPr>
      <w:r w:rsidRPr="00830810">
        <w:rPr>
          <w:rFonts w:asciiTheme="majorBidi" w:hAnsiTheme="majorBidi" w:cstheme="majorBidi"/>
        </w:rPr>
        <w:t>Al-Jurjani's Definition of Tanzih</w:t>
      </w:r>
    </w:p>
    <w:p w14:paraId="483B6651" w14:textId="500D950A" w:rsidR="00830810" w:rsidRPr="008E4D81" w:rsidRDefault="00830810" w:rsidP="00E616ED">
      <w:pPr>
        <w:pStyle w:val="ListParagraph"/>
        <w:numPr>
          <w:ilvl w:val="0"/>
          <w:numId w:val="66"/>
        </w:numPr>
        <w:rPr>
          <w:rFonts w:asciiTheme="majorBidi" w:hAnsiTheme="majorBidi" w:cstheme="majorBidi"/>
        </w:rPr>
      </w:pPr>
      <w:r w:rsidRPr="00830810">
        <w:rPr>
          <w:rFonts w:asciiTheme="majorBidi" w:hAnsiTheme="majorBidi" w:cstheme="majorBidi"/>
        </w:rPr>
        <w:t xml:space="preserve">Al-Sharīf al-Jurjānī defines tanzīh as tab‘īd: Putting the description of our Lord at a distance from any human qualities. </w:t>
      </w:r>
      <w:r>
        <w:rPr>
          <w:rFonts w:asciiTheme="majorBidi" w:hAnsiTheme="majorBidi" w:cstheme="majorBidi"/>
          <w:b/>
          <w:bCs/>
        </w:rPr>
        <w:t xml:space="preserve">Volume 11 </w:t>
      </w:r>
    </w:p>
    <w:p w14:paraId="29D114EF" w14:textId="41BFAE2B" w:rsidR="00830810" w:rsidRPr="00830810" w:rsidRDefault="00830810" w:rsidP="00830810">
      <w:pPr>
        <w:ind w:left="360"/>
        <w:rPr>
          <w:rFonts w:asciiTheme="majorBidi" w:hAnsiTheme="majorBidi" w:cstheme="majorBidi"/>
        </w:rPr>
      </w:pPr>
    </w:p>
    <w:p w14:paraId="5003B44D" w14:textId="5EABA3C4" w:rsidR="00830810" w:rsidRPr="002C0182" w:rsidRDefault="00830810" w:rsidP="00E616ED">
      <w:pPr>
        <w:pStyle w:val="ListParagraph"/>
        <w:numPr>
          <w:ilvl w:val="0"/>
          <w:numId w:val="66"/>
        </w:numPr>
        <w:rPr>
          <w:rFonts w:asciiTheme="majorBidi" w:hAnsiTheme="majorBidi" w:cstheme="majorBidi"/>
        </w:rPr>
      </w:pPr>
      <w:r w:rsidRPr="00830810">
        <w:rPr>
          <w:rFonts w:asciiTheme="majorBidi" w:hAnsiTheme="majorBidi" w:cstheme="majorBidi"/>
        </w:rPr>
        <w:t>Al-Sharīf al-Jurjānī defines tanzīh, often translated as incomparability or transcendence (something that goes above other norms, supreme, excellent to the highest degree), means especially to put a distance between ourselves and our description of our Lord in terms of any human quality. Because usually, human violations of tanzīh , pertain to likening our Lord to ourselves or likening ourselves to him. But more generally, tanzīh is to declare Allah free of anything that is not appropriate to His Majesty and His Quds regarding any fault, or any deficiency or any attribute that lacks perfection. And one of the main objectives of all Islamic discourse about God is to declare Him absolutely perfect, majestic and beyond anything in creation.</w:t>
      </w:r>
      <w:r>
        <w:rPr>
          <w:rFonts w:asciiTheme="majorBidi" w:hAnsiTheme="majorBidi" w:cstheme="majorBidi"/>
        </w:rPr>
        <w:t xml:space="preserve"> </w:t>
      </w:r>
      <w:r>
        <w:rPr>
          <w:rFonts w:asciiTheme="majorBidi" w:hAnsiTheme="majorBidi" w:cstheme="majorBidi"/>
          <w:b/>
          <w:bCs/>
        </w:rPr>
        <w:t xml:space="preserve">Volume 11 </w:t>
      </w:r>
    </w:p>
    <w:p w14:paraId="545EF4BB" w14:textId="77777777" w:rsidR="002C0182" w:rsidRPr="002C0182" w:rsidRDefault="002C0182" w:rsidP="002C0182">
      <w:pPr>
        <w:pStyle w:val="ListParagraph"/>
        <w:rPr>
          <w:rFonts w:asciiTheme="majorBidi" w:hAnsiTheme="majorBidi" w:cstheme="majorBidi"/>
        </w:rPr>
      </w:pPr>
    </w:p>
    <w:p w14:paraId="39513373" w14:textId="3B12AD04" w:rsidR="002C0182" w:rsidRPr="002C0182" w:rsidRDefault="002C0182" w:rsidP="00E616ED">
      <w:pPr>
        <w:pStyle w:val="ListParagraph"/>
        <w:numPr>
          <w:ilvl w:val="0"/>
          <w:numId w:val="66"/>
        </w:numPr>
        <w:rPr>
          <w:rFonts w:asciiTheme="majorBidi" w:hAnsiTheme="majorBidi" w:cstheme="majorBidi"/>
        </w:rPr>
      </w:pPr>
      <w:r w:rsidRPr="002C0182">
        <w:rPr>
          <w:rFonts w:asciiTheme="majorBidi" w:hAnsiTheme="majorBidi" w:cstheme="majorBidi"/>
        </w:rPr>
        <w:t>Ṣadr-al-Dīn al-Qunawī says:</w:t>
      </w:r>
    </w:p>
    <w:p w14:paraId="7B2F9319" w14:textId="0083A4CF" w:rsidR="002C0182" w:rsidRPr="002C0182" w:rsidRDefault="002C0182" w:rsidP="00E616ED">
      <w:pPr>
        <w:pStyle w:val="ListParagraph"/>
        <w:numPr>
          <w:ilvl w:val="1"/>
          <w:numId w:val="66"/>
        </w:numPr>
        <w:rPr>
          <w:rFonts w:asciiTheme="majorBidi" w:hAnsiTheme="majorBidi" w:cstheme="majorBidi"/>
        </w:rPr>
      </w:pPr>
      <w:r w:rsidRPr="002C0182">
        <w:rPr>
          <w:rFonts w:asciiTheme="majorBidi" w:hAnsiTheme="majorBidi" w:cstheme="majorBidi"/>
        </w:rPr>
        <w:t>The interrelationship between God’s two Hands brings into existence all correlation and polarity in the world. It establishes the fundamental created dualities such as the Seen and the Unseen. It sets up the fundamental Human perceptions such as declaring analogical similarity [between God and creation] (tashbīh) and declaring [Him] to have utter incomparability (tanzih). All movement, change, and process in the world can be traced back to the two Hands.</w:t>
      </w:r>
      <w:r>
        <w:rPr>
          <w:rFonts w:asciiTheme="majorBidi" w:hAnsiTheme="majorBidi" w:cstheme="majorBidi"/>
        </w:rPr>
        <w:t xml:space="preserve"> </w:t>
      </w:r>
      <w:r>
        <w:rPr>
          <w:rFonts w:asciiTheme="majorBidi" w:hAnsiTheme="majorBidi" w:cstheme="majorBidi"/>
          <w:b/>
          <w:bCs/>
        </w:rPr>
        <w:t>Volume 6</w:t>
      </w:r>
    </w:p>
    <w:p w14:paraId="300F41E0" w14:textId="4EA76AB0" w:rsidR="002C0182" w:rsidRPr="008F15BD" w:rsidRDefault="008F15BD" w:rsidP="00E616ED">
      <w:pPr>
        <w:pStyle w:val="ListParagraph"/>
        <w:numPr>
          <w:ilvl w:val="0"/>
          <w:numId w:val="66"/>
        </w:numPr>
        <w:rPr>
          <w:rFonts w:asciiTheme="majorBidi" w:hAnsiTheme="majorBidi" w:cstheme="majorBidi"/>
        </w:rPr>
      </w:pPr>
      <w:r w:rsidRPr="008F15BD">
        <w:rPr>
          <w:rFonts w:asciiTheme="majorBidi" w:hAnsiTheme="majorBidi" w:cstheme="majorBidi"/>
        </w:rPr>
        <w:t>Still, the Prophetic law allows us—while the intellect requires us—to use the analogies of the names we share with God—our lordly attributes—when learning about Him and speaking of Him, although we know that these words have radically different meanings when applied to us and to Him. Al-Māturīdī states that, ironically, we are, therefore, forced to begin with a type of tashbīh (drawing likenesses between ourselves and God) in order to arrive ultimately at true tawḥīd and a complete denial of tashbīh. It is said: “The Gnostic (al-‘ārif) is above the words he speaks. The scholar (al-‘ālim) is below the words he speaks.” The Gnostic who knows God by direct experience belongs to a supra-intellectual world that is above all analogies and likenesses. His knowledge of God and the realities of the Unseen have immersed him in the sea of true tawḥīd and render him speechless, because no words are adequate to express the truths he has witnessed, all of which are beyond analogy and tashbīh. The scholar of outward knowledge, on the other hand, only has access to knowledge through analogies and words. The words unlock themselves to him and take him higher and higher, but he is unable to transcend them to reach the level of the Gnostic. As Jalāl al-Dīn Rūmī states: “Since you cannot bear the unveiled light, drink in the words of wisdom, for their light is veiled.”</w:t>
      </w:r>
      <w:r>
        <w:rPr>
          <w:rFonts w:asciiTheme="majorBidi" w:hAnsiTheme="majorBidi" w:cstheme="majorBidi"/>
        </w:rPr>
        <w:t xml:space="preserve"> </w:t>
      </w:r>
      <w:r>
        <w:rPr>
          <w:rFonts w:asciiTheme="majorBidi" w:hAnsiTheme="majorBidi" w:cstheme="majorBidi"/>
          <w:b/>
          <w:bCs/>
        </w:rPr>
        <w:t>Volume 6</w:t>
      </w:r>
    </w:p>
    <w:p w14:paraId="3F128ABF" w14:textId="72F2FE60" w:rsidR="008F15BD" w:rsidRPr="008F15BD" w:rsidRDefault="008F15BD" w:rsidP="00E616ED">
      <w:pPr>
        <w:pStyle w:val="ListParagraph"/>
        <w:numPr>
          <w:ilvl w:val="0"/>
          <w:numId w:val="66"/>
        </w:numPr>
        <w:rPr>
          <w:rFonts w:asciiTheme="majorBidi" w:hAnsiTheme="majorBidi" w:cstheme="majorBidi"/>
        </w:rPr>
      </w:pPr>
      <w:r w:rsidRPr="008F15BD">
        <w:rPr>
          <w:rFonts w:asciiTheme="majorBidi" w:hAnsiTheme="majorBidi" w:cstheme="majorBidi"/>
        </w:rPr>
        <w:t xml:space="preserve">The concluding statement in the verse: “Those who disbelieved among them said: ‘This is nothing but obvious sorcery,’” according to al-Ṭabarī, is an allusion to the matter of “perceived likeness” (Arabic: tashbīh) between Christ’s outward appearance and that of the victim on the Cross. Because of this, neither the Jews who opposed Christ and sought his death nor the Disciples, who believed in him and loved him, were positively certain of their identification of Jesus when he was taken into captivity. Since in al-Ṭabarī’s preferred view—as we will see below—all of the Disciples took on Christ’s likeness, none of them or anyone else knew who had actually been crucified. Thus, the Jews who came to arrest Jesus—when they saw Christ’s likeness upon them all—contended that it was manifest sorcery, and they said: “Let Jesus himself come forth, or we will kill you all.”  </w:t>
      </w:r>
      <w:r>
        <w:rPr>
          <w:rFonts w:asciiTheme="majorBidi" w:hAnsiTheme="majorBidi" w:cstheme="majorBidi"/>
        </w:rPr>
        <w:t xml:space="preserve"> </w:t>
      </w:r>
      <w:r>
        <w:rPr>
          <w:rFonts w:asciiTheme="majorBidi" w:hAnsiTheme="majorBidi" w:cstheme="majorBidi"/>
          <w:b/>
          <w:bCs/>
        </w:rPr>
        <w:t>Volume 2</w:t>
      </w:r>
    </w:p>
    <w:p w14:paraId="2BAE2554" w14:textId="45B9E4C4" w:rsidR="008F15BD" w:rsidRPr="007B145D" w:rsidRDefault="007B145D" w:rsidP="00E616ED">
      <w:pPr>
        <w:pStyle w:val="ListParagraph"/>
        <w:numPr>
          <w:ilvl w:val="0"/>
          <w:numId w:val="66"/>
        </w:numPr>
        <w:rPr>
          <w:rFonts w:asciiTheme="majorBidi" w:hAnsiTheme="majorBidi" w:cstheme="majorBidi"/>
        </w:rPr>
      </w:pPr>
      <w:r w:rsidRPr="007B145D">
        <w:rPr>
          <w:rFonts w:asciiTheme="majorBidi" w:hAnsiTheme="majorBidi" w:cstheme="majorBidi"/>
        </w:rPr>
        <w:t xml:space="preserve">Regarding the Signs of the End of Time, the Prophet sometimes conveyed his prophecies by way of taṣrīḥ (explicitness and straight-forward clarity). At other times he spoke by tashbīh (making comparisons, allegories, similes, parables), tamthīl (giving examples, exemplifiction, making likenesses, analogies), ishāra (making allusions or references to other things), and talwīḥ (making hints and intimations), according to what the situation demanded and according to what the people of his time and each succeeding time could understand. This is a reflection of his having been given concise yet comprehensively inclusive speech (jawāmi‘ al-kalim ).   </w:t>
      </w:r>
      <w:r>
        <w:rPr>
          <w:rFonts w:asciiTheme="majorBidi" w:hAnsiTheme="majorBidi" w:cstheme="majorBidi"/>
        </w:rPr>
        <w:t xml:space="preserve"> </w:t>
      </w:r>
      <w:r>
        <w:rPr>
          <w:rFonts w:asciiTheme="majorBidi" w:hAnsiTheme="majorBidi" w:cstheme="majorBidi"/>
          <w:b/>
          <w:bCs/>
        </w:rPr>
        <w:t xml:space="preserve">Volume 17 </w:t>
      </w:r>
    </w:p>
    <w:p w14:paraId="5825B984" w14:textId="008AA04D" w:rsidR="007B145D" w:rsidRPr="0069229C" w:rsidRDefault="0069229C" w:rsidP="00E616ED">
      <w:pPr>
        <w:pStyle w:val="ListParagraph"/>
        <w:numPr>
          <w:ilvl w:val="0"/>
          <w:numId w:val="66"/>
        </w:numPr>
        <w:rPr>
          <w:rFonts w:asciiTheme="majorBidi" w:hAnsiTheme="majorBidi" w:cstheme="majorBidi"/>
        </w:rPr>
      </w:pPr>
      <w:r w:rsidRPr="0069229C">
        <w:rPr>
          <w:rFonts w:asciiTheme="majorBidi" w:hAnsiTheme="majorBidi" w:cstheme="majorBidi"/>
        </w:rPr>
        <w:t>Allusion (al-ishāra) is more general than taṣrīḥ,  talwīḥ, tashbīh, and tamthīl. Allusion, for example, may point toward the hidden, underlying meanings of the inward (al-bāṭin), but it may also suggest outward (ẓāhir) meanings that are not readily apparent or had not yet appeared at the time of revelation. This second ẓāhir aspect of Qur’ānic allusions may be seen in the above reference to light pollution.</w:t>
      </w:r>
      <w:r>
        <w:rPr>
          <w:rFonts w:asciiTheme="majorBidi" w:hAnsiTheme="majorBidi" w:cstheme="majorBidi"/>
        </w:rPr>
        <w:t xml:space="preserve"> </w:t>
      </w:r>
      <w:r>
        <w:rPr>
          <w:rFonts w:asciiTheme="majorBidi" w:hAnsiTheme="majorBidi" w:cstheme="majorBidi"/>
          <w:b/>
          <w:bCs/>
        </w:rPr>
        <w:t>Volume 17</w:t>
      </w:r>
    </w:p>
    <w:p w14:paraId="30CC7822" w14:textId="6D5F8E4D" w:rsidR="0069229C" w:rsidRPr="00B121EA" w:rsidRDefault="0069229C" w:rsidP="00E616ED">
      <w:pPr>
        <w:pStyle w:val="ListParagraph"/>
        <w:numPr>
          <w:ilvl w:val="0"/>
          <w:numId w:val="66"/>
        </w:numPr>
        <w:rPr>
          <w:rFonts w:asciiTheme="majorBidi" w:hAnsiTheme="majorBidi" w:cstheme="majorBidi"/>
        </w:rPr>
      </w:pPr>
      <w:r w:rsidRPr="0069229C">
        <w:rPr>
          <w:rFonts w:asciiTheme="majorBidi" w:hAnsiTheme="majorBidi" w:cstheme="majorBidi"/>
        </w:rPr>
        <w:t xml:space="preserve">Al-Imām Aḥmad transmits on the authority of the Companion ‘Amr ibn al-‘Āṣ: “There shall surely be men at the end of [the time of] my Community (Ummatī ) who will ride upon [huge] saddles (al-surūj ) like camel saddlebags (ka-ashbāh al-riḥāl ). They will stop outside the doors of the mosques. Their women will be fully dressed yet naked (nisā’uhum kāsiyāt ‘āriyāt ). On their heads will be [mounds of hair] like the humps of lean Bactrian camels (ka-asnimat al-bukht al-‘ijāf ): Curse them [these women], for truly they are accursed.” Al-Shaykh al-Ghumārī understands this analogy as referring to luxurious cars at the End of Time, which are likened to the cushioned--saddle-like--seats that they contain. Since the saddles have no horse, camel, or other beast of burden to carry them because the vehicles are motorized, it is as if they will be riding on saddles alone. He understands the reference to the Muslims who drive these cars as wealthy Westernized Muslims who imitate the habits and styles of others. They ostentatiously drive their vehicles to the mosques, and their women dress in the revealing styles of the modern West with their hair arranged stylishly on their heads like mountains. The word riḥāl (sing. raḥl ) refers to the large saddles and saddle bags of camels which are used for long journeys. The word may also be applied to luggage and baggage as well as the stopping places where travels would alight when on their overland camel journeys. This largely nonliteral ḥadīth is an example of tashbīh .  </w:t>
      </w:r>
      <w:r>
        <w:rPr>
          <w:rFonts w:asciiTheme="majorBidi" w:hAnsiTheme="majorBidi" w:cstheme="majorBidi"/>
        </w:rPr>
        <w:t xml:space="preserve"> </w:t>
      </w:r>
      <w:r>
        <w:rPr>
          <w:rFonts w:asciiTheme="majorBidi" w:hAnsiTheme="majorBidi" w:cstheme="majorBidi"/>
          <w:b/>
          <w:bCs/>
        </w:rPr>
        <w:t xml:space="preserve">Volume 17 </w:t>
      </w:r>
    </w:p>
    <w:p w14:paraId="3928E017" w14:textId="7F34A434" w:rsidR="00830810" w:rsidRPr="005908E4" w:rsidRDefault="000C13D0" w:rsidP="00E616ED">
      <w:pPr>
        <w:pStyle w:val="ListParagraph"/>
        <w:numPr>
          <w:ilvl w:val="0"/>
          <w:numId w:val="66"/>
        </w:numPr>
        <w:rPr>
          <w:rFonts w:asciiTheme="majorBidi" w:hAnsiTheme="majorBidi" w:cstheme="majorBidi"/>
        </w:rPr>
      </w:pPr>
      <w:r w:rsidRPr="000C13D0">
        <w:rPr>
          <w:rFonts w:asciiTheme="majorBidi" w:hAnsiTheme="majorBidi" w:cstheme="majorBidi"/>
        </w:rPr>
        <w:t xml:space="preserve">The Antichrist will travel swiftly, far and wide like the clouds blown by the winds. This is an example of tashbīh. Al-Ghumārī notes that numerous ḥadīth about the Antichrist, whoses appearance comes just before the Second Coming of Jesus Christ, allude to modes of transportation that were not customary in the traditional agrarian world. These reports indicate not just that the Antichrist will travel in this manner but so also will his myriads of troops and soldiers.   </w:t>
      </w:r>
      <w:r>
        <w:rPr>
          <w:rFonts w:asciiTheme="majorBidi" w:hAnsiTheme="majorBidi" w:cstheme="majorBidi"/>
          <w:b/>
          <w:bCs/>
        </w:rPr>
        <w:t xml:space="preserve">Volume 17 </w:t>
      </w:r>
    </w:p>
    <w:p w14:paraId="4C279F7D" w14:textId="087D7525" w:rsidR="00804982" w:rsidRPr="00B90079" w:rsidRDefault="00830810" w:rsidP="00830810">
      <w:pPr>
        <w:pStyle w:val="ListParagraph"/>
        <w:rPr>
          <w:rFonts w:asciiTheme="majorBidi" w:hAnsiTheme="majorBidi" w:cstheme="majorBidi"/>
        </w:rPr>
      </w:pPr>
      <w:r w:rsidRPr="00830810">
        <w:rPr>
          <w:rFonts w:asciiTheme="majorBidi" w:hAnsiTheme="majorBidi" w:cstheme="majorBidi"/>
        </w:rPr>
        <w:t xml:space="preserve">   </w:t>
      </w:r>
    </w:p>
    <w:p w14:paraId="36582C87" w14:textId="2D8116E7" w:rsidR="00F70BDD" w:rsidRDefault="00FD1A33" w:rsidP="00FD1A33">
      <w:pPr>
        <w:rPr>
          <w:rFonts w:asciiTheme="majorBidi" w:hAnsiTheme="majorBidi" w:cstheme="majorBidi"/>
          <w:b/>
          <w:bCs/>
          <w:u w:val="single"/>
        </w:rPr>
      </w:pPr>
      <w:r w:rsidRPr="005908E4">
        <w:rPr>
          <w:rFonts w:asciiTheme="majorBidi" w:hAnsiTheme="majorBidi" w:cstheme="majorBidi"/>
          <w:b/>
          <w:bCs/>
          <w:u w:val="single"/>
        </w:rPr>
        <w:t>Anthropomorphic</w:t>
      </w:r>
    </w:p>
    <w:p w14:paraId="1E32455B" w14:textId="77777777" w:rsidR="005908E4" w:rsidRDefault="005908E4" w:rsidP="00FD1A33">
      <w:pPr>
        <w:rPr>
          <w:rFonts w:asciiTheme="majorBidi" w:hAnsiTheme="majorBidi" w:cstheme="majorBidi"/>
          <w:b/>
          <w:bCs/>
          <w:u w:val="single"/>
        </w:rPr>
      </w:pPr>
    </w:p>
    <w:p w14:paraId="1BA409BD" w14:textId="46E991FF" w:rsidR="00FD1A33" w:rsidRPr="008849EE" w:rsidRDefault="008849EE" w:rsidP="00E616ED">
      <w:pPr>
        <w:pStyle w:val="ListParagraph"/>
        <w:numPr>
          <w:ilvl w:val="0"/>
          <w:numId w:val="67"/>
        </w:numPr>
        <w:rPr>
          <w:rFonts w:asciiTheme="majorBidi" w:hAnsiTheme="majorBidi" w:cstheme="majorBidi"/>
        </w:rPr>
      </w:pPr>
      <w:r w:rsidRPr="008849EE">
        <w:rPr>
          <w:rFonts w:asciiTheme="majorBidi" w:hAnsiTheme="majorBidi" w:cstheme="majorBidi"/>
        </w:rPr>
        <w:t xml:space="preserve">    The reality of God is never anthropomorphic. God is like nothing in creation, nothing in creation can be compared to Him. But all creation theomorphically reflecting in different ways and capacities the perfect attributes and names of God. Here the greatest, highest, and most perfect reflection with the greatest attributes and names is the Prophet Muḥammad, who is also the first moment and the first thing to be created, and all creation is then made to flow from him. </w:t>
      </w:r>
      <w:r>
        <w:rPr>
          <w:rFonts w:asciiTheme="majorBidi" w:hAnsiTheme="majorBidi" w:cstheme="majorBidi"/>
        </w:rPr>
        <w:t xml:space="preserve"> </w:t>
      </w:r>
      <w:r>
        <w:rPr>
          <w:rFonts w:asciiTheme="majorBidi" w:hAnsiTheme="majorBidi" w:cstheme="majorBidi"/>
          <w:b/>
          <w:bCs/>
        </w:rPr>
        <w:t xml:space="preserve">Volume 16 </w:t>
      </w:r>
    </w:p>
    <w:p w14:paraId="5FA0CA4A" w14:textId="19F0CB96" w:rsidR="008849EE" w:rsidRPr="0074741B" w:rsidRDefault="00402FF4" w:rsidP="00E616ED">
      <w:pPr>
        <w:pStyle w:val="ListParagraph"/>
        <w:numPr>
          <w:ilvl w:val="0"/>
          <w:numId w:val="67"/>
        </w:numPr>
        <w:rPr>
          <w:rFonts w:asciiTheme="majorBidi" w:hAnsiTheme="majorBidi" w:cstheme="majorBidi"/>
        </w:rPr>
      </w:pPr>
      <w:r w:rsidRPr="00402FF4">
        <w:rPr>
          <w:rFonts w:asciiTheme="majorBidi" w:hAnsiTheme="majorBidi" w:cstheme="majorBidi"/>
        </w:rPr>
        <w:t>Just as Islamic theology requires us to abide by the principle of God’s incomparability (al-tanzīh) as regards anthropomorphic qualities such as having a physical location, sitting on the throne like a human king, or being seen in the Garden like one would see a tree or a mountain, we are required to abide by the same principle of incomparability of the Prophets and Messengers with regard to the “anthropomorphisms” that may arise from treating them as if they were ordinary human beings.</w:t>
      </w:r>
      <w:r w:rsidR="0074741B">
        <w:rPr>
          <w:rFonts w:asciiTheme="majorBidi" w:hAnsiTheme="majorBidi" w:cstheme="majorBidi"/>
        </w:rPr>
        <w:t xml:space="preserve"> </w:t>
      </w:r>
      <w:r w:rsidR="0074741B">
        <w:rPr>
          <w:rFonts w:asciiTheme="majorBidi" w:hAnsiTheme="majorBidi" w:cstheme="majorBidi"/>
          <w:b/>
          <w:bCs/>
        </w:rPr>
        <w:t>Volume 13</w:t>
      </w:r>
    </w:p>
    <w:p w14:paraId="48031E5C" w14:textId="73A7D0BA" w:rsidR="0074741B" w:rsidRPr="0074741B" w:rsidRDefault="0074741B" w:rsidP="00E616ED">
      <w:pPr>
        <w:pStyle w:val="ListParagraph"/>
        <w:numPr>
          <w:ilvl w:val="0"/>
          <w:numId w:val="67"/>
        </w:numPr>
        <w:rPr>
          <w:rFonts w:asciiTheme="majorBidi" w:hAnsiTheme="majorBidi" w:cstheme="majorBidi"/>
        </w:rPr>
      </w:pPr>
      <w:r w:rsidRPr="0074741B">
        <w:rPr>
          <w:rFonts w:asciiTheme="majorBidi" w:hAnsiTheme="majorBidi" w:cstheme="majorBidi"/>
        </w:rPr>
        <w:t>The obligation to understand anthropomorphic verses correctly and either to refrain from interpreting them--while acknowledging that they are not to be taken literally--or to interpret them soundly requires us to cultivate the outward and inward dimensions of religious truth simultaneously. Here, there is no possibility of sound and acceptable understanding of such polysemic verses without reference to the inner dimensions of Prophetic meaning. Likewise, regarding the issue of Prophetic infallibility, the mistakes of those who attribute wrongfulness and lack of infallibility to the Prophets and Messengers always begin with superficial, literal, and unthinking renditions of the texts at hand. This is clearly the case with Lot’s “daughters,” the “horses of Solomon,” and the unrelated matter of what is meant by the Virgin Mary being a “daughter of Aaron.” Once these and all similar verses and ḥadīth are looked at with the inner eye and in-depth understanding of the Arabic language and its many polysemic possibilities, what at first appeared to be an insoluble contradiction often appears as really no problem at all. The gross mistakes of some commentators and scholars in this regard always begins with very literal and generally unthinking interpretations of the verses at hand: Therefore, to some of these commentators, Lot’s “daughters” must be his biological daughters and not his metaphorical daughters--namely, all the women of Sodom. The text on Solomon’s horses, which is extremely unusual, complex, and polysemic Arabic, is rendered unthinkingly as his having chopped off their legs and cut their throats--something completely unacceptable in terms of the outward and inward meanings alike. And Mary is deemed to have had a literal biological brother named Aaron--of whom there is no historical record in Islamic or Biblical revelation--and there is no awareness of the fact that this is almost certainly a reference to her high and honorable Aaronic lineage within the House of ‘Imrān and the Children of Israel.</w:t>
      </w:r>
      <w:r>
        <w:rPr>
          <w:rFonts w:asciiTheme="majorBidi" w:hAnsiTheme="majorBidi" w:cstheme="majorBidi"/>
        </w:rPr>
        <w:t xml:space="preserve"> </w:t>
      </w:r>
      <w:r>
        <w:rPr>
          <w:rFonts w:asciiTheme="majorBidi" w:hAnsiTheme="majorBidi" w:cstheme="majorBidi"/>
          <w:b/>
          <w:bCs/>
        </w:rPr>
        <w:t>Volume 13</w:t>
      </w:r>
    </w:p>
    <w:p w14:paraId="125B654F" w14:textId="77777777" w:rsidR="00FB522B" w:rsidRPr="00FB522B" w:rsidRDefault="00FB522B" w:rsidP="00E616ED">
      <w:pPr>
        <w:pStyle w:val="ListParagraph"/>
        <w:numPr>
          <w:ilvl w:val="0"/>
          <w:numId w:val="67"/>
        </w:numPr>
        <w:rPr>
          <w:rFonts w:asciiTheme="majorBidi" w:hAnsiTheme="majorBidi" w:cstheme="majorBidi"/>
        </w:rPr>
      </w:pPr>
      <w:r w:rsidRPr="00FB522B">
        <w:rPr>
          <w:rFonts w:asciiTheme="majorBidi" w:hAnsiTheme="majorBidi" w:cstheme="majorBidi"/>
        </w:rPr>
        <w:t xml:space="preserve">Zeus was an Achaean war-lord. The other Olympians are his war-band. Zeus reigns on Olympus as a usurper, having supplanted Cronos by force. He divides the spoils of the universe among his brothers. Poseidon takes the waters, and Hades takes the earth. Zeus keeps the air to himself. </w:t>
      </w:r>
    </w:p>
    <w:p w14:paraId="6CAC5978" w14:textId="7C39C914" w:rsidR="0074741B" w:rsidRPr="00FB522B" w:rsidRDefault="00FB522B" w:rsidP="00E616ED">
      <w:pPr>
        <w:pStyle w:val="ListParagraph"/>
        <w:numPr>
          <w:ilvl w:val="0"/>
          <w:numId w:val="67"/>
        </w:numPr>
        <w:rPr>
          <w:rFonts w:asciiTheme="majorBidi" w:hAnsiTheme="majorBidi" w:cstheme="majorBidi"/>
        </w:rPr>
      </w:pPr>
      <w:r w:rsidRPr="00FB522B">
        <w:rPr>
          <w:rFonts w:asciiTheme="majorBidi" w:hAnsiTheme="majorBidi" w:cstheme="majorBidi"/>
        </w:rPr>
        <w:t>NOTE: It is this anthropomorphic context that explains the notorious immorality of the Greek gods to which the Greek philosophers strongly objected.</w:t>
      </w:r>
      <w:r>
        <w:rPr>
          <w:rFonts w:asciiTheme="majorBidi" w:hAnsiTheme="majorBidi" w:cstheme="majorBidi"/>
        </w:rPr>
        <w:t xml:space="preserve"> </w:t>
      </w:r>
      <w:r>
        <w:rPr>
          <w:rFonts w:asciiTheme="majorBidi" w:hAnsiTheme="majorBidi" w:cstheme="majorBidi"/>
          <w:b/>
          <w:bCs/>
        </w:rPr>
        <w:t>Volume 13</w:t>
      </w:r>
    </w:p>
    <w:p w14:paraId="7A04FBE8" w14:textId="47AA8295" w:rsidR="00FB522B" w:rsidRPr="00FB522B" w:rsidRDefault="00FB522B" w:rsidP="00E616ED">
      <w:pPr>
        <w:pStyle w:val="ListParagraph"/>
        <w:numPr>
          <w:ilvl w:val="0"/>
          <w:numId w:val="67"/>
        </w:numPr>
        <w:rPr>
          <w:rFonts w:asciiTheme="majorBidi" w:hAnsiTheme="majorBidi" w:cstheme="majorBidi"/>
        </w:rPr>
      </w:pPr>
      <w:r w:rsidRPr="00FB522B">
        <w:rPr>
          <w:rFonts w:asciiTheme="majorBidi" w:hAnsiTheme="majorBidi" w:cstheme="majorBidi"/>
        </w:rPr>
        <w:t>In the Vedas, Indra appears as “an equipped warrior” as do some of the other gods. Some gods such as Agni are portrayed as priests. All drive through the air in luminous cars drawn sometimes by steeds and on occasion by other animals. Indra, “the mighty warrior” and “god of battle,” was the favorite national god of the Vedas. More than a quarter of the Rigveda is in praise of Indra. He is the most anthropomorphic Vedic god. Indra is often depicted as being of Aryan color and vanquishing the black race--the dark-skinned aboriginees of India whom the Aryan invaders conquered. In the Brāhmanas, Indra is the chief of heaven and he remains this in the Puranas. He was also sometimes included in a trinity similar to the standard Hindu trinity of Brahmā-Vishnu-Shiva. After Indra, Agni is the most invoked god of the Vedas. Agni is often called the “messenger” between heaven and earth. He is most characteristically called “priest” or “domestic priest” or the “invoker” or “the chief priest.” Among the Vedic gods, Agni is the great priest, and Indra is the great warrior.</w:t>
      </w:r>
      <w:r>
        <w:rPr>
          <w:rFonts w:asciiTheme="majorBidi" w:hAnsiTheme="majorBidi" w:cstheme="majorBidi"/>
        </w:rPr>
        <w:t xml:space="preserve"> </w:t>
      </w:r>
      <w:r>
        <w:rPr>
          <w:rFonts w:asciiTheme="majorBidi" w:hAnsiTheme="majorBidi" w:cstheme="majorBidi"/>
          <w:b/>
          <w:bCs/>
        </w:rPr>
        <w:t>Volume 13</w:t>
      </w:r>
    </w:p>
    <w:p w14:paraId="51EC4483" w14:textId="3A38FB51" w:rsidR="00FB522B" w:rsidRPr="00816D95" w:rsidRDefault="00816D95" w:rsidP="00E616ED">
      <w:pPr>
        <w:pStyle w:val="ListParagraph"/>
        <w:numPr>
          <w:ilvl w:val="0"/>
          <w:numId w:val="67"/>
        </w:numPr>
        <w:rPr>
          <w:rFonts w:asciiTheme="majorBidi" w:hAnsiTheme="majorBidi" w:cstheme="majorBidi"/>
        </w:rPr>
      </w:pPr>
      <w:r w:rsidRPr="00816D95">
        <w:rPr>
          <w:rFonts w:asciiTheme="majorBidi" w:hAnsiTheme="majorBidi" w:cstheme="majorBidi"/>
        </w:rPr>
        <w:t>Thus, Noah was the first Messenger to confront and combat the blatant “oppression” (ẓulm) of idolatry (shirk) and the anthropomorphic association of the created with the Creator. His Prophetic mission, therefore, was primarily one of declaring God’s incomparability (tanzīh), glorifying God in His perfection (tasbīḥ), and systematically rejecting the presumed similarities and anthropomorphisms (tashbīh ) to which his people had become blindly devoted.</w:t>
      </w:r>
      <w:r>
        <w:rPr>
          <w:rFonts w:asciiTheme="majorBidi" w:hAnsiTheme="majorBidi" w:cstheme="majorBidi"/>
        </w:rPr>
        <w:t xml:space="preserve"> </w:t>
      </w:r>
      <w:r>
        <w:rPr>
          <w:rFonts w:asciiTheme="majorBidi" w:hAnsiTheme="majorBidi" w:cstheme="majorBidi"/>
          <w:b/>
          <w:bCs/>
        </w:rPr>
        <w:t>Volume 13</w:t>
      </w:r>
    </w:p>
    <w:p w14:paraId="34C529E3" w14:textId="707CAAD9" w:rsidR="00816D95" w:rsidRPr="00F22034" w:rsidRDefault="00F567C6" w:rsidP="00E616ED">
      <w:pPr>
        <w:pStyle w:val="ListParagraph"/>
        <w:numPr>
          <w:ilvl w:val="0"/>
          <w:numId w:val="67"/>
        </w:numPr>
        <w:rPr>
          <w:rFonts w:asciiTheme="majorBidi" w:hAnsiTheme="majorBidi" w:cstheme="majorBidi"/>
        </w:rPr>
      </w:pPr>
      <w:r w:rsidRPr="00F567C6">
        <w:rPr>
          <w:rFonts w:asciiTheme="majorBidi" w:hAnsiTheme="majorBidi" w:cstheme="majorBidi"/>
        </w:rPr>
        <w:t xml:space="preserve">The earliest known period of Greek relgion, appears to have been without idols (aniconic), while idols (The Greek word for “idol” was eìkón [icon]) appear in the later period and become prevalent. Idolatry may have begun around 1000 BCE. Gradually, the impulse toward idolatry became imperious and almost universal among the Greeks. It exercised powerful influences on the religious sentiments of the Hellenes both before and after the establishment of Christianity. Greek Orthodoxy transferred to ancient word for “idol” (eìkón ) to the “icons” of the Saints. Idol worship intensified the already powerful anthropomorphic instinct of polytheism. The ideal of divinity became the ideal of humanity.    </w:t>
      </w:r>
      <w:r>
        <w:rPr>
          <w:rFonts w:asciiTheme="majorBidi" w:hAnsiTheme="majorBidi" w:cstheme="majorBidi"/>
        </w:rPr>
        <w:t xml:space="preserve"> </w:t>
      </w:r>
      <w:r>
        <w:rPr>
          <w:rFonts w:asciiTheme="majorBidi" w:hAnsiTheme="majorBidi" w:cstheme="majorBidi"/>
          <w:b/>
          <w:bCs/>
        </w:rPr>
        <w:t>Volume 13</w:t>
      </w:r>
    </w:p>
    <w:p w14:paraId="2E5AE0B4" w14:textId="77777777" w:rsidR="00F22034" w:rsidRPr="00F22034" w:rsidRDefault="00F22034" w:rsidP="00F22034">
      <w:pPr>
        <w:rPr>
          <w:rFonts w:asciiTheme="majorBidi" w:hAnsiTheme="majorBidi" w:cstheme="majorBidi"/>
        </w:rPr>
      </w:pPr>
    </w:p>
    <w:p w14:paraId="7679444B" w14:textId="1C3E49A6" w:rsidR="00F22034" w:rsidRPr="00F22034" w:rsidRDefault="00F22034" w:rsidP="00F22034">
      <w:pPr>
        <w:rPr>
          <w:rFonts w:asciiTheme="majorBidi" w:hAnsiTheme="majorBidi" w:cstheme="majorBidi"/>
          <w:b/>
          <w:bCs/>
          <w:u w:val="single"/>
        </w:rPr>
      </w:pPr>
      <w:r w:rsidRPr="00F22034">
        <w:rPr>
          <w:rFonts w:asciiTheme="majorBidi" w:hAnsiTheme="majorBidi" w:cstheme="majorBidi"/>
          <w:b/>
          <w:bCs/>
          <w:u w:val="single"/>
        </w:rPr>
        <w:t xml:space="preserve">Theomorphic: </w:t>
      </w:r>
    </w:p>
    <w:p w14:paraId="7279164B" w14:textId="6E49F637" w:rsidR="008066F8" w:rsidRPr="008066F8" w:rsidRDefault="008066F8" w:rsidP="00E616ED">
      <w:pPr>
        <w:pStyle w:val="ListParagraph"/>
        <w:numPr>
          <w:ilvl w:val="0"/>
          <w:numId w:val="67"/>
        </w:numPr>
        <w:rPr>
          <w:rFonts w:asciiTheme="majorBidi" w:hAnsiTheme="majorBidi" w:cstheme="majorBidi"/>
        </w:rPr>
      </w:pPr>
      <w:r w:rsidRPr="008066F8">
        <w:rPr>
          <w:rFonts w:asciiTheme="majorBidi" w:hAnsiTheme="majorBidi" w:cstheme="majorBidi"/>
        </w:rPr>
        <w:t>Because laughter and tears are both central to our natures, we need to laugh wholesomely at times just as we need to cry. A number of authentically transmitted Prophetic ḥadīth describe God as “laughing” (yaḍḥaku, ḍaḥika), although Islamic revelation does not seem ever to speak of Him as lamenting or weeping. God’s “laughter” belongs to the “resemblances” (al-mutashābihāt) and does not imply that He laughs in a manner that is analogous to our own. But, as we have indicated earlier, these “resemblances” do indicate, however, that our human laughter has a certain theomorphic correspondence to the laughter of God, and our ability to laught also reflects the fact that we incorporate within ourselves the full gamut of God’s divine names. Although some Islamic scholars would explain that God’s laughter is a metaphor for our own, which is real. It is more accurate to state, as Ibn al-‘Arabī indicates, that we should regard God’s laughter as real and our own as metaphorical.</w:t>
      </w:r>
      <w:r>
        <w:rPr>
          <w:rFonts w:asciiTheme="majorBidi" w:hAnsiTheme="majorBidi" w:cstheme="majorBidi"/>
        </w:rPr>
        <w:t xml:space="preserve"> </w:t>
      </w:r>
      <w:r>
        <w:rPr>
          <w:rFonts w:asciiTheme="majorBidi" w:hAnsiTheme="majorBidi" w:cstheme="majorBidi"/>
          <w:b/>
          <w:bCs/>
        </w:rPr>
        <w:t>Volume 14</w:t>
      </w:r>
    </w:p>
    <w:p w14:paraId="298E4BD8" w14:textId="7BA625F4" w:rsidR="00D473B0" w:rsidRPr="00D473B0" w:rsidRDefault="00D473B0" w:rsidP="00E616ED">
      <w:pPr>
        <w:numPr>
          <w:ilvl w:val="0"/>
          <w:numId w:val="67"/>
        </w:numPr>
        <w:tabs>
          <w:tab w:val="left" w:pos="220"/>
          <w:tab w:val="left" w:pos="720"/>
        </w:tabs>
        <w:autoSpaceDE w:val="0"/>
        <w:autoSpaceDN w:val="0"/>
        <w:adjustRightInd w:val="0"/>
        <w:rPr>
          <w:rFonts w:ascii="Times-Bold" w:eastAsiaTheme="minorHAnsi" w:hAnsi="Times-Bold" w:cs="Times-Bold"/>
          <w:color w:val="000000" w:themeColor="text1"/>
          <w14:ligatures w14:val="standardContextual"/>
        </w:rPr>
      </w:pPr>
      <w:r w:rsidRPr="00D473B0">
        <w:rPr>
          <w:rFonts w:ascii="Times-Bold" w:eastAsiaTheme="minorHAnsi" w:hAnsi="Times-Bold" w:cs="Times-Bold"/>
          <w:color w:val="000000" w:themeColor="text1"/>
          <w14:ligatures w14:val="standardContextual"/>
        </w:rPr>
        <w:t>Creation is theomorphic: The lower symbolizes the higher. It is impossible for the higher to symbolize the lower: God is not anthropomorphic.</w:t>
      </w:r>
      <w:r>
        <w:rPr>
          <w:rFonts w:ascii="Times-Bold" w:eastAsiaTheme="minorHAnsi" w:hAnsi="Times-Bold" w:cs="Times-Bold"/>
          <w:color w:val="000000" w:themeColor="text1"/>
          <w14:ligatures w14:val="standardContextual"/>
        </w:rPr>
        <w:t xml:space="preserve"> </w:t>
      </w:r>
      <w:r>
        <w:rPr>
          <w:rFonts w:ascii="Times-Bold" w:eastAsiaTheme="minorHAnsi" w:hAnsi="Times-Bold" w:cs="Times-Bold"/>
          <w:b/>
          <w:bCs/>
          <w:color w:val="000000" w:themeColor="text1"/>
          <w14:ligatures w14:val="standardContextual"/>
        </w:rPr>
        <w:t>Volume 9</w:t>
      </w:r>
    </w:p>
    <w:p w14:paraId="6F433C19" w14:textId="7C4B1EEE" w:rsidR="00F22034" w:rsidRPr="00F22034" w:rsidRDefault="00F22034" w:rsidP="00E616ED">
      <w:pPr>
        <w:pStyle w:val="ListParagraph"/>
        <w:numPr>
          <w:ilvl w:val="0"/>
          <w:numId w:val="67"/>
        </w:numPr>
        <w:autoSpaceDE w:val="0"/>
        <w:autoSpaceDN w:val="0"/>
        <w:adjustRightInd w:val="0"/>
        <w:rPr>
          <w:rFonts w:ascii="Times-Roman" w:eastAsiaTheme="minorHAnsi" w:hAnsi="Times-Roman" w:cs="Times-Roman"/>
          <w14:ligatures w14:val="standardContextual"/>
        </w:rPr>
      </w:pPr>
      <w:r w:rsidRPr="00F22034">
        <w:rPr>
          <w:rFonts w:ascii="Times-Roman" w:eastAsiaTheme="minorHAnsi" w:hAnsi="Times-Roman" w:cs="Times-Roman"/>
          <w14:ligatures w14:val="standardContextual"/>
        </w:rPr>
        <w:t xml:space="preserve">God is the Real; the closer one comes to God, the more real one becomes. Because they are from a higher realm, symbols are close to God and very real. The lower may symbolize the higher—creation is theomorphic—but it is impossible for the higher to symbolize the lower—as in anthropomorphism. </w:t>
      </w:r>
      <w:r w:rsidRPr="00F22034">
        <w:rPr>
          <w:rFonts w:ascii="Times-Italic" w:eastAsiaTheme="minorHAnsi" w:hAnsi="Times-Italic" w:cs="Times-Italic"/>
          <w:i/>
          <w:iCs/>
          <w14:ligatures w14:val="standardContextual"/>
        </w:rPr>
        <w:t>Shirk</w:t>
      </w:r>
      <w:r w:rsidRPr="00F22034">
        <w:rPr>
          <w:rFonts w:ascii="Times-Roman" w:eastAsiaTheme="minorHAnsi" w:hAnsi="Times-Roman" w:cs="Times-Roman"/>
          <w14:ligatures w14:val="standardContextual"/>
        </w:rPr>
        <w:t xml:space="preserve"> comes about when symbols are taken for what they symbolize. This is why taking the natural order for granted and working with it scientifically as if it had no meaning beyond its practical applications is a type of idolatry. All the mathematical, geometric, natural, mechanical, and physical orders are signs and symbols of their Creator. This does not relinquish their practical value, rather it enhances it—but to take the “natural laws” and mechanisms of the natural order for what they symbolize is idolatry. We face the </w:t>
      </w:r>
      <w:r w:rsidRPr="00F22034">
        <w:rPr>
          <w:rFonts w:ascii="Times-Italic" w:eastAsiaTheme="minorHAnsi" w:hAnsi="Times-Italic" w:cs="Times-Italic"/>
          <w:i/>
          <w:iCs/>
          <w14:ligatures w14:val="standardContextual"/>
        </w:rPr>
        <w:t>qibla</w:t>
      </w:r>
      <w:r w:rsidRPr="00F22034">
        <w:rPr>
          <w:rFonts w:ascii="Times-Roman" w:eastAsiaTheme="minorHAnsi" w:hAnsi="Times-Roman" w:cs="Times-Roman"/>
          <w14:ligatures w14:val="standardContextual"/>
        </w:rPr>
        <w:t xml:space="preserve">, bow and prostrate ourselves before the </w:t>
      </w:r>
      <w:r w:rsidRPr="00F22034">
        <w:rPr>
          <w:rFonts w:ascii="Times-Italic" w:eastAsiaTheme="minorHAnsi" w:hAnsi="Times-Italic" w:cs="Times-Italic"/>
          <w:i/>
          <w:iCs/>
          <w14:ligatures w14:val="standardContextual"/>
        </w:rPr>
        <w:t>Ka‘ba</w:t>
      </w:r>
      <w:r w:rsidRPr="00F22034">
        <w:rPr>
          <w:rFonts w:ascii="Times-Roman" w:eastAsiaTheme="minorHAnsi" w:hAnsi="Times-Roman" w:cs="Times-Roman"/>
          <w14:ligatures w14:val="standardContextual"/>
        </w:rPr>
        <w:t>, but we never mistake them for God whose glory they symbolize. The fundamentalist in his or her literalism always confuses symbols, blessings, and spiritual realities for what they symbolize. They cannot understand that to relate to a blessed sign does not mean to worship it. In this, they materialize all symbols, which is a gross type of anthropomorphism. The different degrees of the hierarchy of universal existence may be subdivided again and again. What matters doctrinally is to be aware of the main divisions, starting from the Absolute, which is beyond existence and beyond Being and which alone is Real in the fullest sense of the word.</w:t>
      </w:r>
      <w:r>
        <w:rPr>
          <w:rFonts w:ascii="Times-Roman" w:eastAsiaTheme="minorHAnsi" w:hAnsi="Times-Roman" w:cs="Times-Roman"/>
          <w14:ligatures w14:val="standardContextual"/>
        </w:rPr>
        <w:t xml:space="preserve"> </w:t>
      </w:r>
      <w:r>
        <w:rPr>
          <w:rFonts w:ascii="Times-Roman" w:eastAsiaTheme="minorHAnsi" w:hAnsi="Times-Roman" w:cs="Times-Roman"/>
          <w:b/>
          <w:bCs/>
          <w14:ligatures w14:val="standardContextual"/>
        </w:rPr>
        <w:t xml:space="preserve">Volume 9 </w:t>
      </w:r>
    </w:p>
    <w:p w14:paraId="01657CC1" w14:textId="77777777" w:rsidR="00F22034" w:rsidRPr="00F22034" w:rsidRDefault="00F22034" w:rsidP="00E616ED">
      <w:pPr>
        <w:pStyle w:val="ListParagraph"/>
        <w:numPr>
          <w:ilvl w:val="0"/>
          <w:numId w:val="67"/>
        </w:numPr>
        <w:autoSpaceDE w:val="0"/>
        <w:autoSpaceDN w:val="0"/>
        <w:adjustRightInd w:val="0"/>
        <w:rPr>
          <w:rFonts w:ascii="Times-Roman" w:eastAsiaTheme="minorHAnsi" w:hAnsi="Times-Roman" w:cs="Times-Roman"/>
          <w14:ligatures w14:val="standardContextual"/>
        </w:rPr>
      </w:pPr>
      <w:r w:rsidRPr="00F22034">
        <w:rPr>
          <w:rFonts w:ascii="Times-Roman" w:eastAsiaTheme="minorHAnsi" w:hAnsi="Times-Roman" w:cs="Times-Roman"/>
          <w14:ligatures w14:val="standardContextual"/>
        </w:rPr>
        <w:t>Note: symbolism is synthetic—not analytical—therefore, it can be said to be superior to discursive, analytical thought. It opens possibilities of conception that are virtually unlimited as opposed to the fixed and limited meanings of analytical discourse.</w:t>
      </w:r>
    </w:p>
    <w:p w14:paraId="5323061A" w14:textId="6C10FEF6" w:rsidR="008066F8" w:rsidRPr="00F25619" w:rsidRDefault="00F22034" w:rsidP="00E616ED">
      <w:pPr>
        <w:pStyle w:val="ListParagraph"/>
        <w:numPr>
          <w:ilvl w:val="0"/>
          <w:numId w:val="67"/>
        </w:numPr>
        <w:autoSpaceDE w:val="0"/>
        <w:autoSpaceDN w:val="0"/>
        <w:adjustRightInd w:val="0"/>
        <w:rPr>
          <w:rFonts w:ascii="Times-Roman" w:eastAsiaTheme="minorHAnsi" w:hAnsi="Times-Roman" w:cs="Times-Roman"/>
          <w14:ligatures w14:val="standardContextual"/>
        </w:rPr>
      </w:pPr>
      <w:r w:rsidRPr="00F22034">
        <w:rPr>
          <w:rFonts w:ascii="Times-Roman" w:eastAsiaTheme="minorHAnsi" w:hAnsi="Times-Roman" w:cs="Times-Roman"/>
          <w14:ligatures w14:val="standardContextual"/>
        </w:rPr>
        <w:t xml:space="preserve">   The lower may symbolize the higher—creation is theomorphic—but it is impossible for the higher to symbolize the lower—as in anthropomorphism.</w:t>
      </w:r>
      <w:r>
        <w:rPr>
          <w:rFonts w:ascii="Times-Roman" w:eastAsiaTheme="minorHAnsi" w:hAnsi="Times-Roman" w:cs="Times-Roman"/>
          <w14:ligatures w14:val="standardContextual"/>
        </w:rPr>
        <w:t xml:space="preserve"> </w:t>
      </w:r>
      <w:r>
        <w:rPr>
          <w:rFonts w:ascii="Times-Roman" w:eastAsiaTheme="minorHAnsi" w:hAnsi="Times-Roman" w:cs="Times-Roman"/>
          <w:b/>
          <w:bCs/>
          <w14:ligatures w14:val="standardContextual"/>
        </w:rPr>
        <w:t xml:space="preserve">Volume 9 </w:t>
      </w:r>
    </w:p>
    <w:p w14:paraId="2EE9B195" w14:textId="44BCE83E" w:rsidR="00F25619" w:rsidRPr="00F25619" w:rsidRDefault="00F25619" w:rsidP="00E616ED">
      <w:pPr>
        <w:pStyle w:val="ListParagraph"/>
        <w:numPr>
          <w:ilvl w:val="0"/>
          <w:numId w:val="67"/>
        </w:numPr>
        <w:autoSpaceDE w:val="0"/>
        <w:autoSpaceDN w:val="0"/>
        <w:adjustRightInd w:val="0"/>
        <w:rPr>
          <w:rFonts w:ascii="Times-Roman" w:eastAsiaTheme="minorHAnsi" w:hAnsi="Times-Roman" w:cs="Times-Roman"/>
          <w14:ligatures w14:val="standardContextual"/>
        </w:rPr>
      </w:pPr>
      <w:r w:rsidRPr="00F25619">
        <w:rPr>
          <w:rFonts w:ascii="Times-Roman" w:eastAsiaTheme="minorHAnsi" w:hAnsi="Times-Roman" w:cs="Times-Roman"/>
          <w14:ligatures w14:val="standardContextual"/>
        </w:rPr>
        <w:t>God is not anthropomorphic; He is not like human beings or anything else in the created world. But creation “resembles” and “speaks of God” in its reflection of the names, attributes, acts, and glories of God. Thus, we can say that there is a is theomorphic dimension to creation. This is the basis of the legitimate doctrine of tashbīh, which explains the apparently anthropomorphic references of authentic Revelation and unlocks their profound meanings.</w:t>
      </w:r>
      <w:r>
        <w:rPr>
          <w:rFonts w:ascii="Times-Roman" w:eastAsiaTheme="minorHAnsi" w:hAnsi="Times-Roman" w:cs="Times-Roman"/>
          <w14:ligatures w14:val="standardContextual"/>
        </w:rPr>
        <w:t xml:space="preserve"> </w:t>
      </w:r>
      <w:r>
        <w:rPr>
          <w:rFonts w:ascii="Times-Roman" w:eastAsiaTheme="minorHAnsi" w:hAnsi="Times-Roman" w:cs="Times-Roman"/>
          <w:b/>
          <w:bCs/>
          <w14:ligatures w14:val="standardContextual"/>
        </w:rPr>
        <w:t>Volume 11</w:t>
      </w:r>
    </w:p>
    <w:p w14:paraId="42406728" w14:textId="6F92C3F7" w:rsidR="00F25619" w:rsidRPr="00744A7A" w:rsidRDefault="00744A7A" w:rsidP="00E616ED">
      <w:pPr>
        <w:pStyle w:val="ListParagraph"/>
        <w:numPr>
          <w:ilvl w:val="0"/>
          <w:numId w:val="67"/>
        </w:numPr>
        <w:autoSpaceDE w:val="0"/>
        <w:autoSpaceDN w:val="0"/>
        <w:adjustRightInd w:val="0"/>
        <w:rPr>
          <w:rFonts w:ascii="Times-Roman" w:eastAsiaTheme="minorHAnsi" w:hAnsi="Times-Roman" w:cs="Times-Roman"/>
          <w14:ligatures w14:val="standardContextual"/>
        </w:rPr>
      </w:pPr>
      <w:r w:rsidRPr="00744A7A">
        <w:rPr>
          <w:rFonts w:ascii="Times-Roman" w:eastAsiaTheme="minorHAnsi" w:hAnsi="Times-Roman" w:cs="Times-Roman"/>
          <w14:ligatures w14:val="standardContextual"/>
        </w:rPr>
        <w:t xml:space="preserve">It is only in the perfect human being (al-Insān al-Kāmil ) that we find the human being as God meant him to be. Here he or she is the fullest manifestation of Adamic humanism. Here the human being demonstrates his capacity to be God’s Steward and Vicegerent in creation. In this perfection, the believer becomes the total human being and the most complete of all human beings, </w:t>
      </w:r>
      <w:r w:rsidRPr="00744A7A">
        <w:rPr>
          <w:rFonts w:ascii="Times-Roman" w:eastAsiaTheme="minorHAnsi" w:hAnsi="Times-Roman" w:cs="Times-Roman"/>
          <w:i/>
          <w:iCs/>
          <w14:ligatures w14:val="standardContextual"/>
        </w:rPr>
        <w:t>since he or she has actualized within himself or herself all the beautiful potentialities of the human being in his all-comprehensive theomorphic form</w:t>
      </w:r>
      <w:r w:rsidRPr="00744A7A">
        <w:rPr>
          <w:rFonts w:ascii="Times-Roman" w:eastAsiaTheme="minorHAnsi" w:hAnsi="Times-Roman" w:cs="Times-Roman"/>
          <w14:ligatures w14:val="standardContextual"/>
        </w:rPr>
        <w:t>. In this regard, as we have seen before, the Insān al-Kāmil stands at the very top of the human hierarchy, while the human being as animal (al-insān al-ḥayawān ) is ranked at the very bottom. The perfect human being represents the apex of human potential, while the animal human being represents its complete rejection and betrayal.</w:t>
      </w:r>
      <w:r>
        <w:rPr>
          <w:rFonts w:ascii="Times-Roman" w:eastAsiaTheme="minorHAnsi" w:hAnsi="Times-Roman" w:cs="Times-Roman"/>
          <w14:ligatures w14:val="standardContextual"/>
        </w:rPr>
        <w:t xml:space="preserve"> </w:t>
      </w:r>
      <w:r>
        <w:rPr>
          <w:rFonts w:ascii="Times-Roman" w:eastAsiaTheme="minorHAnsi" w:hAnsi="Times-Roman" w:cs="Times-Roman"/>
          <w:b/>
          <w:bCs/>
          <w14:ligatures w14:val="standardContextual"/>
        </w:rPr>
        <w:t xml:space="preserve">Volume 17 </w:t>
      </w:r>
    </w:p>
    <w:p w14:paraId="66322D2F" w14:textId="32B201EB" w:rsidR="00744A7A" w:rsidRPr="003718B7" w:rsidRDefault="003718B7" w:rsidP="00E616ED">
      <w:pPr>
        <w:pStyle w:val="ListParagraph"/>
        <w:numPr>
          <w:ilvl w:val="0"/>
          <w:numId w:val="67"/>
        </w:numPr>
        <w:autoSpaceDE w:val="0"/>
        <w:autoSpaceDN w:val="0"/>
        <w:adjustRightInd w:val="0"/>
        <w:rPr>
          <w:rFonts w:ascii="Times-Roman" w:eastAsiaTheme="minorHAnsi" w:hAnsi="Times-Roman" w:cs="Times-Roman"/>
          <w14:ligatures w14:val="standardContextual"/>
        </w:rPr>
      </w:pPr>
      <w:r w:rsidRPr="003718B7">
        <w:rPr>
          <w:rFonts w:ascii="Times-Roman" w:eastAsiaTheme="minorHAnsi" w:hAnsi="Times-Roman" w:cs="Times-Roman"/>
          <w14:ligatures w14:val="standardContextual"/>
        </w:rPr>
        <w:t xml:space="preserve">The anatomy of being may also be called the natural hierarchy or the great chain of being. All existent entities in the universe--both those that are seen and unseen--belong to a continuous ontological hierarchy dependent on their nearness to God--the source of creation--the degree to which they manifest and reflect the names and attributes of God, who is the Creator of the chain of being and is not part of it. The highest does not symbolize the lower; God is not anthropomorphic. </w:t>
      </w:r>
      <w:r w:rsidRPr="003718B7">
        <w:rPr>
          <w:rFonts w:ascii="Times-Roman" w:eastAsiaTheme="minorHAnsi" w:hAnsi="Times-Roman" w:cs="Times-Roman"/>
          <w:i/>
          <w:iCs/>
          <w14:ligatures w14:val="standardContextual"/>
        </w:rPr>
        <w:t>But the lower does reflect the higher, and, in this sense, creation is theomorphic</w:t>
      </w:r>
      <w:r w:rsidRPr="003718B7">
        <w:rPr>
          <w:rFonts w:ascii="Times-Roman" w:eastAsiaTheme="minorHAnsi" w:hAnsi="Times-Roman" w:cs="Times-Roman"/>
          <w14:ligatures w14:val="standardContextual"/>
        </w:rPr>
        <w:t>. Plants, for example, are the divine link between the mineral kingdom and the kingdom of animals, including human beings. They process and transform chemicals and minerals so that animals can be sustained by them. Thus, although many of God’s names are reflected in plants, God’s name al-Razzāq (Granter of sustenance and provision) manifests itself in all aspects of plant life. The entire anatomy of creation pertains to the ontological status of each created entity as reflected in its form and function; it is an objective classification based on the knowledge of God and is neither anthropomorphic nor subjective. As a matter of faith, the essential link of this hierarchy pertains to its highest rungs, which are constituted by the Messengers, Prophets, the archangels, and then the Companions, who all represent those who are nearest to God. The great chain proceeds from them to other human beings, the animals, plants, and the elements, which represent descending manifestations of God’s names and are increasingly “heavy” and further removed from their divine source. The human being alone reflects all the beautiful names of God potentially, which makes up the unity, nobility, complexity, and self-contradiction of his or her soul. Thus, the human being is central to the great chain of being, because he or she alone is meant to connect all its domains, making him the highest of the high, the lowest of the low, or ranked somewhere in between.</w:t>
      </w:r>
      <w:r>
        <w:rPr>
          <w:rFonts w:ascii="Times-Roman" w:eastAsiaTheme="minorHAnsi" w:hAnsi="Times-Roman" w:cs="Times-Roman"/>
          <w14:ligatures w14:val="standardContextual"/>
        </w:rPr>
        <w:t xml:space="preserve"> </w:t>
      </w:r>
      <w:r>
        <w:rPr>
          <w:rFonts w:ascii="Times-Roman" w:eastAsiaTheme="minorHAnsi" w:hAnsi="Times-Roman" w:cs="Times-Roman"/>
          <w:b/>
          <w:bCs/>
          <w14:ligatures w14:val="standardContextual"/>
        </w:rPr>
        <w:t xml:space="preserve">Volume 6 </w:t>
      </w:r>
    </w:p>
    <w:p w14:paraId="1465ECBE" w14:textId="594D4D0B" w:rsidR="003718B7" w:rsidRPr="002D54BB" w:rsidRDefault="002D54BB" w:rsidP="00E616ED">
      <w:pPr>
        <w:pStyle w:val="ListParagraph"/>
        <w:numPr>
          <w:ilvl w:val="0"/>
          <w:numId w:val="67"/>
        </w:numPr>
        <w:autoSpaceDE w:val="0"/>
        <w:autoSpaceDN w:val="0"/>
        <w:adjustRightInd w:val="0"/>
        <w:rPr>
          <w:rFonts w:ascii="Times-Roman" w:eastAsiaTheme="minorHAnsi" w:hAnsi="Times-Roman" w:cs="Times-Roman"/>
          <w14:ligatures w14:val="standardContextual"/>
        </w:rPr>
      </w:pPr>
      <w:r w:rsidRPr="002D54BB">
        <w:rPr>
          <w:rFonts w:ascii="Times-Roman" w:eastAsiaTheme="minorHAnsi" w:hAnsi="Times-Roman" w:cs="Times-Roman"/>
          <w14:ligatures w14:val="standardContextual"/>
        </w:rPr>
        <w:t xml:space="preserve">All of types of created light are “luminosities of Existence,” ranking in immeasurable hierarchies from the highest and most intense to the lowest and least intense. The Divine Light never sets and never disappears, and all the natural World remains essentially the same—stable, predictable, and invariable in our sight—because of the Absolute Oneness of its Creator and the Unity of His Light: For all things glorify His praise at all times—and not some things at some times, and this Reality is also connected to the hierarchy of lights in all Existent things. The Muḥammadan Light (al-Nūr al-Muḥammadī)—about which we spoke in Volume Seven—is the highest, most perfect, and most powerfully engendering gradation of created cosmic light, and, theomorphically, it uniquely and most closely reflects the Divine Light. But no species or grade of created light fully approaches or perfectly embodies the Reality of the Divine Light. All created beings are fashioned from the various gradations of the Muḥammadan Light, and their hierarchical rankings are made manifest in the highest to the lowest Angels, then in physical light, and ultimately in every luminosity of existence, even including the domain of common minerals and ordinary pebbles and stones—all of which share in the “light of existence.” </w:t>
      </w:r>
      <w:r w:rsidRPr="002D54BB">
        <w:rPr>
          <w:rFonts w:ascii="Times-Roman" w:eastAsiaTheme="minorHAnsi" w:hAnsi="Times-Roman" w:cs="Times-Roman"/>
          <w:i/>
          <w:iCs/>
          <w14:ligatures w14:val="standardContextual"/>
        </w:rPr>
        <w:t>Each of these Existent things—in its own way—serves as theomorphic reflection of the Divine Light—albeit functioning at radically different degrees of intensity—just as each created thing is a Sign of God.</w:t>
      </w:r>
      <w:r w:rsidRPr="002D54BB">
        <w:rPr>
          <w:rFonts w:ascii="Times-Roman" w:eastAsiaTheme="minorHAnsi" w:hAnsi="Times-Roman" w:cs="Times-Roman"/>
          <w14:ligatures w14:val="standardContextual"/>
        </w:rPr>
        <w:t xml:space="preserve"> Since the Light-Spirit bodies of Angels are not composed of different elements, Mullā al-Fanārī states that Angels are dominated by the Principle of Unity, while the composite bodies of temporal existent things in the material World are under the ascendancy of the Principle of Multiplicity.</w:t>
      </w:r>
      <w:r>
        <w:rPr>
          <w:rFonts w:ascii="Times-Roman" w:eastAsiaTheme="minorHAnsi" w:hAnsi="Times-Roman" w:cs="Times-Roman"/>
          <w14:ligatures w14:val="standardContextual"/>
        </w:rPr>
        <w:t xml:space="preserve"> </w:t>
      </w:r>
      <w:r>
        <w:rPr>
          <w:rFonts w:ascii="Times-Roman" w:eastAsiaTheme="minorHAnsi" w:hAnsi="Times-Roman" w:cs="Times-Roman"/>
          <w:b/>
          <w:bCs/>
          <w14:ligatures w14:val="standardContextual"/>
        </w:rPr>
        <w:t>Volume 1</w:t>
      </w:r>
    </w:p>
    <w:p w14:paraId="38BE7C73" w14:textId="77777777" w:rsidR="002D54BB" w:rsidRPr="00F22034" w:rsidRDefault="002D54BB" w:rsidP="00FA5518">
      <w:pPr>
        <w:pStyle w:val="ListParagraph"/>
        <w:autoSpaceDE w:val="0"/>
        <w:autoSpaceDN w:val="0"/>
        <w:adjustRightInd w:val="0"/>
        <w:rPr>
          <w:rFonts w:ascii="Times-Roman" w:eastAsiaTheme="minorHAnsi" w:hAnsi="Times-Roman" w:cs="Times-Roman"/>
          <w14:ligatures w14:val="standardContextual"/>
        </w:rPr>
      </w:pPr>
    </w:p>
    <w:p w14:paraId="7F164AAF" w14:textId="77777777" w:rsidR="00FD1A33" w:rsidRPr="005012FB" w:rsidRDefault="00FD1A33" w:rsidP="00FD1A33">
      <w:pPr>
        <w:rPr>
          <w:rFonts w:asciiTheme="majorBidi" w:hAnsiTheme="majorBidi" w:cstheme="majorBidi"/>
        </w:rPr>
      </w:pPr>
    </w:p>
    <w:p w14:paraId="153C102A" w14:textId="77777777" w:rsidR="00FD1A33" w:rsidRPr="002A0CEA" w:rsidRDefault="00FD1A33" w:rsidP="00E616ED">
      <w:pPr>
        <w:pStyle w:val="Heading4"/>
        <w:numPr>
          <w:ilvl w:val="0"/>
          <w:numId w:val="7"/>
        </w:numPr>
        <w:rPr>
          <w:rFonts w:asciiTheme="majorBidi" w:hAnsiTheme="majorBidi"/>
          <w:b/>
          <w:bCs/>
          <w:color w:val="C00000"/>
          <w:sz w:val="28"/>
          <w:szCs w:val="28"/>
        </w:rPr>
      </w:pPr>
      <w:bookmarkStart w:id="201" w:name="_Toc188509434"/>
      <w:r>
        <w:rPr>
          <w:rFonts w:asciiTheme="majorBidi" w:hAnsiTheme="majorBidi"/>
          <w:b/>
          <w:bCs/>
          <w:color w:val="C00000"/>
          <w:sz w:val="28"/>
          <w:szCs w:val="28"/>
        </w:rPr>
        <w:t xml:space="preserve"> </w:t>
      </w:r>
      <w:r w:rsidRPr="002A0CEA">
        <w:rPr>
          <w:rFonts w:asciiTheme="majorBidi" w:hAnsiTheme="majorBidi"/>
          <w:b/>
          <w:bCs/>
          <w:color w:val="C00000"/>
          <w:sz w:val="28"/>
          <w:szCs w:val="28"/>
        </w:rPr>
        <w:t>Instrumental Knowledge (‘Ulūm al-Āla</w:t>
      </w:r>
      <w:commentRangeStart w:id="202"/>
      <w:r w:rsidRPr="002A0CEA">
        <w:rPr>
          <w:rFonts w:asciiTheme="majorBidi" w:hAnsiTheme="majorBidi"/>
          <w:b/>
          <w:bCs/>
          <w:color w:val="C00000"/>
          <w:sz w:val="28"/>
          <w:szCs w:val="28"/>
        </w:rPr>
        <w:t>), Supporting Knowledge (‘Ulūm al-Musānada) &amp; Core Knowledge</w:t>
      </w:r>
      <w:bookmarkEnd w:id="201"/>
      <w:r w:rsidRPr="002A0CEA">
        <w:rPr>
          <w:rFonts w:asciiTheme="majorBidi" w:hAnsiTheme="majorBidi"/>
          <w:b/>
          <w:bCs/>
          <w:color w:val="C00000"/>
          <w:sz w:val="28"/>
          <w:szCs w:val="28"/>
        </w:rPr>
        <w:t xml:space="preserve"> (‘Ulūm al-Uṣūl</w:t>
      </w:r>
      <w:commentRangeEnd w:id="202"/>
      <w:r w:rsidR="00066957" w:rsidRPr="002A0CEA">
        <w:rPr>
          <w:rStyle w:val="CommentReference"/>
          <w:rFonts w:asciiTheme="majorBidi" w:hAnsiTheme="majorBidi"/>
          <w:b/>
          <w:bCs/>
          <w:color w:val="C00000"/>
          <w:sz w:val="28"/>
          <w:szCs w:val="28"/>
        </w:rPr>
        <w:commentReference w:id="202"/>
      </w:r>
      <w:r w:rsidRPr="002A0CEA">
        <w:rPr>
          <w:rFonts w:asciiTheme="majorBidi" w:hAnsiTheme="majorBidi"/>
          <w:b/>
          <w:bCs/>
          <w:color w:val="C00000"/>
          <w:sz w:val="28"/>
          <w:szCs w:val="28"/>
        </w:rPr>
        <w:t>)</w:t>
      </w:r>
    </w:p>
    <w:p w14:paraId="3C44E703" w14:textId="004DD90D" w:rsidR="00FD1A33" w:rsidRPr="00FA5518" w:rsidRDefault="00FD1A33" w:rsidP="00FD1A33">
      <w:pPr>
        <w:rPr>
          <w:rFonts w:asciiTheme="majorBidi" w:eastAsiaTheme="majorEastAsia" w:hAnsiTheme="majorBidi" w:cstheme="majorBidi"/>
          <w:u w:val="single"/>
        </w:rPr>
      </w:pPr>
      <w:r w:rsidRPr="00FA5518">
        <w:rPr>
          <w:rFonts w:asciiTheme="majorBidi" w:eastAsiaTheme="majorEastAsia" w:hAnsiTheme="majorBidi" w:cstheme="majorBidi"/>
          <w:b/>
          <w:bCs/>
          <w:u w:val="single"/>
        </w:rPr>
        <w:t>The Instrumental Sciences (</w:t>
      </w:r>
      <w:r w:rsidRPr="00FA5518">
        <w:rPr>
          <w:rFonts w:asciiTheme="majorBidi" w:eastAsiaTheme="majorEastAsia" w:hAnsiTheme="majorBidi" w:cstheme="majorBidi"/>
          <w:b/>
          <w:bCs/>
          <w:i/>
          <w:iCs/>
          <w:u w:val="single"/>
        </w:rPr>
        <w:t>‘Ul</w:t>
      </w:r>
      <w:r w:rsidRPr="00FA5518">
        <w:rPr>
          <w:rFonts w:asciiTheme="majorBidi" w:hAnsiTheme="majorBidi" w:cstheme="majorBidi"/>
          <w:b/>
          <w:bCs/>
          <w:i/>
          <w:iCs/>
          <w:u w:val="single"/>
        </w:rPr>
        <w:t>ū</w:t>
      </w:r>
      <w:r w:rsidRPr="00FA5518">
        <w:rPr>
          <w:rFonts w:asciiTheme="majorBidi" w:eastAsiaTheme="majorEastAsia" w:hAnsiTheme="majorBidi" w:cstheme="majorBidi"/>
          <w:b/>
          <w:bCs/>
          <w:i/>
          <w:iCs/>
          <w:u w:val="single"/>
        </w:rPr>
        <w:t>m al-</w:t>
      </w:r>
      <w:r w:rsidRPr="00FA5518">
        <w:rPr>
          <w:rFonts w:asciiTheme="majorBidi" w:hAnsiTheme="majorBidi" w:cstheme="majorBidi"/>
          <w:b/>
          <w:bCs/>
          <w:i/>
          <w:iCs/>
          <w:u w:val="single"/>
        </w:rPr>
        <w:t>Ā</w:t>
      </w:r>
      <w:r w:rsidRPr="00FA5518">
        <w:rPr>
          <w:rFonts w:asciiTheme="majorBidi" w:eastAsiaTheme="majorEastAsia" w:hAnsiTheme="majorBidi" w:cstheme="majorBidi"/>
          <w:b/>
          <w:bCs/>
          <w:i/>
          <w:iCs/>
          <w:u w:val="single"/>
        </w:rPr>
        <w:t>la</w:t>
      </w:r>
      <w:r w:rsidRPr="00FA5518">
        <w:rPr>
          <w:rFonts w:asciiTheme="majorBidi" w:eastAsiaTheme="majorEastAsia" w:hAnsiTheme="majorBidi" w:cstheme="majorBidi"/>
          <w:b/>
          <w:bCs/>
          <w:u w:val="single"/>
        </w:rPr>
        <w:t>)</w:t>
      </w:r>
    </w:p>
    <w:p w14:paraId="1686B3BA" w14:textId="77777777" w:rsidR="00FA5518" w:rsidRPr="00FA5518" w:rsidRDefault="00FA5518" w:rsidP="00E616ED">
      <w:pPr>
        <w:pStyle w:val="ListParagraph"/>
        <w:numPr>
          <w:ilvl w:val="0"/>
          <w:numId w:val="68"/>
        </w:numPr>
        <w:rPr>
          <w:rFonts w:asciiTheme="majorBidi" w:eastAsiaTheme="majorEastAsia" w:hAnsiTheme="majorBidi" w:cstheme="majorBidi"/>
        </w:rPr>
      </w:pPr>
      <w:r w:rsidRPr="00FA5518">
        <w:rPr>
          <w:rFonts w:asciiTheme="majorBidi" w:eastAsiaTheme="majorEastAsia" w:hAnsiTheme="majorBidi" w:cstheme="majorBidi"/>
        </w:rPr>
        <w:t>Instrumental Science (‘Ulūm-al-Āla) include mastery of the languages used in thought—such as Arabic and English, depending on the context—as well as grammar, syntax, and Logic. Supporting Sciences (al-‘Ulūm-al-Musānida) are like the Science of Transmission (‘Ilm-al-Asānīd), the Science of Narrators (‘Ilm-al-Rijāl), and the Science of Repudiation and Recommendation (‘Ilm-al-Jarḥ wa al-Ta‘dīl) in the Science of Ḥadīth, the Biographical Sciences (‘Ilm-al-Tarājim) in general, geography, and history. The Basic Sciences (al-‘Ulūm al-Asāsiyya and al-Uṣūl) are like the Science of the Qur’ān, Ḥadīth, Jurisprudence (al-Fiqh), and so forth in Islamic Studies. Every student needs the Instrumental Sciences (‘Ulūm al-Āla), but this is not true of either the Supporting Sciences (al-‘Ulūm al-Musānida) or each of the Basic Sciences (al-‘Ulūm al-Asāsiyya), although an adequate footing in some of them is naturally required, depending on what is being studied.</w:t>
      </w:r>
    </w:p>
    <w:p w14:paraId="48A9A656" w14:textId="77777777" w:rsidR="00FA5518" w:rsidRPr="00FA5518" w:rsidRDefault="00FA5518" w:rsidP="00E616ED">
      <w:pPr>
        <w:pStyle w:val="ListParagraph"/>
        <w:numPr>
          <w:ilvl w:val="0"/>
          <w:numId w:val="68"/>
        </w:numPr>
        <w:rPr>
          <w:rFonts w:asciiTheme="majorBidi" w:eastAsiaTheme="majorEastAsia" w:hAnsiTheme="majorBidi" w:cstheme="majorBidi"/>
        </w:rPr>
      </w:pPr>
      <w:r w:rsidRPr="00FA5518">
        <w:rPr>
          <w:rFonts w:asciiTheme="majorBidi" w:eastAsiaTheme="majorEastAsia" w:hAnsiTheme="majorBidi" w:cstheme="majorBidi"/>
        </w:rPr>
        <w:t xml:space="preserve">  In Arabic, Islām is a verbal noun (maṣdar) which refers to the “action of freely rendering submissive obedience [to God].” The word Muslim is an active adjectival participle derived from that noun. Thus, a Muslim is literally a person “who freely and willingly renders submissive obedience [to God].” Although Muslims rightly call their religion “Islam,” they do not restrict that name to their Prophetic Dispensation alone. The noted Azharite Scholar Muḥammad ‘Abd-Allāh Drāz (d. 1377/1958) said:</w:t>
      </w:r>
    </w:p>
    <w:p w14:paraId="2F5EFAD3" w14:textId="77777777" w:rsidR="00FA5518" w:rsidRPr="00FA5518" w:rsidRDefault="00FA5518" w:rsidP="00E616ED">
      <w:pPr>
        <w:pStyle w:val="ListParagraph"/>
        <w:numPr>
          <w:ilvl w:val="0"/>
          <w:numId w:val="68"/>
        </w:numPr>
        <w:rPr>
          <w:rFonts w:asciiTheme="majorBidi" w:eastAsiaTheme="majorEastAsia" w:hAnsiTheme="majorBidi" w:cstheme="majorBidi"/>
        </w:rPr>
      </w:pPr>
      <w:r w:rsidRPr="00FA5518">
        <w:rPr>
          <w:rFonts w:asciiTheme="majorBidi" w:eastAsiaTheme="majorEastAsia" w:hAnsiTheme="majorBidi" w:cstheme="majorBidi"/>
        </w:rPr>
        <w:t xml:space="preserve">Islam in the language of the Noble Qur’ān is not the name of any particular religion. Rather it is only the name of the religion held in common (al-dīn al-mushtarak) to which all of God’s Prophets called the people and with which all of the followers of the Prophets were affiliated. Thus, it is the religion of God from pre-eternity until post-eternity (al-azalī al-abadī). </w:t>
      </w:r>
    </w:p>
    <w:p w14:paraId="69C9325D" w14:textId="77777777" w:rsidR="00FA5518" w:rsidRPr="00FA5518" w:rsidRDefault="00FA5518" w:rsidP="00E616ED">
      <w:pPr>
        <w:pStyle w:val="ListParagraph"/>
        <w:numPr>
          <w:ilvl w:val="0"/>
          <w:numId w:val="68"/>
        </w:numPr>
        <w:rPr>
          <w:rFonts w:asciiTheme="majorBidi" w:eastAsiaTheme="majorEastAsia" w:hAnsiTheme="majorBidi" w:cstheme="majorBidi"/>
        </w:rPr>
      </w:pPr>
      <w:r w:rsidRPr="00FA5518">
        <w:rPr>
          <w:rFonts w:asciiTheme="majorBidi" w:eastAsiaTheme="majorEastAsia" w:hAnsiTheme="majorBidi" w:cstheme="majorBidi"/>
        </w:rPr>
        <w:t>In light of the Arabic etymology of “Islam,” which is related to perfect peace (al-salām), it is common for Muslims and well-minded non-Muslims to say that “Islam is peace.” We will discuss the problematic nature of such generally apologetic statements later at the end of Volume Four in our discussion of intolerance and violence among Muslim extremists today. At the same time, however, it is true that the Arabic word islām comes from the same root as salām, which means “perfect peace” or, more exactly, the state of sublime well-being, security, and safety. Linguistically, the verbal noun islām can be said figuratively to convey the sense of “entering into a state of peace and perfect well-being, through rendering submissive obedience to God.” Thus, the concept of submission is a secondary and derivative meaning of the word islām in its basic etymological relationship to “peace” (salām), since such “peace” with God is the fruit of submission to Him. The Prophet Muḥammad alluded to the etymology of islām and its connection to salām, when he said in an authentically transmitted Ḥadīth: “The Muslim is the person from whose tongue and hand Muslims are safe (salima, ‘being safe or at peace’).” In other authentic transmissions of this Ḥadīth, it is worded more broadly as: “The Muslim is the person from whose tongue and hand people (al-nās) are safe (salima, ‘at peace’).” In another carefully transmitted version of this Ḥadīth, the Prophet was asked by his Companions: “What kind of Islam is the most excellent (Ayyu al-Islām afḍal)?” He replied: “Anyone who Muslims are safe (salima) from [the harm of] his tongue and his hand.” In another authentic narration, the Prophet alluded to the etymological roots of both islām in “peace (salām)” and faith (al-īmān) in “safety and security (al-amn, al-amān).” In a manner similar to islām morphologically, “faith (al-īmān)” in Arabic may be rendered literally as “entering into the state of safety and security (al-amn, al-amān) through sound belief in God.” The Prophet said in that Ḥadīth: “The Muslim is the person from [the harm of] whose tongue and hand Muslims are safe (salima), and the Believer (al-Mu’min) is the one whom the people may entrust (amina) with the protection of their blood and their property (wa al-Mu’min man aminahu al- nās ‘alā dimā’ihim wa amwālihim).” A Believer’s islām stands for his outward posture of striving for total and all-inclusive “law-abidingness” within the structure of Divine Revelation, an attitude which naturally brings with it peace and well-being. The quality of being Muslim is voluntary and active; it is not servile or passive. As we will see in more detail later in our discussion of the Gabriel Ḥadīth in Volume Six, however, “Islām” in Arabic does not actually refer to “the religion of Islam per se” but to one of its chief aspects, namely, the act of willingly rendering submissive obedience [to God] (al-inqiyād Lillāh wa al-idh‘ān la-Hu) through outward conformity with His basic commands. But, in this sense, Islām extends to include all related acts of outward obedience to God such as readiness to follow the Truth wherever it manifests itself, especially by accepting the dictates of the Prophetic Code of Life (al-Sharī‘a). This special submission means affirming and holding to the fundamental obligations (farā’iḍ ) of the Islamic Dispensation, while firmly believing that they are valid (al-ṣawāb) and embody eternal Divine Wisdom, thus laying down the foundations of human justice and fair dealing. In practice, Islām also means to make unequivocal outward expression (iẓhār) of such obedience to God, in whom the Muslim believes and to whom he submits. As we will see in the Gabriel Ḥadīth, al-īmān (faith) complements the outward dimensions of al-islām with the inner aspects of true belief and understanding, and both are supplemented by al-iḥsān (moral perfection), which brings islām and īmān to their fullest fruition. These three in turn—as the Gabriel Ḥadīth clarifies—are brought to their fullness in the Science of Eschatology—the Signs of the End of Time—and the anticipation of the Last Day, when the fruits of islām, īmān, and iḥsān will be made manifest.</w:t>
      </w:r>
    </w:p>
    <w:p w14:paraId="3A5F2A11" w14:textId="10930C35" w:rsidR="00FD1A33" w:rsidRPr="00066957" w:rsidRDefault="00FA5518" w:rsidP="00E616ED">
      <w:pPr>
        <w:pStyle w:val="ListParagraph"/>
        <w:numPr>
          <w:ilvl w:val="0"/>
          <w:numId w:val="68"/>
        </w:numPr>
        <w:rPr>
          <w:rFonts w:asciiTheme="majorBidi" w:eastAsiaTheme="majorEastAsia" w:hAnsiTheme="majorBidi" w:cstheme="majorBidi"/>
        </w:rPr>
      </w:pPr>
      <w:r w:rsidRPr="00FA5518">
        <w:rPr>
          <w:rFonts w:asciiTheme="majorBidi" w:eastAsiaTheme="majorEastAsia" w:hAnsiTheme="majorBidi" w:cstheme="majorBidi"/>
        </w:rPr>
        <w:t xml:space="preserve">  Islam’s “Cultural Imperative” as regards all beneficial aspects of human cultures through history and around the world is central to its teaching. For background on the cultural vitality of the Prophetic Way of Islam (al-Sharī‘a) and its openness to the best in all human cultures, traditions, and civilizations, see Umar F. Abd-Allah, “Islam and the Cultural Imperative,” Nawawi Foundation Paper (2004) available at https://www.theoasisinitiative.org/publications. For further detail and elaboration, see also “Living Islam with Purpose,” Nawawi Foundation Paper (2007) available at https://www.theoasisinitiative.org/publications. God’s Messenger Muḥammad, the Prophet of the End of Days, did not only establish a final religious dispensation; he also instituted a new culture and world Civilization, which would produce remarkably respectful and uniquely suitable local manifestations of Civilization wherever it spread—even in regions as different and far away as China, sub-Saharan Africa, and Nusantara (the vast Malay, Indonesian, and Phillipine Archipelago). Wherever Islam spread in the past, it remained true to itself, while also taking on and reflecting the local color of what was good in indigenous culture. Thus, Islam was like a crystal-clear life-giving stream that reflected faithfully the bedrock over which it flowed.</w:t>
      </w:r>
      <w:r>
        <w:rPr>
          <w:rFonts w:asciiTheme="majorBidi" w:eastAsiaTheme="majorEastAsia" w:hAnsiTheme="majorBidi" w:cstheme="majorBidi"/>
        </w:rPr>
        <w:t xml:space="preserve"> </w:t>
      </w:r>
      <w:r>
        <w:rPr>
          <w:rFonts w:asciiTheme="majorBidi" w:eastAsiaTheme="majorEastAsia" w:hAnsiTheme="majorBidi" w:cstheme="majorBidi"/>
          <w:b/>
          <w:bCs/>
        </w:rPr>
        <w:t xml:space="preserve">(Existing Footnote—all of the above) </w:t>
      </w:r>
    </w:p>
    <w:p w14:paraId="6FDDAF0E" w14:textId="77777777" w:rsidR="00FD1A33" w:rsidRPr="005012FB" w:rsidRDefault="00FD1A33" w:rsidP="00FD1A33">
      <w:pPr>
        <w:rPr>
          <w:rFonts w:asciiTheme="majorBidi" w:eastAsiaTheme="minorHAnsi" w:hAnsiTheme="majorBidi" w:cstheme="majorBidi"/>
        </w:rPr>
      </w:pPr>
    </w:p>
    <w:p w14:paraId="2691A6F8" w14:textId="77777777" w:rsidR="00FD1A33" w:rsidRPr="006752BC" w:rsidRDefault="00FD1A33" w:rsidP="00E616ED">
      <w:pPr>
        <w:pStyle w:val="Heading4"/>
        <w:numPr>
          <w:ilvl w:val="0"/>
          <w:numId w:val="7"/>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6752BC">
        <w:rPr>
          <w:rFonts w:asciiTheme="majorBidi" w:eastAsiaTheme="minorHAnsi" w:hAnsiTheme="majorBidi"/>
          <w:b/>
          <w:bCs/>
          <w:color w:val="C00000"/>
          <w:sz w:val="28"/>
          <w:szCs w:val="28"/>
        </w:rPr>
        <w:t>Islam (Freely Rendering Submissive Obedience to God)</w:t>
      </w:r>
    </w:p>
    <w:p w14:paraId="40DAE66E" w14:textId="77777777" w:rsidR="00066957" w:rsidRPr="00066957" w:rsidRDefault="00066957" w:rsidP="00E616ED">
      <w:pPr>
        <w:pStyle w:val="ListParagraph"/>
        <w:numPr>
          <w:ilvl w:val="0"/>
          <w:numId w:val="69"/>
        </w:numPr>
        <w:autoSpaceDE w:val="0"/>
        <w:autoSpaceDN w:val="0"/>
        <w:adjustRightInd w:val="0"/>
        <w:rPr>
          <w:sz w:val="20"/>
          <w:szCs w:val="20"/>
        </w:rPr>
      </w:pPr>
      <w:r w:rsidRPr="00066957">
        <w:rPr>
          <w:sz w:val="20"/>
          <w:szCs w:val="20"/>
        </w:rPr>
        <w:t xml:space="preserve">In Arabic, </w:t>
      </w:r>
      <w:r w:rsidRPr="00066957">
        <w:rPr>
          <w:rFonts w:eastAsiaTheme="minorEastAsia"/>
          <w:b/>
          <w:bCs/>
          <w:i/>
          <w:iCs/>
          <w:color w:val="000000"/>
          <w:sz w:val="20"/>
          <w:szCs w:val="20"/>
        </w:rPr>
        <w:t>Islām</w:t>
      </w:r>
      <w:r w:rsidRPr="00066957">
        <w:rPr>
          <w:rFonts w:eastAsiaTheme="minorEastAsia"/>
          <w:color w:val="000000"/>
          <w:sz w:val="20"/>
          <w:szCs w:val="20"/>
        </w:rPr>
        <w:t xml:space="preserve"> is a verbal noun (</w:t>
      </w:r>
      <w:r w:rsidRPr="00066957">
        <w:rPr>
          <w:rFonts w:eastAsiaTheme="minorEastAsia"/>
          <w:i/>
          <w:iCs/>
          <w:color w:val="000000"/>
          <w:sz w:val="20"/>
          <w:szCs w:val="20"/>
        </w:rPr>
        <w:t>ma</w:t>
      </w:r>
      <w:r w:rsidRPr="00066957">
        <w:rPr>
          <w:i/>
          <w:iCs/>
          <w:sz w:val="20"/>
          <w:szCs w:val="20"/>
        </w:rPr>
        <w:t>ṣ</w:t>
      </w:r>
      <w:r w:rsidRPr="00066957">
        <w:rPr>
          <w:rFonts w:eastAsiaTheme="minorEastAsia"/>
          <w:i/>
          <w:iCs/>
          <w:color w:val="000000"/>
          <w:sz w:val="20"/>
          <w:szCs w:val="20"/>
        </w:rPr>
        <w:t>dar</w:t>
      </w:r>
      <w:r w:rsidRPr="00066957">
        <w:rPr>
          <w:rFonts w:eastAsiaTheme="minorEastAsia"/>
          <w:color w:val="000000"/>
          <w:sz w:val="20"/>
          <w:szCs w:val="20"/>
        </w:rPr>
        <w:t xml:space="preserve">) which refers to the “action of freely rendering submissive obedience [to God].” The word </w:t>
      </w:r>
      <w:r w:rsidRPr="00066957">
        <w:rPr>
          <w:rFonts w:eastAsiaTheme="minorEastAsia"/>
          <w:i/>
          <w:iCs/>
          <w:color w:val="000000"/>
          <w:sz w:val="20"/>
          <w:szCs w:val="20"/>
        </w:rPr>
        <w:t xml:space="preserve">Muslim </w:t>
      </w:r>
      <w:r w:rsidRPr="00066957">
        <w:rPr>
          <w:rFonts w:eastAsiaTheme="minorEastAsia"/>
          <w:color w:val="000000"/>
          <w:sz w:val="20"/>
          <w:szCs w:val="20"/>
        </w:rPr>
        <w:t xml:space="preserve">is an active adjectival participle derived from that noun. Thus, a </w:t>
      </w:r>
      <w:r w:rsidRPr="00066957">
        <w:rPr>
          <w:rFonts w:eastAsiaTheme="minorEastAsia"/>
          <w:i/>
          <w:iCs/>
          <w:color w:val="000000"/>
          <w:sz w:val="20"/>
          <w:szCs w:val="20"/>
        </w:rPr>
        <w:t xml:space="preserve">Muslim </w:t>
      </w:r>
      <w:r w:rsidRPr="00066957">
        <w:rPr>
          <w:rFonts w:eastAsiaTheme="minorEastAsia"/>
          <w:color w:val="000000"/>
          <w:sz w:val="20"/>
          <w:szCs w:val="20"/>
        </w:rPr>
        <w:t>is literally a person “who freely and willingly renders submissive obedience [to God].” Although Muslims rightly call their religion “Islam,” they do not restrict that name to their Prophetic Dispensation alone. T</w:t>
      </w:r>
      <w:r w:rsidRPr="00066957">
        <w:rPr>
          <w:sz w:val="20"/>
          <w:szCs w:val="20"/>
        </w:rPr>
        <w:t>he noted Azharite Scholar Muḥammad ‘Abd-Allāh Drāz (d. 1377/1958) said:</w:t>
      </w:r>
    </w:p>
    <w:p w14:paraId="28C6CF7F" w14:textId="77777777" w:rsidR="00066957" w:rsidRPr="00066957" w:rsidRDefault="00066957" w:rsidP="00E616ED">
      <w:pPr>
        <w:pStyle w:val="ListParagraph"/>
        <w:numPr>
          <w:ilvl w:val="1"/>
          <w:numId w:val="69"/>
        </w:numPr>
        <w:autoSpaceDE w:val="0"/>
        <w:autoSpaceDN w:val="0"/>
        <w:adjustRightInd w:val="0"/>
        <w:ind w:right="720"/>
        <w:rPr>
          <w:sz w:val="20"/>
          <w:szCs w:val="20"/>
        </w:rPr>
      </w:pPr>
      <w:r w:rsidRPr="00066957">
        <w:rPr>
          <w:sz w:val="20"/>
          <w:szCs w:val="20"/>
        </w:rPr>
        <w:t>Islam in the language of the Noble Qur’ān is not the name of any particular religion. Rather it is only the name of the religion held in common (</w:t>
      </w:r>
      <w:r w:rsidRPr="00066957">
        <w:rPr>
          <w:i/>
          <w:iCs/>
          <w:sz w:val="20"/>
          <w:szCs w:val="20"/>
        </w:rPr>
        <w:t>al-dīn al-mushtarak</w:t>
      </w:r>
      <w:r w:rsidRPr="00066957">
        <w:rPr>
          <w:sz w:val="20"/>
          <w:szCs w:val="20"/>
        </w:rPr>
        <w:t>) to which all of God’s Prophets called the people and with which all of the followers of the Prophets were affiliated. Thus, it is the religion of God from pre-eternity until post-eternity (</w:t>
      </w:r>
      <w:r w:rsidRPr="00066957">
        <w:rPr>
          <w:i/>
          <w:iCs/>
          <w:sz w:val="20"/>
          <w:szCs w:val="20"/>
        </w:rPr>
        <w:t>al-azalī al-abadī</w:t>
      </w:r>
      <w:r w:rsidRPr="00066957">
        <w:rPr>
          <w:sz w:val="20"/>
          <w:szCs w:val="20"/>
        </w:rPr>
        <w:t xml:space="preserve">). </w:t>
      </w:r>
    </w:p>
    <w:p w14:paraId="6E19D93F" w14:textId="26193721" w:rsidR="00066957" w:rsidRPr="00066957" w:rsidRDefault="00066957" w:rsidP="00E616ED">
      <w:pPr>
        <w:pStyle w:val="ListParagraph"/>
        <w:numPr>
          <w:ilvl w:val="0"/>
          <w:numId w:val="69"/>
        </w:numPr>
        <w:autoSpaceDE w:val="0"/>
        <w:autoSpaceDN w:val="0"/>
        <w:adjustRightInd w:val="0"/>
        <w:rPr>
          <w:rFonts w:eastAsia="Sakkal Majalla"/>
          <w:sz w:val="20"/>
          <w:szCs w:val="20"/>
        </w:rPr>
      </w:pPr>
      <w:r w:rsidRPr="00066957">
        <w:rPr>
          <w:rFonts w:eastAsiaTheme="minorEastAsia"/>
          <w:color w:val="000000"/>
          <w:sz w:val="20"/>
          <w:szCs w:val="20"/>
        </w:rPr>
        <w:t>In light of the Arabic etymology of “Islam,” which is related to perfect peace (</w:t>
      </w:r>
      <w:r w:rsidRPr="00066957">
        <w:rPr>
          <w:rFonts w:eastAsiaTheme="minorEastAsia"/>
          <w:i/>
          <w:iCs/>
          <w:color w:val="000000"/>
          <w:sz w:val="20"/>
          <w:szCs w:val="20"/>
        </w:rPr>
        <w:t>al-salām</w:t>
      </w:r>
      <w:r w:rsidRPr="00066957">
        <w:rPr>
          <w:rFonts w:eastAsiaTheme="minorEastAsia"/>
          <w:color w:val="000000"/>
          <w:sz w:val="20"/>
          <w:szCs w:val="20"/>
        </w:rPr>
        <w:t xml:space="preserve">), it is common for Muslims and well-minded non-Muslims to say that “Islam is peace.” We will discuss the problematic nature of such generally apologetic statements later at the end of Volume Four in our discussion of intolerance and violence among Muslim extremists today. At the same time, however, it is true that the Arabic word </w:t>
      </w:r>
      <w:r w:rsidRPr="00066957">
        <w:rPr>
          <w:rFonts w:eastAsiaTheme="minorEastAsia"/>
          <w:i/>
          <w:iCs/>
          <w:color w:val="000000"/>
          <w:sz w:val="20"/>
          <w:szCs w:val="20"/>
        </w:rPr>
        <w:t xml:space="preserve">islām </w:t>
      </w:r>
      <w:r w:rsidRPr="00066957">
        <w:rPr>
          <w:rFonts w:eastAsiaTheme="minorEastAsia"/>
          <w:color w:val="000000"/>
          <w:sz w:val="20"/>
          <w:szCs w:val="20"/>
        </w:rPr>
        <w:t xml:space="preserve">comes from the same root as </w:t>
      </w:r>
      <w:r w:rsidRPr="00066957">
        <w:rPr>
          <w:rFonts w:eastAsiaTheme="minorEastAsia"/>
          <w:i/>
          <w:iCs/>
          <w:color w:val="000000"/>
          <w:sz w:val="20"/>
          <w:szCs w:val="20"/>
        </w:rPr>
        <w:t>salām</w:t>
      </w:r>
      <w:r w:rsidRPr="00066957">
        <w:rPr>
          <w:rFonts w:eastAsiaTheme="minorEastAsia"/>
          <w:color w:val="000000"/>
          <w:sz w:val="20"/>
          <w:szCs w:val="20"/>
        </w:rPr>
        <w:t xml:space="preserve">, which means “perfect peace” or, more exactly, the state of sublime well-being, security, and safety. Linguistically, the verbal noun </w:t>
      </w:r>
      <w:r w:rsidRPr="00066957">
        <w:rPr>
          <w:rFonts w:eastAsiaTheme="minorEastAsia"/>
          <w:i/>
          <w:iCs/>
          <w:color w:val="000000"/>
          <w:sz w:val="20"/>
          <w:szCs w:val="20"/>
        </w:rPr>
        <w:t>islām</w:t>
      </w:r>
      <w:r w:rsidRPr="00066957">
        <w:rPr>
          <w:rFonts w:eastAsiaTheme="minorEastAsia"/>
          <w:color w:val="000000"/>
          <w:sz w:val="20"/>
          <w:szCs w:val="20"/>
        </w:rPr>
        <w:t xml:space="preserve"> can be said figuratively to convey the sense of “entering into a state of peace and perfect well-being, through rendering submissive obedience to God.” Thus, the concept of submission is a secondary and derivative meaning of the word </w:t>
      </w:r>
      <w:r w:rsidRPr="00066957">
        <w:rPr>
          <w:rFonts w:eastAsiaTheme="minorEastAsia"/>
          <w:i/>
          <w:iCs/>
          <w:color w:val="000000"/>
          <w:sz w:val="20"/>
          <w:szCs w:val="20"/>
        </w:rPr>
        <w:t>islām</w:t>
      </w:r>
      <w:r w:rsidRPr="00066957">
        <w:rPr>
          <w:rFonts w:eastAsiaTheme="minorEastAsia"/>
          <w:color w:val="000000"/>
          <w:sz w:val="20"/>
          <w:szCs w:val="20"/>
        </w:rPr>
        <w:t xml:space="preserve"> in its basic etymological relationship to “peace” (</w:t>
      </w:r>
      <w:r w:rsidRPr="00066957">
        <w:rPr>
          <w:rFonts w:eastAsiaTheme="minorEastAsia"/>
          <w:i/>
          <w:iCs/>
          <w:color w:val="000000"/>
          <w:sz w:val="20"/>
          <w:szCs w:val="20"/>
        </w:rPr>
        <w:t>salām</w:t>
      </w:r>
      <w:r w:rsidRPr="00066957">
        <w:rPr>
          <w:rFonts w:eastAsiaTheme="minorEastAsia"/>
          <w:color w:val="000000"/>
          <w:sz w:val="20"/>
          <w:szCs w:val="20"/>
        </w:rPr>
        <w:t xml:space="preserve">), since such “peace” with God is the fruit of submission to Him. The Prophet </w:t>
      </w:r>
      <w:r w:rsidRPr="00066957">
        <w:rPr>
          <w:sz w:val="20"/>
          <w:szCs w:val="20"/>
        </w:rPr>
        <w:t xml:space="preserve">Muḥammad alluded to the etymology of </w:t>
      </w:r>
      <w:r w:rsidRPr="00066957">
        <w:rPr>
          <w:rFonts w:eastAsiaTheme="minorEastAsia"/>
          <w:i/>
          <w:iCs/>
          <w:color w:val="000000"/>
          <w:sz w:val="20"/>
          <w:szCs w:val="20"/>
        </w:rPr>
        <w:t>islām</w:t>
      </w:r>
      <w:r w:rsidRPr="00066957">
        <w:rPr>
          <w:rFonts w:eastAsiaTheme="minorEastAsia"/>
          <w:color w:val="000000"/>
          <w:sz w:val="20"/>
          <w:szCs w:val="20"/>
        </w:rPr>
        <w:t xml:space="preserve"> and its connection to </w:t>
      </w:r>
      <w:r w:rsidRPr="00066957">
        <w:rPr>
          <w:rFonts w:eastAsiaTheme="minorEastAsia"/>
          <w:i/>
          <w:iCs/>
          <w:color w:val="000000"/>
          <w:sz w:val="20"/>
          <w:szCs w:val="20"/>
        </w:rPr>
        <w:t>salām</w:t>
      </w:r>
      <w:r w:rsidRPr="00066957">
        <w:rPr>
          <w:rFonts w:eastAsiaTheme="minorEastAsia"/>
          <w:color w:val="000000"/>
          <w:sz w:val="20"/>
          <w:szCs w:val="20"/>
        </w:rPr>
        <w:t xml:space="preserve">, when he said in an authentically transmitted </w:t>
      </w:r>
      <w:r w:rsidRPr="00066957">
        <w:rPr>
          <w:i/>
          <w:iCs/>
          <w:sz w:val="20"/>
          <w:szCs w:val="20"/>
        </w:rPr>
        <w:t>Ḥadīth</w:t>
      </w:r>
      <w:r w:rsidRPr="00066957">
        <w:rPr>
          <w:sz w:val="20"/>
          <w:szCs w:val="20"/>
        </w:rPr>
        <w:t>: “The Muslim is the person from whose tongue and hand Muslims are safe (</w:t>
      </w:r>
      <w:r w:rsidRPr="00066957">
        <w:rPr>
          <w:i/>
          <w:iCs/>
          <w:sz w:val="20"/>
          <w:szCs w:val="20"/>
        </w:rPr>
        <w:t>salima</w:t>
      </w:r>
      <w:r w:rsidRPr="00066957">
        <w:rPr>
          <w:sz w:val="20"/>
          <w:szCs w:val="20"/>
        </w:rPr>
        <w:t xml:space="preserve">, ‘being safe or at peace’).” In other authentic transmissions of this </w:t>
      </w:r>
      <w:r w:rsidRPr="00066957">
        <w:rPr>
          <w:i/>
          <w:iCs/>
          <w:sz w:val="20"/>
          <w:szCs w:val="20"/>
        </w:rPr>
        <w:t>Ḥadīth</w:t>
      </w:r>
      <w:r w:rsidRPr="00066957">
        <w:rPr>
          <w:sz w:val="20"/>
          <w:szCs w:val="20"/>
        </w:rPr>
        <w:t>, it is worded more broadly as: “The Muslim is the person from whose tongue and hand people (</w:t>
      </w:r>
      <w:r w:rsidRPr="00066957">
        <w:rPr>
          <w:i/>
          <w:iCs/>
          <w:sz w:val="20"/>
          <w:szCs w:val="20"/>
        </w:rPr>
        <w:t>al-n</w:t>
      </w:r>
      <w:r w:rsidRPr="00066957">
        <w:rPr>
          <w:rFonts w:eastAsiaTheme="minorEastAsia"/>
          <w:i/>
          <w:iCs/>
          <w:color w:val="000000"/>
          <w:sz w:val="20"/>
          <w:szCs w:val="20"/>
        </w:rPr>
        <w:t>ā</w:t>
      </w:r>
      <w:r w:rsidRPr="00066957">
        <w:rPr>
          <w:i/>
          <w:iCs/>
          <w:sz w:val="20"/>
          <w:szCs w:val="20"/>
        </w:rPr>
        <w:t>s</w:t>
      </w:r>
      <w:r w:rsidRPr="00066957">
        <w:rPr>
          <w:sz w:val="20"/>
          <w:szCs w:val="20"/>
        </w:rPr>
        <w:t>) are safe (</w:t>
      </w:r>
      <w:r w:rsidRPr="00066957">
        <w:rPr>
          <w:i/>
          <w:iCs/>
          <w:sz w:val="20"/>
          <w:szCs w:val="20"/>
        </w:rPr>
        <w:t>salima</w:t>
      </w:r>
      <w:r w:rsidRPr="00066957">
        <w:rPr>
          <w:sz w:val="20"/>
          <w:szCs w:val="20"/>
        </w:rPr>
        <w:t xml:space="preserve">, ‘at peace’).” In another carefully transmitted version of this </w:t>
      </w:r>
      <w:r w:rsidRPr="00066957">
        <w:rPr>
          <w:i/>
          <w:iCs/>
          <w:sz w:val="20"/>
          <w:szCs w:val="20"/>
        </w:rPr>
        <w:t>Ḥadīth</w:t>
      </w:r>
      <w:r w:rsidRPr="00066957">
        <w:rPr>
          <w:sz w:val="20"/>
          <w:szCs w:val="20"/>
        </w:rPr>
        <w:t>, the Prophet was asked by his Companions: “What kind of Islam is the most excellent (</w:t>
      </w:r>
      <w:r w:rsidRPr="00066957">
        <w:rPr>
          <w:i/>
          <w:iCs/>
          <w:sz w:val="20"/>
          <w:szCs w:val="20"/>
        </w:rPr>
        <w:t>Ayyu al-Isl</w:t>
      </w:r>
      <w:r w:rsidRPr="00066957">
        <w:rPr>
          <w:rFonts w:eastAsiaTheme="minorEastAsia"/>
          <w:i/>
          <w:iCs/>
          <w:color w:val="000000"/>
          <w:sz w:val="20"/>
          <w:szCs w:val="20"/>
        </w:rPr>
        <w:t>ā</w:t>
      </w:r>
      <w:r w:rsidRPr="00066957">
        <w:rPr>
          <w:i/>
          <w:iCs/>
          <w:sz w:val="20"/>
          <w:szCs w:val="20"/>
        </w:rPr>
        <w:t>m afḍal</w:t>
      </w:r>
      <w:r w:rsidRPr="00066957">
        <w:rPr>
          <w:sz w:val="20"/>
          <w:szCs w:val="20"/>
        </w:rPr>
        <w:t>)?” He replied: “Anyone who Muslims are safe (</w:t>
      </w:r>
      <w:r w:rsidRPr="00066957">
        <w:rPr>
          <w:i/>
          <w:iCs/>
          <w:sz w:val="20"/>
          <w:szCs w:val="20"/>
        </w:rPr>
        <w:t>salima</w:t>
      </w:r>
      <w:r w:rsidRPr="00066957">
        <w:rPr>
          <w:sz w:val="20"/>
          <w:szCs w:val="20"/>
        </w:rPr>
        <w:t xml:space="preserve">) from [the harm of] his tongue and his hand.” In another authentic narration, the Prophet alluded to the etymological roots of both </w:t>
      </w:r>
      <w:r w:rsidRPr="00066957">
        <w:rPr>
          <w:rFonts w:eastAsiaTheme="minorEastAsia"/>
          <w:i/>
          <w:iCs/>
          <w:color w:val="000000"/>
          <w:sz w:val="20"/>
          <w:szCs w:val="20"/>
        </w:rPr>
        <w:t>islām</w:t>
      </w:r>
      <w:r w:rsidRPr="00066957">
        <w:rPr>
          <w:rFonts w:eastAsiaTheme="minorEastAsia"/>
          <w:color w:val="000000"/>
          <w:sz w:val="20"/>
          <w:szCs w:val="20"/>
        </w:rPr>
        <w:t xml:space="preserve"> in “peace (</w:t>
      </w:r>
      <w:r w:rsidRPr="00066957">
        <w:rPr>
          <w:rFonts w:eastAsiaTheme="minorEastAsia"/>
          <w:i/>
          <w:iCs/>
          <w:color w:val="000000"/>
          <w:sz w:val="20"/>
          <w:szCs w:val="20"/>
        </w:rPr>
        <w:t>salām</w:t>
      </w:r>
      <w:r w:rsidRPr="00066957">
        <w:rPr>
          <w:rFonts w:eastAsiaTheme="minorEastAsia"/>
          <w:color w:val="000000"/>
          <w:sz w:val="20"/>
          <w:szCs w:val="20"/>
        </w:rPr>
        <w:t>)” and faith (</w:t>
      </w:r>
      <w:r w:rsidRPr="00066957">
        <w:rPr>
          <w:rFonts w:eastAsiaTheme="minorEastAsia"/>
          <w:i/>
          <w:iCs/>
          <w:color w:val="000000"/>
          <w:sz w:val="20"/>
          <w:szCs w:val="20"/>
        </w:rPr>
        <w:t>al-</w:t>
      </w:r>
      <w:r w:rsidRPr="00066957">
        <w:rPr>
          <w:i/>
          <w:iCs/>
          <w:sz w:val="20"/>
          <w:szCs w:val="20"/>
        </w:rPr>
        <w:t>ī</w:t>
      </w:r>
      <w:r w:rsidRPr="00066957">
        <w:rPr>
          <w:rFonts w:eastAsiaTheme="minorEastAsia"/>
          <w:i/>
          <w:iCs/>
          <w:color w:val="000000"/>
          <w:sz w:val="20"/>
          <w:szCs w:val="20"/>
        </w:rPr>
        <w:t>mān</w:t>
      </w:r>
      <w:r w:rsidRPr="00066957">
        <w:rPr>
          <w:rFonts w:eastAsiaTheme="minorEastAsia"/>
          <w:color w:val="000000"/>
          <w:sz w:val="20"/>
          <w:szCs w:val="20"/>
        </w:rPr>
        <w:t>) in “safety and security (</w:t>
      </w:r>
      <w:r w:rsidRPr="00066957">
        <w:rPr>
          <w:rFonts w:eastAsiaTheme="minorEastAsia"/>
          <w:i/>
          <w:iCs/>
          <w:color w:val="000000"/>
          <w:sz w:val="20"/>
          <w:szCs w:val="20"/>
        </w:rPr>
        <w:t>al-amn</w:t>
      </w:r>
      <w:r w:rsidRPr="00066957">
        <w:rPr>
          <w:rFonts w:eastAsiaTheme="minorEastAsia"/>
          <w:color w:val="000000"/>
          <w:sz w:val="20"/>
          <w:szCs w:val="20"/>
        </w:rPr>
        <w:t xml:space="preserve">, </w:t>
      </w:r>
      <w:r w:rsidRPr="00066957">
        <w:rPr>
          <w:rFonts w:eastAsiaTheme="minorEastAsia"/>
          <w:i/>
          <w:iCs/>
          <w:color w:val="000000"/>
          <w:sz w:val="20"/>
          <w:szCs w:val="20"/>
        </w:rPr>
        <w:t>al-amān</w:t>
      </w:r>
      <w:r w:rsidRPr="00066957">
        <w:rPr>
          <w:rFonts w:eastAsiaTheme="minorEastAsia"/>
          <w:color w:val="000000"/>
          <w:sz w:val="20"/>
          <w:szCs w:val="20"/>
        </w:rPr>
        <w:t xml:space="preserve">).” In a manner similar to </w:t>
      </w:r>
      <w:r w:rsidRPr="00066957">
        <w:rPr>
          <w:rFonts w:eastAsiaTheme="minorEastAsia"/>
          <w:i/>
          <w:iCs/>
          <w:color w:val="000000"/>
          <w:sz w:val="20"/>
          <w:szCs w:val="20"/>
        </w:rPr>
        <w:t>islām</w:t>
      </w:r>
      <w:r w:rsidRPr="00066957">
        <w:rPr>
          <w:rFonts w:eastAsiaTheme="minorEastAsia"/>
          <w:color w:val="000000"/>
          <w:sz w:val="20"/>
          <w:szCs w:val="20"/>
        </w:rPr>
        <w:t xml:space="preserve"> morphologically, “faith (</w:t>
      </w:r>
      <w:r w:rsidRPr="00066957">
        <w:rPr>
          <w:rFonts w:eastAsiaTheme="minorEastAsia"/>
          <w:i/>
          <w:iCs/>
          <w:color w:val="000000"/>
          <w:sz w:val="20"/>
          <w:szCs w:val="20"/>
        </w:rPr>
        <w:t>al-</w:t>
      </w:r>
      <w:r w:rsidRPr="00066957">
        <w:rPr>
          <w:i/>
          <w:iCs/>
          <w:sz w:val="20"/>
          <w:szCs w:val="20"/>
        </w:rPr>
        <w:t>ī</w:t>
      </w:r>
      <w:r w:rsidRPr="00066957">
        <w:rPr>
          <w:rFonts w:eastAsiaTheme="minorEastAsia"/>
          <w:i/>
          <w:iCs/>
          <w:color w:val="000000"/>
          <w:sz w:val="20"/>
          <w:szCs w:val="20"/>
        </w:rPr>
        <w:t>mān</w:t>
      </w:r>
      <w:r w:rsidRPr="00066957">
        <w:rPr>
          <w:rFonts w:eastAsiaTheme="minorEastAsia"/>
          <w:color w:val="000000"/>
          <w:sz w:val="20"/>
          <w:szCs w:val="20"/>
        </w:rPr>
        <w:t>)” in Arabic may be rendered literally as “entering into the state of safety and security (</w:t>
      </w:r>
      <w:r w:rsidRPr="00066957">
        <w:rPr>
          <w:rFonts w:eastAsiaTheme="minorEastAsia"/>
          <w:i/>
          <w:iCs/>
          <w:color w:val="000000"/>
          <w:sz w:val="20"/>
          <w:szCs w:val="20"/>
        </w:rPr>
        <w:t>al-amn</w:t>
      </w:r>
      <w:r w:rsidRPr="00066957">
        <w:rPr>
          <w:rFonts w:eastAsiaTheme="minorEastAsia"/>
          <w:color w:val="000000"/>
          <w:sz w:val="20"/>
          <w:szCs w:val="20"/>
        </w:rPr>
        <w:t xml:space="preserve">, </w:t>
      </w:r>
      <w:r w:rsidRPr="00066957">
        <w:rPr>
          <w:rFonts w:eastAsiaTheme="minorEastAsia"/>
          <w:i/>
          <w:iCs/>
          <w:color w:val="000000"/>
          <w:sz w:val="20"/>
          <w:szCs w:val="20"/>
        </w:rPr>
        <w:t>al-amān</w:t>
      </w:r>
      <w:r w:rsidRPr="00066957">
        <w:rPr>
          <w:rFonts w:eastAsiaTheme="minorEastAsia"/>
          <w:color w:val="000000"/>
          <w:sz w:val="20"/>
          <w:szCs w:val="20"/>
        </w:rPr>
        <w:t xml:space="preserve">) through sound belief in God.” The Prophet said in that </w:t>
      </w:r>
      <w:r w:rsidRPr="00066957">
        <w:rPr>
          <w:i/>
          <w:iCs/>
          <w:sz w:val="20"/>
          <w:szCs w:val="20"/>
        </w:rPr>
        <w:t>Ḥadīth</w:t>
      </w:r>
      <w:r w:rsidRPr="00066957">
        <w:rPr>
          <w:sz w:val="20"/>
          <w:szCs w:val="20"/>
        </w:rPr>
        <w:t>: “The Muslim is the person from [the harm of] whose tongue and hand Muslims are safe (</w:t>
      </w:r>
      <w:r w:rsidRPr="00066957">
        <w:rPr>
          <w:i/>
          <w:iCs/>
          <w:sz w:val="20"/>
          <w:szCs w:val="20"/>
        </w:rPr>
        <w:t>salima</w:t>
      </w:r>
      <w:r w:rsidRPr="00066957">
        <w:rPr>
          <w:sz w:val="20"/>
          <w:szCs w:val="20"/>
        </w:rPr>
        <w:t>), and the Believer (</w:t>
      </w:r>
      <w:r w:rsidRPr="00066957">
        <w:rPr>
          <w:i/>
          <w:iCs/>
          <w:sz w:val="20"/>
          <w:szCs w:val="20"/>
        </w:rPr>
        <w:t>al-Mu’min</w:t>
      </w:r>
      <w:r w:rsidRPr="00066957">
        <w:rPr>
          <w:sz w:val="20"/>
          <w:szCs w:val="20"/>
        </w:rPr>
        <w:t>) is the one whom the people may entrust (</w:t>
      </w:r>
      <w:r w:rsidRPr="00066957">
        <w:rPr>
          <w:i/>
          <w:iCs/>
          <w:sz w:val="20"/>
          <w:szCs w:val="20"/>
        </w:rPr>
        <w:t>amina</w:t>
      </w:r>
      <w:r w:rsidRPr="00066957">
        <w:rPr>
          <w:sz w:val="20"/>
          <w:szCs w:val="20"/>
        </w:rPr>
        <w:t>) with the protection of their blood and their property (</w:t>
      </w:r>
      <w:r w:rsidRPr="00066957">
        <w:rPr>
          <w:i/>
          <w:iCs/>
          <w:sz w:val="20"/>
          <w:szCs w:val="20"/>
        </w:rPr>
        <w:t>wa al-Mu’min man aminahu al- n</w:t>
      </w:r>
      <w:r w:rsidRPr="00066957">
        <w:rPr>
          <w:rFonts w:eastAsiaTheme="minorEastAsia"/>
          <w:i/>
          <w:iCs/>
          <w:color w:val="000000"/>
          <w:sz w:val="20"/>
          <w:szCs w:val="20"/>
        </w:rPr>
        <w:t>ā</w:t>
      </w:r>
      <w:r w:rsidRPr="00066957">
        <w:rPr>
          <w:i/>
          <w:iCs/>
          <w:sz w:val="20"/>
          <w:szCs w:val="20"/>
        </w:rPr>
        <w:t>s ‘al</w:t>
      </w:r>
      <w:r w:rsidRPr="00066957">
        <w:rPr>
          <w:rFonts w:eastAsiaTheme="minorEastAsia"/>
          <w:i/>
          <w:iCs/>
          <w:color w:val="000000"/>
          <w:sz w:val="20"/>
          <w:szCs w:val="20"/>
        </w:rPr>
        <w:t>ā dimā’ihim wa amwālihim</w:t>
      </w:r>
      <w:r w:rsidRPr="00066957">
        <w:rPr>
          <w:rFonts w:eastAsiaTheme="minorEastAsia"/>
          <w:color w:val="000000"/>
          <w:sz w:val="20"/>
          <w:szCs w:val="20"/>
        </w:rPr>
        <w:t>).”</w:t>
      </w:r>
      <w:r w:rsidRPr="00066957">
        <w:rPr>
          <w:rFonts w:eastAsia="Sakkal Majalla"/>
          <w:sz w:val="20"/>
          <w:szCs w:val="20"/>
        </w:rPr>
        <w:t xml:space="preserve"> </w:t>
      </w:r>
      <w:r w:rsidRPr="00066957">
        <w:rPr>
          <w:rFonts w:eastAsiaTheme="minorEastAsia"/>
          <w:color w:val="000000"/>
          <w:sz w:val="20"/>
          <w:szCs w:val="20"/>
        </w:rPr>
        <w:t xml:space="preserve">A Believer’s </w:t>
      </w:r>
      <w:r w:rsidRPr="00066957">
        <w:rPr>
          <w:rFonts w:eastAsiaTheme="minorEastAsia"/>
          <w:i/>
          <w:iCs/>
          <w:color w:val="000000"/>
          <w:sz w:val="20"/>
          <w:szCs w:val="20"/>
        </w:rPr>
        <w:t>islām</w:t>
      </w:r>
      <w:r w:rsidRPr="00066957">
        <w:rPr>
          <w:rFonts w:eastAsiaTheme="minorEastAsia"/>
          <w:color w:val="000000"/>
          <w:sz w:val="20"/>
          <w:szCs w:val="20"/>
        </w:rPr>
        <w:t xml:space="preserve"> stands for his outward posture of striving for total and all-inclusive “law-abidingness” within the structure of Divine Revelation, an attitude which naturally brings with it peace and well-being. The quality of being </w:t>
      </w:r>
      <w:r w:rsidRPr="00066957">
        <w:rPr>
          <w:rFonts w:eastAsiaTheme="minorEastAsia"/>
          <w:i/>
          <w:iCs/>
          <w:color w:val="000000"/>
          <w:sz w:val="20"/>
          <w:szCs w:val="20"/>
        </w:rPr>
        <w:t xml:space="preserve">Muslim </w:t>
      </w:r>
      <w:r w:rsidRPr="00066957">
        <w:rPr>
          <w:rFonts w:eastAsiaTheme="minorEastAsia"/>
          <w:color w:val="000000"/>
          <w:sz w:val="20"/>
          <w:szCs w:val="20"/>
        </w:rPr>
        <w:t xml:space="preserve">is voluntary and active; it is not servile or passive. </w:t>
      </w:r>
      <w:r w:rsidRPr="00066957">
        <w:rPr>
          <w:sz w:val="20"/>
          <w:szCs w:val="20"/>
        </w:rPr>
        <w:t>As we will see in more detail later in our discussion of the Gabriel</w:t>
      </w:r>
      <w:r w:rsidRPr="00066957">
        <w:rPr>
          <w:i/>
          <w:iCs/>
          <w:sz w:val="20"/>
          <w:szCs w:val="20"/>
        </w:rPr>
        <w:t xml:space="preserve"> Ḥadīth</w:t>
      </w:r>
      <w:r w:rsidRPr="00066957">
        <w:rPr>
          <w:sz w:val="20"/>
          <w:szCs w:val="20"/>
        </w:rPr>
        <w:t xml:space="preserve"> in Volume Six</w:t>
      </w:r>
      <w:r w:rsidRPr="00066957">
        <w:rPr>
          <w:rFonts w:eastAsiaTheme="minorEastAsia"/>
          <w:color w:val="000000"/>
          <w:sz w:val="20"/>
          <w:szCs w:val="20"/>
        </w:rPr>
        <w:t>, however, “</w:t>
      </w:r>
      <w:r w:rsidRPr="00066957">
        <w:rPr>
          <w:rFonts w:eastAsiaTheme="minorEastAsia"/>
          <w:i/>
          <w:iCs/>
          <w:color w:val="000000"/>
          <w:sz w:val="20"/>
          <w:szCs w:val="20"/>
        </w:rPr>
        <w:t>Islām</w:t>
      </w:r>
      <w:r w:rsidRPr="00066957">
        <w:rPr>
          <w:rFonts w:eastAsiaTheme="minorEastAsia"/>
          <w:color w:val="000000"/>
          <w:sz w:val="20"/>
          <w:szCs w:val="20"/>
        </w:rPr>
        <w:t xml:space="preserve">” in Arabic does not actually refer to “the religion of Islam </w:t>
      </w:r>
      <w:r w:rsidRPr="00066957">
        <w:rPr>
          <w:rFonts w:eastAsiaTheme="minorEastAsia"/>
          <w:i/>
          <w:iCs/>
          <w:color w:val="000000"/>
          <w:sz w:val="20"/>
          <w:szCs w:val="20"/>
        </w:rPr>
        <w:t>per se</w:t>
      </w:r>
      <w:r w:rsidRPr="00066957">
        <w:rPr>
          <w:rFonts w:eastAsiaTheme="minorEastAsia"/>
          <w:color w:val="000000"/>
          <w:sz w:val="20"/>
          <w:szCs w:val="20"/>
        </w:rPr>
        <w:t>” but to one of its chief aspects, namely, the act of willingly rendering submissive obedience [to God] (</w:t>
      </w:r>
      <w:r w:rsidRPr="00066957">
        <w:rPr>
          <w:rFonts w:eastAsiaTheme="minorEastAsia"/>
          <w:i/>
          <w:iCs/>
          <w:color w:val="000000"/>
          <w:sz w:val="20"/>
          <w:szCs w:val="20"/>
        </w:rPr>
        <w:t>al-inqiyād Lillāh wa al-idh‘ān la-Hu</w:t>
      </w:r>
      <w:r w:rsidRPr="00066957">
        <w:rPr>
          <w:rFonts w:eastAsiaTheme="minorEastAsia"/>
          <w:color w:val="000000"/>
          <w:sz w:val="20"/>
          <w:szCs w:val="20"/>
        </w:rPr>
        <w:t xml:space="preserve">) through outward conformity with His basic commands. But, in this sense, </w:t>
      </w:r>
      <w:r w:rsidRPr="00066957">
        <w:rPr>
          <w:rFonts w:eastAsiaTheme="minorEastAsia"/>
          <w:i/>
          <w:iCs/>
          <w:color w:val="000000"/>
          <w:sz w:val="20"/>
          <w:szCs w:val="20"/>
        </w:rPr>
        <w:t>Islām</w:t>
      </w:r>
      <w:r w:rsidRPr="00066957">
        <w:rPr>
          <w:rFonts w:eastAsiaTheme="minorEastAsia"/>
          <w:color w:val="000000"/>
          <w:sz w:val="20"/>
          <w:szCs w:val="20"/>
        </w:rPr>
        <w:t xml:space="preserve"> extends to include all related acts of outward obedience to God such as readiness to follow the Truth wherever it manifests itself, especially by accepting the dictates of the Prophetic Code of Life (</w:t>
      </w:r>
      <w:r w:rsidRPr="00066957">
        <w:rPr>
          <w:rFonts w:eastAsiaTheme="minorEastAsia"/>
          <w:i/>
          <w:iCs/>
          <w:color w:val="000000"/>
          <w:sz w:val="20"/>
          <w:szCs w:val="20"/>
        </w:rPr>
        <w:t>al-Sharī‘a</w:t>
      </w:r>
      <w:r w:rsidRPr="00066957">
        <w:rPr>
          <w:rFonts w:eastAsiaTheme="minorEastAsia"/>
          <w:color w:val="000000"/>
          <w:sz w:val="20"/>
          <w:szCs w:val="20"/>
        </w:rPr>
        <w:t>). This special submission means affirming and holding to the fundamental obligations (</w:t>
      </w:r>
      <w:r w:rsidRPr="00066957">
        <w:rPr>
          <w:rFonts w:eastAsiaTheme="minorEastAsia"/>
          <w:i/>
          <w:iCs/>
          <w:color w:val="000000"/>
          <w:sz w:val="20"/>
          <w:szCs w:val="20"/>
        </w:rPr>
        <w:t>farā’iḍ</w:t>
      </w:r>
      <w:r w:rsidRPr="00066957">
        <w:rPr>
          <w:rFonts w:eastAsiaTheme="minorEastAsia"/>
          <w:color w:val="000000"/>
          <w:sz w:val="20"/>
          <w:szCs w:val="20"/>
        </w:rPr>
        <w:t xml:space="preserve"> ) of the Islamic Dispensation, while firmly believing that they are valid (</w:t>
      </w:r>
      <w:r w:rsidRPr="00066957">
        <w:rPr>
          <w:rFonts w:eastAsiaTheme="minorEastAsia"/>
          <w:i/>
          <w:iCs/>
          <w:color w:val="000000"/>
          <w:sz w:val="20"/>
          <w:szCs w:val="20"/>
        </w:rPr>
        <w:t>al-ṣawāb</w:t>
      </w:r>
      <w:r w:rsidRPr="00066957">
        <w:rPr>
          <w:rFonts w:eastAsiaTheme="minorEastAsia"/>
          <w:color w:val="000000"/>
          <w:sz w:val="20"/>
          <w:szCs w:val="20"/>
        </w:rPr>
        <w:t xml:space="preserve">) and embody eternal Divine Wisdom, thus laying down the foundations of human justice and fair dealing. In practice, </w:t>
      </w:r>
      <w:r w:rsidRPr="00066957">
        <w:rPr>
          <w:rFonts w:eastAsiaTheme="minorEastAsia"/>
          <w:i/>
          <w:iCs/>
          <w:color w:val="000000"/>
          <w:sz w:val="20"/>
          <w:szCs w:val="20"/>
        </w:rPr>
        <w:t>Islām</w:t>
      </w:r>
      <w:r w:rsidRPr="00066957">
        <w:rPr>
          <w:rFonts w:eastAsiaTheme="minorEastAsia"/>
          <w:color w:val="000000"/>
          <w:sz w:val="20"/>
          <w:szCs w:val="20"/>
        </w:rPr>
        <w:t xml:space="preserve"> also means to make unequivocal outward expression (</w:t>
      </w:r>
      <w:r w:rsidRPr="00066957">
        <w:rPr>
          <w:rFonts w:eastAsiaTheme="minorEastAsia"/>
          <w:i/>
          <w:iCs/>
          <w:color w:val="000000"/>
          <w:sz w:val="20"/>
          <w:szCs w:val="20"/>
        </w:rPr>
        <w:t>iẓhār</w:t>
      </w:r>
      <w:r w:rsidRPr="00066957">
        <w:rPr>
          <w:rFonts w:eastAsiaTheme="minorEastAsia"/>
          <w:color w:val="000000"/>
          <w:sz w:val="20"/>
          <w:szCs w:val="20"/>
        </w:rPr>
        <w:t xml:space="preserve">) of such obedience to God, in whom the Muslim believes and to whom he submits. As we will see in the </w:t>
      </w:r>
      <w:r w:rsidRPr="00066957">
        <w:rPr>
          <w:sz w:val="20"/>
          <w:szCs w:val="20"/>
        </w:rPr>
        <w:t>Gabriel</w:t>
      </w:r>
      <w:r w:rsidRPr="00066957">
        <w:rPr>
          <w:i/>
          <w:iCs/>
          <w:sz w:val="20"/>
          <w:szCs w:val="20"/>
        </w:rPr>
        <w:t xml:space="preserve"> Ḥadīth</w:t>
      </w:r>
      <w:r w:rsidRPr="00066957">
        <w:rPr>
          <w:sz w:val="20"/>
          <w:szCs w:val="20"/>
        </w:rPr>
        <w:t xml:space="preserve">, </w:t>
      </w:r>
      <w:r w:rsidRPr="00066957">
        <w:rPr>
          <w:rFonts w:eastAsiaTheme="minorEastAsia"/>
          <w:i/>
          <w:iCs/>
          <w:color w:val="000000"/>
          <w:sz w:val="20"/>
          <w:szCs w:val="20"/>
        </w:rPr>
        <w:t>al-</w:t>
      </w:r>
      <w:r w:rsidRPr="00066957">
        <w:rPr>
          <w:i/>
          <w:iCs/>
          <w:sz w:val="20"/>
          <w:szCs w:val="20"/>
        </w:rPr>
        <w:t>ī</w:t>
      </w:r>
      <w:r w:rsidRPr="00066957">
        <w:rPr>
          <w:rFonts w:eastAsiaTheme="minorEastAsia"/>
          <w:i/>
          <w:iCs/>
          <w:color w:val="000000"/>
          <w:sz w:val="20"/>
          <w:szCs w:val="20"/>
        </w:rPr>
        <w:t>mān</w:t>
      </w:r>
      <w:r w:rsidRPr="00066957">
        <w:rPr>
          <w:rFonts w:eastAsiaTheme="minorEastAsia"/>
          <w:color w:val="000000"/>
          <w:sz w:val="20"/>
          <w:szCs w:val="20"/>
        </w:rPr>
        <w:t xml:space="preserve"> (faith) complements the outward dimensions of </w:t>
      </w:r>
      <w:r w:rsidRPr="00066957">
        <w:rPr>
          <w:rFonts w:eastAsiaTheme="minorEastAsia"/>
          <w:i/>
          <w:iCs/>
          <w:color w:val="000000"/>
          <w:sz w:val="20"/>
          <w:szCs w:val="20"/>
        </w:rPr>
        <w:t>al-islām</w:t>
      </w:r>
      <w:r w:rsidRPr="00066957">
        <w:rPr>
          <w:rFonts w:eastAsiaTheme="minorEastAsia"/>
          <w:color w:val="000000"/>
          <w:sz w:val="20"/>
          <w:szCs w:val="20"/>
        </w:rPr>
        <w:t xml:space="preserve"> with the inner aspects of true belief and understanding, and both are supplemented by </w:t>
      </w:r>
      <w:r w:rsidRPr="00066957">
        <w:rPr>
          <w:rFonts w:eastAsiaTheme="minorEastAsia"/>
          <w:i/>
          <w:iCs/>
          <w:color w:val="000000"/>
          <w:sz w:val="20"/>
          <w:szCs w:val="20"/>
        </w:rPr>
        <w:t>al-i</w:t>
      </w:r>
      <w:r w:rsidRPr="00066957">
        <w:rPr>
          <w:i/>
          <w:iCs/>
          <w:sz w:val="20"/>
          <w:szCs w:val="20"/>
        </w:rPr>
        <w:t>ḥs</w:t>
      </w:r>
      <w:r w:rsidRPr="00066957">
        <w:rPr>
          <w:rFonts w:eastAsiaTheme="minorEastAsia"/>
          <w:i/>
          <w:iCs/>
          <w:color w:val="000000"/>
          <w:sz w:val="20"/>
          <w:szCs w:val="20"/>
        </w:rPr>
        <w:t>ān</w:t>
      </w:r>
      <w:r w:rsidRPr="00066957">
        <w:rPr>
          <w:rFonts w:eastAsiaTheme="minorEastAsia"/>
          <w:color w:val="000000"/>
          <w:sz w:val="20"/>
          <w:szCs w:val="20"/>
        </w:rPr>
        <w:t xml:space="preserve"> (moral perfection), which brings </w:t>
      </w:r>
      <w:r w:rsidRPr="00066957">
        <w:rPr>
          <w:rFonts w:eastAsiaTheme="minorEastAsia"/>
          <w:i/>
          <w:iCs/>
          <w:color w:val="000000"/>
          <w:sz w:val="20"/>
          <w:szCs w:val="20"/>
        </w:rPr>
        <w:t>islām</w:t>
      </w:r>
      <w:r w:rsidRPr="00066957">
        <w:rPr>
          <w:rFonts w:eastAsiaTheme="minorEastAsia"/>
          <w:color w:val="000000"/>
          <w:sz w:val="20"/>
          <w:szCs w:val="20"/>
        </w:rPr>
        <w:t xml:space="preserve"> and </w:t>
      </w:r>
      <w:r w:rsidRPr="00066957">
        <w:rPr>
          <w:i/>
          <w:iCs/>
          <w:sz w:val="20"/>
          <w:szCs w:val="20"/>
        </w:rPr>
        <w:t>ī</w:t>
      </w:r>
      <w:r w:rsidRPr="00066957">
        <w:rPr>
          <w:rFonts w:eastAsiaTheme="minorEastAsia"/>
          <w:i/>
          <w:iCs/>
          <w:color w:val="000000"/>
          <w:sz w:val="20"/>
          <w:szCs w:val="20"/>
        </w:rPr>
        <w:t>mān</w:t>
      </w:r>
      <w:r w:rsidRPr="00066957">
        <w:rPr>
          <w:rFonts w:eastAsiaTheme="minorEastAsia"/>
          <w:color w:val="000000"/>
          <w:sz w:val="20"/>
          <w:szCs w:val="20"/>
        </w:rPr>
        <w:t xml:space="preserve"> to their fullest fruition. These three in turn—as the Gabriel </w:t>
      </w:r>
      <w:r w:rsidRPr="00066957">
        <w:rPr>
          <w:i/>
          <w:iCs/>
          <w:sz w:val="20"/>
          <w:szCs w:val="20"/>
        </w:rPr>
        <w:t>Ḥadīth</w:t>
      </w:r>
      <w:r w:rsidRPr="00066957">
        <w:rPr>
          <w:sz w:val="20"/>
          <w:szCs w:val="20"/>
        </w:rPr>
        <w:t xml:space="preserve"> clarifies—are brought to their fullness in the Science of Eschatology—the Signs of the End of Time—and the anticipation of the Last Day, when the fruits of </w:t>
      </w:r>
      <w:r w:rsidRPr="00066957">
        <w:rPr>
          <w:rFonts w:eastAsiaTheme="minorEastAsia"/>
          <w:i/>
          <w:iCs/>
          <w:color w:val="000000"/>
          <w:sz w:val="20"/>
          <w:szCs w:val="20"/>
        </w:rPr>
        <w:t>islām</w:t>
      </w:r>
      <w:r w:rsidRPr="00066957">
        <w:rPr>
          <w:rFonts w:eastAsiaTheme="minorEastAsia"/>
          <w:color w:val="000000"/>
          <w:sz w:val="20"/>
          <w:szCs w:val="20"/>
        </w:rPr>
        <w:t xml:space="preserve">, </w:t>
      </w:r>
      <w:r w:rsidRPr="00066957">
        <w:rPr>
          <w:i/>
          <w:iCs/>
          <w:sz w:val="20"/>
          <w:szCs w:val="20"/>
        </w:rPr>
        <w:t>ī</w:t>
      </w:r>
      <w:r w:rsidRPr="00066957">
        <w:rPr>
          <w:rFonts w:eastAsiaTheme="minorEastAsia"/>
          <w:i/>
          <w:iCs/>
          <w:color w:val="000000"/>
          <w:sz w:val="20"/>
          <w:szCs w:val="20"/>
        </w:rPr>
        <w:t>mān</w:t>
      </w:r>
      <w:r w:rsidRPr="00066957">
        <w:rPr>
          <w:rFonts w:eastAsiaTheme="minorEastAsia"/>
          <w:color w:val="000000"/>
          <w:sz w:val="20"/>
          <w:szCs w:val="20"/>
        </w:rPr>
        <w:t xml:space="preserve">, and </w:t>
      </w:r>
      <w:r w:rsidRPr="00066957">
        <w:rPr>
          <w:rFonts w:eastAsiaTheme="minorEastAsia"/>
          <w:i/>
          <w:iCs/>
          <w:color w:val="000000"/>
          <w:sz w:val="20"/>
          <w:szCs w:val="20"/>
        </w:rPr>
        <w:t>i</w:t>
      </w:r>
      <w:r w:rsidRPr="00066957">
        <w:rPr>
          <w:i/>
          <w:iCs/>
          <w:sz w:val="20"/>
          <w:szCs w:val="20"/>
        </w:rPr>
        <w:t>ḥs</w:t>
      </w:r>
      <w:r w:rsidRPr="00066957">
        <w:rPr>
          <w:rFonts w:eastAsiaTheme="minorEastAsia"/>
          <w:i/>
          <w:iCs/>
          <w:color w:val="000000"/>
          <w:sz w:val="20"/>
          <w:szCs w:val="20"/>
        </w:rPr>
        <w:t>ān</w:t>
      </w:r>
      <w:r w:rsidRPr="00066957">
        <w:rPr>
          <w:rFonts w:eastAsiaTheme="minorEastAsia"/>
          <w:color w:val="000000"/>
          <w:sz w:val="20"/>
          <w:szCs w:val="20"/>
        </w:rPr>
        <w:t xml:space="preserve"> will be made manifest.</w:t>
      </w:r>
      <w:r>
        <w:rPr>
          <w:rFonts w:eastAsiaTheme="minorEastAsia"/>
          <w:color w:val="000000"/>
          <w:sz w:val="20"/>
          <w:szCs w:val="20"/>
        </w:rPr>
        <w:t xml:space="preserve"> </w:t>
      </w:r>
      <w:r>
        <w:rPr>
          <w:rFonts w:eastAsiaTheme="minorEastAsia"/>
          <w:b/>
          <w:bCs/>
          <w:color w:val="000000"/>
          <w:sz w:val="20"/>
          <w:szCs w:val="20"/>
        </w:rPr>
        <w:t>(EXISTING FOOTNOTE)</w:t>
      </w:r>
    </w:p>
    <w:p w14:paraId="121616BE" w14:textId="5A4D1507" w:rsidR="00FD1A33" w:rsidRDefault="00FD1A33" w:rsidP="00E616ED">
      <w:pPr>
        <w:pStyle w:val="Heading4"/>
        <w:numPr>
          <w:ilvl w:val="0"/>
          <w:numId w:val="7"/>
        </w:numPr>
        <w:rPr>
          <w:rFonts w:asciiTheme="majorBidi" w:eastAsiaTheme="minorHAnsi" w:hAnsiTheme="majorBidi"/>
          <w:b/>
          <w:bCs/>
          <w:color w:val="C00000"/>
          <w:sz w:val="28"/>
          <w:szCs w:val="28"/>
        </w:rPr>
      </w:pPr>
      <w:bookmarkStart w:id="203" w:name="_Toc188509435"/>
      <w:r>
        <w:rPr>
          <w:rFonts w:asciiTheme="majorBidi" w:eastAsiaTheme="minorHAnsi" w:hAnsiTheme="majorBidi"/>
          <w:b/>
          <w:bCs/>
          <w:color w:val="C00000"/>
          <w:sz w:val="28"/>
          <w:szCs w:val="28"/>
        </w:rPr>
        <w:t xml:space="preserve"> </w:t>
      </w:r>
      <w:r w:rsidRPr="006752BC">
        <w:rPr>
          <w:rFonts w:asciiTheme="majorBidi" w:eastAsiaTheme="minorHAnsi" w:hAnsiTheme="majorBidi"/>
          <w:b/>
          <w:bCs/>
          <w:color w:val="C00000"/>
          <w:sz w:val="28"/>
          <w:szCs w:val="28"/>
        </w:rPr>
        <w:t>Islam &amp; the Cultural Imperative</w:t>
      </w:r>
      <w:bookmarkEnd w:id="203"/>
    </w:p>
    <w:p w14:paraId="55B6E168" w14:textId="6163C9A0" w:rsidR="005A35F0" w:rsidRPr="005A35F0" w:rsidRDefault="005A35F0" w:rsidP="00E616ED">
      <w:pPr>
        <w:pStyle w:val="ListParagraph"/>
        <w:numPr>
          <w:ilvl w:val="0"/>
          <w:numId w:val="70"/>
        </w:numPr>
        <w:rPr>
          <w:sz w:val="20"/>
          <w:szCs w:val="20"/>
        </w:rPr>
      </w:pPr>
      <w:r w:rsidRPr="005A35F0">
        <w:rPr>
          <w:sz w:val="20"/>
          <w:szCs w:val="20"/>
        </w:rPr>
        <w:t>Islam’s “</w:t>
      </w:r>
      <w:r w:rsidRPr="005A35F0">
        <w:rPr>
          <w:b/>
          <w:bCs/>
          <w:sz w:val="20"/>
          <w:szCs w:val="20"/>
        </w:rPr>
        <w:t>Cultural Imperative</w:t>
      </w:r>
      <w:r w:rsidRPr="005A35F0">
        <w:rPr>
          <w:sz w:val="20"/>
          <w:szCs w:val="20"/>
        </w:rPr>
        <w:t>” as regards all beneficial aspects of human cultures through history and around the world is central to its teaching. For background on the cultural vitality of the Prophetic Way of Islam (</w:t>
      </w:r>
      <w:r w:rsidRPr="005A35F0">
        <w:rPr>
          <w:i/>
          <w:iCs/>
          <w:sz w:val="20"/>
          <w:szCs w:val="20"/>
        </w:rPr>
        <w:t>al-Sharī‘a</w:t>
      </w:r>
      <w:r w:rsidRPr="005A35F0">
        <w:rPr>
          <w:sz w:val="20"/>
          <w:szCs w:val="20"/>
        </w:rPr>
        <w:t>) and its openness to the best in all human cultures, traditions, and civilizations, see Umar F. Abd-Allah, “Islam and the Cultural Imperative,” Nawawi Foundation Paper (2004) available at</w:t>
      </w:r>
      <w:r w:rsidRPr="005A35F0">
        <w:rPr>
          <w:b/>
          <w:iCs/>
          <w:smallCaps/>
          <w:sz w:val="20"/>
          <w:szCs w:val="20"/>
        </w:rPr>
        <w:t xml:space="preserve"> </w:t>
      </w:r>
      <w:hyperlink r:id="rId15" w:history="1">
        <w:r w:rsidRPr="005A35F0">
          <w:rPr>
            <w:rStyle w:val="Hyperlink"/>
            <w:rFonts w:eastAsiaTheme="majorEastAsia"/>
            <w:sz w:val="20"/>
            <w:szCs w:val="20"/>
          </w:rPr>
          <w:t>https://www.theoasisinitiative.org/publications</w:t>
        </w:r>
      </w:hyperlink>
      <w:r w:rsidRPr="005A35F0">
        <w:rPr>
          <w:sz w:val="20"/>
          <w:szCs w:val="20"/>
        </w:rPr>
        <w:t xml:space="preserve">. For further detail and elaboration, see also “Living Islam with Purpose,” Nawawi Foundation Paper (2007) available at </w:t>
      </w:r>
      <w:hyperlink r:id="rId16" w:history="1">
        <w:r w:rsidRPr="005A35F0">
          <w:rPr>
            <w:rStyle w:val="Hyperlink"/>
            <w:rFonts w:eastAsiaTheme="majorEastAsia"/>
            <w:sz w:val="20"/>
            <w:szCs w:val="20"/>
          </w:rPr>
          <w:t>https://www.theoasisinitiative.org/publications</w:t>
        </w:r>
      </w:hyperlink>
      <w:r w:rsidRPr="005A35F0">
        <w:rPr>
          <w:sz w:val="20"/>
          <w:szCs w:val="20"/>
        </w:rPr>
        <w:t>. God’s Messenger Muḥammad, the Prophet of the End of Days, did not only establish a final religious dispensation; he also instituted a new culture and world Civilization, which would produce remarkably respectful and uniquely suitable local manifestations of Civilization wherever it spread—even in regions as different and far away as China, sub-Saharan Africa, and Nusantara (the vast Malay, Indonesian, and Phillipine Archipelago). Wherever Islam spread in the past, it remained true to itself, while also taking on and reflecting the local color of what was good in indigenous culture. Thus, Islam was like a crystal-clear life-giving stream that reflected faithfully the bedrock over which it flowed.</w:t>
      </w:r>
      <w:r>
        <w:rPr>
          <w:sz w:val="20"/>
          <w:szCs w:val="20"/>
        </w:rPr>
        <w:t xml:space="preserve"> </w:t>
      </w:r>
      <w:r>
        <w:rPr>
          <w:b/>
          <w:bCs/>
          <w:sz w:val="20"/>
          <w:szCs w:val="20"/>
        </w:rPr>
        <w:t xml:space="preserve">(EXISTING FOOTNOTE) </w:t>
      </w:r>
    </w:p>
    <w:p w14:paraId="0674DC0C" w14:textId="579260CB" w:rsidR="005A35F0" w:rsidRPr="00A13BDC" w:rsidRDefault="00944175" w:rsidP="00E616ED">
      <w:pPr>
        <w:pStyle w:val="ListParagraph"/>
        <w:numPr>
          <w:ilvl w:val="0"/>
          <w:numId w:val="70"/>
        </w:numPr>
        <w:rPr>
          <w:rFonts w:asciiTheme="majorBidi" w:hAnsiTheme="majorBidi" w:cstheme="majorBidi"/>
          <w:color w:val="000000" w:themeColor="text1"/>
        </w:rPr>
      </w:pPr>
      <w:r w:rsidRPr="00944175">
        <w:rPr>
          <w:rFonts w:asciiTheme="majorBidi" w:hAnsiTheme="majorBidi" w:cstheme="majorBidi"/>
          <w:color w:val="000000" w:themeColor="text1"/>
        </w:rPr>
        <w:t>If such an all-inclusive attitude can sound genuine on the lips of Terence in the context of the Paganism of Late Antiquity, it should ring even more true on the tongues and in the Hearts of Muslims today. The Rome of Terence ruled much of the inhabited world in its time, but Muslims are the heirs of an even vaster heritage of functional Universalism as reflected in the centuries-long legacy of Islamic Globalism. Under the umbrella of Islamic Globalism, Muslims dynamically engaged all the Human Cultures they encountered on the continents of Eurasia and Africa and the islands of the seas beyond, while taking full cognizance of the integrity of the indigenous peoples and local Communities they met as dictated by Islam’s benign Cultural Imperative. Furthermore, Islam’s inherently broad vision of Humanity and Universal historical experience flows naturally from the Islamic Doctrine of the Universality of primordial Human Nature (al-Fiṭra), which underlies the long Tradition of Islamic Humanism in and beyond the Muslim world. Moreover—as we will see in our discussion of the Prophets and Messengers in Volumes Thirteen through Sixteen—Muslim belief in the legacy of Universal Prophecy makes all Human pre-history and history especially meaningful to Muslims and part of their own comprehensive narrative of themselves and the World in which they live.</w:t>
      </w:r>
      <w:r>
        <w:rPr>
          <w:rFonts w:asciiTheme="majorBidi" w:hAnsiTheme="majorBidi" w:cstheme="majorBidi"/>
          <w:color w:val="000000" w:themeColor="text1"/>
        </w:rPr>
        <w:t xml:space="preserve"> </w:t>
      </w:r>
      <w:r>
        <w:rPr>
          <w:rFonts w:asciiTheme="majorBidi" w:hAnsiTheme="majorBidi" w:cstheme="majorBidi"/>
          <w:b/>
          <w:bCs/>
          <w:color w:val="000000" w:themeColor="text1"/>
        </w:rPr>
        <w:t>Volume 1</w:t>
      </w:r>
    </w:p>
    <w:p w14:paraId="272A48F8" w14:textId="7A1D908B" w:rsidR="00A13BDC" w:rsidRDefault="00A13BDC" w:rsidP="00E616ED">
      <w:pPr>
        <w:pStyle w:val="ListParagraph"/>
        <w:numPr>
          <w:ilvl w:val="0"/>
          <w:numId w:val="70"/>
        </w:numPr>
        <w:rPr>
          <w:rFonts w:asciiTheme="majorBidi" w:hAnsiTheme="majorBidi" w:cstheme="majorBidi"/>
          <w:color w:val="000000" w:themeColor="text1"/>
        </w:rPr>
      </w:pPr>
      <w:r w:rsidRPr="00A13BDC">
        <w:rPr>
          <w:rFonts w:asciiTheme="majorBidi" w:hAnsiTheme="majorBidi" w:cstheme="majorBidi"/>
          <w:color w:val="000000" w:themeColor="text1"/>
        </w:rPr>
        <w:t xml:space="preserve">    It must be noted, however, that since Islamic Globalism encouraged the dynamic development of local cultures according to Islam’s Cultural Imperative, this World Civilization of Islam spread its beauty over vast regions of the earth like a peacock’s tail from East to West. Indeed, one of the central themes in any serious study of Islam must be the religion’s unique potential to forge unity within diversity. Thus, historically, Islam created a rich tapestry of cultural diversity, shaped by its affirmation of racial and historical differences. The indigenous Muslim cultures that grew up under the umbrella of Islamic Globalism reflected the peoples and cultures of each region at their best—like a clear lake or crystalline river mirrors the colors of the bedrock over which it flows. Moreover—because of the pluralism at the heart of the Prophetic Sharī‘a—Islam and toleration, Islam and harmonious coexistence, and Islam and Civilization became synonymous.</w:t>
      </w:r>
      <w:r>
        <w:rPr>
          <w:rFonts w:asciiTheme="majorBidi" w:hAnsiTheme="majorBidi" w:cstheme="majorBidi"/>
          <w:color w:val="000000" w:themeColor="text1"/>
        </w:rPr>
        <w:t xml:space="preserve"> </w:t>
      </w:r>
      <w:r>
        <w:rPr>
          <w:rFonts w:asciiTheme="majorBidi" w:hAnsiTheme="majorBidi" w:cstheme="majorBidi"/>
          <w:b/>
          <w:bCs/>
          <w:color w:val="000000" w:themeColor="text1"/>
        </w:rPr>
        <w:t xml:space="preserve">Volume 1 (Islamic Globalism Footnote) </w:t>
      </w:r>
    </w:p>
    <w:p w14:paraId="18453EC9" w14:textId="4F21651F" w:rsidR="00B770D2" w:rsidRPr="00831BB5" w:rsidRDefault="00B770D2" w:rsidP="00E616ED">
      <w:pPr>
        <w:pStyle w:val="ListParagraph"/>
        <w:numPr>
          <w:ilvl w:val="0"/>
          <w:numId w:val="70"/>
        </w:numPr>
        <w:rPr>
          <w:rFonts w:asciiTheme="majorBidi" w:hAnsiTheme="majorBidi" w:cstheme="majorBidi"/>
          <w:color w:val="000000" w:themeColor="text1"/>
        </w:rPr>
      </w:pPr>
      <w:r w:rsidRPr="00B770D2">
        <w:rPr>
          <w:rFonts w:asciiTheme="majorBidi" w:hAnsiTheme="majorBidi" w:cstheme="majorBidi"/>
          <w:color w:val="000000" w:themeColor="text1"/>
        </w:rPr>
        <w:t>With the hope of becoming a dependable all-inclusive resource—not just about Islam but the entire Human and universal Prophetic legacy—The First Teaching aspires to help the reader, listener, and listener-reader—especially those who are Muslim—rediscover and renew the Islamic Tradition in the Modern world as a positively humanizing “Cultural Imperative,” which we introduced earlier, and builder of Civilization (al-‘Umrān). Thus, wherever Islam spread in the pre-colonial past, it generally remained true to itself, while also taking on and reflecting the local color of all that was good in the indigenous Cultures it engaged. Thus, the Sharī‘a or Prophetic Code in its wisdom, manifested itself like a crystal-clear life-giving water that reflected faithfully the diverse colors of the bedrock which it covered. In China, Islam looked Chinese. In Africa it looked African, and in Europe it looked European—never finding itself alien in any environment where it spread. For virtually a millennium during the Age of Islamic Globalism, the words Islam and sophisticated, pluralistic Civilization were virtually synonymous. Today just like yesterday, the authentic Islamic faith remains capable of performing that monumental task once again. But, for the Prophetic Tradition to operate once more as a Civilizational catalyst, we—the present generation of Muslims across the world—must first purify our Souls and renew our Hearts so that we can bring to life our forgotten Tradition, build dynamic Communities that embody that Tradition, and—once again—strive to make our Prophetic faith a tangible alternative and an enduring well-spring of good for our lives, the Environment, and all of our neighbors, whether globally, at home, or wherever they may be.</w:t>
      </w:r>
      <w:r>
        <w:rPr>
          <w:rFonts w:asciiTheme="majorBidi" w:hAnsiTheme="majorBidi" w:cstheme="majorBidi"/>
          <w:color w:val="000000" w:themeColor="text1"/>
        </w:rPr>
        <w:t xml:space="preserve"> </w:t>
      </w:r>
      <w:r>
        <w:rPr>
          <w:rFonts w:asciiTheme="majorBidi" w:hAnsiTheme="majorBidi" w:cstheme="majorBidi"/>
          <w:b/>
          <w:bCs/>
          <w:color w:val="000000" w:themeColor="text1"/>
        </w:rPr>
        <w:t>Volume 1</w:t>
      </w:r>
    </w:p>
    <w:p w14:paraId="2C76CDF9" w14:textId="17BEB53C" w:rsidR="00831BB5" w:rsidRPr="00831BB5" w:rsidRDefault="00831BB5" w:rsidP="00E616ED">
      <w:pPr>
        <w:pStyle w:val="ListParagraph"/>
        <w:numPr>
          <w:ilvl w:val="0"/>
          <w:numId w:val="70"/>
        </w:numPr>
        <w:rPr>
          <w:rFonts w:asciiTheme="majorBidi" w:hAnsiTheme="majorBidi" w:cstheme="majorBidi"/>
          <w:color w:val="000000" w:themeColor="text1"/>
        </w:rPr>
      </w:pPr>
      <w:r w:rsidRPr="00831BB5">
        <w:rPr>
          <w:rFonts w:asciiTheme="majorBidi" w:hAnsiTheme="majorBidi" w:cstheme="majorBidi"/>
          <w:color w:val="000000" w:themeColor="text1"/>
        </w:rPr>
        <w:t>Traditional Islamic globalization—about which we will speak in greater detail below—worked benignly under the aegis of Islam’s “Cultural Imperative” to preserve the integrity and diversity of indigenous peoples and their cultures, while also fostering new and creative local Muslim cultures that were not alien to their surroundings but existed in harmony with the best cultural conventions of their neighbors. Indeed, on many occasions, Islam even served as a means of providing its non-Muslim populations with new religious life and cultural energy. Consequently, Islamic globalization allowed the protected non-Muslim Communities under its wing to flourish, while avoiding policies designed to produce anemic and spiritually weak subcultures—as has often proven to be the bane of Modern Secular pluralism.</w:t>
      </w:r>
      <w:r>
        <w:rPr>
          <w:rFonts w:asciiTheme="majorBidi" w:hAnsiTheme="majorBidi" w:cstheme="majorBidi"/>
          <w:color w:val="000000" w:themeColor="text1"/>
        </w:rPr>
        <w:t xml:space="preserve"> </w:t>
      </w:r>
      <w:r>
        <w:rPr>
          <w:rFonts w:asciiTheme="majorBidi" w:hAnsiTheme="majorBidi" w:cstheme="majorBidi"/>
          <w:b/>
          <w:bCs/>
          <w:color w:val="000000" w:themeColor="text1"/>
        </w:rPr>
        <w:t>Volume 2</w:t>
      </w:r>
    </w:p>
    <w:p w14:paraId="6FFCFD94" w14:textId="5FFB67BA" w:rsidR="0092736D" w:rsidRPr="0092736D" w:rsidRDefault="0092736D" w:rsidP="00E616ED">
      <w:pPr>
        <w:pStyle w:val="ListParagraph"/>
        <w:numPr>
          <w:ilvl w:val="0"/>
          <w:numId w:val="70"/>
        </w:numPr>
        <w:rPr>
          <w:rFonts w:asciiTheme="majorBidi" w:hAnsiTheme="majorBidi" w:cstheme="majorBidi"/>
          <w:color w:val="000000" w:themeColor="text1"/>
        </w:rPr>
      </w:pPr>
      <w:r w:rsidRPr="0092736D">
        <w:rPr>
          <w:rFonts w:asciiTheme="majorBidi" w:hAnsiTheme="majorBidi" w:cstheme="majorBidi"/>
          <w:color w:val="000000" w:themeColor="text1"/>
        </w:rPr>
        <w:t>Thus, in their first centuries, Muslims wore the halo of “world conquerors.”  Muslims wear the crown of having been “world conquerors.” But they not only conquered, they ruled, accommodated the Other, incorporated, administered brilliantly, and created a dynamic growing Civilization. History is filled with the records of several conquerors and conquering tribes and states, but the general rule of such conquests—especially when they occur as rapidly as the early international dominance of Islam—is that they cannot hold what they conquer. This was true of Charlemagne, Napoléon Bonaparte, Adolf Hitler, and many others before them. But the Muslims different—and that difference was made manifest multiple times during their first millennium in the East and the West: They were able not just to conquer and to hold but hold and positively transform, while also instilling the faith, culture, and Civilization of Islam peacefully but successfully wherever they ruled. Indeed, the speed of the conquests that laid the foundations of Islamic Civilization has generally amazed world historians. But, again, invincible power did not translate into the imposition of Islam upon other peoples and other faiths—even those that were clearly idolatrous like the indigenous religions of India. Within one hundred years of the establishment of the Prophetic community in Medina, Muslims had forged a global empire that stretched from Spain and Portugal to India and the borders of China--and kept expanding culturally and religiously. The Islamic empire also took in and further cultivated—under the auspices of Islamic pluralism—the richest and most advanced provinces of New Rome (Byzantium)—the Eastern Roman Empire—the entire Persian Empire, the Latin and Visigothic realms of the West, and lands as far North as the Volga Basin and Siberia. As Islam spread, with it came the remarkable process of synthesis and local cultural development according to Islam’s cultural imperative of respecting the other and all that is good in different cultures.</w:t>
      </w:r>
      <w:r>
        <w:rPr>
          <w:rFonts w:asciiTheme="majorBidi" w:hAnsiTheme="majorBidi" w:cstheme="majorBidi"/>
          <w:color w:val="000000" w:themeColor="text1"/>
        </w:rPr>
        <w:t xml:space="preserve"> </w:t>
      </w:r>
      <w:r>
        <w:rPr>
          <w:rFonts w:asciiTheme="majorBidi" w:hAnsiTheme="majorBidi" w:cstheme="majorBidi"/>
          <w:b/>
          <w:bCs/>
          <w:color w:val="000000" w:themeColor="text1"/>
        </w:rPr>
        <w:t>Volume 5</w:t>
      </w:r>
    </w:p>
    <w:p w14:paraId="013801EB" w14:textId="77777777" w:rsidR="00FD1A33" w:rsidRDefault="00FD1A33" w:rsidP="00FD1A33">
      <w:pPr>
        <w:rPr>
          <w:rFonts w:eastAsiaTheme="minorHAnsi"/>
        </w:rPr>
      </w:pPr>
    </w:p>
    <w:p w14:paraId="5CAE3F27" w14:textId="77777777" w:rsidR="00FD1A33" w:rsidRDefault="00FD1A33" w:rsidP="00E616ED">
      <w:pPr>
        <w:pStyle w:val="Heading4"/>
        <w:numPr>
          <w:ilvl w:val="0"/>
          <w:numId w:val="7"/>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6752BC">
        <w:rPr>
          <w:rFonts w:asciiTheme="majorBidi" w:eastAsiaTheme="minorHAnsi" w:hAnsiTheme="majorBidi"/>
          <w:b/>
          <w:bCs/>
          <w:color w:val="C00000"/>
          <w:sz w:val="28"/>
          <w:szCs w:val="28"/>
        </w:rPr>
        <w:t>Islam &amp; the Corrective Tradition</w:t>
      </w:r>
    </w:p>
    <w:p w14:paraId="230C0889" w14:textId="4896C01D" w:rsidR="001854AA" w:rsidRPr="001854AA" w:rsidRDefault="001854AA" w:rsidP="00E616ED">
      <w:pPr>
        <w:pStyle w:val="ListParagraph"/>
        <w:numPr>
          <w:ilvl w:val="0"/>
          <w:numId w:val="71"/>
        </w:numPr>
        <w:rPr>
          <w:rFonts w:eastAsiaTheme="minorHAnsi"/>
        </w:rPr>
      </w:pPr>
      <w:r w:rsidRPr="001854AA">
        <w:rPr>
          <w:rFonts w:eastAsiaTheme="minorHAnsi"/>
          <w:b/>
          <w:bCs/>
          <w14:ligatures w14:val="standardContextual"/>
        </w:rPr>
        <w:t>“The Corrective Tradition”</w:t>
      </w:r>
      <w:r w:rsidRPr="001854AA">
        <w:rPr>
          <w:rFonts w:eastAsiaTheme="minorHAnsi"/>
          <w14:ligatures w14:val="standardContextual"/>
        </w:rPr>
        <w:t xml:space="preserve"> or </w:t>
      </w:r>
      <w:r w:rsidRPr="001854AA">
        <w:rPr>
          <w:rFonts w:eastAsiaTheme="minorHAnsi"/>
          <w:b/>
          <w:bCs/>
          <w14:ligatures w14:val="standardContextual"/>
        </w:rPr>
        <w:t>“the Mature Tradition”</w:t>
      </w:r>
      <w:r w:rsidRPr="001854AA">
        <w:rPr>
          <w:rFonts w:eastAsiaTheme="minorHAnsi"/>
          <w14:ligatures w14:val="standardContextual"/>
        </w:rPr>
        <w:t xml:space="preserve"> are used in</w:t>
      </w:r>
      <w:r w:rsidRPr="001854AA">
        <w:rPr>
          <w:rFonts w:eastAsiaTheme="minorHAnsi"/>
          <w:b/>
          <w:bCs/>
          <w14:ligatures w14:val="standardContextual"/>
        </w:rPr>
        <w:t xml:space="preserve"> </w:t>
      </w:r>
      <w:r w:rsidRPr="001854AA">
        <w:rPr>
          <w:rFonts w:eastAsiaTheme="minorHAnsi"/>
          <w:i/>
          <w:iCs/>
          <w14:ligatures w14:val="standardContextual"/>
        </w:rPr>
        <w:t xml:space="preserve">The First Teaching </w:t>
      </w:r>
      <w:r w:rsidRPr="001854AA">
        <w:rPr>
          <w:rFonts w:eastAsiaTheme="minorHAnsi"/>
          <w14:ligatures w14:val="standardContextual"/>
        </w:rPr>
        <w:t xml:space="preserve">as synonyms for the “Science of Verification,” because the spirit of Verification in that School, which also is repeatedly manifested in the writings of Ibn al-‘Arabī, was “to correct and rectify” the shortcomings, confusions, imprecisions, and mistakes of certain earlier Islamic positions in Divinity, Metaphysics, Philosophy, Logic, astronomy, and other sciences. Such corrections were done through careful systematic, which respected all earlier voices in the Tradition—even those of “unwanted” parties like the Philosophers—and synthetic study, critique, and revision of them. It is a “Mature Tradition” because it emerged somewhat later in Islamic intellectual history—that is, in the wake of the seventh/thirteenth century and lasting well into the colonial and post-colonial periods. Thus, the Mature Tradition stands out as one of the great culminations and remarkable signs of Intellectual growth and Spiritual maturity in the history of Islamic thought. </w:t>
      </w:r>
      <w:r w:rsidRPr="001854AA">
        <w:rPr>
          <w:rFonts w:eastAsiaTheme="minorHAnsi"/>
          <w:b/>
          <w:bCs/>
          <w14:ligatures w14:val="standardContextual"/>
        </w:rPr>
        <w:t>Volume 1</w:t>
      </w:r>
    </w:p>
    <w:p w14:paraId="0902919E" w14:textId="48ECB160" w:rsidR="001854AA" w:rsidRPr="00964438" w:rsidRDefault="00964438" w:rsidP="00E616ED">
      <w:pPr>
        <w:pStyle w:val="ListParagraph"/>
        <w:numPr>
          <w:ilvl w:val="0"/>
          <w:numId w:val="71"/>
        </w:numPr>
        <w:rPr>
          <w:rFonts w:eastAsiaTheme="minorHAnsi"/>
        </w:rPr>
      </w:pPr>
      <w:r w:rsidRPr="00964438">
        <w:rPr>
          <w:rFonts w:eastAsiaTheme="minorHAnsi"/>
        </w:rPr>
        <w:t>Most important, however—and as emphasized in the Introduction—the blatantly false paradigm of Islam’s long-abandoned “Golden Age” reflects complete unawareness of the great, albeit little-known, Corrective Tradition (Madhhab al-Taḥqīq). As noted and as we will see exemplified later in The First Teaching, this Mature Tradition begins chronologically with Fakhr-al-Dīn al-Rāzī and Muḥyī-al-Dīn ibn al-‘Arabī in the seventh/thirteenth century and then lasts well into the fourteenth/twentieth century, with some representatives even today. The Corrective Tradition carefully reviewed all that went before it. It attained brilliant Theological and Metaphysical heights, which rank among the greatest ever produced by the human mind. It reevaluated logic, the sciences, and other fields, and, in astronomy, for example, it developed a thorough-going heliocentric theory of the solar system—centuries before Copernicus ever dreamed of advancing a similar theory in the West.</w:t>
      </w:r>
      <w:r>
        <w:rPr>
          <w:rFonts w:eastAsiaTheme="minorHAnsi"/>
        </w:rPr>
        <w:t xml:space="preserve"> </w:t>
      </w:r>
      <w:r>
        <w:rPr>
          <w:rFonts w:eastAsiaTheme="minorHAnsi"/>
          <w:b/>
          <w:bCs/>
        </w:rPr>
        <w:t xml:space="preserve">Volume 8 </w:t>
      </w:r>
    </w:p>
    <w:p w14:paraId="10F72672" w14:textId="75939370" w:rsidR="00964438" w:rsidRPr="00914A1F" w:rsidRDefault="00914A1F" w:rsidP="00E616ED">
      <w:pPr>
        <w:pStyle w:val="ListParagraph"/>
        <w:numPr>
          <w:ilvl w:val="0"/>
          <w:numId w:val="71"/>
        </w:numPr>
        <w:rPr>
          <w:rFonts w:eastAsiaTheme="minorHAnsi"/>
        </w:rPr>
      </w:pPr>
      <w:r w:rsidRPr="00914A1F">
        <w:rPr>
          <w:rFonts w:eastAsiaTheme="minorHAnsi"/>
        </w:rPr>
        <w:t>Great Ottoman thinkers elaborated and fully developed Islam’s Corrective Tradition (Madhhab al-Taḥqīq), but the empire also applied itself creatively to the invention and deployment of new technologies of peaceful progress alongside long invincible military power. The Ottomans created a meritocracy where competence, ability, and hard work—not birth or social status—meant success. At the same time, Ottoman army was well-trained, well-equipped, and disciplined, and it conquered regions like Hungary and the Balkans with foresight and in a series of well-thought-out decisive campaigns. Its efficient State-apparatus was always established soon after conquest, and this enabled the Ottomans to hold most of what they conquered until its decline set in in the early modern period.</w:t>
      </w:r>
      <w:r>
        <w:rPr>
          <w:rFonts w:eastAsiaTheme="minorHAnsi"/>
        </w:rPr>
        <w:t xml:space="preserve"> </w:t>
      </w:r>
      <w:r>
        <w:rPr>
          <w:rFonts w:eastAsiaTheme="minorHAnsi"/>
          <w:b/>
          <w:bCs/>
        </w:rPr>
        <w:t xml:space="preserve">Volume 2 </w:t>
      </w:r>
    </w:p>
    <w:p w14:paraId="5155782A" w14:textId="4453F3E1" w:rsidR="00914A1F" w:rsidRPr="005351D7" w:rsidRDefault="005351D7" w:rsidP="00E616ED">
      <w:pPr>
        <w:pStyle w:val="ListParagraph"/>
        <w:numPr>
          <w:ilvl w:val="0"/>
          <w:numId w:val="71"/>
        </w:numPr>
        <w:rPr>
          <w:rFonts w:eastAsiaTheme="minorHAnsi"/>
        </w:rPr>
      </w:pPr>
      <w:r w:rsidRPr="005351D7">
        <w:rPr>
          <w:rFonts w:eastAsiaTheme="minorHAnsi"/>
        </w:rPr>
        <w:t>The Traditional Muslim mindset and its worldview, however—especially as cultivated in the Corrective Tradition—have hardly fared as well as Islam’s general Spiritual Technology. The Traditional mindset has generally not entered the present Age intact, except in very isolated circumstances, and the Traditional training that multitudes of Muslims strive to attain often falls desparately short of the acumen of the great Scholars and Prophetic Heirs of the Corrective Tradition. Thus, it should not be surprising that one of the striking realities of the contemporary Muslim encounter with “Modernism” and “post-Modernism” is our general lack of adequate Intellectual preparation to understand correctly and deal adequately with what is before us. On the contrary, the so-called “thinking” Muslims of today are usually “Modernists” of one feather or another, who lack critical self-consciousness, do not understand their personal limitations, and have—as a rule—imbibed the Philosophically inadequate worldview of Modern Scientism—as opposed to valid Science—various Western political ideologies and sociologies, who typically think like Western physicians, engineers, and technological specialists.</w:t>
      </w:r>
      <w:r>
        <w:rPr>
          <w:rFonts w:eastAsiaTheme="minorHAnsi"/>
        </w:rPr>
        <w:t xml:space="preserve"> </w:t>
      </w:r>
      <w:r>
        <w:rPr>
          <w:rFonts w:eastAsiaTheme="minorHAnsi"/>
          <w:b/>
          <w:bCs/>
        </w:rPr>
        <w:t xml:space="preserve">Volume 6 </w:t>
      </w:r>
    </w:p>
    <w:p w14:paraId="509CC62E" w14:textId="6EE6C20A" w:rsidR="005351D7" w:rsidRPr="001B65C8" w:rsidRDefault="001B65C8" w:rsidP="00E616ED">
      <w:pPr>
        <w:pStyle w:val="ListParagraph"/>
        <w:numPr>
          <w:ilvl w:val="0"/>
          <w:numId w:val="71"/>
        </w:numPr>
        <w:rPr>
          <w:rFonts w:eastAsiaTheme="minorHAnsi"/>
        </w:rPr>
      </w:pPr>
      <w:r w:rsidRPr="001B65C8">
        <w:rPr>
          <w:rFonts w:eastAsiaTheme="minorHAnsi"/>
        </w:rPr>
        <w:t>We referred to this global ordeal at the beginning of The First Teaching as the “regress-in-progress,” in which we are all now living. The Book seeks to address this “regress-in-progress” effectively and make the reader fully cognizant of the crisis the Seculuar Global Monoculture has engendered, while providing meaningful answers rooted in “the one thing needful” in today’s world and for future generations to come. In this endeavor, the book aims to present a consistently authentic, Traditional worldview rooted in the Corrective Tradition, sound Epistemology, First Principles, universal truths, and ultimate realities that enable us to see through the fogs of distortion and fallacy so that we can exorcize the demons of the present, while awakening our hearts to the great meaning, beauty, and harmony that permeate ourselves, nature, and the universe around us. Such an endeavor offers real alternatives to the purely material definitions of ourselves and our existence that have fragmented our lives and robbed them of meaning, turning us into atomized, alienated, “autonomous” individuals. In presenting such alternatives, the book attempts to contribute to the work of replacing wrongheadedness with sound judgment and converting metaphorical knowledge into real and truly beneficial knowledge. Only then, will we be able to unravel the knots of the Modern Souls and become truly human once again.</w:t>
      </w:r>
      <w:r>
        <w:rPr>
          <w:rFonts w:eastAsiaTheme="minorHAnsi"/>
        </w:rPr>
        <w:t xml:space="preserve"> </w:t>
      </w:r>
      <w:r>
        <w:rPr>
          <w:rFonts w:eastAsiaTheme="minorHAnsi"/>
          <w:b/>
          <w:bCs/>
        </w:rPr>
        <w:t xml:space="preserve">Volume 6 </w:t>
      </w:r>
    </w:p>
    <w:p w14:paraId="4323CA64" w14:textId="1F65F681" w:rsidR="001B65C8" w:rsidRPr="001B65C8" w:rsidRDefault="001B65C8" w:rsidP="00E616ED">
      <w:pPr>
        <w:pStyle w:val="ListParagraph"/>
        <w:numPr>
          <w:ilvl w:val="0"/>
          <w:numId w:val="71"/>
        </w:numPr>
        <w:rPr>
          <w:rFonts w:eastAsiaTheme="minorHAnsi"/>
        </w:rPr>
      </w:pPr>
      <w:r w:rsidRPr="001B65C8">
        <w:rPr>
          <w:rFonts w:eastAsiaTheme="minorHAnsi"/>
        </w:rPr>
        <w:t>Al-Sayyid al-Sharīf al-Jurjānī, who is one of the chief authorities of the later Corrective Tradition and regarded himself as a follower of al-Imām al-Ash‘arī, defines the Fiṭra as: “The innate nature that is configured to accept revealed religion.” This definition of the Fiṭra seems to have become standard among the thinkers of the Mature Tradition of the Divine Science, including others who—like al-Jurjānī—regarded themselves to be followers of al-Ash‘arī. In a similar fashion, Abū-al-Thanā’ al-Ālūsī, who also belongs to the Corrective Tradition, notes similar to al-Jurjānī, that many scholars understand the Fiṭra as: “Our inward human capacity for Truth and the fact that Human Beings have been configured to have cognition of it.” But the Fiṭra does not appear to have ever become central to the Corrective Tradition and its Divine Science in a centrally conspicuous manner.</w:t>
      </w:r>
      <w:r>
        <w:rPr>
          <w:rFonts w:eastAsiaTheme="minorHAnsi"/>
        </w:rPr>
        <w:t xml:space="preserve"> </w:t>
      </w:r>
      <w:r>
        <w:rPr>
          <w:rFonts w:eastAsiaTheme="minorHAnsi"/>
          <w:b/>
          <w:bCs/>
        </w:rPr>
        <w:t xml:space="preserve">Volume 6 </w:t>
      </w:r>
    </w:p>
    <w:p w14:paraId="307BD38D" w14:textId="5F7E9D0B" w:rsidR="001B65C8" w:rsidRPr="00AB4FB8" w:rsidRDefault="00AB4FB8" w:rsidP="00E616ED">
      <w:pPr>
        <w:pStyle w:val="ListParagraph"/>
        <w:numPr>
          <w:ilvl w:val="0"/>
          <w:numId w:val="71"/>
        </w:numPr>
        <w:rPr>
          <w:rFonts w:eastAsiaTheme="minorHAnsi"/>
        </w:rPr>
      </w:pPr>
      <w:r w:rsidRPr="00AB4FB8">
        <w:rPr>
          <w:rFonts w:eastAsiaTheme="minorHAnsi"/>
        </w:rPr>
        <w:t xml:space="preserve">Whether or not the technical usage of “Kalām” for Islamic Theology arose from translators using that word to render the Greek lógos into Arabic, there is no doubt that the development of Islamic discursive Theology itself, by whatever name it may be known--whether in its Mu‘tazilī or Sunnī form--was the direct or side effect of newly emergent Islamic civilization’s encounter through the Graeco-Arabic translation movement with the powerful traditions of Greek rationalism, Philosopy, and Science. The Greek Tradition brought with it immediate benefits to the Muslim world and greatly enriched Islamic thought. At the same time, however, it constituted a major Intellectual, Metaphysical, and Philosophical problem--as it had done earlier in the case of the Jews and Christians of Late Antiquity. Greek thought in Arabic translation would continue to play an important role in the formation and development of Islamic Theology, metaphysics, science, and thought over the centuries, and the Islamic reception of Greek and Hellenistic learning would also serve as its earliest tributary to Medieval Europe and the West. </w:t>
      </w:r>
      <w:r w:rsidRPr="00AB4FB8">
        <w:rPr>
          <w:rFonts w:eastAsiaTheme="minorHAnsi"/>
          <w:i/>
          <w:iCs/>
        </w:rPr>
        <w:t xml:space="preserve">As we have indicated and hope to demonstrate more fully in what follows, this Greek Intellectual legacy would ultimately reach its fullest and most dynamic expression in the Akbarian-Avicennan synthesis at the heart of the </w:t>
      </w:r>
      <w:r w:rsidRPr="00AB4FB8">
        <w:rPr>
          <w:rFonts w:eastAsiaTheme="minorHAnsi"/>
          <w:b/>
          <w:bCs/>
          <w:i/>
          <w:iCs/>
        </w:rPr>
        <w:t>Corrective Tradition</w:t>
      </w:r>
      <w:r w:rsidRPr="00AB4FB8">
        <w:rPr>
          <w:rFonts w:eastAsiaTheme="minorHAnsi"/>
          <w:i/>
          <w:iCs/>
        </w:rPr>
        <w:t>, which both amended and built upon the Greeks and the Muslim prototypes in Theology, metaphysics, and scienc</w:t>
      </w:r>
      <w:r w:rsidRPr="00AB4FB8">
        <w:rPr>
          <w:rFonts w:eastAsiaTheme="minorHAnsi"/>
        </w:rPr>
        <w:t xml:space="preserve">e.  </w:t>
      </w:r>
      <w:r>
        <w:rPr>
          <w:rFonts w:eastAsiaTheme="minorHAnsi"/>
        </w:rPr>
        <w:t xml:space="preserve"> </w:t>
      </w:r>
      <w:r>
        <w:rPr>
          <w:rFonts w:eastAsiaTheme="minorHAnsi"/>
          <w:b/>
          <w:bCs/>
        </w:rPr>
        <w:t>Volume 6</w:t>
      </w:r>
    </w:p>
    <w:p w14:paraId="30A5687F" w14:textId="504B746B" w:rsidR="00AB4FB8" w:rsidRPr="00AB4FB8" w:rsidRDefault="00AB4FB8" w:rsidP="00E616ED">
      <w:pPr>
        <w:pStyle w:val="ListParagraph"/>
        <w:numPr>
          <w:ilvl w:val="0"/>
          <w:numId w:val="71"/>
        </w:numPr>
        <w:rPr>
          <w:rFonts w:eastAsiaTheme="minorHAnsi"/>
        </w:rPr>
      </w:pPr>
      <w:r w:rsidRPr="00AB4FB8">
        <w:rPr>
          <w:rFonts w:eastAsiaTheme="minorHAnsi"/>
        </w:rPr>
        <w:t>Coming directly in the wake of al-Bāqillānī, Ibn Fūrak, Imām al-Ḥaramayn al-Juwaynī, and other masters of the discipline of early Ash‘arī Kalām, al-Imām al-Ghazālī recognized in his time--as noted earlier--that ‘Ilm al-Kalām, despite its great accomplishments, had fallen short of becoming a universal science. He ascribed this deficiency to the fact that its methodology was too heavily apologetic, argumentative, and defensive (jadalī) in nature. By this, he showed the way forward by indicating that--for Kalām to become such a science--it would have to become systematically proof-based (burhānī) and synthetically truth-bearing. This process of amending dialectical Theology and fashioning it into a true universal science would begin to unfold, as we have seen, not long after al-Ghazālī’s passing in the wake of the great polymath Fakhr al-Dīn al-Rāzī, ultimately finding its culmination in the emergence of the great Corrective Tradition.</w:t>
      </w:r>
      <w:r>
        <w:rPr>
          <w:rFonts w:eastAsiaTheme="minorHAnsi"/>
        </w:rPr>
        <w:t xml:space="preserve"> </w:t>
      </w:r>
      <w:r>
        <w:rPr>
          <w:rFonts w:eastAsiaTheme="minorHAnsi"/>
          <w:b/>
          <w:bCs/>
        </w:rPr>
        <w:t xml:space="preserve">Volume 6 </w:t>
      </w:r>
    </w:p>
    <w:p w14:paraId="17157CE8" w14:textId="5F493FAD" w:rsidR="00AB4FB8" w:rsidRPr="00706CFD" w:rsidRDefault="00706CFD" w:rsidP="00E616ED">
      <w:pPr>
        <w:pStyle w:val="ListParagraph"/>
        <w:numPr>
          <w:ilvl w:val="0"/>
          <w:numId w:val="71"/>
        </w:numPr>
        <w:rPr>
          <w:rFonts w:eastAsiaTheme="minorHAnsi"/>
        </w:rPr>
      </w:pPr>
      <w:r w:rsidRPr="00706CFD">
        <w:rPr>
          <w:rFonts w:eastAsiaTheme="minorHAnsi"/>
        </w:rPr>
        <w:t>As we will see below, however, Kashf would be included as an essential source in the Divine Science as it developed in the Corrective Tradition.</w:t>
      </w:r>
      <w:r>
        <w:rPr>
          <w:rFonts w:eastAsiaTheme="minorHAnsi"/>
          <w:b/>
          <w:bCs/>
        </w:rPr>
        <w:t xml:space="preserve"> Volume 6 </w:t>
      </w:r>
    </w:p>
    <w:p w14:paraId="23C27BC5" w14:textId="6560955B" w:rsidR="00706CFD" w:rsidRPr="00411A52" w:rsidRDefault="00411A52" w:rsidP="00E616ED">
      <w:pPr>
        <w:pStyle w:val="ListParagraph"/>
        <w:numPr>
          <w:ilvl w:val="0"/>
          <w:numId w:val="71"/>
        </w:numPr>
        <w:rPr>
          <w:rFonts w:eastAsiaTheme="minorHAnsi"/>
        </w:rPr>
      </w:pPr>
      <w:r w:rsidRPr="00411A52">
        <w:rPr>
          <w:rFonts w:eastAsiaTheme="minorHAnsi"/>
        </w:rPr>
        <w:t>The difference in capacities between the Active Discursive Intellect (al-‘Aql min ḥayth huwa mutafakkir) and the Receptive or Passive Intellect (al-‘Aql min ḥayth huwa qābil) also demonstrates the inadequacy of “Pure” Reason as conceived of by Kant and similar Early Modern Philosophers. But the proper combination of the two—the Active and Passive Intellects—has firmly established in the history of the Divine Science and the Corrective Tradition that Islamic thought about Divinity and Metaphysics are capable of accessing the greatest transcendent truths, which are inaccessible to the Active Intellect alone. This enhanced capacity of the Intellect is not limited to Revelation alone but also encompasses its receptivity to all possible types of knowledge, sense experience, secular science, and so forth in addition to Revealed teachings—especially when the Passive Intellect is working with the assistance of sound Spiritual Unveiling (al-Kashf).</w:t>
      </w:r>
      <w:r>
        <w:rPr>
          <w:rFonts w:eastAsiaTheme="minorHAnsi"/>
        </w:rPr>
        <w:t xml:space="preserve"> </w:t>
      </w:r>
      <w:r>
        <w:rPr>
          <w:rFonts w:eastAsiaTheme="minorHAnsi"/>
          <w:b/>
          <w:bCs/>
        </w:rPr>
        <w:t xml:space="preserve">Volume 6 </w:t>
      </w:r>
    </w:p>
    <w:p w14:paraId="2DA81AB9" w14:textId="41874049" w:rsidR="00411A52" w:rsidRPr="00411A52" w:rsidRDefault="00411A52" w:rsidP="00E616ED">
      <w:pPr>
        <w:pStyle w:val="ListParagraph"/>
        <w:numPr>
          <w:ilvl w:val="0"/>
          <w:numId w:val="71"/>
        </w:numPr>
        <w:rPr>
          <w:rFonts w:eastAsiaTheme="minorHAnsi"/>
        </w:rPr>
      </w:pPr>
      <w:r w:rsidRPr="00411A52">
        <w:rPr>
          <w:rFonts w:eastAsiaTheme="minorHAnsi"/>
        </w:rPr>
        <w:t>As will be discussed in what follows, however, the later Corrective Tradition drew into focus the limitations of the five senses on their own and regarded them as manifestly insufficient, whenever they lack the perspectival qualities of the five inward senses—which will be examined shortly—and the Intellect, the combination of which makes Intelligibility possible. Thus, al-Shaykh Dāwūd al-Qayṣarī, refers to hearing and seeing as “the weak senses.” In his view, smell, touch, and taste would, of course, be even weaker. On their own, without the direct input of the five inward senses and the Intellect, the five outward senses produce only chaotic view of outward reality, and—without adequate interpretation—their sensations may be virtually meaningless.</w:t>
      </w:r>
      <w:r>
        <w:rPr>
          <w:rFonts w:eastAsiaTheme="minorHAnsi"/>
        </w:rPr>
        <w:t xml:space="preserve"> </w:t>
      </w:r>
      <w:r>
        <w:rPr>
          <w:rFonts w:eastAsiaTheme="minorHAnsi"/>
          <w:b/>
          <w:bCs/>
        </w:rPr>
        <w:t xml:space="preserve">Volume 6 </w:t>
      </w:r>
    </w:p>
    <w:p w14:paraId="06888FFB" w14:textId="2A388620" w:rsidR="00411A52" w:rsidRPr="00A76CED" w:rsidRDefault="00A76CED" w:rsidP="00E616ED">
      <w:pPr>
        <w:pStyle w:val="ListParagraph"/>
        <w:numPr>
          <w:ilvl w:val="0"/>
          <w:numId w:val="71"/>
        </w:numPr>
        <w:rPr>
          <w:rFonts w:eastAsiaTheme="minorHAnsi"/>
        </w:rPr>
      </w:pPr>
      <w:r w:rsidRPr="00A76CED">
        <w:rPr>
          <w:rFonts w:eastAsiaTheme="minorHAnsi"/>
        </w:rPr>
        <w:t>The cosmology of the great Corrective Tradition, there are different levels of creation (marātib al-khalq), but Reality is One. Thus, truth is a thorough-going correspondence between all levels of being--from highest to lowest, but all rooted in the fundamentals and pointing upward to the One. Thus, in cosmological realism the created world is imbued with reality and supreme intrinsic value--from the simplest of created beings to the most complex, from the lowest to the highest. For this reason, the cosmos and every part of it are also imbued with meaning, and all have various levels of correspondence to what exists in other realms of reality. This correspondence means that nothing can be totally isolated or cut off from everything else, as is the general conviction of modernist reductionism. The created world is not one-dimensional. It is not a static entity that is passively present for us to assert or foist our thoughts, prejudices, and desires upon. Rather, it is a reality that is ordered and suffused with effective and actively meaningful symbolic activity.</w:t>
      </w:r>
      <w:r>
        <w:rPr>
          <w:rFonts w:eastAsiaTheme="minorHAnsi"/>
        </w:rPr>
        <w:t xml:space="preserve"> </w:t>
      </w:r>
      <w:r>
        <w:rPr>
          <w:rFonts w:eastAsiaTheme="minorHAnsi"/>
          <w:b/>
          <w:bCs/>
        </w:rPr>
        <w:t xml:space="preserve">Volume 6 </w:t>
      </w:r>
    </w:p>
    <w:p w14:paraId="23B9B082" w14:textId="7D8FA601" w:rsidR="00FD1A33" w:rsidRPr="006A300D" w:rsidRDefault="00496953" w:rsidP="00E616ED">
      <w:pPr>
        <w:pStyle w:val="ListParagraph"/>
        <w:numPr>
          <w:ilvl w:val="0"/>
          <w:numId w:val="71"/>
        </w:numPr>
        <w:autoSpaceDE w:val="0"/>
        <w:autoSpaceDN w:val="0"/>
        <w:adjustRightInd w:val="0"/>
        <w:rPr>
          <w:rFonts w:ascii="Times-Roman" w:eastAsiaTheme="minorHAnsi" w:hAnsi="Times-Roman" w:cs="Times-Roman"/>
          <w:color w:val="000000"/>
          <w14:ligatures w14:val="standardContextual"/>
        </w:rPr>
      </w:pPr>
      <w:r w:rsidRPr="00496953">
        <w:rPr>
          <w:rFonts w:ascii="Times-Roman" w:eastAsiaTheme="minorHAnsi" w:hAnsi="Times-Roman" w:cs="Times-Roman"/>
          <w:color w:val="000000"/>
          <w14:ligatures w14:val="standardContextual"/>
        </w:rPr>
        <w:t>Islam’s Corrective Tradition directly addresses the Kantian dilemma. It is true that the intellect, when knowing a thing, cannot be separated from that thing in the act of knowing. For Kant, this implied a projection of the intellect onto that thing. Here again, this “idealist” prioritization of the mind over the ontological nature of the object of knowledge inverts the necessary primacy of being over epistemology. This in essence is what is meant by Kant’s “</w:t>
      </w:r>
      <w:r w:rsidRPr="00496953">
        <w:rPr>
          <w:rFonts w:ascii="Times-Bold" w:eastAsiaTheme="minorHAnsi" w:hAnsi="Times-Bold" w:cs="Times-Bold"/>
          <w:b/>
          <w:bCs/>
          <w:color w:val="000000"/>
          <w14:ligatures w14:val="standardContextual"/>
        </w:rPr>
        <w:t>conceptualism</w:t>
      </w:r>
      <w:r w:rsidRPr="00496953">
        <w:rPr>
          <w:rFonts w:ascii="Times-Roman" w:eastAsiaTheme="minorHAnsi" w:hAnsi="Times-Roman" w:cs="Times-Roman"/>
          <w:color w:val="000000"/>
          <w14:ligatures w14:val="standardContextual"/>
        </w:rPr>
        <w:t>,” and it leads directly to skepticism, since it makes all genuine knowledge impossible. In this schema, all ideas are formed by the mind within its own structure without there being any input from external reality in the formation of the idea. In the understanding of the Science of Critical Verification, however--following upon the doctrine of real definitions--ideas are not simply thoughts but propositional conceptions (</w:t>
      </w:r>
      <w:r w:rsidRPr="00496953">
        <w:rPr>
          <w:rFonts w:ascii="Times-Italic" w:eastAsiaTheme="minorHAnsi" w:hAnsi="Times-Italic" w:cs="Times-Italic"/>
          <w:i/>
          <w:iCs/>
          <w:color w:val="000000"/>
          <w14:ligatures w14:val="standardContextual"/>
        </w:rPr>
        <w:t>taṣawwurāt</w:t>
      </w:r>
      <w:r w:rsidRPr="00496953">
        <w:rPr>
          <w:rFonts w:ascii="Times-Roman" w:eastAsiaTheme="minorHAnsi" w:hAnsi="Times-Roman" w:cs="Times-Roman"/>
          <w:color w:val="000000"/>
          <w14:ligatures w14:val="standardContextual"/>
        </w:rPr>
        <w:t>), which are not arbitrarily subject constructs but real apprehensions of essences. Thoughts represent the process or pronouncements that stem from ideas, culminating in judgments. Furthermore, any propositional conception is a judgment (</w:t>
      </w:r>
      <w:r w:rsidRPr="00496953">
        <w:rPr>
          <w:rFonts w:ascii="Times-Italic" w:eastAsiaTheme="minorHAnsi" w:hAnsi="Times-Italic" w:cs="Times-Italic"/>
          <w:i/>
          <w:iCs/>
          <w:color w:val="000000"/>
          <w14:ligatures w14:val="standardContextual"/>
        </w:rPr>
        <w:t>taṣd</w:t>
      </w:r>
      <w:r w:rsidRPr="00496953">
        <w:rPr>
          <w:rFonts w:ascii="Times-Italic" w:eastAsiaTheme="minorHAnsi" w:hAnsi="Times-Italic" w:cs="Times-Italic"/>
          <w:i/>
          <w:iCs/>
          <w14:ligatures w14:val="standardContextual"/>
        </w:rPr>
        <w:t>ī</w:t>
      </w:r>
      <w:r w:rsidRPr="00496953">
        <w:rPr>
          <w:rFonts w:ascii="Times-Italic" w:eastAsiaTheme="minorHAnsi" w:hAnsi="Times-Italic" w:cs="Times-Italic"/>
          <w:i/>
          <w:iCs/>
          <w:color w:val="000000"/>
          <w14:ligatures w14:val="standardContextual"/>
        </w:rPr>
        <w:t>q</w:t>
      </w:r>
      <w:r w:rsidRPr="00496953">
        <w:rPr>
          <w:rFonts w:ascii="Times-Roman" w:eastAsiaTheme="minorHAnsi" w:hAnsi="Times-Roman" w:cs="Times-Roman"/>
          <w:color w:val="000000"/>
          <w14:ligatures w14:val="standardContextual"/>
        </w:rPr>
        <w:t xml:space="preserve">) about truth and falsehood, in which the validity of the judgment stands in direct proportion to the objectivity of the ideas. Although the judgment is an expression of the relation between ideas, its validity is dependent upon those ideas being truly and verifiably objective. </w:t>
      </w:r>
      <w:r w:rsidRPr="00496953">
        <w:rPr>
          <w:rFonts w:ascii="Times-Roman" w:eastAsiaTheme="minorHAnsi" w:hAnsi="Times-Roman" w:cs="Times-Roman"/>
          <w:b/>
          <w:bCs/>
          <w:color w:val="000000"/>
          <w14:ligatures w14:val="standardContextual"/>
        </w:rPr>
        <w:t>Volume 6</w:t>
      </w:r>
    </w:p>
    <w:p w14:paraId="063E13E2" w14:textId="36F25233" w:rsidR="00607BE0" w:rsidRPr="00607BE0" w:rsidRDefault="00607BE0" w:rsidP="00E616ED">
      <w:pPr>
        <w:pStyle w:val="ListParagraph"/>
        <w:numPr>
          <w:ilvl w:val="0"/>
          <w:numId w:val="71"/>
        </w:numPr>
        <w:autoSpaceDE w:val="0"/>
        <w:autoSpaceDN w:val="0"/>
        <w:adjustRightInd w:val="0"/>
        <w:rPr>
          <w:rFonts w:ascii="Times-Roman" w:eastAsiaTheme="minorHAnsi" w:hAnsi="Times-Roman" w:cs="Times-Roman"/>
          <w:color w:val="000000"/>
          <w14:ligatures w14:val="standardContextual"/>
        </w:rPr>
      </w:pPr>
      <w:commentRangeStart w:id="204"/>
      <w:r w:rsidRPr="00607BE0">
        <w:rPr>
          <w:rFonts w:ascii="Times-Roman" w:eastAsiaTheme="minorHAnsi" w:hAnsi="Times-Roman" w:cs="Times-Roman"/>
          <w:color w:val="000000"/>
          <w14:ligatures w14:val="standardContextual"/>
        </w:rPr>
        <w:t>Most importantly, in adhering to Sunnī Orthodoxy and with the aspiration to help give new life to the Islamic Tradition in our time, The First Teaching strongly advocates and seeks, in so far as possible, to elucidate and follow Islam’s little-known “School of Verification (Madhhab al-Taḥqīq),” which also referred to itself as the “Science of Verification (‘Ilm al-Taḥqīq).” In this book, I generally prefer to call the School of Verification as Islam’s “Corrective Tradition” or its “Mature Tradition.” In the Divine Science, Metaphysics, Philosophy, Logic, geometry, mathematics, the Sciences, astronomy, architecture and other fields of knowledge as well, the Science of Verification attained heights that are rarely paralleled in the earlier Islamic Traditions that came before it. Surprisingly, the School of Verification is little known today among Sunnīs and only incompletely understood in most contemporary research and writing—both among Muslims and others, including the best academicians—which should serve as a reminder that our Islamic Tradition can never be taken for granted. But we say of the great Masters of the Corrective Tradition, whose lives were not in vain: “Their bodies are buried in Peace, but their names live forever” (Ecclesiastes, 44:14).</w:t>
      </w:r>
    </w:p>
    <w:p w14:paraId="356839A4" w14:textId="33DDB416" w:rsidR="00607BE0" w:rsidRPr="00075264" w:rsidRDefault="00607BE0" w:rsidP="00E616ED">
      <w:pPr>
        <w:pStyle w:val="ListParagraph"/>
        <w:numPr>
          <w:ilvl w:val="0"/>
          <w:numId w:val="71"/>
        </w:numPr>
        <w:autoSpaceDE w:val="0"/>
        <w:autoSpaceDN w:val="0"/>
        <w:adjustRightInd w:val="0"/>
        <w:rPr>
          <w:rFonts w:ascii="Times-Roman" w:eastAsiaTheme="minorHAnsi" w:hAnsi="Times-Roman" w:cs="Times-Roman"/>
          <w:color w:val="000000"/>
          <w14:ligatures w14:val="standardContextual"/>
        </w:rPr>
      </w:pPr>
      <w:r w:rsidRPr="00607BE0">
        <w:rPr>
          <w:rFonts w:ascii="Times-Roman" w:eastAsiaTheme="minorHAnsi" w:hAnsi="Times-Roman" w:cs="Times-Roman"/>
          <w:color w:val="000000"/>
          <w14:ligatures w14:val="standardContextual"/>
        </w:rPr>
        <w:t xml:space="preserve">With regard to the Divine Science (al-‘Ilm al-Ilāhī) or the Highest Science (al-‘Ilm al-A‘lā) in particular, the Science of Verification advocated comprehensive study of Metaphysics and intentionally moved away from the typically argumentative (jadalī) and largely topic-oriented dialectical early approach of that characterized the Science of Discourse (‘Ilm al-Kalām) and its specialized Discursive Scholars (al-Mutakallimūn). The Corrective Tradition conceived of the Divine Science as a Revelation-based Metaphysical endeavor to discover a sound and comprehensive view of reality as it actually is and which establishes a unified and synthetic vision of the God’s creation. </w:t>
      </w:r>
    </w:p>
    <w:p w14:paraId="6988E5AF" w14:textId="7E9DAD6B" w:rsidR="00607BE0" w:rsidRPr="00075264" w:rsidRDefault="00607BE0" w:rsidP="00E616ED">
      <w:pPr>
        <w:pStyle w:val="ListParagraph"/>
        <w:numPr>
          <w:ilvl w:val="0"/>
          <w:numId w:val="71"/>
        </w:numPr>
        <w:autoSpaceDE w:val="0"/>
        <w:autoSpaceDN w:val="0"/>
        <w:adjustRightInd w:val="0"/>
        <w:rPr>
          <w:rFonts w:ascii="Times-Roman" w:eastAsiaTheme="minorHAnsi" w:hAnsi="Times-Roman" w:cs="Times-Roman"/>
          <w:color w:val="000000"/>
          <w14:ligatures w14:val="standardContextual"/>
        </w:rPr>
      </w:pPr>
      <w:r w:rsidRPr="00607BE0">
        <w:rPr>
          <w:rFonts w:ascii="Times-Roman" w:eastAsiaTheme="minorHAnsi" w:hAnsi="Times-Roman" w:cs="Times-Roman"/>
          <w:color w:val="000000"/>
          <w14:ligatures w14:val="standardContextual"/>
        </w:rPr>
        <w:t>Chronologically, the Corrective Tradition begins with al-Imām Fakhr-al-Dīn al-Rāzī. Nevertheless, the Tradition’s true Master, guiding light, and driving force through the centuries and unto the present day—even, in many ways, for al-Rāzī himself—was his younger contemporary from Muslim Iberia (al-Andalus), al-Shaykh al-Akbar Muḥyī-al-Dīn Ibn al-‘Arabī, the greatest of the Shaykhs and Spiritual Masters. Undoubtedly, Ibn al-‘Arabī’s influence upon al-Rāzī was not as extensive as it would be for later Masters of the Tradition, but it can be seen in his correspondence with al-Rāzī before the latter’s passing, and it is notable that those letters served a “corrective” purpose similar to when the youthful Ibn al-‘Arabī had his famous meeting with the Andalusian Jurist, polymath, and Aristotelian Philosopher Ibn Rushd (Latin: Averroës) about five years before the latter’s passing. It is crucial to assert—contrary to widespread misconceptions—that there is nothing “heterodox” about Ibn al-‘Arabī, as many Muslims today are fallaciously taught. On the contrary, the “wisdom Tradition” of Islamic Spirituality that he imbibed and represents stands squarely at the heart of authentic Sunnī Orthodoxy and Orthopraxy—as we hope to demonstrate throughout The First Teaching. Indeed, even the beginning reader of Ibn al-‘Arabī will note his firm adherence to outward Orthodox Divinity, a point which he frequently emphasizes in his works and which is also abundantly clear from his Scriptural references to the Qur’ān and the Sunna on virtually each page he ever wrote.</w:t>
      </w:r>
    </w:p>
    <w:p w14:paraId="125372A4" w14:textId="38C18BFB" w:rsidR="00607BE0" w:rsidRPr="00075264" w:rsidRDefault="00607BE0" w:rsidP="00E616ED">
      <w:pPr>
        <w:pStyle w:val="ListParagraph"/>
        <w:numPr>
          <w:ilvl w:val="0"/>
          <w:numId w:val="71"/>
        </w:numPr>
        <w:autoSpaceDE w:val="0"/>
        <w:autoSpaceDN w:val="0"/>
        <w:adjustRightInd w:val="0"/>
        <w:rPr>
          <w:rFonts w:ascii="Times-Roman" w:eastAsiaTheme="minorHAnsi" w:hAnsi="Times-Roman" w:cs="Times-Roman"/>
          <w:color w:val="000000"/>
          <w14:ligatures w14:val="standardContextual"/>
        </w:rPr>
      </w:pPr>
      <w:r w:rsidRPr="00075264">
        <w:rPr>
          <w:rFonts w:ascii="Times-Roman" w:eastAsiaTheme="minorHAnsi" w:hAnsi="Times-Roman" w:cs="Times-Roman"/>
          <w:color w:val="000000"/>
          <w14:ligatures w14:val="standardContextual"/>
        </w:rPr>
        <w:t>Regarding the correctional disposition of the Mature Tradition, even an introductory acquaintance with Ibn al-‘Arabī is sufficient to demonstrate his systematic overview of the entire Intellectual and Spiritual tradition of Islam that preceded him—especially as regards Divinity, Metaphysics, Philosophy, and Sufism. Although the Akbarian Tradition was profoundly mature and distinctly “corrective” from the beginning, it should be emphasized that it was also usually politely, unless—in certain cases—antagonistic Scholars were deemed to be inexcusably high-handed and self-serving. In general, however, the Corrective Tradition was balanced, tolerant, and based on the broad and forgiving spirit of Islamic Courtesy (Adab), which, in their view, dictates that no thinker or School—even the Philosophers (al-Falāsifa) and the Mu‘tazila—should ever be condemned categorically. Rather, each Scholar and his outlook must be viewed fairly, and rigorous distinctions have to be made between what was true and what was flawed or false in their legacies.</w:t>
      </w:r>
    </w:p>
    <w:p w14:paraId="2661C4D6" w14:textId="77777777" w:rsidR="00607BE0" w:rsidRPr="00607BE0" w:rsidRDefault="00607BE0" w:rsidP="00E616ED">
      <w:pPr>
        <w:pStyle w:val="ListParagraph"/>
        <w:numPr>
          <w:ilvl w:val="0"/>
          <w:numId w:val="71"/>
        </w:numPr>
        <w:autoSpaceDE w:val="0"/>
        <w:autoSpaceDN w:val="0"/>
        <w:adjustRightInd w:val="0"/>
        <w:rPr>
          <w:rFonts w:ascii="Times-Roman" w:eastAsiaTheme="minorHAnsi" w:hAnsi="Times-Roman" w:cs="Times-Roman"/>
          <w:color w:val="000000"/>
          <w14:ligatures w14:val="standardContextual"/>
        </w:rPr>
      </w:pPr>
      <w:r w:rsidRPr="00607BE0">
        <w:rPr>
          <w:rFonts w:ascii="Times-Roman" w:eastAsiaTheme="minorHAnsi" w:hAnsi="Times-Roman" w:cs="Times-Roman"/>
          <w:color w:val="000000"/>
          <w14:ligatures w14:val="standardContextual"/>
        </w:rPr>
        <w:t>Fuller Historical &amp; Intellectual Development of the Corrective Tradition</w:t>
      </w:r>
    </w:p>
    <w:p w14:paraId="304F1A01" w14:textId="2BD730ED" w:rsidR="00607BE0" w:rsidRPr="00075264" w:rsidRDefault="00607BE0" w:rsidP="00E616ED">
      <w:pPr>
        <w:pStyle w:val="ListParagraph"/>
        <w:numPr>
          <w:ilvl w:val="0"/>
          <w:numId w:val="71"/>
        </w:numPr>
        <w:autoSpaceDE w:val="0"/>
        <w:autoSpaceDN w:val="0"/>
        <w:adjustRightInd w:val="0"/>
        <w:rPr>
          <w:rFonts w:ascii="Times-Roman" w:eastAsiaTheme="minorHAnsi" w:hAnsi="Times-Roman" w:cs="Times-Roman"/>
          <w:color w:val="000000"/>
          <w14:ligatures w14:val="standardContextual"/>
        </w:rPr>
      </w:pPr>
      <w:r w:rsidRPr="00075264">
        <w:rPr>
          <w:rFonts w:ascii="Times-Roman" w:eastAsiaTheme="minorHAnsi" w:hAnsi="Times-Roman" w:cs="Times-Roman"/>
          <w:color w:val="000000"/>
          <w14:ligatures w14:val="standardContextual"/>
        </w:rPr>
        <w:t xml:space="preserve">As the Corrective Tradition came to fruition during the centuries following Ibn al-‘Arabī, the emerging strains of the Akbarian Tradition within it sought to synthesize the insights of the greatest Shaykh, Ibn al-‘Arabī, and link his contributions—as well as those of other great thinkers—with the rich, albeit disputed intellectual legacy of Ibn Sīnā (Latin: Avicenna), whose controversial opinions had already begun to undergo systematic revision by Fakhr-al-Dīn al-Rāzī himself. This process of emending Ibn Sīnā for the purposes of Orthodoxy would continue throughout the development of the Corrective Tradition. </w:t>
      </w:r>
    </w:p>
    <w:p w14:paraId="12F0968C" w14:textId="375F5D6A" w:rsidR="00607BE0" w:rsidRPr="00607BE0" w:rsidRDefault="00607BE0" w:rsidP="00E616ED">
      <w:pPr>
        <w:pStyle w:val="ListParagraph"/>
        <w:numPr>
          <w:ilvl w:val="0"/>
          <w:numId w:val="71"/>
        </w:numPr>
        <w:autoSpaceDE w:val="0"/>
        <w:autoSpaceDN w:val="0"/>
        <w:adjustRightInd w:val="0"/>
        <w:rPr>
          <w:rFonts w:ascii="Times-Roman" w:eastAsiaTheme="minorHAnsi" w:hAnsi="Times-Roman" w:cs="Times-Roman"/>
          <w:color w:val="000000"/>
          <w14:ligatures w14:val="standardContextual"/>
        </w:rPr>
      </w:pPr>
      <w:r w:rsidRPr="00607BE0">
        <w:rPr>
          <w:rFonts w:ascii="Times-Roman" w:eastAsiaTheme="minorHAnsi" w:hAnsi="Times-Roman" w:cs="Times-Roman"/>
          <w:color w:val="000000"/>
          <w14:ligatures w14:val="standardContextual"/>
        </w:rPr>
        <w:t>It must be emphasized at this point, however, that it is a common mistake to assert—as has been typically done in the past—that the post-Ghazālian Tradition of Islam categorically rejected Ibn Sīnā and the earlier Philosophical contributions of Islam. Rather, important strains of the post-Ghazālian Tradition strived to correct them—especially in the School of Verification—just as it often revised the thoughts of others from various backgrounds. These new evaluations of Ibn Sīnā—especially in the light of the greatest Shaykh—enabled the Mature Tradition to develop further and, on occasion, even to surpass Ibn Sīnā. In this manner, the Corrective Tradition rendered Ibn Sīnā’s unique contributions safe, acceptable, accessible, and greatly beneficial for the development of Orthodox thought, such as, for example, in the powerful Metaphysical Paradigm of Necessary Being and Possible Existence, his conception of Space and Time, and in his dynamic reformulation of Logic, in which he built upon and improved the Aristotelian models that preceded him.</w:t>
      </w:r>
    </w:p>
    <w:p w14:paraId="39FEA9CF" w14:textId="77777777" w:rsidR="00607BE0" w:rsidRDefault="00607BE0" w:rsidP="00E616ED">
      <w:pPr>
        <w:pStyle w:val="ListParagraph"/>
        <w:numPr>
          <w:ilvl w:val="0"/>
          <w:numId w:val="71"/>
        </w:numPr>
        <w:autoSpaceDE w:val="0"/>
        <w:autoSpaceDN w:val="0"/>
        <w:adjustRightInd w:val="0"/>
        <w:rPr>
          <w:rFonts w:ascii="Times-Roman" w:eastAsiaTheme="minorHAnsi" w:hAnsi="Times-Roman" w:cs="Times-Roman"/>
          <w:color w:val="000000"/>
          <w14:ligatures w14:val="standardContextual"/>
        </w:rPr>
      </w:pPr>
      <w:r w:rsidRPr="00607BE0">
        <w:rPr>
          <w:rFonts w:ascii="Times-Roman" w:eastAsiaTheme="minorHAnsi" w:hAnsi="Times-Roman" w:cs="Times-Roman"/>
          <w:color w:val="000000"/>
          <w14:ligatures w14:val="standardContextual"/>
        </w:rPr>
        <w:t>Al-Imām al-Ghazālī died shortly before the birth of the Science of Verification and consequently did not take active part in its development. Nevertheless, he should be deemed its herald because he pointed the way to it. Strictly speaking, however, the Tradition did not begin with him, despite his pivotal greatness and restorative influence upon the historical course of Islamic Spirituality and thought. Al-Ghazālī’s lack of a more direct role in cultivating the School of Verification was largely—it seems—because of the relative shortness of his life. His passing came decades before al-Rāzī and more than half a century prior to the birth of Ibn al-‘Arabī. Consequently, al-Ghazālī was unable to benefit from their ground-breaking achievements in solving the seemingly intractable Philosophical issues with which he himself had grappled. Nevertheless, al-Imām al-Ghazālī must be considered a major forerunner of the Corrective Tradition.</w:t>
      </w:r>
    </w:p>
    <w:p w14:paraId="6CD8DDAC" w14:textId="55124C1C" w:rsidR="00607BE0" w:rsidRPr="00607BE0" w:rsidRDefault="00607BE0" w:rsidP="00E616ED">
      <w:pPr>
        <w:pStyle w:val="ListParagraph"/>
        <w:numPr>
          <w:ilvl w:val="0"/>
          <w:numId w:val="71"/>
        </w:numPr>
        <w:autoSpaceDE w:val="0"/>
        <w:autoSpaceDN w:val="0"/>
        <w:adjustRightInd w:val="0"/>
        <w:rPr>
          <w:rFonts w:ascii="Times-Roman" w:eastAsiaTheme="minorHAnsi" w:hAnsi="Times-Roman" w:cs="Times-Roman"/>
          <w:color w:val="000000"/>
          <w14:ligatures w14:val="standardContextual"/>
        </w:rPr>
      </w:pPr>
      <w:r w:rsidRPr="00607BE0">
        <w:rPr>
          <w:rFonts w:ascii="Times-Roman" w:eastAsiaTheme="minorHAnsi" w:hAnsi="Times-Roman" w:cs="Times-Roman"/>
          <w:color w:val="000000"/>
          <w14:ligatures w14:val="standardContextual"/>
        </w:rPr>
        <w:t>To begin with, al-Ghazālī pointed the way to the Science of Verification through his well-known critique of the Muslim Philosophers, which al-Rāzī and others would attempt to rectify. Secondly, al-Ghazālī recognized that the Discursive Science of Divinity (‘Ilm al-Kalām) should be developed in such a manner as to make it a sound universal science. In seeking such universality for the science of Divinity, he aspired that it meet the definition he set for it in his compendium of Legal Theory Al-Musṭaṣfā min ‘Ilm al-Uṣūl (The Choice Propositions of the Science of the Roots [of Jurisprudence]) as: “The science of what is as it [truly] is, according to the rubric of Islam (Al-‘Ilm bi-al-mawjūd bi-mā huwa mawjūd ‘alā qanūn al-Islām).” As noted earlier, this ideal definition of what ‘Ilm al-Kalām should aspire to be is virtually identical to the meaning of Metaphysics according to Aristotle and Ibn Sīnā, with the all-important difference of establishing Islam as the basic standard for Metaphysics as a Theological science.</w:t>
      </w:r>
    </w:p>
    <w:p w14:paraId="297AD973" w14:textId="3F0CC945" w:rsidR="00607BE0" w:rsidRPr="00607BE0" w:rsidRDefault="00607BE0" w:rsidP="00E616ED">
      <w:pPr>
        <w:pStyle w:val="ListParagraph"/>
        <w:numPr>
          <w:ilvl w:val="0"/>
          <w:numId w:val="71"/>
        </w:numPr>
        <w:autoSpaceDE w:val="0"/>
        <w:autoSpaceDN w:val="0"/>
        <w:adjustRightInd w:val="0"/>
        <w:rPr>
          <w:rFonts w:ascii="Times-Roman" w:eastAsiaTheme="minorHAnsi" w:hAnsi="Times-Roman" w:cs="Times-Roman"/>
          <w:color w:val="000000"/>
          <w14:ligatures w14:val="standardContextual"/>
        </w:rPr>
      </w:pPr>
      <w:r w:rsidRPr="00607BE0">
        <w:rPr>
          <w:rFonts w:ascii="Times-Roman" w:eastAsiaTheme="minorHAnsi" w:hAnsi="Times-Roman" w:cs="Times-Roman"/>
          <w:color w:val="000000"/>
          <w14:ligatures w14:val="standardContextual"/>
        </w:rPr>
        <w:t>As the Science of Verification developed and flourished, it came ultimately to celebrate such Intellectual giants and Spiritual Masters as Ṣadr-al-Dīn al-Qūnawī—the stepson of Ibn al-‘Arabī—Dāwūd al-Qayṣarī, Sa‘d-al-Dīn al-Taftāzānī,  al-Sayyid al-Sharīf al-Jurjānī, Shaykh-al-Islām Mullā al-Fanārī, ‘Abd-al-Raḥmān al-Jāmī, Jalāl-al-Dīn al-Dawānī, Chief Judge Aḥmad ibn Muṣṭafā Taşköprüzade, Muḥammad ibn Luṭf-Allāh Bahā’-al-Dīnzādah, ‘Abd-al-Ghanī al-Nābulusī, Ismā‘īl ibn Muṣṭafā Gelenbevi, Abū-al-Thanā’ al-Ālūsī, and dozens of other paragons of Intellect and knowledge.</w:t>
      </w:r>
    </w:p>
    <w:p w14:paraId="16D6A134" w14:textId="05B4BC91" w:rsidR="00607BE0" w:rsidRPr="00607BE0" w:rsidRDefault="00607BE0" w:rsidP="00E616ED">
      <w:pPr>
        <w:pStyle w:val="ListParagraph"/>
        <w:numPr>
          <w:ilvl w:val="0"/>
          <w:numId w:val="71"/>
        </w:numPr>
        <w:autoSpaceDE w:val="0"/>
        <w:autoSpaceDN w:val="0"/>
        <w:adjustRightInd w:val="0"/>
        <w:rPr>
          <w:rFonts w:ascii="Times-Roman" w:eastAsiaTheme="minorHAnsi" w:hAnsi="Times-Roman" w:cs="Times-Roman"/>
          <w:color w:val="000000"/>
          <w14:ligatures w14:val="standardContextual"/>
        </w:rPr>
      </w:pPr>
      <w:r w:rsidRPr="00607BE0">
        <w:rPr>
          <w:rFonts w:ascii="Times-Roman" w:eastAsiaTheme="minorHAnsi" w:hAnsi="Times-Roman" w:cs="Times-Roman"/>
          <w:color w:val="000000"/>
          <w14:ligatures w14:val="standardContextual"/>
        </w:rPr>
        <w:t xml:space="preserve">As a rule, the masters of the Corrective Tradition were polymaths, excelling not only in the Sharī‘a Sciences, Divinity, Metaphysics, Philosophy, medicine, geometry, mathematics, architecture, astronomy, and the empirical Sciences in general. Four Masters of the Tradition—Naṣīr-al-Dīn al-Ṭūsī, his student Quṭb-al-Dīn al-Shīrāzī, Ṣadr-al-Sharī‘a al-Thānī, and ‘Alā’-al-Dīn al-Qūshjī—worked out and elaborated in detail a consistent heliocentric view of the solar system, which certain Muslim astronomers had already taken over from the Ancient Greeks by the time of al-Bīrūnī, long before the heliocentric hypothesis of Nicolaus Copernicus was published in 950/1543. Following the lead of the Ancient Greeks, Islamic Science had also discovered early that the earth is spherical, but the Scholarship of the Corrective Tradition also affirmed that it rotates on its axis, while undertook precise studies of the moon and establishing the rapid orbit of Mercury around the sun. </w:t>
      </w:r>
    </w:p>
    <w:p w14:paraId="46CC9452" w14:textId="57AE7411" w:rsidR="00607BE0" w:rsidRPr="00607BE0" w:rsidRDefault="00607BE0" w:rsidP="00E616ED">
      <w:pPr>
        <w:pStyle w:val="ListParagraph"/>
        <w:numPr>
          <w:ilvl w:val="0"/>
          <w:numId w:val="71"/>
        </w:numPr>
        <w:autoSpaceDE w:val="0"/>
        <w:autoSpaceDN w:val="0"/>
        <w:adjustRightInd w:val="0"/>
        <w:rPr>
          <w:rFonts w:ascii="Times-Roman" w:eastAsiaTheme="minorHAnsi" w:hAnsi="Times-Roman" w:cs="Times-Roman"/>
          <w:color w:val="000000"/>
          <w14:ligatures w14:val="standardContextual"/>
        </w:rPr>
      </w:pPr>
      <w:r w:rsidRPr="00607BE0">
        <w:rPr>
          <w:rFonts w:ascii="Times-Roman" w:eastAsiaTheme="minorHAnsi" w:hAnsi="Times-Roman" w:cs="Times-Roman"/>
          <w:color w:val="000000"/>
          <w14:ligatures w14:val="standardContextual"/>
        </w:rPr>
        <w:t xml:space="preserve">The Corrective Tradition also includes the foremost Sages of Muslim China, Wáng Dàiyú and Liú Zhì, who were greatly indebted to Ibn al-‘Arabī but became directly associated to the Science of Verification primarily through ‘Abd-al-Raḥmān al-Jāmī. The powerful perspectives of the Mature Tradition in Divinity and Metaphysics enabled the Chinese Muslim Sages to apply Islam brilliantly to the religious worldviews of Neo-Confucianism, Daoism, and Pure Land Buddhism, which predominated in China during their time. Thus, they were able to make Islam fully intelligible and relevant to their Chinese Muslim and non-Muslim contemporaries alike. </w:t>
      </w:r>
    </w:p>
    <w:p w14:paraId="3162EE5F" w14:textId="77777777" w:rsidR="00607BE0" w:rsidRPr="00607BE0" w:rsidRDefault="00607BE0" w:rsidP="00E616ED">
      <w:pPr>
        <w:pStyle w:val="ListParagraph"/>
        <w:numPr>
          <w:ilvl w:val="0"/>
          <w:numId w:val="71"/>
        </w:numPr>
        <w:autoSpaceDE w:val="0"/>
        <w:autoSpaceDN w:val="0"/>
        <w:adjustRightInd w:val="0"/>
        <w:rPr>
          <w:rFonts w:ascii="Times-Roman" w:eastAsiaTheme="minorHAnsi" w:hAnsi="Times-Roman" w:cs="Times-Roman"/>
          <w:color w:val="000000"/>
          <w14:ligatures w14:val="standardContextual"/>
        </w:rPr>
      </w:pPr>
      <w:r w:rsidRPr="00607BE0">
        <w:rPr>
          <w:rFonts w:ascii="Times-Roman" w:eastAsiaTheme="minorHAnsi" w:hAnsi="Times-Roman" w:cs="Times-Roman"/>
          <w:color w:val="000000"/>
          <w14:ligatures w14:val="standardContextual"/>
        </w:rPr>
        <w:t>The writings of Wáng Dàiyú and Liú Zhì are not apologetic. In keeping with the School of Verification, which they represented, their purpose was simply to set forth the Truth about Reality and, in the process, explain the true teaching and nature of Islam, but not actually to convince Chinese society of its Truths or defend it from their criticisms. Moreover, their primary audience was not the non-Muslims of China in the first place but their fellow Chinese Muslims—the Huí Huí—who had been educated and trained in the Classical Chinese Tradition and lacked direct access to Arabic or Persian mediums. This ruling class of the Huí Muslims was substantial and, over the generations, had imbibed a thoroughly Chinese worldview. Indeed, ordinary Huí Muslims who lacked similar training in the Chinese Tradition still labored to understand teachings and concepts taken directly from Arabic or Persian, and there was little hope that these mediums would prove sufficient for them. Thus, the imagery, analogies, and modes of argumentation that Wáng Dàiyú and Liú Zhì used were carefully chosen and finely honed for their Chinese Muslim readers and students. But, by cultivating language that the Chinese-educated Huí could readily understand, the two Scholars indirectly attracted a second audience among the Chinese intelligentsia and non-Muslim religious Scholars, many of whom did embrace Islam through their work. Ultimately, the books of Wáng Dàiyú and Liú Zhì were printed and widely distributed among the Muslims and non-Muslims of China alike.</w:t>
      </w:r>
    </w:p>
    <w:p w14:paraId="7C6826A2" w14:textId="2A359395" w:rsidR="00607BE0" w:rsidRPr="00607BE0" w:rsidRDefault="00607BE0" w:rsidP="00E616ED">
      <w:pPr>
        <w:pStyle w:val="ListParagraph"/>
        <w:numPr>
          <w:ilvl w:val="0"/>
          <w:numId w:val="71"/>
        </w:numPr>
        <w:autoSpaceDE w:val="0"/>
        <w:autoSpaceDN w:val="0"/>
        <w:adjustRightInd w:val="0"/>
        <w:rPr>
          <w:rFonts w:ascii="Times-Roman" w:eastAsiaTheme="minorHAnsi" w:hAnsi="Times-Roman" w:cs="Times-Roman"/>
          <w:color w:val="000000"/>
          <w14:ligatures w14:val="standardContextual"/>
        </w:rPr>
      </w:pPr>
      <w:r w:rsidRPr="00607BE0">
        <w:rPr>
          <w:rFonts w:ascii="Times-Roman" w:eastAsiaTheme="minorHAnsi" w:hAnsi="Times-Roman" w:cs="Times-Roman"/>
          <w:color w:val="000000"/>
          <w14:ligatures w14:val="standardContextual"/>
        </w:rPr>
        <w:t>From its beginning, the Corrective Tradition was largely the product of Masters of Sunnī Orthodoxy and Orthopraxy, but as we have already seen in our treatment of the Shī‘i polymath Naṣīr-al-Dīn al-Ṭūsī and his Sunnī student Quṭb-al-Dīn al-Shīrāzī, the School of Verification was not averse to collaboration between Sunnī and Shī‘a, which stands out as exemplary for many Muslims today</w:t>
      </w:r>
    </w:p>
    <w:p w14:paraId="0501150F" w14:textId="579D3A99" w:rsidR="00607BE0" w:rsidRPr="00607BE0" w:rsidRDefault="00607BE0" w:rsidP="00E616ED">
      <w:pPr>
        <w:pStyle w:val="ListParagraph"/>
        <w:numPr>
          <w:ilvl w:val="0"/>
          <w:numId w:val="71"/>
        </w:numPr>
        <w:autoSpaceDE w:val="0"/>
        <w:autoSpaceDN w:val="0"/>
        <w:adjustRightInd w:val="0"/>
        <w:ind w:left="360"/>
        <w:rPr>
          <w:rFonts w:ascii="Times-Roman" w:eastAsiaTheme="minorHAnsi" w:hAnsi="Times-Roman" w:cs="Times-Roman"/>
          <w:color w:val="000000"/>
          <w14:ligatures w14:val="standardContextual"/>
        </w:rPr>
      </w:pPr>
      <w:r w:rsidRPr="00607BE0">
        <w:rPr>
          <w:rFonts w:ascii="Times-Roman" w:eastAsiaTheme="minorHAnsi" w:hAnsi="Times-Roman" w:cs="Times-Roman"/>
          <w:color w:val="000000"/>
          <w14:ligatures w14:val="standardContextual"/>
        </w:rPr>
        <w:t xml:space="preserve">The fact that the Corrective Tradition was, however, steeped in Sunnī Orthodoxy and Orthopraxy is indicated by the central role in the Tradition of giants in the Sunnī Sharī‘a Sciences such as Ṣadr al-Sharī‘a al-Thānī—whose Arabic honorific title “Ṣadr-al-Sharī‘a” may be rendered “the Vanguard” or “the Preeminent Scholar of the Sharī‘a (the Prophetic Code)”—Shaykh-al-Islām Mullā al-Fanārī, Shaykh-al-Islām Ibn Kamāl Pāshā, and many others. Yet another remarkable example of the strong association of the Corrective Tradition with Sunnī Islam is the fact that the well-known Niẓāmī Curriculum (Dars-e Niẓāmī)—the buttress of Sunnī Orthodoxy and Orthopraxy throughout the Subcontinent of Greater India for more than a century and a half until the present—was itself the product of Sunnī Scholarship within the School. Thus, the namesake of the Niẓāmī Curriculum was Mullā Niẓām-al-Dīn al-Farangī-Maḥallī, an outstanding exemplar of the Tradition and one of the founders of the Farangī Maḥall in Lucknow, India. After Mullā Niẓām-al-Dīn became the director of Farangī Maḥall, he worked energetically to make it a world-renowned center for the School of Verification in the Subcontinent as well as a brilliant center of learning and Culture throughout the Muslim world. When British colonial rule gained the upper hand in Greater India, Farangī Maḥall became known among Muslims as “our Indian Cambridge” (humārē Hindūstān-kā Kēmbrij). In its original form, the Dars-e Niẓāmī included basic components on Divinity, Metaphysical, and Logic taken from the Corrective Tradition along with other standard religious Sciences. In Mughal India, Mullā Niẓām-al-Dīn himself and his son ‘Abd-al-‘Alī Baḥr-al-‘Ulūm were both significant contributors to the further development of the Mature Tradition. </w:t>
      </w:r>
    </w:p>
    <w:p w14:paraId="0F4E265B" w14:textId="3CB7673D" w:rsidR="00607BE0" w:rsidRPr="00607BE0" w:rsidRDefault="00607BE0" w:rsidP="00E616ED">
      <w:pPr>
        <w:pStyle w:val="ListParagraph"/>
        <w:numPr>
          <w:ilvl w:val="0"/>
          <w:numId w:val="71"/>
        </w:numPr>
        <w:autoSpaceDE w:val="0"/>
        <w:autoSpaceDN w:val="0"/>
        <w:adjustRightInd w:val="0"/>
        <w:rPr>
          <w:rFonts w:ascii="Times-Roman" w:eastAsiaTheme="minorHAnsi" w:hAnsi="Times-Roman" w:cs="Times-Roman"/>
          <w:color w:val="000000"/>
          <w14:ligatures w14:val="standardContextual"/>
        </w:rPr>
      </w:pPr>
      <w:r w:rsidRPr="00607BE0">
        <w:rPr>
          <w:rFonts w:ascii="Times-Roman" w:eastAsiaTheme="minorHAnsi" w:hAnsi="Times-Roman" w:cs="Times-Roman"/>
          <w:color w:val="000000"/>
          <w14:ligatures w14:val="standardContextual"/>
        </w:rPr>
        <w:t>“All the rivers run into the sea, but the sea is never filled.”</w:t>
      </w:r>
    </w:p>
    <w:p w14:paraId="44223BD6" w14:textId="77777777" w:rsidR="00607BE0" w:rsidRPr="00607BE0" w:rsidRDefault="00607BE0" w:rsidP="00E616ED">
      <w:pPr>
        <w:pStyle w:val="ListParagraph"/>
        <w:numPr>
          <w:ilvl w:val="0"/>
          <w:numId w:val="71"/>
        </w:numPr>
        <w:autoSpaceDE w:val="0"/>
        <w:autoSpaceDN w:val="0"/>
        <w:adjustRightInd w:val="0"/>
        <w:rPr>
          <w:rFonts w:ascii="Times-Roman" w:eastAsiaTheme="minorHAnsi" w:hAnsi="Times-Roman" w:cs="Times-Roman"/>
          <w:color w:val="000000"/>
          <w14:ligatures w14:val="standardContextual"/>
        </w:rPr>
      </w:pPr>
      <w:r w:rsidRPr="00607BE0">
        <w:rPr>
          <w:rFonts w:ascii="Times-Roman" w:eastAsiaTheme="minorHAnsi" w:hAnsi="Times-Roman" w:cs="Times-Roman"/>
          <w:color w:val="000000"/>
          <w14:ligatures w14:val="standardContextual"/>
        </w:rPr>
        <w:t>In general, the Mature Tradition was inclusive, all-embracing, tolerant, and hospitable, despite its being rooted in Sunnī Orthodoxy. From the beginning, both Sunnī and Shī‘ī representatives of the Mature Tradition conducted amicable correspondence between each other on issues pertaining to Divinity, Metaphysics, and Philosophy, and they occasionally worked together for the mutual benefit of all. It must, however, be emphasized that from the earliest period, Sunnī Masters of the Science of Verification exercised positive and lasting influence upon the Shī‘a, culminating in the two renowned Shī‘ī luminaries, Mīr Dāmād and Mullā Ṣadrā. With notable exceptions, neither Shī‘ites nor Sunnīs generally know</w:t>
      </w:r>
    </w:p>
    <w:p w14:paraId="705E056F" w14:textId="717CFBA3" w:rsidR="00607BE0" w:rsidRPr="00607BE0" w:rsidRDefault="00607BE0" w:rsidP="00E616ED">
      <w:pPr>
        <w:pStyle w:val="ListParagraph"/>
        <w:numPr>
          <w:ilvl w:val="0"/>
          <w:numId w:val="71"/>
        </w:numPr>
        <w:autoSpaceDE w:val="0"/>
        <w:autoSpaceDN w:val="0"/>
        <w:adjustRightInd w:val="0"/>
        <w:rPr>
          <w:rFonts w:ascii="Times-Roman" w:eastAsiaTheme="minorHAnsi" w:hAnsi="Times-Roman" w:cs="Times-Roman"/>
          <w:color w:val="000000"/>
          <w14:ligatures w14:val="standardContextual"/>
        </w:rPr>
      </w:pPr>
      <w:r w:rsidRPr="00607BE0">
        <w:rPr>
          <w:rFonts w:ascii="Times-Roman" w:eastAsiaTheme="minorHAnsi" w:hAnsi="Times-Roman" w:cs="Times-Roman"/>
          <w:color w:val="000000"/>
          <w14:ligatures w14:val="standardContextual"/>
        </w:rPr>
        <w:t xml:space="preserve"> that both of these profound Shī‘a Scholars were part of the broader Sunnī Tradition of the Science of Verification and did not work independently of it. Both Mīr Dāmād and Mullā Ṣadrā were heavily indebted to their Sunnī predecessors, and Mullā Ṣadrā borrows extensively from Fakhr-al-Dīn al-Rāzī, Ibn al-‘Arabī, Dāwūd al-Qayṣarī, Shaykh-al-Islām Mullā al-Fanārī—who was of particular importance for him—‘Abd-al-Raḥmān al-Jāmī, Shaykh-al-Islām Ibn Kamāl Pāshā, and others. Centuries before Mullā Ṣadrā, these Sunnī Masters arrived at conclusions similar to his own, and Mullā Ṣadrā often quotes at length from them in his works. </w:t>
      </w:r>
    </w:p>
    <w:p w14:paraId="0C97A11A" w14:textId="62036956" w:rsidR="006A300D" w:rsidRPr="00496953" w:rsidRDefault="00607BE0" w:rsidP="00E616ED">
      <w:pPr>
        <w:pStyle w:val="ListParagraph"/>
        <w:numPr>
          <w:ilvl w:val="0"/>
          <w:numId w:val="71"/>
        </w:numPr>
        <w:autoSpaceDE w:val="0"/>
        <w:autoSpaceDN w:val="0"/>
        <w:adjustRightInd w:val="0"/>
        <w:rPr>
          <w:rFonts w:ascii="Times-Roman" w:eastAsiaTheme="minorHAnsi" w:hAnsi="Times-Roman" w:cs="Times-Roman"/>
          <w:color w:val="000000"/>
          <w14:ligatures w14:val="standardContextual"/>
        </w:rPr>
      </w:pPr>
      <w:r w:rsidRPr="00607BE0">
        <w:rPr>
          <w:rFonts w:ascii="Times-Roman" w:eastAsiaTheme="minorHAnsi" w:hAnsi="Times-Roman" w:cs="Times-Roman"/>
          <w:color w:val="000000"/>
          <w14:ligatures w14:val="standardContextual"/>
        </w:rPr>
        <w:t>As an illustration of this Sunnī-Shī‘ī dialogue in the Mature Tradition, Mullā Maḥmūd Jaunpūrī of the Mughal School of Verification debated Divinity and Metaphysics publicly with Mīr Dāmād. Similarly, it was the Sunnī Master of the Subcontinent Tradition Mullā ‘Abd-al-Ḥakīm al-Siālkūtī  who introduced the works of Mullā Ṣadrā to the Mughal realms. Yet, as a standing testimony to his powerful Sunnī affiliation, Mullā al-Siālkūtī was also a close friend of the bastion of Sunnī Orthodoxy in Greater India, al-Shaykh Aḥmad al-Sirhindī, and it was al-Siālkūtī who conferred the title of “Renewer of the Second [Islamic] Millennium (Mujaddid al-Alf al-Thānī)” upon al-Shaykh Aḥmad al-Sirhindī.</w:t>
      </w:r>
      <w:commentRangeEnd w:id="204"/>
      <w:r w:rsidR="00075264" w:rsidRPr="00496953">
        <w:rPr>
          <w:rStyle w:val="CommentReference"/>
          <w:rFonts w:ascii="Times-Roman" w:eastAsiaTheme="minorHAnsi" w:hAnsi="Times-Roman" w:cs="Times-Roman"/>
          <w:color w:val="000000"/>
          <w:sz w:val="24"/>
          <w:szCs w:val="24"/>
          <w14:ligatures w14:val="standardContextual"/>
        </w:rPr>
        <w:commentReference w:id="204"/>
      </w:r>
    </w:p>
    <w:p w14:paraId="25B53B67" w14:textId="77777777" w:rsidR="00FD1A33" w:rsidRPr="006752BC" w:rsidRDefault="00FD1A33" w:rsidP="00FD1A33">
      <w:pPr>
        <w:rPr>
          <w:rFonts w:eastAsiaTheme="minorHAnsi"/>
        </w:rPr>
      </w:pPr>
    </w:p>
    <w:p w14:paraId="34B49F88" w14:textId="77777777" w:rsidR="00FD1A33" w:rsidRPr="006752BC" w:rsidRDefault="00FD1A33" w:rsidP="00E616ED">
      <w:pPr>
        <w:pStyle w:val="Heading4"/>
        <w:numPr>
          <w:ilvl w:val="0"/>
          <w:numId w:val="7"/>
        </w:numPr>
        <w:rPr>
          <w:rFonts w:asciiTheme="majorBidi" w:eastAsiaTheme="minorHAnsi" w:hAnsiTheme="majorBidi"/>
          <w:b/>
          <w:bCs/>
          <w:color w:val="C00000"/>
          <w:sz w:val="28"/>
          <w:szCs w:val="28"/>
        </w:rPr>
      </w:pPr>
      <w:bookmarkStart w:id="205" w:name="_Toc188509437"/>
      <w:r>
        <w:rPr>
          <w:rFonts w:asciiTheme="majorBidi" w:eastAsiaTheme="minorHAnsi" w:hAnsiTheme="majorBidi"/>
          <w:b/>
          <w:bCs/>
          <w:color w:val="C00000"/>
          <w:sz w:val="28"/>
          <w:szCs w:val="28"/>
        </w:rPr>
        <w:t xml:space="preserve"> </w:t>
      </w:r>
      <w:r w:rsidRPr="006752BC">
        <w:rPr>
          <w:rFonts w:asciiTheme="majorBidi" w:eastAsiaTheme="minorHAnsi" w:hAnsiTheme="majorBidi"/>
          <w:b/>
          <w:bCs/>
          <w:color w:val="C00000"/>
          <w:sz w:val="28"/>
          <w:szCs w:val="28"/>
        </w:rPr>
        <w:t>Islam &amp; the Doctrine of Excuse</w:t>
      </w:r>
      <w:bookmarkEnd w:id="205"/>
    </w:p>
    <w:p w14:paraId="1058F854" w14:textId="77777777" w:rsidR="00FD1A33" w:rsidRDefault="00FD1A33" w:rsidP="00FD1A33">
      <w:pPr>
        <w:rPr>
          <w:rFonts w:eastAsiaTheme="minorHAnsi"/>
          <w:b/>
          <w:bCs/>
          <w:i/>
          <w:iCs/>
        </w:rPr>
      </w:pPr>
      <w:bookmarkStart w:id="206" w:name="_Toc188509438"/>
      <w:r w:rsidRPr="006752BC">
        <w:rPr>
          <w:rFonts w:eastAsiaTheme="minorHAnsi"/>
          <w:b/>
          <w:bCs/>
          <w:i/>
          <w:iCs/>
        </w:rPr>
        <w:t>Willful Disbelief (al-Kufr) Correctly Defined</w:t>
      </w:r>
      <w:bookmarkEnd w:id="206"/>
    </w:p>
    <w:p w14:paraId="5D435FA2" w14:textId="07FFB605" w:rsidR="004B1C96" w:rsidRPr="004B1C96" w:rsidRDefault="004B1C96" w:rsidP="00E616ED">
      <w:pPr>
        <w:pStyle w:val="ListParagraph"/>
        <w:numPr>
          <w:ilvl w:val="0"/>
          <w:numId w:val="73"/>
        </w:numPr>
        <w:rPr>
          <w:rFonts w:eastAsiaTheme="minorHAnsi"/>
        </w:rPr>
      </w:pPr>
      <w:r w:rsidRPr="004B1C96">
        <w:rPr>
          <w:rFonts w:eastAsiaTheme="minorHAnsi"/>
        </w:rPr>
        <w:t>In this context, it is useful to revisit the definitions of Belief and Disbelief in Islam, which are the keys to this Destiny. Although Belief is a supreme act of cognitive Faith (al-Īmān), its inner essence is the psychological and spiritual quality of recognition and Gratitude (al-Shukr)—which, in Arabic “recognition and Gratitude.” Disbelief (al-Kufr), by contrast, is primarily a matter of failing to understand basic Ontological Truths. Taken literally, kufr means “recognition and ingratitude,” and its semantic opposite is Gratitude (shukr), not īmān. The fundamental reality of Disbelief (kufr) is a willful denial of the Truth—an obstinate rejection in the face of manifest evidence, rooted in pride, rebellion, and the refusal to submit to the Creator. The unenlightened Human psyche (nafs) is a persistent rebel, and it possesses the capacity to resist the Truth until the very end. Thus, a Believer is one who recognizes the Truth and responds to it in grateful submission. By contrast, a Disbeliever is one who, having been presented with the Truth in a clear and credible manner, knowingly rejects it in willful and prideful defiance.</w:t>
      </w:r>
      <w:r>
        <w:rPr>
          <w:rFonts w:eastAsiaTheme="minorHAnsi"/>
        </w:rPr>
        <w:t xml:space="preserve"> </w:t>
      </w:r>
      <w:r>
        <w:rPr>
          <w:rFonts w:eastAsiaTheme="minorHAnsi"/>
          <w:b/>
          <w:bCs/>
        </w:rPr>
        <w:t xml:space="preserve">(Volume 18 Excerpts)  </w:t>
      </w:r>
    </w:p>
    <w:p w14:paraId="3C89E19E" w14:textId="4BD36A2C" w:rsidR="004B1C96" w:rsidRPr="00C96CD2" w:rsidRDefault="00C96CD2" w:rsidP="00E616ED">
      <w:pPr>
        <w:pStyle w:val="ListParagraph"/>
        <w:numPr>
          <w:ilvl w:val="0"/>
          <w:numId w:val="73"/>
        </w:numPr>
        <w:rPr>
          <w:rFonts w:eastAsiaTheme="minorHAnsi"/>
        </w:rPr>
      </w:pPr>
      <w:r w:rsidRPr="00C96CD2">
        <w:rPr>
          <w:rFonts w:eastAsiaTheme="minorHAnsi"/>
        </w:rPr>
        <w:t>The “doctrine of excuse” for non-Muslims was relatively little developed in medieval Islamic theology (kalam). It was based on the theological distinction in epistemology between “knowledge (‘ilm), which was the domain of dogma, and considered opinion (zann), which was the domain of practical ethics. “From a political perspective, this distinction between theological error, for which all humans are culpable, and ethical error, for which they are not, justifies a hierarchical political relationship between Muslims and non-Muslims. This hierarchy receives its practical manifestation in the twin statuses of non-Muslims under medieval law: the protected non-Muslim dhimmi (who while equal to Muslims in many respects, is excluded from exercising political rights), and the hostile non-Muslim enemy (al-harbi), who neither enjoys rights nor is subject to any obligations arising out of Islamic law, and against whom Muslims are either permitted or obligated to wage war (armed jihad). It also justifies a relationship of equal tolerance between Muslims, meaning that whatever theological errors they commit or violations of the law they incur, they continue to enjoy the absolute protection of Islamic law unless such theological errors or legal violations, in each case, are sufficiently grave as to constitute repudiation of Islam.”</w:t>
      </w:r>
      <w:r>
        <w:rPr>
          <w:rFonts w:eastAsiaTheme="minorHAnsi"/>
        </w:rPr>
        <w:t xml:space="preserve"> </w:t>
      </w:r>
      <w:r>
        <w:rPr>
          <w:rFonts w:eastAsiaTheme="minorHAnsi"/>
          <w:b/>
          <w:bCs/>
        </w:rPr>
        <w:t xml:space="preserve">Volume 13 </w:t>
      </w:r>
    </w:p>
    <w:p w14:paraId="73B76DC5" w14:textId="77777777" w:rsidR="005E1C48" w:rsidRPr="005E1C48" w:rsidRDefault="00B1688C" w:rsidP="00E616ED">
      <w:pPr>
        <w:pStyle w:val="ListParagraph"/>
        <w:numPr>
          <w:ilvl w:val="0"/>
          <w:numId w:val="73"/>
        </w:numPr>
        <w:rPr>
          <w:rFonts w:eastAsiaTheme="minorHAnsi"/>
        </w:rPr>
      </w:pPr>
      <w:r w:rsidRPr="005E1C48">
        <w:rPr>
          <w:rFonts w:eastAsiaTheme="minorHAnsi"/>
        </w:rPr>
        <w:t xml:space="preserve">Al-Imām al-Ghazālī holds that those who were not given the Message of the Prophet properly, in a credible form, or never heard of him at all “shall certainly enter the Garden.” As we will see later in our discussion of the Hereafter, al-Ghazālī also understood that the enigmatic “Companions of the Heights” (Aṣḥāb al-A‘rāf) are made up of people who will be saved on the Last Day because they lived during “the times of the intervals (al-fatarāt)” between the lost Prophetic Dispensations of earlier times and the renewal of new ones or who, for other justifiable reasons, were deprived of sound knowledge of the binding Prophetic Dispensation that pertained to their time but was kept from them for one reason or another. This teaching of al-Imām al-Ghazālī constitutes a “doctrine of excuse” for non-Muslims. It may also be potentially extended to Muslims who have themselves lived in excusable ignorance of their own religion because they were prevented from receiving sound instruction in their faith through political despotism or other causes. Al-Ghazālī’s doctrine of excuse has special relevance today, since our time is distinctive in light of the sharp decline of Muslims everywhere and the widespread, virtually omnipresent misrepresentation of their faith—even to their own eyes—in the media and other means of world propaganda. </w:t>
      </w:r>
      <w:r w:rsidR="005E1C48">
        <w:rPr>
          <w:rFonts w:eastAsiaTheme="minorHAnsi"/>
          <w:b/>
          <w:bCs/>
        </w:rPr>
        <w:t xml:space="preserve">Volume 2 Excerpts </w:t>
      </w:r>
    </w:p>
    <w:p w14:paraId="61E726F7" w14:textId="08C7CAB0" w:rsidR="005E1C48" w:rsidRPr="005E1C48" w:rsidRDefault="00B1688C" w:rsidP="00E616ED">
      <w:pPr>
        <w:pStyle w:val="ListParagraph"/>
        <w:numPr>
          <w:ilvl w:val="0"/>
          <w:numId w:val="73"/>
        </w:numPr>
        <w:rPr>
          <w:rFonts w:eastAsiaTheme="minorHAnsi"/>
        </w:rPr>
      </w:pPr>
      <w:r w:rsidRPr="005E1C48">
        <w:rPr>
          <w:rFonts w:eastAsiaTheme="minorHAnsi"/>
        </w:rPr>
        <w:t xml:space="preserve">Few if any Traditional Muslim Theologians would have faulted al-Ghazālī’s reasoning, but such “doctrines of excuse” were not generally a priority in their thought, especially in the ages of Islam’s brilliant cultural, political, and Civilizational ascendancy. Instead of “doctrines of excuse,” Traditional Muslim thinkers showed greater interest in formal Legal relationships between Muslims and non-Muslims in this world, both within and beyond the confines of Islamic polities and governances. Thus, they were concerned with defining the protected status of Tributary non-Muslim client Communities (Dhimmīs), who were allowed to practice their religions in their respective Muslim polities and were generally equal to Muslims legally, while having their own separate courts of law that were directed by their religious Communities. As we will see below, non-Muslims often served in State and administrative functions, but they were not allowed to rule Muslims as their supreme leaders. Moreover, non-Muslims were not allowed to propagate their beliefs actively among Muslims, although they could do so in their local communities among their own followers. </w:t>
      </w:r>
      <w:r w:rsidR="005E1C48" w:rsidRPr="005E1C48">
        <w:rPr>
          <w:rFonts w:eastAsiaTheme="minorHAnsi"/>
          <w:b/>
          <w:bCs/>
        </w:rPr>
        <w:t xml:space="preserve">Volume 2 Excerpts </w:t>
      </w:r>
    </w:p>
    <w:p w14:paraId="07B2FDCB" w14:textId="354CE482" w:rsidR="00C96CD2" w:rsidRPr="005E1C48" w:rsidRDefault="00B1688C" w:rsidP="00E616ED">
      <w:pPr>
        <w:pStyle w:val="ListParagraph"/>
        <w:numPr>
          <w:ilvl w:val="0"/>
          <w:numId w:val="73"/>
        </w:numPr>
        <w:rPr>
          <w:rFonts w:eastAsiaTheme="minorHAnsi"/>
        </w:rPr>
      </w:pPr>
      <w:r w:rsidRPr="005E1C48">
        <w:rPr>
          <w:rFonts w:eastAsiaTheme="minorHAnsi"/>
        </w:rPr>
        <w:t xml:space="preserve">Likewise, Traditional Muslim scholars were concerned with the legal status of hostile non-Muslim enemies living beyond their borders, whom they called “the people of war” (ahl-al-ḥarb or al-ḥarbiyyūn). Regarding them, Muslims generally sought—in so far as possible—to develop diplomatic ties with them and travelled into their lands frequently and with official permission to ransom Muslim captives and prisoners of war as well as to conduct trade whenever possible. Muslims were either permitted or required to wage war—armed Jihād, which we will discuss below—to defend themselves against their hostile neighbors and, when appropriate, to expand the realms of the Islamic governance. Likewise, Muslim Scholars were concerned with justifying relationships of tolerance between all Muslims living under an Islamic jurisdiction, despite their Creedal and Sectarian differences. This meant that whatever Theological errors these different Muslims might have committed or whatever violations of the Law they had perpetrated, they would continue to enjoy the overarching protection of Islamic Law unless such Theological errors or legal violations were so grave as to constitute a complete repudiation of Islam or, for other reasons, required stringent discipline and punishment. </w:t>
      </w:r>
      <w:r w:rsidR="005E1C48" w:rsidRPr="005E1C48">
        <w:rPr>
          <w:rFonts w:eastAsiaTheme="minorHAnsi"/>
          <w:b/>
          <w:bCs/>
        </w:rPr>
        <w:t xml:space="preserve">Volume 2 Excerpts </w:t>
      </w:r>
    </w:p>
    <w:p w14:paraId="403B72C7" w14:textId="23F776A6" w:rsidR="00FD1A33" w:rsidRPr="005E1C48" w:rsidRDefault="008B293D" w:rsidP="00E616ED">
      <w:pPr>
        <w:pStyle w:val="ListParagraph"/>
        <w:numPr>
          <w:ilvl w:val="0"/>
          <w:numId w:val="73"/>
        </w:numPr>
        <w:rPr>
          <w:rFonts w:eastAsiaTheme="minorHAnsi"/>
        </w:rPr>
      </w:pPr>
      <w:r w:rsidRPr="008B293D">
        <w:rPr>
          <w:rFonts w:eastAsiaTheme="minorHAnsi"/>
        </w:rPr>
        <w:t>Because of God’s mercy and fairness, however, the distortion of Islam in the eyes, Hearts, and minds of the masses bolsters Islam’s Doctrine of Excuse and ironically serves to reduce the accountability of non-Muslims before God as pertains to understanding and receiving the truth of the pristine Prophetic teaching. Once, a great Muslim Scholar was invited to visit an Atheist. As he entered the Atheist’s house, he said to him: “The God you do not believe in, I do not believe in either.” The fact is that the contorted versions of Islam today that repell non-Muslims and Muslims alike deserve a similar response: “The Islam you do not believe in, we do not believe in either,” since it is not true Islam but a gross distortion of it.</w:t>
      </w:r>
      <w:r>
        <w:rPr>
          <w:rFonts w:eastAsiaTheme="minorHAnsi"/>
        </w:rPr>
        <w:t xml:space="preserve"> </w:t>
      </w:r>
      <w:r>
        <w:rPr>
          <w:rFonts w:eastAsiaTheme="minorHAnsi"/>
          <w:b/>
          <w:bCs/>
        </w:rPr>
        <w:t>Volume Six</w:t>
      </w:r>
    </w:p>
    <w:p w14:paraId="43AF01FA" w14:textId="77777777" w:rsidR="00FD1A33" w:rsidRDefault="00FD1A33" w:rsidP="00FD1A33">
      <w:pPr>
        <w:rPr>
          <w:rFonts w:asciiTheme="majorBidi" w:eastAsiaTheme="minorHAnsi" w:hAnsiTheme="majorBidi" w:cstheme="majorBidi"/>
        </w:rPr>
      </w:pPr>
    </w:p>
    <w:p w14:paraId="2BEBAAD0" w14:textId="77777777" w:rsidR="00FD1A33" w:rsidRPr="009E75D6" w:rsidRDefault="00FD1A33" w:rsidP="00E616ED">
      <w:pPr>
        <w:pStyle w:val="Heading4"/>
        <w:numPr>
          <w:ilvl w:val="0"/>
          <w:numId w:val="7"/>
        </w:numPr>
        <w:rPr>
          <w:rFonts w:asciiTheme="majorBidi" w:eastAsiaTheme="minorHAnsi" w:hAnsiTheme="majorBidi"/>
          <w:b/>
          <w:bCs/>
          <w:color w:val="C00000"/>
          <w:sz w:val="28"/>
          <w:szCs w:val="28"/>
        </w:rPr>
      </w:pPr>
      <w:bookmarkStart w:id="207" w:name="_Toc188509440"/>
      <w:r>
        <w:rPr>
          <w:rFonts w:asciiTheme="majorBidi" w:eastAsiaTheme="minorHAnsi" w:hAnsiTheme="majorBidi"/>
          <w:b/>
          <w:bCs/>
          <w:color w:val="C00000"/>
          <w:sz w:val="28"/>
          <w:szCs w:val="28"/>
        </w:rPr>
        <w:t xml:space="preserve"> </w:t>
      </w:r>
      <w:r w:rsidRPr="009E75D6">
        <w:rPr>
          <w:rFonts w:asciiTheme="majorBidi" w:eastAsiaTheme="minorHAnsi" w:hAnsiTheme="majorBidi"/>
          <w:b/>
          <w:bCs/>
          <w:color w:val="C00000"/>
          <w:sz w:val="28"/>
          <w:szCs w:val="28"/>
        </w:rPr>
        <w:t>Islam &amp; Human Stewardship (al-Khil</w:t>
      </w:r>
      <w:r w:rsidRPr="009E75D6">
        <w:rPr>
          <w:rFonts w:asciiTheme="majorBidi" w:hAnsiTheme="majorBidi"/>
          <w:b/>
          <w:bCs/>
          <w:color w:val="C00000"/>
          <w:sz w:val="28"/>
          <w:szCs w:val="28"/>
        </w:rPr>
        <w:t>ā</w:t>
      </w:r>
      <w:r w:rsidRPr="009E75D6">
        <w:rPr>
          <w:rFonts w:asciiTheme="majorBidi" w:eastAsiaTheme="minorHAnsi" w:hAnsiTheme="majorBidi"/>
          <w:b/>
          <w:bCs/>
          <w:color w:val="C00000"/>
          <w:sz w:val="28"/>
          <w:szCs w:val="28"/>
        </w:rPr>
        <w:t>fa al-</w:t>
      </w:r>
      <w:r w:rsidRPr="009E75D6">
        <w:rPr>
          <w:rFonts w:asciiTheme="majorBidi" w:hAnsiTheme="majorBidi"/>
          <w:b/>
          <w:bCs/>
          <w:color w:val="C00000"/>
          <w:sz w:val="28"/>
          <w:szCs w:val="28"/>
        </w:rPr>
        <w:t>Ā</w:t>
      </w:r>
      <w:r w:rsidRPr="009E75D6">
        <w:rPr>
          <w:rFonts w:asciiTheme="majorBidi" w:eastAsiaTheme="minorHAnsi" w:hAnsiTheme="majorBidi"/>
          <w:b/>
          <w:bCs/>
          <w:color w:val="C00000"/>
          <w:sz w:val="28"/>
          <w:szCs w:val="28"/>
        </w:rPr>
        <w:t>damiyya) on Earth</w:t>
      </w:r>
      <w:bookmarkEnd w:id="207"/>
    </w:p>
    <w:p w14:paraId="0B04C2FC" w14:textId="77777777" w:rsidR="00FD1A33" w:rsidRDefault="00FD1A33" w:rsidP="00FD1A33">
      <w:pPr>
        <w:rPr>
          <w:b/>
          <w:bCs/>
          <w:i/>
          <w:iCs/>
        </w:rPr>
      </w:pPr>
      <w:bookmarkStart w:id="208" w:name="_Toc188509441"/>
      <w:r w:rsidRPr="009E75D6">
        <w:rPr>
          <w:b/>
          <w:bCs/>
          <w:i/>
          <w:iCs/>
        </w:rPr>
        <w:t>Al-Khilāfa or Human Stewardship</w:t>
      </w:r>
    </w:p>
    <w:p w14:paraId="7994BB99" w14:textId="6283DF8A" w:rsidR="00C32E78" w:rsidRPr="00C32E78" w:rsidRDefault="00C32E78" w:rsidP="00E616ED">
      <w:pPr>
        <w:pStyle w:val="ListParagraph"/>
        <w:numPr>
          <w:ilvl w:val="0"/>
          <w:numId w:val="74"/>
        </w:numPr>
      </w:pPr>
      <w:r w:rsidRPr="00C32E78">
        <w:t xml:space="preserve">The Qur’ān states: </w:t>
      </w:r>
    </w:p>
    <w:p w14:paraId="12D1D880" w14:textId="31853CC9" w:rsidR="00C32E78" w:rsidRPr="00C32E78" w:rsidRDefault="00C32E78" w:rsidP="00E616ED">
      <w:pPr>
        <w:pStyle w:val="ListParagraph"/>
        <w:numPr>
          <w:ilvl w:val="1"/>
          <w:numId w:val="74"/>
        </w:numPr>
      </w:pPr>
      <w:r w:rsidRPr="00C32E78">
        <w:t>It is He, [God], Who has made you Stewards upon the earth and has raised some of you above others in degrees, so that He might try you in what He has bestowed upon you (Livestock, 6:165)</w:t>
      </w:r>
      <w:r>
        <w:t xml:space="preserve"> (</w:t>
      </w:r>
      <w:r>
        <w:rPr>
          <w:b/>
          <w:bCs/>
        </w:rPr>
        <w:t>VOLUME 5)</w:t>
      </w:r>
    </w:p>
    <w:p w14:paraId="0CE337EF" w14:textId="171C6EE6" w:rsidR="00C32E78" w:rsidRPr="00C32E78" w:rsidRDefault="00C32E78" w:rsidP="00E616ED">
      <w:pPr>
        <w:pStyle w:val="ListParagraph"/>
        <w:numPr>
          <w:ilvl w:val="0"/>
          <w:numId w:val="74"/>
        </w:numPr>
      </w:pPr>
      <w:r w:rsidRPr="00C32E78">
        <w:t xml:space="preserve">A similar verse declares: “In this manner, have We, [God], made you succeed one another as Stewards upon the earth, so that We may behold how you acquit yourselves (Jonah, 10:14).” </w:t>
      </w:r>
      <w:r>
        <w:t>(</w:t>
      </w:r>
      <w:r>
        <w:rPr>
          <w:b/>
          <w:bCs/>
        </w:rPr>
        <w:t>VOLUME 5)</w:t>
      </w:r>
    </w:p>
    <w:p w14:paraId="1870C634" w14:textId="3C1EB725" w:rsidR="00C32E78" w:rsidRPr="00C32E78" w:rsidRDefault="00C32E78" w:rsidP="00E616ED">
      <w:pPr>
        <w:pStyle w:val="ListParagraph"/>
        <w:numPr>
          <w:ilvl w:val="0"/>
          <w:numId w:val="74"/>
        </w:numPr>
      </w:pPr>
      <w:r w:rsidRPr="00C32E78">
        <w:t xml:space="preserve">Echoing the last verse just mentioned, the Prophet asserted in a rigorously authenticate Ḥadīth in Muslim: “The world is beautiful and verdant, and truly God—may He be exalted—has made you Stewards upon it to see how you will acquit yourselves.” The Prophet also said in a Ḥadīth transmitted by Ibn Mājah: “There are three [things] that must never be prohibited [from the people]: Access to water, pasture, and fire” (thalāthun lā yumna‘n: al-mā’u wa al-kalā’u wa al-nār). The Prophet declared in an authentic Ḥadīth narrated by al-Imām Mālik, al-Bukhārī, Abū Dāwūd, al-Tirmidhī, and al-Imām Aḥmad ibn Ḥanbal, with slight variations in some of the transmissions: “Whoever brings dead land (arḍan mayyita) to life, it is his.” Mālik. Al-Imam Ahmad has several authentic transmissions with the noteworthy addition: “Whoever brings dead (arḍan mayyita) to life, has a reward for it and [a reward for] whatever eats of its superfluity, [while] he shall have an [additional] reward for that [also].” </w:t>
      </w:r>
      <w:r>
        <w:t>(</w:t>
      </w:r>
      <w:r>
        <w:rPr>
          <w:b/>
          <w:bCs/>
        </w:rPr>
        <w:t>VOLUME 5)</w:t>
      </w:r>
    </w:p>
    <w:p w14:paraId="26F9B72B" w14:textId="05383821" w:rsidR="00EB3401" w:rsidRPr="00C32E78" w:rsidRDefault="00C32E78" w:rsidP="00E616ED">
      <w:pPr>
        <w:pStyle w:val="ListParagraph"/>
        <w:numPr>
          <w:ilvl w:val="0"/>
          <w:numId w:val="74"/>
        </w:numPr>
      </w:pPr>
      <w:r w:rsidRPr="00C32E78">
        <w:t>We will speak somewhat further in what follows about the definition of “fallow” or “dead” land, just as we will speak about what the legal metaphor, “bringing the land to life,” was understood as mean, all of which were obviously important parts of practical application of Islamic Law in Traditional Muslim governances. Normally, however, the ready acquisition of virgin lands (al-mawāt) for private ownership—especially in formerly feudal societies—was an immensely powerful incentive for people to invest in the sustainable use of the land and provide for themselves, their families, and their posterity, but all of these considerations had to be protected in Islamic Law as well, and they could not simply be taken for granted. All of these basic precepts of Islamic Law became a standard part of Islamic Law. Muslim jurists did not repudiate any of these Ḥadīth, and they carefully elaborated such Islamic property laws over the centuries.</w:t>
      </w:r>
      <w:r>
        <w:t xml:space="preserve"> (</w:t>
      </w:r>
      <w:r>
        <w:rPr>
          <w:b/>
          <w:bCs/>
        </w:rPr>
        <w:t>VOLUME 5)</w:t>
      </w:r>
    </w:p>
    <w:p w14:paraId="5C908875" w14:textId="756DC3D4" w:rsidR="00C32E78" w:rsidRPr="007C50FC" w:rsidRDefault="007C50FC" w:rsidP="00E616ED">
      <w:pPr>
        <w:pStyle w:val="ListParagraph"/>
        <w:numPr>
          <w:ilvl w:val="0"/>
          <w:numId w:val="74"/>
        </w:numPr>
      </w:pPr>
      <w:r w:rsidRPr="007C50FC">
        <w:t>Millions of pilgrims—making the greater and lesser pilgrimages—visit these sanctuaries every year, and, by witnessing the best standards of environmental excellence according to the Sharī‘a, they would experience true harmony between humanity and nature as a manifestation of human Stewardship (Khilāfa) on earth, which would help spread environmental consciousness through the Muslim world. Inversely, continued disrespect for the Sanctuaries broadcasts the negative message throughout the Muslim world that human beings are free to despoil the rest of the planet with impunity.</w:t>
      </w:r>
      <w:r>
        <w:t xml:space="preserve"> </w:t>
      </w:r>
      <w:r>
        <w:rPr>
          <w:b/>
          <w:bCs/>
        </w:rPr>
        <w:t xml:space="preserve">Volume 5 </w:t>
      </w:r>
    </w:p>
    <w:p w14:paraId="571B14C4" w14:textId="62915F3E" w:rsidR="007C50FC" w:rsidRPr="00C32E78" w:rsidRDefault="002E26E6" w:rsidP="00E616ED">
      <w:pPr>
        <w:pStyle w:val="ListParagraph"/>
        <w:numPr>
          <w:ilvl w:val="0"/>
          <w:numId w:val="74"/>
        </w:numPr>
      </w:pPr>
      <w:r w:rsidRPr="002E26E6">
        <w:t>Moral Agency and Human Stewardship (al-Khilāfa) upon the earth are also direct ramifications of the Covenant, Pact, and Supreme Trust. The heavy Moral burden of the Trust that human beings bear—after having freely chosen to do so—is to obey and worship God on the basis of active—not passive—obedience based on free will. Its consequences are Judgment after the Resurrection and the everlasting reward of the Garden for belief and the eternal punishment of the Fire for failure. The various Fires of Hell are like exclamation marks placed emphatically at the end of any valid sentence about the supreme Trust (al-Amāna) and Stewardship (al-Khilāfa) with which human beings have been charged in this life.</w:t>
      </w:r>
      <w:r>
        <w:t xml:space="preserve"> </w:t>
      </w:r>
      <w:r>
        <w:rPr>
          <w:b/>
          <w:bCs/>
        </w:rPr>
        <w:t>Volume 1</w:t>
      </w:r>
    </w:p>
    <w:p w14:paraId="1A123EDC" w14:textId="77777777" w:rsidR="00B42723" w:rsidRPr="009E75D6" w:rsidRDefault="00B42723" w:rsidP="00FD1A33">
      <w:pPr>
        <w:rPr>
          <w:rFonts w:eastAsiaTheme="minorHAnsi"/>
          <w:b/>
          <w:bCs/>
          <w:i/>
          <w:iCs/>
        </w:rPr>
      </w:pPr>
    </w:p>
    <w:p w14:paraId="7BE40814" w14:textId="28014599" w:rsidR="00B42723" w:rsidRPr="00512709" w:rsidRDefault="00B42723" w:rsidP="00E616ED">
      <w:pPr>
        <w:pStyle w:val="FootnoteText"/>
        <w:numPr>
          <w:ilvl w:val="0"/>
          <w:numId w:val="72"/>
        </w:numPr>
        <w:rPr>
          <w:rFonts w:ascii="Times New Roman" w:hAnsi="Times New Roman" w:cs="Times New Roman"/>
          <w:sz w:val="20"/>
          <w:szCs w:val="20"/>
        </w:rPr>
      </w:pPr>
      <w:r w:rsidRPr="00512709">
        <w:rPr>
          <w:rFonts w:ascii="Times New Roman" w:hAnsi="Times New Roman" w:cs="Times New Roman"/>
          <w:b/>
          <w:bCs/>
          <w:color w:val="000000"/>
          <w:sz w:val="20"/>
          <w:szCs w:val="20"/>
        </w:rPr>
        <w:t>Moral Agency and Human Stewardship (</w:t>
      </w:r>
      <w:r w:rsidRPr="00512709">
        <w:rPr>
          <w:rFonts w:ascii="Times New Roman" w:hAnsi="Times New Roman" w:cs="Times New Roman"/>
          <w:b/>
          <w:bCs/>
          <w:i/>
          <w:iCs/>
          <w:color w:val="000000"/>
          <w:sz w:val="20"/>
          <w:szCs w:val="20"/>
        </w:rPr>
        <w:t>al-Khil</w:t>
      </w:r>
      <w:r w:rsidRPr="00512709">
        <w:rPr>
          <w:rFonts w:ascii="Times New Roman" w:hAnsi="Times New Roman" w:cs="Times New Roman"/>
          <w:b/>
          <w:bCs/>
          <w:i/>
          <w:iCs/>
          <w:sz w:val="20"/>
          <w:szCs w:val="20"/>
        </w:rPr>
        <w:t>āfa</w:t>
      </w:r>
      <w:r w:rsidRPr="00512709">
        <w:rPr>
          <w:rFonts w:ascii="Times New Roman" w:hAnsi="Times New Roman" w:cs="Times New Roman"/>
          <w:b/>
          <w:bCs/>
          <w:sz w:val="20"/>
          <w:szCs w:val="20"/>
        </w:rPr>
        <w:t xml:space="preserve">) </w:t>
      </w:r>
      <w:r w:rsidRPr="00512709">
        <w:rPr>
          <w:rFonts w:ascii="Times New Roman" w:hAnsi="Times New Roman" w:cs="Times New Roman"/>
          <w:sz w:val="20"/>
          <w:szCs w:val="20"/>
        </w:rPr>
        <w:t>on earth is a fundamental Prophetic concept, which is emphasized in Islam. God created the human being to be His rightful Steward and legitimate Vicegerent (</w:t>
      </w:r>
      <w:r w:rsidRPr="00512709">
        <w:rPr>
          <w:rFonts w:ascii="Times New Roman" w:hAnsi="Times New Roman" w:cs="Times New Roman"/>
          <w:i/>
          <w:iCs/>
          <w:sz w:val="20"/>
          <w:szCs w:val="20"/>
        </w:rPr>
        <w:t>al-Khalīfa</w:t>
      </w:r>
      <w:r w:rsidRPr="00512709">
        <w:rPr>
          <w:rFonts w:ascii="Times New Roman" w:hAnsi="Times New Roman" w:cs="Times New Roman"/>
          <w:sz w:val="20"/>
          <w:szCs w:val="20"/>
        </w:rPr>
        <w:t xml:space="preserve">) on earth. </w:t>
      </w:r>
      <w:r w:rsidRPr="00512709">
        <w:rPr>
          <w:rFonts w:ascii="Times New Roman" w:hAnsi="Times New Roman" w:cs="Times New Roman"/>
          <w:color w:val="000000"/>
          <w:sz w:val="20"/>
          <w:szCs w:val="20"/>
        </w:rPr>
        <w:t xml:space="preserve">The word </w:t>
      </w:r>
      <w:r w:rsidRPr="00512709">
        <w:rPr>
          <w:rFonts w:ascii="Times New Roman" w:hAnsi="Times New Roman" w:cs="Times New Roman"/>
          <w:i/>
          <w:iCs/>
          <w:color w:val="000000"/>
          <w:sz w:val="20"/>
          <w:szCs w:val="20"/>
        </w:rPr>
        <w:t>khalīfa</w:t>
      </w:r>
      <w:r w:rsidRPr="00512709">
        <w:rPr>
          <w:rFonts w:ascii="Times New Roman" w:hAnsi="Times New Roman" w:cs="Times New Roman"/>
          <w:color w:val="000000"/>
          <w:sz w:val="20"/>
          <w:szCs w:val="20"/>
        </w:rPr>
        <w:t xml:space="preserve"> comes from the root </w:t>
      </w:r>
      <w:r w:rsidRPr="00512709">
        <w:rPr>
          <w:rFonts w:ascii="Times New Roman" w:hAnsi="Times New Roman" w:cs="Times New Roman"/>
          <w:i/>
          <w:iCs/>
          <w:color w:val="000000"/>
          <w:sz w:val="20"/>
          <w:szCs w:val="20"/>
        </w:rPr>
        <w:t>Kh-L-F</w:t>
      </w:r>
      <w:r w:rsidRPr="00512709">
        <w:rPr>
          <w:rFonts w:ascii="Times New Roman" w:hAnsi="Times New Roman" w:cs="Times New Roman"/>
          <w:color w:val="000000"/>
          <w:sz w:val="20"/>
          <w:szCs w:val="20"/>
        </w:rPr>
        <w:t>, which produces the verb</w:t>
      </w:r>
      <w:r w:rsidRPr="00512709">
        <w:rPr>
          <w:rFonts w:ascii="Times New Roman" w:hAnsi="Times New Roman" w:cs="Times New Roman"/>
          <w:i/>
          <w:iCs/>
          <w:color w:val="000000"/>
          <w:sz w:val="20"/>
          <w:szCs w:val="20"/>
        </w:rPr>
        <w:t xml:space="preserve"> khalafa</w:t>
      </w:r>
      <w:r w:rsidRPr="00512709">
        <w:rPr>
          <w:rFonts w:ascii="Times New Roman" w:hAnsi="Times New Roman" w:cs="Times New Roman"/>
          <w:color w:val="000000"/>
          <w:sz w:val="20"/>
          <w:szCs w:val="20"/>
        </w:rPr>
        <w:t>, meaning “to come after.” Thus, God’s</w:t>
      </w:r>
      <w:r w:rsidRPr="00512709">
        <w:rPr>
          <w:rFonts w:ascii="Times New Roman" w:hAnsi="Times New Roman" w:cs="Times New Roman"/>
          <w:i/>
          <w:iCs/>
          <w:color w:val="000000"/>
          <w:sz w:val="20"/>
          <w:szCs w:val="20"/>
        </w:rPr>
        <w:t xml:space="preserve"> khalīfa</w:t>
      </w:r>
      <w:r w:rsidRPr="00512709">
        <w:rPr>
          <w:rFonts w:ascii="Times New Roman" w:hAnsi="Times New Roman" w:cs="Times New Roman"/>
          <w:color w:val="000000"/>
          <w:sz w:val="20"/>
          <w:szCs w:val="20"/>
        </w:rPr>
        <w:t xml:space="preserve"> on earth may also be said to come after other creatures and grades of being that proceeded him on earth and are, as it were, summed up and encapsulated in his primal human state. To be God’s Vicegerent on earth, therefore, denotes a universal human inheritance and all-embracing responsibility of divine stewardship. For, in their inward reality, each of the children of Adam is meant to be a </w:t>
      </w:r>
      <w:r w:rsidRPr="00512709">
        <w:rPr>
          <w:rFonts w:ascii="Times New Roman" w:hAnsi="Times New Roman" w:cs="Times New Roman"/>
          <w:i/>
          <w:iCs/>
          <w:color w:val="000000"/>
          <w:sz w:val="20"/>
          <w:szCs w:val="20"/>
        </w:rPr>
        <w:t>khalīfa</w:t>
      </w:r>
      <w:r w:rsidRPr="00512709">
        <w:rPr>
          <w:rFonts w:ascii="Times New Roman" w:hAnsi="Times New Roman" w:cs="Times New Roman"/>
          <w:color w:val="000000"/>
          <w:sz w:val="20"/>
          <w:szCs w:val="20"/>
        </w:rPr>
        <w:t xml:space="preserve"> of God (2:30; 6:165). The word </w:t>
      </w:r>
      <w:r w:rsidRPr="00512709">
        <w:rPr>
          <w:rFonts w:ascii="Times New Roman" w:hAnsi="Times New Roman" w:cs="Times New Roman"/>
          <w:i/>
          <w:iCs/>
          <w:color w:val="000000"/>
          <w:sz w:val="20"/>
          <w:szCs w:val="20"/>
        </w:rPr>
        <w:t>khalīfa</w:t>
      </w:r>
      <w:r w:rsidRPr="00512709">
        <w:rPr>
          <w:rFonts w:ascii="Times New Roman" w:hAnsi="Times New Roman" w:cs="Times New Roman"/>
          <w:color w:val="000000"/>
          <w:sz w:val="20"/>
          <w:szCs w:val="20"/>
        </w:rPr>
        <w:t>, which is rendered here as Vicegerent, is the word from which comes the Islamic term caliph. It may also be translated as steward, deputy, or successor. In some verses, the sense of “successor” is more apparent such as the verse: “Remember how He made you successors (</w:t>
      </w:r>
      <w:r w:rsidRPr="00512709">
        <w:rPr>
          <w:rFonts w:ascii="Times New Roman" w:hAnsi="Times New Roman" w:cs="Times New Roman"/>
          <w:i/>
          <w:iCs/>
          <w:color w:val="000000"/>
          <w:sz w:val="20"/>
          <w:szCs w:val="20"/>
        </w:rPr>
        <w:t>khulaf</w:t>
      </w:r>
      <w:r w:rsidRPr="00512709">
        <w:rPr>
          <w:rFonts w:ascii="Times New Roman" w:hAnsi="Times New Roman" w:cs="Times New Roman"/>
          <w:i/>
          <w:iCs/>
          <w:sz w:val="20"/>
          <w:szCs w:val="20"/>
        </w:rPr>
        <w:t>ā</w:t>
      </w:r>
      <w:r w:rsidRPr="00512709">
        <w:rPr>
          <w:rFonts w:ascii="Times New Roman" w:hAnsi="Times New Roman" w:cs="Times New Roman"/>
          <w:i/>
          <w:iCs/>
          <w:color w:val="000000"/>
          <w:sz w:val="20"/>
          <w:szCs w:val="20"/>
        </w:rPr>
        <w:t>’</w:t>
      </w:r>
      <w:r w:rsidRPr="00512709">
        <w:rPr>
          <w:rFonts w:ascii="Times New Roman" w:hAnsi="Times New Roman" w:cs="Times New Roman"/>
          <w:color w:val="000000"/>
          <w:sz w:val="20"/>
          <w:szCs w:val="20"/>
        </w:rPr>
        <w:t>; heirs;</w:t>
      </w:r>
      <w:r w:rsidRPr="00512709">
        <w:rPr>
          <w:rFonts w:ascii="Times New Roman" w:hAnsi="Times New Roman" w:cs="Times New Roman"/>
          <w:i/>
          <w:iCs/>
          <w:color w:val="000000"/>
          <w:sz w:val="20"/>
          <w:szCs w:val="20"/>
        </w:rPr>
        <w:t xml:space="preserve"> </w:t>
      </w:r>
      <w:r w:rsidRPr="00512709">
        <w:rPr>
          <w:rFonts w:ascii="Times New Roman" w:hAnsi="Times New Roman" w:cs="Times New Roman"/>
          <w:color w:val="000000"/>
          <w:sz w:val="20"/>
          <w:szCs w:val="20"/>
        </w:rPr>
        <w:t xml:space="preserve">vicegerents) after the people of Noah” (see 7:69; 7:74; 10:14, 73; 27:62; 35:39). For more on Vicegerency, see 2:30; 6:165; 7:69, 74; 10:14, 73; 24:55; 27:62; 35:39, 38:26. In Islamic political terminology </w:t>
      </w:r>
      <w:r w:rsidRPr="00512709">
        <w:rPr>
          <w:rFonts w:ascii="Times New Roman" w:hAnsi="Times New Roman" w:cs="Times New Roman"/>
          <w:i/>
          <w:iCs/>
          <w:color w:val="000000"/>
          <w:sz w:val="20"/>
          <w:szCs w:val="20"/>
        </w:rPr>
        <w:t>khalīfa</w:t>
      </w:r>
      <w:r w:rsidRPr="00512709">
        <w:rPr>
          <w:rFonts w:ascii="Times New Roman" w:hAnsi="Times New Roman" w:cs="Times New Roman"/>
          <w:color w:val="000000"/>
          <w:sz w:val="20"/>
          <w:szCs w:val="20"/>
        </w:rPr>
        <w:t xml:space="preserve"> (pl. </w:t>
      </w:r>
      <w:r w:rsidRPr="00512709">
        <w:rPr>
          <w:rFonts w:ascii="Times New Roman" w:hAnsi="Times New Roman" w:cs="Times New Roman"/>
          <w:i/>
          <w:iCs/>
          <w:color w:val="000000"/>
          <w:sz w:val="20"/>
          <w:szCs w:val="20"/>
        </w:rPr>
        <w:t>khulafā</w:t>
      </w:r>
      <w:r w:rsidRPr="00512709">
        <w:rPr>
          <w:rFonts w:ascii="Times New Roman" w:hAnsi="Times New Roman" w:cs="Times New Roman"/>
          <w:color w:val="000000"/>
          <w:sz w:val="20"/>
          <w:szCs w:val="20"/>
        </w:rPr>
        <w:t xml:space="preserve"> ’) became the title of the universal head of the Islamic polity, anglicized as “caliph.” Abū Bakr al-Ṣiddīq, the Prophet’s first successor, was called</w:t>
      </w:r>
      <w:r w:rsidRPr="00512709">
        <w:rPr>
          <w:rFonts w:ascii="Times New Roman" w:hAnsi="Times New Roman" w:cs="Times New Roman"/>
          <w:i/>
          <w:iCs/>
          <w:color w:val="000000"/>
          <w:sz w:val="20"/>
          <w:szCs w:val="20"/>
        </w:rPr>
        <w:t xml:space="preserve"> khalīfat Rasūli-Llāh</w:t>
      </w:r>
      <w:r w:rsidRPr="00512709">
        <w:rPr>
          <w:rFonts w:ascii="Times New Roman" w:hAnsi="Times New Roman" w:cs="Times New Roman"/>
          <w:color w:val="000000"/>
          <w:sz w:val="20"/>
          <w:szCs w:val="20"/>
        </w:rPr>
        <w:t xml:space="preserve"> (the successor of God’s Messenger). The creedal reality of Vicegerency is reflected in the following verse, which is addressed to humanity in general: “He it is Who appointed you vicegerents upon the earth. So whoever disbelieves, his disbelief is to his own detriment. The disbelief of the disbelievers increases them in nothing but loss” (The Originator, 35:39). The word also refers to how new communities and generations succeed older ones on earth, especially when they have been destroyed because of their wrongdoing (7:74, 129; 10:13-14, 73). God also states: “Have you not considered that God made whatever is on the earth subservient to you” (The Pilgrimage, 22:65; 14:33; 31:20; 45:13). God promises the Muslims that, if they “believe and do good deeds,” God will make them “vicegerents upon the earth”: “God has promised those of you who believe and perform righteous deeds that He will surely make them vicegerents upon the earth just as He caused those before them to be vicegerents, and that He will establish for them their religion, which He has approved for them, and that He will surely change them from a state of fear to [one of] security. They will worship Me, not ascribing partners unto Me. And whoever disbelieves after that, it is they who are the iniquitous” (Light, 24:55). God’s appointing human beings as “vicegerents upon the earth” and His worldly provision for them are means by which He tests them in fulfilling the trust they hold with him and showing gratitude toward Him. God says: “We have indeed destroyed generations before you when they did wrong, and their Messengers brought them clear proofs, but they would not believe. Thus do We recompense the guilty people. Then We made you vicegerents upon the earth after them so that We might observe how you behave” (Jonah, 10:13-14).</w:t>
      </w:r>
      <w:r>
        <w:rPr>
          <w:rFonts w:ascii="Times New Roman" w:hAnsi="Times New Roman" w:cs="Times New Roman"/>
          <w:color w:val="000000"/>
          <w:sz w:val="20"/>
          <w:szCs w:val="20"/>
        </w:rPr>
        <w:t xml:space="preserve"> </w:t>
      </w:r>
      <w:r>
        <w:rPr>
          <w:rFonts w:ascii="Times New Roman" w:hAnsi="Times New Roman" w:cs="Times New Roman"/>
          <w:b/>
          <w:bCs/>
          <w:color w:val="000000"/>
          <w:sz w:val="20"/>
          <w:szCs w:val="20"/>
        </w:rPr>
        <w:t xml:space="preserve">(EXISTING FOOTNOTE) </w:t>
      </w:r>
    </w:p>
    <w:p w14:paraId="3532F960" w14:textId="7DCDA88B" w:rsidR="00B42723" w:rsidRPr="008323D7" w:rsidRDefault="000D4488" w:rsidP="00E616ED">
      <w:pPr>
        <w:pStyle w:val="ListParagraph"/>
        <w:numPr>
          <w:ilvl w:val="0"/>
          <w:numId w:val="72"/>
        </w:numPr>
      </w:pPr>
      <w:r w:rsidRPr="000D4488">
        <w:t>An additional aspect of the pertinence of studying basic Theology is that it makes our tradition meaningful and hopefully gives us access to it. Understanding basic Islamic Theology--especially under the aegis of the School of Verification-- gives us the foundational conceptions and vocabulary of traditional Islamic thought and their profound implications, which enables us to navigate the Intellectual universe of Science, Philosophy, Cosmology, and Metaphysics in all times and places. It provides us access to spiritual maturity and depth which enable us to root knowledge and engage critically in contemporary dialogues about modern thought, empirical science, and technology. Moreover, the material that we undertake to learn in this book provides us with the foundations of an ancient, proven, and benign worldview that helps untie the knots of our souls and awakens us to our momentous responsibilities of human Stewardship and Vicegerency (Khilāfa) on earth as well as the great harmony and infinite beauty that permeate the universe and our own innermost souls.</w:t>
      </w:r>
      <w:r>
        <w:t xml:space="preserve"> </w:t>
      </w:r>
      <w:r>
        <w:rPr>
          <w:b/>
          <w:bCs/>
        </w:rPr>
        <w:t xml:space="preserve">Volume 6 </w:t>
      </w:r>
    </w:p>
    <w:p w14:paraId="00EA0DCA" w14:textId="2E8765F8" w:rsidR="008323D7" w:rsidRPr="00365391" w:rsidRDefault="008323D7" w:rsidP="00E616ED">
      <w:pPr>
        <w:pStyle w:val="ListParagraph"/>
        <w:numPr>
          <w:ilvl w:val="0"/>
          <w:numId w:val="72"/>
        </w:numPr>
      </w:pPr>
      <w:r w:rsidRPr="008323D7">
        <w:t>The Prophet Muḥammad is, therefore, the pinnacle of Divine Stewardship (al-Khilāfa al-Ādamiyya). Thus, he takes care of the world in its entirety, since he is a “Mercy to all the worlds” (Qur’ān, 21:107). His being a Mercy to all worlds in the plural was only made fully palpable once he underwent his fullest manifestation in the Word of Outward Appearances (‘Ālam al-Ẓuhūr), which brought the full cycle of procession to its perfect fruition. For Mercy must descend through all the levels of Being, if it is to be sent to all the Worlds. Prior to the outward manifestation of the Prophet Muḥammad, each of God’s Prophets from Adam until Jesus Christ was a “place-holder” for the eventual arrival of the Prophet Muḥammad. Then, after the “veiling” of the Prophet’s outward form with his temporal passing, the Saints of God became the “place-holders,” since they serve as his heirs. Therefore, the Saints too partake in the reality of the Insān al-Kāmil, although the Prophet Muḥammad remains forever the most perfect (akmal) of all Perfect Men.</w:t>
      </w:r>
      <w:r>
        <w:t xml:space="preserve"> </w:t>
      </w:r>
      <w:r>
        <w:rPr>
          <w:b/>
          <w:bCs/>
        </w:rPr>
        <w:t xml:space="preserve">Volume </w:t>
      </w:r>
      <w:r w:rsidR="00365391">
        <w:rPr>
          <w:b/>
          <w:bCs/>
        </w:rPr>
        <w:t>7</w:t>
      </w:r>
    </w:p>
    <w:p w14:paraId="41D8248E" w14:textId="77777777" w:rsidR="00365391" w:rsidRPr="000D4488" w:rsidRDefault="00365391" w:rsidP="000B6DC8">
      <w:pPr>
        <w:ind w:left="360"/>
      </w:pPr>
    </w:p>
    <w:p w14:paraId="626AC032" w14:textId="77777777" w:rsidR="00FD1A33" w:rsidRDefault="00FD1A33" w:rsidP="00FD1A33">
      <w:pPr>
        <w:rPr>
          <w:rFonts w:eastAsiaTheme="minorHAnsi"/>
          <w:b/>
          <w:bCs/>
          <w:i/>
          <w:iCs/>
        </w:rPr>
      </w:pPr>
      <w:commentRangeStart w:id="209"/>
      <w:r w:rsidRPr="009E75D6">
        <w:rPr>
          <w:rFonts w:eastAsiaTheme="minorHAnsi"/>
          <w:b/>
          <w:bCs/>
          <w:i/>
          <w:iCs/>
        </w:rPr>
        <w:t>This World As Garden of the Animals</w:t>
      </w:r>
      <w:bookmarkEnd w:id="208"/>
      <w:commentRangeEnd w:id="209"/>
      <w:r w:rsidR="001C060B">
        <w:rPr>
          <w:rStyle w:val="CommentReference"/>
          <w:rFonts w:eastAsiaTheme="minorHAnsi"/>
          <w:b/>
          <w:bCs/>
          <w:i/>
          <w:iCs/>
          <w:sz w:val="24"/>
          <w:szCs w:val="24"/>
        </w:rPr>
        <w:commentReference w:id="209"/>
      </w:r>
    </w:p>
    <w:p w14:paraId="6D9A843F" w14:textId="5328DB8D" w:rsidR="00D10D89" w:rsidRPr="00D10D89" w:rsidRDefault="00D10D89" w:rsidP="00E616ED">
      <w:pPr>
        <w:pStyle w:val="ListParagraph"/>
        <w:numPr>
          <w:ilvl w:val="0"/>
          <w:numId w:val="75"/>
        </w:numPr>
        <w:rPr>
          <w:rFonts w:eastAsiaTheme="minorHAnsi"/>
        </w:rPr>
      </w:pPr>
      <w:r w:rsidRPr="00D10D89">
        <w:rPr>
          <w:rFonts w:eastAsiaTheme="minorHAnsi"/>
        </w:rPr>
        <w:t>Because we descend from Adam and Eve, who were created and married in the Garden, we are extraterrestrials. This world is not our Garden. This world is the Garden of the animals.</w:t>
      </w:r>
      <w:r>
        <w:rPr>
          <w:rFonts w:eastAsiaTheme="minorHAnsi"/>
        </w:rPr>
        <w:t xml:space="preserve"> </w:t>
      </w:r>
      <w:r>
        <w:rPr>
          <w:rFonts w:eastAsiaTheme="minorHAnsi"/>
          <w:b/>
          <w:bCs/>
        </w:rPr>
        <w:t>Volume 18</w:t>
      </w:r>
    </w:p>
    <w:p w14:paraId="4CC3E804" w14:textId="47B7057D" w:rsidR="00FD1A33" w:rsidRPr="00183A55" w:rsidRDefault="00BD50B3" w:rsidP="00E616ED">
      <w:pPr>
        <w:pStyle w:val="ListParagraph"/>
        <w:numPr>
          <w:ilvl w:val="0"/>
          <w:numId w:val="75"/>
        </w:numPr>
        <w:rPr>
          <w:rFonts w:eastAsiaTheme="minorHAnsi"/>
        </w:rPr>
      </w:pPr>
      <w:r w:rsidRPr="00BD50B3">
        <w:rPr>
          <w:rFonts w:eastAsiaTheme="minorHAnsi"/>
        </w:rPr>
        <w:t>The Greatest Fire is the Fire of the Hereafter; the Greatest Punishment is the punishment of the Hereafter. All worldly privations and punishments are nothing by comparison. As we have often noted, knowledge and anticipation of the Garden and the Fire are ingrained in our Primordial Human Natures (al-Fiṭra). In reality, they are instinctive and do not need to be taught or proven as if they were alien and strange. In fact, whenever we lose Heaven in this world, we will seek to create substitutes for it and try to find heaven on earth. But building heaven on earth is an impossible enterprise. This World will always “let us down,” if we seek to find the Garden in it. It was created as the Garden of the animals—not of Human Beings, where it is a perpetual testing ground in the best and the worst of circumstances. Whoever sets his heart on this World, it will eventually break or harden his heart, and, ultimately, everyone lets us down, and—if nothing else—they eventually die and leave us behind.</w:t>
      </w:r>
      <w:r>
        <w:rPr>
          <w:rFonts w:eastAsiaTheme="minorHAnsi"/>
        </w:rPr>
        <w:t xml:space="preserve"> </w:t>
      </w:r>
      <w:r>
        <w:rPr>
          <w:rFonts w:eastAsiaTheme="minorHAnsi"/>
          <w:b/>
          <w:bCs/>
        </w:rPr>
        <w:t xml:space="preserve">Volume </w:t>
      </w:r>
      <w:r w:rsidR="001C060B">
        <w:rPr>
          <w:rFonts w:eastAsiaTheme="minorHAnsi"/>
          <w:b/>
          <w:bCs/>
        </w:rPr>
        <w:t xml:space="preserve">18 Excerpts </w:t>
      </w:r>
    </w:p>
    <w:p w14:paraId="4BFDAED9" w14:textId="77777777" w:rsidR="00183A55" w:rsidRPr="00183A55" w:rsidRDefault="00183A55" w:rsidP="00183A55">
      <w:pPr>
        <w:rPr>
          <w:rFonts w:eastAsiaTheme="minorHAnsi"/>
        </w:rPr>
      </w:pPr>
    </w:p>
    <w:p w14:paraId="12A8C7E2" w14:textId="75A69CDC" w:rsidR="00FD1A33" w:rsidRPr="00B36EDF" w:rsidRDefault="00FD1A33" w:rsidP="00E616ED">
      <w:pPr>
        <w:pStyle w:val="Heading4"/>
        <w:numPr>
          <w:ilvl w:val="0"/>
          <w:numId w:val="7"/>
        </w:numPr>
        <w:rPr>
          <w:rFonts w:asciiTheme="majorBidi" w:eastAsiaTheme="minorHAnsi" w:hAnsiTheme="majorBidi"/>
          <w:b/>
          <w:bCs/>
          <w:color w:val="C00000"/>
          <w:sz w:val="28"/>
          <w:szCs w:val="28"/>
        </w:rPr>
      </w:pPr>
      <w:bookmarkStart w:id="210" w:name="_Toc188509439"/>
      <w:r>
        <w:rPr>
          <w:rFonts w:asciiTheme="majorBidi" w:eastAsiaTheme="minorHAnsi" w:hAnsiTheme="majorBidi"/>
          <w:b/>
          <w:bCs/>
          <w:color w:val="C00000"/>
          <w:sz w:val="28"/>
          <w:szCs w:val="28"/>
        </w:rPr>
        <w:t xml:space="preserve"> </w:t>
      </w:r>
      <w:r w:rsidRPr="00B36EDF">
        <w:rPr>
          <w:rFonts w:asciiTheme="majorBidi" w:eastAsiaTheme="minorHAnsi" w:hAnsiTheme="majorBidi"/>
          <w:b/>
          <w:bCs/>
          <w:color w:val="C00000"/>
          <w:sz w:val="28"/>
          <w:szCs w:val="28"/>
        </w:rPr>
        <w:t>Islam &amp; the Six Ultimate Objectives (al-Maq</w:t>
      </w:r>
      <w:r w:rsidRPr="00B36EDF">
        <w:rPr>
          <w:rFonts w:asciiTheme="majorBidi" w:hAnsiTheme="majorBidi"/>
          <w:b/>
          <w:bCs/>
          <w:color w:val="C00000"/>
          <w:sz w:val="28"/>
          <w:szCs w:val="28"/>
        </w:rPr>
        <w:t>āṣ</w:t>
      </w:r>
      <w:r w:rsidRPr="00B36EDF">
        <w:rPr>
          <w:rFonts w:asciiTheme="majorBidi" w:eastAsiaTheme="minorHAnsi" w:hAnsiTheme="majorBidi"/>
          <w:b/>
          <w:bCs/>
          <w:color w:val="C00000"/>
          <w:sz w:val="28"/>
          <w:szCs w:val="28"/>
        </w:rPr>
        <w:t>id al-Kubr</w:t>
      </w:r>
      <w:r w:rsidRPr="00B36EDF">
        <w:rPr>
          <w:rFonts w:asciiTheme="majorBidi" w:hAnsiTheme="majorBidi"/>
          <w:b/>
          <w:bCs/>
          <w:color w:val="C00000"/>
          <w:sz w:val="28"/>
          <w:szCs w:val="28"/>
        </w:rPr>
        <w:t>ā</w:t>
      </w:r>
      <w:r w:rsidRPr="00B36EDF">
        <w:rPr>
          <w:rFonts w:asciiTheme="majorBidi" w:eastAsiaTheme="minorHAnsi" w:hAnsiTheme="majorBidi"/>
          <w:b/>
          <w:bCs/>
          <w:color w:val="C00000"/>
          <w:sz w:val="28"/>
          <w:szCs w:val="28"/>
        </w:rPr>
        <w:t>)</w:t>
      </w:r>
      <w:r w:rsidR="00183A55">
        <w:rPr>
          <w:rFonts w:asciiTheme="majorBidi" w:eastAsiaTheme="minorHAnsi" w:hAnsiTheme="majorBidi"/>
          <w:b/>
          <w:bCs/>
          <w:color w:val="C00000"/>
          <w:sz w:val="28"/>
          <w:szCs w:val="28"/>
        </w:rPr>
        <w:t xml:space="preserve"> </w:t>
      </w:r>
    </w:p>
    <w:p w14:paraId="7008E830" w14:textId="77777777" w:rsidR="00FD1A33" w:rsidRDefault="00FD1A33" w:rsidP="00FD1A33">
      <w:pPr>
        <w:rPr>
          <w:rFonts w:eastAsiaTheme="minorHAnsi"/>
          <w:b/>
          <w:bCs/>
          <w:i/>
          <w:iCs/>
        </w:rPr>
      </w:pPr>
      <w:commentRangeStart w:id="211"/>
      <w:r w:rsidRPr="00B36EDF">
        <w:rPr>
          <w:rFonts w:eastAsiaTheme="minorHAnsi"/>
          <w:b/>
          <w:bCs/>
          <w:i/>
          <w:iCs/>
        </w:rPr>
        <w:t>The Six Ultimate Objectives &amp; the Basic Requirements of Civilization</w:t>
      </w:r>
      <w:bookmarkEnd w:id="210"/>
      <w:commentRangeEnd w:id="211"/>
      <w:r w:rsidR="00B87DED">
        <w:rPr>
          <w:rStyle w:val="CommentReference"/>
          <w:rFonts w:eastAsiaTheme="minorHAnsi"/>
          <w:b/>
          <w:bCs/>
          <w:i/>
          <w:iCs/>
          <w:sz w:val="24"/>
          <w:szCs w:val="24"/>
        </w:rPr>
        <w:commentReference w:id="211"/>
      </w:r>
    </w:p>
    <w:p w14:paraId="69A7DC0B" w14:textId="12B44BF5" w:rsidR="000757A9" w:rsidRPr="000757A9" w:rsidRDefault="00874B79" w:rsidP="00E616ED">
      <w:pPr>
        <w:pStyle w:val="ListParagraph"/>
        <w:numPr>
          <w:ilvl w:val="0"/>
          <w:numId w:val="76"/>
        </w:numPr>
        <w:rPr>
          <w:rFonts w:eastAsiaTheme="minorHAnsi"/>
        </w:rPr>
      </w:pPr>
      <w:r w:rsidRPr="00874B79">
        <w:rPr>
          <w:rFonts w:eastAsiaTheme="minorHAnsi"/>
        </w:rPr>
        <w:t>The ultimate objectives (Arabic: al-maqāṣid al-kubrā) of the Islamic Sharī‘a are the preservation of: 1) religion, 2) the Self, 3) the Intellect, 4) progeny and the family, 5) a just economy, and 6) honor. These six goals constitute positive ideals. But such Sharī‘a objectives were not formulated nor are they meant to be pursued in a vacuum—rather, they are turned into realities and buttressed by practical application of complementary Principles, Precepts, and applications that support and fulfill them. To speak of ideals in the abstract without delineating practical means for their achievement is empty and futile. Principles and Precepts constitute practical beginnings designed to lead to good ends. Ideals alone are ends—not means—and, in our world, they often become mere slogans. Without the right beginnings and sustained action, ideals can never be achieved.</w:t>
      </w:r>
      <w:r>
        <w:rPr>
          <w:rFonts w:eastAsiaTheme="minorHAnsi"/>
        </w:rPr>
        <w:t xml:space="preserve"> </w:t>
      </w:r>
      <w:r>
        <w:rPr>
          <w:rFonts w:eastAsiaTheme="minorHAnsi"/>
          <w:b/>
          <w:bCs/>
        </w:rPr>
        <w:t>VOLUME 1</w:t>
      </w:r>
    </w:p>
    <w:p w14:paraId="102A9C74" w14:textId="77777777" w:rsidR="00B87DED" w:rsidRPr="00B87DED" w:rsidRDefault="00B87DED" w:rsidP="00B87DED">
      <w:pPr>
        <w:rPr>
          <w:rFonts w:eastAsiaTheme="minorHAnsi"/>
        </w:rPr>
      </w:pPr>
    </w:p>
    <w:p w14:paraId="20C07765" w14:textId="77777777" w:rsidR="00FD1A33" w:rsidRDefault="00FD1A33" w:rsidP="00FD1A33">
      <w:pPr>
        <w:rPr>
          <w:rFonts w:eastAsiaTheme="minorHAnsi"/>
          <w:b/>
          <w:bCs/>
          <w:i/>
          <w:iCs/>
        </w:rPr>
      </w:pPr>
      <w:r w:rsidRPr="009E75D6">
        <w:rPr>
          <w:rFonts w:eastAsiaTheme="minorHAnsi"/>
          <w:b/>
          <w:bCs/>
          <w:i/>
          <w:iCs/>
        </w:rPr>
        <w:t>Maqasid al-Shari'a: Six Ultimate Goals of the Prophetic Dispensation</w:t>
      </w:r>
    </w:p>
    <w:p w14:paraId="147CE5AC" w14:textId="1179FBD3" w:rsidR="000757A9" w:rsidRPr="00407C85" w:rsidRDefault="000757A9" w:rsidP="00E616ED">
      <w:pPr>
        <w:pStyle w:val="ListParagraph"/>
        <w:numPr>
          <w:ilvl w:val="0"/>
          <w:numId w:val="76"/>
        </w:numPr>
        <w:rPr>
          <w:rFonts w:eastAsiaTheme="minorHAnsi"/>
        </w:rPr>
      </w:pPr>
      <w:r w:rsidRPr="000757A9">
        <w:rPr>
          <w:rFonts w:eastAsiaTheme="minorHAnsi"/>
        </w:rPr>
        <w:t>Ibn ‘Ashūr refers to the Ten Commandments as the basic universals of the Prophetic Law that God revealed unto Moses, embodying the fundamental rules by which human beings are meant to treat each other. He compares these ten universals to the six ultimate goals of Islamic Law: The preservation of sound religion (al-dīn), the self (al-nafs), the intellect (al-‘aql), progeny (al-nasl), wealth (al-māl), and honor (al-‘irḍ). These universals are the basic essentials required for the survival and prosperity of human societies in all times and places. Thus, they constitute the primary social pillars of human civilization and are permanent and unchanging in their nature.</w:t>
      </w:r>
      <w:r>
        <w:rPr>
          <w:rFonts w:eastAsiaTheme="minorHAnsi"/>
        </w:rPr>
        <w:t xml:space="preserve"> </w:t>
      </w:r>
      <w:r>
        <w:rPr>
          <w:rFonts w:eastAsiaTheme="minorHAnsi"/>
          <w:b/>
          <w:bCs/>
        </w:rPr>
        <w:t xml:space="preserve">(VOLUME 14) </w:t>
      </w:r>
    </w:p>
    <w:p w14:paraId="0CEB0524" w14:textId="77777777" w:rsidR="00407C85" w:rsidRPr="00407C85" w:rsidRDefault="00407C85" w:rsidP="00407C85">
      <w:pPr>
        <w:rPr>
          <w:rFonts w:eastAsiaTheme="minorHAnsi"/>
        </w:rPr>
      </w:pPr>
    </w:p>
    <w:p w14:paraId="5678BF9C" w14:textId="13D3856E" w:rsidR="00FD1A33" w:rsidRDefault="00FD1A33" w:rsidP="009E66E7">
      <w:pPr>
        <w:rPr>
          <w:rFonts w:eastAsiaTheme="minorHAnsi"/>
          <w:b/>
          <w:bCs/>
          <w:i/>
          <w:iCs/>
        </w:rPr>
      </w:pPr>
      <w:r w:rsidRPr="009E75D6">
        <w:rPr>
          <w:rFonts w:eastAsiaTheme="minorHAnsi"/>
          <w:b/>
          <w:bCs/>
          <w:i/>
          <w:iCs/>
        </w:rPr>
        <w:t>Maqasid al-Shari'a, Environmental Policy, &amp; the Pillars of Civilization</w:t>
      </w:r>
    </w:p>
    <w:p w14:paraId="6012B351" w14:textId="38F7ACB9" w:rsidR="00D80C8A" w:rsidRPr="00D80C8A" w:rsidRDefault="00D80C8A" w:rsidP="00E616ED">
      <w:pPr>
        <w:pStyle w:val="ListParagraph"/>
        <w:numPr>
          <w:ilvl w:val="0"/>
          <w:numId w:val="76"/>
        </w:numPr>
        <w:rPr>
          <w:rFonts w:eastAsiaTheme="minorHAnsi"/>
        </w:rPr>
      </w:pPr>
      <w:commentRangeStart w:id="212"/>
      <w:r w:rsidRPr="00D80C8A">
        <w:rPr>
          <w:rFonts w:eastAsiaTheme="minorHAnsi"/>
        </w:rPr>
        <w:t xml:space="preserve">According to Sharī‘a Dispensation, the institution of the Ḥimā—natural preserve or protected areas—is an essential part of land development and environmental policy. All unowned wildlands, wetlands, mountain areas, and so forth that were protected from settlement, cultivation, normal grazing, wood cutting, and similar uses but were reserved for the public good—often from ancient pre-Islamic times in the Arabian Penninsula—were known as Ḥimās or “protected areas” and “preserves.” Such carefully safeguarded regions were probably instruments of environmental protection even during the pre-Islamic period, and they were a prominent part of ancient Arabian tribal society. </w:t>
      </w:r>
    </w:p>
    <w:p w14:paraId="48761067" w14:textId="77777777" w:rsidR="00D80C8A" w:rsidRPr="00D80C8A" w:rsidRDefault="00D80C8A" w:rsidP="00E616ED">
      <w:pPr>
        <w:pStyle w:val="ListParagraph"/>
        <w:numPr>
          <w:ilvl w:val="0"/>
          <w:numId w:val="76"/>
        </w:numPr>
        <w:rPr>
          <w:rFonts w:eastAsiaTheme="minorHAnsi"/>
        </w:rPr>
      </w:pPr>
    </w:p>
    <w:p w14:paraId="7460216C" w14:textId="77777777" w:rsidR="00D80C8A" w:rsidRPr="00D80C8A" w:rsidRDefault="00D80C8A" w:rsidP="00E616ED">
      <w:pPr>
        <w:pStyle w:val="ListParagraph"/>
        <w:numPr>
          <w:ilvl w:val="0"/>
          <w:numId w:val="76"/>
        </w:numPr>
        <w:rPr>
          <w:rFonts w:eastAsiaTheme="minorHAnsi"/>
        </w:rPr>
      </w:pPr>
      <w:r w:rsidRPr="00D80C8A">
        <w:rPr>
          <w:rFonts w:eastAsiaTheme="minorHAnsi"/>
        </w:rPr>
        <w:t>The word al-Ḥimā and its cultural reality was time-honored in the past, and the word occurs—in a rigorously authenticated and well-known Ḥadīth in al-Bukhārī, Muslim, al-Tirmidhī, Abū Dāwūd, al-Nasā’ī, Ibn Mājah, al-Imām Aḥmad, al-Dārimī, in which the Prophet said: “Every king has a Ḥimā.” The full text reads:</w:t>
      </w:r>
    </w:p>
    <w:p w14:paraId="26EF1C8E" w14:textId="77777777" w:rsidR="00D80C8A" w:rsidRPr="00D80C8A" w:rsidRDefault="00D80C8A" w:rsidP="00E616ED">
      <w:pPr>
        <w:pStyle w:val="ListParagraph"/>
        <w:numPr>
          <w:ilvl w:val="0"/>
          <w:numId w:val="76"/>
        </w:numPr>
        <w:rPr>
          <w:rFonts w:eastAsiaTheme="minorHAnsi"/>
        </w:rPr>
      </w:pPr>
    </w:p>
    <w:p w14:paraId="3E2731DA" w14:textId="77777777" w:rsidR="00D80C8A" w:rsidRPr="00D80C8A" w:rsidRDefault="00D80C8A" w:rsidP="00E616ED">
      <w:pPr>
        <w:pStyle w:val="ListParagraph"/>
        <w:numPr>
          <w:ilvl w:val="0"/>
          <w:numId w:val="76"/>
        </w:numPr>
        <w:rPr>
          <w:rFonts w:eastAsiaTheme="minorHAnsi"/>
        </w:rPr>
      </w:pPr>
      <w:r w:rsidRPr="00D80C8A">
        <w:rPr>
          <w:rFonts w:eastAsiaTheme="minorHAnsi"/>
        </w:rPr>
        <w:t>What is licit (ḥalāl) is clear, and what is illicit (ḥarām) is clear. Between them, there are doubtful matters (mushabbahhāt or mushtabihāt in other authentic narrations), which are not known to many people. So, whoever is wary (ittaqā) of the doubtful matters (al-mushabahhāt or al-shubuhāt in other authentic narrations) shall be innocent (istabra’a) as regards his religion (li-dīnihi) and his honor (wa ‘irḍihi). But whoever falls into the doubtful matters is like a herdsman who grazes [his flock] around a Preserve (hawla al-Ḥimā). It is likely that he will fall into it [by accident] (yūshiku an yuwāqi‘ahu or, in other narrations, “he is likely to graze [yarta‘a] in it). And, indeed, every king, truly, has a Preserve (a-la wa inna li-kulli malikin Ḥiman). And, indeed, the Preserve of God (Ḥimā-’Llāhi fi arḍihi) are, truly, the things that He has forbidden (maḥārimuhu). And, indeed, in the body there is, truly, a piece of flesh (muḍgha), which if it is in good health (idhā ṣalaḥat), the whole body is in good health, and, if it is unhealthy [and corrupt] (idhā fasadat), the whole body is unhealthy [and corrupt]. Indeed, it is the heart.</w:t>
      </w:r>
    </w:p>
    <w:p w14:paraId="00B04FDE" w14:textId="77777777" w:rsidR="00D80C8A" w:rsidRPr="00D80C8A" w:rsidRDefault="00D80C8A" w:rsidP="00E616ED">
      <w:pPr>
        <w:pStyle w:val="ListParagraph"/>
        <w:numPr>
          <w:ilvl w:val="0"/>
          <w:numId w:val="76"/>
        </w:numPr>
        <w:rPr>
          <w:rFonts w:eastAsiaTheme="minorHAnsi"/>
        </w:rPr>
      </w:pPr>
    </w:p>
    <w:p w14:paraId="06F498B2" w14:textId="77777777" w:rsidR="00D80C8A" w:rsidRPr="00D80C8A" w:rsidRDefault="00D80C8A" w:rsidP="00E616ED">
      <w:pPr>
        <w:pStyle w:val="ListParagraph"/>
        <w:numPr>
          <w:ilvl w:val="0"/>
          <w:numId w:val="76"/>
        </w:numPr>
        <w:rPr>
          <w:rFonts w:eastAsiaTheme="minorHAnsi"/>
        </w:rPr>
      </w:pPr>
      <w:r w:rsidRPr="00D80C8A">
        <w:rPr>
          <w:rFonts w:eastAsiaTheme="minorHAnsi"/>
        </w:rPr>
        <w:t xml:space="preserve">Some of the Ḥimā domains of pre-Islamic Arabia existed perpetually over the millennia, although we do not know exactly how they were managed under customary Arabian tribal laws. </w:t>
      </w:r>
    </w:p>
    <w:p w14:paraId="70929C1C" w14:textId="77777777" w:rsidR="00D80C8A" w:rsidRPr="00D80C8A" w:rsidRDefault="00D80C8A" w:rsidP="00E616ED">
      <w:pPr>
        <w:pStyle w:val="ListParagraph"/>
        <w:numPr>
          <w:ilvl w:val="0"/>
          <w:numId w:val="76"/>
        </w:numPr>
        <w:rPr>
          <w:rFonts w:eastAsiaTheme="minorHAnsi"/>
        </w:rPr>
      </w:pPr>
    </w:p>
    <w:p w14:paraId="437BD366" w14:textId="77777777" w:rsidR="00D80C8A" w:rsidRPr="00D80C8A" w:rsidRDefault="00D80C8A" w:rsidP="00E616ED">
      <w:pPr>
        <w:pStyle w:val="ListParagraph"/>
        <w:numPr>
          <w:ilvl w:val="0"/>
          <w:numId w:val="76"/>
        </w:numPr>
        <w:rPr>
          <w:rFonts w:eastAsiaTheme="minorHAnsi"/>
        </w:rPr>
      </w:pPr>
      <w:r w:rsidRPr="00D80C8A">
        <w:rPr>
          <w:rFonts w:eastAsiaTheme="minorHAnsi"/>
        </w:rPr>
        <w:t xml:space="preserve">Al-Imām al-Shāfi‘ī held that whenever a nomadic Arabian tribe came into possession of new territory, the tribal chieftain would take his dog to the top of a hill or elevated area, and he would make his dog bark. All the land as far as the bark could be heard would be reserved as a Ḥimā for his exclusive use, while he would graze his herds outside the Ḥimā along with the other members of his tribe, whom he would exclude from his Ḥimā. The chieftain would reserve his Ḥimā for his weaker animals, while allowing others whom he chose the privilege of sharing the land with him. </w:t>
      </w:r>
    </w:p>
    <w:p w14:paraId="0069BD76" w14:textId="77777777" w:rsidR="00D80C8A" w:rsidRPr="00D80C8A" w:rsidRDefault="00D80C8A" w:rsidP="00E616ED">
      <w:pPr>
        <w:pStyle w:val="ListParagraph"/>
        <w:numPr>
          <w:ilvl w:val="0"/>
          <w:numId w:val="76"/>
        </w:numPr>
        <w:rPr>
          <w:rFonts w:eastAsiaTheme="minorHAnsi"/>
        </w:rPr>
      </w:pPr>
    </w:p>
    <w:p w14:paraId="7395FD54" w14:textId="77777777" w:rsidR="00D80C8A" w:rsidRPr="00D80C8A" w:rsidRDefault="00D80C8A" w:rsidP="00E616ED">
      <w:pPr>
        <w:pStyle w:val="ListParagraph"/>
        <w:numPr>
          <w:ilvl w:val="0"/>
          <w:numId w:val="76"/>
        </w:numPr>
        <w:rPr>
          <w:rFonts w:eastAsiaTheme="minorHAnsi"/>
        </w:rPr>
      </w:pPr>
      <w:r w:rsidRPr="00D80C8A">
        <w:rPr>
          <w:rFonts w:eastAsiaTheme="minorHAnsi"/>
        </w:rPr>
        <w:t xml:space="preserve">Although good tribal leaders would presumably have managed their Ḥimā lands to the benefit of all tribal members, the pre-Islamic institution of the Ḥimā gained a wide-spread reputation for being an instrument of oppression. But, in laying down the parameters of the divinely-revealed Sharī‘a, the Prophet consciously transformed the long-established Arabian custom of the Ḥimā into a benevolent institution with rules to safeguard its proper use for environmental conservation and the public good. He abolished the pre-Islamic practice of instituting private Ḥimās for the exclusive use of powerful persons, and he ordained that a Ḥimā could only be established for the public welfare—that is, “in the Path of God and His Messenger.” </w:t>
      </w:r>
    </w:p>
    <w:p w14:paraId="5C2478D3" w14:textId="77777777" w:rsidR="00D80C8A" w:rsidRPr="00D80C8A" w:rsidRDefault="00D80C8A" w:rsidP="00E616ED">
      <w:pPr>
        <w:pStyle w:val="ListParagraph"/>
        <w:numPr>
          <w:ilvl w:val="0"/>
          <w:numId w:val="76"/>
        </w:numPr>
        <w:rPr>
          <w:rFonts w:eastAsiaTheme="minorHAnsi"/>
        </w:rPr>
      </w:pPr>
    </w:p>
    <w:p w14:paraId="7E3C21B9" w14:textId="77777777" w:rsidR="00D80C8A" w:rsidRPr="00D80C8A" w:rsidRDefault="00D80C8A" w:rsidP="00E616ED">
      <w:pPr>
        <w:pStyle w:val="ListParagraph"/>
        <w:numPr>
          <w:ilvl w:val="0"/>
          <w:numId w:val="76"/>
        </w:numPr>
        <w:rPr>
          <w:rFonts w:eastAsiaTheme="minorHAnsi"/>
        </w:rPr>
      </w:pPr>
      <w:r w:rsidRPr="00D80C8A">
        <w:rPr>
          <w:rFonts w:eastAsiaTheme="minorHAnsi"/>
        </w:rPr>
        <w:t>Muslim and others narrate authentically that the Prophet established the Ḥimā of al-Naqī‘ near Medina for breeding and raising cavalry horses. He created a large Ḥimā outside of Medina, surrounding the city’s Ḥaram-zone or Sanctuary, while forbidding hunting within a radius of four miles (six and a half kilometers) and the destruction of trees and shrubs within a vicinity of twelve miles (nineteen and a third kilometers). The Rightly-Guided Caliphs instituted additional Ḥimā preserves for raising cavalry horses, breeding camels for charity, and providing livestock to feed the poor.</w:t>
      </w:r>
    </w:p>
    <w:p w14:paraId="63E6A5B3" w14:textId="77777777" w:rsidR="00D80C8A" w:rsidRPr="00D80C8A" w:rsidRDefault="00D80C8A" w:rsidP="00E616ED">
      <w:pPr>
        <w:pStyle w:val="ListParagraph"/>
        <w:numPr>
          <w:ilvl w:val="0"/>
          <w:numId w:val="76"/>
        </w:numPr>
        <w:rPr>
          <w:rFonts w:eastAsiaTheme="minorHAnsi"/>
        </w:rPr>
      </w:pPr>
    </w:p>
    <w:p w14:paraId="226FA8A8" w14:textId="77777777" w:rsidR="00D80C8A" w:rsidRPr="00D80C8A" w:rsidRDefault="00D80C8A" w:rsidP="00E616ED">
      <w:pPr>
        <w:pStyle w:val="ListParagraph"/>
        <w:numPr>
          <w:ilvl w:val="0"/>
          <w:numId w:val="76"/>
        </w:numPr>
        <w:rPr>
          <w:rFonts w:eastAsiaTheme="minorHAnsi"/>
        </w:rPr>
      </w:pPr>
      <w:r w:rsidRPr="00D80C8A">
        <w:rPr>
          <w:rFonts w:eastAsiaTheme="minorHAnsi"/>
        </w:rPr>
        <w:t>The Prophetic Dispensation ordained that Ḥimās were to be developed and managed in a manner that was not injurious to local people, stating that:</w:t>
      </w:r>
    </w:p>
    <w:p w14:paraId="30A60CB3" w14:textId="77777777" w:rsidR="00D80C8A" w:rsidRPr="00D80C8A" w:rsidRDefault="00D80C8A" w:rsidP="00E616ED">
      <w:pPr>
        <w:pStyle w:val="ListParagraph"/>
        <w:numPr>
          <w:ilvl w:val="0"/>
          <w:numId w:val="76"/>
        </w:numPr>
        <w:rPr>
          <w:rFonts w:eastAsiaTheme="minorHAnsi"/>
        </w:rPr>
      </w:pPr>
    </w:p>
    <w:p w14:paraId="6D41F66E" w14:textId="77777777" w:rsidR="00D80C8A" w:rsidRPr="00D80C8A" w:rsidRDefault="00D80C8A" w:rsidP="00E616ED">
      <w:pPr>
        <w:pStyle w:val="ListParagraph"/>
        <w:numPr>
          <w:ilvl w:val="0"/>
          <w:numId w:val="76"/>
        </w:numPr>
        <w:rPr>
          <w:rFonts w:eastAsiaTheme="minorHAnsi"/>
        </w:rPr>
      </w:pPr>
      <w:r w:rsidRPr="00D80C8A">
        <w:rPr>
          <w:rFonts w:eastAsiaTheme="minorHAnsi"/>
        </w:rPr>
        <w:t>Rulers may make Ḥimā Reserves only to the extent that they do not oppress or injure the Islamic community. For Ḥimās are allowed only for the [general] benefit that is realized through their preservation, and there is no benefit in what brings injury to the majority of the people.</w:t>
      </w:r>
    </w:p>
    <w:p w14:paraId="1697DE23" w14:textId="77777777" w:rsidR="00D80C8A" w:rsidRPr="00D80C8A" w:rsidRDefault="00D80C8A" w:rsidP="00E616ED">
      <w:pPr>
        <w:pStyle w:val="ListParagraph"/>
        <w:numPr>
          <w:ilvl w:val="0"/>
          <w:numId w:val="76"/>
        </w:numPr>
        <w:rPr>
          <w:rFonts w:eastAsiaTheme="minorHAnsi"/>
        </w:rPr>
      </w:pPr>
    </w:p>
    <w:p w14:paraId="5B31A813" w14:textId="77777777" w:rsidR="00D80C8A" w:rsidRPr="00D80C8A" w:rsidRDefault="00D80C8A" w:rsidP="00E616ED">
      <w:pPr>
        <w:pStyle w:val="ListParagraph"/>
        <w:numPr>
          <w:ilvl w:val="0"/>
          <w:numId w:val="76"/>
        </w:numPr>
        <w:rPr>
          <w:rFonts w:eastAsiaTheme="minorHAnsi"/>
        </w:rPr>
      </w:pPr>
      <w:r w:rsidRPr="00D80C8A">
        <w:rPr>
          <w:rFonts w:eastAsiaTheme="minorHAnsi"/>
        </w:rPr>
        <w:t>The second Rightly-Guided Caliph, ‘Umar ibn al-Khaṭṭāb famously instructed his servant Ḥunayy, who was the overseer of the large and important Ḥimā of al-Rabadha on the Pilgrimage route to Iraq about one hundred and twenty-five miles (two hundred kilometers) Northeast of Medina, to use the Preserve justly:</w:t>
      </w:r>
    </w:p>
    <w:p w14:paraId="1B09C60F" w14:textId="77777777" w:rsidR="00D80C8A" w:rsidRPr="00D80C8A" w:rsidRDefault="00D80C8A" w:rsidP="00E616ED">
      <w:pPr>
        <w:pStyle w:val="ListParagraph"/>
        <w:numPr>
          <w:ilvl w:val="0"/>
          <w:numId w:val="76"/>
        </w:numPr>
        <w:rPr>
          <w:rFonts w:eastAsiaTheme="minorHAnsi"/>
        </w:rPr>
      </w:pPr>
    </w:p>
    <w:p w14:paraId="60FFE92A" w14:textId="77777777" w:rsidR="00D80C8A" w:rsidRPr="00D80C8A" w:rsidRDefault="00D80C8A" w:rsidP="00E616ED">
      <w:pPr>
        <w:pStyle w:val="ListParagraph"/>
        <w:numPr>
          <w:ilvl w:val="0"/>
          <w:numId w:val="76"/>
        </w:numPr>
        <w:rPr>
          <w:rFonts w:eastAsiaTheme="minorHAnsi"/>
        </w:rPr>
      </w:pPr>
      <w:r w:rsidRPr="00D80C8A">
        <w:rPr>
          <w:rFonts w:eastAsiaTheme="minorHAnsi"/>
        </w:rPr>
        <w:t>Take care, Ḥunayy! Lower your wing over the people! Beware the supplication of the oppressed person, for it will surely be answered. Let those enter who depend on their camels and sheep for their livlinhood, and turn away the livestock of [the wealthy such as] [‘Abd-al-Raḥmān] ibn ‘Awf and [‘Uthmān] ibn ‘Affān, for, if their livestock should perish, they will fall back on their [many] palm trees and cultivated fields. But the needy [person], if his livestock should perish, will come to me [as the Caliph] crying out: “Commander of the Believers! [Provide for me!]” It is easier for me to provide them with pasture than to spend on them gold or silver. Indeed, [the land] is their land, for which they fought during the Age of Ignorance and which they still held when they entered Islam.</w:t>
      </w:r>
    </w:p>
    <w:p w14:paraId="54A0E78B" w14:textId="77777777" w:rsidR="00D80C8A" w:rsidRPr="00D80C8A" w:rsidRDefault="00D80C8A" w:rsidP="00E616ED">
      <w:pPr>
        <w:pStyle w:val="ListParagraph"/>
        <w:numPr>
          <w:ilvl w:val="0"/>
          <w:numId w:val="76"/>
        </w:numPr>
        <w:rPr>
          <w:rFonts w:eastAsiaTheme="minorHAnsi"/>
        </w:rPr>
      </w:pPr>
      <w:r w:rsidRPr="00D80C8A">
        <w:rPr>
          <w:rFonts w:eastAsiaTheme="minorHAnsi"/>
        </w:rPr>
        <w:t xml:space="preserve"> </w:t>
      </w:r>
    </w:p>
    <w:p w14:paraId="3BDF9FEE" w14:textId="77777777" w:rsidR="00D80C8A" w:rsidRPr="00D80C8A" w:rsidRDefault="00D80C8A" w:rsidP="00E616ED">
      <w:pPr>
        <w:pStyle w:val="ListParagraph"/>
        <w:numPr>
          <w:ilvl w:val="0"/>
          <w:numId w:val="76"/>
        </w:numPr>
        <w:rPr>
          <w:rFonts w:eastAsiaTheme="minorHAnsi"/>
        </w:rPr>
      </w:pPr>
      <w:r w:rsidRPr="00D80C8A">
        <w:rPr>
          <w:rFonts w:eastAsiaTheme="minorHAnsi"/>
        </w:rPr>
        <w:t>The Caliph ‘Umar also asserted emphatically:</w:t>
      </w:r>
    </w:p>
    <w:p w14:paraId="0D073E89" w14:textId="77777777" w:rsidR="00D80C8A" w:rsidRPr="00D80C8A" w:rsidRDefault="00D80C8A" w:rsidP="00E616ED">
      <w:pPr>
        <w:pStyle w:val="ListParagraph"/>
        <w:numPr>
          <w:ilvl w:val="0"/>
          <w:numId w:val="76"/>
        </w:numPr>
        <w:rPr>
          <w:rFonts w:eastAsiaTheme="minorHAnsi"/>
        </w:rPr>
      </w:pPr>
    </w:p>
    <w:p w14:paraId="69F6D5C6" w14:textId="77777777" w:rsidR="00D80C8A" w:rsidRPr="00D80C8A" w:rsidRDefault="00D80C8A" w:rsidP="00E616ED">
      <w:pPr>
        <w:pStyle w:val="ListParagraph"/>
        <w:numPr>
          <w:ilvl w:val="0"/>
          <w:numId w:val="76"/>
        </w:numPr>
        <w:rPr>
          <w:rFonts w:eastAsiaTheme="minorHAnsi"/>
        </w:rPr>
      </w:pPr>
      <w:r w:rsidRPr="00D80C8A">
        <w:rPr>
          <w:rFonts w:eastAsiaTheme="minorHAnsi"/>
        </w:rPr>
        <w:t>All property belongs to God, and all created beings are the servants of God. By God, if [any piece of land] were not being used in the Path of God, I would not have set aside a single hand’s span of land as a Ḥimā Preserve.</w:t>
      </w:r>
    </w:p>
    <w:p w14:paraId="3D73FC20" w14:textId="77777777" w:rsidR="00D80C8A" w:rsidRPr="00D80C8A" w:rsidRDefault="00D80C8A" w:rsidP="00E616ED">
      <w:pPr>
        <w:pStyle w:val="ListParagraph"/>
        <w:numPr>
          <w:ilvl w:val="0"/>
          <w:numId w:val="76"/>
        </w:numPr>
        <w:rPr>
          <w:rFonts w:eastAsiaTheme="minorHAnsi"/>
        </w:rPr>
      </w:pPr>
    </w:p>
    <w:p w14:paraId="259C2062" w14:textId="77777777" w:rsidR="00D80C8A" w:rsidRPr="00D80C8A" w:rsidRDefault="00D80C8A" w:rsidP="00E616ED">
      <w:pPr>
        <w:pStyle w:val="ListParagraph"/>
        <w:numPr>
          <w:ilvl w:val="0"/>
          <w:numId w:val="76"/>
        </w:numPr>
        <w:rPr>
          <w:rFonts w:eastAsiaTheme="minorHAnsi"/>
        </w:rPr>
      </w:pPr>
      <w:r w:rsidRPr="00D80C8A">
        <w:rPr>
          <w:rFonts w:eastAsiaTheme="minorHAnsi"/>
        </w:rPr>
        <w:t>In Islam, the tradition of Ḥimā Reserves became an important part of environmental preservation and the protection of the general interests of the people—especially local communities, herdsmen, and cultivators. Generally speaking, Ḥimā regulations were highly flexible, and some famous Muslim jurists held that they only needed to meet four criteria, each of which was derived from the practices of the Prophet and the first Caliphs, and they need meet no other qualifications:</w:t>
      </w:r>
    </w:p>
    <w:p w14:paraId="71931163" w14:textId="77777777" w:rsidR="00D80C8A" w:rsidRPr="00D80C8A" w:rsidRDefault="00D80C8A" w:rsidP="00E616ED">
      <w:pPr>
        <w:pStyle w:val="ListParagraph"/>
        <w:numPr>
          <w:ilvl w:val="0"/>
          <w:numId w:val="76"/>
        </w:numPr>
        <w:rPr>
          <w:rFonts w:eastAsiaTheme="minorHAnsi"/>
        </w:rPr>
      </w:pPr>
    </w:p>
    <w:p w14:paraId="320EEF3D" w14:textId="77777777" w:rsidR="00D80C8A" w:rsidRPr="00D80C8A" w:rsidRDefault="00D80C8A" w:rsidP="00E616ED">
      <w:pPr>
        <w:pStyle w:val="ListParagraph"/>
        <w:numPr>
          <w:ilvl w:val="0"/>
          <w:numId w:val="76"/>
        </w:numPr>
        <w:rPr>
          <w:rFonts w:eastAsiaTheme="minorHAnsi"/>
        </w:rPr>
      </w:pPr>
      <w:r w:rsidRPr="00D80C8A">
        <w:rPr>
          <w:rFonts w:eastAsiaTheme="minorHAnsi"/>
        </w:rPr>
        <w:tab/>
        <w:t>•</w:t>
      </w:r>
      <w:r w:rsidRPr="00D80C8A">
        <w:rPr>
          <w:rFonts w:eastAsiaTheme="minorHAnsi"/>
        </w:rPr>
        <w:tab/>
        <w:t>They needed to be established by legitimate Islamic governing authority.</w:t>
      </w:r>
    </w:p>
    <w:p w14:paraId="01FCBCC6" w14:textId="77777777" w:rsidR="00D80C8A" w:rsidRPr="00D80C8A" w:rsidRDefault="00D80C8A" w:rsidP="00E616ED">
      <w:pPr>
        <w:pStyle w:val="ListParagraph"/>
        <w:numPr>
          <w:ilvl w:val="0"/>
          <w:numId w:val="76"/>
        </w:numPr>
        <w:rPr>
          <w:rFonts w:eastAsiaTheme="minorHAnsi"/>
        </w:rPr>
      </w:pPr>
      <w:r w:rsidRPr="00D80C8A">
        <w:rPr>
          <w:rFonts w:eastAsiaTheme="minorHAnsi"/>
        </w:rPr>
        <w:tab/>
        <w:t>•</w:t>
      </w:r>
      <w:r w:rsidRPr="00D80C8A">
        <w:rPr>
          <w:rFonts w:eastAsiaTheme="minorHAnsi"/>
        </w:rPr>
        <w:tab/>
        <w:t>They must be established for purposes pertaining to the public good—that is, in the Path of God.</w:t>
      </w:r>
    </w:p>
    <w:p w14:paraId="57E2A197" w14:textId="77777777" w:rsidR="00D80C8A" w:rsidRPr="00D80C8A" w:rsidRDefault="00D80C8A" w:rsidP="00E616ED">
      <w:pPr>
        <w:pStyle w:val="ListParagraph"/>
        <w:numPr>
          <w:ilvl w:val="0"/>
          <w:numId w:val="76"/>
        </w:numPr>
        <w:rPr>
          <w:rFonts w:eastAsiaTheme="minorHAnsi"/>
        </w:rPr>
      </w:pPr>
      <w:r w:rsidRPr="00D80C8A">
        <w:rPr>
          <w:rFonts w:eastAsiaTheme="minorHAnsi"/>
        </w:rPr>
        <w:tab/>
        <w:t>•</w:t>
      </w:r>
      <w:r w:rsidRPr="00D80C8A">
        <w:rPr>
          <w:rFonts w:eastAsiaTheme="minorHAnsi"/>
        </w:rPr>
        <w:tab/>
        <w:t>They must be designed so as not to cause undue hardship to local populations, meaning that no Ḥimā lands should deprive them of their indispensable resources needed for subsistence.</w:t>
      </w:r>
    </w:p>
    <w:p w14:paraId="2C5DF766" w14:textId="77777777" w:rsidR="00D80C8A" w:rsidRPr="00D80C8A" w:rsidRDefault="00D80C8A" w:rsidP="00E616ED">
      <w:pPr>
        <w:pStyle w:val="ListParagraph"/>
        <w:numPr>
          <w:ilvl w:val="0"/>
          <w:numId w:val="76"/>
        </w:numPr>
        <w:rPr>
          <w:rFonts w:eastAsiaTheme="minorHAnsi"/>
        </w:rPr>
      </w:pPr>
      <w:r w:rsidRPr="00D80C8A">
        <w:rPr>
          <w:rFonts w:eastAsiaTheme="minorHAnsi"/>
        </w:rPr>
        <w:tab/>
        <w:t>•</w:t>
      </w:r>
      <w:r w:rsidRPr="00D80C8A">
        <w:rPr>
          <w:rFonts w:eastAsiaTheme="minorHAnsi"/>
        </w:rPr>
        <w:tab/>
        <w:t>The tangible benefits of the Ḥimā lands must outweigh the detriments that they cause.</w:t>
      </w:r>
    </w:p>
    <w:p w14:paraId="2BE8D0DC" w14:textId="77777777" w:rsidR="00D80C8A" w:rsidRPr="00D80C8A" w:rsidRDefault="00D80C8A" w:rsidP="00E616ED">
      <w:pPr>
        <w:pStyle w:val="ListParagraph"/>
        <w:numPr>
          <w:ilvl w:val="0"/>
          <w:numId w:val="76"/>
        </w:numPr>
        <w:rPr>
          <w:rFonts w:eastAsiaTheme="minorHAnsi"/>
        </w:rPr>
      </w:pPr>
    </w:p>
    <w:p w14:paraId="1DA1425E" w14:textId="77777777" w:rsidR="00D80C8A" w:rsidRPr="00D80C8A" w:rsidRDefault="00D80C8A" w:rsidP="00E616ED">
      <w:pPr>
        <w:pStyle w:val="ListParagraph"/>
        <w:numPr>
          <w:ilvl w:val="0"/>
          <w:numId w:val="76"/>
        </w:numPr>
        <w:rPr>
          <w:rFonts w:eastAsiaTheme="minorHAnsi"/>
        </w:rPr>
      </w:pPr>
      <w:r w:rsidRPr="00D80C8A">
        <w:rPr>
          <w:rFonts w:eastAsiaTheme="minorHAnsi"/>
        </w:rPr>
        <w:t xml:space="preserve">Ḥimā lands should not be confused or equated with the phenomenon of natural parks or large game preserves that we are familiar with today in many nation-states. Nor were they in any way identical to the large hunting reserves of Europe’s feudal aristocracy. As we will see, some Ḥimās did serve a similar purpose of protected endangered species of flora and fauna and allowing wildlife to flourish, but one of the main purposes of the standard Ḥimā—as can be seen in the above citations—was that they serve as public grazing lands and farming areas for the poor and those who were in need of them. </w:t>
      </w:r>
    </w:p>
    <w:p w14:paraId="4E7BDDB3" w14:textId="77777777" w:rsidR="00D80C8A" w:rsidRPr="00D80C8A" w:rsidRDefault="00D80C8A" w:rsidP="00E616ED">
      <w:pPr>
        <w:pStyle w:val="ListParagraph"/>
        <w:numPr>
          <w:ilvl w:val="0"/>
          <w:numId w:val="76"/>
        </w:numPr>
        <w:rPr>
          <w:rFonts w:eastAsiaTheme="minorHAnsi"/>
        </w:rPr>
      </w:pPr>
    </w:p>
    <w:p w14:paraId="00F4F5CC" w14:textId="77777777" w:rsidR="00D80C8A" w:rsidRPr="00D80C8A" w:rsidRDefault="00D80C8A" w:rsidP="00E616ED">
      <w:pPr>
        <w:pStyle w:val="ListParagraph"/>
        <w:numPr>
          <w:ilvl w:val="0"/>
          <w:numId w:val="76"/>
        </w:numPr>
        <w:rPr>
          <w:rFonts w:eastAsiaTheme="minorHAnsi"/>
        </w:rPr>
      </w:pPr>
      <w:r w:rsidRPr="00D80C8A">
        <w:rPr>
          <w:rFonts w:eastAsiaTheme="minorHAnsi"/>
        </w:rPr>
        <w:t>As a rule, the animals grazed on Ḥimā lands were horses and cattle, instead of sheep and goats. Historically, the sizes of Islamic Ḥimā Preserves varied greatly from those that were relatively small containing only a few dozen acres to very large and well-endowed Reserves like the Ḥimā of al-Rabadha, mentioned above, that were made up of thousands of acres and could support as many as forty thousand head of cattle and had ample additional resources. Many of the ancient Ḥimās of the Arabian Peninsula, provided for the best managed and most carefully conserved rangelands in all of Arabia, which had been properly grazed since the earliest Islamic times and have the distinction of being among the most long-standing examples known of good rangeland conservation.</w:t>
      </w:r>
    </w:p>
    <w:p w14:paraId="50863773" w14:textId="77777777" w:rsidR="00D80C8A" w:rsidRPr="00D80C8A" w:rsidRDefault="00D80C8A" w:rsidP="00E616ED">
      <w:pPr>
        <w:pStyle w:val="ListParagraph"/>
        <w:numPr>
          <w:ilvl w:val="0"/>
          <w:numId w:val="76"/>
        </w:numPr>
        <w:rPr>
          <w:rFonts w:eastAsiaTheme="minorHAnsi"/>
        </w:rPr>
      </w:pPr>
    </w:p>
    <w:p w14:paraId="480A144A" w14:textId="77777777" w:rsidR="00D80C8A" w:rsidRPr="00D80C8A" w:rsidRDefault="00D80C8A" w:rsidP="00E616ED">
      <w:pPr>
        <w:pStyle w:val="ListParagraph"/>
        <w:numPr>
          <w:ilvl w:val="0"/>
          <w:numId w:val="76"/>
        </w:numPr>
        <w:rPr>
          <w:rFonts w:eastAsiaTheme="minorHAnsi"/>
        </w:rPr>
      </w:pPr>
      <w:r w:rsidRPr="00D80C8A">
        <w:rPr>
          <w:rFonts w:eastAsiaTheme="minorHAnsi"/>
        </w:rPr>
        <w:t xml:space="preserve">Traditionally, management of Ḥimā Reserves was highly adaptive to the needs of the local people as well as the natural resources and features of the land. In some Ḥimās, grazing was not allowed, but grass and fodder could be cut by hand at designated times and places during years of drought. Others were protected woodlands and forests, in which the harvesting of trees was either prohibited or carefully regulated. Still other Ḥimās managed rangelands, in which grazing and the cutting of grass and fodder was allowed on a seasonal basis, after the pastures had grown out, flowered, and seeded. Sometimes grazing was restricted to particular types of horses—such as those for the cavalry—and distinctive breeds of cattle such as milk cows or within which a limited number of livestock animals were allowed to graze for a specific period during times of drought. Some Ḥimās were dedicated to the production of honey, and—in those cases—grazing and usage was carefully controlled and often prohibited in certain seasons or complete disallowed. There were also Preserves that were allocated to the conservation of particular types of animals such as the ibex. </w:t>
      </w:r>
    </w:p>
    <w:p w14:paraId="45B93433" w14:textId="77777777" w:rsidR="00D80C8A" w:rsidRPr="00D80C8A" w:rsidRDefault="00D80C8A" w:rsidP="00E616ED">
      <w:pPr>
        <w:pStyle w:val="ListParagraph"/>
        <w:numPr>
          <w:ilvl w:val="0"/>
          <w:numId w:val="76"/>
        </w:numPr>
        <w:rPr>
          <w:rFonts w:eastAsiaTheme="minorHAnsi"/>
        </w:rPr>
      </w:pPr>
    </w:p>
    <w:p w14:paraId="6D144FC8" w14:textId="77777777" w:rsidR="00D80C8A" w:rsidRPr="00D80C8A" w:rsidRDefault="00D80C8A" w:rsidP="00E616ED">
      <w:pPr>
        <w:pStyle w:val="ListParagraph"/>
        <w:numPr>
          <w:ilvl w:val="0"/>
          <w:numId w:val="76"/>
        </w:numPr>
        <w:rPr>
          <w:rFonts w:eastAsiaTheme="minorHAnsi"/>
        </w:rPr>
      </w:pPr>
      <w:r w:rsidRPr="00D80C8A">
        <w:rPr>
          <w:rFonts w:eastAsiaTheme="minorHAnsi"/>
        </w:rPr>
        <w:t>Because Ḥimās could be established for any purpose that pertains directly to public needs and the common good, they were generally managed either for conservation or sustainable production, although historically most Ḥimā lands combined both purposes. From the days of the rise of Islam more than fourteen hundred years ago, the institution of the Ḥimā as reformed and regulated by the Sharī‘a has proven itself to be ecologically sustainable and balanced. Moreover, they showed themselves to be culturally and socially acceptable to the people, who carried the cost of implementing them, since they were known to be economically viable, while providing great yields and tangible benefits as well as collective security in the face of drought and hardship. By allocating tangible benefits to particular people who benefited directly from such conservation efforts, the Islamic institution of the Ḥimā provided—over the generations—the needed incentive for local communities to invest in the maintenance of their own natural resources and to protect them from abuse and misuse.</w:t>
      </w:r>
    </w:p>
    <w:p w14:paraId="3F45A1E5" w14:textId="77777777" w:rsidR="00D80C8A" w:rsidRPr="00D80C8A" w:rsidRDefault="00D80C8A" w:rsidP="00E616ED">
      <w:pPr>
        <w:pStyle w:val="ListParagraph"/>
        <w:numPr>
          <w:ilvl w:val="0"/>
          <w:numId w:val="76"/>
        </w:numPr>
        <w:rPr>
          <w:rFonts w:eastAsiaTheme="minorHAnsi"/>
        </w:rPr>
      </w:pPr>
    </w:p>
    <w:p w14:paraId="6D6099CB" w14:textId="77777777" w:rsidR="00D80C8A" w:rsidRPr="00D80C8A" w:rsidRDefault="00D80C8A" w:rsidP="00E616ED">
      <w:pPr>
        <w:pStyle w:val="ListParagraph"/>
        <w:numPr>
          <w:ilvl w:val="0"/>
          <w:numId w:val="76"/>
        </w:numPr>
        <w:rPr>
          <w:rFonts w:eastAsiaTheme="minorHAnsi"/>
        </w:rPr>
      </w:pPr>
      <w:r w:rsidRPr="00D80C8A">
        <w:rPr>
          <w:rFonts w:eastAsiaTheme="minorHAnsi"/>
        </w:rPr>
        <w:t xml:space="preserve">Consistently with the principle decentralization so central to the Sharī‘a Way of Life, most Ḥimā lands were locally managed, and such administrative superintendence was a matter of individual and community participation, generally on the basis of consensus. Given the egalitarian and self-governing nature of the Ḥimās, local communities general had a meaningful role and a respected voice in decisions related to the Ḥimā. Moreover, the pragmatic flexibility of the Ḥimā system provided crucial cultural precedents for managing and protecting other public resources over which private persons enjoyed rights of ownership and usufructuary rights, including those of grazing. This dimension was especially important in those regions where most lands were given over to communal grazing, but where there was little private property and few designated landholdings. </w:t>
      </w:r>
    </w:p>
    <w:p w14:paraId="2DF8E527" w14:textId="77777777" w:rsidR="00D80C8A" w:rsidRPr="00D80C8A" w:rsidRDefault="00D80C8A" w:rsidP="00E616ED">
      <w:pPr>
        <w:pStyle w:val="ListParagraph"/>
        <w:numPr>
          <w:ilvl w:val="0"/>
          <w:numId w:val="76"/>
        </w:numPr>
        <w:rPr>
          <w:rFonts w:eastAsiaTheme="minorHAnsi"/>
        </w:rPr>
      </w:pPr>
    </w:p>
    <w:p w14:paraId="684B3D3B" w14:textId="2CDB122F" w:rsidR="00D80C8A" w:rsidRPr="00D80C8A" w:rsidRDefault="00D80C8A" w:rsidP="00E616ED">
      <w:pPr>
        <w:pStyle w:val="ListParagraph"/>
        <w:numPr>
          <w:ilvl w:val="0"/>
          <w:numId w:val="76"/>
        </w:numPr>
        <w:rPr>
          <w:rFonts w:eastAsiaTheme="minorHAnsi"/>
        </w:rPr>
      </w:pPr>
      <w:r w:rsidRPr="00D80C8A">
        <w:rPr>
          <w:rFonts w:eastAsiaTheme="minorHAnsi"/>
        </w:rPr>
        <w:t xml:space="preserve">The traditional Islamic Ḥimās helped preserve biological diversity. Many of them were located in areas of high species diversity and supported important biological habitats such as juniper, wild olives, buckthorns, and other woodlands. They served as sanctuaries for indigenous plants and animals that had been displaced elsewhere. At the same time, they served as natural seed banks that could rehabilitate surrounding rangelands. Although the modern Muslim World—in turning its back on its faith Tradition and living in ignorance of its past—has largely failed to preserve its Ḥimās, they clearly need to be revived for their tremendous ecological value. Indeed, bring the Ḥimā system back to life in the Muslim World is a societal obligation (farḍ kifāya) of the highest order. Strategically placed Ḥimās should be instated for saltmarshes, mangrove thickets, freshwater wetlands, mountain refuges, woodlands, forests, and jungles, fresh and salt water islands, coral reefs, seagrass beds, unforested grasslands, and other areas, especially for the purposes of restoring and conserving viable populations of endangered “keystone” species of flora and fauna. All attempts to revive the Islamic Ḥimā should also bear in mind that, in the Islamic tradition, the best and most enduring Ḥimās have been those that were planned and managed by local communities—and not central governments. As stakeholders in their Ḥimās, beneficiaries of them, and dependents on them, these local supporters had personal and family interests in generating the tangible benefits of their Ḥimās and became communally accountable for maintaining and developing their biological resources.  </w:t>
      </w:r>
    </w:p>
    <w:p w14:paraId="2978DD1F" w14:textId="77777777" w:rsidR="00D80C8A" w:rsidRPr="00D80C8A" w:rsidRDefault="00D80C8A" w:rsidP="00E616ED">
      <w:pPr>
        <w:pStyle w:val="ListParagraph"/>
        <w:numPr>
          <w:ilvl w:val="0"/>
          <w:numId w:val="76"/>
        </w:numPr>
        <w:rPr>
          <w:rFonts w:eastAsiaTheme="minorHAnsi"/>
        </w:rPr>
      </w:pPr>
    </w:p>
    <w:p w14:paraId="1CC7BC31" w14:textId="77777777" w:rsidR="00D80C8A" w:rsidRPr="00D80C8A" w:rsidRDefault="00D80C8A" w:rsidP="00E616ED">
      <w:pPr>
        <w:pStyle w:val="ListParagraph"/>
        <w:numPr>
          <w:ilvl w:val="0"/>
          <w:numId w:val="76"/>
        </w:numPr>
        <w:rPr>
          <w:rFonts w:eastAsiaTheme="minorHAnsi"/>
        </w:rPr>
      </w:pPr>
      <w:r w:rsidRPr="00D80C8A">
        <w:rPr>
          <w:rFonts w:eastAsiaTheme="minorHAnsi"/>
        </w:rPr>
        <w:t>Protection of Renewable &amp; Non-Renewable Resources</w:t>
      </w:r>
    </w:p>
    <w:p w14:paraId="358B53AE" w14:textId="77777777" w:rsidR="00D80C8A" w:rsidRPr="00D80C8A" w:rsidRDefault="00D80C8A" w:rsidP="00E616ED">
      <w:pPr>
        <w:pStyle w:val="ListParagraph"/>
        <w:numPr>
          <w:ilvl w:val="0"/>
          <w:numId w:val="76"/>
        </w:numPr>
        <w:rPr>
          <w:rFonts w:eastAsiaTheme="minorHAnsi"/>
        </w:rPr>
      </w:pPr>
      <w:r w:rsidRPr="00D80C8A">
        <w:rPr>
          <w:rFonts w:eastAsiaTheme="minorHAnsi"/>
        </w:rPr>
        <w:t>In the light of the Sharī‘a’s Prophetic Code, all natural resources—renewable and non-renewable—shall be used efficiently but also frugally. Waster and pollution must be prevented or reduced in so far as possible, and it, when it does occur, it must be cleaned up. In Islamic water, land, animal, and environmental law, these broad objectives have been translated into specific policies and regulations. Essential constituents of the environment such as water, rangeland, and fire—which includes firewood, other types of fuel, and other sources of energy—in addition to woodlands, wildlife, and fish cannot be owned in their natural state. Rather, they must be held in common by all members of society.</w:t>
      </w:r>
    </w:p>
    <w:p w14:paraId="3D1616AC" w14:textId="77777777" w:rsidR="00D80C8A" w:rsidRPr="00D80C8A" w:rsidRDefault="00D80C8A" w:rsidP="00E616ED">
      <w:pPr>
        <w:pStyle w:val="ListParagraph"/>
        <w:numPr>
          <w:ilvl w:val="0"/>
          <w:numId w:val="76"/>
        </w:numPr>
        <w:rPr>
          <w:rFonts w:eastAsiaTheme="minorHAnsi"/>
        </w:rPr>
      </w:pPr>
    </w:p>
    <w:p w14:paraId="1370A3DF" w14:textId="77777777" w:rsidR="00D80C8A" w:rsidRPr="00D80C8A" w:rsidRDefault="00D80C8A" w:rsidP="00E616ED">
      <w:pPr>
        <w:pStyle w:val="ListParagraph"/>
        <w:numPr>
          <w:ilvl w:val="0"/>
          <w:numId w:val="76"/>
        </w:numPr>
        <w:rPr>
          <w:rFonts w:eastAsiaTheme="minorHAnsi"/>
        </w:rPr>
      </w:pPr>
      <w:r w:rsidRPr="00D80C8A">
        <w:rPr>
          <w:rFonts w:eastAsiaTheme="minorHAnsi"/>
        </w:rPr>
        <w:t>When Muslim jurists began to work out the fabric of Islamic environmental law, the resources just referred to that were required for grazing, forestry, hunting, and fishing were not generally scarce. Wildlife was so abundant—as a rule—that entire communities could subsist largely from hunting until well into the fourteenth/twentieth century. Pastoralists were able to benefit from large rangelands that supported their herds, despite the occasional lack of water. But in times of severe drought, the die-off of their livestock—as devastating as it might be—also worked to ensure that herds did not exceed the capacity of their rangelands to support them.</w:t>
      </w:r>
    </w:p>
    <w:p w14:paraId="634B5E41" w14:textId="77777777" w:rsidR="00D80C8A" w:rsidRPr="00D80C8A" w:rsidRDefault="00D80C8A" w:rsidP="00E616ED">
      <w:pPr>
        <w:pStyle w:val="ListParagraph"/>
        <w:numPr>
          <w:ilvl w:val="0"/>
          <w:numId w:val="76"/>
        </w:numPr>
        <w:rPr>
          <w:rFonts w:eastAsiaTheme="minorHAnsi"/>
        </w:rPr>
      </w:pPr>
    </w:p>
    <w:p w14:paraId="5D6BBEF3" w14:textId="77777777" w:rsidR="00D80C8A" w:rsidRPr="00D80C8A" w:rsidRDefault="00D80C8A" w:rsidP="00E616ED">
      <w:pPr>
        <w:pStyle w:val="ListParagraph"/>
        <w:numPr>
          <w:ilvl w:val="0"/>
          <w:numId w:val="76"/>
        </w:numPr>
        <w:rPr>
          <w:rFonts w:eastAsiaTheme="minorHAnsi"/>
        </w:rPr>
      </w:pPr>
      <w:r w:rsidRPr="00D80C8A">
        <w:rPr>
          <w:rFonts w:eastAsiaTheme="minorHAnsi"/>
        </w:rPr>
        <w:t>Today, our technologies of resource consumption have changed radically, as also have out social and environmental circumstances, which have often become inimical to traditional techniques for sustaining resources. In many Muslim lands, overgrazing and the destruction of forests and woodlands by the timber, firewood, and charcoal industries alone—have ravaged what used to be stable, renewable resources. The numbers of many species of flora and fauna have plummeted to the point that they are hardly sustainable, while some species have gone extinct and others are threatened with extinction. All of these developments have not only harmed plants and animals, but they have also encroached upon the public welfare.</w:t>
      </w:r>
    </w:p>
    <w:p w14:paraId="755736C3" w14:textId="77777777" w:rsidR="00D80C8A" w:rsidRPr="00D80C8A" w:rsidRDefault="00D80C8A" w:rsidP="00D80C8A">
      <w:pPr>
        <w:ind w:left="360"/>
        <w:rPr>
          <w:rFonts w:eastAsiaTheme="minorHAnsi"/>
        </w:rPr>
      </w:pPr>
    </w:p>
    <w:p w14:paraId="2DDCD2EC" w14:textId="77777777" w:rsidR="00D80C8A" w:rsidRPr="00D80C8A" w:rsidRDefault="00D80C8A" w:rsidP="00E616ED">
      <w:pPr>
        <w:pStyle w:val="ListParagraph"/>
        <w:numPr>
          <w:ilvl w:val="0"/>
          <w:numId w:val="76"/>
        </w:numPr>
        <w:rPr>
          <w:rFonts w:eastAsiaTheme="minorHAnsi"/>
        </w:rPr>
      </w:pPr>
      <w:r w:rsidRPr="00D80C8A">
        <w:rPr>
          <w:rFonts w:eastAsiaTheme="minorHAnsi"/>
        </w:rPr>
        <w:t xml:space="preserve">Inviolable Urban &amp; Rural Greenbelts &amp; Easements </w:t>
      </w:r>
    </w:p>
    <w:p w14:paraId="5A10C386" w14:textId="088E58C3" w:rsidR="00D80C8A" w:rsidRDefault="00D80C8A" w:rsidP="00E616ED">
      <w:pPr>
        <w:pStyle w:val="ListParagraph"/>
        <w:numPr>
          <w:ilvl w:val="0"/>
          <w:numId w:val="76"/>
        </w:numPr>
        <w:rPr>
          <w:rFonts w:eastAsiaTheme="minorHAnsi"/>
        </w:rPr>
      </w:pPr>
      <w:r w:rsidRPr="00D80C8A">
        <w:rPr>
          <w:rFonts w:eastAsiaTheme="minorHAnsi"/>
        </w:rPr>
        <w:t>The Traditional Muslim city was a “garden city,” and their greenbelts and easements contributed fundamentally to that quality. Ḥarīms—greenbelts and easements—were another type of inviolable zones established by the Sharī‘a to protect the environment by preventing the destruction of natural resources and the damage of benefits and serve the public good. The great jurist Muwaffaq-al-Dīn Ibn Qudāma wrote:</w:t>
      </w:r>
    </w:p>
    <w:p w14:paraId="6BDEAAA9" w14:textId="77777777" w:rsidR="00D80C8A" w:rsidRPr="00D80C8A" w:rsidRDefault="00D80C8A" w:rsidP="00D80C8A">
      <w:pPr>
        <w:rPr>
          <w:rFonts w:eastAsiaTheme="minorHAnsi"/>
        </w:rPr>
      </w:pPr>
    </w:p>
    <w:p w14:paraId="5029CBAA" w14:textId="77777777" w:rsidR="00D80C8A" w:rsidRPr="00D80C8A" w:rsidRDefault="00D80C8A" w:rsidP="00E616ED">
      <w:pPr>
        <w:pStyle w:val="ListParagraph"/>
        <w:numPr>
          <w:ilvl w:val="1"/>
          <w:numId w:val="76"/>
        </w:numPr>
        <w:rPr>
          <w:rFonts w:eastAsiaTheme="minorHAnsi"/>
        </w:rPr>
      </w:pPr>
      <w:r w:rsidRPr="00D80C8A">
        <w:rPr>
          <w:rFonts w:eastAsiaTheme="minorHAnsi"/>
        </w:rPr>
        <w:t xml:space="preserve">It is not permissible to acquire through development anything that is near already developed land or pertains to its well-being—such as its pathways and watercourses, its rubbish dumps, and the places where its soil and utilities are kept in reserve. Likewise, whatever pertains to the well-being of a village—such as its square, the pasture of its livestock, its woodlands, its pathways, and its water channels—cannot be acquired privately by bringing the land to life (al-iḥyā’), and we do not know of any difference of opinion among the religious Scholars (al-‘ulamā’) in this regard. Likewise, with regard to the Ḥarīm of a well, stream, spring, or properties of any other kind, [acquisition through] revivification (al-iḥyā’) is not permitted in [such] sites that affect the general well-being. </w:t>
      </w:r>
    </w:p>
    <w:p w14:paraId="6E770662" w14:textId="77777777" w:rsidR="00D80C8A" w:rsidRPr="00D80C8A" w:rsidRDefault="00D80C8A" w:rsidP="00D80C8A">
      <w:pPr>
        <w:rPr>
          <w:rFonts w:eastAsiaTheme="minorHAnsi"/>
        </w:rPr>
      </w:pPr>
    </w:p>
    <w:p w14:paraId="673CBE55" w14:textId="77777777" w:rsidR="00D80C8A" w:rsidRPr="00D80C8A" w:rsidRDefault="00D80C8A" w:rsidP="00E616ED">
      <w:pPr>
        <w:pStyle w:val="ListParagraph"/>
        <w:numPr>
          <w:ilvl w:val="0"/>
          <w:numId w:val="76"/>
        </w:numPr>
        <w:rPr>
          <w:rFonts w:eastAsiaTheme="minorHAnsi"/>
        </w:rPr>
      </w:pPr>
      <w:r w:rsidRPr="00D80C8A">
        <w:rPr>
          <w:rFonts w:eastAsiaTheme="minorHAnsi"/>
        </w:rPr>
        <w:t>According to the Sharī‘a, every human settlement (‘āmir) surrounded by Ḥarīm greenbelt, where the right to acquire vacant land through development is prohibited or severely restricted. These municipal common lands are to be managed by the people of the settlement to provide for their needs, such as forage, firewood, and the like, and to facilitate the use and development of these lands in the manner most conducive to the inhabitants’ welfare. Typically, in Muslim villages, townships, and city sections, the minimal areas of their greenbelts were determined by the distance that an average flock of sheep or goats being kept inside the municipality could be driven to pasture at early morning outside the its borders in all directions, graze, and return home before sunset at a time when neither the days or nights are exceptionally long. Some Muslim scholars stipulated standard measurements for the distances of Ḥarīm zones for the landed areas next to natural springs, wells, watercourses. Others held, however, that these distances should not be fixed but should be set according to the special characteristics of each site and the resource entailed.</w:t>
      </w:r>
    </w:p>
    <w:p w14:paraId="205EAFE7" w14:textId="77777777" w:rsidR="00D80C8A" w:rsidRPr="00D80C8A" w:rsidRDefault="00D80C8A" w:rsidP="00D80C8A">
      <w:pPr>
        <w:rPr>
          <w:rFonts w:eastAsiaTheme="minorHAnsi"/>
        </w:rPr>
      </w:pPr>
    </w:p>
    <w:p w14:paraId="2EA5445B" w14:textId="1F8FD095" w:rsidR="00C0569C" w:rsidRDefault="00D80C8A" w:rsidP="00E616ED">
      <w:pPr>
        <w:pStyle w:val="ListParagraph"/>
        <w:numPr>
          <w:ilvl w:val="0"/>
          <w:numId w:val="76"/>
        </w:numPr>
        <w:rPr>
          <w:rFonts w:eastAsiaTheme="minorHAnsi"/>
        </w:rPr>
      </w:pPr>
      <w:r w:rsidRPr="00D80C8A">
        <w:rPr>
          <w:rFonts w:eastAsiaTheme="minorHAnsi"/>
        </w:rPr>
        <w:t>All Muslim municipalities had such greenbelts, but there were also Ḥarīm zones outside the villages, towns, and cities. Water sources—whether natural like seas, lakes, rivers, streams, and springs—or developed—such as wells, cisterns, and canals, including those that were below the surface of the land—also had their own inviolable green zones. Such Ḥarīm served as easements, because they were designed to prevent the impairment of such water sources, facilitate their management, and prevent other hazards and difficulties. For wilderness areas, however, such inviolable zones around wetlands and other natural regions were generally effective in preserving their resources and sustaining</w:t>
      </w:r>
      <w:r>
        <w:rPr>
          <w:rFonts w:eastAsiaTheme="minorHAnsi"/>
        </w:rPr>
        <w:t xml:space="preserve"> </w:t>
      </w:r>
      <w:r w:rsidRPr="00D80C8A">
        <w:rPr>
          <w:rFonts w:eastAsiaTheme="minorHAnsi"/>
        </w:rPr>
        <w:t>biological diversity.</w:t>
      </w:r>
      <w:commentRangeEnd w:id="212"/>
      <w:r w:rsidR="00C0569C">
        <w:rPr>
          <w:rStyle w:val="CommentReference"/>
          <w:rFonts w:eastAsiaTheme="minorHAnsi"/>
          <w:sz w:val="24"/>
          <w:szCs w:val="24"/>
        </w:rPr>
        <w:commentReference w:id="212"/>
      </w:r>
    </w:p>
    <w:p w14:paraId="47794C9F" w14:textId="77777777" w:rsidR="006126AC" w:rsidRPr="006126AC" w:rsidRDefault="006126AC" w:rsidP="006126AC">
      <w:pPr>
        <w:pStyle w:val="ListParagraph"/>
        <w:rPr>
          <w:rFonts w:eastAsiaTheme="minorHAnsi"/>
        </w:rPr>
      </w:pPr>
    </w:p>
    <w:p w14:paraId="52E572FE" w14:textId="77777777" w:rsidR="006126AC" w:rsidRPr="006126AC" w:rsidRDefault="006126AC" w:rsidP="006126AC">
      <w:pPr>
        <w:rPr>
          <w:rFonts w:eastAsiaTheme="minorHAnsi"/>
        </w:rPr>
      </w:pPr>
    </w:p>
    <w:p w14:paraId="64FE0202" w14:textId="77777777" w:rsidR="00FD1A33" w:rsidRPr="009E75D6" w:rsidRDefault="00FD1A33" w:rsidP="00E616ED">
      <w:pPr>
        <w:pStyle w:val="Heading4"/>
        <w:numPr>
          <w:ilvl w:val="0"/>
          <w:numId w:val="7"/>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9E75D6">
        <w:rPr>
          <w:rFonts w:asciiTheme="majorBidi" w:eastAsiaTheme="minorHAnsi" w:hAnsiTheme="majorBidi"/>
          <w:b/>
          <w:bCs/>
          <w:color w:val="C00000"/>
          <w:sz w:val="28"/>
          <w:szCs w:val="28"/>
        </w:rPr>
        <w:t>Islamic Extremism Today</w:t>
      </w:r>
    </w:p>
    <w:p w14:paraId="7F9FE79B" w14:textId="77777777" w:rsidR="00FD1A33" w:rsidRPr="009E75D6" w:rsidRDefault="00FD1A33" w:rsidP="00FD1A33">
      <w:pPr>
        <w:rPr>
          <w:rFonts w:eastAsiaTheme="minorHAnsi"/>
          <w:b/>
          <w:bCs/>
          <w:i/>
          <w:iCs/>
        </w:rPr>
      </w:pPr>
      <w:r w:rsidRPr="009E75D6">
        <w:rPr>
          <w:rFonts w:eastAsiaTheme="minorHAnsi"/>
          <w:b/>
          <w:bCs/>
          <w:i/>
          <w:iCs/>
        </w:rPr>
        <w:t>Islamist Extremism &amp; Islamism versus Muslim Extremist &amp; Muslim Extremism</w:t>
      </w:r>
    </w:p>
    <w:p w14:paraId="34852031" w14:textId="77777777" w:rsidR="00FD1A33" w:rsidRPr="00647E13" w:rsidRDefault="0A910C68" w:rsidP="00E616ED">
      <w:pPr>
        <w:pStyle w:val="ListParagraph"/>
        <w:numPr>
          <w:ilvl w:val="0"/>
          <w:numId w:val="79"/>
        </w:numPr>
        <w:rPr>
          <w:rFonts w:asciiTheme="majorBidi" w:hAnsiTheme="majorBidi" w:cstheme="majorBidi"/>
        </w:rPr>
      </w:pPr>
      <w:r w:rsidRPr="62ED6EB9">
        <w:rPr>
          <w:rFonts w:asciiTheme="majorBidi" w:hAnsiTheme="majorBidi" w:cstheme="majorBidi"/>
        </w:rPr>
        <w:t>This book seeks to avoid the word</w:t>
      </w:r>
      <w:r w:rsidRPr="62ED6EB9">
        <w:rPr>
          <w:rFonts w:asciiTheme="majorBidi" w:hAnsiTheme="majorBidi" w:cstheme="majorBidi"/>
          <w:b/>
          <w:bCs/>
        </w:rPr>
        <w:t xml:space="preserve"> Islamist</w:t>
      </w:r>
      <w:r w:rsidR="00FD1A33" w:rsidRPr="62ED6EB9">
        <w:rPr>
          <w:rStyle w:val="FootnoteReference"/>
          <w:rFonts w:asciiTheme="majorBidi" w:hAnsiTheme="majorBidi" w:cstheme="majorBidi"/>
        </w:rPr>
        <w:footnoteReference w:id="176"/>
      </w:r>
      <w:r w:rsidRPr="62ED6EB9">
        <w:rPr>
          <w:rFonts w:asciiTheme="majorBidi" w:hAnsiTheme="majorBidi" w:cstheme="majorBidi"/>
        </w:rPr>
        <w:t xml:space="preserve"> for those Muslims who espouse and practice extremism in our </w:t>
      </w:r>
      <w:commentRangeStart w:id="213"/>
      <w:r w:rsidRPr="62ED6EB9">
        <w:rPr>
          <w:rFonts w:asciiTheme="majorBidi" w:hAnsiTheme="majorBidi" w:cstheme="majorBidi"/>
        </w:rPr>
        <w:t>time</w:t>
      </w:r>
      <w:commentRangeEnd w:id="213"/>
      <w:r w:rsidR="00FD1A33" w:rsidRPr="005012FB">
        <w:rPr>
          <w:rStyle w:val="CommentReference"/>
          <w:rFonts w:asciiTheme="majorBidi" w:hAnsiTheme="majorBidi" w:cstheme="majorBidi"/>
          <w:sz w:val="24"/>
          <w:szCs w:val="24"/>
        </w:rPr>
        <w:commentReference w:id="213"/>
      </w:r>
      <w:r w:rsidRPr="62ED6EB9">
        <w:rPr>
          <w:rFonts w:asciiTheme="majorBidi" w:hAnsiTheme="majorBidi" w:cstheme="majorBidi"/>
        </w:rPr>
        <w:t>—all of which is a contemporary manifestation of Islam which violates the precepts of Traditional Islamic tolerance and plurality. The book prefers the more descriptive term “Muslim Extremist,” without imply a uniform ideology that drives them.</w:t>
      </w:r>
    </w:p>
    <w:p w14:paraId="240BB3B0" w14:textId="77777777" w:rsidR="00647E13" w:rsidRDefault="00647E13" w:rsidP="00FD1A33">
      <w:pPr>
        <w:rPr>
          <w:rFonts w:asciiTheme="majorBidi" w:hAnsiTheme="majorBidi" w:cstheme="majorBidi"/>
        </w:rPr>
      </w:pPr>
    </w:p>
    <w:p w14:paraId="774230D9" w14:textId="77777777" w:rsidR="00647E13" w:rsidRPr="00647E13" w:rsidRDefault="00647E13" w:rsidP="00E616ED">
      <w:pPr>
        <w:pStyle w:val="ListParagraph"/>
        <w:numPr>
          <w:ilvl w:val="0"/>
          <w:numId w:val="78"/>
        </w:numPr>
        <w:rPr>
          <w:rFonts w:asciiTheme="majorBidi" w:hAnsiTheme="majorBidi" w:cstheme="majorBidi"/>
        </w:rPr>
      </w:pPr>
      <w:r w:rsidRPr="00647E13">
        <w:rPr>
          <w:rFonts w:asciiTheme="majorBidi" w:hAnsiTheme="majorBidi" w:cstheme="majorBidi"/>
        </w:rPr>
        <w:t>The War on Terrorism or, officially, the Global War on Terrorism (GWOT) is a global military campaign initiated by the United States of America following the attacks on the Twin Towers of New York City on 11 September 2001. Neo-Salafist Jihadist were the main targets of the campaign, especially groups like al-Qaeda and ISIS. The coalition wars against Iraq’s Ba‘thist regime under Saddam Hussein (d. 1427/2006) and the ensuing insurgencies were also regarded as part of the “War on Terrorism” or “War on Terror.” The metaphor “war on terror” describes a variety of undertakings that fall outside the standard definition of war, especially since “terror” and “terrorism” constitute vague enemies that cannot be identified. For this reason, some critics of the “War on Terrorism” have called it “the Forever War,” because its indefinite nature can allow it to go on without any clear definition of success or victory. Moreover, in confronting the phenomenon of modern terrorism—Islamist, right-wing, Christian, or Zionist—negotiations and political solutions are more useful, when they address the roots of the problem. The expression was first used by United States President George W. Bush (born 1365/1946) in Rajab 1422/September 2001 in speaking to the public and then Congress. Bush identified the enemy as “a radical network of terrorists and every government that supports them.” Military intervention in Afghanistan, Iraq, and elsewhere under the auspices of the “War on Terrorism” have displaced as many as thirty-eight million people—the second largest displacements of any conflict since 1318/1900—and caused at least four and a half million deaths, especially in Afghanistan, Iraq, Libya, the Philippines, Pakistan, Somalia, Syria, and the Yemen. In early 1428/2007, the British government announced that it would no longer use the expression “War on Terror,” because it found it less than helpful. The retired British intelligence officer and former head of M15, Lady Eliza Manningham-Buller (born 1367/1948), stated in 1432/2011 that the attacks of 11 September 2001 were “a crime, not an act of war. So, I never felt it helpful to refer to a war on terror.” President Barack Obama  (born 1381/1961) rarely used the term, and in 1430/2009 the United States Department of Defense—on the recommendation of Obama—changed the name of United States operations against terrorism from “the Global War on Terror” to “the Overseas Contingency Operation” (OCO), while recommending that Pentagon staff members also use the new term. In 1431/2010, the Obama administration recommended dropping the Bush-era phrase “Global War on Terror” and refer to Islamist extremism instead. An official National Security report of that year said:</w:t>
      </w:r>
    </w:p>
    <w:p w14:paraId="4158EF7D" w14:textId="77777777" w:rsidR="00647E13" w:rsidRPr="00647E13" w:rsidRDefault="00647E13" w:rsidP="00E616ED">
      <w:pPr>
        <w:pStyle w:val="ListParagraph"/>
        <w:numPr>
          <w:ilvl w:val="0"/>
          <w:numId w:val="78"/>
        </w:numPr>
        <w:rPr>
          <w:rFonts w:asciiTheme="majorBidi" w:hAnsiTheme="majorBidi" w:cstheme="majorBidi"/>
        </w:rPr>
      </w:pPr>
      <w:r w:rsidRPr="00647E13">
        <w:rPr>
          <w:rFonts w:asciiTheme="majorBidi" w:hAnsiTheme="majorBidi" w:cstheme="majorBidi"/>
        </w:rPr>
        <w:t>This is not a global war against a tactic—terrorism—or a religion—Islam. We are at war with a specific network, al-Qaeda, and its terrorist affiliates, who support efforts to attack the United States, our allies, and our partners.</w:t>
      </w:r>
    </w:p>
    <w:p w14:paraId="460EFCCC" w14:textId="350A277F" w:rsidR="00647E13" w:rsidRPr="00647E13" w:rsidRDefault="00647E13" w:rsidP="00E616ED">
      <w:pPr>
        <w:pStyle w:val="ListParagraph"/>
        <w:numPr>
          <w:ilvl w:val="0"/>
          <w:numId w:val="78"/>
        </w:numPr>
        <w:rPr>
          <w:rFonts w:asciiTheme="majorBidi" w:hAnsiTheme="majorBidi" w:cstheme="majorBidi"/>
        </w:rPr>
      </w:pPr>
      <w:r w:rsidRPr="00647E13">
        <w:rPr>
          <w:rFonts w:asciiTheme="majorBidi" w:hAnsiTheme="majorBidi" w:cstheme="majorBidi"/>
        </w:rPr>
        <w:t>In 1434/2013, Barack Obama announced that “the war on terrorism” was officially over, repeating that the United States would not wage war against a tactic but would focus instead on specific networks of terrorists. Nevertheless, the phrases “War on Terror” and “War on Terrorism” still persist in American political parlance.</w:t>
      </w:r>
      <w:r>
        <w:rPr>
          <w:rFonts w:asciiTheme="majorBidi" w:hAnsiTheme="majorBidi" w:cstheme="majorBidi"/>
        </w:rPr>
        <w:t xml:space="preserve"> (</w:t>
      </w:r>
      <w:r>
        <w:rPr>
          <w:rFonts w:asciiTheme="majorBidi" w:hAnsiTheme="majorBidi" w:cstheme="majorBidi"/>
          <w:b/>
          <w:bCs/>
        </w:rPr>
        <w:t>VOLUME 1)</w:t>
      </w:r>
    </w:p>
    <w:p w14:paraId="1AFAD107" w14:textId="77777777" w:rsidR="008649C3" w:rsidRDefault="008649C3" w:rsidP="00FD1A33">
      <w:pPr>
        <w:rPr>
          <w:rFonts w:asciiTheme="majorBidi" w:hAnsiTheme="majorBidi" w:cstheme="majorBidi"/>
        </w:rPr>
      </w:pPr>
    </w:p>
    <w:p w14:paraId="02F79EA0" w14:textId="71D36BA1" w:rsidR="008649C3" w:rsidRPr="008649C3" w:rsidRDefault="008649C3" w:rsidP="00E616ED">
      <w:pPr>
        <w:pStyle w:val="ListParagraph"/>
        <w:numPr>
          <w:ilvl w:val="0"/>
          <w:numId w:val="77"/>
        </w:numPr>
        <w:autoSpaceDE w:val="0"/>
        <w:autoSpaceDN w:val="0"/>
        <w:adjustRightInd w:val="0"/>
        <w:rPr>
          <w:rFonts w:ascii="Times-Roman" w:eastAsiaTheme="minorHAnsi" w:hAnsi="Times-Roman" w:cs="Times-Roman"/>
          <w:sz w:val="28"/>
          <w:szCs w:val="28"/>
          <w14:ligatures w14:val="standardContextual"/>
        </w:rPr>
      </w:pPr>
      <w:r w:rsidRPr="008649C3">
        <w:rPr>
          <w:rFonts w:ascii="Times-Roman" w:eastAsiaTheme="minorHAnsi" w:hAnsi="Times-Roman" w:cs="Times-Roman"/>
          <w:sz w:val="28"/>
          <w:szCs w:val="28"/>
          <w14:ligatures w14:val="standardContextual"/>
        </w:rPr>
        <w:t>In Rejecting Traditional Scholars, Cult-Like Identity-Religion Communities Seek Substitutes in Their Own Charismatic Self-Appointed Leaders</w:t>
      </w:r>
    </w:p>
    <w:p w14:paraId="45AD34A2" w14:textId="4C841A73" w:rsidR="008649C3" w:rsidRPr="008649C3" w:rsidRDefault="008649C3" w:rsidP="00E616ED">
      <w:pPr>
        <w:pStyle w:val="ListParagraph"/>
        <w:numPr>
          <w:ilvl w:val="0"/>
          <w:numId w:val="77"/>
        </w:numPr>
        <w:rPr>
          <w:rFonts w:asciiTheme="majorBidi" w:hAnsiTheme="majorBidi" w:cstheme="majorBidi"/>
        </w:rPr>
      </w:pPr>
      <w:r w:rsidRPr="008649C3">
        <w:rPr>
          <w:rFonts w:asciiTheme="majorBidi" w:hAnsiTheme="majorBidi" w:cstheme="majorBidi"/>
        </w:rPr>
        <w:t>It is also of note—especially as regards Islamic extremism—that the exclusivism or cult-like nature of their manufactured communities also makes it difficult for them the make and maintain grand alliances. This, in turn, reduces their global effectiveness. They often become online communities that are capable of dangerous random attacks, but they are not capable of sustained and highly coordinated activities that require alliances with other groups that do not share their ideologies, although they may share some of their goals.</w:t>
      </w:r>
      <w:r>
        <w:rPr>
          <w:rFonts w:asciiTheme="majorBidi" w:hAnsiTheme="majorBidi" w:cstheme="majorBidi"/>
        </w:rPr>
        <w:t xml:space="preserve"> </w:t>
      </w:r>
      <w:r>
        <w:rPr>
          <w:rFonts w:asciiTheme="majorBidi" w:hAnsiTheme="majorBidi" w:cstheme="majorBidi"/>
          <w:b/>
          <w:bCs/>
        </w:rPr>
        <w:t>Volume 4</w:t>
      </w:r>
    </w:p>
    <w:p w14:paraId="4B2B05A3" w14:textId="77777777" w:rsidR="008649C3" w:rsidRDefault="008649C3" w:rsidP="002E50C7">
      <w:pPr>
        <w:rPr>
          <w:rFonts w:asciiTheme="majorBidi" w:hAnsiTheme="majorBidi" w:cstheme="majorBidi"/>
        </w:rPr>
      </w:pPr>
    </w:p>
    <w:p w14:paraId="5DB6A256" w14:textId="680F47F5" w:rsidR="002E50C7" w:rsidRPr="002E50C7" w:rsidRDefault="002E50C7" w:rsidP="00E616ED">
      <w:pPr>
        <w:pStyle w:val="ListParagraph"/>
        <w:numPr>
          <w:ilvl w:val="0"/>
          <w:numId w:val="77"/>
        </w:numPr>
        <w:rPr>
          <w:rFonts w:asciiTheme="majorBidi" w:hAnsiTheme="majorBidi" w:cstheme="majorBidi"/>
        </w:rPr>
      </w:pPr>
      <w:commentRangeStart w:id="214"/>
      <w:r w:rsidRPr="002E50C7">
        <w:rPr>
          <w:rFonts w:asciiTheme="majorBidi" w:hAnsiTheme="majorBidi" w:cstheme="majorBidi"/>
        </w:rPr>
        <w:t xml:space="preserve">Religious fanaticism does not demand Orthodoxy, and, in Islam, fanaticism and extremist violence are never Orthodox. In this regard, it must be emphasized that al-Qaeda,  ISIS, and similar Muslim extremist groups that have branched off from them have been universally condemned in the Muslim world except for those relatively few so-called Muslim “Scholars,” who work for them or directly support them. The failure of Muslim extremist groups to respect Islam’s most fundamental injunctions about the sanctity of life as well as their inability to live constructively and Humanely in a pluralistic world is first and foremost a failure resulting from shallow understandings of Divinity and blatantly superficial and myopic understandings of the Prophetic Way (al-Sharī‘a). In teaching sound Islamic Divinity and seeking to renew the authentic Islamic Tradition, The First Teaching aspires to renew and inculcate the true spirit of Islamic toleration and pluralism based upon conviction, self-esteem, and the incentive of extending to all people the mercy, civility, and universal rights due to neighbors. </w:t>
      </w:r>
    </w:p>
    <w:p w14:paraId="427E9F2C" w14:textId="77777777" w:rsidR="002E50C7" w:rsidRPr="002E50C7" w:rsidRDefault="002E50C7" w:rsidP="00E616ED">
      <w:pPr>
        <w:pStyle w:val="ListParagraph"/>
        <w:numPr>
          <w:ilvl w:val="0"/>
          <w:numId w:val="77"/>
        </w:numPr>
        <w:rPr>
          <w:rFonts w:asciiTheme="majorBidi" w:hAnsiTheme="majorBidi" w:cstheme="majorBidi"/>
        </w:rPr>
      </w:pPr>
    </w:p>
    <w:p w14:paraId="0EAD4456"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 xml:space="preserve">In the summer of 1417/1996 and early 1418/1998, Osama bin Laden issued two legal judgments (Fatwās), declaring Jihād against the United States of America because of the American and Western occupation of Saudi Arabia in the wake of the First Gulf War of 1411/1990 until 1411/1991. </w:t>
      </w:r>
    </w:p>
    <w:p w14:paraId="2823598E" w14:textId="77777777" w:rsidR="002E50C7" w:rsidRPr="002E50C7" w:rsidRDefault="002E50C7" w:rsidP="00E616ED">
      <w:pPr>
        <w:pStyle w:val="ListParagraph"/>
        <w:numPr>
          <w:ilvl w:val="0"/>
          <w:numId w:val="77"/>
        </w:numPr>
        <w:rPr>
          <w:rFonts w:asciiTheme="majorBidi" w:hAnsiTheme="majorBidi" w:cstheme="majorBidi"/>
        </w:rPr>
      </w:pPr>
    </w:p>
    <w:p w14:paraId="6F2F6CE8"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Western media has typically portrayed the extremist of Osama bin Ladin and similar Islamists as an a-political outgrowth of the intolerance that they regard as inherent in the Islamic Revelation. Consequently, they ignore and general fail to bring to the attention of the public the clear political arguments that people like Bin Ladin have often emphasized. In his “Letter to America,” for example, which has been systematically ignored, Osama bin Ladin listed United States oppression of the Palestinian people as one of the primary justifications of his involvement in the attacks of 11 September 2001. He stated in his open letter, which the media refused to open:</w:t>
      </w:r>
    </w:p>
    <w:p w14:paraId="0971F5B3" w14:textId="77777777" w:rsidR="002E50C7" w:rsidRPr="002E50C7" w:rsidRDefault="002E50C7" w:rsidP="00E616ED">
      <w:pPr>
        <w:pStyle w:val="ListParagraph"/>
        <w:numPr>
          <w:ilvl w:val="0"/>
          <w:numId w:val="77"/>
        </w:numPr>
        <w:rPr>
          <w:rFonts w:asciiTheme="majorBidi" w:hAnsiTheme="majorBidi" w:cstheme="majorBidi"/>
        </w:rPr>
      </w:pPr>
    </w:p>
    <w:p w14:paraId="73EB796A"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The creation and continuation of Israel is one of the greatest crimes, and you [the Americans] are the leaders of its criminals. Each and every person whose hands have become polluted in the contribution towards this crime must pay its price, and pay for it heavily.</w:t>
      </w:r>
    </w:p>
    <w:p w14:paraId="2B9DC9DA" w14:textId="77777777" w:rsidR="002E50C7" w:rsidRPr="002E50C7" w:rsidRDefault="002E50C7" w:rsidP="00E616ED">
      <w:pPr>
        <w:pStyle w:val="ListParagraph"/>
        <w:numPr>
          <w:ilvl w:val="0"/>
          <w:numId w:val="77"/>
        </w:numPr>
        <w:rPr>
          <w:rFonts w:asciiTheme="majorBidi" w:hAnsiTheme="majorBidi" w:cstheme="majorBidi"/>
        </w:rPr>
      </w:pPr>
    </w:p>
    <w:p w14:paraId="5F556AB6"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He contended further that the Palestinian people had to be “revenged” along with the people of Afghanistan, and—in his non-Traditional Islamist extremism—he insisted that “United States oppression” of “Palestinians and Muslims” justified the murdering of American civilians:</w:t>
      </w:r>
    </w:p>
    <w:p w14:paraId="6AEBC2FF" w14:textId="77777777" w:rsidR="002E50C7" w:rsidRPr="002E50C7" w:rsidRDefault="002E50C7" w:rsidP="00E616ED">
      <w:pPr>
        <w:pStyle w:val="ListParagraph"/>
        <w:numPr>
          <w:ilvl w:val="0"/>
          <w:numId w:val="77"/>
        </w:numPr>
        <w:rPr>
          <w:rFonts w:asciiTheme="majorBidi" w:hAnsiTheme="majorBidi" w:cstheme="majorBidi"/>
        </w:rPr>
      </w:pPr>
    </w:p>
    <w:p w14:paraId="71A4ACA4"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The American people are the ones who pay the taxes which fund the planes that bomb us in Afghanistan, the tanks that strike and destroy our homes in Palestine, the armies which occupy our lands in the Arabian Gulf, and the fleets which ensure the blockade of Iraq.This is why the American people cannot be innocent of all the crimes committed by the Americans and Jews against us.</w:t>
      </w:r>
    </w:p>
    <w:p w14:paraId="55800118" w14:textId="77777777" w:rsidR="002E50C7" w:rsidRPr="002E50C7" w:rsidRDefault="002E50C7" w:rsidP="00E616ED">
      <w:pPr>
        <w:pStyle w:val="ListParagraph"/>
        <w:numPr>
          <w:ilvl w:val="0"/>
          <w:numId w:val="77"/>
        </w:numPr>
        <w:rPr>
          <w:rFonts w:asciiTheme="majorBidi" w:hAnsiTheme="majorBidi" w:cstheme="majorBidi"/>
        </w:rPr>
      </w:pPr>
    </w:p>
    <w:p w14:paraId="2AB6D6C1"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 xml:space="preserve">It is a major betrayal of the principles of truth that should underlie journalism and the media that the media, Western political leaders, and others supporting Western interests have systematically refused to bring such arguments to the public’s attention, regardless of how legitimate or illegitimate they may be, while creating instead a false narrative instead that it was Osama bin Lading’s “hatred of Western freedoms,” which naturally sprang out of his Traditional Islamic faith which inspired him and other “hateful” Jihādist to attack a geopolitically “innocent” West. </w:t>
      </w:r>
    </w:p>
    <w:p w14:paraId="43596635" w14:textId="77777777" w:rsidR="002E50C7" w:rsidRPr="002E50C7" w:rsidRDefault="002E50C7" w:rsidP="00E616ED">
      <w:pPr>
        <w:pStyle w:val="ListParagraph"/>
        <w:numPr>
          <w:ilvl w:val="0"/>
          <w:numId w:val="77"/>
        </w:numPr>
        <w:rPr>
          <w:rFonts w:asciiTheme="majorBidi" w:hAnsiTheme="majorBidi" w:cstheme="majorBidi"/>
        </w:rPr>
      </w:pPr>
    </w:p>
    <w:p w14:paraId="57B2CCA7"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All the same, it must be emphasized that Bin Ladin was an engineer and never received a Traditional Islamic education, which meant that he utterly lacked the qualifications required to make such pronouncements. As a stateless, self-appointed leader, Bin Ladin lacked the political and military backing of a legitimate state, which is also required for standard declarations of Jihād. His Jihād Fatwās did not constitute a valid exercise of Islamic Law but were, instead, a propaganda ploy in the attempt to gain legitimacy in the eyes of the overwhelmingly non-extremist Muslim world for himself, al-Qaeda, and his intended actions—which would ultimately include the attacks on the United States of 11 September 2001. Given Bin Ladin’s superficial acquaintance with the Islamic Sharī‘a, he probably did not even know that, in Islamic jurisprudence, Fatwās—at their best—are nothing more than well-informed opinions that are akin to the legal advice a certified lawyer may give a court. Fatwās never have the binding authority of a judicial ruling (ḥukm), which can only be issued by a fully qualified and politically empowered judiciary. The point to be made, however, is that, in issuing his Fatwās, Bin Ladin and other contemporary extremists have sought to disguised the blatantly un-Orthodox nature of their acts by cloaking them in the trappings of Orthodoxy. What follows, therefore, is a demonstration that, indeed, domestic and international terrorism can never be orthodox in Islamic Law. Rather, acts of indiscriminate terror—like the attacks of 11 September 2001—constitute the greatest of all crimes in the Sharī‘a and merit the severest forms of punishment.</w:t>
      </w:r>
    </w:p>
    <w:p w14:paraId="016214DD" w14:textId="77777777" w:rsidR="002E50C7" w:rsidRPr="002E50C7" w:rsidRDefault="002E50C7" w:rsidP="00E616ED">
      <w:pPr>
        <w:pStyle w:val="ListParagraph"/>
        <w:numPr>
          <w:ilvl w:val="0"/>
          <w:numId w:val="77"/>
        </w:numPr>
        <w:rPr>
          <w:rFonts w:asciiTheme="majorBidi" w:hAnsiTheme="majorBidi" w:cstheme="majorBidi"/>
        </w:rPr>
      </w:pPr>
    </w:p>
    <w:p w14:paraId="2AC70EDE" w14:textId="77777777" w:rsidR="002E50C7" w:rsidRPr="002E50C7" w:rsidRDefault="002E50C7" w:rsidP="00E616ED">
      <w:pPr>
        <w:pStyle w:val="ListParagraph"/>
        <w:numPr>
          <w:ilvl w:val="0"/>
          <w:numId w:val="77"/>
        </w:numPr>
        <w:rPr>
          <w:rFonts w:asciiTheme="majorBidi" w:hAnsiTheme="majorBidi" w:cstheme="majorBidi"/>
        </w:rPr>
      </w:pPr>
    </w:p>
    <w:p w14:paraId="31923769"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“Terrorism” (al-Ḥirāba) Is the Greatest Crime in the Sharī‘a</w:t>
      </w:r>
    </w:p>
    <w:p w14:paraId="5164978A"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The Prophet Muḥammad warned against the dangers of extremism. Consequently, Muslims—like all other religious and secular communities—must be on a constant lookout for fanaticism and potentially violent teachings that grow up in their midst. In the same vein, the Qur’ān warns the Jews and Christians against immoderation, and its message applies implicitly to Muslims as well: “People of the Book, do not go to extremes in your religion and do not say about God anything other than the truth” (Women, 4:171; 5:77). Addressing the Muslim Community, the Prophet Muḥammad said in an authentic Ḥadīth transmitted by al-Imām Aḥmad: “People, beware of extremism in religion (al-ghuluww fī al-dīn). For truly extremism in religion is what destroyed those who went before you.” He further rebuked excessiveness by saying in a Ḥadīth transmitted by al-Imām Abū-Dāwūd: “Do not be harsh (lā tushaddidū) upon yourselves, for [things] will then be made harsh for you.” The Prophet instructed the believers further in a fully authentic transmission in al-Imām al-Bukhārī and Muslim: “Truly, God only shows mercy to those of His servants who themselves are merciful [to others].” He warned in another Ḥadīth narrated by al-Bukhārī and Muslim: “Whoever does not show mercy [to others], will be shown no mercy [by God].” In a similar authoritative Ḥadīth in al-Bukhārī, the Prophet stated: “God will show no mercy to those who show no mercy to humankind.” And he emphasized in an excellent Ḥadīth transmitted by al-Imām al-Tirmidhī  that: “[The quality of] mercy is only stripped away from the accursed.”</w:t>
      </w:r>
    </w:p>
    <w:p w14:paraId="1B1669E8" w14:textId="77777777" w:rsidR="002E50C7" w:rsidRPr="002E50C7" w:rsidRDefault="002E50C7" w:rsidP="00E616ED">
      <w:pPr>
        <w:pStyle w:val="ListParagraph"/>
        <w:numPr>
          <w:ilvl w:val="0"/>
          <w:numId w:val="77"/>
        </w:numPr>
        <w:rPr>
          <w:rFonts w:asciiTheme="majorBidi" w:hAnsiTheme="majorBidi" w:cstheme="majorBidi"/>
        </w:rPr>
      </w:pPr>
    </w:p>
    <w:p w14:paraId="45E9A034"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Beyond general admonitions like these, however, extremist perpetration of the indiscriminate atrocities of international and domestic terrorism fall under the heading of what the Sharī‘a calls “lawlessness” or “lawless anti-social violence” (Arabic: al-Ḥirāba). Literally in its original Qur’ānic context, al-Ḥirāba may be called “war against God and His Messenger” and “spreading corruption in the land” (The Table Spread, 5:33). As already noted, Ḥirāba ranks among the greatest of all sins and the most severely punished of all crimes in Sharī‘a Law. According to its legal definition in Sharī‘a Law, Ḥirāba includes highway robbery, brigandry, piracy, rape, gang rape, drug trafficking, and other unlawful and anti-social acts of violence and war against innocent civilians—be they Muslim or non-Muslim. What we call domestic and international terrorism today falls under the broad definition of Ḥirāba, including merely having the intention to spread lawless terror.</w:t>
      </w:r>
    </w:p>
    <w:p w14:paraId="2EB3CA33" w14:textId="77777777" w:rsidR="002E50C7" w:rsidRPr="002E50C7" w:rsidRDefault="002E50C7" w:rsidP="00E616ED">
      <w:pPr>
        <w:pStyle w:val="ListParagraph"/>
        <w:numPr>
          <w:ilvl w:val="0"/>
          <w:numId w:val="77"/>
        </w:numPr>
        <w:rPr>
          <w:rFonts w:asciiTheme="majorBidi" w:hAnsiTheme="majorBidi" w:cstheme="majorBidi"/>
        </w:rPr>
      </w:pPr>
    </w:p>
    <w:p w14:paraId="4260E22A"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In the Orthodox Islamic view, Muslims who spread terror and carry out indiscriminate attacks on innocent people—such as the proponents of al-Qaeda and ISIS are neither heroes nor martyrs—regardless of whether their victims are Muslim or non-Muslim. Like all Muslim fanatics and extremists—whether they technically define themselves as Sunnīs or Shī‘īs—who willfully take the lives of innocent people—Muslim and non-Muslim alike—and do not follow the community of believers and its authorized religious Scholars, their sectarian militancy makes them modern-day Khawārij, who are akin to the violent Break-Aways of the first/seventh and second/eighth centuries. The Prophet warned that the phenomenon of the Khawārij would not be restricted to Islam’s first generations alone but would extend until the end of time and the coming of the Antichrist, who would be supported by the Khawārij of his time. In authentic Ḥadīth, the Prophet sternly and unforgivingly described the Khawārij and all extremists of later times who adopt the Break-Away practice Takfīr as the  Prophet as the Party of Satan (Ḥizb al-Shayṭān), the Soldiers of the Antichrist (Junūd al-Dajjāl), the Dogs of Hell (Kilāb al-Nār), the Dogs of the People of the Fire (Kilāb Ahl al-Nār), and “the worst of all creation and created beings (sharr al-khalq wa al-khalīqa).”</w:t>
      </w:r>
    </w:p>
    <w:p w14:paraId="19D144B8" w14:textId="77777777" w:rsidR="002E50C7" w:rsidRPr="002E50C7" w:rsidRDefault="002E50C7" w:rsidP="00E616ED">
      <w:pPr>
        <w:pStyle w:val="ListParagraph"/>
        <w:numPr>
          <w:ilvl w:val="0"/>
          <w:numId w:val="77"/>
        </w:numPr>
        <w:rPr>
          <w:rFonts w:asciiTheme="majorBidi" w:hAnsiTheme="majorBidi" w:cstheme="majorBidi"/>
        </w:rPr>
      </w:pPr>
    </w:p>
    <w:p w14:paraId="0C460A0F" w14:textId="77777777" w:rsidR="002E50C7" w:rsidRPr="002E50C7" w:rsidRDefault="002E50C7" w:rsidP="00E616ED">
      <w:pPr>
        <w:pStyle w:val="ListParagraph"/>
        <w:numPr>
          <w:ilvl w:val="0"/>
          <w:numId w:val="77"/>
        </w:numPr>
        <w:rPr>
          <w:rFonts w:asciiTheme="majorBidi" w:hAnsiTheme="majorBidi" w:cstheme="majorBidi"/>
        </w:rPr>
      </w:pPr>
    </w:p>
    <w:p w14:paraId="75FC924D"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Where the “Terrorists” Got Their Cues</w:t>
      </w:r>
    </w:p>
    <w:p w14:paraId="75857E4B"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The ideologies, means, and methods of present-day neo-Salafist Jihadism did not naturally derive from a sound reading of the Islamic Tradition. Rather, such radicalized views are an example of the occidental component in much contemporary Muslim thought, including Islamist ideologies. In the case of violent Islamist ideologies, however, that influence radiates primarily from the modern Western history of revolutionary sentiment and political defiance. In their attempt to beat the West at its own game, radical Muslims adopted alien ideas and ideologies, which they superficially “Islamicized,” simply by attaching onto them the adjective “Islamic.” Politically, they saw such defiance of the West as the most effective way of re-asserting true “Islamic values,” regardless of how totally contrary to the spirit and ethos of Islam such newly adopted ideas and methods were.</w:t>
      </w:r>
    </w:p>
    <w:p w14:paraId="1D4AF9DC" w14:textId="77777777" w:rsidR="002E50C7" w:rsidRPr="002E50C7" w:rsidRDefault="002E50C7" w:rsidP="00E616ED">
      <w:pPr>
        <w:pStyle w:val="ListParagraph"/>
        <w:numPr>
          <w:ilvl w:val="0"/>
          <w:numId w:val="77"/>
        </w:numPr>
        <w:rPr>
          <w:rFonts w:asciiTheme="majorBidi" w:hAnsiTheme="majorBidi" w:cstheme="majorBidi"/>
        </w:rPr>
      </w:pPr>
    </w:p>
    <w:p w14:paraId="60603513"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 xml:space="preserve">This process of taking over radical ideologies from the West did not, however, begin with the neo-Salafist Jihadist. Rather, it began in earnest with Marxist secularists in the Muslims world—both Christian and Muslim. Both Muslim and Near Eastern Christian activists were influenced by those occidental ideologies that had been used in the West and the third world at large to fight Western capitalism and colonialism. But what the Islamist finally received was, therefore, a cross-fertilized product of a process of Westernization that had begun in the Muslim world before them. There was also significant cross-fertilization between radical Muslims of both Sunnī and Shī‘ite backgrounds. Sayyid Qutb has generally been held in esteem in the Islamic Republic of Iran, just as the Shī‘ite Islamist Ali Shari'ati, who sought to interpret Shī‘ism in Marxist terms, was not without his followers in the Sunnī world. In this broad context, radical Islamism became one of several third world anti-imperialist and ant-American movements, although—again—the exclusivism of the Islamists made it difficult, if not impossible, for them to create the kind of grand alliances that Muslim and Near Easter Christian Marxist-Leninists had fashioned in the 1340s/1960s and 1390s/1970s in Palestine and elsewhere. The cross-fertilized Western sources of Islamist violence, however, were not exclusively Marxist, but included Anarchist and Fascist elements from the 1920s and 1930s as well. It must be remembered in this regard that the pre-World War II period of 1920s and 1930s in the West were times permeated with acts of political violence and terrorism against the state. </w:t>
      </w:r>
    </w:p>
    <w:p w14:paraId="65E11708"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 </w:t>
      </w:r>
    </w:p>
    <w:p w14:paraId="073D74C9"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In terms of this cross-fertilization, it is noteworthy that Ayman al-Zawahiri acknowledged openly that al-Qaeda found large numbers of its recruits in the Egyptian strongholds of Marxist youth. Thus, directly and indirectly, the neo-Salafist Jihadists took their cues from groups like the Irish Republican Army (IRA), the Basque Separatists (ETA), the German Red Army Faction or Baader-Meinhoff group, the Italian Red Brigades, the French Marxist Direct Action, the Japanese Red Army, and even third world “liberation movements” like the Tamil Tigers. In this regard, we have noted earlier that the Venezuelan Marxist-Leninist terrorist, Carlos the Jackal, joined the secular Popular Front for the Liberation of Palestine (PFPL) . Indeed as some of these Western leftist revolutionary groups began to disappear in the 1990s, their members occasionally gravitated over to Islam, bringing their ideas and methods, and Carlos the Jackal maybe regarded as an example. As noted above, the Japanese Red Army, which took its ideology from a combination of Marxism, Buddhism, Confucianism, and Shinto Religion, carried out the first suicide attacks in Israel 1392/1972.</w:t>
      </w:r>
    </w:p>
    <w:p w14:paraId="5BB6058E" w14:textId="77777777" w:rsidR="002E50C7" w:rsidRPr="002E50C7" w:rsidRDefault="002E50C7" w:rsidP="00E616ED">
      <w:pPr>
        <w:pStyle w:val="ListParagraph"/>
        <w:numPr>
          <w:ilvl w:val="0"/>
          <w:numId w:val="77"/>
        </w:numPr>
        <w:rPr>
          <w:rFonts w:asciiTheme="majorBidi" w:hAnsiTheme="majorBidi" w:cstheme="majorBidi"/>
        </w:rPr>
      </w:pPr>
    </w:p>
    <w:p w14:paraId="70FFFDD0" w14:textId="77777777" w:rsidR="002E50C7" w:rsidRPr="002E50C7" w:rsidRDefault="002E50C7" w:rsidP="00E616ED">
      <w:pPr>
        <w:pStyle w:val="ListParagraph"/>
        <w:numPr>
          <w:ilvl w:val="0"/>
          <w:numId w:val="77"/>
        </w:numPr>
        <w:rPr>
          <w:rFonts w:asciiTheme="majorBidi" w:hAnsiTheme="majorBidi" w:cstheme="majorBidi"/>
        </w:rPr>
      </w:pPr>
    </w:p>
    <w:p w14:paraId="27B8FD9D"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Nothing Happens in a Vacuum: The Imperative to Look for Truthful Definitions &amp; Real Causes</w:t>
      </w:r>
    </w:p>
    <w:p w14:paraId="7EE63CD5"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 xml:space="preserve">Nothing happens in a vacuum, and no Muslim, Christian, Jew, or anyone else just wakes up as a terrorist. Muslims must beware of victimizing themselves, and they must also be careful not to justify Islamist terrorism by reference to the oppression that Muslims—around the world—have faced in the fourteenth/twentieth and fifteenth/twenty-first centuries. At the same time, however, that oppression must not be ignored or trivialized. For all such events—ranging from acts of genocide to other agendas leading to massive death, destruction, and displacement—naturally have a powerfully radicalizing effect. They typically prompt anger in Muslims—not just in extremist Muslims—and affirm their conviction that “human rights” are designed for other ethnic and religious groups, but not for non-persons like themselves. Some may even recall the words of Yasir Arafat that the blood of Muslims has no value in today’s world unless it is mixed with oil. </w:t>
      </w:r>
    </w:p>
    <w:p w14:paraId="61B8BE8C" w14:textId="77777777" w:rsidR="002E50C7" w:rsidRPr="002E50C7" w:rsidRDefault="002E50C7" w:rsidP="00E616ED">
      <w:pPr>
        <w:pStyle w:val="ListParagraph"/>
        <w:numPr>
          <w:ilvl w:val="0"/>
          <w:numId w:val="77"/>
        </w:numPr>
        <w:rPr>
          <w:rFonts w:asciiTheme="majorBidi" w:hAnsiTheme="majorBidi" w:cstheme="majorBidi"/>
        </w:rPr>
      </w:pPr>
    </w:p>
    <w:p w14:paraId="0772F4C7"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Traumatic experiences—at the individual and communal levels—may typically lead to convulsive reactions and hysterical behavior. It is clear that al-Qaeda, ISIS, and similar extremist groups have continually invoked the oppression Muslims face today as a justification for their own violent policies. ISIS—the most radical of contemporary Islamist groups—did grow up in battle-torn Iraq and the total destruction of that country and its institutions, along with the massive maiming of its civilian population in the wake of the United States-led invasion of Iraq in 2003, which brought about the death and destruction of hundreds of thousands of Iraqi civilians. Such brutalities left Iraq a completely destroyed and dysfunctional polity and social community, subjected everywhere to high levels of irrational and sectarian violence, disruption, and innocent deaths that are impossible for the people of the West to imagine.</w:t>
      </w:r>
    </w:p>
    <w:p w14:paraId="602529B1" w14:textId="77777777" w:rsidR="002E50C7" w:rsidRPr="002E50C7" w:rsidRDefault="002E50C7" w:rsidP="00E616ED">
      <w:pPr>
        <w:pStyle w:val="ListParagraph"/>
        <w:numPr>
          <w:ilvl w:val="0"/>
          <w:numId w:val="77"/>
        </w:numPr>
        <w:rPr>
          <w:rFonts w:asciiTheme="majorBidi" w:hAnsiTheme="majorBidi" w:cstheme="majorBidi"/>
        </w:rPr>
      </w:pPr>
    </w:p>
    <w:p w14:paraId="0CBD5C5F"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Let us, therefore, list some of the asymmetrical conflicts and genocides that remain foremost in Muslim minds, although they are often easily forgotten or readily minimalized in Western minds:</w:t>
      </w:r>
    </w:p>
    <w:p w14:paraId="578D5FA8" w14:textId="77777777" w:rsidR="002E50C7" w:rsidRPr="002E50C7" w:rsidRDefault="002E50C7" w:rsidP="00E616ED">
      <w:pPr>
        <w:pStyle w:val="ListParagraph"/>
        <w:numPr>
          <w:ilvl w:val="0"/>
          <w:numId w:val="77"/>
        </w:numPr>
        <w:rPr>
          <w:rFonts w:asciiTheme="majorBidi" w:hAnsiTheme="majorBidi" w:cstheme="majorBidi"/>
        </w:rPr>
      </w:pPr>
    </w:p>
    <w:p w14:paraId="659BA43E"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ab/>
        <w:t>•</w:t>
      </w:r>
      <w:r w:rsidRPr="002E50C7">
        <w:rPr>
          <w:rFonts w:asciiTheme="majorBidi" w:hAnsiTheme="majorBidi" w:cstheme="majorBidi"/>
        </w:rPr>
        <w:tab/>
        <w:t>The ongoing Israeli-Palestinian Conflict, which was discussed in detail above.</w:t>
      </w:r>
    </w:p>
    <w:p w14:paraId="1EF8D42A"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ab/>
        <w:t>•</w:t>
      </w:r>
      <w:r w:rsidRPr="002E50C7">
        <w:rPr>
          <w:rFonts w:asciiTheme="majorBidi" w:hAnsiTheme="majorBidi" w:cstheme="majorBidi"/>
        </w:rPr>
        <w:tab/>
        <w:t>The Ongoing Persecution of Muslims in the Republic of India from 1947 until the present.</w:t>
      </w:r>
    </w:p>
    <w:p w14:paraId="4AF0097A"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ab/>
        <w:t>•</w:t>
      </w:r>
      <w:r w:rsidRPr="002E50C7">
        <w:rPr>
          <w:rFonts w:asciiTheme="majorBidi" w:hAnsiTheme="majorBidi" w:cstheme="majorBidi"/>
        </w:rPr>
        <w:tab/>
        <w:t>The Kashmir Conflict and anti-Muslim genocide from 1947 until the present.</w:t>
      </w:r>
    </w:p>
    <w:p w14:paraId="75A86C54"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ab/>
        <w:t>•</w:t>
      </w:r>
      <w:r w:rsidRPr="002E50C7">
        <w:rPr>
          <w:rFonts w:asciiTheme="majorBidi" w:hAnsiTheme="majorBidi" w:cstheme="majorBidi"/>
        </w:rPr>
        <w:tab/>
        <w:t xml:space="preserve">The Soviet-Afghan War from 1399/1979 until 1409/1989. </w:t>
      </w:r>
    </w:p>
    <w:p w14:paraId="5950B8A4"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ab/>
        <w:t>•</w:t>
      </w:r>
      <w:r w:rsidRPr="002E50C7">
        <w:rPr>
          <w:rFonts w:asciiTheme="majorBidi" w:hAnsiTheme="majorBidi" w:cstheme="majorBidi"/>
        </w:rPr>
        <w:tab/>
        <w:t>The First and Second Iraq Wars from 1411/1990 until 1411/1991 and then1424/2003 until 1433/2011.</w:t>
      </w:r>
    </w:p>
    <w:p w14:paraId="08C85B9A"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ab/>
        <w:t>•</w:t>
      </w:r>
      <w:r w:rsidRPr="002E50C7">
        <w:rPr>
          <w:rFonts w:asciiTheme="majorBidi" w:hAnsiTheme="majorBidi" w:cstheme="majorBidi"/>
        </w:rPr>
        <w:tab/>
        <w:t>The Bosnian War and genocide from 1412/1992 and 1416/1995.</w:t>
      </w:r>
    </w:p>
    <w:p w14:paraId="096EC544"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ab/>
        <w:t>•</w:t>
      </w:r>
      <w:r w:rsidRPr="002E50C7">
        <w:rPr>
          <w:rFonts w:asciiTheme="majorBidi" w:hAnsiTheme="majorBidi" w:cstheme="majorBidi"/>
        </w:rPr>
        <w:tab/>
        <w:t>The First and Second Chechen Wars and genocide from 1415/1994 until late summer 1417/1996 and then 1420/1999 and lasted almost ten years until the spring of 1430/2009.</w:t>
      </w:r>
    </w:p>
    <w:p w14:paraId="79927C85"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ab/>
        <w:t>•</w:t>
      </w:r>
      <w:r w:rsidRPr="002E50C7">
        <w:rPr>
          <w:rFonts w:asciiTheme="majorBidi" w:hAnsiTheme="majorBidi" w:cstheme="majorBidi"/>
        </w:rPr>
        <w:tab/>
        <w:t>The Syrian Civil War and massive destruction and displacement of the Syrian Muslim people from 1432/2011 until the present.</w:t>
      </w:r>
    </w:p>
    <w:p w14:paraId="03BFEAB6"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ab/>
        <w:t>•</w:t>
      </w:r>
      <w:r w:rsidRPr="002E50C7">
        <w:rPr>
          <w:rFonts w:asciiTheme="majorBidi" w:hAnsiTheme="majorBidi" w:cstheme="majorBidi"/>
        </w:rPr>
        <w:tab/>
        <w:t>The ongoing Uyghur Muslim Genocide in China from 1435/2014 until the present.</w:t>
      </w:r>
    </w:p>
    <w:p w14:paraId="749C0D46"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ab/>
        <w:t>•</w:t>
      </w:r>
      <w:r w:rsidRPr="002E50C7">
        <w:rPr>
          <w:rFonts w:asciiTheme="majorBidi" w:hAnsiTheme="majorBidi" w:cstheme="majorBidi"/>
        </w:rPr>
        <w:tab/>
        <w:t>The Rohingya Genocide in Burma (Myanmar) of 1438/2016.</w:t>
      </w:r>
    </w:p>
    <w:p w14:paraId="21B6295F" w14:textId="77777777" w:rsidR="002E50C7" w:rsidRPr="002E50C7" w:rsidRDefault="002E50C7" w:rsidP="00E616ED">
      <w:pPr>
        <w:pStyle w:val="ListParagraph"/>
        <w:numPr>
          <w:ilvl w:val="0"/>
          <w:numId w:val="77"/>
        </w:numPr>
        <w:rPr>
          <w:rFonts w:asciiTheme="majorBidi" w:hAnsiTheme="majorBidi" w:cstheme="majorBidi"/>
        </w:rPr>
      </w:pPr>
    </w:p>
    <w:p w14:paraId="645DED6A" w14:textId="77777777" w:rsidR="002E50C7" w:rsidRPr="002E50C7" w:rsidRDefault="002E50C7" w:rsidP="00E616ED">
      <w:pPr>
        <w:pStyle w:val="ListParagraph"/>
        <w:numPr>
          <w:ilvl w:val="0"/>
          <w:numId w:val="77"/>
        </w:numPr>
        <w:rPr>
          <w:rFonts w:asciiTheme="majorBidi" w:hAnsiTheme="majorBidi" w:cstheme="majorBidi"/>
        </w:rPr>
      </w:pPr>
    </w:p>
    <w:p w14:paraId="0269D56D"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Emergence of Unconventional anti-Traditional Self-Appointed “Muslim Leaders” &amp; Organizations</w:t>
      </w:r>
    </w:p>
    <w:p w14:paraId="312D68E0"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 xml:space="preserve">As noted above, it is inherent in the sociology of modern identity-religion that it calls for the formation of ideological communities—which sometimes only exist online—and that embody the highly individualized convictions of its members. Those communities, in turn, require and produce their own self-appointed charismatic heads, who direct, manage, and often exploit the groups they lead to their personal advantage. Even when such movement leaders are not truly charismatic, the community itself and the media may work together in such a way as to make them appear to be much more than they actually are. In Islamist extremism, such group leaders take the place of authentic Scholarship and Traditional Scholars, but without their training, knowledge, authenticity, and legitimate authority. It must be emphasized again, that—despite their claims to the contrary—none of the self-appointed extremist leaders of present-day Islamist groups has ever worn the mantle of the authentic Prophet legacy on his shoulders. No extremist Muslim groups have been more assiduous than those of Osama bin Laden, Ayman al-Zawahiri, Abu Musab al-Zarqawi, and ISIS in promoting themselves, fashioning the public images they strive for, and otherwise exploiting the possibilities opened up to them by the Internet and other forms of modern media. </w:t>
      </w:r>
    </w:p>
    <w:p w14:paraId="361D2EA6" w14:textId="77777777" w:rsidR="002E50C7" w:rsidRPr="002E50C7" w:rsidRDefault="002E50C7" w:rsidP="00E616ED">
      <w:pPr>
        <w:pStyle w:val="ListParagraph"/>
        <w:numPr>
          <w:ilvl w:val="0"/>
          <w:numId w:val="77"/>
        </w:numPr>
        <w:rPr>
          <w:rFonts w:asciiTheme="majorBidi" w:hAnsiTheme="majorBidi" w:cstheme="majorBidi"/>
        </w:rPr>
      </w:pPr>
    </w:p>
    <w:p w14:paraId="1893558C"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The neophyte, self-appointed leaders of contemporary Islamist extremism have had typically Western-styled educational backgrounds and little or no Traditional religious training. As regards their acquaintance with Islam, it is usually the product of self-education, which relies heavily upon the source writings of Neo-Salafism, with special attention to the easily accessible and readable works of Sayyid Qutb, one of the most influential fathers of neo-Salafist Jihadism. This neo-Salafist background was true, for example, of Osama bin Laden, who was schooled as an engineer, and Ayman al-Zawahiri, who studied and practiced surgery. The groups of both leaders, however, made powerful use of modern media to preach their radically un-Orthodox doctrine that the masses of the world’s Muslims are “apostates from their faith” and “terrorist violence in the name of Jihād is the solution to Islam’s problems.” It is also worth noting for the record and gauging the effect of the media that both figures were, in their private lives, known to be dull and unimaginative and nothing like the image of the terrorist “master minds” that the media cast them as being. Yet these leaders and their organizations have typically proven themselves capable of supplanting Traditional Scholars and Orthodox authorities. Paris and Brussels were among the most fertile recruiting grounds for ISIS in 1435/2014, when ISIS first gained global prominence. In both cities, Traditional Muslims scholars emphasized that what ISIS was doing was blatantly un-Islamic and should not be supported. One of the typical responses of the pro-ISIS youth of both cities was: “ISIS has thousands of hits on their websites. How many hits do the Scholars have?”</w:t>
      </w:r>
    </w:p>
    <w:p w14:paraId="67459B06" w14:textId="77777777" w:rsidR="002E50C7" w:rsidRPr="002E50C7" w:rsidRDefault="002E50C7" w:rsidP="00E616ED">
      <w:pPr>
        <w:pStyle w:val="ListParagraph"/>
        <w:numPr>
          <w:ilvl w:val="0"/>
          <w:numId w:val="77"/>
        </w:numPr>
        <w:rPr>
          <w:rFonts w:asciiTheme="majorBidi" w:hAnsiTheme="majorBidi" w:cstheme="majorBidi"/>
        </w:rPr>
      </w:pPr>
    </w:p>
    <w:p w14:paraId="745913BC"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 xml:space="preserve">ISIS and its affiliates—such Al-Shabab and Boko Haram—are the most dangerous of the violent neo-Salafist Jihadis groups of the modern world that appeared before it, including al-Qaeda. This is because these groups are utterly unencumbered by anything approaching pangs of universal moral conscience. In their belief, only their rigid neo-Salafist Jihadist interpretation of Islam is valid, and nothing else is worthy of consideration in the Islamic Tradition or in contemporary practice. The enormity of this danger lies in the fact that ISIS and its affiliates completely broke with all political and religious consensus in among contemporary and past Muslim scholars and nation-states, by rejecting any valid interpretation of Islam other than its own. Moreover, as explicitly Takfīrī neo-Salafists, they hold that they are the only true Muslims in the world. Other Muslims are apostates and those of them who do not endorse their “Caliphate” and make steps to live under it and support it directly were guilty of ideological idolatry (shirk). They also declare all Muslim Scholars who criticize or oppose them and their claims to legitimacy or legality to be polytheists (mushrikūn) and deserving of death. Other violent Islamist extremists appear moderate by comparison. </w:t>
      </w:r>
    </w:p>
    <w:p w14:paraId="18571C58" w14:textId="77777777" w:rsidR="002E50C7" w:rsidRPr="002E50C7" w:rsidRDefault="002E50C7" w:rsidP="00E616ED">
      <w:pPr>
        <w:pStyle w:val="ListParagraph"/>
        <w:numPr>
          <w:ilvl w:val="0"/>
          <w:numId w:val="77"/>
        </w:numPr>
        <w:rPr>
          <w:rFonts w:asciiTheme="majorBidi" w:hAnsiTheme="majorBidi" w:cstheme="majorBidi"/>
        </w:rPr>
      </w:pPr>
    </w:p>
    <w:p w14:paraId="60E717FC" w14:textId="77777777" w:rsidR="002E50C7" w:rsidRPr="002E50C7" w:rsidRDefault="002E50C7" w:rsidP="00E616ED">
      <w:pPr>
        <w:pStyle w:val="ListParagraph"/>
        <w:numPr>
          <w:ilvl w:val="0"/>
          <w:numId w:val="77"/>
        </w:numPr>
        <w:rPr>
          <w:rFonts w:asciiTheme="majorBidi" w:hAnsiTheme="majorBidi" w:cstheme="majorBidi"/>
        </w:rPr>
      </w:pPr>
    </w:p>
    <w:p w14:paraId="1C900B58"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Mindsets Characteristic of Contemporary Islamist Extremism</w:t>
      </w:r>
    </w:p>
    <w:p w14:paraId="5D0FFEEA"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 xml:space="preserve">Now that we have spoken briefly about the self-appointed leaders of present-day Islamist extremism, we broach the topic of who the men and women are that find themselves vulnerable to militant Islamist groups and make up the majority of their followers and what can be said about their general mindsets. To begin with the rank and file of Muslim extremist followers today are usually young. Their ages typically range from the late twenties until the early thirties, although some are in their early twenties and even teens. Moreover, these youths are overwhelmingly “born-again” Muslims, meaning that they were not usually committed to practicing Islam before the radicalization and have generally received little or no Traditional or standard Islamic education and training. </w:t>
      </w:r>
    </w:p>
    <w:p w14:paraId="49B34FF1" w14:textId="77777777" w:rsidR="002E50C7" w:rsidRPr="002E50C7" w:rsidRDefault="002E50C7" w:rsidP="00E616ED">
      <w:pPr>
        <w:pStyle w:val="ListParagraph"/>
        <w:numPr>
          <w:ilvl w:val="0"/>
          <w:numId w:val="77"/>
        </w:numPr>
        <w:rPr>
          <w:rFonts w:asciiTheme="majorBidi" w:hAnsiTheme="majorBidi" w:cstheme="majorBidi"/>
        </w:rPr>
      </w:pPr>
    </w:p>
    <w:p w14:paraId="7F0EB0D5"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As a rule, they are not necessarily as “ideological” as their leaders, but, when faced with today’s problems, they are typically seeking “painkillers” or quick immediate solutions that are straight-forward and black-and-white. As is typical of their peers in modern identity-religion, radicalized young Muslim radical ignore the complexities of the world and have no patience with Scholars or the nuances of educated discourse—whether it comes from Muslims or non-Muslims. Like all of our generation, they have been brought up in the Entertainment Age, and in their identity-religion approach to Islam, extremist Muslim youth—like much of today’s youth in general—want to “experience” faith and act it out. They want to put their faith into action. As noted before and as is typical of the Modern Bonzai Ego, personal experience and strongly-held opinion trump knowledge for them, and, as a rule, they have utterly no need of Scholars or specialists and certainly do not seek them out or find themselves inclined to listen to them, if they happen to chance upon them.</w:t>
      </w:r>
    </w:p>
    <w:p w14:paraId="71A2C4E0" w14:textId="77777777" w:rsidR="002E50C7" w:rsidRPr="002E50C7" w:rsidRDefault="002E50C7" w:rsidP="00E616ED">
      <w:pPr>
        <w:pStyle w:val="ListParagraph"/>
        <w:numPr>
          <w:ilvl w:val="0"/>
          <w:numId w:val="77"/>
        </w:numPr>
        <w:rPr>
          <w:rFonts w:asciiTheme="majorBidi" w:hAnsiTheme="majorBidi" w:cstheme="majorBidi"/>
        </w:rPr>
      </w:pPr>
    </w:p>
    <w:p w14:paraId="0C67BBFD"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 xml:space="preserve">Such Muslim youth also tend to share in common a profound sense of marginalization in today’s world. In general, Islamists tend to be marginalized people, that is, Muslims who do not really belong in their societies and do not welcome in them. Thus, they are driven by a profound sense of alienation and lack of self-esteem as well as anger regarding their lot and that of Muslims in the world. In addition to this, many young people of this marginalized generation who join ISIS come from broken homes in dysfunctional cultures. Their disillusion often begins with their families and is augmented by the alien world around them of the dominant culture, which they look out upon from within their ghettos. The general Islamophobia of that dominant culture breeds even more powerful marginalization and disenfranchisement. Their adoption of neo-Salafist Jihadis ideology, of course, serves to produce for them even greater marginalization. </w:t>
      </w:r>
    </w:p>
    <w:p w14:paraId="02A3A112" w14:textId="77777777" w:rsidR="002E50C7" w:rsidRPr="002E50C7" w:rsidRDefault="002E50C7" w:rsidP="00E616ED">
      <w:pPr>
        <w:pStyle w:val="ListParagraph"/>
        <w:numPr>
          <w:ilvl w:val="0"/>
          <w:numId w:val="77"/>
        </w:numPr>
        <w:rPr>
          <w:rFonts w:asciiTheme="majorBidi" w:hAnsiTheme="majorBidi" w:cstheme="majorBidi"/>
        </w:rPr>
      </w:pPr>
    </w:p>
    <w:p w14:paraId="5A66DFF1"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As a rule, Islamist extremists begin as religious illiterates. In this age of information anarchy, they get their knowledge of Islam primarily from the Internet.</w:t>
      </w:r>
    </w:p>
    <w:p w14:paraId="37AA076E"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 xml:space="preserve">Their acute Islamic religious illiteracy combines with their personal quest for immediately accessible knowledge in defiance of Traditional authority to produce mindsets that generally lack the ability or the patience to undergo Traditional Islamic education. Thus, as we have noted, the followers of these radical groups—as well as identity-religion Muslims in general—are not inspired by normative Islam or the Islamic Tradition, which for more than a millennium built the rich Islamic cultures and Civilizations. Yet, despite the fact that they also have no knowledge of the Islamic Tradition or of Islam’s rich history, they do not just reject that Tradition but attribute the problems Muslims face today to a combination of anti-Islamic global conspiracies as well as to the centuries-old Tradition of mainstream Islamic belief. In the identity-religion of “born-again true” believers, they regard themselves as having discovered “true Islam,” as if Muslims had to wait for more than one thousand and four hundred years before they were finally able to make out what Islam is actually supposed to be. </w:t>
      </w:r>
    </w:p>
    <w:p w14:paraId="10EBE081" w14:textId="77777777" w:rsidR="002E50C7" w:rsidRPr="002E50C7" w:rsidRDefault="002E50C7" w:rsidP="00E616ED">
      <w:pPr>
        <w:pStyle w:val="ListParagraph"/>
        <w:numPr>
          <w:ilvl w:val="0"/>
          <w:numId w:val="77"/>
        </w:numPr>
        <w:rPr>
          <w:rFonts w:asciiTheme="majorBidi" w:hAnsiTheme="majorBidi" w:cstheme="majorBidi"/>
        </w:rPr>
      </w:pPr>
    </w:p>
    <w:p w14:paraId="44106AA9"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For those attracted to organized Islamist extremism, the promise of a cult-like community—a band of brothers and sisters like themselves—is all-important. Like religious cults, groups like ISIS also cut their followers off from the most minimal contact with their families, former friends, and earlier social ties. Many Islamist radicals also have serious mental health issues and are in critical need of rehabilitation. Others, however, sometimes succeed in taking their families with them on the path of ideological self-destruction. Their neo-Salafist doctrine of Takfīr also reinforces the cultic nature of their groups and serves effectively to cut them off from the Islamic Tradition. Since they understand little of Islam or of the world we live in, these radicals have supreme issues of personal identity that make them at war with the utterly alien world that surrounds them. Since they have already been cut off from the families and friends, they also are at war with their communities, their neighbors, and former friends.</w:t>
      </w:r>
    </w:p>
    <w:p w14:paraId="44D8BF45" w14:textId="77777777" w:rsidR="002E50C7" w:rsidRPr="002E50C7" w:rsidRDefault="002E50C7" w:rsidP="00E616ED">
      <w:pPr>
        <w:pStyle w:val="ListParagraph"/>
        <w:numPr>
          <w:ilvl w:val="0"/>
          <w:numId w:val="77"/>
        </w:numPr>
        <w:rPr>
          <w:rFonts w:asciiTheme="majorBidi" w:hAnsiTheme="majorBidi" w:cstheme="majorBidi"/>
        </w:rPr>
      </w:pPr>
    </w:p>
    <w:p w14:paraId="4A2E86CB"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Many of the youth who join al-Qaeda, ISIS, and their affiliates have no education or rationality to speak of, although others may be technically and technologically skilled—since such skills require native intelligence but not the gift of introspection and understanding. A French lawyer defending a French terrorist of such persuasion named Abd al-Salam was shocked at how utterly non-ideological the youth was. He said that Abd al-Salam had the intelligence of an empty ashtray and was simply “a jerk.”</w:t>
      </w:r>
    </w:p>
    <w:p w14:paraId="75F5F395" w14:textId="77777777" w:rsidR="002E50C7" w:rsidRPr="002E50C7" w:rsidRDefault="002E50C7" w:rsidP="00E616ED">
      <w:pPr>
        <w:pStyle w:val="ListParagraph"/>
        <w:numPr>
          <w:ilvl w:val="0"/>
          <w:numId w:val="77"/>
        </w:numPr>
        <w:rPr>
          <w:rFonts w:asciiTheme="majorBidi" w:hAnsiTheme="majorBidi" w:cstheme="majorBidi"/>
        </w:rPr>
      </w:pPr>
    </w:p>
    <w:p w14:paraId="778E9329"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Not surprisingly, many Islamist extremists who actively join ISIS and similar groups have the mentality of gang members. Thus, they do not listen to anyone outside their group. Rather, they gauge the language of those who seek to advise them only to see only if such people are “with them” or “against them.” If one seeking to counsel them, for example, does not define Islam as picking up an AK-47 Kalashnikov automatic weapon for violent ends, then that person is clearly “against them,” and they are not likely to listen any further.</w:t>
      </w:r>
    </w:p>
    <w:p w14:paraId="33B08BA6"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ab/>
      </w:r>
      <w:r w:rsidRPr="002E50C7">
        <w:rPr>
          <w:rFonts w:asciiTheme="majorBidi" w:hAnsiTheme="majorBidi" w:cstheme="majorBidi"/>
        </w:rPr>
        <w:tab/>
        <w:t> </w:t>
      </w:r>
    </w:p>
    <w:p w14:paraId="16EA2D9C" w14:textId="77777777" w:rsidR="002E50C7" w:rsidRPr="002E50C7" w:rsidRDefault="002E50C7" w:rsidP="00E616ED">
      <w:pPr>
        <w:pStyle w:val="ListParagraph"/>
        <w:numPr>
          <w:ilvl w:val="0"/>
          <w:numId w:val="77"/>
        </w:numPr>
        <w:rPr>
          <w:rFonts w:asciiTheme="majorBidi" w:hAnsiTheme="majorBidi" w:cstheme="majorBidi"/>
        </w:rPr>
      </w:pPr>
    </w:p>
    <w:p w14:paraId="30E46608"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No Silver Bullet: Imperative of Sound &amp; Coordinated Multi-Layered-Approaches to All Forms of Contemporary Extremism</w:t>
      </w:r>
    </w:p>
    <w:p w14:paraId="452B08C3"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 xml:space="preserve">The last years of the fourteenth/twentieth century and the opening decades of the fifteenth/twenty-first century have not been kind to Muslims nor the reputation of Islam. Following the violence of the Iranian Revolution of 1978-1979, one disaster after another has contributed to a dark view of Islam and Muslims in the Western media and throughout the non-Muslim world. The Lockerbie bombing of 1988, which killed two hundred and seventy innocent people was long believed to be the work of Islamist terrorists, although, in fact, it was an act of Libyan state terror in retaliation for anti-Libyan American military involvement in the country. The 1993 World Trade Center bombing in New York filled newspapers and television screens with images of bearded “Muslim terrorists,” although the terrorists behind the bombing gave only political motives and three specific demands relating to unequivocal United States support of Israel against the Palestinian people and the involvement of the American government in the internal affairs of Near Eastern nations. It also warned of future attacks to come if the demands were not met, but, interestingly, the bombers were generally evasive about religion. Then came the second attacks on the World Trade Center and the United States of 11 September 2001, and repeated terrorist outbursts in the name of Islam meant that the image of the Islamic faith in the media became drastically and almost hopelessly obscured. </w:t>
      </w:r>
    </w:p>
    <w:p w14:paraId="1EFC0219"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ab/>
      </w:r>
      <w:r w:rsidRPr="002E50C7">
        <w:rPr>
          <w:rFonts w:asciiTheme="majorBidi" w:hAnsiTheme="majorBidi" w:cstheme="majorBidi"/>
        </w:rPr>
        <w:tab/>
      </w:r>
    </w:p>
    <w:p w14:paraId="44E94A14"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 xml:space="preserve">In our times, the media has generally equated Islam with the terrorism committed in its name, which has caused profound fear and suspicion among people, and raised more questions than Muslim were able to answer. Consequently, it has become impossible for most outside observers as well as for many Muslims themselves to disentangle what is truly Islamic from what is a demonic ideological deviation of the true faith. Generally, in the view of the media, Islam has become the issue—not the context of modern Islam, its internal crisis of authority, the phenomenon of modern alienation and identity-religion, the radical ideology of neo-Salafist Jihadism, or even the on-going repression of Muslims in the world. In the world post-September 11th, everything regarding Islam and Muslims was seen through the lens of “Islamist terrorism,” and overwhelmingly large numbers of Westerners and others simply became incapable of distinguishing Islamist violence from Islam, which is not especially surprising since they knew very little about either one. </w:t>
      </w:r>
    </w:p>
    <w:p w14:paraId="44CBC8AB" w14:textId="77777777" w:rsidR="002E50C7" w:rsidRPr="002E50C7" w:rsidRDefault="002E50C7" w:rsidP="00E616ED">
      <w:pPr>
        <w:pStyle w:val="ListParagraph"/>
        <w:numPr>
          <w:ilvl w:val="0"/>
          <w:numId w:val="77"/>
        </w:numPr>
        <w:rPr>
          <w:rFonts w:asciiTheme="majorBidi" w:hAnsiTheme="majorBidi" w:cstheme="majorBidi"/>
        </w:rPr>
      </w:pPr>
    </w:p>
    <w:p w14:paraId="58DE1512"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 xml:space="preserve">Most Americans and others only know “Islam” in the light of what they have seen in the media since the Iranian revolution of 1979. Their knowledge of “Islam” begins with hijackings, suicide bombings, the taking of the hostages, and the indiscriminate killing of innocent people. This is what so many Americans, Europeans, and other non-Muslims know of Islam. Americans and other people can often easily identify extremists in their own groups, but this is impossible when one does not know the group at all. Thus, they cannot distinguish between “extremist” and non-extremist Muslims. Moreover, with the collapse of the Soviet Union in the period between 1408/1988 and 1411/1991, world communism ceased to be the manifest global threat it had once appeared, and the demise of the Soviet Union also brought an end to the Cold War, while creating a dangerous power vacuum in Eurasia and around the world in areas of former Soviet influence. The media fashioned “Islam,” however, was the great enemy after the break-up of the USSR and the demise of world communism. </w:t>
      </w:r>
    </w:p>
    <w:p w14:paraId="5ADB4248" w14:textId="77777777" w:rsidR="002E50C7" w:rsidRPr="002E50C7" w:rsidRDefault="002E50C7" w:rsidP="00E616ED">
      <w:pPr>
        <w:pStyle w:val="ListParagraph"/>
        <w:numPr>
          <w:ilvl w:val="0"/>
          <w:numId w:val="77"/>
        </w:numPr>
        <w:rPr>
          <w:rFonts w:asciiTheme="majorBidi" w:hAnsiTheme="majorBidi" w:cstheme="majorBidi"/>
        </w:rPr>
      </w:pPr>
    </w:p>
    <w:p w14:paraId="288AAFD4"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It must also be emphasized that, in presenting the religion of Islam itself as the source and culprit of Islamist terrorism today, the world’s attention is fully diverted from tangible issues of Western foreign policy, which always come to mind for Muslims and are mentioned by the most merciless of the terrorists. Thus, there is no mention of United States support of Israel against the Palestinian people or the direct involvement of the United States and other world powers in the internal affairs of Muslims around the world.</w:t>
      </w:r>
    </w:p>
    <w:p w14:paraId="6B883287" w14:textId="77777777" w:rsidR="002E50C7" w:rsidRPr="002E50C7" w:rsidRDefault="002E50C7" w:rsidP="00E616ED">
      <w:pPr>
        <w:pStyle w:val="ListParagraph"/>
        <w:numPr>
          <w:ilvl w:val="0"/>
          <w:numId w:val="77"/>
        </w:numPr>
        <w:rPr>
          <w:rFonts w:asciiTheme="majorBidi" w:hAnsiTheme="majorBidi" w:cstheme="majorBidi"/>
        </w:rPr>
      </w:pPr>
    </w:p>
    <w:p w14:paraId="63074F11"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 xml:space="preserve">In the twenty-first century, Islam has captured the headlines as a monolithic aberration, while its true reality has been buried under menacing headlines, stereotypes, and slogans. As this monolithic menace, Islam is presented as an essentialist evil with which coexistence and understanding are impossible. In the world’s eyes through the lens of the media, the atrocities committed in the name of Islam have branded the entire global Muslim community. No Muslim escapes from this common stigma or is deemed completely above suspicion, even though—as accurate data reveals—Islamist extremism has only marginal acceptance among Muslims as a whole, although it does represent a small and dangerous minority. The overwhelming majority of ordinary Muslims reject such attacks as patently un-Islamic and evil, and this repudiation is naturally stronger among properly trained Scholars, who—contrary to frequent claims in the media—have not failed to speak out against the perpetration of terrorism in the name of their faith. Yet the brutal acts of Islamist terrorists such as ISIS have dominated the media, while setting a ruthless and unprecedented record of savagery and intolerance that has shocked and shaken the rank and file of the global Muslim community as well as others.  </w:t>
      </w:r>
    </w:p>
    <w:p w14:paraId="2A7119EA" w14:textId="77777777" w:rsidR="002E50C7" w:rsidRPr="002E50C7" w:rsidRDefault="002E50C7" w:rsidP="00E616ED">
      <w:pPr>
        <w:pStyle w:val="ListParagraph"/>
        <w:numPr>
          <w:ilvl w:val="0"/>
          <w:numId w:val="77"/>
        </w:numPr>
        <w:rPr>
          <w:rFonts w:asciiTheme="majorBidi" w:hAnsiTheme="majorBidi" w:cstheme="majorBidi"/>
        </w:rPr>
      </w:pPr>
    </w:p>
    <w:p w14:paraId="4FFBFE93"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 xml:space="preserve">In its presentation of Islam in connection with terrorism, the media has often buttressed the impression that Islam is “terrorist” by its nature, and the faith and its revealed sources constitute a monolithic evil. A casual reader of the press or observer of the media might assume that “Muslim” is synonymous with “violent,” and ordinary Westerners find themselves petrified by the mere presence of a Muslim woman wearing a scarf. Although such broad generalizations about Islam and Muslims are false and blatantly oversimplify complex realities, Islamist extremists—such as ISIS—continually speak to the world in terms that emphasize the stereotype, and, not surprisingly, the media and the masses who watch the world through its eyes are inclined to take the Jihadists at face value. For the majority Muslim community, the devastating effect of Islamists words and deeds bring to mind the traditional adage: “With friends like this, who needs enemies?” Of course, the Islamists are not “friends” in the first place but anti-Traditional enemies of the Islamic faith. Still, their rhetoric and actions—more than perhaps anything else—effectively verifies on the policy and popular levels, Samuel Huntington’s notion of an inescapable and essentialist clash of civilizations between “Islam” and the “West.” Thus, for much of Europe, North America, and the rest of the non-Muslim world, Islamist terrorism—rightly or wrongly—has become their number one concern. </w:t>
      </w:r>
    </w:p>
    <w:p w14:paraId="11621BB5" w14:textId="77777777" w:rsidR="002E50C7" w:rsidRPr="002E50C7" w:rsidRDefault="002E50C7" w:rsidP="00E616ED">
      <w:pPr>
        <w:pStyle w:val="ListParagraph"/>
        <w:numPr>
          <w:ilvl w:val="0"/>
          <w:numId w:val="77"/>
        </w:numPr>
        <w:rPr>
          <w:rFonts w:asciiTheme="majorBidi" w:hAnsiTheme="majorBidi" w:cstheme="majorBidi"/>
        </w:rPr>
      </w:pPr>
    </w:p>
    <w:p w14:paraId="7BCD9B1C"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 xml:space="preserve">As Muslims, we cannot deny that we have a problem with Islamist radicalism in our midst, but the solution to that problem must itself be radical. People fear what they do not understand, and no community can succeed through fear, although fear and hatred have always constituted the primary tools of the propaganda of agitation and its strategies of future aggression. We must find the means to counter malicious propaganda and the fear and hatred that it breads. We must also discover creative avenues that to understand the problem of Islamist radicalization and enable us to find real solutions, which we can present and pursue cogently. To begin with, we must speak clearly and intelligently, while understanding that no platitude or sound byte can turn the table, since there is no simple answers, and there is no “silver bullet.” </w:t>
      </w:r>
    </w:p>
    <w:p w14:paraId="19C46F65" w14:textId="77777777" w:rsidR="002E50C7" w:rsidRPr="002E50C7" w:rsidRDefault="002E50C7" w:rsidP="00E616ED">
      <w:pPr>
        <w:pStyle w:val="ListParagraph"/>
        <w:numPr>
          <w:ilvl w:val="0"/>
          <w:numId w:val="77"/>
        </w:numPr>
        <w:rPr>
          <w:rFonts w:asciiTheme="majorBidi" w:hAnsiTheme="majorBidi" w:cstheme="majorBidi"/>
        </w:rPr>
      </w:pPr>
    </w:p>
    <w:p w14:paraId="1FF230AA"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 xml:space="preserve">It is true and laudable that increasing numbers of Muslims are engaging the media and partaking in the various Western information outlets. Nevertheless, there are still only limited examples of effective and positive commentary coming from these spokespersons for Islam. At that same time, we must not seek to engage the media or the public until we are properly prepared. Only proper preparation can give us the knowledge, wisdom, calm, and self-control that we need to display in order to be constructive. It is imperative that our communities support the professional training of competent, articulate Muslims, who can successfully engage in the media as well as consult and convince policy makers, NGOs, and other organs of social engagement and consultation. We cannot withdraw from the discourse and do well to remember the American political adage: “If you are not at the table, you will be on the menu.” Just as we must utilize the media in all its different forms and at all its different levels, we must also develop different levels of response, ranging from those that are of a thorough-going scholarly nature to those that are more basic and easier to understand. Proper presentation of ourselves and our message requires strengthening present Islamic organizations and looking for competent spokespersons who can give normative Islam a public face and speak authentically for the Muslim community, while inviting the confidence of others. </w:t>
      </w:r>
    </w:p>
    <w:p w14:paraId="29419B5D" w14:textId="77777777" w:rsidR="002E50C7" w:rsidRPr="002E50C7" w:rsidRDefault="002E50C7" w:rsidP="00E616ED">
      <w:pPr>
        <w:pStyle w:val="ListParagraph"/>
        <w:numPr>
          <w:ilvl w:val="0"/>
          <w:numId w:val="77"/>
        </w:numPr>
        <w:rPr>
          <w:rFonts w:asciiTheme="majorBidi" w:hAnsiTheme="majorBidi" w:cstheme="majorBidi"/>
        </w:rPr>
      </w:pPr>
    </w:p>
    <w:p w14:paraId="54F1FBB3"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It is important for Muslim communities everywhere to understand that they are not alone. In the West and abroad, Muslims allies within and beyond our own ranks. We must continue reach out to our allies and work with them to build even stronger and broader alliances. Indeed, we should think in terms of forming modern-day models of the Alliance of Virtue (Ḥilf al-Fuḍūl) of the Prophet’s time.</w:t>
      </w:r>
    </w:p>
    <w:p w14:paraId="6251F5B7" w14:textId="77777777" w:rsidR="002E50C7" w:rsidRPr="002E50C7" w:rsidRDefault="002E50C7" w:rsidP="00E616ED">
      <w:pPr>
        <w:pStyle w:val="ListParagraph"/>
        <w:numPr>
          <w:ilvl w:val="0"/>
          <w:numId w:val="77"/>
        </w:numPr>
        <w:rPr>
          <w:rFonts w:asciiTheme="majorBidi" w:hAnsiTheme="majorBidi" w:cstheme="majorBidi"/>
        </w:rPr>
      </w:pPr>
    </w:p>
    <w:p w14:paraId="7D4C58B3"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We also need sound well-intended government assistance, which will help us find practical pathways that offer good jobs, professions, and careers to our youth and enable them to become directly involved in society and pursue a better way of life—especially for those Muslim communities that are economically and socially marginalized. Moreover, the state, its laws, jurisdictions, and powers of enforcement are the only resources to deal with acts of senselessness and irresponsibility that cannot be cured by therapy, counsel, and wisdom. Although its powers of coercion cannot convince or win over contrary people who are convinced that they are right.</w:t>
      </w:r>
    </w:p>
    <w:p w14:paraId="74F3C874" w14:textId="77777777" w:rsidR="002E50C7" w:rsidRPr="002E50C7" w:rsidRDefault="002E50C7" w:rsidP="00E616ED">
      <w:pPr>
        <w:pStyle w:val="ListParagraph"/>
        <w:numPr>
          <w:ilvl w:val="0"/>
          <w:numId w:val="77"/>
        </w:numPr>
        <w:rPr>
          <w:rFonts w:asciiTheme="majorBidi" w:hAnsiTheme="majorBidi" w:cstheme="majorBidi"/>
        </w:rPr>
      </w:pPr>
    </w:p>
    <w:p w14:paraId="475E0CE4"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There are certain general and over-arching trends that converge in extremism. We must also beware of dangerous and naïve policies that seek to identify signs and profiles to “spot extremist Muslims,” generally by identify the qualities of practicing Muslims. Many governments and non-government agencies in the West do this, and private consultants who are often self-proclaimed but unqualified experts—generally outsiders or non-practicing Muslims—are hired who base their profile models or signs on stereotypical generalizations about practicing Muslims, such as drawing attention to their beards and types of dress. These modalities are ineffective because practicing Muslims are not the primary recruiting pool for Jihadists—rather they are non-committed but alienated Muslim youth—and they also obscure the fact that each case of radicalization may be different. Moreover, Jihadists in the act of committing acts of violence are generally sophisticated enough to alter their appearances and avoid such stereotypes.</w:t>
      </w:r>
    </w:p>
    <w:p w14:paraId="7E215F51" w14:textId="77777777" w:rsidR="002E50C7" w:rsidRPr="002E50C7" w:rsidRDefault="002E50C7" w:rsidP="00E616ED">
      <w:pPr>
        <w:pStyle w:val="ListParagraph"/>
        <w:numPr>
          <w:ilvl w:val="0"/>
          <w:numId w:val="77"/>
        </w:numPr>
        <w:rPr>
          <w:rFonts w:asciiTheme="majorBidi" w:hAnsiTheme="majorBidi" w:cstheme="majorBidi"/>
        </w:rPr>
      </w:pPr>
    </w:p>
    <w:p w14:paraId="6152941E"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 xml:space="preserve">In talking about the problem of Islamist extremism cogently, we must place it in the broader historical context in which it belongs. This requires us as Muslims to know our religion and its history and to define ourselves and our faith properly, by taking masterful interpretative control of our narrative. We cannot, of course, take interpretative control of the narrative on Islam and terrorism without become positively engaged with the media at all levels, including dynamic use of the Internet. In this process, we must also prove ourselves to be honest brokers in the search for a real and lasting solution. We face, of course, a generally skeptical and unsympathetic audience, which must be addressed with patience, compassion, and wisdom. </w:t>
      </w:r>
    </w:p>
    <w:p w14:paraId="3809401B" w14:textId="77777777" w:rsidR="002E50C7" w:rsidRPr="002E50C7" w:rsidRDefault="002E50C7" w:rsidP="00E616ED">
      <w:pPr>
        <w:pStyle w:val="ListParagraph"/>
        <w:numPr>
          <w:ilvl w:val="0"/>
          <w:numId w:val="77"/>
        </w:numPr>
        <w:rPr>
          <w:rFonts w:asciiTheme="majorBidi" w:hAnsiTheme="majorBidi" w:cstheme="majorBidi"/>
        </w:rPr>
      </w:pPr>
    </w:p>
    <w:p w14:paraId="55ED134A"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 xml:space="preserve">To begin with, in what has preceded we have drawn attention to the serious grievances that the Muslims of the world endure today. It must be emphasized that the afflictions that many Muslims experience in today’s world must be addressed, which includes bringing them fully to attention of the Muslim community and the general public, and we must not hesitate to speak frankly about the genocides and other atrocities that Muslims continue to face. Al-Ḥākim transmits from the Prophet that he said: “And whoever is not concerned about the Muslims in general is not of them (wa man lam yahtamma li-’l-Muslimīn  ‘āmmatan, fa-laysa minhum).” At the same time, we must not be careful to avoid victimizing ourselves, which is to say that we must not focus exclusively on our own complaints and grievances as if nothing else mattered. We must also take an active interest in and commitment to others, the societies in which we live and with which we deal, and sincerely address broader social, political, environmental issues of our time as well.  </w:t>
      </w:r>
    </w:p>
    <w:p w14:paraId="0309E2AA" w14:textId="5021E1FE" w:rsidR="002E50C7" w:rsidRPr="008F6898" w:rsidRDefault="002E50C7" w:rsidP="008F6898">
      <w:pPr>
        <w:ind w:left="360"/>
        <w:rPr>
          <w:rFonts w:asciiTheme="majorBidi" w:hAnsiTheme="majorBidi" w:cstheme="majorBidi"/>
        </w:rPr>
      </w:pPr>
    </w:p>
    <w:p w14:paraId="2D495300"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 xml:space="preserve">We must avoid stereotypes, platitudes, and overly broad generalizations Our approaches must be sophisticated, multi-layered, and practical. We must have a vision, and that vision must be at the root of all we say and do. Our vision must articulate itself with short-term, mid-term, and long-term strategies that are creative and multi-layered. Moreover, we must undertake our approaches with honesty and integrity. We must continue to make use of authentic data and contribute to generating, collecting, and processing reliable data about what is happening within and around our communities. We should have reliable organizations to collect and study such information about Muslims and Muslim-specific matters—including keeping records about Islamophobic attacks and abuses. This is how we get “into the eye of the storm.” For, without such data, we cannot effectively fight the demonizing narrative and negative stereotypes of Islam and Muslims—especially in the media. </w:t>
      </w:r>
    </w:p>
    <w:p w14:paraId="7101E62A" w14:textId="77777777" w:rsidR="002E50C7" w:rsidRPr="002E50C7" w:rsidRDefault="002E50C7" w:rsidP="00E616ED">
      <w:pPr>
        <w:pStyle w:val="ListParagraph"/>
        <w:numPr>
          <w:ilvl w:val="0"/>
          <w:numId w:val="77"/>
        </w:numPr>
        <w:rPr>
          <w:rFonts w:asciiTheme="majorBidi" w:hAnsiTheme="majorBidi" w:cstheme="majorBidi"/>
        </w:rPr>
      </w:pPr>
    </w:p>
    <w:p w14:paraId="70E7CED1"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 xml:space="preserve">Since most Muslims who are vulnerable to Islamist radicalization are young, part of our vision must be to create positive means of youth mobilization in order to direct our youth toward a future of constructive and positive goals. We must find ways to capture the hearts of Muslim youth today and bring about their proper education and training for the tasks before us. Muslim youth—young men and young women—should, however, be mobilized as communities of experts with first-hand knowledge on the particular subject matters of concern. Such mobilized Muslim youth must bring to the table special skills and educational backgrounds that promote careful, calm, and accurate narratives for the public in generally and policy makers specifically. They should be at conferences, private and public meetings, university events, and so forth. Giving an authentic face to the normative Islam in this manner also means to challenge and minimize the phenomenon of “the token Muslim at the table,” who is often a self-appointed, self-styled Muslim community representative who is often a self-promoting jack-of-all-trades, who are not in touch with and do not represent the Muslim community at large. </w:t>
      </w:r>
    </w:p>
    <w:p w14:paraId="07F627FB" w14:textId="77777777" w:rsidR="002E50C7" w:rsidRPr="002E50C7" w:rsidRDefault="002E50C7" w:rsidP="00E616ED">
      <w:pPr>
        <w:pStyle w:val="ListParagraph"/>
        <w:numPr>
          <w:ilvl w:val="0"/>
          <w:numId w:val="77"/>
        </w:numPr>
        <w:rPr>
          <w:rFonts w:asciiTheme="majorBidi" w:hAnsiTheme="majorBidi" w:cstheme="majorBidi"/>
        </w:rPr>
      </w:pPr>
    </w:p>
    <w:p w14:paraId="09688BFF"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At the same time, it is important to avoid the danger of demonization in our urgent need to engage any young men and women who are vulnerable for radicalization—and even those who have already become extremists. It must be emphasized, to begin with, that, although it is valid to speak about these followers in general terms, we must not forget that they have profound individual differences. They have not done what they did because they are demons but because they have been misled. Also, many of them have serious mental problems and may benefit from sound rehabilitation and mental health.</w:t>
      </w:r>
    </w:p>
    <w:p w14:paraId="0ACF77E0" w14:textId="77777777" w:rsidR="002E50C7" w:rsidRPr="002E50C7" w:rsidRDefault="002E50C7" w:rsidP="00E616ED">
      <w:pPr>
        <w:pStyle w:val="ListParagraph"/>
        <w:numPr>
          <w:ilvl w:val="0"/>
          <w:numId w:val="77"/>
        </w:numPr>
        <w:rPr>
          <w:rFonts w:asciiTheme="majorBidi" w:hAnsiTheme="majorBidi" w:cstheme="majorBidi"/>
        </w:rPr>
      </w:pPr>
    </w:p>
    <w:p w14:paraId="543695BB" w14:textId="77777777" w:rsidR="002E50C7" w:rsidRP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 xml:space="preserve">We must address the shallow ideologies of Takfīr and present authentic and sophisticated Islamic points of view. It is also important for us to speak in detail about all anti-social lawlessness (Ḥirāba), which includes domestic and international terrorism and make it well-known that terrorism not only has no place in Islam but ranks among the greatest and most severely punished of all crimes in Islamic Law. In many contexts, speaking about Ḥirāba is better than saying that “Islam is peace.” </w:t>
      </w:r>
    </w:p>
    <w:p w14:paraId="4D1AFA1B" w14:textId="77777777" w:rsidR="002E50C7" w:rsidRPr="002E50C7" w:rsidRDefault="002E50C7" w:rsidP="00E616ED">
      <w:pPr>
        <w:pStyle w:val="ListParagraph"/>
        <w:numPr>
          <w:ilvl w:val="0"/>
          <w:numId w:val="77"/>
        </w:numPr>
        <w:rPr>
          <w:rFonts w:asciiTheme="majorBidi" w:hAnsiTheme="majorBidi" w:cstheme="majorBidi"/>
        </w:rPr>
      </w:pPr>
    </w:p>
    <w:p w14:paraId="0C460216" w14:textId="1EF9A91D" w:rsidR="002E50C7" w:rsidRDefault="002E50C7" w:rsidP="00E616ED">
      <w:pPr>
        <w:pStyle w:val="ListParagraph"/>
        <w:numPr>
          <w:ilvl w:val="0"/>
          <w:numId w:val="77"/>
        </w:numPr>
        <w:rPr>
          <w:rFonts w:asciiTheme="majorBidi" w:hAnsiTheme="majorBidi" w:cstheme="majorBidi"/>
        </w:rPr>
      </w:pPr>
      <w:r w:rsidRPr="002E50C7">
        <w:rPr>
          <w:rFonts w:asciiTheme="majorBidi" w:hAnsiTheme="majorBidi" w:cstheme="majorBidi"/>
        </w:rPr>
        <w:t>At the same time, it must be emphasized that the expression “Islam is peace” is not just an empty platitude or an interesting etymological detail. The etymologies of both Islām—the act of rendering submissive obedience [to God]—and Īmān (faith, belief) are not arbitrary. Islām—as noted in the Introduction—does come from the same root as the Arabic word for “peace” (salām) or, more specifically, the state of perfect well-being, security, and safety, and the Prophet Muḥammad emphasized that a true Muslim must be a person of peace. Linguistically, the verbal noun islām means “to enter into a state of peace and perfect well-being, through rendering submissive obedience to God.” Thus, the concept of submission is a derivative meaning of the word islām’s basic relationship to “peace” (salām). The Prophet Muḥammad alluded to the etymology of islām and its connection to salām, when he said in authentically transmitted Ḥadīth: “The Muslim is the person who Muslims are safe (salima, “at peace”) from his tongue and his hand.” In another authentic transmission, the Prophet alluded to the etymological roots of islām in peace (salām) and faith (al-īmān) in “safety and security” (al-amn, al-amān)—in this sense “faith” in Arabic may be rendered as “entering into the state of safety and security through sound belief in God.” The Prophet said in that Ḥadīth: “The Muslim is the persona who Muslims are safe (salima) from his tongue and his hand, and the Believer (al-Mu’min) is the one that the people may entrust (amina) with the protection of their blood and their property (wa al-Mu’min man aminahu al- nās ‘alā dimā’ihim wa amwālihim).” In some authentic transmissions of the first Ḥadīth, it is worded more broadly as: “The Muslim is the person who people (al-nās) are safe (salima, “at peace”) from his tongue and his hand.” In another carefully transmitted version of this Ḥadīth, the Prophet was asked by his Companions: “What kind of Islam is the most excellent (Ayyu al-Islām afḍal)?” He replied: “Whoever the Muslims are safe (salima) from his tongue and his hand.”</w:t>
      </w:r>
      <w:commentRangeEnd w:id="214"/>
      <w:r w:rsidR="00037C38">
        <w:rPr>
          <w:rStyle w:val="CommentReference"/>
          <w:rFonts w:asciiTheme="majorBidi" w:hAnsiTheme="majorBidi" w:cstheme="majorBidi"/>
          <w:sz w:val="24"/>
          <w:szCs w:val="24"/>
        </w:rPr>
        <w:commentReference w:id="214"/>
      </w:r>
    </w:p>
    <w:p w14:paraId="27FEB1D0" w14:textId="2AA94985" w:rsidR="0047293C" w:rsidRPr="003B5D2D" w:rsidRDefault="0047293C" w:rsidP="00E616ED">
      <w:pPr>
        <w:pStyle w:val="ListParagraph"/>
        <w:numPr>
          <w:ilvl w:val="0"/>
          <w:numId w:val="77"/>
        </w:numPr>
        <w:rPr>
          <w:rFonts w:asciiTheme="majorBidi" w:hAnsiTheme="majorBidi" w:cstheme="majorBidi"/>
        </w:rPr>
      </w:pPr>
      <w:r w:rsidRPr="0047293C">
        <w:rPr>
          <w:rFonts w:asciiTheme="majorBidi" w:hAnsiTheme="majorBidi" w:cstheme="majorBidi"/>
        </w:rPr>
        <w:t>Huntington is best known for his work The Clash of Civilizations and the Remaking of World Order, which was published in 1413/1993, in which he argued that Islamist extremism would constitute the greatest threat to Western domination. Huntington remains one of the most frequently cited authors in political science courses in American colleges.</w:t>
      </w:r>
      <w:r>
        <w:rPr>
          <w:rFonts w:asciiTheme="majorBidi" w:hAnsiTheme="majorBidi" w:cstheme="majorBidi"/>
        </w:rPr>
        <w:t xml:space="preserve"> </w:t>
      </w:r>
      <w:r>
        <w:rPr>
          <w:rFonts w:asciiTheme="majorBidi" w:hAnsiTheme="majorBidi" w:cstheme="majorBidi"/>
          <w:b/>
          <w:bCs/>
        </w:rPr>
        <w:t>VOLUME 1</w:t>
      </w:r>
    </w:p>
    <w:p w14:paraId="3844832E" w14:textId="3F525AD9" w:rsidR="003B5D2D" w:rsidRPr="003B5D2D" w:rsidRDefault="003B5D2D" w:rsidP="00E616ED">
      <w:pPr>
        <w:pStyle w:val="ListParagraph"/>
        <w:numPr>
          <w:ilvl w:val="0"/>
          <w:numId w:val="77"/>
        </w:numPr>
        <w:rPr>
          <w:rFonts w:asciiTheme="majorBidi" w:hAnsiTheme="majorBidi" w:cstheme="majorBidi"/>
        </w:rPr>
      </w:pPr>
      <w:r w:rsidRPr="003B5D2D">
        <w:rPr>
          <w:rFonts w:asciiTheme="majorBidi" w:hAnsiTheme="majorBidi" w:cstheme="majorBidi"/>
        </w:rPr>
        <w:t xml:space="preserve">As we will see in the historical discussion below, Muslims have sometimes fallen short of the principles of toleration and plurality that their religion obliges them to follow. The plight of Islamist extremism and intolerance that plagues some Muslims today is an example of such a breakdown, and we will speak about Islamist fanaticism below. Although the phenomenon of Islamist intolerance has an array of causes, one of the most important of these is that Muslim extremists today—despite any protests to the contrary—generally reject the Islamic Tradition. Consequently, they lack sound knowledge of it and are often characterized by insufficient self-confidence and self-esteem, especially in the face of the challenges of Modernism. Consequently, many of them—in light of their difficulty in negotiating the complex realities of the world around them—do in fact fear other faiths, Philosophies, and ideologies, even though they are generally unwilling to admit their lack of understanding.  </w:t>
      </w:r>
      <w:r>
        <w:rPr>
          <w:rFonts w:asciiTheme="majorBidi" w:hAnsiTheme="majorBidi" w:cstheme="majorBidi"/>
        </w:rPr>
        <w:t xml:space="preserve"> </w:t>
      </w:r>
      <w:r>
        <w:rPr>
          <w:rFonts w:asciiTheme="majorBidi" w:hAnsiTheme="majorBidi" w:cstheme="majorBidi"/>
          <w:b/>
          <w:bCs/>
        </w:rPr>
        <w:t>VOLUME 2</w:t>
      </w:r>
    </w:p>
    <w:p w14:paraId="5546597E" w14:textId="1D6DA030" w:rsidR="00FD1A33" w:rsidRPr="000D59E3" w:rsidRDefault="00962F52" w:rsidP="00E616ED">
      <w:pPr>
        <w:pStyle w:val="ListParagraph"/>
        <w:numPr>
          <w:ilvl w:val="0"/>
          <w:numId w:val="77"/>
        </w:numPr>
        <w:rPr>
          <w:rFonts w:asciiTheme="majorBidi" w:hAnsiTheme="majorBidi" w:cstheme="majorBidi"/>
        </w:rPr>
      </w:pPr>
      <w:r w:rsidRPr="00962F52">
        <w:rPr>
          <w:rFonts w:asciiTheme="majorBidi" w:hAnsiTheme="majorBidi" w:cstheme="majorBidi"/>
        </w:rPr>
        <w:t>As part of his universal Mercy, the Prophet warned his Community against extremism. Thus, Muslims—like all other religious and secular Communities—must be on the constant lookout for fanaticism and potentially violent teachings that may grow up in their midst. Similarly, the Qur’ān warns the Jews and Christians against immoderation, although this message applies implicitly to Muslims as well: “People of the Book, do not go to extremes in your religion and do not say about God anything other than the truth” (Women, 4:171; 5:77). Addressing the Muslim Community in particular, however, the Prophet Muḥammad said in an authentic Ḥadīth transmitted by al-Imām Aḥmad: “People, beware of extremism in religion (al-ghuluww fī al-dīn). For truly extremism in religion is what destroyed those who went before you.” He further rebuked excessiveness by saying in a Ḥadīth transmitted by al-Imām Abū-Dāwūd: “Do not be harsh (lā tushaddidū) upon yourselves, for [things] will then be made harsh for you [in turn].” In another authentic transmission narrated by al-Imām Muslim, al-Imām Abū Dāwūd, and al-Imām Aḥmad, the Prophet repeated to his Companions three time for emphasis: “Those who go to extremes in rigidity will come to nothing” (halaka al-mutanaṭṭi‘ūn). The Prophet instructed the believers further in a fully authentic transmission in al-Imām al-Bukhārī and Muslim: “Truly, God only shows mercy to those of His servants who themselves are merciful [to others].” He warned in another Ḥadīth narrated by al-Bukhārī and Muslim: “Whoever does not show mercy [to others], will be shown no mercy [by God].” In a similar Ḥadīth in al-Bukhārī, which is also authoritative, the Prophet stated: “God will show no mercy to those who show no mercy to Mankind.” And he emphasized in a Ḥadīth carefully transmitted by al-Imām al-Tirmidhī: “[The quality of] mercy is only stripped away from the accursed.”</w:t>
      </w:r>
      <w:r>
        <w:rPr>
          <w:rFonts w:asciiTheme="majorBidi" w:hAnsiTheme="majorBidi" w:cstheme="majorBidi"/>
        </w:rPr>
        <w:t xml:space="preserve"> </w:t>
      </w:r>
      <w:r>
        <w:rPr>
          <w:rFonts w:asciiTheme="majorBidi" w:hAnsiTheme="majorBidi" w:cstheme="majorBidi"/>
          <w:b/>
          <w:bCs/>
        </w:rPr>
        <w:t>VOLUME 2</w:t>
      </w:r>
    </w:p>
    <w:p w14:paraId="505A4C55" w14:textId="77777777" w:rsidR="000D59E3" w:rsidRPr="000D59E3" w:rsidRDefault="000D59E3" w:rsidP="000D59E3">
      <w:pPr>
        <w:rPr>
          <w:rFonts w:asciiTheme="majorBidi" w:hAnsiTheme="majorBidi" w:cstheme="majorBidi"/>
        </w:rPr>
      </w:pPr>
    </w:p>
    <w:p w14:paraId="06E410C4" w14:textId="77777777" w:rsidR="00FD1A33" w:rsidRPr="006752BC" w:rsidRDefault="00FD1A33" w:rsidP="00E616ED">
      <w:pPr>
        <w:pStyle w:val="Heading4"/>
        <w:numPr>
          <w:ilvl w:val="0"/>
          <w:numId w:val="7"/>
        </w:numPr>
        <w:rPr>
          <w:rFonts w:asciiTheme="majorBidi" w:hAnsiTheme="majorBidi"/>
          <w:b/>
          <w:bCs/>
          <w:color w:val="C00000"/>
          <w:sz w:val="28"/>
          <w:szCs w:val="28"/>
        </w:rPr>
      </w:pPr>
      <w:r>
        <w:rPr>
          <w:rFonts w:asciiTheme="majorBidi" w:eastAsiaTheme="minorHAnsi" w:hAnsiTheme="majorBidi"/>
          <w:b/>
          <w:bCs/>
          <w:color w:val="C00000"/>
          <w:sz w:val="28"/>
          <w:szCs w:val="28"/>
        </w:rPr>
        <w:t xml:space="preserve"> </w:t>
      </w:r>
      <w:r w:rsidRPr="006752BC">
        <w:rPr>
          <w:rFonts w:asciiTheme="majorBidi" w:eastAsiaTheme="minorHAnsi" w:hAnsiTheme="majorBidi"/>
          <w:b/>
          <w:bCs/>
          <w:color w:val="C00000"/>
          <w:sz w:val="28"/>
          <w:szCs w:val="28"/>
        </w:rPr>
        <w:t>I</w:t>
      </w:r>
      <w:r w:rsidRPr="006752BC">
        <w:rPr>
          <w:rFonts w:asciiTheme="majorBidi" w:hAnsiTheme="majorBidi"/>
          <w:b/>
          <w:bCs/>
          <w:color w:val="C00000"/>
          <w:sz w:val="28"/>
          <w:szCs w:val="28"/>
        </w:rPr>
        <w:t>slamic Humanism</w:t>
      </w:r>
    </w:p>
    <w:p w14:paraId="329E336D" w14:textId="77777777" w:rsidR="00DD2C98" w:rsidRDefault="00DD2C98" w:rsidP="00E616ED">
      <w:pPr>
        <w:pStyle w:val="ListParagraph"/>
        <w:numPr>
          <w:ilvl w:val="0"/>
          <w:numId w:val="80"/>
        </w:numPr>
        <w:autoSpaceDE w:val="0"/>
        <w:autoSpaceDN w:val="0"/>
        <w:adjustRightInd w:val="0"/>
        <w:rPr>
          <w:rFonts w:eastAsiaTheme="minorEastAsia"/>
          <w:color w:val="000000"/>
          <w:sz w:val="20"/>
          <w:szCs w:val="20"/>
        </w:rPr>
      </w:pPr>
      <w:r w:rsidRPr="00512709">
        <w:rPr>
          <w:rStyle w:val="FootnoteReference"/>
          <w:sz w:val="20"/>
          <w:szCs w:val="20"/>
        </w:rPr>
        <w:footnoteRef/>
      </w:r>
      <w:r w:rsidRPr="00DD2C98">
        <w:rPr>
          <w:sz w:val="20"/>
          <w:szCs w:val="20"/>
        </w:rPr>
        <w:t xml:space="preserve"> </w:t>
      </w:r>
      <w:r w:rsidRPr="00DD2C98">
        <w:rPr>
          <w:b/>
          <w:bCs/>
          <w:sz w:val="20"/>
          <w:szCs w:val="20"/>
        </w:rPr>
        <w:t>Islamic Humanism</w:t>
      </w:r>
      <w:r w:rsidRPr="00DD2C98">
        <w:rPr>
          <w:sz w:val="20"/>
          <w:szCs w:val="20"/>
        </w:rPr>
        <w:t xml:space="preserve"> may also be referred to as Moral, Transcendent, or Transcendental Humanism since it emphasizes the moral and Spiritual perfection of Man as God’s Steward on Earth and heir of the Prophets. Islamic Humanism is discussed in more detail in Volume Five and other parts of this work. Islam’s Intellectual and Spiritual history witnessed the full development of Scholasticism and Humanism, which helped to pollinate the emergent Intellectual Traditions of West Europe during the High Middle Ages and early Renaissance.</w:t>
      </w:r>
      <w:r w:rsidRPr="00DD2C98">
        <w:rPr>
          <w:rFonts w:eastAsiaTheme="minorEastAsia"/>
          <w:color w:val="000000"/>
          <w:sz w:val="20"/>
          <w:szCs w:val="20"/>
        </w:rPr>
        <w:t xml:space="preserve"> During the High Middle Ages, the emerging universities of Europe borrowed heavily and benefitted extensively from the jurisprudential and Scholastic colleges of the Muslim world, stimulating the development in the Christian West of the doctoral dissertation--researched, written, and defended among peers on an original subject—the Doctoral or Ph.D. degree (the Master’s degree was an indigenous European Church degree), the fundamental principle of academic freedom, university chairs, professorial robes, and even academic architecture such as campus quadrangles (quads). See George Makdisi, </w:t>
      </w:r>
      <w:r w:rsidRPr="00DD2C98">
        <w:rPr>
          <w:rFonts w:eastAsiaTheme="minorEastAsia"/>
          <w:i/>
          <w:iCs/>
          <w:color w:val="000000"/>
          <w:sz w:val="20"/>
          <w:szCs w:val="20"/>
        </w:rPr>
        <w:t>The Rise of Colleges: Institutions of Learning in Islam and the West</w:t>
      </w:r>
      <w:r w:rsidRPr="00DD2C98">
        <w:rPr>
          <w:rFonts w:eastAsiaTheme="minorEastAsia"/>
          <w:color w:val="000000"/>
          <w:sz w:val="20"/>
          <w:szCs w:val="20"/>
        </w:rPr>
        <w:t xml:space="preserve"> (Edinburgh: Edinburgh University Press, 1981). The West has long acknowledged the role of Classical Greek and Latin influences as background for European Renaissance and the rise of Humanism, but rarely is it known that Western Humanism is indebted to the Humanistic convictions and Philosophies that arose in the Muslim world centuries before the High Middle Ages and Renaissance. Such Islamic influence on the rise of Western Humanism is—among countless other historical proofs—reflected in the famous quotation of Pico della Mirandola (d. 1494), one of the driving forces behind the development of Humanism in Renaissance Italy, when he said in his </w:t>
      </w:r>
      <w:r w:rsidRPr="00DD2C98">
        <w:rPr>
          <w:rFonts w:eastAsiaTheme="minorEastAsia"/>
          <w:i/>
          <w:iCs/>
          <w:color w:val="000000"/>
          <w:sz w:val="20"/>
          <w:szCs w:val="20"/>
        </w:rPr>
        <w:t xml:space="preserve">Oration on the Dignity of Man </w:t>
      </w:r>
      <w:r w:rsidRPr="00DD2C98">
        <w:rPr>
          <w:rFonts w:eastAsiaTheme="minorEastAsia"/>
          <w:color w:val="000000"/>
          <w:sz w:val="20"/>
          <w:szCs w:val="20"/>
        </w:rPr>
        <w:t xml:space="preserve">(Latin: </w:t>
      </w:r>
      <w:r w:rsidRPr="00DD2C98">
        <w:rPr>
          <w:rFonts w:eastAsiaTheme="minorEastAsia"/>
          <w:i/>
          <w:iCs/>
          <w:color w:val="1A1A1A"/>
          <w:sz w:val="20"/>
          <w:szCs w:val="20"/>
        </w:rPr>
        <w:t>Oratio de hominis dignitate</w:t>
      </w:r>
      <w:r w:rsidRPr="00DD2C98">
        <w:rPr>
          <w:rFonts w:eastAsiaTheme="minorEastAsia"/>
          <w:color w:val="1A1A1A"/>
          <w:sz w:val="20"/>
          <w:szCs w:val="20"/>
        </w:rPr>
        <w:t xml:space="preserve">) (1486), which is called </w:t>
      </w:r>
      <w:r w:rsidRPr="00DD2C98">
        <w:rPr>
          <w:rFonts w:eastAsiaTheme="minorEastAsia"/>
          <w:color w:val="000000"/>
          <w:sz w:val="20"/>
          <w:szCs w:val="20"/>
        </w:rPr>
        <w:t xml:space="preserve">the “manifesto” of the Renaissance: </w:t>
      </w:r>
    </w:p>
    <w:p w14:paraId="25F4B0AA" w14:textId="77777777" w:rsidR="00DD2C98" w:rsidRDefault="00DD2C98" w:rsidP="00E616ED">
      <w:pPr>
        <w:pStyle w:val="ListParagraph"/>
        <w:numPr>
          <w:ilvl w:val="1"/>
          <w:numId w:val="80"/>
        </w:numPr>
        <w:autoSpaceDE w:val="0"/>
        <w:autoSpaceDN w:val="0"/>
        <w:adjustRightInd w:val="0"/>
        <w:rPr>
          <w:rFonts w:eastAsiaTheme="minorEastAsia"/>
          <w:color w:val="000000"/>
          <w:sz w:val="20"/>
          <w:szCs w:val="20"/>
        </w:rPr>
      </w:pPr>
      <w:r w:rsidRPr="00DD2C98">
        <w:rPr>
          <w:rFonts w:eastAsiaTheme="minorEastAsia"/>
          <w:color w:val="000000"/>
          <w:sz w:val="20"/>
          <w:szCs w:val="20"/>
        </w:rPr>
        <w:t xml:space="preserve">I have read, reverend Fathers, in the works of the Arabs, that when Abdala the Saracen was asked what he regarded as most to be wondered at on the world’s stage, so to speak, he answered that there was nothing to be seen more wonderful than man.” </w:t>
      </w:r>
    </w:p>
    <w:p w14:paraId="1D2EBD36" w14:textId="2D8659C1" w:rsidR="00581C4A" w:rsidRPr="00581C4A" w:rsidRDefault="00DD2C98" w:rsidP="00E616ED">
      <w:pPr>
        <w:pStyle w:val="ListParagraph"/>
        <w:numPr>
          <w:ilvl w:val="0"/>
          <w:numId w:val="80"/>
        </w:numPr>
        <w:autoSpaceDE w:val="0"/>
        <w:autoSpaceDN w:val="0"/>
        <w:adjustRightInd w:val="0"/>
        <w:rPr>
          <w:rFonts w:eastAsiaTheme="minorEastAsia"/>
          <w:color w:val="000000"/>
          <w:sz w:val="20"/>
          <w:szCs w:val="20"/>
        </w:rPr>
      </w:pPr>
      <w:r w:rsidRPr="00DD2C98">
        <w:rPr>
          <w:rFonts w:eastAsiaTheme="minorEastAsia"/>
          <w:color w:val="000000"/>
          <w:sz w:val="20"/>
          <w:szCs w:val="20"/>
        </w:rPr>
        <w:t>“Abdala the Saracen (Arab)” is probably a reference to ‘Abd-Allāh ibn Qutayba (d. 276/889) was a famous Muslim Judge, Humanist, litterateur, and polymath, who was, indeed, a true “Renaissance man” in his time and in his own right. Ibn Qutayba was one of many voices in the Islamic world, emphasizing the dignity of Man more than six hundred years before Pico. See George Makdisi,</w:t>
      </w:r>
      <w:r w:rsidRPr="00DD2C98">
        <w:rPr>
          <w:i/>
          <w:iCs/>
          <w:sz w:val="20"/>
          <w:szCs w:val="20"/>
        </w:rPr>
        <w:t xml:space="preserve"> The Rise of Humanism in Classical Islam and the Christian West with Special Reference to Scholasticism</w:t>
      </w:r>
      <w:r w:rsidRPr="00DD2C98">
        <w:rPr>
          <w:sz w:val="20"/>
          <w:szCs w:val="20"/>
        </w:rPr>
        <w:t xml:space="preserve"> (Edinburgh: Edinburgh University Press, 1990).</w:t>
      </w:r>
      <w:r w:rsidR="00581C4A">
        <w:rPr>
          <w:sz w:val="20"/>
          <w:szCs w:val="20"/>
        </w:rPr>
        <w:t xml:space="preserve"> </w:t>
      </w:r>
      <w:r w:rsidR="00581C4A">
        <w:rPr>
          <w:b/>
          <w:bCs/>
          <w:sz w:val="20"/>
          <w:szCs w:val="20"/>
        </w:rPr>
        <w:t xml:space="preserve">(EXISTING FOOTNOTE) </w:t>
      </w:r>
    </w:p>
    <w:p w14:paraId="7663E872" w14:textId="18640343" w:rsidR="00FD1A33" w:rsidRPr="00DD2C98" w:rsidRDefault="00FD1A33" w:rsidP="00DD2C98">
      <w:pPr>
        <w:pStyle w:val="ListParagraph"/>
        <w:rPr>
          <w:rFonts w:asciiTheme="majorBidi" w:hAnsiTheme="majorBidi" w:cstheme="majorBidi"/>
          <w:b/>
          <w:bCs/>
        </w:rPr>
      </w:pPr>
    </w:p>
    <w:p w14:paraId="399BD726" w14:textId="425E06EC" w:rsidR="00FD1A33" w:rsidRDefault="00FD1A33" w:rsidP="002D363C">
      <w:pPr>
        <w:rPr>
          <w:rFonts w:eastAsiaTheme="minorHAnsi"/>
          <w:b/>
          <w:bCs/>
          <w:i/>
          <w:iCs/>
        </w:rPr>
      </w:pPr>
      <w:bookmarkStart w:id="215" w:name="_Toc188509442"/>
      <w:r w:rsidRPr="00B36EDF">
        <w:rPr>
          <w:rFonts w:eastAsiaTheme="minorHAnsi"/>
          <w:b/>
          <w:bCs/>
          <w:i/>
          <w:iCs/>
        </w:rPr>
        <w:t>Islamic Moral Humanis</w:t>
      </w:r>
      <w:bookmarkStart w:id="216" w:name="_Toc188509443"/>
      <w:bookmarkEnd w:id="215"/>
      <w:r w:rsidR="002D363C">
        <w:rPr>
          <w:rFonts w:eastAsiaTheme="minorHAnsi"/>
          <w:b/>
          <w:bCs/>
          <w:i/>
          <w:iCs/>
        </w:rPr>
        <w:t xml:space="preserve">m, </w:t>
      </w:r>
      <w:r w:rsidRPr="00B36EDF">
        <w:rPr>
          <w:rFonts w:eastAsiaTheme="minorHAnsi"/>
          <w:b/>
          <w:bCs/>
          <w:i/>
          <w:iCs/>
        </w:rPr>
        <w:t>Islamic Humanism &amp; the Rise of Western Humanism</w:t>
      </w:r>
      <w:bookmarkEnd w:id="216"/>
    </w:p>
    <w:p w14:paraId="2114EC7A" w14:textId="77777777" w:rsidR="002D363C" w:rsidRDefault="002D363C" w:rsidP="002D363C">
      <w:pPr>
        <w:rPr>
          <w:rFonts w:eastAsiaTheme="minorHAnsi"/>
          <w:b/>
          <w:bCs/>
          <w:i/>
          <w:iCs/>
        </w:rPr>
      </w:pPr>
    </w:p>
    <w:p w14:paraId="17DB8D5A" w14:textId="4CB9A814" w:rsidR="002D363C" w:rsidRPr="002D363C" w:rsidRDefault="002D363C" w:rsidP="00E616ED">
      <w:pPr>
        <w:pStyle w:val="ListParagraph"/>
        <w:numPr>
          <w:ilvl w:val="0"/>
          <w:numId w:val="81"/>
        </w:numPr>
        <w:rPr>
          <w:rFonts w:eastAsiaTheme="minorHAnsi"/>
        </w:rPr>
      </w:pPr>
      <w:r w:rsidRPr="002D363C">
        <w:rPr>
          <w:rFonts w:eastAsiaTheme="minorHAnsi"/>
        </w:rPr>
        <w:t>Ibn Rushd, Ibn Sīnā, and the many polymaths of Islam’s Corrective Tradition count among the high plurality of true “Humanists” and “Renaissance Men” in the Traditional Islamic world, many of whom were Masters of all Sciences, including the Qur’ānic and Sharī‘a Sciences as well as Logic, Philosophy, Metaphysics, medicine, mathematics, geometry, astronomy, physics, and other field, while often writing dozens and even hundreds of authoritative and well-composed books and treatises.</w:t>
      </w:r>
    </w:p>
    <w:p w14:paraId="5CCA7EE6" w14:textId="77777777" w:rsidR="002D363C" w:rsidRPr="002D363C" w:rsidRDefault="002D363C" w:rsidP="00E616ED">
      <w:pPr>
        <w:pStyle w:val="ListParagraph"/>
        <w:numPr>
          <w:ilvl w:val="0"/>
          <w:numId w:val="81"/>
        </w:numPr>
        <w:rPr>
          <w:rFonts w:eastAsiaTheme="minorHAnsi"/>
        </w:rPr>
      </w:pPr>
    </w:p>
    <w:p w14:paraId="5F732926" w14:textId="77777777" w:rsidR="002D363C" w:rsidRPr="002D363C" w:rsidRDefault="002D363C" w:rsidP="00E616ED">
      <w:pPr>
        <w:pStyle w:val="ListParagraph"/>
        <w:numPr>
          <w:ilvl w:val="0"/>
          <w:numId w:val="81"/>
        </w:numPr>
        <w:rPr>
          <w:rFonts w:eastAsiaTheme="minorHAnsi"/>
        </w:rPr>
      </w:pPr>
      <w:r w:rsidRPr="002D363C">
        <w:rPr>
          <w:rFonts w:eastAsiaTheme="minorHAnsi"/>
        </w:rPr>
        <w:t xml:space="preserve">Few ideals have come to be valued as highly in the Western world as Humanism, which is often spoken of as if it were essentially an internal Western development, building upon the legacy of the Ancient Greeks and Romans, but it is only rarely is known that Western Humanism was also deeply indebted to the central Humanistic convictions, Philosophies, and Spiritualities that arose in the Traditional Islamic world centuries before they became popular in the West. </w:t>
      </w:r>
    </w:p>
    <w:p w14:paraId="5FFE90B6" w14:textId="77777777" w:rsidR="002D363C" w:rsidRPr="002D363C" w:rsidRDefault="002D363C" w:rsidP="00E616ED">
      <w:pPr>
        <w:pStyle w:val="ListParagraph"/>
        <w:numPr>
          <w:ilvl w:val="0"/>
          <w:numId w:val="81"/>
        </w:numPr>
        <w:rPr>
          <w:rFonts w:eastAsiaTheme="minorHAnsi"/>
        </w:rPr>
      </w:pPr>
    </w:p>
    <w:p w14:paraId="44028443" w14:textId="77777777" w:rsidR="002D363C" w:rsidRPr="002D363C" w:rsidRDefault="002D363C" w:rsidP="00E616ED">
      <w:pPr>
        <w:pStyle w:val="ListParagraph"/>
        <w:numPr>
          <w:ilvl w:val="0"/>
          <w:numId w:val="81"/>
        </w:numPr>
        <w:rPr>
          <w:rFonts w:eastAsiaTheme="minorHAnsi"/>
        </w:rPr>
      </w:pPr>
      <w:r w:rsidRPr="002D363C">
        <w:rPr>
          <w:rFonts w:eastAsiaTheme="minorHAnsi"/>
        </w:rPr>
        <w:t>In the Islamic world, the Qur’ānic and Ḥadīth Doctrine of the Fiṭra (Primordial Human Nature), which is fully treated in Volume Six, was thoroughly Humanistic, and these tendencies were fully developed in the Sufi Tradition, especially in the Paradigms of the Muḥammad Reality (al-Ḥaqīqa al-Muḥammadiyya), the Muḥammadan Light, and the Perfect Man (al-Insān al-Kāmil), which are more fully discussed in Volume Seven. Islamic universal or Moral Humanism in the Classical Islamic Tradition is also reflected, for example, in the saying that the perfect Muslim believer should be:</w:t>
      </w:r>
    </w:p>
    <w:p w14:paraId="2F98D8A1" w14:textId="77777777" w:rsidR="002D363C" w:rsidRPr="002D363C" w:rsidRDefault="002D363C" w:rsidP="00E616ED">
      <w:pPr>
        <w:pStyle w:val="ListParagraph"/>
        <w:numPr>
          <w:ilvl w:val="0"/>
          <w:numId w:val="81"/>
        </w:numPr>
        <w:rPr>
          <w:rFonts w:eastAsiaTheme="minorHAnsi"/>
        </w:rPr>
      </w:pPr>
    </w:p>
    <w:p w14:paraId="15BB6D9C" w14:textId="77777777" w:rsidR="002D363C" w:rsidRPr="002D363C" w:rsidRDefault="002D363C" w:rsidP="00E616ED">
      <w:pPr>
        <w:pStyle w:val="ListParagraph"/>
        <w:numPr>
          <w:ilvl w:val="0"/>
          <w:numId w:val="81"/>
        </w:numPr>
        <w:rPr>
          <w:rFonts w:eastAsiaTheme="minorHAnsi"/>
        </w:rPr>
      </w:pPr>
      <w:r w:rsidRPr="002D363C">
        <w:rPr>
          <w:rFonts w:eastAsiaTheme="minorHAnsi"/>
        </w:rPr>
        <w:t>An Arab in faith; a Persian in the derivation of meanings; a Babylonian in education; a Hebrew in astuteness; a Disciple of Christ in conduct; a Syrian Monk in piety; a Greek in the individual Sciences; an Indian in the interpretation of the Secrets of Reality; and a Sufi in one’s entire Spiritual life.</w:t>
      </w:r>
    </w:p>
    <w:p w14:paraId="5268BA56" w14:textId="77777777" w:rsidR="002D363C" w:rsidRPr="002D363C" w:rsidRDefault="002D363C" w:rsidP="00E616ED">
      <w:pPr>
        <w:pStyle w:val="ListParagraph"/>
        <w:numPr>
          <w:ilvl w:val="0"/>
          <w:numId w:val="81"/>
        </w:numPr>
        <w:rPr>
          <w:rFonts w:eastAsiaTheme="minorHAnsi"/>
        </w:rPr>
      </w:pPr>
    </w:p>
    <w:p w14:paraId="16C145B8" w14:textId="77777777" w:rsidR="002D363C" w:rsidRPr="002D363C" w:rsidRDefault="002D363C" w:rsidP="00E616ED">
      <w:pPr>
        <w:pStyle w:val="ListParagraph"/>
        <w:numPr>
          <w:ilvl w:val="0"/>
          <w:numId w:val="81"/>
        </w:numPr>
        <w:rPr>
          <w:rFonts w:eastAsiaTheme="minorHAnsi"/>
        </w:rPr>
      </w:pPr>
      <w:r w:rsidRPr="002D363C">
        <w:rPr>
          <w:rFonts w:eastAsiaTheme="minorHAnsi"/>
        </w:rPr>
        <w:t xml:space="preserve">Historically, however, there is also a strong connection between the rise of Western Humanism in the Renaissance and the broader Islamic Intellectual Tradition, especially the distinctive brand of Humanism that was cultivated in the Muslim world among litterateurs and chancellery scribes. Like Classical European Humanism, the Humanism that emerged in Muslim literary circles and the chancellery placed great emphasis upon the mastery of Classical languages—especially Arabic and often Persian—just as the European Christian Humanists emphasized proficiency in Greek and Latin. Indeed, the influence of Muslim Humanists from such circles is explicitly indicated in the following quotation of Pico della Mirandola in his work, Oration on the Dignity of Man (Latin: Oratio de hominis dignitate) (891/1486), which is called the “manifesto” of the Renaissance. In addressing a Clerical audience of the Magisterial Church of Rome, Pico states: </w:t>
      </w:r>
    </w:p>
    <w:p w14:paraId="0F9C5A78" w14:textId="77777777" w:rsidR="002D363C" w:rsidRPr="002D363C" w:rsidRDefault="002D363C" w:rsidP="00E616ED">
      <w:pPr>
        <w:pStyle w:val="ListParagraph"/>
        <w:numPr>
          <w:ilvl w:val="0"/>
          <w:numId w:val="81"/>
        </w:numPr>
        <w:rPr>
          <w:rFonts w:eastAsiaTheme="minorHAnsi"/>
        </w:rPr>
      </w:pPr>
    </w:p>
    <w:p w14:paraId="7C477107" w14:textId="77777777" w:rsidR="002D363C" w:rsidRPr="002D363C" w:rsidRDefault="002D363C" w:rsidP="00E616ED">
      <w:pPr>
        <w:pStyle w:val="ListParagraph"/>
        <w:numPr>
          <w:ilvl w:val="0"/>
          <w:numId w:val="81"/>
        </w:numPr>
        <w:rPr>
          <w:rFonts w:eastAsiaTheme="minorHAnsi"/>
        </w:rPr>
      </w:pPr>
      <w:r w:rsidRPr="002D363C">
        <w:rPr>
          <w:rFonts w:eastAsiaTheme="minorHAnsi"/>
        </w:rPr>
        <w:t xml:space="preserve">I have read, reverend Fathers, in the works of the Arabs, that when Abdala the Saracen was asked what he regarded as most to be wondered at on the world’s stage, so to speak, he answered that there was nothing to be seen more wonderful than Man. </w:t>
      </w:r>
    </w:p>
    <w:p w14:paraId="5BC805AA" w14:textId="77777777" w:rsidR="002D363C" w:rsidRPr="002D363C" w:rsidRDefault="002D363C" w:rsidP="00E616ED">
      <w:pPr>
        <w:pStyle w:val="ListParagraph"/>
        <w:numPr>
          <w:ilvl w:val="0"/>
          <w:numId w:val="81"/>
        </w:numPr>
        <w:rPr>
          <w:rFonts w:eastAsiaTheme="minorHAnsi"/>
        </w:rPr>
      </w:pPr>
    </w:p>
    <w:p w14:paraId="238E28CB" w14:textId="77777777" w:rsidR="002D363C" w:rsidRPr="002D363C" w:rsidRDefault="002D363C" w:rsidP="00E616ED">
      <w:pPr>
        <w:pStyle w:val="ListParagraph"/>
        <w:numPr>
          <w:ilvl w:val="0"/>
          <w:numId w:val="81"/>
        </w:numPr>
        <w:rPr>
          <w:rFonts w:eastAsiaTheme="minorHAnsi"/>
        </w:rPr>
      </w:pPr>
      <w:r w:rsidRPr="002D363C">
        <w:rPr>
          <w:rFonts w:eastAsiaTheme="minorHAnsi"/>
        </w:rPr>
        <w:t xml:space="preserve">In this quotation, “Abdala the Saracen (Arab)” is probably a reference to ‘Abd-Allāh ibn Qutayba, who was, indeed, a true “Renaissance Man” in his time and in his own right. Ibn Qutayba wrote a work on the dignity of Man six hundred years before Pico. Pico was, without question however, one of the most important figures of the early Western Renaissance. He could read Latin, Greek, Hebrew, Aramaic, and Arabic. His primary teacher was steeped in the Aristotelian philosophy of Ibn Rushd, who also counts among the many Humanists and “Renaissance Men” of the Muslim world. </w:t>
      </w:r>
    </w:p>
    <w:p w14:paraId="1FBFCC04" w14:textId="77777777" w:rsidR="002D363C" w:rsidRPr="002D363C" w:rsidRDefault="002D363C" w:rsidP="00E616ED">
      <w:pPr>
        <w:pStyle w:val="ListParagraph"/>
        <w:numPr>
          <w:ilvl w:val="0"/>
          <w:numId w:val="81"/>
        </w:numPr>
        <w:rPr>
          <w:rFonts w:eastAsiaTheme="minorHAnsi"/>
        </w:rPr>
      </w:pPr>
    </w:p>
    <w:p w14:paraId="1C0267E2" w14:textId="77777777" w:rsidR="002D363C" w:rsidRPr="002D363C" w:rsidRDefault="002D363C" w:rsidP="00E616ED">
      <w:pPr>
        <w:pStyle w:val="ListParagraph"/>
        <w:numPr>
          <w:ilvl w:val="0"/>
          <w:numId w:val="81"/>
        </w:numPr>
        <w:rPr>
          <w:rFonts w:eastAsiaTheme="minorHAnsi"/>
        </w:rPr>
      </w:pPr>
      <w:r w:rsidRPr="002D363C">
        <w:rPr>
          <w:rFonts w:eastAsiaTheme="minorHAnsi"/>
        </w:rPr>
        <w:t xml:space="preserve">In the Islamic world, government chanceries were the training schools for secretaries of all levels who served in governmental administration. Thus, the chanceries became the nurseries of the secretaries and the backbone of Islamic linguistic Humanism. Ibn al-A‘rābī, who belonged to this wide circle of Humanists, said in praise of books: </w:t>
      </w:r>
    </w:p>
    <w:p w14:paraId="235805F2" w14:textId="77777777" w:rsidR="002D363C" w:rsidRPr="002D363C" w:rsidRDefault="002D363C" w:rsidP="00E616ED">
      <w:pPr>
        <w:pStyle w:val="ListParagraph"/>
        <w:numPr>
          <w:ilvl w:val="0"/>
          <w:numId w:val="81"/>
        </w:numPr>
        <w:rPr>
          <w:rFonts w:eastAsiaTheme="minorHAnsi"/>
        </w:rPr>
      </w:pPr>
    </w:p>
    <w:p w14:paraId="2A99988F" w14:textId="4D38B4D9" w:rsidR="00FD1A33" w:rsidRPr="002D363C" w:rsidRDefault="002D363C" w:rsidP="00E616ED">
      <w:pPr>
        <w:pStyle w:val="ListParagraph"/>
        <w:numPr>
          <w:ilvl w:val="0"/>
          <w:numId w:val="81"/>
        </w:numPr>
        <w:rPr>
          <w:rFonts w:eastAsiaTheme="minorHAnsi"/>
        </w:rPr>
      </w:pPr>
      <w:r w:rsidRPr="002D363C">
        <w:rPr>
          <w:rFonts w:eastAsiaTheme="minorHAnsi"/>
        </w:rPr>
        <w:t>They are not boring. They can be trusted in our absence, as in our presence. Were you to say they are dead, you would not be guilty of lying. Were you to say they are living, you could not be proven wrong.</w:t>
      </w:r>
      <w:r>
        <w:rPr>
          <w:rFonts w:eastAsiaTheme="minorHAnsi"/>
        </w:rPr>
        <w:t xml:space="preserve"> (</w:t>
      </w:r>
      <w:r>
        <w:rPr>
          <w:rFonts w:eastAsiaTheme="minorHAnsi"/>
          <w:b/>
          <w:bCs/>
        </w:rPr>
        <w:t xml:space="preserve">All Taken from Volume </w:t>
      </w:r>
      <w:r w:rsidR="00F13AC3">
        <w:rPr>
          <w:rFonts w:eastAsiaTheme="minorHAnsi"/>
          <w:b/>
          <w:bCs/>
        </w:rPr>
        <w:t>5 Excerpts</w:t>
      </w:r>
      <w:r>
        <w:rPr>
          <w:rFonts w:eastAsiaTheme="minorHAnsi"/>
          <w:b/>
          <w:bCs/>
        </w:rPr>
        <w:t>)</w:t>
      </w:r>
    </w:p>
    <w:p w14:paraId="617E71ED" w14:textId="77777777" w:rsidR="00FD1A33" w:rsidRPr="005012FB" w:rsidRDefault="00FD1A33" w:rsidP="00FD1A33">
      <w:pPr>
        <w:rPr>
          <w:rFonts w:asciiTheme="majorBidi" w:eastAsiaTheme="minorHAnsi" w:hAnsiTheme="majorBidi" w:cstheme="majorBidi"/>
        </w:rPr>
      </w:pPr>
    </w:p>
    <w:p w14:paraId="4AE571FB" w14:textId="77777777" w:rsidR="00FD1A33" w:rsidRPr="006752BC" w:rsidRDefault="00FD1A33" w:rsidP="00E616ED">
      <w:pPr>
        <w:pStyle w:val="Heading4"/>
        <w:numPr>
          <w:ilvl w:val="0"/>
          <w:numId w:val="7"/>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6752BC">
        <w:rPr>
          <w:rFonts w:asciiTheme="majorBidi" w:eastAsiaTheme="minorHAnsi" w:hAnsiTheme="majorBidi"/>
          <w:b/>
          <w:bCs/>
          <w:color w:val="C00000"/>
          <w:sz w:val="28"/>
          <w:szCs w:val="28"/>
        </w:rPr>
        <w:t>Islamic Orthodoxy &amp; Orthopraxy</w:t>
      </w:r>
      <w:bookmarkStart w:id="217" w:name="_Toc188509436"/>
    </w:p>
    <w:p w14:paraId="4A2985B8" w14:textId="77777777" w:rsidR="00A470A6" w:rsidRPr="00A470A6" w:rsidRDefault="00A470A6" w:rsidP="00E616ED">
      <w:pPr>
        <w:pStyle w:val="ListParagraph"/>
        <w:numPr>
          <w:ilvl w:val="0"/>
          <w:numId w:val="83"/>
        </w:numPr>
        <w:rPr>
          <w:sz w:val="20"/>
          <w:szCs w:val="20"/>
        </w:rPr>
      </w:pPr>
      <w:r w:rsidRPr="00A470A6">
        <w:rPr>
          <w:b/>
          <w:bCs/>
          <w:sz w:val="20"/>
          <w:szCs w:val="20"/>
        </w:rPr>
        <w:t>Orthodoxy</w:t>
      </w:r>
      <w:r w:rsidRPr="00A470A6">
        <w:rPr>
          <w:sz w:val="20"/>
          <w:szCs w:val="20"/>
        </w:rPr>
        <w:t xml:space="preserve"> means “authentic doctrine” or “correct belief” at its basic level—as is discussed in Volumes One and Six in defining the Core Creed (</w:t>
      </w:r>
      <w:r w:rsidRPr="00A470A6">
        <w:rPr>
          <w:i/>
          <w:iCs/>
          <w:sz w:val="20"/>
          <w:szCs w:val="20"/>
        </w:rPr>
        <w:t>al-‘Aqīda</w:t>
      </w:r>
      <w:r w:rsidRPr="00A470A6">
        <w:rPr>
          <w:sz w:val="20"/>
          <w:szCs w:val="20"/>
        </w:rPr>
        <w:t>)—which, by definition, is obligatory for the entire Muslim Community. Its contraries are heterodoxy, heresy, and disbelief. Orthodoxy extends also to the secondary teachings of Islamic belief as well, since they too must fall under the broad compass of what is soundly deduced from Islam’s core obligatory teachings, which are established in its Revealed sources and the scholarly Consensus (</w:t>
      </w:r>
      <w:r w:rsidRPr="00A470A6">
        <w:rPr>
          <w:i/>
          <w:iCs/>
          <w:sz w:val="20"/>
          <w:szCs w:val="20"/>
        </w:rPr>
        <w:t>al-Ijmā‘</w:t>
      </w:r>
      <w:r w:rsidRPr="00A470A6">
        <w:rPr>
          <w:sz w:val="20"/>
          <w:szCs w:val="20"/>
        </w:rPr>
        <w:t>) of the Community (</w:t>
      </w:r>
      <w:r w:rsidRPr="00A470A6">
        <w:rPr>
          <w:i/>
          <w:iCs/>
          <w:sz w:val="20"/>
          <w:szCs w:val="20"/>
        </w:rPr>
        <w:t>al-Umma</w:t>
      </w:r>
      <w:r w:rsidRPr="00A470A6">
        <w:rPr>
          <w:sz w:val="20"/>
          <w:szCs w:val="20"/>
        </w:rPr>
        <w:t>). In this regard, Shaykh ‘Abd-al-Qādir al-Jīlānī (d. 561/1166), who was a bastion of Sunnī Orthodoxy and Orthopraxy, asserted: “Any ultimate reality [or Metaphysical Truth] (</w:t>
      </w:r>
      <w:r w:rsidRPr="00A470A6">
        <w:rPr>
          <w:i/>
          <w:iCs/>
          <w:sz w:val="20"/>
          <w:szCs w:val="20"/>
        </w:rPr>
        <w:t>ḥaqīqa</w:t>
      </w:r>
      <w:r w:rsidRPr="00A470A6">
        <w:rPr>
          <w:sz w:val="20"/>
          <w:szCs w:val="20"/>
        </w:rPr>
        <w:t xml:space="preserve">) to which the Qur’ān and </w:t>
      </w:r>
      <w:r w:rsidRPr="00A470A6">
        <w:rPr>
          <w:i/>
          <w:iCs/>
          <w:sz w:val="20"/>
          <w:szCs w:val="20"/>
        </w:rPr>
        <w:t>Sunna</w:t>
      </w:r>
      <w:r w:rsidRPr="00A470A6">
        <w:rPr>
          <w:sz w:val="20"/>
          <w:szCs w:val="20"/>
        </w:rPr>
        <w:t xml:space="preserve"> do not bear witness is heresy (</w:t>
      </w:r>
      <w:r w:rsidRPr="00A470A6">
        <w:rPr>
          <w:i/>
          <w:iCs/>
          <w:sz w:val="20"/>
          <w:szCs w:val="20"/>
        </w:rPr>
        <w:t>zandaqa</w:t>
      </w:r>
      <w:r w:rsidRPr="00A470A6">
        <w:rPr>
          <w:sz w:val="20"/>
          <w:szCs w:val="20"/>
        </w:rPr>
        <w:t>).”</w:t>
      </w:r>
      <w:r>
        <w:rPr>
          <w:sz w:val="20"/>
          <w:szCs w:val="20"/>
        </w:rPr>
        <w:t xml:space="preserve">  </w:t>
      </w:r>
      <w:r>
        <w:rPr>
          <w:b/>
          <w:bCs/>
          <w:sz w:val="20"/>
          <w:szCs w:val="20"/>
        </w:rPr>
        <w:t>EXISTING FOOTNOTE</w:t>
      </w:r>
    </w:p>
    <w:p w14:paraId="549920B9" w14:textId="1589F6F1" w:rsidR="00A470A6" w:rsidRPr="00A470A6" w:rsidRDefault="00A470A6" w:rsidP="00E616ED">
      <w:pPr>
        <w:pStyle w:val="ListParagraph"/>
        <w:numPr>
          <w:ilvl w:val="0"/>
          <w:numId w:val="83"/>
        </w:numPr>
        <w:rPr>
          <w:sz w:val="20"/>
          <w:szCs w:val="20"/>
        </w:rPr>
      </w:pPr>
      <w:r w:rsidRPr="00A470A6">
        <w:rPr>
          <w:b/>
          <w:bCs/>
          <w:sz w:val="20"/>
          <w:szCs w:val="20"/>
        </w:rPr>
        <w:t xml:space="preserve">Orthopraxy </w:t>
      </w:r>
      <w:r w:rsidRPr="00A470A6">
        <w:rPr>
          <w:sz w:val="20"/>
          <w:szCs w:val="20"/>
        </w:rPr>
        <w:t>means “correct practice” or “right conduct.” In Islam, Orthopraxy is essentially a matter of conforming to the outward regulations of the Prophetic Code of Life (</w:t>
      </w:r>
      <w:r w:rsidRPr="00A470A6">
        <w:rPr>
          <w:i/>
          <w:iCs/>
          <w:sz w:val="20"/>
          <w:szCs w:val="20"/>
        </w:rPr>
        <w:t>al-</w:t>
      </w:r>
      <w:r w:rsidRPr="00A470A6">
        <w:rPr>
          <w:rFonts w:eastAsiaTheme="majorEastAsia"/>
          <w:i/>
          <w:iCs/>
          <w:sz w:val="20"/>
          <w:szCs w:val="20"/>
        </w:rPr>
        <w:t>Shar</w:t>
      </w:r>
      <w:r w:rsidRPr="00A470A6">
        <w:rPr>
          <w:i/>
          <w:iCs/>
          <w:sz w:val="20"/>
          <w:szCs w:val="20"/>
        </w:rPr>
        <w:t>ī</w:t>
      </w:r>
      <w:r w:rsidRPr="00A470A6">
        <w:rPr>
          <w:rFonts w:eastAsiaTheme="majorEastAsia"/>
          <w:i/>
          <w:iCs/>
          <w:sz w:val="20"/>
          <w:szCs w:val="20"/>
        </w:rPr>
        <w:t>‘</w:t>
      </w:r>
      <w:r w:rsidRPr="00A470A6">
        <w:rPr>
          <w:i/>
          <w:iCs/>
          <w:sz w:val="20"/>
          <w:szCs w:val="20"/>
        </w:rPr>
        <w:t>a</w:t>
      </w:r>
      <w:r w:rsidRPr="00A470A6">
        <w:rPr>
          <w:rFonts w:eastAsiaTheme="majorEastAsia"/>
          <w:sz w:val="20"/>
          <w:szCs w:val="20"/>
        </w:rPr>
        <w:t>), which deals with the practical concerns of this world. But Islamic Orthopraxy also overlaps with Orthodoxy, since it also takes in basic dimensions of the Prophetic faith in addition to matters such as worship, ritual, Morality, Ethics, and private as well as Communal norms of behavior.</w:t>
      </w:r>
      <w:r>
        <w:rPr>
          <w:rFonts w:eastAsiaTheme="majorEastAsia"/>
          <w:sz w:val="20"/>
          <w:szCs w:val="20"/>
        </w:rPr>
        <w:t xml:space="preserve"> </w:t>
      </w:r>
      <w:r>
        <w:rPr>
          <w:rFonts w:eastAsiaTheme="majorEastAsia"/>
          <w:b/>
          <w:bCs/>
          <w:sz w:val="20"/>
          <w:szCs w:val="20"/>
        </w:rPr>
        <w:t>EXISTING FOOTNOTE</w:t>
      </w:r>
    </w:p>
    <w:p w14:paraId="3253D181" w14:textId="77777777" w:rsidR="00A470A6" w:rsidRPr="00A470A6" w:rsidRDefault="00A470A6" w:rsidP="00A470A6">
      <w:pPr>
        <w:ind w:left="360"/>
        <w:rPr>
          <w:rFonts w:asciiTheme="majorBidi" w:hAnsiTheme="majorBidi" w:cstheme="majorBidi"/>
        </w:rPr>
      </w:pPr>
    </w:p>
    <w:p w14:paraId="6AFD8A52" w14:textId="4C7C6B9C" w:rsidR="00A55E0A" w:rsidRDefault="00A470A6" w:rsidP="00E616ED">
      <w:pPr>
        <w:pStyle w:val="ListParagraph"/>
        <w:numPr>
          <w:ilvl w:val="0"/>
          <w:numId w:val="82"/>
        </w:numPr>
        <w:rPr>
          <w:rFonts w:asciiTheme="majorBidi" w:hAnsiTheme="majorBidi" w:cstheme="majorBidi"/>
        </w:rPr>
      </w:pPr>
      <w:r w:rsidRPr="00A470A6">
        <w:rPr>
          <w:rFonts w:asciiTheme="majorBidi" w:hAnsiTheme="majorBidi" w:cstheme="majorBidi"/>
        </w:rPr>
        <w:t>The First Teaching is based on “the Middle Way (al-Madhhab al-Mutawassiṭ)” of the Majoritarian Sunnī Community, Ahl al-Sunna wa al-Jamā‘a (the People of the Prophetic Way and the Mainstream Consensus), which, throughout history, has represented the vast majority of Muslims everywhere and stands out as the beacon of Islamic Orthodoxy and Orthopraxy</w:t>
      </w:r>
      <w:r w:rsidR="00A55E0A">
        <w:rPr>
          <w:rFonts w:asciiTheme="majorBidi" w:hAnsiTheme="majorBidi" w:cstheme="majorBidi"/>
        </w:rPr>
        <w:t xml:space="preserve">. </w:t>
      </w:r>
      <w:r w:rsidR="00A55E0A">
        <w:rPr>
          <w:rFonts w:asciiTheme="majorBidi" w:hAnsiTheme="majorBidi" w:cstheme="majorBidi"/>
          <w:b/>
          <w:bCs/>
        </w:rPr>
        <w:t xml:space="preserve">(Volume 1) </w:t>
      </w:r>
    </w:p>
    <w:p w14:paraId="52C7979F" w14:textId="13793FF7" w:rsidR="00A55E0A" w:rsidRPr="00A55E0A" w:rsidRDefault="00A55E0A" w:rsidP="00E616ED">
      <w:pPr>
        <w:pStyle w:val="ListParagraph"/>
        <w:numPr>
          <w:ilvl w:val="0"/>
          <w:numId w:val="82"/>
        </w:numPr>
        <w:rPr>
          <w:rFonts w:asciiTheme="majorBidi" w:hAnsiTheme="majorBidi" w:cstheme="majorBidi"/>
        </w:rPr>
      </w:pPr>
      <w:r w:rsidRPr="00A55E0A">
        <w:rPr>
          <w:rFonts w:asciiTheme="majorBidi" w:hAnsiTheme="majorBidi" w:cstheme="majorBidi"/>
        </w:rPr>
        <w:t>On the contrary, the “wisdom Tradition” of Islamic Spirituality that he imbibed and represents stands squarely at the heart of authentic Sunnī Orthodoxy and Orthopraxy—as we hope to demonstrate throughout The First Teaching. Indeed, even the beginning reader of Ibn al-‘Arabī will note his firm adherence to outward Orthodox Divinity, a point which he frequently emphasizes in his works and which is also abundantly clear from his Scriptural references to the Qur’ān and the Sunna on virtually each page he ever wrote.</w:t>
      </w:r>
      <w:r>
        <w:rPr>
          <w:rFonts w:asciiTheme="majorBidi" w:hAnsiTheme="majorBidi" w:cstheme="majorBidi"/>
        </w:rPr>
        <w:t xml:space="preserve"> </w:t>
      </w:r>
      <w:r w:rsidR="003252E4">
        <w:rPr>
          <w:rFonts w:asciiTheme="majorBidi" w:hAnsiTheme="majorBidi" w:cstheme="majorBidi"/>
          <w:b/>
          <w:bCs/>
        </w:rPr>
        <w:t>(Volume 1)</w:t>
      </w:r>
    </w:p>
    <w:p w14:paraId="640420F4" w14:textId="78EC11F1" w:rsidR="00A55E0A" w:rsidRPr="00A55E0A" w:rsidRDefault="00A55E0A" w:rsidP="00E616ED">
      <w:pPr>
        <w:pStyle w:val="ListParagraph"/>
        <w:numPr>
          <w:ilvl w:val="0"/>
          <w:numId w:val="82"/>
        </w:numPr>
        <w:rPr>
          <w:rFonts w:asciiTheme="majorBidi" w:hAnsiTheme="majorBidi" w:cstheme="majorBidi"/>
        </w:rPr>
      </w:pPr>
      <w:r w:rsidRPr="00A55E0A">
        <w:rPr>
          <w:rFonts w:asciiTheme="majorBidi" w:hAnsiTheme="majorBidi" w:cstheme="majorBidi"/>
        </w:rPr>
        <w:t>From its beginning, the Corrective Tradition was largely the product of Masters of Sunnī Orthodoxy and Orthopraxy, but as we have already seen in our treatment of the Shī‘i polymath Naṣīr-al-Dīn al-Ṭūsī and his Sunnī student Quṭb-al-Dīn al-Shīrāzī, the School of Verification was not averse to collaboration between Sunnī and Shī‘a, which stands out as exemplary for many Muslims today.</w:t>
      </w:r>
      <w:r w:rsidR="003252E4">
        <w:rPr>
          <w:rFonts w:asciiTheme="majorBidi" w:hAnsiTheme="majorBidi" w:cstheme="majorBidi"/>
        </w:rPr>
        <w:t xml:space="preserve"> </w:t>
      </w:r>
      <w:r w:rsidR="003252E4">
        <w:rPr>
          <w:rFonts w:asciiTheme="majorBidi" w:hAnsiTheme="majorBidi" w:cstheme="majorBidi"/>
          <w:b/>
          <w:bCs/>
        </w:rPr>
        <w:t>(Volume 1)</w:t>
      </w:r>
    </w:p>
    <w:p w14:paraId="0D712203" w14:textId="77777777" w:rsidR="00A55E0A" w:rsidRPr="00A55E0A" w:rsidRDefault="00A55E0A" w:rsidP="00E616ED">
      <w:pPr>
        <w:pStyle w:val="ListParagraph"/>
        <w:numPr>
          <w:ilvl w:val="0"/>
          <w:numId w:val="82"/>
        </w:numPr>
        <w:rPr>
          <w:rFonts w:asciiTheme="majorBidi" w:hAnsiTheme="majorBidi" w:cstheme="majorBidi"/>
        </w:rPr>
      </w:pPr>
    </w:p>
    <w:p w14:paraId="23B6654C" w14:textId="2FA70B07" w:rsidR="00A55E0A" w:rsidRDefault="00A55E0A" w:rsidP="00E616ED">
      <w:pPr>
        <w:pStyle w:val="ListParagraph"/>
        <w:numPr>
          <w:ilvl w:val="0"/>
          <w:numId w:val="82"/>
        </w:numPr>
        <w:rPr>
          <w:rFonts w:asciiTheme="majorBidi" w:hAnsiTheme="majorBidi" w:cstheme="majorBidi"/>
        </w:rPr>
      </w:pPr>
      <w:r w:rsidRPr="00A55E0A">
        <w:rPr>
          <w:rFonts w:asciiTheme="majorBidi" w:hAnsiTheme="majorBidi" w:cstheme="majorBidi"/>
        </w:rPr>
        <w:t>The fact that the Corrective Tradition was, however, steeped in Sunnī Orthodoxy and Orthopraxy is indicated by the central role in the Tradition of giants in the Sunnī Sharī‘a Sciences such as Ṣadr al-Sharī‘a al-Thānī—whose Arabic honorific title “Ṣadr-al-Sharī‘a” may be rendered “the Vanguard” or “the Preeminent Scholar of the Sharī‘a (the Prophetic Code)”—Shaykh-al-Islām Mullā al-Fanārī, Shaykh-al-Islām Ibn Kamāl Pāshā, and many others. Yet another remarkable example of the strong association of the Corrective Tradition with Sunnī Islam is the fact that the well-known Niẓāmī Curriculum (Dars-e Niẓāmī)—the buttress of Sunnī Orthodoxy and Orthopraxy throughout the Subcontinent of Greater India for more than a century and a half until the present—was itself the product of Sunnī Scholarship within the School. Thus, the namesake of the Niẓāmī Curriculum was Mullā Niẓām-al-Dīn al-Farangī-Maḥallī, an outstanding exemplar of the Tradition and one of the founders of the Farangī Maḥall in Lucknow, India. After Mullā Niẓām-al-Dīn became the director of Farangī Maḥall, he worked energetically to make it a world-renowned center for the School of Verification in the Subcontinent as well as a brilliant center of learning and Culture throughout the Muslim world. When British colonial rule gained the upper hand in Greater India, Farangī Maḥall became known among Muslims as “our Indian Cambridge” (humārē Hindūstān-kā Kēmbrij). In its original form, the Dars-e Niẓāmī included basic components on Divinity, Metaphysical, and Logic taken from the Corrective Tradition along with other standard religious Sciences. In Mughal India, Mullā Niẓām-al-Dīn himself and his son ‘Abd-al-‘Alī Baḥr-al-‘Ulūm were both significant contributors to the further development of the Mature Tradition.</w:t>
      </w:r>
      <w:r w:rsidR="003252E4" w:rsidRPr="003252E4">
        <w:rPr>
          <w:rFonts w:asciiTheme="majorBidi" w:hAnsiTheme="majorBidi" w:cstheme="majorBidi"/>
          <w:b/>
          <w:bCs/>
        </w:rPr>
        <w:t xml:space="preserve"> </w:t>
      </w:r>
      <w:r w:rsidR="003252E4">
        <w:rPr>
          <w:rFonts w:asciiTheme="majorBidi" w:hAnsiTheme="majorBidi" w:cstheme="majorBidi"/>
          <w:b/>
          <w:bCs/>
        </w:rPr>
        <w:t>(Volume 1)</w:t>
      </w:r>
    </w:p>
    <w:p w14:paraId="0B45B792" w14:textId="3A51A25C" w:rsidR="00CA3614" w:rsidRPr="00CA3614" w:rsidRDefault="00CA3614" w:rsidP="00E616ED">
      <w:pPr>
        <w:pStyle w:val="ListParagraph"/>
        <w:numPr>
          <w:ilvl w:val="0"/>
          <w:numId w:val="82"/>
        </w:numPr>
        <w:rPr>
          <w:rFonts w:asciiTheme="majorBidi" w:hAnsiTheme="majorBidi" w:cstheme="majorBidi"/>
        </w:rPr>
      </w:pPr>
      <w:r w:rsidRPr="00CA3614">
        <w:rPr>
          <w:rFonts w:asciiTheme="majorBidi" w:hAnsiTheme="majorBidi" w:cstheme="majorBidi"/>
        </w:rPr>
        <w:t>The purpose of the Epistemology of Certainty in Islamic theology and law is to guarantee that the foundations of elemental, required belief (Orthodoxy) and basic, obligatory practice (Orthopraxy) are set carefully and correctly, and that nothing is added to them which does not meet the highest standard of certitude in Islam’s revealed sources. Establishing accurate standards for orthodoxy and orthopraxy is also crucial to the definition of the Umma and assuring its ability to demark the boundaries of theological and legal tolerance in all times and places. All doctrines, principles, precepts, and practices set forth according to the Epistemology of Certainty constitute the “foundations of the religion” (uṣūl al-dīn). These foundations are solid and lasting and are not open to interpretation. All other sound deductions, conclusions, and insights based on preponderant (ẓannī) evidence, while remaining consistent with Islam’s conclusive (qaṭ‘ī) foundations, constitute the “branches of the religion” (furū‘ al- dīn). The Epistemology of Certainty restricts the content of orthodoxy and orthopraxy to a relatively limited number of theological doctrines and legal principles and precepts that are required of all Muslims. It is most significant that the very fixity of the foundations of the religion--and their limitation to only the most authentic content--is what facilitates moderation in the religion, by recognizing the many variations of legitimate dissent in a wide variety of other beliefs and practices that are based on evidence of lesser authority and necessarily open to different interpretations. In defining what is categorically authoritative and what is not, Islam’s Epistemology of Certainty designates the obligatory core of Islamic creed (‘aqīda) and practice—the fundamental religious content that all Muslims are required to accept by virtue of scholarly consensus—which is exclusively restricted to beliefs and practices that are categorically univocal and authoritative (qaṭ‘ī) in Islam’s key revealed sources, the Qur’ān and ḥadīth; indisputably set forth in the consensus (ijmā‘) of scholars; or corroborated by induction or explicit supporting texts of established authenticity and clear meaning.</w:t>
      </w:r>
      <w:r w:rsidRPr="00CA3614">
        <w:rPr>
          <w:rFonts w:asciiTheme="majorBidi" w:hAnsiTheme="majorBidi" w:cstheme="majorBidi"/>
          <w:b/>
          <w:bCs/>
        </w:rPr>
        <w:t xml:space="preserve"> </w:t>
      </w:r>
      <w:r>
        <w:rPr>
          <w:rFonts w:asciiTheme="majorBidi" w:hAnsiTheme="majorBidi" w:cstheme="majorBidi"/>
          <w:b/>
          <w:bCs/>
        </w:rPr>
        <w:t>(Volume 6 Excerpts)</w:t>
      </w:r>
    </w:p>
    <w:p w14:paraId="0CA00CD2" w14:textId="77777777" w:rsidR="00CA3614" w:rsidRPr="00CA3614" w:rsidRDefault="00CA3614" w:rsidP="00E616ED">
      <w:pPr>
        <w:pStyle w:val="ListParagraph"/>
        <w:numPr>
          <w:ilvl w:val="0"/>
          <w:numId w:val="82"/>
        </w:numPr>
        <w:rPr>
          <w:rFonts w:asciiTheme="majorBidi" w:hAnsiTheme="majorBidi" w:cstheme="majorBidi"/>
        </w:rPr>
      </w:pPr>
    </w:p>
    <w:p w14:paraId="73189147" w14:textId="5A4D0006" w:rsidR="00CA3614" w:rsidRPr="00CA3614" w:rsidRDefault="00CA3614" w:rsidP="00E616ED">
      <w:pPr>
        <w:pStyle w:val="ListParagraph"/>
        <w:numPr>
          <w:ilvl w:val="0"/>
          <w:numId w:val="82"/>
        </w:numPr>
        <w:rPr>
          <w:rFonts w:asciiTheme="majorBidi" w:hAnsiTheme="majorBidi" w:cstheme="majorBidi"/>
        </w:rPr>
      </w:pPr>
      <w:r w:rsidRPr="00CA3614">
        <w:rPr>
          <w:rFonts w:asciiTheme="majorBidi" w:hAnsiTheme="majorBidi" w:cstheme="majorBidi"/>
        </w:rPr>
        <w:t xml:space="preserve">No text that is of preponderant authenticity (ẓannī al-thubūt) or preponderant meaning (ẓannī al-dalāla) can be legitimately regarded as an isolated proof text, unless raised to the highest level of authority through corroboration by other sound texts, induction, or consensus. Such preponderant (ẓannī) texts cannot provide obligatory articles of faith or fundamental precepts of the law as part of the fundamentals of the religion (uṣūl al-dīn). Explicit rejection of anything that belongs to uṣūl al-dīn is an act of disbelief and excludes such a person from membership in the Umma; however, explicit rejection of anything that pertains to the “branches of the religion” (furū‘ al- dīn) does not constitute disbelief and does not debar a person from belonging to the Umma. Preponderant texts may—and generally do—provide legitimate supporting evidence for secondary positions in theology, ethics, and law, and such texts constitute valid evidence for reflection, edification, and speculation. </w:t>
      </w:r>
      <w:r>
        <w:rPr>
          <w:rFonts w:asciiTheme="majorBidi" w:hAnsiTheme="majorBidi" w:cstheme="majorBidi"/>
          <w:b/>
          <w:bCs/>
        </w:rPr>
        <w:t>(Volume 6 Excerpts)</w:t>
      </w:r>
    </w:p>
    <w:p w14:paraId="108A4B74" w14:textId="77777777" w:rsidR="00CA3614" w:rsidRPr="00CA3614" w:rsidRDefault="00CA3614" w:rsidP="00E616ED">
      <w:pPr>
        <w:pStyle w:val="ListParagraph"/>
        <w:numPr>
          <w:ilvl w:val="0"/>
          <w:numId w:val="82"/>
        </w:numPr>
        <w:rPr>
          <w:rFonts w:asciiTheme="majorBidi" w:hAnsiTheme="majorBidi" w:cstheme="majorBidi"/>
        </w:rPr>
      </w:pPr>
    </w:p>
    <w:p w14:paraId="247D61F5" w14:textId="40B0D0F4" w:rsidR="00CA3614" w:rsidRPr="00CA3614" w:rsidRDefault="00CA3614" w:rsidP="00E616ED">
      <w:pPr>
        <w:pStyle w:val="ListParagraph"/>
        <w:numPr>
          <w:ilvl w:val="0"/>
          <w:numId w:val="82"/>
        </w:numPr>
        <w:rPr>
          <w:rFonts w:asciiTheme="majorBidi" w:hAnsiTheme="majorBidi" w:cstheme="majorBidi"/>
        </w:rPr>
      </w:pPr>
      <w:r w:rsidRPr="00CA3614">
        <w:rPr>
          <w:rFonts w:asciiTheme="majorBidi" w:hAnsiTheme="majorBidi" w:cstheme="majorBidi"/>
        </w:rPr>
        <w:t>The Epistemology of Certainty requires Muslims to prioritize beliefs and practices and divide them into the above two tiers of the foundational principles of the religion (uṣūl al-dīn) and its detailed branches (furū‘ al- dīn). The higher primary level, which alone constitutes the substance of required orthodoxy and orthopraxy, consists only of what is explicitly and univocally borne out in Islam’s primary sources such that no second scholarly opinion is valid without repudiating those sources. The lower secondary level of beliefs and practices, which constitutes the substance of interdisciplinary scholarly dissent and a multiplicity of widely diverse school-based interpretations, includes all matters set forth in Islam’s primary sources that are inherently polysemic and open to a number of divergent scholarly interpretations. With regard to second-tier beliefs and practices, one of the ruling Islamic maxims states: “There can be no conclusive proof as long as the possibility of a [valid] contrary argument remains” (lā ḥujjata ma‘a al-iḥtimāl). In the case of ẓannī texts, the possibility of a valid contrary argument always remains except in the case of those revealed texts that are both of proven historical authenticity and univocal and are therefore “categorically indicative” (qaṭ‘ī al-dalāla). Thus, we agree on the fundamentals and agree to disagree on non-fundamentals. All matters involving some element of subjective religious interpretation—which constitute by far the majority of in-depth religious beliefs and legal practices—must be given liberal allowances for dissent and scholarly discussion without fear of the taint of heterodoxy or allegations of sectarian division. Under this generous umbrella of secondary, non-categorical beliefs and practices, Islam creates extensive intellectual space for schools of theology and law.</w:t>
      </w:r>
      <w:r w:rsidRPr="00CA3614">
        <w:rPr>
          <w:rFonts w:asciiTheme="majorBidi" w:hAnsiTheme="majorBidi" w:cstheme="majorBidi"/>
          <w:b/>
          <w:bCs/>
        </w:rPr>
        <w:t xml:space="preserve"> </w:t>
      </w:r>
      <w:r>
        <w:rPr>
          <w:rFonts w:asciiTheme="majorBidi" w:hAnsiTheme="majorBidi" w:cstheme="majorBidi"/>
          <w:b/>
          <w:bCs/>
        </w:rPr>
        <w:t>(Volume 6 Excerpts)</w:t>
      </w:r>
    </w:p>
    <w:p w14:paraId="7923AC0C" w14:textId="77777777" w:rsidR="00CA3614" w:rsidRPr="00CA3614" w:rsidRDefault="00CA3614" w:rsidP="00E616ED">
      <w:pPr>
        <w:pStyle w:val="ListParagraph"/>
        <w:numPr>
          <w:ilvl w:val="0"/>
          <w:numId w:val="82"/>
        </w:numPr>
        <w:rPr>
          <w:rFonts w:asciiTheme="majorBidi" w:hAnsiTheme="majorBidi" w:cstheme="majorBidi"/>
        </w:rPr>
      </w:pPr>
    </w:p>
    <w:p w14:paraId="688C4377" w14:textId="57F42838" w:rsidR="00CA3614" w:rsidRPr="00CA3614" w:rsidRDefault="00CA3614" w:rsidP="00E616ED">
      <w:pPr>
        <w:pStyle w:val="ListParagraph"/>
        <w:numPr>
          <w:ilvl w:val="0"/>
          <w:numId w:val="82"/>
        </w:numPr>
        <w:rPr>
          <w:rFonts w:asciiTheme="majorBidi" w:hAnsiTheme="majorBidi" w:cstheme="majorBidi"/>
        </w:rPr>
      </w:pPr>
      <w:r w:rsidRPr="00CA3614">
        <w:rPr>
          <w:rFonts w:asciiTheme="majorBidi" w:hAnsiTheme="majorBidi" w:cstheme="majorBidi"/>
        </w:rPr>
        <w:t>Islam—which, of course, is not a personification in the first place—rarely speaks with a monolithic voice, except on basic fundamentals as set forth by the Epistemology of Certainty. Required Islamic orthodoxy is constituted by such basic beliefs as the Oneness of God, the affirmation of His primary attributes, the finality of the Prophet Muḥammad’s message, belief in the resurrection of the dead, the Last Judgment, the Garden, and the Fire. Similarly, obligatory Islamic orthopraxy consists of such core Islamic practices as the requirement of making ritual ablutions for certain types of worship, performing the five daily prayers, paying the alms tax, fasting the ninth lunar month of Ramaḍān, and performing the pilgrimage to Mecca. It includes the prohibition of murder, theft, adultery and fornication, the consumption of alcohol, and the eating of pork. These and similar beliefs and practices are transmitted in Islam’s revealed sources with absolute authority. The meanings of their supporting texts are clear, univocal, and closed to interpretation. To deny any of them is to deny the Prophet and to disbelieve in the Qur’ān.</w:t>
      </w:r>
      <w:r w:rsidRPr="00CA3614">
        <w:rPr>
          <w:rFonts w:asciiTheme="majorBidi" w:hAnsiTheme="majorBidi" w:cstheme="majorBidi"/>
          <w:b/>
          <w:bCs/>
        </w:rPr>
        <w:t xml:space="preserve"> </w:t>
      </w:r>
      <w:r>
        <w:rPr>
          <w:rFonts w:asciiTheme="majorBidi" w:hAnsiTheme="majorBidi" w:cstheme="majorBidi"/>
          <w:b/>
          <w:bCs/>
        </w:rPr>
        <w:t>(Volume 6 Excerpts)</w:t>
      </w:r>
    </w:p>
    <w:p w14:paraId="680516DA" w14:textId="77777777" w:rsidR="00CA3614" w:rsidRPr="00CA3614" w:rsidRDefault="00CA3614" w:rsidP="00E616ED">
      <w:pPr>
        <w:pStyle w:val="ListParagraph"/>
        <w:numPr>
          <w:ilvl w:val="0"/>
          <w:numId w:val="82"/>
        </w:numPr>
        <w:rPr>
          <w:rFonts w:asciiTheme="majorBidi" w:hAnsiTheme="majorBidi" w:cstheme="majorBidi"/>
        </w:rPr>
      </w:pPr>
    </w:p>
    <w:p w14:paraId="4C71A89C" w14:textId="5BC01AAE" w:rsidR="00A55E0A" w:rsidRPr="00A55E0A" w:rsidRDefault="00CA3614" w:rsidP="00E616ED">
      <w:pPr>
        <w:pStyle w:val="ListParagraph"/>
        <w:numPr>
          <w:ilvl w:val="0"/>
          <w:numId w:val="82"/>
        </w:numPr>
        <w:rPr>
          <w:rFonts w:asciiTheme="majorBidi" w:hAnsiTheme="majorBidi" w:cstheme="majorBidi"/>
        </w:rPr>
      </w:pPr>
      <w:r w:rsidRPr="00CA3614">
        <w:rPr>
          <w:rFonts w:asciiTheme="majorBidi" w:hAnsiTheme="majorBidi" w:cstheme="majorBidi"/>
        </w:rPr>
        <w:t>Surrounding the foundational beliefs and practices of Islam lies an unending sea of non-categorical beliefs and practices that are open to valid interpretations and fall outside the parameters of required orthodoxy and orthopraxy even though they are generally sound. They may be validly believed and put into practice, or not believed and not put into practice. They may never be required of all Muslims as standards of orthodoxy and orthopraxy, nor may individual Muslims be forbidden from adopting them in practice. Such non-categorical beliefs must be protected as valid areas of dissent and cannot require universal Muslim agreement. Examples of beliefs and practices established by presumptive (ẓannī) evidence are virtually limitless.</w:t>
      </w:r>
      <w:r>
        <w:rPr>
          <w:rFonts w:asciiTheme="majorBidi" w:hAnsiTheme="majorBidi" w:cstheme="majorBidi"/>
        </w:rPr>
        <w:t xml:space="preserve"> </w:t>
      </w:r>
      <w:r>
        <w:rPr>
          <w:rFonts w:asciiTheme="majorBidi" w:hAnsiTheme="majorBidi" w:cstheme="majorBidi"/>
          <w:b/>
          <w:bCs/>
        </w:rPr>
        <w:t xml:space="preserve">(Volume 6 Excerpts) </w:t>
      </w:r>
    </w:p>
    <w:bookmarkEnd w:id="217"/>
    <w:p w14:paraId="7AD39508" w14:textId="77777777" w:rsidR="00FD1A33" w:rsidRPr="005012FB" w:rsidRDefault="00FD1A33" w:rsidP="00FD1A33">
      <w:pPr>
        <w:rPr>
          <w:rFonts w:asciiTheme="majorBidi" w:eastAsiaTheme="minorHAnsi" w:hAnsiTheme="majorBidi" w:cstheme="majorBidi"/>
        </w:rPr>
      </w:pPr>
    </w:p>
    <w:p w14:paraId="2209455A" w14:textId="77777777" w:rsidR="00FD1A33" w:rsidRPr="005012FB" w:rsidRDefault="00FD1A33" w:rsidP="00FD1A33">
      <w:pPr>
        <w:rPr>
          <w:rFonts w:asciiTheme="majorBidi" w:eastAsiaTheme="minorHAnsi" w:hAnsiTheme="majorBidi" w:cstheme="majorBidi"/>
        </w:rPr>
      </w:pPr>
    </w:p>
    <w:p w14:paraId="58B64152" w14:textId="77777777" w:rsidR="00FD1A33" w:rsidRPr="009E75D6" w:rsidRDefault="00FD1A33" w:rsidP="00E616ED">
      <w:pPr>
        <w:pStyle w:val="Heading4"/>
        <w:numPr>
          <w:ilvl w:val="0"/>
          <w:numId w:val="7"/>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9E75D6">
        <w:rPr>
          <w:rFonts w:asciiTheme="majorBidi" w:eastAsiaTheme="minorHAnsi" w:hAnsiTheme="majorBidi"/>
          <w:b/>
          <w:bCs/>
          <w:color w:val="C00000"/>
          <w:sz w:val="28"/>
          <w:szCs w:val="28"/>
        </w:rPr>
        <w:t>Jih</w:t>
      </w:r>
      <w:r w:rsidRPr="009E75D6">
        <w:rPr>
          <w:rFonts w:asciiTheme="majorBidi" w:hAnsiTheme="majorBidi"/>
          <w:b/>
          <w:bCs/>
          <w:color w:val="C00000"/>
          <w:sz w:val="28"/>
          <w:szCs w:val="28"/>
        </w:rPr>
        <w:t>ā</w:t>
      </w:r>
      <w:r w:rsidRPr="009E75D6">
        <w:rPr>
          <w:rFonts w:asciiTheme="majorBidi" w:eastAsiaTheme="minorHAnsi" w:hAnsiTheme="majorBidi"/>
          <w:b/>
          <w:bCs/>
          <w:color w:val="C00000"/>
          <w:sz w:val="28"/>
          <w:szCs w:val="28"/>
        </w:rPr>
        <w:t xml:space="preserve">d: </w:t>
      </w:r>
      <w:r>
        <w:rPr>
          <w:rFonts w:asciiTheme="majorBidi" w:eastAsiaTheme="minorHAnsi" w:hAnsiTheme="majorBidi"/>
          <w:b/>
          <w:bCs/>
          <w:color w:val="C00000"/>
          <w:sz w:val="28"/>
          <w:szCs w:val="28"/>
        </w:rPr>
        <w:t xml:space="preserve">Islam &amp; </w:t>
      </w:r>
      <w:r w:rsidRPr="009E75D6">
        <w:rPr>
          <w:rFonts w:asciiTheme="majorBidi" w:eastAsiaTheme="minorHAnsi" w:hAnsiTheme="majorBidi"/>
          <w:b/>
          <w:bCs/>
          <w:color w:val="C00000"/>
          <w:sz w:val="28"/>
          <w:szCs w:val="28"/>
        </w:rPr>
        <w:t>Moral</w:t>
      </w:r>
      <w:r>
        <w:rPr>
          <w:rFonts w:asciiTheme="majorBidi" w:eastAsiaTheme="minorHAnsi" w:hAnsiTheme="majorBidi"/>
          <w:b/>
          <w:bCs/>
          <w:color w:val="C00000"/>
          <w:sz w:val="28"/>
          <w:szCs w:val="28"/>
        </w:rPr>
        <w:t xml:space="preserve"> &amp; Military</w:t>
      </w:r>
      <w:r w:rsidRPr="009E75D6">
        <w:rPr>
          <w:rFonts w:asciiTheme="majorBidi" w:eastAsiaTheme="minorHAnsi" w:hAnsiTheme="majorBidi"/>
          <w:b/>
          <w:bCs/>
          <w:color w:val="C00000"/>
          <w:sz w:val="28"/>
          <w:szCs w:val="28"/>
        </w:rPr>
        <w:t xml:space="preserve"> Struggle</w:t>
      </w:r>
    </w:p>
    <w:p w14:paraId="62F4C665" w14:textId="77777777" w:rsidR="00FD1A33" w:rsidRPr="005012FB" w:rsidRDefault="00FD1A33" w:rsidP="00FD1A33">
      <w:pPr>
        <w:rPr>
          <w:rFonts w:asciiTheme="majorBidi" w:hAnsiTheme="majorBidi" w:cstheme="majorBidi"/>
          <w:color w:val="0F252D"/>
        </w:rPr>
      </w:pPr>
      <w:r w:rsidRPr="005012FB">
        <w:rPr>
          <w:rFonts w:asciiTheme="majorBidi" w:eastAsiaTheme="minorEastAsia" w:hAnsiTheme="majorBidi" w:cstheme="majorBidi"/>
          <w:color w:val="000000"/>
        </w:rPr>
        <w:t xml:space="preserve">As we will discuss below, </w:t>
      </w:r>
      <w:r w:rsidRPr="005012FB">
        <w:rPr>
          <w:rFonts w:asciiTheme="majorBidi" w:eastAsiaTheme="minorEastAsia" w:hAnsiTheme="majorBidi" w:cstheme="majorBidi"/>
          <w:i/>
          <w:iCs/>
          <w:color w:val="000000"/>
        </w:rPr>
        <w:t>Jih</w:t>
      </w:r>
      <w:r w:rsidRPr="005012FB">
        <w:rPr>
          <w:rFonts w:asciiTheme="majorBidi" w:hAnsiTheme="majorBidi" w:cstheme="majorBidi"/>
          <w:i/>
          <w:iCs/>
        </w:rPr>
        <w:t>ā</w:t>
      </w:r>
      <w:r w:rsidRPr="005012FB">
        <w:rPr>
          <w:rFonts w:asciiTheme="majorBidi" w:eastAsiaTheme="minorEastAsia" w:hAnsiTheme="majorBidi" w:cstheme="majorBidi"/>
          <w:i/>
          <w:iCs/>
          <w:color w:val="000000"/>
        </w:rPr>
        <w:t>d</w:t>
      </w:r>
      <w:r w:rsidRPr="005012FB">
        <w:rPr>
          <w:rFonts w:asciiTheme="majorBidi" w:eastAsiaTheme="minorEastAsia" w:hAnsiTheme="majorBidi" w:cstheme="majorBidi"/>
          <w:color w:val="000000"/>
        </w:rPr>
        <w:t xml:space="preserve"> (Moral Struggle) clearly includes armed combat, but the concept of </w:t>
      </w:r>
      <w:r w:rsidRPr="005012FB">
        <w:rPr>
          <w:rFonts w:asciiTheme="majorBidi" w:eastAsiaTheme="minorEastAsia" w:hAnsiTheme="majorBidi" w:cstheme="majorBidi"/>
          <w:i/>
          <w:iCs/>
          <w:color w:val="000000"/>
        </w:rPr>
        <w:t>Jih</w:t>
      </w:r>
      <w:r w:rsidRPr="005012FB">
        <w:rPr>
          <w:rFonts w:asciiTheme="majorBidi" w:hAnsiTheme="majorBidi" w:cstheme="majorBidi"/>
          <w:i/>
          <w:iCs/>
        </w:rPr>
        <w:t>ā</w:t>
      </w:r>
      <w:r w:rsidRPr="005012FB">
        <w:rPr>
          <w:rFonts w:asciiTheme="majorBidi" w:eastAsiaTheme="minorEastAsia" w:hAnsiTheme="majorBidi" w:cstheme="majorBidi"/>
          <w:i/>
          <w:iCs/>
          <w:color w:val="000000"/>
        </w:rPr>
        <w:t>d</w:t>
      </w:r>
      <w:r w:rsidRPr="005012FB">
        <w:rPr>
          <w:rFonts w:asciiTheme="majorBidi" w:eastAsiaTheme="minorEastAsia" w:hAnsiTheme="majorBidi" w:cstheme="majorBidi"/>
          <w:color w:val="000000"/>
        </w:rPr>
        <w:t xml:space="preserve"> in Islam is very broad and serves as a central and enduring Islamic Moral and Ethical principle. The </w:t>
      </w:r>
      <w:r w:rsidRPr="005012FB">
        <w:rPr>
          <w:rFonts w:asciiTheme="majorBidi" w:eastAsiaTheme="minorEastAsia" w:hAnsiTheme="majorBidi" w:cstheme="majorBidi"/>
          <w:i/>
          <w:iCs/>
          <w:color w:val="000000"/>
        </w:rPr>
        <w:t>Jih</w:t>
      </w:r>
      <w:r w:rsidRPr="005012FB">
        <w:rPr>
          <w:rFonts w:asciiTheme="majorBidi" w:hAnsiTheme="majorBidi" w:cstheme="majorBidi"/>
          <w:i/>
          <w:iCs/>
        </w:rPr>
        <w:t>ā</w:t>
      </w:r>
      <w:r w:rsidRPr="005012FB">
        <w:rPr>
          <w:rFonts w:asciiTheme="majorBidi" w:eastAsiaTheme="minorEastAsia" w:hAnsiTheme="majorBidi" w:cstheme="majorBidi"/>
          <w:i/>
          <w:iCs/>
          <w:color w:val="000000"/>
        </w:rPr>
        <w:t>d</w:t>
      </w:r>
      <w:r w:rsidRPr="005012FB">
        <w:rPr>
          <w:rFonts w:asciiTheme="majorBidi" w:eastAsiaTheme="minorEastAsia" w:hAnsiTheme="majorBidi" w:cstheme="majorBidi"/>
          <w:color w:val="000000"/>
        </w:rPr>
        <w:t xml:space="preserve"> as “Moral Struggle” overlaps to some extent with than the Hebrew concept of </w:t>
      </w:r>
      <w:r w:rsidRPr="005012FB">
        <w:rPr>
          <w:rFonts w:asciiTheme="majorBidi" w:eastAsiaTheme="minorEastAsia" w:hAnsiTheme="majorBidi" w:cstheme="majorBidi"/>
          <w:i/>
          <w:iCs/>
          <w:color w:val="000000"/>
        </w:rPr>
        <w:t>Ḥērem</w:t>
      </w:r>
      <w:r w:rsidRPr="005012FB">
        <w:rPr>
          <w:rFonts w:asciiTheme="majorBidi" w:eastAsiaTheme="minorEastAsia" w:hAnsiTheme="majorBidi" w:cstheme="majorBidi"/>
          <w:color w:val="000000"/>
        </w:rPr>
        <w:t xml:space="preserve"> or “Holy War” in the Old Testament narrative, which will be discussed in Volume Fourteen. In its basic and most general sense, </w:t>
      </w:r>
      <w:r w:rsidRPr="005012FB">
        <w:rPr>
          <w:rFonts w:asciiTheme="majorBidi" w:eastAsiaTheme="minorEastAsia" w:hAnsiTheme="majorBidi" w:cstheme="majorBidi"/>
          <w:i/>
          <w:iCs/>
          <w:color w:val="000000"/>
        </w:rPr>
        <w:t>Jih</w:t>
      </w:r>
      <w:r w:rsidRPr="005012FB">
        <w:rPr>
          <w:rFonts w:asciiTheme="majorBidi" w:hAnsiTheme="majorBidi" w:cstheme="majorBidi"/>
          <w:i/>
          <w:iCs/>
        </w:rPr>
        <w:t>ā</w:t>
      </w:r>
      <w:r w:rsidRPr="005012FB">
        <w:rPr>
          <w:rFonts w:asciiTheme="majorBidi" w:eastAsiaTheme="minorEastAsia" w:hAnsiTheme="majorBidi" w:cstheme="majorBidi"/>
          <w:i/>
          <w:iCs/>
          <w:color w:val="000000"/>
        </w:rPr>
        <w:t>d</w:t>
      </w:r>
      <w:r w:rsidRPr="005012FB">
        <w:rPr>
          <w:rFonts w:asciiTheme="majorBidi" w:eastAsiaTheme="minorEastAsia" w:hAnsiTheme="majorBidi" w:cstheme="majorBidi"/>
          <w:color w:val="000000"/>
        </w:rPr>
        <w:t xml:space="preserve"> as an</w:t>
      </w:r>
      <w:r w:rsidRPr="005012FB">
        <w:rPr>
          <w:rFonts w:asciiTheme="majorBidi" w:hAnsiTheme="majorBidi" w:cstheme="majorBidi"/>
          <w:color w:val="000000"/>
        </w:rPr>
        <w:t xml:space="preserve"> Islamic Moral imperative is closely linked to its Arabic cognate, “Moral Vigilance” (</w:t>
      </w:r>
      <w:r w:rsidRPr="005012FB">
        <w:rPr>
          <w:rFonts w:asciiTheme="majorBidi" w:hAnsiTheme="majorBidi" w:cstheme="majorBidi"/>
          <w:i/>
          <w:iCs/>
          <w:color w:val="000000"/>
        </w:rPr>
        <w:t>al-Mujāhada</w:t>
      </w:r>
      <w:r w:rsidRPr="005012FB">
        <w:rPr>
          <w:rFonts w:asciiTheme="majorBidi" w:hAnsiTheme="majorBidi" w:cstheme="majorBidi"/>
          <w:color w:val="000000"/>
        </w:rPr>
        <w:t>), which constitutes an Ethical apex of Islam’s Prophetic Way of Life (</w:t>
      </w:r>
      <w:r w:rsidRPr="005012FB">
        <w:rPr>
          <w:rFonts w:asciiTheme="majorBidi" w:hAnsiTheme="majorBidi" w:cstheme="majorBidi"/>
          <w:i/>
          <w:iCs/>
          <w:color w:val="000000"/>
        </w:rPr>
        <w:t>al-Shar</w:t>
      </w:r>
      <w:r w:rsidRPr="005012FB">
        <w:rPr>
          <w:rFonts w:asciiTheme="majorBidi" w:hAnsiTheme="majorBidi" w:cstheme="majorBidi"/>
          <w:i/>
          <w:iCs/>
        </w:rPr>
        <w:t>ī</w:t>
      </w:r>
      <w:r w:rsidRPr="005012FB">
        <w:rPr>
          <w:rFonts w:asciiTheme="majorBidi" w:hAnsiTheme="majorBidi" w:cstheme="majorBidi"/>
          <w:i/>
          <w:iCs/>
          <w:color w:val="000000"/>
        </w:rPr>
        <w:t>‘a</w:t>
      </w:r>
      <w:r w:rsidRPr="005012FB">
        <w:rPr>
          <w:rFonts w:asciiTheme="majorBidi" w:hAnsiTheme="majorBidi" w:cstheme="majorBidi"/>
          <w:color w:val="000000"/>
        </w:rPr>
        <w:t xml:space="preserve">) and its Moral Code. Both words come from the Arabic root </w:t>
      </w:r>
      <w:r w:rsidRPr="005012FB">
        <w:rPr>
          <w:rFonts w:asciiTheme="majorBidi" w:hAnsiTheme="majorBidi" w:cstheme="majorBidi"/>
          <w:i/>
          <w:iCs/>
          <w:color w:val="000000"/>
        </w:rPr>
        <w:t>J-H-D</w:t>
      </w:r>
      <w:r w:rsidRPr="005012FB">
        <w:rPr>
          <w:rFonts w:asciiTheme="majorBidi" w:hAnsiTheme="majorBidi" w:cstheme="majorBidi"/>
          <w:color w:val="000000"/>
        </w:rPr>
        <w:t xml:space="preserve">, which means “to struggle” or “to expend great effort.” Both are semantically connected to the highly laudatory Islamic term </w:t>
      </w:r>
      <w:r w:rsidRPr="005012FB">
        <w:rPr>
          <w:rFonts w:asciiTheme="majorBidi" w:hAnsiTheme="majorBidi" w:cstheme="majorBidi"/>
          <w:i/>
          <w:iCs/>
          <w:color w:val="000000"/>
        </w:rPr>
        <w:t>Ijtih</w:t>
      </w:r>
      <w:r w:rsidRPr="005012FB">
        <w:rPr>
          <w:rFonts w:asciiTheme="majorBidi" w:hAnsiTheme="majorBidi" w:cstheme="majorBidi"/>
          <w:i/>
          <w:iCs/>
        </w:rPr>
        <w:t>ā</w:t>
      </w:r>
      <w:r w:rsidRPr="005012FB">
        <w:rPr>
          <w:rFonts w:asciiTheme="majorBidi" w:hAnsiTheme="majorBidi" w:cstheme="majorBidi"/>
          <w:i/>
          <w:iCs/>
          <w:color w:val="000000"/>
        </w:rPr>
        <w:t>d</w:t>
      </w:r>
      <w:r w:rsidRPr="005012FB">
        <w:rPr>
          <w:rFonts w:asciiTheme="majorBidi" w:hAnsiTheme="majorBidi" w:cstheme="majorBidi"/>
          <w:color w:val="000000"/>
        </w:rPr>
        <w:t xml:space="preserve"> (“exerting </w:t>
      </w:r>
      <w:r w:rsidRPr="005012FB">
        <w:rPr>
          <w:rFonts w:asciiTheme="majorBidi" w:hAnsiTheme="majorBidi" w:cstheme="majorBidi"/>
        </w:rPr>
        <w:t>due</w:t>
      </w:r>
      <w:r w:rsidRPr="005012FB">
        <w:rPr>
          <w:rFonts w:asciiTheme="majorBidi" w:hAnsiTheme="majorBidi" w:cstheme="majorBidi"/>
          <w:color w:val="0F252D"/>
        </w:rPr>
        <w:t xml:space="preserve"> Intellectual Diligence to find the truth”), which pertains to many intellectual and other endeavors but is especially connected to the personal exertion of the Islamic Scholar, which is required to find the best and soundest answers to difficult questions in Divinity, Metaphysics, Law, science, and other fields. </w:t>
      </w:r>
    </w:p>
    <w:p w14:paraId="636C0833" w14:textId="77777777" w:rsidR="00FD1A33" w:rsidRPr="005012FB" w:rsidRDefault="00FD1A33" w:rsidP="00FD1A33">
      <w:pPr>
        <w:rPr>
          <w:rFonts w:asciiTheme="majorBidi" w:hAnsiTheme="majorBidi" w:cstheme="majorBidi"/>
          <w:color w:val="0F252D"/>
        </w:rPr>
      </w:pPr>
      <w:r w:rsidRPr="005012FB">
        <w:rPr>
          <w:rFonts w:asciiTheme="majorBidi" w:hAnsiTheme="majorBidi" w:cstheme="majorBidi"/>
          <w:color w:val="0F252D"/>
        </w:rPr>
        <w:t xml:space="preserve">     I</w:t>
      </w:r>
      <w:r w:rsidRPr="005012FB">
        <w:rPr>
          <w:rFonts w:asciiTheme="majorBidi" w:hAnsiTheme="majorBidi" w:cstheme="majorBidi"/>
          <w:color w:val="000000"/>
        </w:rPr>
        <w:t>n Arabic semantics,</w:t>
      </w:r>
      <w:r w:rsidRPr="005012FB">
        <w:rPr>
          <w:rFonts w:asciiTheme="majorBidi" w:hAnsiTheme="majorBidi" w:cstheme="majorBidi"/>
          <w:color w:val="0F252D"/>
        </w:rPr>
        <w:t xml:space="preserve"> the words</w:t>
      </w:r>
      <w:r w:rsidRPr="005012FB">
        <w:rPr>
          <w:rFonts w:asciiTheme="majorBidi" w:eastAsiaTheme="minorEastAsia" w:hAnsiTheme="majorBidi" w:cstheme="majorBidi"/>
          <w:i/>
          <w:iCs/>
          <w:color w:val="000000"/>
        </w:rPr>
        <w:t xml:space="preserve"> Jih</w:t>
      </w:r>
      <w:r w:rsidRPr="005012FB">
        <w:rPr>
          <w:rFonts w:asciiTheme="majorBidi" w:hAnsiTheme="majorBidi" w:cstheme="majorBidi"/>
          <w:i/>
          <w:iCs/>
        </w:rPr>
        <w:t>ā</w:t>
      </w:r>
      <w:r w:rsidRPr="005012FB">
        <w:rPr>
          <w:rFonts w:asciiTheme="majorBidi" w:eastAsiaTheme="minorEastAsia" w:hAnsiTheme="majorBidi" w:cstheme="majorBidi"/>
          <w:i/>
          <w:iCs/>
          <w:color w:val="000000"/>
        </w:rPr>
        <w:t>d</w:t>
      </w:r>
      <w:r w:rsidRPr="005012FB">
        <w:rPr>
          <w:rFonts w:asciiTheme="majorBidi" w:eastAsiaTheme="minorEastAsia" w:hAnsiTheme="majorBidi" w:cstheme="majorBidi"/>
          <w:color w:val="000000"/>
        </w:rPr>
        <w:t xml:space="preserve"> and</w:t>
      </w:r>
      <w:r w:rsidRPr="005012FB">
        <w:rPr>
          <w:rFonts w:asciiTheme="majorBidi" w:hAnsiTheme="majorBidi" w:cstheme="majorBidi"/>
          <w:i/>
          <w:iCs/>
          <w:color w:val="000000"/>
        </w:rPr>
        <w:t xml:space="preserve"> Mujāhada</w:t>
      </w:r>
      <w:r w:rsidRPr="005012FB">
        <w:rPr>
          <w:rFonts w:asciiTheme="majorBidi" w:hAnsiTheme="majorBidi" w:cstheme="majorBidi"/>
          <w:color w:val="000000"/>
        </w:rPr>
        <w:t xml:space="preserve"> belong to the third verbal form (</w:t>
      </w:r>
      <w:r w:rsidRPr="005012FB">
        <w:rPr>
          <w:rFonts w:asciiTheme="majorBidi" w:hAnsiTheme="majorBidi" w:cstheme="majorBidi"/>
          <w:i/>
          <w:iCs/>
          <w:color w:val="000000"/>
        </w:rPr>
        <w:t>fā‘ala, yufā‘ilu, fi‘ālan wa mufā‘ala</w:t>
      </w:r>
      <w:r w:rsidRPr="005012FB">
        <w:rPr>
          <w:rFonts w:asciiTheme="majorBidi" w:hAnsiTheme="majorBidi" w:cstheme="majorBidi"/>
          <w:color w:val="000000"/>
        </w:rPr>
        <w:t xml:space="preserve">), which carries with it the implicit dimension of “reciprocity” and “mutuality,” which the morphology of the words automatically adds to the root meaning. Thus, the concepts of </w:t>
      </w:r>
      <w:r w:rsidRPr="005012FB">
        <w:rPr>
          <w:rFonts w:asciiTheme="majorBidi" w:eastAsiaTheme="minorEastAsia" w:hAnsiTheme="majorBidi" w:cstheme="majorBidi"/>
          <w:i/>
          <w:iCs/>
          <w:color w:val="000000"/>
        </w:rPr>
        <w:t>Jih</w:t>
      </w:r>
      <w:r w:rsidRPr="005012FB">
        <w:rPr>
          <w:rFonts w:asciiTheme="majorBidi" w:hAnsiTheme="majorBidi" w:cstheme="majorBidi"/>
          <w:i/>
          <w:iCs/>
        </w:rPr>
        <w:t>ā</w:t>
      </w:r>
      <w:r w:rsidRPr="005012FB">
        <w:rPr>
          <w:rFonts w:asciiTheme="majorBidi" w:eastAsiaTheme="minorEastAsia" w:hAnsiTheme="majorBidi" w:cstheme="majorBidi"/>
          <w:i/>
          <w:iCs/>
          <w:color w:val="000000"/>
        </w:rPr>
        <w:t>d</w:t>
      </w:r>
      <w:r w:rsidRPr="005012FB">
        <w:rPr>
          <w:rFonts w:asciiTheme="majorBidi" w:eastAsiaTheme="minorEastAsia" w:hAnsiTheme="majorBidi" w:cstheme="majorBidi"/>
          <w:color w:val="000000"/>
        </w:rPr>
        <w:t xml:space="preserve"> and</w:t>
      </w:r>
      <w:r w:rsidRPr="005012FB">
        <w:rPr>
          <w:rFonts w:asciiTheme="majorBidi" w:hAnsiTheme="majorBidi" w:cstheme="majorBidi"/>
          <w:i/>
          <w:iCs/>
          <w:color w:val="000000"/>
        </w:rPr>
        <w:t xml:space="preserve"> Mujāhada</w:t>
      </w:r>
      <w:r w:rsidRPr="005012FB">
        <w:rPr>
          <w:rFonts w:asciiTheme="majorBidi" w:hAnsiTheme="majorBidi" w:cstheme="majorBidi"/>
          <w:color w:val="000000"/>
        </w:rPr>
        <w:t xml:space="preserve"> are always placed in mutual contrast to a particular challenge that must be overcome. Semantically and often metaphorically, that challenge—as it were—“mutually” responds in kind to obstruct or block the success of the efforts being exerted against it through </w:t>
      </w:r>
      <w:r w:rsidRPr="005012FB">
        <w:rPr>
          <w:rFonts w:asciiTheme="majorBidi" w:eastAsiaTheme="minorEastAsia" w:hAnsiTheme="majorBidi" w:cstheme="majorBidi"/>
          <w:i/>
          <w:iCs/>
          <w:color w:val="000000"/>
        </w:rPr>
        <w:t>Jih</w:t>
      </w:r>
      <w:r w:rsidRPr="005012FB">
        <w:rPr>
          <w:rFonts w:asciiTheme="majorBidi" w:hAnsiTheme="majorBidi" w:cstheme="majorBidi"/>
          <w:i/>
          <w:iCs/>
        </w:rPr>
        <w:t>ā</w:t>
      </w:r>
      <w:r w:rsidRPr="005012FB">
        <w:rPr>
          <w:rFonts w:asciiTheme="majorBidi" w:eastAsiaTheme="minorEastAsia" w:hAnsiTheme="majorBidi" w:cstheme="majorBidi"/>
          <w:i/>
          <w:iCs/>
          <w:color w:val="000000"/>
        </w:rPr>
        <w:t>d</w:t>
      </w:r>
      <w:r w:rsidRPr="005012FB">
        <w:rPr>
          <w:rFonts w:asciiTheme="majorBidi" w:eastAsiaTheme="minorEastAsia" w:hAnsiTheme="majorBidi" w:cstheme="majorBidi"/>
          <w:color w:val="000000"/>
        </w:rPr>
        <w:t xml:space="preserve"> and</w:t>
      </w:r>
      <w:r w:rsidRPr="005012FB">
        <w:rPr>
          <w:rFonts w:asciiTheme="majorBidi" w:hAnsiTheme="majorBidi" w:cstheme="majorBidi"/>
          <w:i/>
          <w:iCs/>
          <w:color w:val="000000"/>
        </w:rPr>
        <w:t xml:space="preserve"> Mujāhada</w:t>
      </w:r>
      <w:r w:rsidRPr="005012FB">
        <w:rPr>
          <w:rFonts w:asciiTheme="majorBidi" w:hAnsiTheme="majorBidi" w:cstheme="majorBidi"/>
          <w:color w:val="000000"/>
        </w:rPr>
        <w:t>.</w:t>
      </w:r>
      <w:r w:rsidRPr="005012FB">
        <w:rPr>
          <w:rFonts w:asciiTheme="majorBidi" w:hAnsiTheme="majorBidi" w:cstheme="majorBidi"/>
          <w:i/>
          <w:iCs/>
          <w:color w:val="000000"/>
        </w:rPr>
        <w:t xml:space="preserve"> Ijtih</w:t>
      </w:r>
      <w:r w:rsidRPr="005012FB">
        <w:rPr>
          <w:rFonts w:asciiTheme="majorBidi" w:hAnsiTheme="majorBidi" w:cstheme="majorBidi"/>
          <w:i/>
          <w:iCs/>
        </w:rPr>
        <w:t>ā</w:t>
      </w:r>
      <w:r w:rsidRPr="005012FB">
        <w:rPr>
          <w:rFonts w:asciiTheme="majorBidi" w:hAnsiTheme="majorBidi" w:cstheme="majorBidi"/>
          <w:i/>
          <w:iCs/>
          <w:color w:val="000000"/>
        </w:rPr>
        <w:t>d</w:t>
      </w:r>
      <w:r w:rsidRPr="005012FB">
        <w:rPr>
          <w:rFonts w:asciiTheme="majorBidi" w:hAnsiTheme="majorBidi" w:cstheme="majorBidi"/>
          <w:color w:val="000000"/>
        </w:rPr>
        <w:t>—on the other hand—is derived from the eighth form verb (</w:t>
      </w:r>
      <w:r w:rsidRPr="005012FB">
        <w:rPr>
          <w:rFonts w:asciiTheme="majorBidi" w:hAnsiTheme="majorBidi" w:cstheme="majorBidi"/>
          <w:i/>
          <w:iCs/>
          <w:color w:val="000000"/>
        </w:rPr>
        <w:t>ifta‘ala, yafta‘ilu, ifti‘</w:t>
      </w:r>
      <w:r w:rsidRPr="005012FB">
        <w:rPr>
          <w:rFonts w:asciiTheme="majorBidi" w:hAnsiTheme="majorBidi" w:cstheme="majorBidi"/>
          <w:i/>
          <w:iCs/>
        </w:rPr>
        <w:t>ālan</w:t>
      </w:r>
      <w:r w:rsidRPr="005012FB">
        <w:rPr>
          <w:rFonts w:asciiTheme="majorBidi" w:hAnsiTheme="majorBidi" w:cstheme="majorBidi"/>
        </w:rPr>
        <w:t>), which conveys the sense of making exertions for oneself in order to find an answer, although it too often conveys a sense of reciprocity, in the sense that the difficult subject matter is also “exerting itself” against the Scholar.</w:t>
      </w:r>
      <w:r w:rsidRPr="005012FB">
        <w:rPr>
          <w:rFonts w:asciiTheme="majorBidi" w:hAnsiTheme="majorBidi" w:cstheme="majorBidi"/>
          <w:color w:val="0F252D"/>
        </w:rPr>
        <w:t xml:space="preserve"> </w:t>
      </w:r>
    </w:p>
    <w:p w14:paraId="428381DD" w14:textId="77777777" w:rsidR="00FD1A33" w:rsidRPr="005012FB" w:rsidRDefault="00FD1A33" w:rsidP="00FD1A33">
      <w:pPr>
        <w:rPr>
          <w:rFonts w:asciiTheme="majorBidi" w:hAnsiTheme="majorBidi" w:cstheme="majorBidi"/>
          <w:color w:val="000000"/>
        </w:rPr>
      </w:pPr>
      <w:r w:rsidRPr="005012FB">
        <w:rPr>
          <w:rFonts w:asciiTheme="majorBidi" w:hAnsiTheme="majorBidi" w:cstheme="majorBidi"/>
          <w:color w:val="0F252D"/>
        </w:rPr>
        <w:t xml:space="preserve">     In summarizing these Arabic semantics and the fuller concept of </w:t>
      </w:r>
      <w:r w:rsidRPr="005012FB">
        <w:rPr>
          <w:rFonts w:asciiTheme="majorBidi" w:eastAsiaTheme="minorEastAsia" w:hAnsiTheme="majorBidi" w:cstheme="majorBidi"/>
          <w:i/>
          <w:iCs/>
          <w:color w:val="000000"/>
        </w:rPr>
        <w:t>Jih</w:t>
      </w:r>
      <w:r w:rsidRPr="005012FB">
        <w:rPr>
          <w:rFonts w:asciiTheme="majorBidi" w:hAnsiTheme="majorBidi" w:cstheme="majorBidi"/>
          <w:i/>
          <w:iCs/>
        </w:rPr>
        <w:t>ā</w:t>
      </w:r>
      <w:r w:rsidRPr="005012FB">
        <w:rPr>
          <w:rFonts w:asciiTheme="majorBidi" w:eastAsiaTheme="minorEastAsia" w:hAnsiTheme="majorBidi" w:cstheme="majorBidi"/>
          <w:i/>
          <w:iCs/>
          <w:color w:val="000000"/>
        </w:rPr>
        <w:t>d</w:t>
      </w:r>
      <w:r w:rsidRPr="005012FB">
        <w:rPr>
          <w:rFonts w:asciiTheme="majorBidi" w:hAnsiTheme="majorBidi" w:cstheme="majorBidi"/>
          <w:color w:val="0F252D"/>
        </w:rPr>
        <w:t xml:space="preserve">, </w:t>
      </w:r>
      <w:r w:rsidRPr="005012FB">
        <w:rPr>
          <w:rFonts w:asciiTheme="majorBidi" w:hAnsiTheme="majorBidi" w:cstheme="majorBidi"/>
          <w:color w:val="000000"/>
        </w:rPr>
        <w:t>the internal structure of these three concepts—</w:t>
      </w:r>
      <w:r w:rsidRPr="005012FB">
        <w:rPr>
          <w:rFonts w:asciiTheme="majorBidi" w:eastAsiaTheme="minorEastAsia" w:hAnsiTheme="majorBidi" w:cstheme="majorBidi"/>
          <w:i/>
          <w:iCs/>
          <w:color w:val="000000"/>
        </w:rPr>
        <w:t>Jih</w:t>
      </w:r>
      <w:r w:rsidRPr="005012FB">
        <w:rPr>
          <w:rFonts w:asciiTheme="majorBidi" w:hAnsiTheme="majorBidi" w:cstheme="majorBidi"/>
          <w:i/>
          <w:iCs/>
        </w:rPr>
        <w:t>ā</w:t>
      </w:r>
      <w:r w:rsidRPr="005012FB">
        <w:rPr>
          <w:rFonts w:asciiTheme="majorBidi" w:eastAsiaTheme="minorEastAsia" w:hAnsiTheme="majorBidi" w:cstheme="majorBidi"/>
          <w:i/>
          <w:iCs/>
          <w:color w:val="000000"/>
        </w:rPr>
        <w:t>d</w:t>
      </w:r>
      <w:r w:rsidRPr="005012FB">
        <w:rPr>
          <w:rFonts w:asciiTheme="majorBidi" w:eastAsiaTheme="minorEastAsia" w:hAnsiTheme="majorBidi" w:cstheme="majorBidi"/>
          <w:color w:val="000000"/>
        </w:rPr>
        <w:t>,</w:t>
      </w:r>
      <w:r w:rsidRPr="005012FB">
        <w:rPr>
          <w:rFonts w:asciiTheme="majorBidi" w:hAnsiTheme="majorBidi" w:cstheme="majorBidi"/>
          <w:i/>
          <w:iCs/>
          <w:color w:val="000000"/>
        </w:rPr>
        <w:t xml:space="preserve"> Mujāhada</w:t>
      </w:r>
      <w:r w:rsidRPr="005012FB">
        <w:rPr>
          <w:rFonts w:asciiTheme="majorBidi" w:hAnsiTheme="majorBidi" w:cstheme="majorBidi"/>
          <w:color w:val="000000"/>
        </w:rPr>
        <w:t xml:space="preserve">, and </w:t>
      </w:r>
      <w:r w:rsidRPr="005012FB">
        <w:rPr>
          <w:rFonts w:asciiTheme="majorBidi" w:hAnsiTheme="majorBidi" w:cstheme="majorBidi"/>
          <w:i/>
          <w:iCs/>
          <w:color w:val="000000"/>
        </w:rPr>
        <w:t>Ijtih</w:t>
      </w:r>
      <w:r w:rsidRPr="005012FB">
        <w:rPr>
          <w:rFonts w:asciiTheme="majorBidi" w:hAnsiTheme="majorBidi" w:cstheme="majorBidi"/>
          <w:i/>
          <w:iCs/>
        </w:rPr>
        <w:t>ā</w:t>
      </w:r>
      <w:r w:rsidRPr="005012FB">
        <w:rPr>
          <w:rFonts w:asciiTheme="majorBidi" w:hAnsiTheme="majorBidi" w:cstheme="majorBidi"/>
          <w:i/>
          <w:iCs/>
          <w:color w:val="000000"/>
        </w:rPr>
        <w:t>d</w:t>
      </w:r>
      <w:r w:rsidRPr="005012FB">
        <w:rPr>
          <w:rFonts w:asciiTheme="majorBidi" w:hAnsiTheme="majorBidi" w:cstheme="majorBidi"/>
          <w:color w:val="000000"/>
        </w:rPr>
        <w:t>—has three essential dimensions. First, there must be a goal of great good or value that is to be achieved. Second, that goal is blocked by one or more obstacles—material or immaterial. Third, those impediments must be struggled against and overcome, just as they figuratively or literally struggle against us. In this third regard, the Ethical imperative of</w:t>
      </w:r>
      <w:r w:rsidRPr="005012FB">
        <w:rPr>
          <w:rFonts w:asciiTheme="majorBidi" w:eastAsiaTheme="minorEastAsia" w:hAnsiTheme="majorBidi" w:cstheme="majorBidi"/>
          <w:i/>
          <w:iCs/>
          <w:color w:val="000000"/>
        </w:rPr>
        <w:t xml:space="preserve"> Jih</w:t>
      </w:r>
      <w:r w:rsidRPr="005012FB">
        <w:rPr>
          <w:rFonts w:asciiTheme="majorBidi" w:hAnsiTheme="majorBidi" w:cstheme="majorBidi"/>
          <w:i/>
          <w:iCs/>
        </w:rPr>
        <w:t>ā</w:t>
      </w:r>
      <w:r w:rsidRPr="005012FB">
        <w:rPr>
          <w:rFonts w:asciiTheme="majorBidi" w:eastAsiaTheme="minorEastAsia" w:hAnsiTheme="majorBidi" w:cstheme="majorBidi"/>
          <w:i/>
          <w:iCs/>
          <w:color w:val="000000"/>
        </w:rPr>
        <w:t>d</w:t>
      </w:r>
      <w:r w:rsidRPr="005012FB">
        <w:rPr>
          <w:rFonts w:asciiTheme="majorBidi" w:eastAsiaTheme="minorEastAsia" w:hAnsiTheme="majorBidi" w:cstheme="majorBidi"/>
          <w:color w:val="000000"/>
        </w:rPr>
        <w:t>,</w:t>
      </w:r>
      <w:r w:rsidRPr="005012FB">
        <w:rPr>
          <w:rFonts w:asciiTheme="majorBidi" w:hAnsiTheme="majorBidi" w:cstheme="majorBidi"/>
          <w:i/>
          <w:iCs/>
          <w:color w:val="000000"/>
        </w:rPr>
        <w:t xml:space="preserve"> Mujāhada</w:t>
      </w:r>
      <w:r w:rsidRPr="005012FB">
        <w:rPr>
          <w:rFonts w:asciiTheme="majorBidi" w:hAnsiTheme="majorBidi" w:cstheme="majorBidi"/>
          <w:color w:val="000000"/>
        </w:rPr>
        <w:t xml:space="preserve">, and </w:t>
      </w:r>
      <w:r w:rsidRPr="005012FB">
        <w:rPr>
          <w:rFonts w:asciiTheme="majorBidi" w:hAnsiTheme="majorBidi" w:cstheme="majorBidi"/>
          <w:i/>
          <w:iCs/>
          <w:color w:val="000000"/>
        </w:rPr>
        <w:t>Ijtih</w:t>
      </w:r>
      <w:r w:rsidRPr="005012FB">
        <w:rPr>
          <w:rFonts w:asciiTheme="majorBidi" w:hAnsiTheme="majorBidi" w:cstheme="majorBidi"/>
          <w:i/>
          <w:iCs/>
        </w:rPr>
        <w:t>ā</w:t>
      </w:r>
      <w:r w:rsidRPr="005012FB">
        <w:rPr>
          <w:rFonts w:asciiTheme="majorBidi" w:hAnsiTheme="majorBidi" w:cstheme="majorBidi"/>
          <w:i/>
          <w:iCs/>
          <w:color w:val="000000"/>
        </w:rPr>
        <w:t>d</w:t>
      </w:r>
      <w:r w:rsidRPr="005012FB">
        <w:rPr>
          <w:rFonts w:asciiTheme="majorBidi" w:hAnsiTheme="majorBidi" w:cstheme="majorBidi"/>
          <w:color w:val="000000"/>
        </w:rPr>
        <w:t xml:space="preserve"> requires resolute will and the steadfast intention to expend the greatest efforts possible in order to overcome all obstacles and attain the good it has been blocked. </w:t>
      </w:r>
    </w:p>
    <w:p w14:paraId="4A19E65B" w14:textId="77777777" w:rsidR="00FD1A33" w:rsidRPr="005012FB" w:rsidRDefault="00FD1A33" w:rsidP="00FD1A33">
      <w:pPr>
        <w:rPr>
          <w:rFonts w:asciiTheme="majorBidi" w:hAnsiTheme="majorBidi" w:cstheme="majorBidi"/>
          <w:color w:val="0F252D"/>
        </w:rPr>
      </w:pPr>
      <w:r w:rsidRPr="005012FB">
        <w:rPr>
          <w:rFonts w:asciiTheme="majorBidi" w:hAnsiTheme="majorBidi" w:cstheme="majorBidi"/>
          <w:color w:val="000000"/>
        </w:rPr>
        <w:t xml:space="preserve">     Thus, for example, bearing children is one of the principal forms of </w:t>
      </w:r>
      <w:r w:rsidRPr="005012FB">
        <w:rPr>
          <w:rFonts w:asciiTheme="majorBidi" w:hAnsiTheme="majorBidi" w:cstheme="majorBidi"/>
          <w:i/>
          <w:iCs/>
          <w:color w:val="000000"/>
        </w:rPr>
        <w:t>Jihād</w:t>
      </w:r>
      <w:r w:rsidRPr="005012FB">
        <w:rPr>
          <w:rFonts w:asciiTheme="majorBidi" w:hAnsiTheme="majorBidi" w:cstheme="majorBidi"/>
          <w:color w:val="000000"/>
        </w:rPr>
        <w:t xml:space="preserve"> that mothers customarily perform. The great goal is to bring children into the world and give life to new generations. The obstacles—although hardly evil in themselves—pertain to the immense difficulty of carrying the unborn baby, the dangers and agonies of giving birth, and then the ongoing tasks involved in nurturing and raising the child, so that it may grow up to be a healthy, well-educated, and upright adult. Likewise, </w:t>
      </w:r>
      <w:r w:rsidRPr="005012FB">
        <w:rPr>
          <w:rFonts w:asciiTheme="majorBidi" w:hAnsiTheme="majorBidi" w:cstheme="majorBidi"/>
          <w:i/>
          <w:iCs/>
          <w:color w:val="000000"/>
        </w:rPr>
        <w:t>Jihād</w:t>
      </w:r>
      <w:r w:rsidRPr="005012FB">
        <w:rPr>
          <w:rFonts w:asciiTheme="majorBidi" w:hAnsiTheme="majorBidi" w:cstheme="majorBidi"/>
          <w:color w:val="000000"/>
        </w:rPr>
        <w:t xml:space="preserve"> rightly applies—as a Moral and Ethical principle—to all legitimate human undertakings, especially when they are done for the sake of God, such as learning, teaching, taking care of the sick and elderly, engaging in honorable commerce and trade, mastering crafts, the correct practice of the arts and sciences, the development of sustainable agriculture, the protection of the environment, and so forth. </w:t>
      </w:r>
    </w:p>
    <w:p w14:paraId="5EA7208D" w14:textId="77777777" w:rsidR="00FD1A33" w:rsidRPr="009E75D6" w:rsidRDefault="00FD1A33" w:rsidP="00FD1A33">
      <w:pPr>
        <w:rPr>
          <w:rFonts w:asciiTheme="majorBidi" w:hAnsiTheme="majorBidi" w:cstheme="majorBidi"/>
        </w:rPr>
      </w:pPr>
      <w:r w:rsidRPr="005012FB">
        <w:rPr>
          <w:rFonts w:asciiTheme="majorBidi" w:hAnsiTheme="majorBidi" w:cstheme="majorBidi"/>
        </w:rPr>
        <w:t xml:space="preserve"> </w:t>
      </w:r>
      <w:r>
        <w:rPr>
          <w:rFonts w:asciiTheme="majorBidi" w:hAnsiTheme="majorBidi" w:cstheme="majorBidi"/>
        </w:rPr>
        <w:t xml:space="preserve">   </w:t>
      </w:r>
      <w:r w:rsidRPr="005012FB">
        <w:rPr>
          <w:rFonts w:asciiTheme="majorBidi" w:eastAsiaTheme="minorEastAsia" w:hAnsiTheme="majorBidi" w:cstheme="majorBidi"/>
          <w:color w:val="000000"/>
        </w:rPr>
        <w:t xml:space="preserve">As armed struggle, </w:t>
      </w:r>
      <w:r w:rsidRPr="005012FB">
        <w:rPr>
          <w:rFonts w:asciiTheme="majorBidi" w:eastAsiaTheme="minorEastAsia" w:hAnsiTheme="majorBidi" w:cstheme="majorBidi"/>
          <w:i/>
          <w:iCs/>
          <w:color w:val="000000"/>
        </w:rPr>
        <w:t>Jih</w:t>
      </w:r>
      <w:r w:rsidRPr="005012FB">
        <w:rPr>
          <w:rFonts w:asciiTheme="majorBidi" w:hAnsiTheme="majorBidi" w:cstheme="majorBidi"/>
          <w:i/>
          <w:iCs/>
        </w:rPr>
        <w:t>ā</w:t>
      </w:r>
      <w:r w:rsidRPr="005012FB">
        <w:rPr>
          <w:rFonts w:asciiTheme="majorBidi" w:eastAsiaTheme="minorEastAsia" w:hAnsiTheme="majorBidi" w:cstheme="majorBidi"/>
          <w:i/>
          <w:iCs/>
          <w:color w:val="000000"/>
        </w:rPr>
        <w:t>d</w:t>
      </w:r>
      <w:r w:rsidRPr="005012FB">
        <w:rPr>
          <w:rFonts w:asciiTheme="majorBidi" w:eastAsiaTheme="minorEastAsia" w:hAnsiTheme="majorBidi" w:cstheme="majorBidi"/>
          <w:i/>
          <w:iCs/>
          <w:color w:val="0F252D"/>
        </w:rPr>
        <w:t xml:space="preserve"> </w:t>
      </w:r>
      <w:r w:rsidRPr="005012FB">
        <w:rPr>
          <w:rFonts w:asciiTheme="majorBidi" w:eastAsiaTheme="minorEastAsia" w:hAnsiTheme="majorBidi" w:cstheme="majorBidi"/>
          <w:color w:val="0F252D"/>
        </w:rPr>
        <w:t>must, first, have a valid goal—such as the protection of the Community. Second, that goal faces an eminent impediment such as the looming danger of a hostile foreign enemy. Third, efforts must be made—diplomatic and/or military—to remove that danger, and, in this regard, armed</w:t>
      </w:r>
      <w:r w:rsidRPr="005012FB">
        <w:rPr>
          <w:rFonts w:asciiTheme="majorBidi" w:eastAsiaTheme="minorEastAsia" w:hAnsiTheme="majorBidi" w:cstheme="majorBidi"/>
          <w:i/>
          <w:iCs/>
          <w:color w:val="000000"/>
        </w:rPr>
        <w:t xml:space="preserve"> Jih</w:t>
      </w:r>
      <w:r w:rsidRPr="005012FB">
        <w:rPr>
          <w:rFonts w:asciiTheme="majorBidi" w:hAnsiTheme="majorBidi" w:cstheme="majorBidi"/>
          <w:i/>
          <w:iCs/>
        </w:rPr>
        <w:t>ā</w:t>
      </w:r>
      <w:r w:rsidRPr="005012FB">
        <w:rPr>
          <w:rFonts w:asciiTheme="majorBidi" w:eastAsiaTheme="minorEastAsia" w:hAnsiTheme="majorBidi" w:cstheme="majorBidi"/>
          <w:i/>
          <w:iCs/>
          <w:color w:val="000000"/>
        </w:rPr>
        <w:t>d</w:t>
      </w:r>
      <w:r w:rsidRPr="005012FB">
        <w:rPr>
          <w:rFonts w:asciiTheme="majorBidi" w:eastAsiaTheme="minorEastAsia" w:hAnsiTheme="majorBidi" w:cstheme="majorBidi"/>
          <w:color w:val="000000"/>
        </w:rPr>
        <w:t xml:space="preserve"> as a legal norm is a function of State policy and is not undertaken by non-State vigilantes or similar parties.</w:t>
      </w:r>
      <w:r w:rsidRPr="005012FB">
        <w:rPr>
          <w:rFonts w:asciiTheme="majorBidi" w:eastAsiaTheme="minorEastAsia" w:hAnsiTheme="majorBidi" w:cstheme="majorBidi"/>
          <w:color w:val="0F252D"/>
        </w:rPr>
        <w:t xml:space="preserve"> Contrary to common misunderstandings, martial </w:t>
      </w:r>
      <w:r w:rsidRPr="005012FB">
        <w:rPr>
          <w:rFonts w:asciiTheme="majorBidi" w:eastAsiaTheme="minorEastAsia" w:hAnsiTheme="majorBidi" w:cstheme="majorBidi"/>
          <w:i/>
          <w:iCs/>
          <w:color w:val="000000"/>
        </w:rPr>
        <w:t>Jih</w:t>
      </w:r>
      <w:r w:rsidRPr="005012FB">
        <w:rPr>
          <w:rFonts w:asciiTheme="majorBidi" w:hAnsiTheme="majorBidi" w:cstheme="majorBidi"/>
          <w:i/>
          <w:iCs/>
        </w:rPr>
        <w:t>ā</w:t>
      </w:r>
      <w:r w:rsidRPr="005012FB">
        <w:rPr>
          <w:rFonts w:asciiTheme="majorBidi" w:eastAsiaTheme="minorEastAsia" w:hAnsiTheme="majorBidi" w:cstheme="majorBidi"/>
          <w:i/>
          <w:iCs/>
          <w:color w:val="000000"/>
        </w:rPr>
        <w:t>d</w:t>
      </w:r>
      <w:r w:rsidRPr="005012FB">
        <w:rPr>
          <w:rFonts w:asciiTheme="majorBidi" w:eastAsiaTheme="minorEastAsia" w:hAnsiTheme="majorBidi" w:cstheme="majorBidi"/>
          <w:color w:val="0F252D"/>
        </w:rPr>
        <w:t xml:space="preserve"> does not constitute an obligatory form of perpetual conflict under the aegis “Holy War” or being “at war with the world.” Quite to the contrary, it is valid and not apologetic to define armed </w:t>
      </w:r>
      <w:r w:rsidRPr="005012FB">
        <w:rPr>
          <w:rFonts w:asciiTheme="majorBidi" w:eastAsiaTheme="minorEastAsia" w:hAnsiTheme="majorBidi" w:cstheme="majorBidi"/>
          <w:i/>
          <w:iCs/>
          <w:color w:val="000000"/>
        </w:rPr>
        <w:t>Jih</w:t>
      </w:r>
      <w:r w:rsidRPr="005012FB">
        <w:rPr>
          <w:rFonts w:asciiTheme="majorBidi" w:hAnsiTheme="majorBidi" w:cstheme="majorBidi"/>
          <w:i/>
          <w:iCs/>
        </w:rPr>
        <w:t>ā</w:t>
      </w:r>
      <w:r w:rsidRPr="005012FB">
        <w:rPr>
          <w:rFonts w:asciiTheme="majorBidi" w:eastAsiaTheme="minorEastAsia" w:hAnsiTheme="majorBidi" w:cstheme="majorBidi"/>
          <w:i/>
          <w:iCs/>
          <w:color w:val="000000"/>
        </w:rPr>
        <w:t>d</w:t>
      </w:r>
      <w:r w:rsidRPr="005012FB">
        <w:rPr>
          <w:rFonts w:asciiTheme="majorBidi" w:eastAsiaTheme="minorEastAsia" w:hAnsiTheme="majorBidi" w:cstheme="majorBidi"/>
          <w:color w:val="0F252D"/>
        </w:rPr>
        <w:t xml:space="preserve"> in Islam as essentially defensive in nature. Ibn Taymiyya</w:t>
      </w:r>
      <w:r w:rsidRPr="005012FB">
        <w:rPr>
          <w:rFonts w:asciiTheme="majorBidi" w:eastAsiaTheme="minorEastAsia" w:hAnsiTheme="majorBidi" w:cstheme="majorBidi"/>
          <w:b/>
          <w:bCs/>
          <w:color w:val="0F252D"/>
        </w:rPr>
        <w:t>—</w:t>
      </w:r>
      <w:r w:rsidRPr="005012FB">
        <w:rPr>
          <w:rFonts w:asciiTheme="majorBidi" w:eastAsiaTheme="minorEastAsia" w:hAnsiTheme="majorBidi" w:cstheme="majorBidi"/>
          <w:color w:val="0F252D"/>
        </w:rPr>
        <w:t xml:space="preserve">who is reputed for his strict interpretation of the </w:t>
      </w:r>
      <w:r w:rsidRPr="005012FB">
        <w:rPr>
          <w:rFonts w:asciiTheme="majorBidi" w:hAnsiTheme="majorBidi" w:cstheme="majorBidi"/>
          <w:i/>
          <w:iCs/>
        </w:rPr>
        <w:t>Sharī‘a</w:t>
      </w:r>
      <w:r w:rsidRPr="005012FB">
        <w:rPr>
          <w:rFonts w:asciiTheme="majorBidi" w:eastAsiaTheme="minorEastAsia" w:hAnsiTheme="majorBidi" w:cstheme="majorBidi"/>
          <w:color w:val="0F252D"/>
        </w:rPr>
        <w:t xml:space="preserve"> Code—states in his “</w:t>
      </w:r>
      <w:r w:rsidRPr="005012FB">
        <w:rPr>
          <w:rFonts w:asciiTheme="majorBidi" w:eastAsiaTheme="minorEastAsia" w:hAnsiTheme="majorBidi" w:cstheme="majorBidi"/>
          <w:i/>
          <w:iCs/>
          <w:color w:val="0F252D"/>
        </w:rPr>
        <w:t>Legal Rulings</w:t>
      </w:r>
      <w:r w:rsidRPr="005012FB">
        <w:rPr>
          <w:rFonts w:asciiTheme="majorBidi" w:eastAsiaTheme="minorEastAsia" w:hAnsiTheme="majorBidi" w:cstheme="majorBidi"/>
          <w:color w:val="0F252D"/>
        </w:rPr>
        <w:t>” (</w:t>
      </w:r>
      <w:r w:rsidRPr="005012FB">
        <w:rPr>
          <w:rFonts w:asciiTheme="majorBidi" w:eastAsiaTheme="minorEastAsia" w:hAnsiTheme="majorBidi" w:cstheme="majorBidi"/>
          <w:i/>
          <w:iCs/>
          <w:color w:val="0F252D"/>
        </w:rPr>
        <w:t>al-Fat</w:t>
      </w:r>
      <w:r w:rsidRPr="005012FB">
        <w:rPr>
          <w:rFonts w:asciiTheme="majorBidi" w:hAnsiTheme="majorBidi" w:cstheme="majorBidi"/>
          <w:i/>
          <w:iCs/>
        </w:rPr>
        <w:t>ā</w:t>
      </w:r>
      <w:r w:rsidRPr="005012FB">
        <w:rPr>
          <w:rFonts w:asciiTheme="majorBidi" w:eastAsiaTheme="minorEastAsia" w:hAnsiTheme="majorBidi" w:cstheme="majorBidi"/>
          <w:i/>
          <w:iCs/>
          <w:color w:val="0F252D"/>
        </w:rPr>
        <w:t>w</w:t>
      </w:r>
      <w:r w:rsidRPr="005012FB">
        <w:rPr>
          <w:rFonts w:asciiTheme="majorBidi" w:hAnsiTheme="majorBidi" w:cstheme="majorBidi"/>
          <w:i/>
          <w:iCs/>
        </w:rPr>
        <w:t>ā</w:t>
      </w:r>
      <w:r w:rsidRPr="005012FB">
        <w:rPr>
          <w:rFonts w:asciiTheme="majorBidi" w:hAnsiTheme="majorBidi" w:cstheme="majorBidi"/>
        </w:rPr>
        <w:t>)</w:t>
      </w:r>
      <w:r w:rsidRPr="005012FB">
        <w:rPr>
          <w:rFonts w:asciiTheme="majorBidi" w:eastAsiaTheme="minorEastAsia" w:hAnsiTheme="majorBidi" w:cstheme="majorBidi"/>
          <w:color w:val="0F252D"/>
        </w:rPr>
        <w:t>:</w:t>
      </w:r>
    </w:p>
    <w:p w14:paraId="4C98A5DA" w14:textId="77777777" w:rsidR="00FD1A33" w:rsidRPr="005012FB" w:rsidRDefault="0A910C68" w:rsidP="00FD1A33">
      <w:pPr>
        <w:rPr>
          <w:rFonts w:asciiTheme="majorBidi" w:eastAsiaTheme="minorEastAsia" w:hAnsiTheme="majorBidi" w:cstheme="majorBidi"/>
          <w:color w:val="0F252D"/>
          <w:sz w:val="20"/>
          <w:szCs w:val="20"/>
        </w:rPr>
      </w:pPr>
      <w:r w:rsidRPr="62ED6EB9">
        <w:rPr>
          <w:rFonts w:asciiTheme="majorBidi" w:eastAsiaTheme="minorEastAsia" w:hAnsiTheme="majorBidi" w:cstheme="majorBidi"/>
          <w:color w:val="0F252D"/>
          <w:sz w:val="20"/>
          <w:szCs w:val="20"/>
          <w:u w:val="single"/>
        </w:rPr>
        <w:t>Islamic warfare is always defensive</w:t>
      </w:r>
      <w:r w:rsidRPr="62ED6EB9">
        <w:rPr>
          <w:rFonts w:asciiTheme="majorBidi" w:eastAsiaTheme="minorEastAsia" w:hAnsiTheme="majorBidi" w:cstheme="majorBidi"/>
          <w:color w:val="0F252D"/>
          <w:sz w:val="20"/>
          <w:szCs w:val="20"/>
        </w:rPr>
        <w:t>, because the fundamental basis of [Islam’s] relationship with non-Muslims is peaceful coexistence (</w:t>
      </w:r>
      <w:r w:rsidRPr="19736EA0">
        <w:rPr>
          <w:rFonts w:asciiTheme="majorBidi" w:eastAsiaTheme="minorEastAsia" w:hAnsiTheme="majorBidi" w:cstheme="majorBidi"/>
          <w:i/>
          <w:iCs/>
          <w:color w:val="0F252D"/>
          <w:sz w:val="20"/>
          <w:szCs w:val="20"/>
        </w:rPr>
        <w:t>al-mus</w:t>
      </w:r>
      <w:r w:rsidRPr="19736EA0">
        <w:rPr>
          <w:rFonts w:asciiTheme="majorBidi" w:hAnsiTheme="majorBidi" w:cstheme="majorBidi"/>
          <w:i/>
          <w:iCs/>
          <w:sz w:val="20"/>
          <w:szCs w:val="20"/>
        </w:rPr>
        <w:t>ā</w:t>
      </w:r>
      <w:r w:rsidRPr="19736EA0">
        <w:rPr>
          <w:rFonts w:asciiTheme="majorBidi" w:eastAsiaTheme="minorEastAsia" w:hAnsiTheme="majorBidi" w:cstheme="majorBidi"/>
          <w:i/>
          <w:iCs/>
          <w:color w:val="0F252D"/>
          <w:sz w:val="20"/>
          <w:szCs w:val="20"/>
        </w:rPr>
        <w:t>lama</w:t>
      </w:r>
      <w:r w:rsidRPr="62ED6EB9">
        <w:rPr>
          <w:rFonts w:asciiTheme="majorBidi" w:eastAsiaTheme="minorEastAsia" w:hAnsiTheme="majorBidi" w:cstheme="majorBidi"/>
          <w:color w:val="0F252D"/>
          <w:sz w:val="20"/>
          <w:szCs w:val="20"/>
        </w:rPr>
        <w:t>). If one reflects deeply upon the causes [and contexts] of the Prophet’s military expeditions, one will find that all of them were of this [defensive] type.</w:t>
      </w:r>
      <w:r w:rsidR="00FD1A33" w:rsidRPr="62ED6EB9">
        <w:rPr>
          <w:rStyle w:val="FootnoteReference"/>
          <w:rFonts w:asciiTheme="majorBidi" w:eastAsiaTheme="minorEastAsia" w:hAnsiTheme="majorBidi" w:cstheme="majorBidi"/>
          <w:color w:val="0F252D"/>
          <w:sz w:val="20"/>
          <w:szCs w:val="20"/>
        </w:rPr>
        <w:footnoteReference w:id="177"/>
      </w:r>
      <w:r w:rsidRPr="62ED6EB9">
        <w:rPr>
          <w:rFonts w:asciiTheme="majorBidi" w:eastAsiaTheme="minorEastAsia" w:hAnsiTheme="majorBidi" w:cstheme="majorBidi"/>
          <w:color w:val="0F252D"/>
          <w:sz w:val="20"/>
          <w:szCs w:val="20"/>
        </w:rPr>
        <w:t xml:space="preserve"> </w:t>
      </w:r>
    </w:p>
    <w:p w14:paraId="171F73DD" w14:textId="77777777" w:rsidR="00FD1A33" w:rsidRPr="005012FB" w:rsidRDefault="00FD1A33" w:rsidP="00FD1A33">
      <w:pPr>
        <w:rPr>
          <w:rFonts w:asciiTheme="majorBidi" w:hAnsiTheme="majorBidi" w:cstheme="majorBidi"/>
        </w:rPr>
      </w:pPr>
      <w:r w:rsidRPr="005012FB">
        <w:rPr>
          <w:rFonts w:asciiTheme="majorBidi" w:eastAsiaTheme="minorEastAsia" w:hAnsiTheme="majorBidi" w:cstheme="majorBidi"/>
          <w:color w:val="0F252D"/>
          <w:sz w:val="28"/>
          <w:szCs w:val="28"/>
        </w:rPr>
        <w:t xml:space="preserve">    </w:t>
      </w:r>
      <w:r w:rsidRPr="005012FB">
        <w:rPr>
          <w:rFonts w:asciiTheme="majorBidi" w:eastAsiaTheme="minorEastAsia" w:hAnsiTheme="majorBidi" w:cstheme="majorBidi"/>
          <w:color w:val="0F252D"/>
        </w:rPr>
        <w:t xml:space="preserve">As an illustration of the defensive nature of armed </w:t>
      </w:r>
      <w:r w:rsidRPr="005012FB">
        <w:rPr>
          <w:rFonts w:asciiTheme="majorBidi" w:eastAsiaTheme="minorEastAsia" w:hAnsiTheme="majorBidi" w:cstheme="majorBidi"/>
          <w:i/>
          <w:iCs/>
          <w:color w:val="000000"/>
        </w:rPr>
        <w:t>Jih</w:t>
      </w:r>
      <w:r w:rsidRPr="005012FB">
        <w:rPr>
          <w:rFonts w:asciiTheme="majorBidi" w:hAnsiTheme="majorBidi" w:cstheme="majorBidi"/>
          <w:i/>
          <w:iCs/>
        </w:rPr>
        <w:t>ā</w:t>
      </w:r>
      <w:r w:rsidRPr="005012FB">
        <w:rPr>
          <w:rFonts w:asciiTheme="majorBidi" w:eastAsiaTheme="minorEastAsia" w:hAnsiTheme="majorBidi" w:cstheme="majorBidi"/>
          <w:i/>
          <w:iCs/>
          <w:color w:val="000000"/>
        </w:rPr>
        <w:t>d</w:t>
      </w:r>
      <w:r w:rsidRPr="005012FB">
        <w:rPr>
          <w:rFonts w:asciiTheme="majorBidi" w:eastAsiaTheme="minorEastAsia" w:hAnsiTheme="majorBidi" w:cstheme="majorBidi"/>
          <w:color w:val="000000"/>
        </w:rPr>
        <w:t>, it was undertaken during the Prophet’s lifetime against the idolatrous tribes of Arabia and their allies, who initiated the conflict and literally sought the extermination of the Muslim Community from their midst. At the end of the Prophet’s lifetime, the</w:t>
      </w:r>
      <w:r w:rsidRPr="005012FB">
        <w:rPr>
          <w:rFonts w:asciiTheme="majorBidi" w:eastAsiaTheme="minorEastAsia" w:hAnsiTheme="majorBidi" w:cstheme="majorBidi"/>
          <w:i/>
          <w:iCs/>
          <w:color w:val="000000"/>
        </w:rPr>
        <w:t xml:space="preserve"> Jih</w:t>
      </w:r>
      <w:r w:rsidRPr="005012FB">
        <w:rPr>
          <w:rFonts w:asciiTheme="majorBidi" w:hAnsiTheme="majorBidi" w:cstheme="majorBidi"/>
          <w:i/>
          <w:iCs/>
        </w:rPr>
        <w:t>ā</w:t>
      </w:r>
      <w:r w:rsidRPr="005012FB">
        <w:rPr>
          <w:rFonts w:asciiTheme="majorBidi" w:eastAsiaTheme="minorEastAsia" w:hAnsiTheme="majorBidi" w:cstheme="majorBidi"/>
          <w:i/>
          <w:iCs/>
          <w:color w:val="000000"/>
        </w:rPr>
        <w:t>d</w:t>
      </w:r>
      <w:r w:rsidRPr="005012FB">
        <w:rPr>
          <w:rFonts w:asciiTheme="majorBidi" w:eastAsiaTheme="minorEastAsia" w:hAnsiTheme="majorBidi" w:cstheme="majorBidi"/>
          <w:color w:val="000000"/>
        </w:rPr>
        <w:t xml:space="preserve"> movement was directed to Arabia’s Northern frontier against the powerful and imperious Persian and New Roman (Byzantine) Empires—both of which were expressly hostile to the rise of Islam in Arabia. On the other hand—as al-Im</w:t>
      </w:r>
      <w:r w:rsidRPr="005012FB">
        <w:rPr>
          <w:rFonts w:asciiTheme="majorBidi" w:hAnsiTheme="majorBidi" w:cstheme="majorBidi"/>
        </w:rPr>
        <w:t>ā</w:t>
      </w:r>
      <w:r w:rsidRPr="005012FB">
        <w:rPr>
          <w:rFonts w:asciiTheme="majorBidi" w:eastAsiaTheme="minorEastAsia" w:hAnsiTheme="majorBidi" w:cstheme="majorBidi"/>
          <w:color w:val="000000"/>
        </w:rPr>
        <w:t>m M</w:t>
      </w:r>
      <w:r w:rsidRPr="005012FB">
        <w:rPr>
          <w:rFonts w:asciiTheme="majorBidi" w:hAnsiTheme="majorBidi" w:cstheme="majorBidi"/>
        </w:rPr>
        <w:t>ā</w:t>
      </w:r>
      <w:r w:rsidRPr="005012FB">
        <w:rPr>
          <w:rFonts w:asciiTheme="majorBidi" w:eastAsiaTheme="minorEastAsia" w:hAnsiTheme="majorBidi" w:cstheme="majorBidi"/>
          <w:color w:val="000000"/>
        </w:rPr>
        <w:t xml:space="preserve">lik and other Legal scholars have asserted—the Prophet forbad Muslims to direct their efforts of armed </w:t>
      </w:r>
      <w:r w:rsidRPr="005012FB">
        <w:rPr>
          <w:rFonts w:asciiTheme="majorBidi" w:eastAsiaTheme="minorEastAsia" w:hAnsiTheme="majorBidi" w:cstheme="majorBidi"/>
          <w:i/>
          <w:iCs/>
          <w:color w:val="000000"/>
        </w:rPr>
        <w:t>Jih</w:t>
      </w:r>
      <w:r w:rsidRPr="005012FB">
        <w:rPr>
          <w:rFonts w:asciiTheme="majorBidi" w:hAnsiTheme="majorBidi" w:cstheme="majorBidi"/>
          <w:i/>
          <w:iCs/>
        </w:rPr>
        <w:t>ā</w:t>
      </w:r>
      <w:r w:rsidRPr="005012FB">
        <w:rPr>
          <w:rFonts w:asciiTheme="majorBidi" w:eastAsiaTheme="minorEastAsia" w:hAnsiTheme="majorBidi" w:cstheme="majorBidi"/>
          <w:i/>
          <w:iCs/>
          <w:color w:val="000000"/>
        </w:rPr>
        <w:t>d</w:t>
      </w:r>
      <w:r w:rsidRPr="005012FB">
        <w:rPr>
          <w:rFonts w:asciiTheme="majorBidi" w:eastAsiaTheme="minorEastAsia" w:hAnsiTheme="majorBidi" w:cstheme="majorBidi"/>
          <w:color w:val="000000"/>
        </w:rPr>
        <w:t xml:space="preserve"> against the Ethiopians—who had befriended the Muslims from the earliest period—or the neutral Turkic tribes of Central Asia. In this latter case, M</w:t>
      </w:r>
      <w:r w:rsidRPr="005012FB">
        <w:rPr>
          <w:rFonts w:asciiTheme="majorBidi" w:hAnsiTheme="majorBidi" w:cstheme="majorBidi"/>
        </w:rPr>
        <w:t>ā</w:t>
      </w:r>
      <w:r w:rsidRPr="005012FB">
        <w:rPr>
          <w:rFonts w:asciiTheme="majorBidi" w:eastAsiaTheme="minorEastAsia" w:hAnsiTheme="majorBidi" w:cstheme="majorBidi"/>
          <w:color w:val="000000"/>
        </w:rPr>
        <w:t xml:space="preserve">lik transmits a </w:t>
      </w:r>
      <w:r w:rsidRPr="005012FB">
        <w:rPr>
          <w:rFonts w:asciiTheme="majorBidi" w:hAnsiTheme="majorBidi" w:cstheme="majorBidi"/>
          <w:i/>
          <w:iCs/>
        </w:rPr>
        <w:t xml:space="preserve">Ḥadīth </w:t>
      </w:r>
      <w:r w:rsidRPr="005012FB">
        <w:rPr>
          <w:rFonts w:asciiTheme="majorBidi" w:hAnsiTheme="majorBidi" w:cstheme="majorBidi"/>
        </w:rPr>
        <w:t>in one of his legal compendia stating: “Leave the Turks alone as long as they leave you alone” (</w:t>
      </w:r>
      <w:r w:rsidRPr="005012FB">
        <w:rPr>
          <w:rFonts w:asciiTheme="majorBidi" w:hAnsiTheme="majorBidi" w:cstheme="majorBidi"/>
          <w:i/>
          <w:iCs/>
        </w:rPr>
        <w:t>utrukū al-Turk mā tarakūkum</w:t>
      </w:r>
      <w:r w:rsidRPr="005012FB">
        <w:rPr>
          <w:rFonts w:asciiTheme="majorBidi" w:hAnsiTheme="majorBidi" w:cstheme="majorBidi"/>
        </w:rPr>
        <w:t>), which stands out as a proof that</w:t>
      </w:r>
      <w:r w:rsidRPr="005012FB">
        <w:rPr>
          <w:rFonts w:asciiTheme="majorBidi" w:eastAsiaTheme="minorEastAsia" w:hAnsiTheme="majorBidi" w:cstheme="majorBidi"/>
          <w:i/>
          <w:iCs/>
          <w:color w:val="000000"/>
        </w:rPr>
        <w:t xml:space="preserve"> Jih</w:t>
      </w:r>
      <w:r w:rsidRPr="005012FB">
        <w:rPr>
          <w:rFonts w:asciiTheme="majorBidi" w:hAnsiTheme="majorBidi" w:cstheme="majorBidi"/>
          <w:i/>
          <w:iCs/>
        </w:rPr>
        <w:t>ā</w:t>
      </w:r>
      <w:r w:rsidRPr="005012FB">
        <w:rPr>
          <w:rFonts w:asciiTheme="majorBidi" w:eastAsiaTheme="minorEastAsia" w:hAnsiTheme="majorBidi" w:cstheme="majorBidi"/>
          <w:i/>
          <w:iCs/>
          <w:color w:val="000000"/>
        </w:rPr>
        <w:t>d</w:t>
      </w:r>
      <w:r w:rsidRPr="005012FB">
        <w:rPr>
          <w:rFonts w:asciiTheme="majorBidi" w:hAnsiTheme="majorBidi" w:cstheme="majorBidi"/>
        </w:rPr>
        <w:t xml:space="preserve"> is fundamentally defensive in nature. For the Turks were only be approached on a warlike footing, if they began to attack the Muslims or undertake similar hostilities against them.</w:t>
      </w:r>
    </w:p>
    <w:p w14:paraId="2CACACB1" w14:textId="77777777" w:rsidR="00FD1A33" w:rsidRPr="005012FB" w:rsidRDefault="00FD1A33" w:rsidP="00FD1A33">
      <w:pPr>
        <w:rPr>
          <w:rFonts w:asciiTheme="majorBidi" w:eastAsiaTheme="minorEastAsia" w:hAnsiTheme="majorBidi" w:cstheme="majorBidi"/>
          <w:color w:val="0F252D"/>
        </w:rPr>
      </w:pPr>
      <w:r w:rsidRPr="005012FB">
        <w:rPr>
          <w:rFonts w:asciiTheme="majorBidi" w:eastAsiaTheme="minorEastAsia" w:hAnsiTheme="majorBidi" w:cstheme="majorBidi"/>
          <w:color w:val="0F252D"/>
        </w:rPr>
        <w:t xml:space="preserve">    The fundamental purpose of martial</w:t>
      </w:r>
      <w:r w:rsidRPr="005012FB">
        <w:rPr>
          <w:rFonts w:asciiTheme="majorBidi" w:eastAsiaTheme="minorEastAsia" w:hAnsiTheme="majorBidi" w:cstheme="majorBidi"/>
          <w:i/>
          <w:iCs/>
          <w:color w:val="000000"/>
        </w:rPr>
        <w:t xml:space="preserve"> Jih</w:t>
      </w:r>
      <w:r w:rsidRPr="005012FB">
        <w:rPr>
          <w:rFonts w:asciiTheme="majorBidi" w:hAnsiTheme="majorBidi" w:cstheme="majorBidi"/>
          <w:i/>
          <w:iCs/>
        </w:rPr>
        <w:t>ā</w:t>
      </w:r>
      <w:r w:rsidRPr="005012FB">
        <w:rPr>
          <w:rFonts w:asciiTheme="majorBidi" w:eastAsiaTheme="minorEastAsia" w:hAnsiTheme="majorBidi" w:cstheme="majorBidi"/>
          <w:i/>
          <w:iCs/>
          <w:color w:val="000000"/>
        </w:rPr>
        <w:t>d</w:t>
      </w:r>
      <w:r w:rsidRPr="005012FB">
        <w:rPr>
          <w:rFonts w:asciiTheme="majorBidi" w:eastAsiaTheme="minorEastAsia" w:hAnsiTheme="majorBidi" w:cstheme="majorBidi"/>
          <w:color w:val="000000"/>
        </w:rPr>
        <w:t xml:space="preserve"> in Islam, therefore, was</w:t>
      </w:r>
      <w:r w:rsidRPr="005012FB">
        <w:rPr>
          <w:rFonts w:asciiTheme="majorBidi" w:eastAsiaTheme="minorEastAsia" w:hAnsiTheme="majorBidi" w:cstheme="majorBidi"/>
          <w:color w:val="0F252D"/>
        </w:rPr>
        <w:t xml:space="preserve"> to combat any aggressors who sought to undermine the safety and security of Muslim lands and peoples. There are undoubtedly numerous examples of “offensive armed </w:t>
      </w:r>
      <w:r w:rsidRPr="005012FB">
        <w:rPr>
          <w:rFonts w:asciiTheme="majorBidi" w:eastAsiaTheme="minorEastAsia" w:hAnsiTheme="majorBidi" w:cstheme="majorBidi"/>
          <w:i/>
          <w:iCs/>
          <w:color w:val="000000"/>
        </w:rPr>
        <w:t>Jih</w:t>
      </w:r>
      <w:r w:rsidRPr="005012FB">
        <w:rPr>
          <w:rFonts w:asciiTheme="majorBidi" w:hAnsiTheme="majorBidi" w:cstheme="majorBidi"/>
          <w:i/>
          <w:iCs/>
        </w:rPr>
        <w:t>ā</w:t>
      </w:r>
      <w:r w:rsidRPr="005012FB">
        <w:rPr>
          <w:rFonts w:asciiTheme="majorBidi" w:eastAsiaTheme="minorEastAsia" w:hAnsiTheme="majorBidi" w:cstheme="majorBidi"/>
          <w:i/>
          <w:iCs/>
          <w:color w:val="000000"/>
        </w:rPr>
        <w:t>d</w:t>
      </w:r>
      <w:r w:rsidRPr="005012FB">
        <w:rPr>
          <w:rFonts w:asciiTheme="majorBidi" w:eastAsiaTheme="minorEastAsia" w:hAnsiTheme="majorBidi" w:cstheme="majorBidi"/>
          <w:color w:val="0F252D"/>
        </w:rPr>
        <w:t xml:space="preserve">” both in the classical works of Islamic Law and in the military record of various Muslim polities. But even these apparent contradictions may also be classified as essentially “defensive,” since their context was that of the pre-modern world where—as a matter of fact—a “perennial state of war” existed among States and Empires—regardless of their religious affiliations. Under such circumstances, perpetually vigilant preparation and conduct of armed </w:t>
      </w:r>
      <w:r w:rsidRPr="005012FB">
        <w:rPr>
          <w:rFonts w:asciiTheme="majorBidi" w:eastAsiaTheme="minorEastAsia" w:hAnsiTheme="majorBidi" w:cstheme="majorBidi"/>
          <w:i/>
          <w:iCs/>
          <w:color w:val="000000"/>
        </w:rPr>
        <w:t>Jih</w:t>
      </w:r>
      <w:r w:rsidRPr="005012FB">
        <w:rPr>
          <w:rFonts w:asciiTheme="majorBidi" w:hAnsiTheme="majorBidi" w:cstheme="majorBidi"/>
          <w:i/>
          <w:iCs/>
        </w:rPr>
        <w:t>ā</w:t>
      </w:r>
      <w:r w:rsidRPr="005012FB">
        <w:rPr>
          <w:rFonts w:asciiTheme="majorBidi" w:eastAsiaTheme="minorEastAsia" w:hAnsiTheme="majorBidi" w:cstheme="majorBidi"/>
          <w:i/>
          <w:iCs/>
          <w:color w:val="000000"/>
        </w:rPr>
        <w:t>d</w:t>
      </w:r>
      <w:r w:rsidRPr="005012FB">
        <w:rPr>
          <w:rFonts w:asciiTheme="majorBidi" w:eastAsiaTheme="minorEastAsia" w:hAnsiTheme="majorBidi" w:cstheme="majorBidi"/>
          <w:color w:val="0F252D"/>
        </w:rPr>
        <w:t xml:space="preserve"> served as a necessary means of preserving the physical integrity of the Muslim Community, without which it could not have survived.</w:t>
      </w:r>
    </w:p>
    <w:p w14:paraId="33C77BE6" w14:textId="4FDB8B7D" w:rsidR="00FD1A33" w:rsidRPr="005012FB" w:rsidRDefault="0A910C68" w:rsidP="00B55037">
      <w:pPr>
        <w:rPr>
          <w:rFonts w:asciiTheme="majorBidi" w:eastAsiaTheme="minorEastAsia" w:hAnsiTheme="majorBidi" w:cstheme="majorBidi"/>
          <w:color w:val="0F252D"/>
        </w:rPr>
      </w:pPr>
      <w:r w:rsidRPr="62ED6EB9">
        <w:rPr>
          <w:rFonts w:asciiTheme="majorBidi" w:eastAsiaTheme="minorEastAsia" w:hAnsiTheme="majorBidi" w:cstheme="majorBidi"/>
          <w:color w:val="0F252D"/>
        </w:rPr>
        <w:t xml:space="preserve">     Indeed, in that same pre-modern context, constant attention to </w:t>
      </w:r>
      <w:r w:rsidRPr="19736EA0">
        <w:rPr>
          <w:rFonts w:asciiTheme="majorBidi" w:eastAsiaTheme="minorEastAsia" w:hAnsiTheme="majorBidi" w:cstheme="majorBidi"/>
          <w:i/>
          <w:iCs/>
          <w:color w:val="000000"/>
        </w:rPr>
        <w:t>Jih</w:t>
      </w:r>
      <w:r w:rsidRPr="19736EA0">
        <w:rPr>
          <w:rFonts w:asciiTheme="majorBidi" w:hAnsiTheme="majorBidi" w:cstheme="majorBidi"/>
          <w:i/>
          <w:iCs/>
        </w:rPr>
        <w:t>ā</w:t>
      </w:r>
      <w:r w:rsidRPr="19736EA0">
        <w:rPr>
          <w:rFonts w:asciiTheme="majorBidi" w:eastAsiaTheme="minorEastAsia" w:hAnsiTheme="majorBidi" w:cstheme="majorBidi"/>
          <w:i/>
          <w:iCs/>
          <w:color w:val="000000"/>
        </w:rPr>
        <w:t>d</w:t>
      </w:r>
      <w:r w:rsidRPr="62ED6EB9">
        <w:rPr>
          <w:rFonts w:asciiTheme="majorBidi" w:eastAsiaTheme="minorEastAsia" w:hAnsiTheme="majorBidi" w:cstheme="majorBidi"/>
          <w:color w:val="0F252D"/>
        </w:rPr>
        <w:t xml:space="preserve"> may be properly understood as analogous to the imperative of modern Nation-States to train and maintain effective standing armed forces—by land, sea, and air—even when their foreign policies are predicated upon the repudiation of war and the desire for lasting peace. Thus, perpetual warfare was a virtually universal pre-modern reality, and it constitutes a fundamentally difference between those times and the unprecedented international precedents of the fourteenth/twentieth and fifteenth/twenty-first centuries to promote international law, establish universal treaties and covenants of peace, and create institutions like</w:t>
      </w:r>
      <w:r w:rsidRPr="62ED6EB9">
        <w:rPr>
          <w:rFonts w:asciiTheme="majorBidi" w:hAnsiTheme="majorBidi" w:cstheme="majorBidi"/>
          <w:b/>
          <w:bCs/>
        </w:rPr>
        <w:t xml:space="preserve"> the United Nations</w:t>
      </w:r>
      <w:r w:rsidR="00FD1A33" w:rsidRPr="62ED6EB9">
        <w:rPr>
          <w:rStyle w:val="FootnoteReference"/>
          <w:rFonts w:asciiTheme="majorBidi" w:hAnsiTheme="majorBidi" w:cstheme="majorBidi"/>
          <w:color w:val="202122"/>
        </w:rPr>
        <w:footnoteReference w:id="178"/>
      </w:r>
      <w:r w:rsidRPr="62ED6EB9">
        <w:rPr>
          <w:rFonts w:asciiTheme="majorBidi" w:hAnsiTheme="majorBidi" w:cstheme="majorBidi"/>
        </w:rPr>
        <w:t xml:space="preserve"> </w:t>
      </w:r>
      <w:r w:rsidRPr="62ED6EB9">
        <w:rPr>
          <w:rFonts w:asciiTheme="majorBidi" w:eastAsiaTheme="minorEastAsia" w:hAnsiTheme="majorBidi" w:cstheme="majorBidi"/>
          <w:color w:val="0F252D"/>
        </w:rPr>
        <w:t>in the attempt to grant inviolability</w:t>
      </w:r>
      <w:r w:rsidRPr="62ED6EB9">
        <w:rPr>
          <w:rFonts w:asciiTheme="majorBidi" w:hAnsiTheme="majorBidi" w:cstheme="majorBidi"/>
          <w:b/>
          <w:bCs/>
          <w:color w:val="000000"/>
        </w:rPr>
        <w:t xml:space="preserve"> </w:t>
      </w:r>
      <w:r w:rsidRPr="62ED6EB9">
        <w:rPr>
          <w:rFonts w:asciiTheme="majorBidi" w:eastAsiaTheme="minorEastAsia" w:hAnsiTheme="majorBidi" w:cstheme="majorBidi"/>
          <w:color w:val="0F252D"/>
        </w:rPr>
        <w:t xml:space="preserve">to the territories and peoples of each Nation-State. This standing modern legal model in the quest for world peace—despite its repeated violations and many shortcomings—amounts to a major paradigm shift in the history of nations from a perpetual, although often undeclared “state of war” to the ideal of striving for an everlasting “state of peace” for the sake of humanity’s present and future well-being. Under such novel conditions, any mandate for “offensive” </w:t>
      </w:r>
      <w:r w:rsidRPr="19736EA0">
        <w:rPr>
          <w:rFonts w:asciiTheme="majorBidi" w:eastAsiaTheme="minorEastAsia" w:hAnsiTheme="majorBidi" w:cstheme="majorBidi"/>
          <w:i/>
          <w:iCs/>
          <w:color w:val="000000"/>
        </w:rPr>
        <w:t>Jih</w:t>
      </w:r>
      <w:r w:rsidRPr="19736EA0">
        <w:rPr>
          <w:rFonts w:asciiTheme="majorBidi" w:hAnsiTheme="majorBidi" w:cstheme="majorBidi"/>
          <w:i/>
          <w:iCs/>
        </w:rPr>
        <w:t>ā</w:t>
      </w:r>
      <w:r w:rsidRPr="19736EA0">
        <w:rPr>
          <w:rFonts w:asciiTheme="majorBidi" w:eastAsiaTheme="minorEastAsia" w:hAnsiTheme="majorBidi" w:cstheme="majorBidi"/>
          <w:i/>
          <w:iCs/>
          <w:color w:val="000000"/>
        </w:rPr>
        <w:t>d</w:t>
      </w:r>
      <w:r w:rsidRPr="62ED6EB9">
        <w:rPr>
          <w:rFonts w:asciiTheme="majorBidi" w:eastAsiaTheme="minorEastAsia" w:hAnsiTheme="majorBidi" w:cstheme="majorBidi"/>
          <w:color w:val="0F252D"/>
        </w:rPr>
        <w:t xml:space="preserve"> has ceased to be applicable, and this is the consensus of the best Muslim Legal scholars of our time.</w:t>
      </w:r>
      <w:r w:rsidR="00FD1A33" w:rsidRPr="62ED6EB9">
        <w:rPr>
          <w:rStyle w:val="FootnoteReference"/>
          <w:rFonts w:asciiTheme="majorBidi" w:eastAsiaTheme="minorEastAsia" w:hAnsiTheme="majorBidi" w:cstheme="majorBidi"/>
          <w:color w:val="0F252D"/>
        </w:rPr>
        <w:footnoteReference w:id="179"/>
      </w:r>
      <w:r w:rsidRPr="62ED6EB9">
        <w:rPr>
          <w:rFonts w:asciiTheme="majorBidi" w:eastAsiaTheme="minorEastAsia" w:hAnsiTheme="majorBidi" w:cstheme="majorBidi"/>
          <w:color w:val="0F252D"/>
        </w:rPr>
        <w:t xml:space="preserve"> </w:t>
      </w:r>
    </w:p>
    <w:p w14:paraId="06E8E56C" w14:textId="77777777" w:rsidR="00FD1A33" w:rsidRPr="005012FB" w:rsidRDefault="00FD1A33" w:rsidP="00FD1A33">
      <w:pPr>
        <w:rPr>
          <w:rFonts w:asciiTheme="majorBidi" w:eastAsiaTheme="minorHAnsi" w:hAnsiTheme="majorBidi" w:cstheme="majorBidi"/>
        </w:rPr>
      </w:pPr>
    </w:p>
    <w:p w14:paraId="2FB622EC" w14:textId="77777777" w:rsidR="00FD1A33" w:rsidRPr="009E75D6" w:rsidRDefault="00FD1A33" w:rsidP="00E616ED">
      <w:pPr>
        <w:pStyle w:val="Heading4"/>
        <w:numPr>
          <w:ilvl w:val="0"/>
          <w:numId w:val="7"/>
        </w:numPr>
        <w:rPr>
          <w:rFonts w:asciiTheme="majorBidi" w:eastAsiaTheme="minorHAnsi" w:hAnsiTheme="majorBidi"/>
          <w:b/>
          <w:bCs/>
          <w:color w:val="C00000"/>
          <w:sz w:val="28"/>
          <w:szCs w:val="28"/>
        </w:rPr>
      </w:pPr>
      <w:commentRangeStart w:id="218"/>
      <w:r>
        <w:rPr>
          <w:rFonts w:asciiTheme="majorBidi" w:eastAsiaTheme="minorHAnsi" w:hAnsiTheme="majorBidi"/>
          <w:b/>
          <w:bCs/>
          <w:color w:val="C00000"/>
          <w:sz w:val="28"/>
          <w:szCs w:val="28"/>
        </w:rPr>
        <w:t xml:space="preserve"> </w:t>
      </w:r>
      <w:r w:rsidRPr="009E75D6">
        <w:rPr>
          <w:rFonts w:asciiTheme="majorBidi" w:eastAsiaTheme="minorHAnsi" w:hAnsiTheme="majorBidi"/>
          <w:b/>
          <w:bCs/>
          <w:color w:val="C00000"/>
          <w:sz w:val="28"/>
          <w:szCs w:val="28"/>
        </w:rPr>
        <w:t>Knots of the Soul (‘Uqad al-Nafs)</w:t>
      </w:r>
      <w:commentRangeEnd w:id="218"/>
      <w:r w:rsidR="00013FAE" w:rsidRPr="009E75D6">
        <w:rPr>
          <w:rStyle w:val="CommentReference"/>
          <w:rFonts w:asciiTheme="majorBidi" w:eastAsiaTheme="minorHAnsi" w:hAnsiTheme="majorBidi"/>
          <w:b/>
          <w:bCs/>
          <w:color w:val="C00000"/>
          <w:sz w:val="28"/>
          <w:szCs w:val="28"/>
        </w:rPr>
        <w:commentReference w:id="218"/>
      </w:r>
    </w:p>
    <w:p w14:paraId="3A9F0C4C" w14:textId="05DCA8ED" w:rsidR="000237A0" w:rsidRPr="000237A0" w:rsidRDefault="000237A0" w:rsidP="00E616ED">
      <w:pPr>
        <w:pStyle w:val="ListParagraph"/>
        <w:numPr>
          <w:ilvl w:val="0"/>
          <w:numId w:val="84"/>
        </w:numPr>
        <w:rPr>
          <w:sz w:val="20"/>
          <w:szCs w:val="20"/>
        </w:rPr>
      </w:pPr>
      <w:r w:rsidRPr="000237A0">
        <w:rPr>
          <w:b/>
          <w:bCs/>
          <w:sz w:val="20"/>
          <w:szCs w:val="20"/>
        </w:rPr>
        <w:t xml:space="preserve"> “Knots of the Soul</w:t>
      </w:r>
      <w:r w:rsidRPr="000237A0">
        <w:rPr>
          <w:sz w:val="20"/>
          <w:szCs w:val="20"/>
        </w:rPr>
        <w:t>” (</w:t>
      </w:r>
      <w:r w:rsidRPr="000237A0">
        <w:rPr>
          <w:b/>
          <w:bCs/>
          <w:i/>
          <w:iCs/>
          <w:sz w:val="20"/>
          <w:szCs w:val="20"/>
        </w:rPr>
        <w:t>‘Uqad al-Nafs</w:t>
      </w:r>
      <w:r w:rsidRPr="000237A0">
        <w:rPr>
          <w:sz w:val="20"/>
          <w:szCs w:val="20"/>
        </w:rPr>
        <w:t>) is a metaphor that also comes from Ibn al-‘Arabī. “Knots of the Soul” refer to entanglements and self-contradictory misconceptions and complexities that obstruct us as Human Beings and alienate us from our Primordial Natures (</w:t>
      </w:r>
      <w:r w:rsidRPr="000237A0">
        <w:rPr>
          <w:i/>
          <w:iCs/>
          <w:sz w:val="20"/>
          <w:szCs w:val="20"/>
        </w:rPr>
        <w:t>al-Fiṭra</w:t>
      </w:r>
      <w:r w:rsidRPr="000237A0">
        <w:rPr>
          <w:sz w:val="20"/>
          <w:szCs w:val="20"/>
        </w:rPr>
        <w:t>)—especially at the cognitive, psychological, and Spiritual levels. Thus, “Knots of the Soul” bind us up and tie us down, while preventing us from discovering our true selves and the nature of reality. “Knots of the Soul” arise from the lack of clear vision and absence of consistent Ethical behavior, since they are predicated upon the complete absence of any sound, consistent, and holistic worldview. We cannot unravel the “Knots of our Souls” without embracing “the one thing needed” and becoming aware of the Human Soul’s dire and inherent need to move beyond a purely horizontal conception of material existence so that it can discover the marvelous harmony and beauty that pervade itself, the natural order, and the universe. This achievement of escaping “wrong-headedness” and “metaphorical knowledge,” while untying the “Knots of the Soul,” and getting ourselves right with God and with ourselves is only possible when we combine verticality with horizontality. Once we make this monumental shift, it is no longer difficult for us to remove “the Knots of our Souls” nor to convert Metaphorical Knowledge into Real Knowledge as a source of profound understanding and lasting wisdom.</w:t>
      </w:r>
      <w:r>
        <w:rPr>
          <w:sz w:val="20"/>
          <w:szCs w:val="20"/>
        </w:rPr>
        <w:t xml:space="preserve"> </w:t>
      </w:r>
      <w:r>
        <w:rPr>
          <w:b/>
          <w:bCs/>
          <w:sz w:val="20"/>
          <w:szCs w:val="20"/>
        </w:rPr>
        <w:t>EXISTING FOOTNOTE</w:t>
      </w:r>
    </w:p>
    <w:p w14:paraId="7E2FC68A" w14:textId="49622D55" w:rsidR="000237A0" w:rsidRPr="00A43203" w:rsidRDefault="00A43203" w:rsidP="00E616ED">
      <w:pPr>
        <w:pStyle w:val="ListParagraph"/>
        <w:numPr>
          <w:ilvl w:val="0"/>
          <w:numId w:val="84"/>
        </w:numPr>
      </w:pPr>
      <w:r w:rsidRPr="00A43203">
        <w:t>WE SEEK TO untie the KNOTS OF THE SOUL by making humans aware of the great HARMONY AND BEAUTY of the Universe and the NECESSITY of humans to go beyond material existence. (</w:t>
      </w:r>
      <w:r w:rsidRPr="00A43203">
        <w:rPr>
          <w:b/>
          <w:bCs/>
        </w:rPr>
        <w:t>Volume 7)</w:t>
      </w:r>
    </w:p>
    <w:p w14:paraId="79668488" w14:textId="7EF84C48" w:rsidR="00FD1A33" w:rsidRPr="000237A0" w:rsidRDefault="00FD1A33" w:rsidP="000237A0">
      <w:pPr>
        <w:ind w:left="360"/>
        <w:rPr>
          <w:rFonts w:asciiTheme="majorBidi" w:hAnsiTheme="majorBidi" w:cstheme="majorBidi"/>
          <w:b/>
          <w:bCs/>
        </w:rPr>
      </w:pPr>
    </w:p>
    <w:p w14:paraId="68A76750" w14:textId="77777777" w:rsidR="00FD1A33" w:rsidRPr="005012FB" w:rsidRDefault="00FD1A33" w:rsidP="00FD1A33">
      <w:pPr>
        <w:rPr>
          <w:rFonts w:asciiTheme="majorBidi" w:hAnsiTheme="majorBidi" w:cstheme="majorBidi"/>
          <w:b/>
          <w:bCs/>
        </w:rPr>
      </w:pPr>
    </w:p>
    <w:p w14:paraId="79336843" w14:textId="77777777" w:rsidR="00FD1A33" w:rsidRPr="009E75D6" w:rsidRDefault="00FD1A33" w:rsidP="00E616ED">
      <w:pPr>
        <w:pStyle w:val="Heading4"/>
        <w:numPr>
          <w:ilvl w:val="0"/>
          <w:numId w:val="7"/>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9E75D6">
        <w:rPr>
          <w:rFonts w:asciiTheme="majorBidi" w:eastAsiaTheme="minorHAnsi" w:hAnsiTheme="majorBidi"/>
          <w:b/>
          <w:bCs/>
          <w:color w:val="C00000"/>
          <w:sz w:val="28"/>
          <w:szCs w:val="28"/>
        </w:rPr>
        <w:t>Kufr (Willful &amp; Knowing Disbelief)</w:t>
      </w:r>
    </w:p>
    <w:p w14:paraId="6BC6AAFA" w14:textId="28453C2B" w:rsidR="00EA1803" w:rsidRPr="00512709" w:rsidRDefault="00EA1803" w:rsidP="00E616ED">
      <w:pPr>
        <w:pStyle w:val="FootnoteText"/>
        <w:numPr>
          <w:ilvl w:val="0"/>
          <w:numId w:val="86"/>
        </w:numPr>
        <w:rPr>
          <w:rFonts w:ascii="Times New Roman" w:hAnsi="Times New Roman" w:cs="Times New Roman"/>
          <w:sz w:val="20"/>
          <w:szCs w:val="20"/>
        </w:rPr>
      </w:pPr>
      <w:r w:rsidRPr="00512709">
        <w:rPr>
          <w:rFonts w:ascii="Times New Roman" w:hAnsi="Times New Roman" w:cs="Times New Roman"/>
          <w:b/>
          <w:bCs/>
          <w:sz w:val="20"/>
          <w:szCs w:val="20"/>
        </w:rPr>
        <w:t>Disbelief (</w:t>
      </w:r>
      <w:r w:rsidRPr="00512709">
        <w:rPr>
          <w:rFonts w:ascii="Times New Roman" w:hAnsi="Times New Roman" w:cs="Times New Roman"/>
          <w:b/>
          <w:bCs/>
          <w:i/>
          <w:iCs/>
          <w:sz w:val="20"/>
          <w:szCs w:val="20"/>
        </w:rPr>
        <w:t>kufr</w:t>
      </w:r>
      <w:r w:rsidRPr="00512709">
        <w:rPr>
          <w:rFonts w:ascii="Times New Roman" w:hAnsi="Times New Roman" w:cs="Times New Roman"/>
          <w:b/>
          <w:bCs/>
          <w:sz w:val="20"/>
          <w:szCs w:val="20"/>
        </w:rPr>
        <w:t>)</w:t>
      </w:r>
      <w:r w:rsidRPr="00512709">
        <w:rPr>
          <w:rFonts w:ascii="Times New Roman" w:hAnsi="Times New Roman" w:cs="Times New Roman"/>
          <w:sz w:val="20"/>
          <w:szCs w:val="20"/>
        </w:rPr>
        <w:t xml:space="preserve"> in Islam has different gradations and types--stands for willful disbelief, which is a type of pride that leads to </w:t>
      </w:r>
      <w:r w:rsidRPr="00512709">
        <w:rPr>
          <w:rFonts w:ascii="Times New Roman" w:hAnsi="Times New Roman" w:cs="Times New Roman"/>
          <w:color w:val="000000"/>
          <w:sz w:val="20"/>
          <w:szCs w:val="20"/>
        </w:rPr>
        <w:t xml:space="preserve">blatant ingratitude towards the Creator. Taken literally, however, the Arabic word </w:t>
      </w:r>
      <w:r w:rsidRPr="00512709">
        <w:rPr>
          <w:rFonts w:ascii="Times New Roman" w:hAnsi="Times New Roman" w:cs="Times New Roman"/>
          <w:i/>
          <w:iCs/>
          <w:color w:val="000000"/>
          <w:sz w:val="20"/>
          <w:szCs w:val="20"/>
        </w:rPr>
        <w:t>kufr</w:t>
      </w:r>
      <w:r w:rsidRPr="00512709">
        <w:rPr>
          <w:rFonts w:ascii="Times New Roman" w:hAnsi="Times New Roman" w:cs="Times New Roman"/>
          <w:color w:val="000000"/>
          <w:sz w:val="20"/>
          <w:szCs w:val="20"/>
        </w:rPr>
        <w:t xml:space="preserve"> does not actually mean “disbelief” but rather a disposition to disbelieve in defiance of clear proof. Linguistically, he precise meaning of the word is “ingratitude,” and its semantic opposite in Arabic is “gratitude” (</w:t>
      </w:r>
      <w:r w:rsidRPr="00512709">
        <w:rPr>
          <w:rFonts w:ascii="Times New Roman" w:hAnsi="Times New Roman" w:cs="Times New Roman"/>
          <w:i/>
          <w:iCs/>
          <w:color w:val="000000"/>
          <w:sz w:val="20"/>
          <w:szCs w:val="20"/>
        </w:rPr>
        <w:t>shukr</w:t>
      </w:r>
      <w:r w:rsidRPr="00512709">
        <w:rPr>
          <w:rFonts w:ascii="Times New Roman" w:hAnsi="Times New Roman" w:cs="Times New Roman"/>
          <w:color w:val="000000"/>
          <w:sz w:val="20"/>
          <w:szCs w:val="20"/>
        </w:rPr>
        <w:t>), not belief (</w:t>
      </w:r>
      <w:r w:rsidRPr="00512709">
        <w:rPr>
          <w:rFonts w:ascii="Times New Roman" w:hAnsi="Times New Roman" w:cs="Times New Roman"/>
          <w:i/>
          <w:iCs/>
          <w:sz w:val="20"/>
          <w:szCs w:val="20"/>
        </w:rPr>
        <w:t>ī</w:t>
      </w:r>
      <w:r w:rsidRPr="00512709">
        <w:rPr>
          <w:rFonts w:ascii="Times New Roman" w:hAnsi="Times New Roman" w:cs="Times New Roman"/>
          <w:i/>
          <w:iCs/>
          <w:color w:val="000000"/>
          <w:sz w:val="20"/>
          <w:szCs w:val="20"/>
        </w:rPr>
        <w:t>m</w:t>
      </w:r>
      <w:r w:rsidRPr="00512709">
        <w:rPr>
          <w:rFonts w:ascii="Times New Roman" w:hAnsi="Times New Roman" w:cs="Times New Roman"/>
          <w:i/>
          <w:iCs/>
          <w:sz w:val="20"/>
          <w:szCs w:val="20"/>
        </w:rPr>
        <w:t>ā</w:t>
      </w:r>
      <w:r w:rsidRPr="00512709">
        <w:rPr>
          <w:rFonts w:ascii="Times New Roman" w:hAnsi="Times New Roman" w:cs="Times New Roman"/>
          <w:i/>
          <w:iCs/>
          <w:color w:val="000000"/>
          <w:sz w:val="20"/>
          <w:szCs w:val="20"/>
        </w:rPr>
        <w:t>n</w:t>
      </w:r>
      <w:r w:rsidRPr="00512709">
        <w:rPr>
          <w:rFonts w:ascii="Times New Roman" w:hAnsi="Times New Roman" w:cs="Times New Roman"/>
          <w:color w:val="000000"/>
          <w:sz w:val="20"/>
          <w:szCs w:val="20"/>
        </w:rPr>
        <w:t xml:space="preserve">). </w:t>
      </w:r>
      <w:r w:rsidRPr="00512709">
        <w:rPr>
          <w:rFonts w:ascii="Times New Roman" w:hAnsi="Times New Roman" w:cs="Times New Roman"/>
          <w:i/>
          <w:iCs/>
          <w:color w:val="000000"/>
          <w:sz w:val="20"/>
          <w:szCs w:val="20"/>
        </w:rPr>
        <w:t xml:space="preserve">Kufr </w:t>
      </w:r>
      <w:r w:rsidRPr="00512709">
        <w:rPr>
          <w:rFonts w:ascii="Times New Roman" w:hAnsi="Times New Roman" w:cs="Times New Roman"/>
          <w:color w:val="000000"/>
          <w:sz w:val="20"/>
          <w:szCs w:val="20"/>
        </w:rPr>
        <w:t xml:space="preserve">is defined as knowing that good has been done to oneself but refusing to acknowledge it or behave properly as a consequence of it. </w:t>
      </w:r>
      <w:r w:rsidRPr="00512709">
        <w:rPr>
          <w:rFonts w:ascii="Times New Roman" w:hAnsi="Times New Roman" w:cs="Times New Roman"/>
          <w:i/>
          <w:iCs/>
          <w:color w:val="000000"/>
          <w:sz w:val="20"/>
          <w:szCs w:val="20"/>
        </w:rPr>
        <w:t>Kufr</w:t>
      </w:r>
      <w:r w:rsidRPr="00512709">
        <w:rPr>
          <w:rFonts w:ascii="Times New Roman" w:hAnsi="Times New Roman" w:cs="Times New Roman"/>
          <w:color w:val="000000"/>
          <w:sz w:val="20"/>
          <w:szCs w:val="20"/>
        </w:rPr>
        <w:t>, therefore, is a function of the willful psyche when it knows the truth but consciously and adamantly denies it. The untrained and unpurified human psyche is a great and persistent rebel and has been given the capacity to resist the truth to the very end as a prelude to damnation.</w:t>
      </w:r>
      <w:r>
        <w:rPr>
          <w:rFonts w:ascii="Times New Roman" w:hAnsi="Times New Roman" w:cs="Times New Roman"/>
          <w:color w:val="000000"/>
          <w:sz w:val="20"/>
          <w:szCs w:val="20"/>
        </w:rPr>
        <w:t xml:space="preserve"> </w:t>
      </w:r>
      <w:r>
        <w:rPr>
          <w:rFonts w:ascii="Times New Roman" w:hAnsi="Times New Roman" w:cs="Times New Roman"/>
          <w:b/>
          <w:bCs/>
          <w:color w:val="000000"/>
          <w:sz w:val="20"/>
          <w:szCs w:val="20"/>
        </w:rPr>
        <w:t xml:space="preserve">(EXISTING FOOTNOTE) </w:t>
      </w:r>
    </w:p>
    <w:p w14:paraId="53E0574F" w14:textId="0D036A22" w:rsidR="00EA1803" w:rsidRPr="00EA1803" w:rsidRDefault="00EA1803" w:rsidP="00E616ED">
      <w:pPr>
        <w:pStyle w:val="ListParagraph"/>
        <w:numPr>
          <w:ilvl w:val="0"/>
          <w:numId w:val="85"/>
        </w:numPr>
        <w:rPr>
          <w:rFonts w:asciiTheme="majorBidi" w:hAnsiTheme="majorBidi" w:cstheme="majorBidi"/>
          <w:color w:val="000000"/>
        </w:rPr>
      </w:pPr>
      <w:r w:rsidRPr="00EA1803">
        <w:rPr>
          <w:rFonts w:asciiTheme="majorBidi" w:hAnsiTheme="majorBidi" w:cstheme="majorBidi"/>
          <w:color w:val="000000"/>
        </w:rPr>
        <w:t xml:space="preserve">The eternal rewards and punishments of the Next World constitute the ultimate Destinies of Belief and Disbelief in this World. In this context, it is useful to revisit the definitions of Belief and Disbelief in Islam, which are the keys to this Destiny. Although Belief is a supreme act of cognitive Faith (al-Īmān), the essence of Belief is the psychological quality of Gratitude (al-Shukr), which—in Arabic—means to know that good has been done and to respond appropriately. By contrast, Disbelief (al-Kufr) is not a cognitive matter but also a willful disposition in the sense of recognizing good that has been done and refusing to respond appropriately. Thus, kufr is a negative and headstrong disposition to disbelieve in defiance of clear proof, and—as we saw in our discussion of Satan—God described him as a “Disbeliever” (al-Kāfir)—not because of his ignorance of God and the Truth—but because of his defiance of their natural dictates. </w:t>
      </w:r>
      <w:r>
        <w:rPr>
          <w:rFonts w:asciiTheme="majorBidi" w:hAnsiTheme="majorBidi" w:cstheme="majorBidi"/>
          <w:b/>
          <w:bCs/>
          <w:color w:val="000000"/>
        </w:rPr>
        <w:t>(Volume 18 Excerpts)</w:t>
      </w:r>
    </w:p>
    <w:p w14:paraId="4CBFCA37" w14:textId="3CF09549" w:rsidR="00FD1A33" w:rsidRPr="00EA1803" w:rsidRDefault="00EA1803" w:rsidP="00E616ED">
      <w:pPr>
        <w:pStyle w:val="ListParagraph"/>
        <w:numPr>
          <w:ilvl w:val="0"/>
          <w:numId w:val="85"/>
        </w:numPr>
        <w:rPr>
          <w:rFonts w:asciiTheme="majorBidi" w:hAnsiTheme="majorBidi" w:cstheme="majorBidi"/>
          <w:color w:val="000000"/>
        </w:rPr>
      </w:pPr>
      <w:r w:rsidRPr="00EA1803">
        <w:rPr>
          <w:rFonts w:asciiTheme="majorBidi" w:hAnsiTheme="majorBidi" w:cstheme="majorBidi"/>
          <w:color w:val="000000"/>
        </w:rPr>
        <w:t>Disbelief (Kufr) in Islam has different gradations and types. Fundamentally, however, Kufr stands for willful disbelief, which is a type of denial and pride that leads to blatant ingratitude towards the Creator. Taken literally, however, the Arabic word kufr does not actually mean “disbelief” in a cognitive sense but rather a negative and headstrong disposition to disbelieve in defiance of clear proof. Linguistically, the precise meaning of the word kufr is “ingratitude,” and its semantic opposite in Arabic is “gratitude” (shukr), not belief (īmān). Kufr is defined as knowing that good has been done to oneself but refusing to acknowledge it or behave properly as a consequence of it. Kufr, therefore, is a function of the willful psyche when it knows the Truth but consciously and adamantly denies it. The untrained and unpurified Human psyche is a great and persistent rebel and has been given the capacity to resist the Truth to the very end as a prelude to damnation</w:t>
      </w:r>
      <w:r>
        <w:rPr>
          <w:rFonts w:asciiTheme="majorBidi" w:hAnsiTheme="majorBidi" w:cstheme="majorBidi"/>
          <w:color w:val="000000"/>
        </w:rPr>
        <w:t xml:space="preserve"> </w:t>
      </w:r>
      <w:r>
        <w:rPr>
          <w:rFonts w:asciiTheme="majorBidi" w:hAnsiTheme="majorBidi" w:cstheme="majorBidi"/>
          <w:b/>
          <w:bCs/>
          <w:color w:val="000000"/>
        </w:rPr>
        <w:t xml:space="preserve">(Volume 18 Excerpts) </w:t>
      </w:r>
    </w:p>
    <w:p w14:paraId="74BD6C08" w14:textId="77777777" w:rsidR="00FD1A33" w:rsidRPr="005012FB" w:rsidRDefault="00FD1A33" w:rsidP="00FD1A33">
      <w:pPr>
        <w:rPr>
          <w:rFonts w:asciiTheme="majorBidi" w:eastAsiaTheme="minorHAnsi" w:hAnsiTheme="majorBidi" w:cstheme="majorBidi"/>
        </w:rPr>
      </w:pPr>
    </w:p>
    <w:p w14:paraId="21E656C2" w14:textId="77777777" w:rsidR="00FD1A33" w:rsidRDefault="00FD1A33" w:rsidP="00E616ED">
      <w:pPr>
        <w:pStyle w:val="Heading4"/>
        <w:numPr>
          <w:ilvl w:val="0"/>
          <w:numId w:val="7"/>
        </w:numPr>
        <w:rPr>
          <w:rFonts w:asciiTheme="majorBidi" w:hAnsiTheme="majorBidi"/>
          <w:b/>
          <w:bCs/>
          <w:color w:val="C00000"/>
          <w:sz w:val="28"/>
          <w:szCs w:val="28"/>
        </w:rPr>
      </w:pPr>
      <w:r>
        <w:rPr>
          <w:rFonts w:asciiTheme="majorBidi" w:hAnsiTheme="majorBidi"/>
          <w:b/>
          <w:bCs/>
          <w:color w:val="C00000"/>
          <w:sz w:val="28"/>
          <w:szCs w:val="28"/>
        </w:rPr>
        <w:t xml:space="preserve"> </w:t>
      </w:r>
      <w:r w:rsidRPr="009E75D6">
        <w:rPr>
          <w:rFonts w:asciiTheme="majorBidi" w:hAnsiTheme="majorBidi"/>
          <w:b/>
          <w:bCs/>
          <w:color w:val="C00000"/>
          <w:sz w:val="28"/>
          <w:szCs w:val="28"/>
        </w:rPr>
        <w:t xml:space="preserve">Male Principle &amp; </w:t>
      </w:r>
      <w:commentRangeStart w:id="219"/>
      <w:r w:rsidRPr="009E75D6">
        <w:rPr>
          <w:rFonts w:asciiTheme="majorBidi" w:hAnsiTheme="majorBidi"/>
          <w:b/>
          <w:bCs/>
          <w:color w:val="C00000"/>
          <w:sz w:val="28"/>
          <w:szCs w:val="28"/>
        </w:rPr>
        <w:t>Female Principle</w:t>
      </w:r>
      <w:commentRangeEnd w:id="219"/>
      <w:r w:rsidR="003158C0">
        <w:rPr>
          <w:rStyle w:val="CommentReference"/>
          <w:rFonts w:asciiTheme="majorBidi" w:hAnsiTheme="majorBidi"/>
          <w:b/>
          <w:bCs/>
          <w:color w:val="C00000"/>
          <w:sz w:val="28"/>
          <w:szCs w:val="28"/>
        </w:rPr>
        <w:commentReference w:id="219"/>
      </w:r>
    </w:p>
    <w:p w14:paraId="351B8F1C" w14:textId="7DB7B400" w:rsidR="002356A8" w:rsidRDefault="002356A8" w:rsidP="00E616ED">
      <w:pPr>
        <w:pStyle w:val="ListParagraph"/>
        <w:numPr>
          <w:ilvl w:val="0"/>
          <w:numId w:val="87"/>
        </w:numPr>
      </w:pPr>
      <w:r w:rsidRPr="002356A8">
        <w:t xml:space="preserve">    The “Active Intellect” (al-‘Aql al-Fi‘lī) refers to Human cognition as naturally engaged “in the mode of discursive thought,” especially without the direct intervention of Revelation or Spiritual Unveiling (al-Kashf). This “active” quality of Human discourse reflects the Intellect as a manifestation of the Male Principle, which is also discussed in this Gloss along with its complementary, the Female Principle. The Active Intellect contrasts with the “Passive Intellect” (al-‘Aql al-Infi‘ālī), which highlights the Intellect in its mode of subordination and receptivity to Revelation (al-‘aql min ḥayth huwa qābil) as well as powerful but sound Spiritual experiences, most notably Spiritual Unveiling (al-Kashf), which is also defined in this Gloss. The Passive Intellect is superior to the Active Intellect and embodies the Female Principle, which is essential to Spiritual receptivity.</w:t>
      </w:r>
      <w:r>
        <w:t xml:space="preserve"> </w:t>
      </w:r>
      <w:r>
        <w:rPr>
          <w:b/>
          <w:bCs/>
        </w:rPr>
        <w:t xml:space="preserve">(Glossary Entry Above) </w:t>
      </w:r>
    </w:p>
    <w:p w14:paraId="7AB215E1" w14:textId="45F90589" w:rsidR="002356A8" w:rsidRPr="004D1CA7" w:rsidRDefault="004D1CA7" w:rsidP="00E616ED">
      <w:pPr>
        <w:pStyle w:val="ListParagraph"/>
        <w:numPr>
          <w:ilvl w:val="0"/>
          <w:numId w:val="87"/>
        </w:numPr>
      </w:pPr>
      <w:r w:rsidRPr="004D1CA7">
        <w:t>In sacred geometry, straight lines embody the male principle, while curved lines represent the female principle. Squares are masculine, which is not surprising to any woman; circles are feminine. The circle may be said to be the primal geometric figure.</w:t>
      </w:r>
      <w:r>
        <w:t xml:space="preserve"> </w:t>
      </w:r>
      <w:r>
        <w:rPr>
          <w:b/>
          <w:bCs/>
        </w:rPr>
        <w:t xml:space="preserve">Volume 9 </w:t>
      </w:r>
    </w:p>
    <w:p w14:paraId="6E8D0017" w14:textId="4D6FF829" w:rsidR="004D1CA7" w:rsidRPr="00924FBA" w:rsidRDefault="00924FBA" w:rsidP="00E616ED">
      <w:pPr>
        <w:pStyle w:val="ListParagraph"/>
        <w:numPr>
          <w:ilvl w:val="0"/>
          <w:numId w:val="87"/>
        </w:numPr>
      </w:pPr>
      <w:r w:rsidRPr="00924FBA">
        <w:t xml:space="preserve">Henology pertains to the universal, qualitative, and symbolic aspects of numbers--not just their quantitative functions. In their qualitative dimensions, symbolic numbers evoke the inherent meanings of unities, dyads, triads, quaternities, and the like. In this regard, symbolic numbers are directly linked to their equivalents in fundamental geometric figures. There is also an inherent link between odd numbers and the male principle and even numbers and the female principle in their pure forms. This principial element in universal numbers reflects all oppositions and complementaries in creation. Odd numbers--as reflective of the male principle--are unitive; even numbers--as reflective of the female principle--are separative. Odd numbers are centripetal and always return to unity. Thus, they represent unity in plurality. Even numbers, on the other hand, are centrifugal. Thus, they naturally project themselves outward into multiplicity. Odd numbers point to God as the Absolute; even numbers point to God as the Infinite.  </w:t>
      </w:r>
      <w:r>
        <w:t xml:space="preserve"> </w:t>
      </w:r>
      <w:r>
        <w:rPr>
          <w:b/>
          <w:bCs/>
        </w:rPr>
        <w:t xml:space="preserve">VOLUME 9 </w:t>
      </w:r>
    </w:p>
    <w:p w14:paraId="410A2460" w14:textId="4BA2E201" w:rsidR="00924FBA" w:rsidRPr="00924FBA" w:rsidRDefault="00924FBA" w:rsidP="00E616ED">
      <w:pPr>
        <w:pStyle w:val="ListParagraph"/>
        <w:numPr>
          <w:ilvl w:val="0"/>
          <w:numId w:val="87"/>
        </w:numPr>
      </w:pPr>
      <w:r w:rsidRPr="00924FBA">
        <w:t>The male principle is active. The female principle is receptive.</w:t>
      </w:r>
      <w:r>
        <w:t xml:space="preserve"> </w:t>
      </w:r>
      <w:r>
        <w:rPr>
          <w:b/>
          <w:bCs/>
        </w:rPr>
        <w:t xml:space="preserve">VOLUME 9 </w:t>
      </w:r>
    </w:p>
    <w:p w14:paraId="1D37DDD3" w14:textId="417455FE" w:rsidR="00924FBA" w:rsidRPr="0054641B" w:rsidRDefault="0054641B" w:rsidP="00E616ED">
      <w:pPr>
        <w:pStyle w:val="ListParagraph"/>
        <w:numPr>
          <w:ilvl w:val="0"/>
          <w:numId w:val="87"/>
        </w:numPr>
      </w:pPr>
      <w:r w:rsidRPr="0054641B">
        <w:t>Three is a manifestation of the masculine principle for some and of the female principle for others. Like a tree, three is a bridge between heaven and earth. This is because the mid-section of the tree--where the branches emerge from the trunk--and the lower section--from the mid-section of the tree to its roots below can largely be included in two identical triangles. The root system of a tree is very similar in size and shape to the tree’s branches. Two circles can be made whose radiuses intersect at the mid-point and fill the interiors of both triangles. These overlapping circles are called vesica piscis. They invoke the two equilateral triangles.</w:t>
      </w:r>
      <w:r>
        <w:t xml:space="preserve"> </w:t>
      </w:r>
      <w:r>
        <w:rPr>
          <w:b/>
          <w:bCs/>
        </w:rPr>
        <w:t xml:space="preserve">Volume 9 </w:t>
      </w:r>
    </w:p>
    <w:p w14:paraId="3DB185B7" w14:textId="5F8D3526" w:rsidR="0054641B" w:rsidRPr="00422AE1" w:rsidRDefault="00422AE1" w:rsidP="00E616ED">
      <w:pPr>
        <w:pStyle w:val="ListParagraph"/>
        <w:numPr>
          <w:ilvl w:val="0"/>
          <w:numId w:val="87"/>
        </w:numPr>
      </w:pPr>
      <w:r w:rsidRPr="00422AE1">
        <w:t>The Pythagoreans invested specific numbers with mystical properties. The number 1symbolized unity and the origin of all things, since all other numbers can be created from 1 by adding enough copies of it. For example, 7 = 1 + 1 + 1 + 1 + 1 + 1 + 1. The number 2 was symbolic of the female principle, 3 of the male; they come together in 2 + 3 = 5 as marriage. All even numbers were female, all odd numbers male. The number 4 represented justice. The most perfect number was 10, because 10 = 1 + 2 + 3 + 4. This number symbolized unity arising from multiplicity. Moreover, it was related to space. A single point corresponds to 1, a line to 2 (because a line has two extremities), a triangle to 3, and space to 4. Thus 10 also symbolized all possible spaces.</w:t>
      </w:r>
      <w:r>
        <w:t xml:space="preserve"> </w:t>
      </w:r>
      <w:r>
        <w:rPr>
          <w:b/>
          <w:bCs/>
        </w:rPr>
        <w:t>Volume 7b</w:t>
      </w:r>
    </w:p>
    <w:p w14:paraId="06D09616" w14:textId="3BAF6127" w:rsidR="00422AE1" w:rsidRPr="002356A8" w:rsidRDefault="0040087E" w:rsidP="00E616ED">
      <w:pPr>
        <w:pStyle w:val="ListParagraph"/>
        <w:numPr>
          <w:ilvl w:val="0"/>
          <w:numId w:val="87"/>
        </w:numPr>
      </w:pPr>
      <w:r w:rsidRPr="0040087E">
        <w:t xml:space="preserve">    The Human Intellect—like the Human Being himself—is finite and limited by nature. But—like the human being, who is the grand Microcosm—it too is capable of reaching out to Infinity and grasping the unlimited Absolute. The finite, limited Intellect is the Active Intellect, which has not yet been pollinated by the secrets of Prophetic Revelation and the unveilings of the Saints, who follow in their footsteps. The second Intellect—that is the Passive or Receptive Intellect—is the one that can truly hitch its wagon to a star and pick fruit randomly from the Milky Way. This Passive Intellect reflects the Female Principle, but actually combines successfully both the Male and Female Princinples in a new synthesis that comes—not just from polination—but the very fruition of that pollen as it ripens into fruit and is harvested. The Active Intellect can only reach this culmination after it receives proper training and goes back to the beginning, and this is the necessity of Cognitive Adequation for it and for human Culture and Civilization in general.</w:t>
      </w:r>
      <w:r>
        <w:t xml:space="preserve"> </w:t>
      </w:r>
      <w:r w:rsidR="00EA01B4">
        <w:rPr>
          <w:b/>
          <w:bCs/>
        </w:rPr>
        <w:t xml:space="preserve">GLOSSARY ENTRY </w:t>
      </w:r>
    </w:p>
    <w:p w14:paraId="06490766" w14:textId="77777777" w:rsidR="00FD1A33" w:rsidRDefault="00FD1A33" w:rsidP="00FD1A33">
      <w:pPr>
        <w:rPr>
          <w:rFonts w:asciiTheme="majorBidi" w:eastAsiaTheme="minorHAnsi" w:hAnsiTheme="majorBidi" w:cstheme="majorBidi"/>
        </w:rPr>
      </w:pPr>
      <w:bookmarkStart w:id="220" w:name="_Toc188509444"/>
    </w:p>
    <w:p w14:paraId="3AAD7540" w14:textId="77CEDC7C" w:rsidR="00FD1A33" w:rsidRPr="009E75D6" w:rsidRDefault="00FD1A33" w:rsidP="00E616ED">
      <w:pPr>
        <w:pStyle w:val="Heading4"/>
        <w:numPr>
          <w:ilvl w:val="0"/>
          <w:numId w:val="7"/>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9E75D6">
        <w:rPr>
          <w:rFonts w:asciiTheme="majorBidi" w:eastAsiaTheme="minorHAnsi" w:hAnsiTheme="majorBidi"/>
          <w:b/>
          <w:bCs/>
          <w:color w:val="C00000"/>
          <w:sz w:val="28"/>
          <w:szCs w:val="28"/>
        </w:rPr>
        <w:t>Metaphorical versus Real Knowledge</w:t>
      </w:r>
      <w:r w:rsidR="009E3BBA">
        <w:rPr>
          <w:rFonts w:asciiTheme="majorBidi" w:eastAsiaTheme="minorHAnsi" w:hAnsiTheme="majorBidi"/>
          <w:b/>
          <w:bCs/>
          <w:color w:val="C00000"/>
          <w:sz w:val="28"/>
          <w:szCs w:val="28"/>
        </w:rPr>
        <w:t xml:space="preserve"> </w:t>
      </w:r>
    </w:p>
    <w:p w14:paraId="2B77DDA3" w14:textId="7C1802F0" w:rsidR="00FD1A33" w:rsidRDefault="00FD1A33" w:rsidP="00FD1A33">
      <w:pPr>
        <w:rPr>
          <w:rFonts w:asciiTheme="majorBidi" w:hAnsiTheme="majorBidi" w:cstheme="majorBidi"/>
          <w:b/>
          <w:bCs/>
        </w:rPr>
      </w:pPr>
      <w:r w:rsidRPr="005012FB">
        <w:rPr>
          <w:rFonts w:asciiTheme="majorBidi" w:hAnsiTheme="majorBidi" w:cstheme="majorBidi"/>
          <w:b/>
          <w:bCs/>
        </w:rPr>
        <w:t>Metaphorical Knowledg</w:t>
      </w:r>
      <w:r w:rsidR="0055573C">
        <w:rPr>
          <w:rFonts w:asciiTheme="majorBidi" w:hAnsiTheme="majorBidi" w:cstheme="majorBidi"/>
          <w:b/>
          <w:bCs/>
        </w:rPr>
        <w:t>e</w:t>
      </w:r>
    </w:p>
    <w:p w14:paraId="7ED8C26E" w14:textId="0D824ADC" w:rsidR="0055573C" w:rsidRPr="0055573C" w:rsidRDefault="0055573C" w:rsidP="00E616ED">
      <w:pPr>
        <w:pStyle w:val="ListParagraph"/>
        <w:numPr>
          <w:ilvl w:val="0"/>
          <w:numId w:val="88"/>
        </w:numPr>
        <w:rPr>
          <w:sz w:val="20"/>
          <w:szCs w:val="20"/>
        </w:rPr>
      </w:pPr>
      <w:r w:rsidRPr="0055573C">
        <w:rPr>
          <w:sz w:val="20"/>
          <w:szCs w:val="20"/>
        </w:rPr>
        <w:t xml:space="preserve"> “</w:t>
      </w:r>
      <w:r w:rsidRPr="0055573C">
        <w:rPr>
          <w:b/>
          <w:bCs/>
          <w:sz w:val="20"/>
          <w:szCs w:val="20"/>
        </w:rPr>
        <w:t>Metaphorical Knowledge</w:t>
      </w:r>
      <w:r w:rsidRPr="0055573C">
        <w:rPr>
          <w:sz w:val="20"/>
          <w:szCs w:val="20"/>
        </w:rPr>
        <w:t>” (</w:t>
      </w:r>
      <w:r w:rsidRPr="0055573C">
        <w:rPr>
          <w:b/>
          <w:bCs/>
          <w:i/>
          <w:iCs/>
          <w:sz w:val="20"/>
          <w:szCs w:val="20"/>
        </w:rPr>
        <w:t>al-‘Ilm al-Majāzī</w:t>
      </w:r>
      <w:r w:rsidRPr="0055573C">
        <w:rPr>
          <w:sz w:val="20"/>
          <w:szCs w:val="20"/>
        </w:rPr>
        <w:t>) contrasts with “</w:t>
      </w:r>
      <w:r w:rsidRPr="0055573C">
        <w:rPr>
          <w:b/>
          <w:bCs/>
          <w:sz w:val="20"/>
          <w:szCs w:val="20"/>
        </w:rPr>
        <w:t>Real Knowledge</w:t>
      </w:r>
      <w:r w:rsidRPr="0055573C">
        <w:rPr>
          <w:sz w:val="20"/>
          <w:szCs w:val="20"/>
        </w:rPr>
        <w:t>” (</w:t>
      </w:r>
      <w:r w:rsidRPr="0055573C">
        <w:rPr>
          <w:b/>
          <w:bCs/>
          <w:i/>
          <w:iCs/>
          <w:sz w:val="20"/>
          <w:szCs w:val="20"/>
        </w:rPr>
        <w:t>al-‘Ilm al-Ḥaqīqī</w:t>
      </w:r>
      <w:r w:rsidRPr="0055573C">
        <w:rPr>
          <w:sz w:val="20"/>
          <w:szCs w:val="20"/>
        </w:rPr>
        <w:t>). The notion of Metaphorical Knowledge is also taken from t</w:t>
      </w:r>
      <w:r w:rsidRPr="0055573C">
        <w:rPr>
          <w:rFonts w:eastAsiaTheme="minorHAnsi"/>
          <w:color w:val="000000"/>
          <w:sz w:val="20"/>
          <w:szCs w:val="20"/>
        </w:rPr>
        <w:t>he great Saint and Scholar I</w:t>
      </w:r>
      <w:r w:rsidRPr="0055573C">
        <w:rPr>
          <w:sz w:val="20"/>
          <w:szCs w:val="20"/>
        </w:rPr>
        <w:t xml:space="preserve">bn al-‘Arabī (d. 638/1240), about whom we will speak in greater detail in what immediately follows. </w:t>
      </w:r>
      <w:r w:rsidRPr="0055573C">
        <w:rPr>
          <w:rFonts w:eastAsiaTheme="minorHAnsi"/>
          <w:color w:val="000000"/>
          <w:sz w:val="20"/>
          <w:szCs w:val="20"/>
        </w:rPr>
        <w:t>I</w:t>
      </w:r>
      <w:r w:rsidRPr="0055573C">
        <w:rPr>
          <w:sz w:val="20"/>
          <w:szCs w:val="20"/>
        </w:rPr>
        <w:t>bn al-‘Arabī taught that whenever Human Beings lose sight of God—their vertical connection—and seek to “explain” one created thing by reference to another created thing—which is horizonal knowledge—the result is not “True” or “Real Knowledge” but only a semblance or metaphor for it. Thus, “Metaphorical knowledge” is horizontal and two-dimensional, lacking any true verticality. It cannot look up to Heaven or look down to First Principles and discover the third dimension that makes sense of everything and enables us to attribute all created things to the Creator. On the contrary, Metaphorical Knowledge tends to conceal vertical reality from us, since it systematically ascribes things to things and phenomena to phenomena. Thus, it veils us from the Truth by devising various schemes of “Metaphorical Knowledge,” one after another, until, ultimately, we are left with little valid understanding of anything at all. We must, however, be careful about condemning Metaphorical Knowledge in the absolute. Metaphors stand out, after all, as some of the most expressive and fertile powers possessed by Human language. Thus—just like facts—Metaphorical Knowledge requires sound interpretation, which can bring its true findings to light and distinguish them from its fallacy, thereby converting Metaphorical Knowledge to Real Knowledge. Similarly, “horizontality” is not wrong in itself. Rather, it must be conjoined with “verticality,” so that both modes fertilize each other and become fully productive.</w:t>
      </w:r>
      <w:r w:rsidR="006C5EE2">
        <w:rPr>
          <w:sz w:val="20"/>
          <w:szCs w:val="20"/>
        </w:rPr>
        <w:t xml:space="preserve"> </w:t>
      </w:r>
      <w:r w:rsidR="006C5EE2">
        <w:rPr>
          <w:b/>
          <w:bCs/>
          <w:sz w:val="20"/>
          <w:szCs w:val="20"/>
        </w:rPr>
        <w:t xml:space="preserve">(EXISTING FOOTNOTE) </w:t>
      </w:r>
    </w:p>
    <w:p w14:paraId="025C5F24" w14:textId="172C5040" w:rsidR="006C5EE2" w:rsidRPr="006C5EE2" w:rsidRDefault="006C5EE2" w:rsidP="00E616ED">
      <w:pPr>
        <w:pStyle w:val="ListParagraph"/>
        <w:numPr>
          <w:ilvl w:val="0"/>
          <w:numId w:val="88"/>
        </w:numPr>
        <w:autoSpaceDE w:val="0"/>
        <w:autoSpaceDN w:val="0"/>
        <w:adjustRightInd w:val="0"/>
        <w:rPr>
          <w:rFonts w:ascii="Times-Roman" w:eastAsiaTheme="minorHAnsi" w:hAnsi="Times-Roman" w:cs="Times-Roman"/>
          <w14:ligatures w14:val="standardContextual"/>
        </w:rPr>
      </w:pPr>
      <w:r w:rsidRPr="006C5EE2">
        <w:rPr>
          <w:rFonts w:ascii="Times-Roman" w:eastAsiaTheme="minorHAnsi" w:hAnsi="Times-Roman" w:cs="Times-Roman"/>
          <w:color w:val="222222"/>
          <w14:ligatures w14:val="standardContextual"/>
        </w:rPr>
        <w:t>Truth emanates from God, the Real and Absolute. True knowledge--as opposed to metaphorical knowledge--always extends backward and roots itself in the Real. In this sense of reaching back to the Real, the point, the circle, the radius, and the spiral are all graphic symbols of truth and knowledge.</w:t>
      </w:r>
      <w:r>
        <w:rPr>
          <w:rFonts w:ascii="Times-Roman" w:eastAsiaTheme="minorHAnsi" w:hAnsi="Times-Roman" w:cs="Times-Roman"/>
          <w:color w:val="222222"/>
          <w14:ligatures w14:val="standardContextual"/>
        </w:rPr>
        <w:t xml:space="preserve"> </w:t>
      </w:r>
      <w:r>
        <w:rPr>
          <w:rFonts w:ascii="Times-Roman" w:eastAsiaTheme="minorHAnsi" w:hAnsi="Times-Roman" w:cs="Times-Roman"/>
          <w:b/>
          <w:bCs/>
          <w:color w:val="222222"/>
          <w14:ligatures w14:val="standardContextual"/>
        </w:rPr>
        <w:t xml:space="preserve">VOLUME 9 </w:t>
      </w:r>
    </w:p>
    <w:p w14:paraId="1955AE2E" w14:textId="1A547E42" w:rsidR="0055573C" w:rsidRDefault="00C0216F" w:rsidP="00E616ED">
      <w:pPr>
        <w:pStyle w:val="ListParagraph"/>
        <w:numPr>
          <w:ilvl w:val="0"/>
          <w:numId w:val="88"/>
        </w:numPr>
        <w:rPr>
          <w:rFonts w:asciiTheme="majorBidi" w:hAnsiTheme="majorBidi" w:cstheme="majorBidi"/>
        </w:rPr>
      </w:pPr>
      <w:r w:rsidRPr="00C0216F">
        <w:rPr>
          <w:rFonts w:asciiTheme="majorBidi" w:hAnsiTheme="majorBidi" w:cstheme="majorBidi"/>
        </w:rPr>
        <w:t xml:space="preserve">Muslim science focused on mathematical symbolism and geometric harmony. There is complete parallelism between numerical and geometric symbolism; they are simply different dimensions of quantification reflecting qualitative norms in the structure of reality. There is nothing arbitrary about the relationships established in mathematics or geometry, nor is such symbolism un-anchored or capricious. Mathematical and geometric patterns organize the structure and architecture of the cosmos and everything in it; it is because they are such a universal part of the design of creation that they may be called “sacred.” </w:t>
      </w:r>
      <w:r w:rsidRPr="00C0216F">
        <w:rPr>
          <w:rFonts w:asciiTheme="majorBidi" w:hAnsiTheme="majorBidi" w:cstheme="majorBidi"/>
          <w:i/>
          <w:iCs/>
        </w:rPr>
        <w:t>In a world of rooted knowledge--as contrasted with un-anchored, metaphorical knowledge--all sciences are sacred in this sense of reflecting the universal design of the cosmos. Study of such quantifications is part of what is meant by God’s command for us to “reflect on what is in the heavens and the earth.”</w:t>
      </w:r>
      <w:r w:rsidRPr="00C0216F">
        <w:rPr>
          <w:rFonts w:asciiTheme="majorBidi" w:hAnsiTheme="majorBidi" w:cstheme="majorBidi"/>
        </w:rPr>
        <w:t xml:space="preserve"> The created universe follows and obeys the patterns of sacred geometry, binary progressions, the even and the odd, the golden ratio, the Mandelbrot fractals, the Tesla code, and other truths of sacred mathematics and geometry, which will be discussed shortly. The notion of sacred quantification is only foreign to a strictly horizontal mindset. Today, few people understand it, and, perhaps, even fewer have sympathy with it, as we are naturally prone to distrust and be hostile to what we do not understand.  </w:t>
      </w:r>
    </w:p>
    <w:p w14:paraId="1E1C3151" w14:textId="14169D0E" w:rsidR="00C0216F" w:rsidRPr="00DD7140" w:rsidRDefault="00DD7140" w:rsidP="00E616ED">
      <w:pPr>
        <w:pStyle w:val="ListParagraph"/>
        <w:numPr>
          <w:ilvl w:val="0"/>
          <w:numId w:val="88"/>
        </w:numPr>
        <w:rPr>
          <w:rFonts w:asciiTheme="majorBidi" w:hAnsiTheme="majorBidi" w:cstheme="majorBidi"/>
        </w:rPr>
      </w:pPr>
      <w:r w:rsidRPr="00DD7140">
        <w:rPr>
          <w:rFonts w:asciiTheme="majorBidi" w:hAnsiTheme="majorBidi" w:cstheme="majorBidi"/>
        </w:rPr>
        <w:t>Scientism is an example of “metaphorical knowledge.” Sound empirical science must not be confused with “scientism,” which is an ideology based on ontological naturalism, which we may define as naïve empiricism which reduces reality only to what the senses can perceive. Scientism holds that real knowledge comes from empirical calculations alone. It is a myopic way of thinking that has been criticized by hosts of contemporary intellectuals, although it still permeates secular education and popular culture.</w:t>
      </w:r>
      <w:r>
        <w:rPr>
          <w:rFonts w:asciiTheme="majorBidi" w:hAnsiTheme="majorBidi" w:cstheme="majorBidi"/>
        </w:rPr>
        <w:t xml:space="preserve"> </w:t>
      </w:r>
      <w:r>
        <w:rPr>
          <w:rFonts w:asciiTheme="majorBidi" w:hAnsiTheme="majorBidi" w:cstheme="majorBidi"/>
          <w:b/>
          <w:bCs/>
        </w:rPr>
        <w:t xml:space="preserve">(Volume 7b) </w:t>
      </w:r>
    </w:p>
    <w:p w14:paraId="3D777B58" w14:textId="25BE9EF5" w:rsidR="00DD7140" w:rsidRDefault="008B3337" w:rsidP="00E616ED">
      <w:pPr>
        <w:pStyle w:val="ListParagraph"/>
        <w:numPr>
          <w:ilvl w:val="0"/>
          <w:numId w:val="88"/>
        </w:numPr>
        <w:rPr>
          <w:rFonts w:asciiTheme="majorBidi" w:hAnsiTheme="majorBidi" w:cstheme="majorBidi"/>
        </w:rPr>
      </w:pPr>
      <w:r w:rsidRPr="008B3337">
        <w:rPr>
          <w:rFonts w:asciiTheme="majorBidi" w:hAnsiTheme="majorBidi" w:cstheme="majorBidi"/>
        </w:rPr>
        <w:t>Ontological origins are discerned primarily by intellect, revelation, theology, and metaphysics. Identifications of such true and principial origins is essential for real as opposed to metaphorical knowledge.</w:t>
      </w:r>
      <w:r>
        <w:rPr>
          <w:rFonts w:asciiTheme="majorBidi" w:hAnsiTheme="majorBidi" w:cstheme="majorBidi"/>
        </w:rPr>
        <w:t xml:space="preserve"> </w:t>
      </w:r>
      <w:r>
        <w:rPr>
          <w:rFonts w:asciiTheme="majorBidi" w:hAnsiTheme="majorBidi" w:cstheme="majorBidi"/>
          <w:b/>
          <w:bCs/>
        </w:rPr>
        <w:t xml:space="preserve">(Volume 7b) </w:t>
      </w:r>
    </w:p>
    <w:p w14:paraId="13CDD173" w14:textId="54A19BDA" w:rsidR="008B3337" w:rsidRPr="008B3337" w:rsidRDefault="008B3337" w:rsidP="00E616ED">
      <w:pPr>
        <w:pStyle w:val="ListParagraph"/>
        <w:numPr>
          <w:ilvl w:val="0"/>
          <w:numId w:val="88"/>
        </w:numPr>
        <w:rPr>
          <w:rFonts w:asciiTheme="majorBidi" w:hAnsiTheme="majorBidi" w:cstheme="majorBidi"/>
        </w:rPr>
      </w:pPr>
      <w:r w:rsidRPr="008B3337">
        <w:rPr>
          <w:rFonts w:asciiTheme="majorBidi" w:hAnsiTheme="majorBidi" w:cstheme="majorBidi"/>
        </w:rPr>
        <w:t xml:space="preserve">It is generally well known that Western civilization received innumerable treasures and gifts from the Islamic world in the form of medicine and experimental science.   From the earliest period, Muslim science was empirical, abstract, quantifiable, testable, and strictly non-mythological.  At the same time, it was profoundly rooted in sound natural philosophy and metaphysics, which enabled it to constitute real as opposed to </w:t>
      </w:r>
      <w:r w:rsidRPr="008B3337">
        <w:rPr>
          <w:rFonts w:asciiTheme="majorBidi" w:hAnsiTheme="majorBidi" w:cstheme="majorBidi"/>
          <w:b/>
          <w:bCs/>
        </w:rPr>
        <w:t>metaphorical</w:t>
      </w:r>
      <w:r w:rsidRPr="008B3337">
        <w:rPr>
          <w:rFonts w:asciiTheme="majorBidi" w:hAnsiTheme="majorBidi" w:cstheme="majorBidi"/>
        </w:rPr>
        <w:t xml:space="preserve"> knowledge.</w:t>
      </w:r>
      <w:r>
        <w:rPr>
          <w:rFonts w:asciiTheme="majorBidi" w:hAnsiTheme="majorBidi" w:cstheme="majorBidi"/>
        </w:rPr>
        <w:t xml:space="preserve"> </w:t>
      </w:r>
      <w:r>
        <w:rPr>
          <w:rFonts w:asciiTheme="majorBidi" w:hAnsiTheme="majorBidi" w:cstheme="majorBidi"/>
          <w:b/>
          <w:bCs/>
        </w:rPr>
        <w:t>Volume 5</w:t>
      </w:r>
    </w:p>
    <w:p w14:paraId="264AB08D" w14:textId="3F5EEF32" w:rsidR="008B3337" w:rsidRDefault="0071610D" w:rsidP="00E616ED">
      <w:pPr>
        <w:pStyle w:val="ListParagraph"/>
        <w:numPr>
          <w:ilvl w:val="0"/>
          <w:numId w:val="88"/>
        </w:numPr>
        <w:rPr>
          <w:rFonts w:asciiTheme="majorBidi" w:hAnsiTheme="majorBidi" w:cstheme="majorBidi"/>
          <w:i/>
          <w:iCs/>
        </w:rPr>
      </w:pPr>
      <w:r w:rsidRPr="0071610D">
        <w:rPr>
          <w:rFonts w:asciiTheme="majorBidi" w:hAnsiTheme="majorBidi" w:cstheme="majorBidi"/>
        </w:rPr>
        <w:t xml:space="preserve">Darwinian evolution in its various forms is linear--just as they assume time to be. As we have seen in the discussion of henology, any presumption of linearity is problematic, and it is especially so in the case of the earth’s history and the evolution of living organisms upon it. </w:t>
      </w:r>
      <w:r w:rsidRPr="0071610D">
        <w:rPr>
          <w:rFonts w:asciiTheme="majorBidi" w:hAnsiTheme="majorBidi" w:cstheme="majorBidi"/>
          <w:i/>
          <w:iCs/>
        </w:rPr>
        <w:t>This is another example of why science cannot be true science and is nothing more than metaphorical knowledge as long as it lacks a sound philosophical and metaphysical base.</w:t>
      </w:r>
      <w:r>
        <w:rPr>
          <w:rFonts w:asciiTheme="majorBidi" w:hAnsiTheme="majorBidi" w:cstheme="majorBidi"/>
          <w:i/>
          <w:iCs/>
        </w:rPr>
        <w:t xml:space="preserve"> </w:t>
      </w:r>
      <w:r>
        <w:rPr>
          <w:rFonts w:asciiTheme="majorBidi" w:hAnsiTheme="majorBidi" w:cstheme="majorBidi"/>
          <w:b/>
          <w:bCs/>
          <w:i/>
          <w:iCs/>
        </w:rPr>
        <w:t xml:space="preserve">(Volume 8) </w:t>
      </w:r>
    </w:p>
    <w:p w14:paraId="20E20700" w14:textId="0B42F96F" w:rsidR="0071610D" w:rsidRPr="00777361" w:rsidRDefault="00777361" w:rsidP="00E616ED">
      <w:pPr>
        <w:pStyle w:val="ListParagraph"/>
        <w:numPr>
          <w:ilvl w:val="0"/>
          <w:numId w:val="88"/>
        </w:numPr>
        <w:rPr>
          <w:rFonts w:asciiTheme="majorBidi" w:hAnsiTheme="majorBidi" w:cstheme="majorBidi"/>
        </w:rPr>
      </w:pPr>
      <w:r w:rsidRPr="00777361">
        <w:rPr>
          <w:rFonts w:asciiTheme="majorBidi" w:hAnsiTheme="majorBidi" w:cstheme="majorBidi"/>
        </w:rPr>
        <w:t xml:space="preserve">We referred to this global ordeal at the beginning of The First Teaching as the “regress-in-progress,” in which we are all now living. The Book seeks to address this “regress-in-progress” effectively and make the reader fully cognizant of the crisis the Seculuar Global Monoculture has engendered, while providing meaningful answers rooted in “the one thing needful” in today’s world and for future generations to come. In this endeavor, the book aims to present a consistently authentic, Traditional worldview rooted in the Corrective Tradition, sound Epistemology, First Principles, universal truths, and ultimate realities that enable us to see through the fogs of distortion and fallacy so that we can exorcize the demons of the present, while awakening our hearts to the great meaning, beauty, and harmony that permeate ourselves, nature, and the universe around us. Such an endeavor offers real alternatives to the purely material definitions of ourselves and our existence that have fragmented our lives and robbed them of meaning, turning us into atomized, alienated, “autonomous” individuals. </w:t>
      </w:r>
      <w:r w:rsidRPr="00777361">
        <w:rPr>
          <w:rFonts w:asciiTheme="majorBidi" w:hAnsiTheme="majorBidi" w:cstheme="majorBidi"/>
          <w:i/>
          <w:iCs/>
        </w:rPr>
        <w:t>In presenting such alternatives, the book attempts to contribute to the work of replacing wrongheadedness with sound judgment and converting metaphorical knowledge into real and truly beneficial knowledge</w:t>
      </w:r>
      <w:r w:rsidRPr="00777361">
        <w:rPr>
          <w:rFonts w:asciiTheme="majorBidi" w:hAnsiTheme="majorBidi" w:cstheme="majorBidi"/>
        </w:rPr>
        <w:t xml:space="preserve">. Only then, will we be able to unravel the knots of the Modern Souls and become truly human once again. </w:t>
      </w:r>
      <w:r w:rsidRPr="00777361">
        <w:rPr>
          <w:rFonts w:asciiTheme="majorBidi" w:hAnsiTheme="majorBidi" w:cstheme="majorBidi"/>
          <w:b/>
          <w:bCs/>
        </w:rPr>
        <w:t xml:space="preserve">Volume 6 </w:t>
      </w:r>
    </w:p>
    <w:p w14:paraId="1C211F26" w14:textId="2887A64E" w:rsidR="00777361" w:rsidRPr="00D04D63" w:rsidRDefault="00D04D63" w:rsidP="00E616ED">
      <w:pPr>
        <w:pStyle w:val="ListParagraph"/>
        <w:numPr>
          <w:ilvl w:val="0"/>
          <w:numId w:val="88"/>
        </w:numPr>
        <w:rPr>
          <w:rFonts w:asciiTheme="majorBidi" w:hAnsiTheme="majorBidi" w:cstheme="majorBidi"/>
        </w:rPr>
      </w:pPr>
      <w:r w:rsidRPr="00D04D63">
        <w:rPr>
          <w:rFonts w:asciiTheme="majorBidi" w:hAnsiTheme="majorBidi" w:cstheme="majorBidi"/>
        </w:rPr>
        <w:t>The notion of “metaphorical” as opposed to “real” knowledge is taken from the Andalusian Saint, scholar, sage, and poet Muḥammad ibn ‘Alī ibn ‘Arabī (d. 638/1240). He taught that whenever we lose sight of God and seek to “explain” one created thing by reference to another created thing, the result is not knowledge but a metaphor for it. “Metaphorical knowledge” is purely two-dimensional and horizontal. It cannot look up to heaven and discover the third dimension that makes sense of everything and enables us to attribute all created things to the Creator. On the contrary, metaphorical knowledge systematically conceals vertical reality from us. Thus, it always veils us from the truth by devising one scheme of “metaphorical knowledge” after another, until, ultimately, we are left with no valid knowledge at all. For Ibn ‘Arabī, such exclusively horizontal knowledge is “wrongheaded” because it is ill-intended, ill-conceived, and misguided from the start. Metaphorical knowledge without verticality can never discover its true roots or lead to valid understanding of either the subject (knower) or the object (thing known), the nature of existence, and the role we must play in this world. Knowledge that is “wrongheaded” and “metaphorical” devises a labyrinth of information without end. Such is our situation today. The more we learn, the less we know. We find ourselves continually unable to understand the information we constantly manufacture. We are unable to navigate this sea of information and extract from it real knowledge in the true sense, which alone would enable us to understand this body of information and bring us immediate and long-term benefit.</w:t>
      </w:r>
      <w:r>
        <w:rPr>
          <w:rFonts w:asciiTheme="majorBidi" w:hAnsiTheme="majorBidi" w:cstheme="majorBidi"/>
        </w:rPr>
        <w:t xml:space="preserve"> </w:t>
      </w:r>
      <w:r>
        <w:rPr>
          <w:rFonts w:asciiTheme="majorBidi" w:hAnsiTheme="majorBidi" w:cstheme="majorBidi"/>
          <w:b/>
          <w:bCs/>
        </w:rPr>
        <w:t>Volume 6</w:t>
      </w:r>
    </w:p>
    <w:p w14:paraId="307E7156" w14:textId="271C2ED1" w:rsidR="00FD1A33" w:rsidRPr="00B63FB8" w:rsidRDefault="00931B62" w:rsidP="00E616ED">
      <w:pPr>
        <w:pStyle w:val="ListParagraph"/>
        <w:numPr>
          <w:ilvl w:val="0"/>
          <w:numId w:val="88"/>
        </w:numPr>
        <w:rPr>
          <w:rFonts w:asciiTheme="majorBidi" w:hAnsiTheme="majorBidi" w:cstheme="majorBidi"/>
        </w:rPr>
      </w:pPr>
      <w:r w:rsidRPr="00931B62">
        <w:rPr>
          <w:rFonts w:asciiTheme="majorBidi" w:hAnsiTheme="majorBidi" w:cstheme="majorBidi"/>
          <w:i/>
          <w:iCs/>
        </w:rPr>
        <w:t>The outward requires the inward; the outward Prophetic law (sharī‘a) requires the inward Prophetic code of ultimate reality (haqīqa); the exoteric requires the esoteric. Physics requires metaphysics, and modern science must be rooted vertically in first principles or it is no science at all. When these links are not established--in any of these cases--we are left with metaphorical knowledge, empty shells, and nothing but empty formalities and formalism</w:t>
      </w:r>
      <w:r w:rsidRPr="00931B62">
        <w:rPr>
          <w:rFonts w:asciiTheme="majorBidi" w:hAnsiTheme="majorBidi" w:cstheme="majorBidi"/>
        </w:rPr>
        <w:t>. In light of the proofs for God based on first principles, experience, and revelation, no knowledge of the cosmos can be anchored and authentic if it fails to relate the universe and the human being to God, who gave it its ontological and cosmological origin. There is a deep intuition in Islam and many traditional teachings and traditions that the aim of knowledge is not the discovery of some unknown which lies in a stil unexplored domain outside the being of the seeker of knowledge himself or herself or beyond the boundaries of the “known.” But our return to the origin of all things is the easiest of all tasks before us because that return lies in the human heart itself as well as in every atom and molecule in the universe. To have a knowledge of things is to know from where they originate and therefore where they ultimately return. It is the re-integration of multiplicity into unity. This is why Islam promotes the approach to God through knowledge and self-purification, which is the inverse of cosmic manifestation, and conforms to the nature of things and their ultimate reality. Creation brings multiplicity into being from unity. The direct knowledge of God that the believer seeks as his or her ultimate goal is the complementary phase: It integrates the particular back into the universal.</w:t>
      </w:r>
      <w:r>
        <w:rPr>
          <w:rFonts w:asciiTheme="majorBidi" w:hAnsiTheme="majorBidi" w:cstheme="majorBidi"/>
        </w:rPr>
        <w:t xml:space="preserve"> </w:t>
      </w:r>
      <w:r>
        <w:rPr>
          <w:rFonts w:asciiTheme="majorBidi" w:hAnsiTheme="majorBidi" w:cstheme="majorBidi"/>
          <w:b/>
          <w:bCs/>
        </w:rPr>
        <w:t xml:space="preserve">Volume 6 </w:t>
      </w:r>
    </w:p>
    <w:p w14:paraId="251056EF" w14:textId="0D956BE5" w:rsidR="00B63FB8" w:rsidRPr="007A4EAB" w:rsidRDefault="00B63FB8" w:rsidP="00E616ED">
      <w:pPr>
        <w:pStyle w:val="ListParagraph"/>
        <w:numPr>
          <w:ilvl w:val="0"/>
          <w:numId w:val="88"/>
        </w:numPr>
        <w:rPr>
          <w:rFonts w:asciiTheme="majorBidi" w:hAnsiTheme="majorBidi" w:cstheme="majorBidi"/>
        </w:rPr>
      </w:pPr>
      <w:r w:rsidRPr="00B63FB8">
        <w:rPr>
          <w:rFonts w:asciiTheme="majorBidi" w:hAnsiTheme="majorBidi" w:cstheme="majorBidi"/>
        </w:rPr>
        <w:t>The expression “metaphorical knowledge” is taken from Ibn al-‘Arabī. For him, to seek knowledge without the aim of finding its roots in God and the nature of existence is wrong-headed. Because it is systematically superficial, it leads to information without end, but that information is always deficient in itself and cannot produce real knowledge because it is cut off from its own reality. It is unrooted knowledge that is not based on first principles and fundamental truths. Instead of ascribing created things to their source, it attributes them to each other in unending circularity. One of the most fundamental teachings of the Qur’ān is that we must not look upon the phenomena of this world as if they were self-sustaining and independent realities. In truth, they are entirely dependent for their existence upon the ultimate reality of God, the One, whose glory they were created to reveal as Signs. Thus, it becomes a type of knowledge that veils human beings from the truth and does not lead them to it. Any science that is not rooted and lacks adequation is metaphorical and not real. The rooting of knowledge constitutes one of the greatest achievements of Muslims in their intellectual history. The expression means to relate all forms of knowledge—sacred and secular—to their common first principles and paradigms so that they may speak to each other and make sense. In the Islamic tradition, knowledge that was not rooted was regarded as wrong-headed and metaphorical, not real and truly beneficial. We live in the Information Age, but this vast information and constantly growing knowledge are anything but rooted. Ironically, it seems that the more we learn, the less we know. The rooting of knowledge ends such intellectual dissonance. It humanizes information and knowledge by enabling thinkers to sort out and master what they learn and not be mastered by it. Few services could be greater for our sacred and secular sciences today than to root them solidly in first principles and well-founded philosophies and metaphysics as Muslims did successfully with the sciences of Late Antiquity over a millennium ago. Sound theological foundations were essential to the task of rooting knowledge in the past and remain so today.</w:t>
      </w:r>
      <w:r>
        <w:rPr>
          <w:rFonts w:asciiTheme="majorBidi" w:hAnsiTheme="majorBidi" w:cstheme="majorBidi"/>
        </w:rPr>
        <w:t xml:space="preserve"> </w:t>
      </w:r>
      <w:r>
        <w:rPr>
          <w:rFonts w:asciiTheme="majorBidi" w:hAnsiTheme="majorBidi" w:cstheme="majorBidi"/>
          <w:b/>
          <w:bCs/>
        </w:rPr>
        <w:t xml:space="preserve">Volume </w:t>
      </w:r>
      <w:r w:rsidR="007A4EAB">
        <w:rPr>
          <w:rFonts w:asciiTheme="majorBidi" w:hAnsiTheme="majorBidi" w:cstheme="majorBidi"/>
          <w:b/>
          <w:bCs/>
        </w:rPr>
        <w:t xml:space="preserve">6 Excerpts </w:t>
      </w:r>
    </w:p>
    <w:p w14:paraId="474DAFD5" w14:textId="77777777" w:rsidR="007A4EAB" w:rsidRPr="00F75A74" w:rsidRDefault="007A4EAB" w:rsidP="00F75A74">
      <w:pPr>
        <w:rPr>
          <w:rFonts w:asciiTheme="majorBidi" w:hAnsiTheme="majorBidi" w:cstheme="majorBidi"/>
        </w:rPr>
      </w:pPr>
    </w:p>
    <w:p w14:paraId="7DCEAFC7" w14:textId="77777777" w:rsidR="00FD1A33" w:rsidRDefault="00FD1A33" w:rsidP="00FD1A33">
      <w:pPr>
        <w:rPr>
          <w:rFonts w:asciiTheme="majorBidi" w:eastAsiaTheme="minorHAnsi" w:hAnsiTheme="majorBidi" w:cstheme="majorBidi"/>
        </w:rPr>
      </w:pPr>
    </w:p>
    <w:p w14:paraId="7D3A66B1" w14:textId="77777777" w:rsidR="00FD1A33" w:rsidRDefault="00FD1A33" w:rsidP="00E616ED">
      <w:pPr>
        <w:pStyle w:val="Heading4"/>
        <w:numPr>
          <w:ilvl w:val="0"/>
          <w:numId w:val="7"/>
        </w:numPr>
        <w:rPr>
          <w:rFonts w:asciiTheme="majorBidi" w:hAnsiTheme="majorBidi"/>
          <w:b/>
          <w:bCs/>
          <w:color w:val="C00000"/>
          <w:sz w:val="28"/>
          <w:szCs w:val="28"/>
        </w:rPr>
      </w:pPr>
      <w:r>
        <w:rPr>
          <w:rFonts w:asciiTheme="majorBidi" w:hAnsiTheme="majorBidi"/>
          <w:b/>
          <w:bCs/>
          <w:color w:val="C00000"/>
          <w:sz w:val="28"/>
          <w:szCs w:val="28"/>
        </w:rPr>
        <w:t xml:space="preserve"> </w:t>
      </w:r>
      <w:r w:rsidRPr="009E75D6">
        <w:rPr>
          <w:rFonts w:asciiTheme="majorBidi" w:hAnsiTheme="majorBidi"/>
          <w:b/>
          <w:bCs/>
          <w:color w:val="C00000"/>
          <w:sz w:val="28"/>
          <w:szCs w:val="28"/>
        </w:rPr>
        <w:t>Muḥammadan</w:t>
      </w:r>
      <w:r w:rsidRPr="009E75D6">
        <w:rPr>
          <w:rFonts w:asciiTheme="majorBidi" w:eastAsiaTheme="minorHAnsi" w:hAnsiTheme="majorBidi"/>
          <w:b/>
          <w:bCs/>
          <w:color w:val="C00000"/>
          <w:sz w:val="28"/>
          <w:szCs w:val="28"/>
        </w:rPr>
        <w:t xml:space="preserve"> Reality</w:t>
      </w:r>
      <w:bookmarkEnd w:id="220"/>
      <w:r w:rsidRPr="009E75D6">
        <w:rPr>
          <w:rFonts w:asciiTheme="majorBidi" w:eastAsiaTheme="minorHAnsi" w:hAnsiTheme="majorBidi"/>
          <w:b/>
          <w:bCs/>
          <w:color w:val="C00000"/>
          <w:sz w:val="28"/>
          <w:szCs w:val="28"/>
        </w:rPr>
        <w:t xml:space="preserve"> (al-</w:t>
      </w:r>
      <w:r w:rsidRPr="009E75D6">
        <w:rPr>
          <w:rFonts w:asciiTheme="majorBidi" w:hAnsiTheme="majorBidi"/>
          <w:b/>
          <w:bCs/>
          <w:color w:val="C00000"/>
          <w:sz w:val="28"/>
          <w:szCs w:val="28"/>
        </w:rPr>
        <w:t>Ḥaqīqa al-Muḥammadiyya</w:t>
      </w:r>
      <w:r w:rsidRPr="009E75D6">
        <w:rPr>
          <w:rFonts w:asciiTheme="majorBidi" w:eastAsiaTheme="minorHAnsi" w:hAnsiTheme="majorBidi"/>
          <w:b/>
          <w:bCs/>
          <w:color w:val="C00000"/>
          <w:sz w:val="28"/>
          <w:szCs w:val="28"/>
        </w:rPr>
        <w:t>) &amp; the Perfect Man (al-Ins</w:t>
      </w:r>
      <w:r w:rsidRPr="009E75D6">
        <w:rPr>
          <w:rFonts w:asciiTheme="majorBidi" w:hAnsiTheme="majorBidi"/>
          <w:b/>
          <w:bCs/>
          <w:color w:val="C00000"/>
          <w:sz w:val="28"/>
          <w:szCs w:val="28"/>
        </w:rPr>
        <w:t>ān al-Kāmil)</w:t>
      </w:r>
    </w:p>
    <w:p w14:paraId="5A276BB7" w14:textId="0E72A191" w:rsidR="00F75A74" w:rsidRDefault="00FD1A33" w:rsidP="00F75A74">
      <w:pPr>
        <w:rPr>
          <w:rFonts w:asciiTheme="majorBidi" w:eastAsiaTheme="minorHAnsi" w:hAnsiTheme="majorBidi" w:cstheme="majorBidi"/>
          <w:b/>
          <w:bCs/>
          <w:i/>
          <w:iCs/>
        </w:rPr>
      </w:pPr>
      <w:r w:rsidRPr="009E75D6">
        <w:rPr>
          <w:rFonts w:asciiTheme="majorBidi" w:eastAsiaTheme="minorHAnsi" w:hAnsiTheme="majorBidi" w:cstheme="majorBidi"/>
          <w:b/>
          <w:bCs/>
          <w:i/>
          <w:iCs/>
        </w:rPr>
        <w:t xml:space="preserve">Henological Ascent &amp; Descent in Terms of the </w:t>
      </w:r>
      <w:r w:rsidRPr="009E75D6">
        <w:rPr>
          <w:rFonts w:asciiTheme="majorBidi" w:hAnsiTheme="majorBidi" w:cstheme="majorBidi"/>
          <w:b/>
          <w:bCs/>
          <w:i/>
          <w:iCs/>
        </w:rPr>
        <w:t>Muḥammadan</w:t>
      </w:r>
      <w:r w:rsidRPr="009E75D6">
        <w:rPr>
          <w:rFonts w:asciiTheme="majorBidi" w:eastAsiaTheme="minorHAnsi" w:hAnsiTheme="majorBidi" w:cstheme="majorBidi"/>
          <w:b/>
          <w:bCs/>
          <w:i/>
          <w:iCs/>
        </w:rPr>
        <w:t xml:space="preserve"> Reality &amp; Perfect M</w:t>
      </w:r>
      <w:r w:rsidR="00F75A74">
        <w:rPr>
          <w:rFonts w:asciiTheme="majorBidi" w:eastAsiaTheme="minorHAnsi" w:hAnsiTheme="majorBidi" w:cstheme="majorBidi"/>
          <w:b/>
          <w:bCs/>
          <w:i/>
          <w:iCs/>
        </w:rPr>
        <w:t>an</w:t>
      </w:r>
    </w:p>
    <w:p w14:paraId="2CA6133E" w14:textId="26C8B305" w:rsidR="00F75A74" w:rsidRDefault="00F75A74" w:rsidP="00E616ED">
      <w:pPr>
        <w:pStyle w:val="ListParagraph"/>
        <w:numPr>
          <w:ilvl w:val="0"/>
          <w:numId w:val="89"/>
        </w:numPr>
        <w:rPr>
          <w:rFonts w:asciiTheme="majorBidi" w:eastAsiaTheme="minorHAnsi" w:hAnsiTheme="majorBidi" w:cstheme="majorBidi"/>
        </w:rPr>
      </w:pPr>
      <w:r w:rsidRPr="00F75A74">
        <w:rPr>
          <w:rFonts w:asciiTheme="majorBidi" w:eastAsiaTheme="minorHAnsi" w:hAnsiTheme="majorBidi" w:cstheme="majorBidi"/>
        </w:rPr>
        <w:t>Looking at the above Platonist perspective from the Akbarian point of view, the Akbarian view focuses upon the Muḥammadan Reality and the Insān al-Kāmil: “He was at a proximity of two bow-lengths or even nearer” (The Star, 53:9).</w:t>
      </w:r>
      <w:r>
        <w:rPr>
          <w:rFonts w:asciiTheme="majorBidi" w:eastAsiaTheme="minorHAnsi" w:hAnsiTheme="majorBidi" w:cstheme="majorBidi"/>
        </w:rPr>
        <w:t xml:space="preserve"> </w:t>
      </w:r>
      <w:r>
        <w:rPr>
          <w:rFonts w:asciiTheme="majorBidi" w:eastAsiaTheme="minorHAnsi" w:hAnsiTheme="majorBidi" w:cstheme="majorBidi"/>
          <w:b/>
          <w:bCs/>
        </w:rPr>
        <w:t xml:space="preserve">(Volume 7b) </w:t>
      </w:r>
    </w:p>
    <w:p w14:paraId="3C5707BF" w14:textId="2766615B" w:rsidR="005C1E33" w:rsidRPr="005C1E33" w:rsidRDefault="005C1E33" w:rsidP="00E616ED">
      <w:pPr>
        <w:pStyle w:val="ListParagraph"/>
        <w:numPr>
          <w:ilvl w:val="0"/>
          <w:numId w:val="89"/>
        </w:numPr>
        <w:rPr>
          <w:rFonts w:asciiTheme="majorBidi" w:eastAsiaTheme="minorHAnsi" w:hAnsiTheme="majorBidi" w:cstheme="majorBidi"/>
        </w:rPr>
      </w:pPr>
      <w:r w:rsidRPr="005C1E33">
        <w:rPr>
          <w:rFonts w:asciiTheme="majorBidi" w:eastAsiaTheme="minorHAnsi" w:hAnsiTheme="majorBidi" w:cstheme="majorBidi"/>
        </w:rPr>
        <w:t xml:space="preserve">The Shaykh al-Akbar identifies the Muḥammadan Reality (al-Ḥaqīqa al-Muḥammadiyya) as the Archetypal point of both the origin of the descent and the point of return of the asent. Dawūd al-Qayṣarī refers to the origin in his commentary on the Fuṣūṣ. He says: </w:t>
      </w:r>
    </w:p>
    <w:p w14:paraId="1DC7F565" w14:textId="462EF109" w:rsidR="00F75A74" w:rsidRPr="005C1E33" w:rsidRDefault="005C1E33" w:rsidP="00E616ED">
      <w:pPr>
        <w:pStyle w:val="ListParagraph"/>
        <w:numPr>
          <w:ilvl w:val="1"/>
          <w:numId w:val="89"/>
        </w:numPr>
        <w:rPr>
          <w:rFonts w:asciiTheme="majorBidi" w:eastAsiaTheme="minorHAnsi" w:hAnsiTheme="majorBidi" w:cstheme="majorBidi"/>
        </w:rPr>
      </w:pPr>
      <w:r w:rsidRPr="005C1E33">
        <w:rPr>
          <w:rFonts w:asciiTheme="majorBidi" w:eastAsiaTheme="minorHAnsi" w:hAnsiTheme="majorBidi" w:cstheme="majorBidi"/>
        </w:rPr>
        <w:t>The first thing to attain individuality (fardiyya) was indeed his immutable archetype, because the first thing that emanated by the holiest emanation from the archetypes was his immutable archetype. Likewise the first thing from the cosmos which was existentiated by the holy emanation in extramental particulars was his sanctified spirit. As he said, “The first thing God created was my light.”</w:t>
      </w:r>
      <w:r>
        <w:rPr>
          <w:rFonts w:asciiTheme="majorBidi" w:eastAsiaTheme="minorHAnsi" w:hAnsiTheme="majorBidi" w:cstheme="majorBidi"/>
        </w:rPr>
        <w:t xml:space="preserve">  (</w:t>
      </w:r>
      <w:r>
        <w:rPr>
          <w:rFonts w:asciiTheme="majorBidi" w:eastAsiaTheme="minorHAnsi" w:hAnsiTheme="majorBidi" w:cstheme="majorBidi"/>
          <w:b/>
          <w:bCs/>
        </w:rPr>
        <w:t>Volume 7b)</w:t>
      </w:r>
    </w:p>
    <w:p w14:paraId="53AF1DC9" w14:textId="4BAA2A28" w:rsidR="005C1E33" w:rsidRPr="005C1E33" w:rsidRDefault="005C1E33" w:rsidP="00E616ED">
      <w:pPr>
        <w:pStyle w:val="ListParagraph"/>
        <w:numPr>
          <w:ilvl w:val="0"/>
          <w:numId w:val="89"/>
        </w:numPr>
        <w:rPr>
          <w:rFonts w:asciiTheme="majorBidi" w:eastAsiaTheme="minorHAnsi" w:hAnsiTheme="majorBidi" w:cstheme="majorBidi"/>
        </w:rPr>
      </w:pPr>
      <w:r w:rsidRPr="005C1E33">
        <w:rPr>
          <w:rFonts w:asciiTheme="majorBidi" w:eastAsiaTheme="minorHAnsi" w:hAnsiTheme="majorBidi" w:cstheme="majorBidi"/>
        </w:rPr>
        <w:t>This Archetypical Light manifests itself in place and time in the historical personage of the Prophet Muḥammad, where it is referred to not as the Muḥammadan Reality but as the Perfect Man (al-Insān al-Kāmil). The Perfect Man has “descended” through all the degrees of ontological reality. In history, the Perfect Man “unifies” the multiple planes of being, of which the corporeal world is only an image and an instantiation.</w:t>
      </w:r>
      <w:r>
        <w:rPr>
          <w:rFonts w:asciiTheme="majorBidi" w:eastAsiaTheme="minorHAnsi" w:hAnsiTheme="majorBidi" w:cstheme="majorBidi"/>
          <w:b/>
          <w:bCs/>
        </w:rPr>
        <w:t>Volume 7b</w:t>
      </w:r>
    </w:p>
    <w:p w14:paraId="115B25B0" w14:textId="65A13AA8" w:rsidR="00E93309" w:rsidRPr="00E93309" w:rsidRDefault="00E93309" w:rsidP="00E616ED">
      <w:pPr>
        <w:pStyle w:val="ListParagraph"/>
        <w:numPr>
          <w:ilvl w:val="0"/>
          <w:numId w:val="89"/>
        </w:numPr>
        <w:rPr>
          <w:rFonts w:asciiTheme="majorBidi" w:eastAsiaTheme="minorHAnsi" w:hAnsiTheme="majorBidi" w:cstheme="majorBidi"/>
        </w:rPr>
      </w:pPr>
      <w:r>
        <w:rPr>
          <w:rFonts w:asciiTheme="majorBidi" w:eastAsiaTheme="minorHAnsi" w:hAnsiTheme="majorBidi" w:cstheme="majorBidi"/>
        </w:rPr>
        <w:t>T</w:t>
      </w:r>
      <w:r w:rsidRPr="00E93309">
        <w:rPr>
          <w:rFonts w:asciiTheme="majorBidi" w:eastAsiaTheme="minorHAnsi" w:hAnsiTheme="majorBidi" w:cstheme="majorBidi"/>
        </w:rPr>
        <w:t>he Perfect Man is the fifth of the Divine Presences (al-Ḥaḍrāt), embodying in himself the four prior Presences:</w:t>
      </w:r>
    </w:p>
    <w:p w14:paraId="70C199EA" w14:textId="7FF5EA9B" w:rsidR="00E93309" w:rsidRPr="00E93309" w:rsidRDefault="00E93309" w:rsidP="00E616ED">
      <w:pPr>
        <w:pStyle w:val="ListParagraph"/>
        <w:numPr>
          <w:ilvl w:val="1"/>
          <w:numId w:val="89"/>
        </w:numPr>
        <w:rPr>
          <w:rFonts w:asciiTheme="majorBidi" w:eastAsiaTheme="minorHAnsi" w:hAnsiTheme="majorBidi" w:cstheme="majorBidi"/>
        </w:rPr>
      </w:pPr>
      <w:r w:rsidRPr="00E93309">
        <w:rPr>
          <w:rFonts w:asciiTheme="majorBidi" w:eastAsiaTheme="minorHAnsi" w:hAnsiTheme="majorBidi" w:cstheme="majorBidi"/>
        </w:rPr>
        <w:t>The Permanent Archetypes (al-Aʿyān al-Thābita), of which the Muḥammadan Reality is the first.</w:t>
      </w:r>
    </w:p>
    <w:p w14:paraId="0D2AF470" w14:textId="77777777" w:rsidR="00E93309" w:rsidRDefault="00E93309" w:rsidP="00E616ED">
      <w:pPr>
        <w:pStyle w:val="ListParagraph"/>
        <w:numPr>
          <w:ilvl w:val="1"/>
          <w:numId w:val="89"/>
        </w:numPr>
        <w:rPr>
          <w:rFonts w:asciiTheme="majorBidi" w:eastAsiaTheme="minorHAnsi" w:hAnsiTheme="majorBidi" w:cstheme="majorBidi"/>
        </w:rPr>
      </w:pPr>
      <w:r w:rsidRPr="00E93309">
        <w:rPr>
          <w:rFonts w:asciiTheme="majorBidi" w:eastAsiaTheme="minorHAnsi" w:hAnsiTheme="majorBidi" w:cstheme="majorBidi"/>
        </w:rPr>
        <w:t>The Spirits.</w:t>
      </w:r>
    </w:p>
    <w:p w14:paraId="51E17ABA" w14:textId="77777777" w:rsidR="00E93309" w:rsidRDefault="00E93309" w:rsidP="00E616ED">
      <w:pPr>
        <w:pStyle w:val="ListParagraph"/>
        <w:numPr>
          <w:ilvl w:val="1"/>
          <w:numId w:val="89"/>
        </w:numPr>
        <w:rPr>
          <w:rFonts w:asciiTheme="majorBidi" w:eastAsiaTheme="minorHAnsi" w:hAnsiTheme="majorBidi" w:cstheme="majorBidi"/>
        </w:rPr>
      </w:pPr>
      <w:r w:rsidRPr="00E93309">
        <w:rPr>
          <w:rFonts w:asciiTheme="majorBidi" w:eastAsiaTheme="minorHAnsi" w:hAnsiTheme="majorBidi" w:cstheme="majorBidi"/>
        </w:rPr>
        <w:t>The Imagination.</w:t>
      </w:r>
    </w:p>
    <w:p w14:paraId="1F66803E" w14:textId="124A9276" w:rsidR="005C1E33" w:rsidRDefault="00E93309" w:rsidP="00E616ED">
      <w:pPr>
        <w:pStyle w:val="ListParagraph"/>
        <w:numPr>
          <w:ilvl w:val="1"/>
          <w:numId w:val="89"/>
        </w:numPr>
        <w:rPr>
          <w:rFonts w:asciiTheme="majorBidi" w:eastAsiaTheme="minorHAnsi" w:hAnsiTheme="majorBidi" w:cstheme="majorBidi"/>
        </w:rPr>
      </w:pPr>
      <w:r w:rsidRPr="00E93309">
        <w:rPr>
          <w:rFonts w:asciiTheme="majorBidi" w:eastAsiaTheme="minorHAnsi" w:hAnsiTheme="majorBidi" w:cstheme="majorBidi"/>
        </w:rPr>
        <w:t>Material Existence.</w:t>
      </w:r>
    </w:p>
    <w:p w14:paraId="0E8FF648" w14:textId="6409B30F" w:rsidR="00DA0DA1" w:rsidRPr="00DA0DA1" w:rsidRDefault="00DA0DA1" w:rsidP="00E616ED">
      <w:pPr>
        <w:pStyle w:val="ListParagraph"/>
        <w:numPr>
          <w:ilvl w:val="0"/>
          <w:numId w:val="89"/>
        </w:numPr>
        <w:rPr>
          <w:rFonts w:asciiTheme="majorBidi" w:eastAsiaTheme="minorHAnsi" w:hAnsiTheme="majorBidi" w:cstheme="majorBidi"/>
        </w:rPr>
      </w:pPr>
      <w:r w:rsidRPr="00DA0DA1">
        <w:rPr>
          <w:rFonts w:asciiTheme="majorBidi" w:eastAsiaTheme="minorHAnsi" w:hAnsiTheme="majorBidi" w:cstheme="majorBidi"/>
        </w:rPr>
        <w:t>The natural world subsists as things-known in God’s eternal Knowledge. In their Archetypical Being, they are branches of the first Determination, namely the Immutable Archetype of the Muḥammadan Reality. When these archetypes “smell the fragrance of Being,” in the sense of being made concrete, that is, when ontological posteriority is manifested as through the weeping of the palm trunk in the Prophet’s Mosque, the salutations of the stones to him in Mecca, and the love of Mount Uḥud for him and the believers. Just as the Immutable Archetypes are particularizations of al-Ḥaqīqa al-Muḥammadiyya, so too is the natural world made up of manifold particularizations of the Perfect Man (al-Insān al-Kāmil).</w:t>
      </w:r>
      <w:r>
        <w:rPr>
          <w:rFonts w:asciiTheme="majorBidi" w:eastAsiaTheme="minorHAnsi" w:hAnsiTheme="majorBidi" w:cstheme="majorBidi"/>
        </w:rPr>
        <w:t xml:space="preserve"> </w:t>
      </w:r>
      <w:r>
        <w:rPr>
          <w:rFonts w:asciiTheme="majorBidi" w:eastAsiaTheme="minorHAnsi" w:hAnsiTheme="majorBidi" w:cstheme="majorBidi"/>
          <w:b/>
          <w:bCs/>
        </w:rPr>
        <w:t>Volume 7b</w:t>
      </w:r>
    </w:p>
    <w:p w14:paraId="6F05E8F1" w14:textId="0C9F2D9C" w:rsidR="00DA0DA1" w:rsidRPr="00DE548D" w:rsidRDefault="00DE548D" w:rsidP="00E616ED">
      <w:pPr>
        <w:pStyle w:val="ListParagraph"/>
        <w:numPr>
          <w:ilvl w:val="0"/>
          <w:numId w:val="89"/>
        </w:numPr>
        <w:rPr>
          <w:rFonts w:asciiTheme="majorBidi" w:eastAsiaTheme="minorHAnsi" w:hAnsiTheme="majorBidi" w:cstheme="majorBidi"/>
        </w:rPr>
      </w:pPr>
      <w:r w:rsidRPr="00DE548D">
        <w:rPr>
          <w:rFonts w:asciiTheme="majorBidi" w:eastAsiaTheme="minorHAnsi" w:hAnsiTheme="majorBidi" w:cstheme="majorBidi"/>
        </w:rPr>
        <w:t xml:space="preserve">The pure being of “Absolute Being” means that it is an “existence” unconditioned by being determined by qualifications (muṭlaq al-qayd). WHAT IS BEYOND BEING This is precisely what “beyond being” denotes in the Platonic tradition. Thus, the Akbarian tradition speaks of the Absolute in Itself, rather than in terms of a unity that excludes all determination. God is muta‘ayyin in Himself. For He is Himself, and He is not the world. But this ta‘ayyun does not represent anything analogous to the individuation of any finite being, since all of our examples of individuation involve the individuation of an essence or property that is distinct from the individuated thing itself, whereas there is nothing that is prior to or with God. This is God as al-Aḥadiyya (exclusive Unity), the absolute principle of unity, which according to al-Qayṣarī, is the essence of “existence” (ḥaqīqat al-wujūd) in itself. The “first determination” (al-ta‘ayyun al-awwal) is al-waḥda (determinate unity), the unified principle of the emergence of multiplicity upon which the unfolding of creation depends. </w:t>
      </w:r>
      <w:r w:rsidRPr="00DE548D">
        <w:rPr>
          <w:rFonts w:asciiTheme="majorBidi" w:eastAsiaTheme="minorHAnsi" w:hAnsiTheme="majorBidi" w:cstheme="majorBidi"/>
          <w:i/>
          <w:iCs/>
        </w:rPr>
        <w:t>It is evidently also acounted for in terms of unity, as the first finite determination of the infinite Divine plenitude such that we might capture its meta-principial intellgible unity in the term “infity-limit” and indeed, it is the most perfect determination possible, namely of al-ḥaqīqa al-Muḥammadiyya (the Muḥammadan Reality</w:t>
      </w:r>
      <w:r w:rsidRPr="00DE548D">
        <w:rPr>
          <w:rFonts w:asciiTheme="majorBidi" w:eastAsiaTheme="minorHAnsi" w:hAnsiTheme="majorBidi" w:cstheme="majorBidi"/>
        </w:rPr>
        <w:t>). The second determination is al-Wāḥidiyya (unified multiplicity) and represents the actual distinct emergence of the specific principles of all subsequent multiplicity, namely, the Immutable Archetypes as images of the Divine Names. in the Akbarian tradition, even created reality is defined in terms of henological participation. Mulla Fenari &amp; the Single Principle of Unity: Mulla Fenari states: “The world” is the very fact of all multiplicitous phenomena being rendered intelligible within a single principle of unity.</w:t>
      </w:r>
      <w:r>
        <w:rPr>
          <w:rFonts w:asciiTheme="majorBidi" w:eastAsiaTheme="minorHAnsi" w:hAnsiTheme="majorBidi" w:cstheme="majorBidi"/>
        </w:rPr>
        <w:t xml:space="preserve">  </w:t>
      </w:r>
      <w:r>
        <w:rPr>
          <w:rFonts w:asciiTheme="majorBidi" w:eastAsiaTheme="minorHAnsi" w:hAnsiTheme="majorBidi" w:cstheme="majorBidi"/>
          <w:b/>
          <w:bCs/>
        </w:rPr>
        <w:t xml:space="preserve">Volume 9 </w:t>
      </w:r>
    </w:p>
    <w:p w14:paraId="7CA6144D" w14:textId="0D062E4F" w:rsidR="007860EE" w:rsidRPr="00362358" w:rsidRDefault="007860EE" w:rsidP="00E616ED">
      <w:pPr>
        <w:pStyle w:val="ListParagraph"/>
        <w:numPr>
          <w:ilvl w:val="0"/>
          <w:numId w:val="89"/>
        </w:numPr>
        <w:rPr>
          <w:rFonts w:asciiTheme="majorBidi" w:eastAsiaTheme="minorHAnsi" w:hAnsiTheme="majorBidi" w:cstheme="majorBidi"/>
        </w:rPr>
      </w:pPr>
      <w:r w:rsidRPr="007860EE">
        <w:rPr>
          <w:rFonts w:asciiTheme="majorBidi" w:eastAsiaTheme="minorHAnsi" w:hAnsiTheme="majorBidi" w:cstheme="majorBidi"/>
        </w:rPr>
        <w:t>The golden sequence begins with mathematical zero (0), which represents nothingness and the negation of all quantity and multiplicity. Metaphysically, zero--especially in the golden series--represents the first level of being: the “presence of God’s exclusive oneness” (ḥaḍrat aḥadiyya), which excludes all quantity, multiplicity, and creation. At this first level of being, God reveals Himself as “the One and Absolute” (al-Aḥad), and the uncreated cosmos lies dormant in nothingness. Next comes the initial number one (1) and with it, the second level of existence, which brings creation to the threshold of being. This is called the “presence of God’s inclusive oneness” (ḥaḍrat wāḥidiyya), in which God manifests Himself as “the One” (al-Wāḥid), which is where creation and multiplicity begin. Then the number one (1) is repeated a second time, which represents the third level of existence--the first creative act--which brings forth the most perfect of all entities, implicitly including in it all that will unfold in the infinite potentialities of all-possibility unto eternity. In Islamic metaphysics, this first perfect and comprehensive creation is called “the Muḥammadan light” (al-nūr al-Muḥammadī) or “the Muḥammadan reality” (al-ḥaqīqa al-Muḥammadiyya).</w:t>
      </w:r>
      <w:r>
        <w:rPr>
          <w:rFonts w:asciiTheme="majorBidi" w:eastAsiaTheme="minorHAnsi" w:hAnsiTheme="majorBidi" w:cstheme="majorBidi"/>
        </w:rPr>
        <w:t xml:space="preserve"> </w:t>
      </w:r>
      <w:r>
        <w:rPr>
          <w:rFonts w:asciiTheme="majorBidi" w:eastAsiaTheme="minorHAnsi" w:hAnsiTheme="majorBidi" w:cstheme="majorBidi"/>
          <w:b/>
          <w:bCs/>
        </w:rPr>
        <w:t xml:space="preserve">Volume 9 </w:t>
      </w:r>
    </w:p>
    <w:p w14:paraId="2657BC17" w14:textId="77777777" w:rsidR="00FD1A33" w:rsidRDefault="00FD1A33" w:rsidP="00FD1A33">
      <w:pPr>
        <w:rPr>
          <w:rFonts w:asciiTheme="majorBidi" w:eastAsiaTheme="minorHAnsi" w:hAnsiTheme="majorBidi" w:cstheme="majorBidi"/>
        </w:rPr>
      </w:pPr>
    </w:p>
    <w:p w14:paraId="0ED77462" w14:textId="56F93CCF" w:rsidR="00FD1A33" w:rsidRPr="002E1698" w:rsidRDefault="00FD1A33" w:rsidP="00E616ED">
      <w:pPr>
        <w:pStyle w:val="Heading4"/>
        <w:numPr>
          <w:ilvl w:val="0"/>
          <w:numId w:val="7"/>
        </w:numPr>
        <w:rPr>
          <w:rFonts w:asciiTheme="majorBidi" w:hAnsiTheme="majorBidi"/>
          <w:b/>
          <w:bCs/>
          <w:color w:val="C00000"/>
          <w:sz w:val="28"/>
          <w:szCs w:val="28"/>
        </w:rPr>
      </w:pPr>
      <w:r>
        <w:rPr>
          <w:rFonts w:asciiTheme="majorBidi" w:hAnsiTheme="majorBidi"/>
          <w:b/>
          <w:bCs/>
          <w:color w:val="C00000"/>
          <w:sz w:val="28"/>
          <w:szCs w:val="28"/>
        </w:rPr>
        <w:t xml:space="preserve"> </w:t>
      </w:r>
      <w:commentRangeStart w:id="221"/>
      <w:r w:rsidRPr="002E1698">
        <w:rPr>
          <w:rFonts w:asciiTheme="majorBidi" w:hAnsiTheme="majorBidi"/>
          <w:b/>
          <w:bCs/>
          <w:color w:val="C00000"/>
          <w:sz w:val="28"/>
          <w:szCs w:val="28"/>
        </w:rPr>
        <w:t>Providence &amp; Foreordination (al-Qaḍā’ wa al-Qadar)</w:t>
      </w:r>
      <w:r w:rsidR="00362358">
        <w:rPr>
          <w:rFonts w:asciiTheme="majorBidi" w:hAnsiTheme="majorBidi"/>
          <w:b/>
          <w:bCs/>
          <w:color w:val="C00000"/>
          <w:sz w:val="28"/>
          <w:szCs w:val="28"/>
        </w:rPr>
        <w:t xml:space="preserve">  </w:t>
      </w:r>
      <w:commentRangeEnd w:id="221"/>
      <w:r w:rsidR="00191013" w:rsidRPr="002E1698">
        <w:rPr>
          <w:rStyle w:val="CommentReference"/>
          <w:rFonts w:asciiTheme="majorBidi" w:hAnsiTheme="majorBidi"/>
          <w:b/>
          <w:bCs/>
          <w:color w:val="C00000"/>
          <w:sz w:val="28"/>
          <w:szCs w:val="28"/>
        </w:rPr>
        <w:commentReference w:id="221"/>
      </w:r>
    </w:p>
    <w:p w14:paraId="06B944EE" w14:textId="7A58CC2F" w:rsidR="00A22A16" w:rsidRPr="00044B55" w:rsidRDefault="00A22A16" w:rsidP="00E616ED">
      <w:pPr>
        <w:pStyle w:val="ListParagraph"/>
        <w:numPr>
          <w:ilvl w:val="0"/>
          <w:numId w:val="90"/>
        </w:numPr>
        <w:rPr>
          <w:rFonts w:asciiTheme="majorBidi" w:hAnsiTheme="majorBidi" w:cstheme="majorBidi"/>
        </w:rPr>
      </w:pPr>
      <w:r w:rsidRPr="00A22A16">
        <w:rPr>
          <w:rFonts w:asciiTheme="majorBidi" w:hAnsiTheme="majorBidi" w:cstheme="majorBidi"/>
        </w:rPr>
        <w:t xml:space="preserve">Providence and Foreordination in English refer to the Arabic al-Qaḍā’ wa al-Qadar. Providence generally has a positive and hopeful ring, but that is not always the case with the word Foreordination, which may readily bring to mind other related expressions like “Predestination,” “Predetermination,” “the Decree,” “and Destiny”—especially when linked to Free Will, Good, and Evil. These words often bring to the mind notions of a rigidly deterministic doctrine that denies human volition. We will discussion the Arabic words al-Qaḍā’ and al-Qadar in fuller detail in Volume Eleven in our treatment of Providence, God’s Foreordination of Good and Evil, and Human Free Will. As we will see there, the doctrine of Foreordination in Islam insists firmly upon a distinctive middle ground that allows both for God’s Wisdom, Omniscience, Infinite Will, and Absolute Power, on the one hand, while, on the other, fully affirming human Free Will and the validity of choice and personal decision in voluntary actions. All Muslim Schools of Divinity—despite their significant internal differences—agree in regarding blind Predestination (al-Jabr) as disbelief and utterly incompatible with Prophetic Revelation. But they also hold a similarly negative view of its doctrinal contrary, absolute Free Will (al-Qadar), which in the history of Islamic Heresies asserted that Human Beings possess such unqualified freedom of will that they have the capacity to “create” their volitional acts independent of God’s direct intervention. This doctrine of unqualified “Free Will” was also categorically rejected by the overwhelming majority of Muslim Scholars as heretical because it implicitly denies God’s Omniscience, Will, and Power as regards Good and Evil and the reality of Human Choice. </w:t>
      </w:r>
      <w:r w:rsidR="00044B55" w:rsidRPr="00044B55">
        <w:rPr>
          <w:rFonts w:asciiTheme="majorBidi" w:hAnsiTheme="majorBidi" w:cstheme="majorBidi"/>
          <w:b/>
          <w:bCs/>
        </w:rPr>
        <w:t>(</w:t>
      </w:r>
      <w:r w:rsidR="00044B55">
        <w:rPr>
          <w:rFonts w:asciiTheme="majorBidi" w:hAnsiTheme="majorBidi" w:cstheme="majorBidi"/>
          <w:b/>
          <w:bCs/>
        </w:rPr>
        <w:t>Volume 12)</w:t>
      </w:r>
    </w:p>
    <w:p w14:paraId="3AB4FECD" w14:textId="6924C321" w:rsidR="00044B55" w:rsidRPr="0074237F" w:rsidRDefault="0074237F" w:rsidP="00E616ED">
      <w:pPr>
        <w:pStyle w:val="ListParagraph"/>
        <w:numPr>
          <w:ilvl w:val="0"/>
          <w:numId w:val="90"/>
        </w:numPr>
        <w:rPr>
          <w:rFonts w:asciiTheme="majorBidi" w:hAnsiTheme="majorBidi" w:cstheme="majorBidi"/>
        </w:rPr>
      </w:pPr>
      <w:r w:rsidRPr="0074237F">
        <w:rPr>
          <w:rFonts w:asciiTheme="majorBidi" w:hAnsiTheme="majorBidi" w:cstheme="majorBidi"/>
        </w:rPr>
        <w:t>God knew in His eternal foreknowledge that some of the Children of Adam would be felicitous and others would be infelicitous, and this decree was not altered in God’s presence. Thus, there had to be an “opener” (fātiḥ) to open each of the “two handfuls” (al-qabḍatayn): the “handful of felicity” and the “handful of infelicity.” Moreover, in the Garden of Eden, Adam had been in an abode where there was no imposition of moral agency (taklīf) as there would be on earth and, consequently, no spiritual elevation (taraqqī) through good deeds. It was, however, Iblīs through his “fall” who opened the “handful of wretchedness” (qabḍa al-shaqāwa), while it was Adam who opened the “handful of felicity” (qabḍa al-sa‘āda) by his “fall.” Thus, Iblīs is the infelicitous (al-shaqī), while Adam is the felicitous (al-sa‘īd), as are all of his children who follow in his footsteps by acknowledgement of wrongdoing and turning back to God in repentance (tawba). Adam said, and his believing children are directed to say in imitation of him: “Our Lord, we oppressed ourselves and if You do not forgive us and show us mercy we will surely be among the losers” (The Heights, 7:23). Adam knew this was divine decree and destiny (al-qaḍā’ wa al-qadar). Yet, in adab and humility, he still attributed the fault to himself so that his children would know what to do in similar situations.</w:t>
      </w:r>
      <w:r>
        <w:rPr>
          <w:rFonts w:asciiTheme="majorBidi" w:hAnsiTheme="majorBidi" w:cstheme="majorBidi"/>
        </w:rPr>
        <w:t xml:space="preserve"> </w:t>
      </w:r>
      <w:r w:rsidRPr="0074237F">
        <w:rPr>
          <w:rFonts w:asciiTheme="majorBidi" w:hAnsiTheme="majorBidi" w:cstheme="majorBidi"/>
          <w:b/>
          <w:bCs/>
        </w:rPr>
        <w:t>(Volume 13</w:t>
      </w:r>
      <w:r>
        <w:rPr>
          <w:rFonts w:asciiTheme="majorBidi" w:hAnsiTheme="majorBidi" w:cstheme="majorBidi"/>
          <w:b/>
          <w:bCs/>
        </w:rPr>
        <w:t>)</w:t>
      </w:r>
    </w:p>
    <w:p w14:paraId="1B458A37" w14:textId="77777777" w:rsidR="00660DDB" w:rsidRPr="00660DDB" w:rsidRDefault="00660DDB" w:rsidP="00E616ED">
      <w:pPr>
        <w:pStyle w:val="ListParagraph"/>
        <w:numPr>
          <w:ilvl w:val="0"/>
          <w:numId w:val="90"/>
        </w:numPr>
        <w:rPr>
          <w:rFonts w:asciiTheme="majorBidi" w:hAnsiTheme="majorBidi" w:cstheme="majorBidi"/>
        </w:rPr>
      </w:pPr>
      <w:r w:rsidRPr="00660DDB">
        <w:rPr>
          <w:rFonts w:asciiTheme="majorBidi" w:hAnsiTheme="majorBidi" w:cstheme="majorBidi"/>
        </w:rPr>
        <w:t>The six Buttresses of Prophetic credence as established by Islam’s two-part testimony of faith are belief in:</w:t>
      </w:r>
    </w:p>
    <w:p w14:paraId="55D41E2C" w14:textId="77777777" w:rsidR="00660DDB" w:rsidRPr="00660DDB" w:rsidRDefault="00660DDB" w:rsidP="00E616ED">
      <w:pPr>
        <w:pStyle w:val="ListParagraph"/>
        <w:numPr>
          <w:ilvl w:val="0"/>
          <w:numId w:val="90"/>
        </w:numPr>
        <w:rPr>
          <w:rFonts w:asciiTheme="majorBidi" w:hAnsiTheme="majorBidi" w:cstheme="majorBidi"/>
        </w:rPr>
      </w:pPr>
    </w:p>
    <w:p w14:paraId="45964EAF" w14:textId="77777777" w:rsidR="00660DDB" w:rsidRPr="00660DDB" w:rsidRDefault="00660DDB" w:rsidP="00E616ED">
      <w:pPr>
        <w:pStyle w:val="ListParagraph"/>
        <w:numPr>
          <w:ilvl w:val="0"/>
          <w:numId w:val="90"/>
        </w:numPr>
        <w:rPr>
          <w:rFonts w:asciiTheme="majorBidi" w:hAnsiTheme="majorBidi" w:cstheme="majorBidi"/>
        </w:rPr>
      </w:pPr>
      <w:r w:rsidRPr="00660DDB">
        <w:rPr>
          <w:rFonts w:asciiTheme="majorBidi" w:hAnsiTheme="majorBidi" w:cstheme="majorBidi"/>
        </w:rPr>
        <w:tab/>
        <w:t>•</w:t>
      </w:r>
      <w:r w:rsidRPr="00660DDB">
        <w:rPr>
          <w:rFonts w:asciiTheme="majorBidi" w:hAnsiTheme="majorBidi" w:cstheme="majorBidi"/>
        </w:rPr>
        <w:tab/>
        <w:t>God</w:t>
      </w:r>
    </w:p>
    <w:p w14:paraId="32555B1A" w14:textId="77777777" w:rsidR="00660DDB" w:rsidRPr="00660DDB" w:rsidRDefault="00660DDB" w:rsidP="00E616ED">
      <w:pPr>
        <w:pStyle w:val="ListParagraph"/>
        <w:numPr>
          <w:ilvl w:val="0"/>
          <w:numId w:val="90"/>
        </w:numPr>
        <w:rPr>
          <w:rFonts w:asciiTheme="majorBidi" w:hAnsiTheme="majorBidi" w:cstheme="majorBidi"/>
        </w:rPr>
      </w:pPr>
      <w:r w:rsidRPr="00660DDB">
        <w:rPr>
          <w:rFonts w:asciiTheme="majorBidi" w:hAnsiTheme="majorBidi" w:cstheme="majorBidi"/>
        </w:rPr>
        <w:tab/>
        <w:t>•</w:t>
      </w:r>
      <w:r w:rsidRPr="00660DDB">
        <w:rPr>
          <w:rFonts w:asciiTheme="majorBidi" w:hAnsiTheme="majorBidi" w:cstheme="majorBidi"/>
        </w:rPr>
        <w:tab/>
        <w:t>The Angels</w:t>
      </w:r>
    </w:p>
    <w:p w14:paraId="0F94D1E2" w14:textId="77777777" w:rsidR="00660DDB" w:rsidRPr="00660DDB" w:rsidRDefault="00660DDB" w:rsidP="00E616ED">
      <w:pPr>
        <w:pStyle w:val="ListParagraph"/>
        <w:numPr>
          <w:ilvl w:val="0"/>
          <w:numId w:val="90"/>
        </w:numPr>
        <w:rPr>
          <w:rFonts w:asciiTheme="majorBidi" w:hAnsiTheme="majorBidi" w:cstheme="majorBidi"/>
        </w:rPr>
      </w:pPr>
      <w:r w:rsidRPr="00660DDB">
        <w:rPr>
          <w:rFonts w:asciiTheme="majorBidi" w:hAnsiTheme="majorBidi" w:cstheme="majorBidi"/>
        </w:rPr>
        <w:tab/>
        <w:t>•</w:t>
      </w:r>
      <w:r w:rsidRPr="00660DDB">
        <w:rPr>
          <w:rFonts w:asciiTheme="majorBidi" w:hAnsiTheme="majorBidi" w:cstheme="majorBidi"/>
        </w:rPr>
        <w:tab/>
        <w:t>The Revealed Books</w:t>
      </w:r>
    </w:p>
    <w:p w14:paraId="5B4491FB" w14:textId="77777777" w:rsidR="00660DDB" w:rsidRPr="00660DDB" w:rsidRDefault="00660DDB" w:rsidP="00E616ED">
      <w:pPr>
        <w:pStyle w:val="ListParagraph"/>
        <w:numPr>
          <w:ilvl w:val="0"/>
          <w:numId w:val="90"/>
        </w:numPr>
        <w:rPr>
          <w:rFonts w:asciiTheme="majorBidi" w:hAnsiTheme="majorBidi" w:cstheme="majorBidi"/>
        </w:rPr>
      </w:pPr>
      <w:r w:rsidRPr="00660DDB">
        <w:rPr>
          <w:rFonts w:asciiTheme="majorBidi" w:hAnsiTheme="majorBidi" w:cstheme="majorBidi"/>
        </w:rPr>
        <w:tab/>
        <w:t>•</w:t>
      </w:r>
      <w:r w:rsidRPr="00660DDB">
        <w:rPr>
          <w:rFonts w:asciiTheme="majorBidi" w:hAnsiTheme="majorBidi" w:cstheme="majorBidi"/>
        </w:rPr>
        <w:tab/>
        <w:t>The Prophet-Messengers</w:t>
      </w:r>
    </w:p>
    <w:p w14:paraId="70A143F0" w14:textId="77777777" w:rsidR="00660DDB" w:rsidRPr="00660DDB" w:rsidRDefault="00660DDB" w:rsidP="00E616ED">
      <w:pPr>
        <w:pStyle w:val="ListParagraph"/>
        <w:numPr>
          <w:ilvl w:val="0"/>
          <w:numId w:val="90"/>
        </w:numPr>
        <w:rPr>
          <w:rFonts w:asciiTheme="majorBidi" w:hAnsiTheme="majorBidi" w:cstheme="majorBidi"/>
        </w:rPr>
      </w:pPr>
      <w:r w:rsidRPr="00660DDB">
        <w:rPr>
          <w:rFonts w:asciiTheme="majorBidi" w:hAnsiTheme="majorBidi" w:cstheme="majorBidi"/>
        </w:rPr>
        <w:tab/>
        <w:t>•</w:t>
      </w:r>
      <w:r w:rsidRPr="00660DDB">
        <w:rPr>
          <w:rFonts w:asciiTheme="majorBidi" w:hAnsiTheme="majorBidi" w:cstheme="majorBidi"/>
        </w:rPr>
        <w:tab/>
        <w:t>The Resurrection, Last Judgment, &amp; Hereafter</w:t>
      </w:r>
    </w:p>
    <w:p w14:paraId="456DFB9B" w14:textId="0D182213" w:rsidR="0074237F" w:rsidRDefault="00660DDB" w:rsidP="00E616ED">
      <w:pPr>
        <w:pStyle w:val="ListParagraph"/>
        <w:numPr>
          <w:ilvl w:val="0"/>
          <w:numId w:val="90"/>
        </w:numPr>
        <w:rPr>
          <w:rFonts w:asciiTheme="majorBidi" w:hAnsiTheme="majorBidi" w:cstheme="majorBidi"/>
        </w:rPr>
      </w:pPr>
      <w:r w:rsidRPr="00660DDB">
        <w:rPr>
          <w:rFonts w:asciiTheme="majorBidi" w:hAnsiTheme="majorBidi" w:cstheme="majorBidi"/>
        </w:rPr>
        <w:tab/>
        <w:t>•</w:t>
      </w:r>
      <w:r w:rsidRPr="00660DDB">
        <w:rPr>
          <w:rFonts w:asciiTheme="majorBidi" w:hAnsiTheme="majorBidi" w:cstheme="majorBidi"/>
        </w:rPr>
        <w:tab/>
        <w:t>Providence &amp; the Foreordination of all things, including Good and Evil.</w:t>
      </w:r>
      <w:r>
        <w:rPr>
          <w:rFonts w:asciiTheme="majorBidi" w:hAnsiTheme="majorBidi" w:cstheme="majorBidi"/>
        </w:rPr>
        <w:t xml:space="preserve"> (</w:t>
      </w:r>
      <w:r>
        <w:rPr>
          <w:rFonts w:asciiTheme="majorBidi" w:hAnsiTheme="majorBidi" w:cstheme="majorBidi"/>
          <w:b/>
          <w:bCs/>
        </w:rPr>
        <w:t xml:space="preserve">VOLUME 1) </w:t>
      </w:r>
    </w:p>
    <w:p w14:paraId="34AA3384" w14:textId="1E886400" w:rsidR="00660DDB" w:rsidRDefault="00333E0B" w:rsidP="00E616ED">
      <w:pPr>
        <w:pStyle w:val="ListParagraph"/>
        <w:numPr>
          <w:ilvl w:val="0"/>
          <w:numId w:val="90"/>
        </w:numPr>
        <w:rPr>
          <w:rFonts w:asciiTheme="majorBidi" w:hAnsiTheme="majorBidi" w:cstheme="majorBidi"/>
        </w:rPr>
      </w:pPr>
      <w:r w:rsidRPr="00333E0B">
        <w:rPr>
          <w:rFonts w:asciiTheme="majorBidi" w:hAnsiTheme="majorBidi" w:cstheme="majorBidi"/>
        </w:rPr>
        <w:t xml:space="preserve">As the Pauline Letters recognize, the Crucifixion—as a central religious teaching—was a “scandal” or “stumbling block” for the Jews and “foolishness” for the non-Jews, and the diverse Theologies of the New Testament books negotiated the “scandal of the Cross” in different ways—as we have just seen. In the light of the Platonic understanding of God, the One, the notion of the Crucifxion of a Man as good as Jesus Christ would truly have been supreme “foolishness.” </w:t>
      </w:r>
      <w:r w:rsidRPr="00333E0B">
        <w:rPr>
          <w:rFonts w:asciiTheme="majorBidi" w:hAnsiTheme="majorBidi" w:cstheme="majorBidi"/>
          <w:i/>
          <w:iCs/>
        </w:rPr>
        <w:t>Plato—who, as we will discuss in Volume Six, may have been a Prophet—often speaks of God as a personal God of Destiny and Providence, not just an abstract, transcendent metaphysical Unity with no direct connection to creation. Plato states: “No evil can happen to a good Man (àndrì àgathû), either in life or after death, for God does not neglect him.”</w:t>
      </w:r>
      <w:r w:rsidRPr="00333E0B">
        <w:rPr>
          <w:rFonts w:asciiTheme="majorBidi" w:hAnsiTheme="majorBidi" w:cstheme="majorBidi"/>
        </w:rPr>
        <w:t xml:space="preserve"> Christ ranks, indeed, among the greatest of all good Men, and in accord with such wisdom, the principles of justice, and sound Prophetic Revelation, it is literally implausible that God would have abandoned him to the horrible and scandalous death of Crucifixion.</w:t>
      </w:r>
      <w:r>
        <w:rPr>
          <w:rFonts w:asciiTheme="majorBidi" w:hAnsiTheme="majorBidi" w:cstheme="majorBidi"/>
        </w:rPr>
        <w:t xml:space="preserve"> </w:t>
      </w:r>
      <w:r>
        <w:rPr>
          <w:rFonts w:asciiTheme="majorBidi" w:hAnsiTheme="majorBidi" w:cstheme="majorBidi"/>
          <w:b/>
          <w:bCs/>
        </w:rPr>
        <w:t xml:space="preserve">(VOLUME </w:t>
      </w:r>
      <w:r w:rsidR="00E874CD">
        <w:rPr>
          <w:rFonts w:asciiTheme="majorBidi" w:hAnsiTheme="majorBidi" w:cstheme="majorBidi"/>
          <w:b/>
          <w:bCs/>
        </w:rPr>
        <w:t xml:space="preserve">2) </w:t>
      </w:r>
    </w:p>
    <w:p w14:paraId="1ABC8807" w14:textId="07525FE8" w:rsidR="00E874CD" w:rsidRPr="000701DF" w:rsidRDefault="000701DF" w:rsidP="00E616ED">
      <w:pPr>
        <w:pStyle w:val="ListParagraph"/>
        <w:numPr>
          <w:ilvl w:val="0"/>
          <w:numId w:val="90"/>
        </w:numPr>
        <w:rPr>
          <w:rFonts w:asciiTheme="majorBidi" w:hAnsiTheme="majorBidi" w:cstheme="majorBidi"/>
        </w:rPr>
      </w:pPr>
      <w:r w:rsidRPr="000701DF">
        <w:rPr>
          <w:rFonts w:asciiTheme="majorBidi" w:hAnsiTheme="majorBidi" w:cstheme="majorBidi"/>
        </w:rPr>
        <w:t>Until this point, we have been studying the topic of God’s Divinity (al-Ilāhiyyāt) as buttressed by the first and sixth Pillars of Islam. Our concentration has been upon God’s Oneness and the closely related topic of Divine Providence and human free will. We prefaced that discussion with a detailed look at Toleration in Islam, Occidentalism, and Epistemology--“the knowledge that knowledge has of itself.” As we have seen, the science of Epistemology is the pivotal key to everything because it is the science enables us to distinguish truth from falsehood and lay down firmly and clearly the foundations of the Divine Science and all other fields of learning. Thus, Epistemology is essential to our understanding of both of these first two foundations--the knowledge of God and eternal Providence--just as it is indispensable for our all of the remaining Pillars of Islam, their corollaries, and all other meaningful human pursuits.</w:t>
      </w:r>
      <w:r>
        <w:rPr>
          <w:rFonts w:asciiTheme="majorBidi" w:hAnsiTheme="majorBidi" w:cstheme="majorBidi"/>
        </w:rPr>
        <w:t xml:space="preserve"> </w:t>
      </w:r>
      <w:r>
        <w:rPr>
          <w:rFonts w:asciiTheme="majorBidi" w:hAnsiTheme="majorBidi" w:cstheme="majorBidi"/>
          <w:b/>
          <w:bCs/>
        </w:rPr>
        <w:t xml:space="preserve">Volume 12 </w:t>
      </w:r>
    </w:p>
    <w:p w14:paraId="784EF13B" w14:textId="2444CA4A" w:rsidR="000701DF" w:rsidRPr="007244A0" w:rsidRDefault="007244A0" w:rsidP="00E616ED">
      <w:pPr>
        <w:pStyle w:val="ListParagraph"/>
        <w:numPr>
          <w:ilvl w:val="0"/>
          <w:numId w:val="90"/>
        </w:numPr>
        <w:rPr>
          <w:rFonts w:asciiTheme="majorBidi" w:hAnsiTheme="majorBidi" w:cstheme="majorBidi"/>
        </w:rPr>
      </w:pPr>
      <w:r w:rsidRPr="007244A0">
        <w:rPr>
          <w:rFonts w:asciiTheme="majorBidi" w:hAnsiTheme="majorBidi" w:cstheme="majorBidi"/>
        </w:rPr>
        <w:t>Pierre Grassé comments on the notion of coincidence in spontaneous evolution: “Chance becomes a sort of providence, which, under the cover of atheism, is not named but which is secretly worshipped.”</w:t>
      </w:r>
      <w:r>
        <w:rPr>
          <w:rFonts w:asciiTheme="majorBidi" w:hAnsiTheme="majorBidi" w:cstheme="majorBidi"/>
        </w:rPr>
        <w:t xml:space="preserve"> </w:t>
      </w:r>
      <w:r>
        <w:rPr>
          <w:rFonts w:asciiTheme="majorBidi" w:hAnsiTheme="majorBidi" w:cstheme="majorBidi"/>
          <w:b/>
          <w:bCs/>
        </w:rPr>
        <w:t xml:space="preserve">Volume 8 </w:t>
      </w:r>
    </w:p>
    <w:p w14:paraId="750A89A4" w14:textId="221B8082" w:rsidR="007244A0" w:rsidRDefault="006A3691" w:rsidP="00E616ED">
      <w:pPr>
        <w:pStyle w:val="ListParagraph"/>
        <w:numPr>
          <w:ilvl w:val="0"/>
          <w:numId w:val="90"/>
        </w:numPr>
        <w:rPr>
          <w:rFonts w:asciiTheme="majorBidi" w:hAnsiTheme="majorBidi" w:cstheme="majorBidi"/>
          <w:i/>
          <w:iCs/>
        </w:rPr>
      </w:pPr>
      <w:r w:rsidRPr="006A3691">
        <w:rPr>
          <w:rFonts w:asciiTheme="majorBidi" w:hAnsiTheme="majorBidi" w:cstheme="majorBidi"/>
        </w:rPr>
        <w:t xml:space="preserve">Thus, the Qur’ān also affirms that the creation of human beings--with all the good and evil, beauty and ugliness, benefit and harm that they do and are capable of doing--would have been absurd without the ultimate reality of the World to Come, the Resurrection, the Judgment, and the ultimate reward and punishment in the Garden and the Fire: “Do you suppose, then, that We created you in vain (‘abathan), and that you would not be returned unto Us? So, exalted be God [above such misconception], the True Sovereign--there is no god but He--Lord of the noble Throne” (The Believers, 23:115). Ultimately, it is the Hereafter that gives meaning to this lower world and serves the purpose in theodicy of “justifying the ways of God to man.” </w:t>
      </w:r>
      <w:r w:rsidRPr="006A3691">
        <w:rPr>
          <w:rFonts w:asciiTheme="majorBidi" w:hAnsiTheme="majorBidi" w:cstheme="majorBidi"/>
          <w:i/>
          <w:iCs/>
        </w:rPr>
        <w:t xml:space="preserve">It is only in light of the Life to Come, that God’s infinite goodness is vindicated and we finally see the wisdom of His providence in the creation of good and evil, beauty and ugliness, benefit and harm. </w:t>
      </w:r>
      <w:r>
        <w:rPr>
          <w:rFonts w:asciiTheme="majorBidi" w:hAnsiTheme="majorBidi" w:cstheme="majorBidi"/>
          <w:b/>
          <w:bCs/>
          <w:i/>
          <w:iCs/>
        </w:rPr>
        <w:t xml:space="preserve">(Volume 18) </w:t>
      </w:r>
    </w:p>
    <w:p w14:paraId="5C73C0B5" w14:textId="77777777" w:rsidR="00191013" w:rsidRPr="00191013" w:rsidRDefault="00191013" w:rsidP="00E616ED">
      <w:pPr>
        <w:pStyle w:val="ListParagraph"/>
        <w:numPr>
          <w:ilvl w:val="0"/>
          <w:numId w:val="90"/>
        </w:numPr>
        <w:rPr>
          <w:rFonts w:asciiTheme="majorBidi" w:hAnsiTheme="majorBidi" w:cstheme="majorBidi"/>
          <w:i/>
          <w:iCs/>
        </w:rPr>
      </w:pPr>
      <w:r w:rsidRPr="00191013">
        <w:rPr>
          <w:rFonts w:asciiTheme="majorBidi" w:hAnsiTheme="majorBidi" w:cstheme="majorBidi"/>
          <w:i/>
          <w:iCs/>
        </w:rPr>
        <w:t>ADD where appropriate: [Each man] is the maker of his own fate (Latin: Faber est suae quisque fortūnae). (Appius Caecus, d. third century BCE). Note: put with free will. This truth also holds.</w:t>
      </w:r>
    </w:p>
    <w:p w14:paraId="56F9C50E" w14:textId="077CDCCA" w:rsidR="006A3691" w:rsidRPr="00975024" w:rsidRDefault="00191013" w:rsidP="00E616ED">
      <w:pPr>
        <w:pStyle w:val="ListParagraph"/>
        <w:numPr>
          <w:ilvl w:val="0"/>
          <w:numId w:val="90"/>
        </w:numPr>
        <w:rPr>
          <w:rFonts w:asciiTheme="majorBidi" w:hAnsiTheme="majorBidi" w:cstheme="majorBidi"/>
        </w:rPr>
      </w:pPr>
      <w:commentRangeStart w:id="222"/>
      <w:r w:rsidRPr="00975024">
        <w:rPr>
          <w:rFonts w:asciiTheme="majorBidi" w:hAnsiTheme="majorBidi" w:cstheme="majorBidi"/>
        </w:rPr>
        <w:t xml:space="preserve">Heraclitus: Character of Man is his destiny: êthos anthrópōi daímon; ἦθος ἀνθρώπῳ δαίμων: Ethos translates as morals, ethics, character, or habit, Antrhopoi translates as man or human, and Daimon translates as “spirit”, or “fate”. </w:t>
      </w:r>
      <w:r w:rsidRPr="00975024">
        <w:rPr>
          <w:rFonts w:asciiTheme="majorBidi" w:hAnsiTheme="majorBidi" w:cstheme="majorBidi"/>
          <w:b/>
          <w:bCs/>
        </w:rPr>
        <w:t xml:space="preserve">Volume 11 </w:t>
      </w:r>
    </w:p>
    <w:p w14:paraId="797760B5" w14:textId="77777777" w:rsidR="00975024" w:rsidRPr="003560B1" w:rsidRDefault="00975024" w:rsidP="003560B1">
      <w:pPr>
        <w:ind w:left="360"/>
        <w:rPr>
          <w:rFonts w:asciiTheme="majorBidi" w:hAnsiTheme="majorBidi" w:cstheme="majorBidi"/>
        </w:rPr>
      </w:pPr>
    </w:p>
    <w:p w14:paraId="267FCC26"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Providence: God’s Foreordination of Good and Evil</w:t>
      </w:r>
    </w:p>
    <w:p w14:paraId="0FC787A7" w14:textId="77777777" w:rsidR="00975024" w:rsidRPr="00975024" w:rsidRDefault="00975024" w:rsidP="00E616ED">
      <w:pPr>
        <w:pStyle w:val="ListParagraph"/>
        <w:numPr>
          <w:ilvl w:val="0"/>
          <w:numId w:val="90"/>
        </w:numPr>
        <w:rPr>
          <w:rFonts w:asciiTheme="majorBidi" w:hAnsiTheme="majorBidi" w:cstheme="majorBidi"/>
        </w:rPr>
      </w:pPr>
    </w:p>
    <w:p w14:paraId="74ABCDD5"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For Ibn Sina, talk of “evil” only comes into play at the level of dispersion and incoherence. Ibn Sina says: “The root of evil is not to be.” The realm of what appears and disappears, no matter how long it may take--is precisely the object studied by all modern disciplines. In the terms of Ibn Sina, it is the least real of all domains and the most mixed with evil, because it is the furthest removed from the Necessary in Existence, and it is the nearest to non-existence.</w:t>
      </w:r>
    </w:p>
    <w:p w14:paraId="7E045F1C" w14:textId="77777777" w:rsidR="00975024" w:rsidRPr="00975024" w:rsidRDefault="00975024" w:rsidP="00E616ED">
      <w:pPr>
        <w:pStyle w:val="ListParagraph"/>
        <w:numPr>
          <w:ilvl w:val="0"/>
          <w:numId w:val="90"/>
        </w:numPr>
        <w:rPr>
          <w:rFonts w:asciiTheme="majorBidi" w:hAnsiTheme="majorBidi" w:cstheme="majorBidi"/>
        </w:rPr>
      </w:pPr>
    </w:p>
    <w:p w14:paraId="08C1A33F"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Divine Decree (al-Qaḍā’) &amp; Destiny (al-Qadar)</w:t>
      </w:r>
    </w:p>
    <w:p w14:paraId="07A054EC" w14:textId="77777777" w:rsidR="00975024" w:rsidRPr="00975024" w:rsidRDefault="00975024" w:rsidP="00E616ED">
      <w:pPr>
        <w:pStyle w:val="ListParagraph"/>
        <w:numPr>
          <w:ilvl w:val="0"/>
          <w:numId w:val="90"/>
        </w:numPr>
        <w:rPr>
          <w:rFonts w:asciiTheme="majorBidi" w:hAnsiTheme="majorBidi" w:cstheme="majorBidi"/>
        </w:rPr>
      </w:pPr>
    </w:p>
    <w:p w14:paraId="2CE69B95"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Look at inna kulla shay’in khalaqnuhu bi-qadar (The Moon, 54:49): look at TSQ on this verse and essence and free will—they about four pages.</w:t>
      </w:r>
    </w:p>
    <w:p w14:paraId="25EB5F4C" w14:textId="77777777" w:rsidR="00975024" w:rsidRPr="00975024" w:rsidRDefault="00975024" w:rsidP="00E616ED">
      <w:pPr>
        <w:pStyle w:val="ListParagraph"/>
        <w:numPr>
          <w:ilvl w:val="0"/>
          <w:numId w:val="90"/>
        </w:numPr>
        <w:rPr>
          <w:rFonts w:asciiTheme="majorBidi" w:hAnsiTheme="majorBidi" w:cstheme="majorBidi"/>
        </w:rPr>
      </w:pPr>
    </w:p>
    <w:p w14:paraId="51B3BAFA"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3dda. Divine Decree (al-Qada') and Detiny (al-Qadar) </w:t>
      </w:r>
    </w:p>
    <w:p w14:paraId="7718F6E3"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ab/>
        <w:t>THE SIXTH PILLAR: It Is Obligatory to Believe in the Foreordination of Destiny, Good and Evil</w:t>
      </w:r>
    </w:p>
    <w:p w14:paraId="13C45C27"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Belief in the Foreordination of good and evil--divine Destiny (al-qadar ) is the sixth pillar of faith. This sixth pillar entails belief in both the divine Decree (al-qaḍā’ ) and Destiny or Foreordination (al-qadar ). We use the term “divine Decree ” (al-qaḍā ʾ ) to refer to all that God has willed in eternity without beginning before the creation of the heavens and earth. God willed that His Decree be inscribed in the Tablet of Light (al-Lawḥ al-Maḥfūẓ ). The divine Decree is an outward manifestation of creation of God’s will before the creation of the heavens and the earth and throughout the course of history. We use the term “divine Destiny ” (al-qadar ) for the workings of God’s will in time and space. As such, Destiny is a manifestation of God’s power as it implements His will in the world of all-possibility.  </w:t>
      </w:r>
    </w:p>
    <w:p w14:paraId="6F0FF70B"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It is obligatory to believe that divine Decree and Destiny encompass everything in creation, even human actions and the good and evil, sweetness and bitterness that are their constant characteristic. What is good refers to what we generally understand as goodness and all that is exemplary in this world and the next—outwardly and inwardly—such as belief, all types of obedience, guidance, good intentions, good deeds, good character, ultimate success (tawfīq ), and salvation. All that is sweet refers first and foremost to the sweetness of belief in God and all manifestations of obedience to Him and the rewards in this world and the next that we reap from them. The sweetness of the Decree and Destiny also takes in all things that are truly beneficial and make life beautiful and easy for us such as health, well-being, abundant provision, good weather, peace, security, and political stability.  </w:t>
      </w:r>
    </w:p>
    <w:p w14:paraId="528547A6" w14:textId="77777777" w:rsidR="00975024" w:rsidRPr="003560B1" w:rsidRDefault="00975024" w:rsidP="003560B1">
      <w:pPr>
        <w:ind w:left="360"/>
        <w:rPr>
          <w:rFonts w:asciiTheme="majorBidi" w:hAnsiTheme="majorBidi" w:cstheme="majorBidi"/>
        </w:rPr>
      </w:pPr>
    </w:p>
    <w:p w14:paraId="5E1A7F4C"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ab/>
        <w:t>DIVINE DECREE (AL-QADA')</w:t>
      </w:r>
    </w:p>
    <w:p w14:paraId="39927834" w14:textId="5FCCEC90"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Looking at the Root Meaning of the Words Qada' and Qadar</w:t>
      </w:r>
    </w:p>
    <w:p w14:paraId="431A2474"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The word “qadar ” in Arabic conveys the basic meaning of measurement. God’s qadar , as it were, measures out the workings of the divine Decree in time and space. The divine Decree (al-qaḍā’ ) refers to the preexistent determinations of the divine will as it pertains to every created thing before the creation of the heavens and the earth. The divine Destiny (al-qadar ) comes from the same Arabic root QDR , from which comes the word for power (al-qudra ). Divine Destiny (al-qadar ), on the other hand, pertains to the concrete function of divine power as it executes and applies the measures of the divine Decree in specific times and places with specific wisdom and purpose. Thus, divine Foreordination or Destiny (al-qadar ) is the temporal and spatial aspect of the divine Decree (al-qaḍā’ ). </w:t>
      </w:r>
    </w:p>
    <w:p w14:paraId="49AB461F" w14:textId="77777777" w:rsidR="00975024" w:rsidRPr="003560B1" w:rsidRDefault="00975024" w:rsidP="003560B1">
      <w:pPr>
        <w:ind w:left="360"/>
        <w:rPr>
          <w:rFonts w:asciiTheme="majorBidi" w:hAnsiTheme="majorBidi" w:cstheme="majorBidi"/>
        </w:rPr>
      </w:pPr>
    </w:p>
    <w:p w14:paraId="4AAE018E" w14:textId="16390AB9"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Qada' and Qadar with Maturidis and Ash'aris</w:t>
      </w:r>
    </w:p>
    <w:p w14:paraId="107E8CD0"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Faraz Khan, Introduction, p. 307: </w:t>
      </w:r>
    </w:p>
    <w:p w14:paraId="61ECD470"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The Prophet said in al-Tirmidhi: “Nothing wards off destiny save supplication, and nothing increases one’s lifespan save righteousness” (al-birr). </w:t>
      </w:r>
    </w:p>
    <w:p w14:paraId="559EB476"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Such changes happen with regard to conditional decrees, not absolute decrees. The hadith teaches the believer of the powerful spiritual means (asbaab) at his disposal that result in benefit just like physical means in medicine can cure illness. Yet the believer realizes that both means and conjoined effects are eternally known to and willed by God. </w:t>
      </w:r>
    </w:p>
    <w:p w14:paraId="447E02A9" w14:textId="08D4C626" w:rsidR="00975024" w:rsidRPr="003560B1" w:rsidRDefault="00975024" w:rsidP="003560B1">
      <w:pPr>
        <w:ind w:left="360"/>
        <w:rPr>
          <w:rFonts w:asciiTheme="majorBidi" w:hAnsiTheme="majorBidi" w:cstheme="majorBidi"/>
        </w:rPr>
      </w:pPr>
    </w:p>
    <w:p w14:paraId="3138E789"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Faraz Khan, Introduction, p. 308: </w:t>
      </w:r>
    </w:p>
    <w:p w14:paraId="6F1739F3"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The Ash’aris hold that God’s decree (al-qaDaa’) refers to His eternal will as associated with things that shall occur in time perfectly corresponding to their temporal reality. His predestination (al-qadar) refers to His acts of creating those things with their particular foreordained qualities and measures. </w:t>
      </w:r>
    </w:p>
    <w:p w14:paraId="69170E8B" w14:textId="2BB648F6" w:rsidR="00975024" w:rsidRPr="00975024" w:rsidRDefault="00975024" w:rsidP="00E616ED">
      <w:pPr>
        <w:pStyle w:val="ListParagraph"/>
        <w:numPr>
          <w:ilvl w:val="0"/>
          <w:numId w:val="90"/>
        </w:numPr>
        <w:rPr>
          <w:rFonts w:asciiTheme="majorBidi" w:hAnsiTheme="majorBidi" w:cstheme="majorBidi"/>
        </w:rPr>
      </w:pPr>
    </w:p>
    <w:p w14:paraId="3495E0A9"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Maturidi qaDaa’ is Ash’ari qadar Maturidi qadar is Ash’ari qaDaa’. </w:t>
      </w:r>
    </w:p>
    <w:p w14:paraId="74D87807" w14:textId="77777777" w:rsidR="00975024" w:rsidRPr="003560B1" w:rsidRDefault="00975024" w:rsidP="003560B1">
      <w:pPr>
        <w:ind w:left="360"/>
        <w:rPr>
          <w:rFonts w:asciiTheme="majorBidi" w:hAnsiTheme="majorBidi" w:cstheme="majorBidi"/>
        </w:rPr>
      </w:pPr>
    </w:p>
    <w:p w14:paraId="2F818D12" w14:textId="78392115"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The Definition of Qada' and Qadar</w:t>
      </w:r>
    </w:p>
    <w:p w14:paraId="180DAE01"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Qadar is measure, the measuring out of divine destiny. Each breath we breathe is a capsule of qadar.  </w:t>
      </w:r>
    </w:p>
    <w:p w14:paraId="5FD91442" w14:textId="0687D036" w:rsidR="00975024" w:rsidRPr="003560B1" w:rsidRDefault="00975024" w:rsidP="003560B1">
      <w:pPr>
        <w:rPr>
          <w:rFonts w:asciiTheme="majorBidi" w:hAnsiTheme="majorBidi" w:cstheme="majorBidi"/>
        </w:rPr>
      </w:pPr>
    </w:p>
    <w:p w14:paraId="25EB1526"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QaDa’ is the preexistent Will.  </w:t>
      </w:r>
    </w:p>
    <w:p w14:paraId="2E95FEC4" w14:textId="77777777" w:rsidR="00975024" w:rsidRPr="003560B1" w:rsidRDefault="00975024" w:rsidP="003560B1">
      <w:pPr>
        <w:rPr>
          <w:rFonts w:asciiTheme="majorBidi" w:hAnsiTheme="majorBidi" w:cstheme="majorBidi"/>
        </w:rPr>
      </w:pPr>
    </w:p>
    <w:p w14:paraId="4B5B60FF"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Qadar is a function of Power in the Ash’ari conception since it applies the measures of qaDaa’ in specific times and places with specific time and purpose. Qadar is the temporal aspect of al-qada’.   </w:t>
      </w:r>
    </w:p>
    <w:p w14:paraId="515F8D5B" w14:textId="50FD8BFC" w:rsidR="00975024" w:rsidRPr="003560B1" w:rsidRDefault="00975024" w:rsidP="003560B1">
      <w:pPr>
        <w:rPr>
          <w:rFonts w:asciiTheme="majorBidi" w:hAnsiTheme="majorBidi" w:cstheme="majorBidi"/>
        </w:rPr>
      </w:pPr>
    </w:p>
    <w:p w14:paraId="59BEAD81"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The Qur’ānic words al-qaḍā’ and al-qadar can be used synonymously. Consequently, the Ash‘arī use of them, which we will follow in this chapter, is the opposite of the Māturīdī definition. Perhaps, because the Qur’ān mentions qaḍā’ in direct connection with, “Be,” and “it is,” which is a chief Qur’ānic reference for the principle of takwīn . </w:t>
      </w:r>
    </w:p>
    <w:p w14:paraId="031318B7" w14:textId="77777777" w:rsidR="00975024" w:rsidRPr="00975024" w:rsidRDefault="00975024" w:rsidP="00E616ED">
      <w:pPr>
        <w:pStyle w:val="ListParagraph"/>
        <w:numPr>
          <w:ilvl w:val="0"/>
          <w:numId w:val="90"/>
        </w:numPr>
        <w:rPr>
          <w:rFonts w:asciiTheme="majorBidi" w:hAnsiTheme="majorBidi" w:cstheme="majorBidi"/>
        </w:rPr>
      </w:pPr>
    </w:p>
    <w:p w14:paraId="0EA7D8B5" w14:textId="6DD66CC6"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Secondary Causes Also Fall Under This Major Cause and Are Dictated By It</w:t>
      </w:r>
    </w:p>
    <w:p w14:paraId="58316262"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Apparent cause and effect in the naturalist and mechanistic sense of those words occur by virtue of the Decree, which God’s has ordained by His will, and the Destiny, which His power brings into existence. Our human actions, thoughts, intentions, words, and dreams also occur by virtue of God’s will and power and the universal workings of His Decree and Destiny.  </w:t>
      </w:r>
    </w:p>
    <w:p w14:paraId="79983725" w14:textId="77777777" w:rsidR="00975024" w:rsidRPr="00975024" w:rsidRDefault="00975024" w:rsidP="00E616ED">
      <w:pPr>
        <w:pStyle w:val="ListParagraph"/>
        <w:numPr>
          <w:ilvl w:val="0"/>
          <w:numId w:val="90"/>
        </w:numPr>
        <w:rPr>
          <w:rFonts w:asciiTheme="majorBidi" w:hAnsiTheme="majorBidi" w:cstheme="majorBidi"/>
        </w:rPr>
      </w:pPr>
    </w:p>
    <w:p w14:paraId="5F8875B5" w14:textId="6E36F1D6"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Affirming All Aspects of the Divine Decree</w:t>
      </w:r>
    </w:p>
    <w:p w14:paraId="111896EB"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Affirmation of Divine Decree and Destiny: As for the foreordination of divine Destiny, we must know that what is good of it and what is evil; that of it which is sweet and that which is bitter of it occur by virtue of God’s cosmic command. Whatever God wills shall be, and whatever He has not willed, shall never be. Whenever He decrees a matter, He says: “Be,” and it is. </w:t>
      </w:r>
    </w:p>
    <w:p w14:paraId="77627A01"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w:t>
      </w:r>
    </w:p>
    <w:p w14:paraId="17EF60E4"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Whatever happens in God’s creation occurs by virtue of the foreordination of His Decree (qaḍā’) and Destiny (qadar). God says in the Qur’ān: “Truly We have created everything according to a destiny measured out (qadar). And Our command is naught but one, like the blinking of an eye” (The Moon, 54:49-50). God’s sovereignty over creation is absolute and embraces everything and every detail, no matter how great or small. Nothing occurs but in accord with His will. Nothing occurs against His will: “Say, ‘O God, Master of Sovereignty. You give sovereignty to whomever You will, and you wrest sovereignty from whomever You will. You exalt whomever You will, and You abase whomever You will. In Your Hand is all good. Truly You are powerful over everything. You make the night pass into the day, and You make the day pass into the night. You bring forth the living from the dead, and You bring forth the dead from the living. And You provide for whomever You will without reckoning,’” (The House of ‘Imrān, 3:26-27). </w:t>
      </w:r>
    </w:p>
    <w:p w14:paraId="5564CD4A"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w:t>
      </w:r>
    </w:p>
    <w:p w14:paraId="17246E25"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The verse only makes explicit reference to Destiny. It alludes to the Decree as “God’s Command” and “whenever He decrees a matter.” These creedal obligations have been discussed earlier under God’s will and power, which relate to all the infinite possibilities of the realm of possible existence. The divine Decree is a function of God’s will taking effect from eternity in accord with divine knowledge and wisdom. In the realm of all-possibility, will determines which possibilities will be and how and when they will be—before the creation of the heavens and the earth—as well as which possibilities will not be. Divine Destiny is a function of God’s power in accord with His knowledge and will. Destiny brings God’s Decree into existence in time and space according to the specifications that God’s will has ordained from eternity as the Decree. </w:t>
      </w:r>
    </w:p>
    <w:p w14:paraId="6BA2483F"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w:t>
      </w:r>
    </w:p>
    <w:p w14:paraId="4BBA8BAD" w14:textId="77777777" w:rsidR="00975024" w:rsidRPr="00975024" w:rsidRDefault="00975024" w:rsidP="00E616ED">
      <w:pPr>
        <w:pStyle w:val="ListParagraph"/>
        <w:numPr>
          <w:ilvl w:val="0"/>
          <w:numId w:val="90"/>
        </w:numPr>
        <w:rPr>
          <w:rFonts w:asciiTheme="majorBidi" w:hAnsiTheme="majorBidi" w:cstheme="majorBidi"/>
        </w:rPr>
      </w:pPr>
    </w:p>
    <w:p w14:paraId="4E8D502D"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ab/>
      </w:r>
      <w:r w:rsidRPr="00975024">
        <w:rPr>
          <w:rFonts w:asciiTheme="majorBidi" w:hAnsiTheme="majorBidi" w:cstheme="majorBidi"/>
        </w:rPr>
        <w:tab/>
        <w:t>Nothing In Our Lives or Outside Our Lives Escapes the Cosmic Net of Qada' and Qadar--even a single breath</w:t>
      </w:r>
    </w:p>
    <w:p w14:paraId="1E49B082"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Ibn ‘Aṭā’-Allāh: “There is no breath that you breathe but that God has in you a destiny that He fulfills” (22). “There is not a single breath that you breathe [in and out] but that God has a [special] destiny in your that is accomplished.” “Breathing a breath” (nafas) in this aphorism refers to the complete respiratory act of breathing in and breathing out--not just breathing in. </w:t>
      </w:r>
    </w:p>
    <w:p w14:paraId="0C051CC2"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w:t>
      </w:r>
    </w:p>
    <w:p w14:paraId="3B2CF46D"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The breath and the act of breathing constitute a great secret. We breathe into and out of the depths of our inward being. Our breaths penetrate deep within us--next to our hearts--and our lungs spread that breath throughout you’re the soul (nafs ), which in Arabic comes from the same root NFS as the breath. We live by virtue of our breaths; we expire without them. The spiritual masters say that our lives are measured in breaths--not in minutes. Each complete breath (nafas ) is a moment or unit of time in our allotted destinies. These are real units as opposed to our minutes, seconds, and milliseconds, which are artificial and imposed. Each full breath is a capsule of the qadar that makes up and maps out our lives. </w:t>
      </w:r>
    </w:p>
    <w:p w14:paraId="46A9CB0B" w14:textId="77777777" w:rsidR="00975024" w:rsidRPr="00975024" w:rsidRDefault="00975024" w:rsidP="00E616ED">
      <w:pPr>
        <w:pStyle w:val="ListParagraph"/>
        <w:numPr>
          <w:ilvl w:val="0"/>
          <w:numId w:val="90"/>
        </w:numPr>
        <w:rPr>
          <w:rFonts w:asciiTheme="majorBidi" w:hAnsiTheme="majorBidi" w:cstheme="majorBidi"/>
        </w:rPr>
      </w:pPr>
    </w:p>
    <w:p w14:paraId="7ADF4FD7"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ab/>
        <w:t>DIVINE DESTING (AL-QADAR)</w:t>
      </w:r>
    </w:p>
    <w:p w14:paraId="6406EC0E"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ab/>
      </w:r>
      <w:r w:rsidRPr="00975024">
        <w:rPr>
          <w:rFonts w:asciiTheme="majorBidi" w:hAnsiTheme="majorBidi" w:cstheme="majorBidi"/>
        </w:rPr>
        <w:tab/>
        <w:t>Qadar As Measuring or Measuring Out</w:t>
      </w:r>
    </w:p>
    <w:p w14:paraId="789AC626"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Qadar: Power: measuring; measuring out.  </w:t>
      </w:r>
    </w:p>
    <w:p w14:paraId="64B0A3AD"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w:t>
      </w:r>
    </w:p>
    <w:p w14:paraId="6784180F"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Qadar is to measure out and the idea is that while God alone is absolutely infinite, everything else bears the creaturely hallmark of ‘being measured.’ It has a finite sum of potentialities. “The Qur’an is not speaking of the actualization of potentialities but of potentialities per se. According to the Qur’an, when God creates a thing (khalq), He at the same time puts into its nature, its potentialities, and the laws of its behavior (amr, ‘command,’ or hidaya, ‘guidance’) whereby it falls into a pattern and becomes a factor in the ‘cosmos.’” </w:t>
      </w:r>
    </w:p>
    <w:p w14:paraId="519BED16" w14:textId="77777777" w:rsidR="00975024" w:rsidRPr="00975024" w:rsidRDefault="00975024" w:rsidP="00E616ED">
      <w:pPr>
        <w:pStyle w:val="ListParagraph"/>
        <w:numPr>
          <w:ilvl w:val="0"/>
          <w:numId w:val="90"/>
        </w:numPr>
        <w:rPr>
          <w:rFonts w:asciiTheme="majorBidi" w:hAnsiTheme="majorBidi" w:cstheme="majorBidi"/>
        </w:rPr>
      </w:pPr>
    </w:p>
    <w:p w14:paraId="65E34593"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Note: the Qadariyya rejected Qadar, and that might also be why the  Ash‘aris chose to understand Qadar as Temporal Destiny. It is also in the Hadith.</w:t>
      </w:r>
    </w:p>
    <w:p w14:paraId="5AF0F769" w14:textId="77777777" w:rsidR="00975024" w:rsidRPr="00975024" w:rsidRDefault="00975024" w:rsidP="00E616ED">
      <w:pPr>
        <w:pStyle w:val="ListParagraph"/>
        <w:numPr>
          <w:ilvl w:val="0"/>
          <w:numId w:val="90"/>
        </w:numPr>
        <w:rPr>
          <w:rFonts w:asciiTheme="majorBidi" w:hAnsiTheme="majorBidi" w:cstheme="majorBidi"/>
        </w:rPr>
      </w:pPr>
    </w:p>
    <w:p w14:paraId="69505D45"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ab/>
      </w:r>
      <w:r w:rsidRPr="00975024">
        <w:rPr>
          <w:rFonts w:asciiTheme="majorBidi" w:hAnsiTheme="majorBidi" w:cstheme="majorBidi"/>
        </w:rPr>
        <w:tab/>
        <w:t>Qadar &amp; Our Latinate Word for Fate</w:t>
      </w:r>
    </w:p>
    <w:p w14:paraId="4B171002"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Our word “fate,” which comes from the Latin fâtum, originally meant “that which is spoken” (from fâri).   </w:t>
      </w:r>
    </w:p>
    <w:p w14:paraId="509B11C6"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It is not unreasonable to presume that, etymologically, “fate” originally referred to what God has “spoken” as His Decree.   </w:t>
      </w:r>
    </w:p>
    <w:p w14:paraId="368F5D78"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Otto Schrader, “Aryan Religion,” 2:53: </w:t>
      </w:r>
    </w:p>
    <w:p w14:paraId="350189C1"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Our word “fate” comes from the Latin word fâtum, which came from the verb fâri and originally meant “that which is spoken.” The Aryans believed deeply in “fate” and that each person is born with his fate born in him. </w:t>
      </w:r>
    </w:p>
    <w:p w14:paraId="170E7DB1" w14:textId="77777777" w:rsidR="00975024" w:rsidRPr="00975024" w:rsidRDefault="00975024" w:rsidP="00E616ED">
      <w:pPr>
        <w:pStyle w:val="ListParagraph"/>
        <w:numPr>
          <w:ilvl w:val="0"/>
          <w:numId w:val="90"/>
        </w:numPr>
        <w:rPr>
          <w:rFonts w:asciiTheme="majorBidi" w:hAnsiTheme="majorBidi" w:cstheme="majorBidi"/>
        </w:rPr>
      </w:pPr>
    </w:p>
    <w:p w14:paraId="21F8BB35"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ab/>
      </w:r>
      <w:r w:rsidRPr="00975024">
        <w:rPr>
          <w:rFonts w:asciiTheme="majorBidi" w:hAnsiTheme="majorBidi" w:cstheme="majorBidi"/>
        </w:rPr>
        <w:tab/>
        <w:t>Qadar and Consolation</w:t>
      </w:r>
    </w:p>
    <w:p w14:paraId="5E3293CE"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Qadar: is a means of consolation for the pure of faith: one sees the workings of Providence in all the changes of life. </w:t>
      </w:r>
    </w:p>
    <w:p w14:paraId="555D1E7A" w14:textId="77777777" w:rsidR="00975024" w:rsidRPr="00975024" w:rsidRDefault="00975024" w:rsidP="00E616ED">
      <w:pPr>
        <w:pStyle w:val="ListParagraph"/>
        <w:numPr>
          <w:ilvl w:val="0"/>
          <w:numId w:val="90"/>
        </w:numPr>
        <w:rPr>
          <w:rFonts w:asciiTheme="majorBidi" w:hAnsiTheme="majorBidi" w:cstheme="majorBidi"/>
        </w:rPr>
      </w:pPr>
    </w:p>
    <w:p w14:paraId="70670396"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ab/>
        <w:t>THEOLOGICAL CONSEQUENCES OF THIS BELIEF</w:t>
      </w:r>
    </w:p>
    <w:p w14:paraId="3B018675"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ab/>
      </w:r>
      <w:r w:rsidRPr="00975024">
        <w:rPr>
          <w:rFonts w:asciiTheme="majorBidi" w:hAnsiTheme="majorBidi" w:cstheme="majorBidi"/>
        </w:rPr>
        <w:tab/>
        <w:t>Qada' and Qadar Include Everything--Even Cataclysms and Catastrophes That Take Us By Surprise and Have Mechanical Secodary Causes</w:t>
      </w:r>
    </w:p>
    <w:p w14:paraId="448FFECF"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Everything that occurs in the realm of possible existence, even apparently chaotic things like landslides, avalanches, volcanic explosions, the configurations of the waves and breakers of the seas, and the movements of the winds occur by virtue of God’s will and power. All of them are willed in detail by the divine Decree (al-qaḍā ʾ ) before the creation of the world. They happen in time and space according to divine Destiny (al-qadar ).  </w:t>
      </w:r>
    </w:p>
    <w:p w14:paraId="632F2FE7" w14:textId="77777777" w:rsidR="00975024" w:rsidRPr="00975024" w:rsidRDefault="00975024" w:rsidP="00E616ED">
      <w:pPr>
        <w:pStyle w:val="ListParagraph"/>
        <w:numPr>
          <w:ilvl w:val="0"/>
          <w:numId w:val="90"/>
        </w:numPr>
        <w:rPr>
          <w:rFonts w:asciiTheme="majorBidi" w:hAnsiTheme="majorBidi" w:cstheme="majorBidi"/>
        </w:rPr>
      </w:pPr>
    </w:p>
    <w:p w14:paraId="244D8F8E"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ab/>
      </w:r>
      <w:r w:rsidRPr="00975024">
        <w:rPr>
          <w:rFonts w:asciiTheme="majorBidi" w:hAnsiTheme="majorBidi" w:cstheme="majorBidi"/>
        </w:rPr>
        <w:tab/>
        <w:t>Creation Immediately Responds to the Intervention of Divine Will and Power</w:t>
      </w:r>
    </w:p>
    <w:p w14:paraId="4E88FDDF"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Divine Destiny executes God’s will at the end of verse eleven, when it says: “…He says: ‘Be’ [and] it is.” The verse paraphrases here the Qur’ān’s references to the divine creative fiat: “[God’s] command when He wills a thing is only to say to it, ‘Be!’ and it is” (Yā-Sīn, 36:82; see also 2:117; 3:47; 6:73; 16:40; 19:35; 40:68). It indicates the manner in which God brings things immediately into existence at the instance of His will. </w:t>
      </w:r>
    </w:p>
    <w:p w14:paraId="78803232" w14:textId="77777777" w:rsidR="00975024" w:rsidRPr="00975024" w:rsidRDefault="00975024" w:rsidP="00E616ED">
      <w:pPr>
        <w:pStyle w:val="ListParagraph"/>
        <w:numPr>
          <w:ilvl w:val="0"/>
          <w:numId w:val="90"/>
        </w:numPr>
        <w:rPr>
          <w:rFonts w:asciiTheme="majorBidi" w:hAnsiTheme="majorBidi" w:cstheme="majorBidi"/>
        </w:rPr>
      </w:pPr>
    </w:p>
    <w:p w14:paraId="69128E5D"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ab/>
      </w:r>
      <w:r w:rsidRPr="00975024">
        <w:rPr>
          <w:rFonts w:asciiTheme="majorBidi" w:hAnsiTheme="majorBidi" w:cstheme="majorBidi"/>
        </w:rPr>
        <w:tab/>
        <w:t>Counting Our Breaths As the Units of Time</w:t>
      </w:r>
    </w:p>
    <w:p w14:paraId="07EC7CB3" w14:textId="77777777"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You breathe in and out by virtue of God’s power (qudra). In this, there is a single, complete moment of qadar. All of the particulars of your life are immersed in God’s qadar and must also be immersed in His the eternal Decree of His wisdom. Each breath is a unit carefully allotted and measured out (muqaddar), which ought to be for obedience, good opinion, good intention and ought not to be for disobedience, bad opinion, bad intention. Each moment is a blessing and a gift or trial and a tribulation. Each divinely allotted moment transpires as a moment of happiness or sadness, thankfulness or patience. </w:t>
      </w:r>
    </w:p>
    <w:p w14:paraId="16789C9F" w14:textId="031C73A2" w:rsidR="00975024" w:rsidRPr="00975024" w:rsidRDefault="00975024" w:rsidP="00975024">
      <w:pPr>
        <w:ind w:left="360"/>
        <w:rPr>
          <w:rFonts w:asciiTheme="majorBidi" w:hAnsiTheme="majorBidi" w:cstheme="majorBidi"/>
        </w:rPr>
      </w:pPr>
    </w:p>
    <w:p w14:paraId="028E2B7F" w14:textId="7242AE0F"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 xml:space="preserve">Thus, there is the proper comportment determined by time and circumstance (adab al-waqt). The Path to God is understanding. The path to God is adab, as we seek God’s permission to enter into His presence. “The paths to God are as many as the breaths of God’s creatures (bi-‘adad anfās al-khalā’iq).” Each breath we take is a unique part of our destiny, and we increase in our knowledge of God when we awaken to these realities and take nothing in our lives or God’s creation for granted. Thus, there is no time to waste. No time for blindly following our intense desire (shahwa) and unruly passion (hawā). Instead, we must live in awe of what is happening within you us right now, in this very breath. We are in the rapids of qadar’ s torrent. Understand that there is wisdom in each moment. Wisdom is not just in the whole but in the parts, even the most smallest and most seemingly insignficatnt of them. Be content; be satisfied; be at peace. </w:t>
      </w:r>
    </w:p>
    <w:p w14:paraId="232763E8" w14:textId="192B97D0"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Discontent and Anxiety Are Redundant and Irrelavant</w:t>
      </w:r>
    </w:p>
    <w:p w14:paraId="594DDC37" w14:textId="39307AAC" w:rsidR="00975024" w:rsidRPr="00975024" w:rsidRDefault="00975024" w:rsidP="00E616ED">
      <w:pPr>
        <w:pStyle w:val="ListParagraph"/>
        <w:numPr>
          <w:ilvl w:val="0"/>
          <w:numId w:val="90"/>
        </w:numPr>
        <w:rPr>
          <w:rFonts w:asciiTheme="majorBidi" w:hAnsiTheme="majorBidi" w:cstheme="majorBidi"/>
        </w:rPr>
      </w:pPr>
      <w:r w:rsidRPr="00975024">
        <w:rPr>
          <w:rFonts w:asciiTheme="majorBidi" w:hAnsiTheme="majorBidi" w:cstheme="majorBidi"/>
        </w:rPr>
        <w:t>Discontent is filled with anxiety, sorrow, and distress. Since the divine Decree and Destiny are established truths, anxiety, sorrow, and distress are redundant. Discontent with the divine Decree and Destiny alienates us from God. On the other hand, contentment with them and acknowledgement of God’s wisdom in them bring God’s pleasure and eternal reward.</w:t>
      </w:r>
      <w:commentRangeEnd w:id="222"/>
      <w:r w:rsidR="003560B1" w:rsidRPr="00975024">
        <w:rPr>
          <w:rStyle w:val="CommentReference"/>
          <w:rFonts w:asciiTheme="majorBidi" w:hAnsiTheme="majorBidi" w:cstheme="majorBidi"/>
          <w:sz w:val="24"/>
          <w:szCs w:val="24"/>
        </w:rPr>
        <w:commentReference w:id="222"/>
      </w:r>
    </w:p>
    <w:p w14:paraId="484C3E65" w14:textId="77777777" w:rsidR="00FD1A33" w:rsidRPr="005012FB" w:rsidRDefault="00FD1A33" w:rsidP="00FD1A33">
      <w:pPr>
        <w:rPr>
          <w:rFonts w:asciiTheme="majorBidi" w:eastAsiaTheme="minorHAnsi" w:hAnsiTheme="majorBidi" w:cstheme="majorBidi"/>
        </w:rPr>
      </w:pPr>
    </w:p>
    <w:p w14:paraId="300283BB" w14:textId="113CE491" w:rsidR="00FD1A33" w:rsidRPr="00784EBF" w:rsidRDefault="00FD1A33" w:rsidP="00E616ED">
      <w:pPr>
        <w:pStyle w:val="Heading4"/>
        <w:numPr>
          <w:ilvl w:val="0"/>
          <w:numId w:val="7"/>
        </w:numPr>
        <w:rPr>
          <w:rFonts w:asciiTheme="majorBidi" w:eastAsiaTheme="minorHAnsi" w:hAnsiTheme="majorBidi"/>
          <w:b/>
          <w:bCs/>
          <w:color w:val="000000" w:themeColor="text1"/>
          <w:sz w:val="28"/>
          <w:szCs w:val="28"/>
          <w:u w:val="single"/>
        </w:rPr>
      </w:pPr>
      <w:bookmarkStart w:id="223" w:name="_Toc188509449"/>
      <w:r w:rsidRPr="00784EBF">
        <w:rPr>
          <w:rFonts w:asciiTheme="majorBidi" w:hAnsiTheme="majorBidi"/>
          <w:b/>
          <w:bCs/>
          <w:color w:val="C00000"/>
          <w:sz w:val="28"/>
          <w:szCs w:val="28"/>
        </w:rPr>
        <w:t xml:space="preserve"> Qur’ān (The Islamic Revelation)</w:t>
      </w:r>
      <w:r w:rsidR="00E751AE" w:rsidRPr="00784EBF">
        <w:rPr>
          <w:rFonts w:asciiTheme="majorBidi" w:hAnsiTheme="majorBidi"/>
          <w:b/>
          <w:bCs/>
          <w:color w:val="C00000"/>
          <w:sz w:val="28"/>
          <w:szCs w:val="28"/>
        </w:rPr>
        <w:t xml:space="preserve"> </w:t>
      </w:r>
      <w:r w:rsidR="00E751AE" w:rsidRPr="00784EBF">
        <w:rPr>
          <w:rFonts w:asciiTheme="majorBidi" w:hAnsiTheme="majorBidi"/>
          <w:b/>
          <w:bCs/>
          <w:color w:val="000000" w:themeColor="text1"/>
          <w:sz w:val="28"/>
          <w:szCs w:val="28"/>
          <w:highlight w:val="yellow"/>
          <w:u w:val="single"/>
        </w:rPr>
        <w:t>All of the Below is from the existing footnote:</w:t>
      </w:r>
      <w:r w:rsidR="00E751AE" w:rsidRPr="00784EBF">
        <w:rPr>
          <w:rFonts w:asciiTheme="majorBidi" w:hAnsiTheme="majorBidi"/>
          <w:b/>
          <w:bCs/>
          <w:color w:val="000000" w:themeColor="text1"/>
          <w:sz w:val="28"/>
          <w:szCs w:val="28"/>
          <w:u w:val="single"/>
        </w:rPr>
        <w:t xml:space="preserve">  </w:t>
      </w:r>
    </w:p>
    <w:p w14:paraId="3390C69F" w14:textId="77777777" w:rsidR="00E751AE" w:rsidRPr="00E751AE" w:rsidRDefault="00E751AE" w:rsidP="00E616ED">
      <w:pPr>
        <w:pStyle w:val="ListParagraph"/>
        <w:numPr>
          <w:ilvl w:val="0"/>
          <w:numId w:val="91"/>
        </w:numPr>
        <w:rPr>
          <w:rFonts w:asciiTheme="majorBidi" w:eastAsiaTheme="minorHAnsi" w:hAnsiTheme="majorBidi" w:cstheme="majorBidi"/>
        </w:rPr>
      </w:pPr>
      <w:r w:rsidRPr="00E751AE">
        <w:rPr>
          <w:rFonts w:asciiTheme="majorBidi" w:eastAsiaTheme="minorHAnsi" w:hAnsiTheme="majorBidi" w:cstheme="majorBidi"/>
        </w:rPr>
        <w:t>The Qur’ān—in its pristine Arabic tongue—is the literal “Word of God.” The Qur’ān constitutes Islam’s Revealed Book and will be discussed in detail in a Volume Twelve along with the history of how it was collected, compiled, and transmitted through the centuries. It is important to specify that the Qur’ān, rightly so called, exists only in the “original pristine Arabic language,” in which it was revealed. This is because translations in whatever language—no matter how well they are done—can only vaguely approximate the Qur’ān’s miraculously Divine content and everlasting beauty as manifest in its Divinely revealed, perfectly protected, and pure Arabic idiom. Even the very best translations are never more than a shadowed silhouette or opaque reflection of the original. In Arabic, the word “Qur’ān” at its primal semantic level means “a gathering-together” and a “recitation.” From the beginning to the end, the Qur’ān is a unique oral and vocal phenomenon. In Qur’ānic Arabic, content and container become inseparably fused. Again, translations—no matter how excellent—can never convey the depth, subtlety, emotion, fervor, and magnificent mystery that the Qur’ān holds for the Believer in its original recited Arabic formulation.</w:t>
      </w:r>
    </w:p>
    <w:p w14:paraId="542083D9" w14:textId="77777777" w:rsidR="00E751AE" w:rsidRPr="00E751AE" w:rsidRDefault="00E751AE" w:rsidP="00E616ED">
      <w:pPr>
        <w:pStyle w:val="ListParagraph"/>
        <w:numPr>
          <w:ilvl w:val="0"/>
          <w:numId w:val="91"/>
        </w:numPr>
        <w:rPr>
          <w:rFonts w:asciiTheme="majorBidi" w:eastAsiaTheme="minorHAnsi" w:hAnsiTheme="majorBidi" w:cstheme="majorBidi"/>
        </w:rPr>
      </w:pPr>
      <w:r w:rsidRPr="00E751AE">
        <w:rPr>
          <w:rFonts w:asciiTheme="majorBidi" w:eastAsiaTheme="minorHAnsi" w:hAnsiTheme="majorBidi" w:cstheme="majorBidi"/>
        </w:rPr>
        <w:t xml:space="preserve">     God sent down the Qur’ān confirming all Divine Messages that came before it, while also making His Book serve as a Guardian Protector (Muhaymin) over the original and authentic Messages of every earlier Prophetic Mission. God says in the Qur’ān: </w:t>
      </w:r>
    </w:p>
    <w:p w14:paraId="7E6EFD9C" w14:textId="77777777" w:rsidR="00E751AE" w:rsidRPr="00E751AE" w:rsidRDefault="00E751AE" w:rsidP="00E616ED">
      <w:pPr>
        <w:pStyle w:val="ListParagraph"/>
        <w:numPr>
          <w:ilvl w:val="0"/>
          <w:numId w:val="91"/>
        </w:numPr>
        <w:rPr>
          <w:rFonts w:asciiTheme="majorBidi" w:eastAsiaTheme="minorHAnsi" w:hAnsiTheme="majorBidi" w:cstheme="majorBidi"/>
        </w:rPr>
      </w:pPr>
      <w:r w:rsidRPr="00E751AE">
        <w:rPr>
          <w:rFonts w:asciiTheme="majorBidi" w:eastAsiaTheme="minorHAnsi" w:hAnsiTheme="majorBidi" w:cstheme="majorBidi"/>
        </w:rPr>
        <w:t>And We sent down unto you the Book in [utter] Truth, confirming the Book [all generic Revelation] that came before it and as a Guardian Protector (Muhaymin) over it. So, judge between them in accordance with what God has sent down, and do not follow their vain whims away from the Truth that has come unto you. For each among you We have appointed a particular Rule of Life (shir‘atan) and a [clear] Way [of faith] (minhājan). Had God willed, He would have made you [all] a single Community (Umma) of common faith, but [He willed otherwise], so that He might try you in what He has given you. So, compete with one another in [doing] good deeds. Unto God shall be your final return all together, and He will inform you about [all] that in which you differed (The Table Spread, 5:48).</w:t>
      </w:r>
    </w:p>
    <w:p w14:paraId="03044B74" w14:textId="77777777" w:rsidR="00E751AE" w:rsidRPr="00E751AE" w:rsidRDefault="00E751AE" w:rsidP="00E616ED">
      <w:pPr>
        <w:pStyle w:val="ListParagraph"/>
        <w:numPr>
          <w:ilvl w:val="0"/>
          <w:numId w:val="91"/>
        </w:numPr>
        <w:rPr>
          <w:rFonts w:asciiTheme="majorBidi" w:eastAsiaTheme="minorHAnsi" w:hAnsiTheme="majorBidi" w:cstheme="majorBidi"/>
        </w:rPr>
      </w:pPr>
      <w:r w:rsidRPr="00E751AE">
        <w:rPr>
          <w:rFonts w:asciiTheme="majorBidi" w:eastAsiaTheme="minorHAnsi" w:hAnsiTheme="majorBidi" w:cstheme="majorBidi"/>
        </w:rPr>
        <w:t>The Qur’ān is the world’s most memorized text and probably also the book that exerts the most influence on those who read it. It is also the most widely read, recited, and studied of all the world’s texts, Sacred as well as secular. The Qur’ān is not only the principal inspiration of believing Muslims, it also provides them their greatest refuge and protection. The Qur’ānic Revelation becomes so interwoven into the life of the devout Muslim Believer that he or she lives in it, works in it, rests in it, and dies in it. The Qur’ān is fundamentally universal. It rejects any notion of the Muslims as a “Chosen People” or any exclusivist, racialistic, or ethnocentric view of truth. For all atomistic and particularizing visions of Truth and Humanity are necessarily off-center, whether individually or socially subjective—in terms of race, nation, or sect. Such subjectivity numbs the Moral faculties, and it ultimately recoils upon itself and becomes its own victim. Although the Qur’ān prides itself on being “an Arabic Qur’ān,” it is worthy of note that it makes strikingly little reference to Arabs or the Arab people as such.</w:t>
      </w:r>
    </w:p>
    <w:p w14:paraId="520A0FE8" w14:textId="26EEE52B" w:rsidR="00FD1A33" w:rsidRPr="00E751AE" w:rsidRDefault="00E751AE" w:rsidP="00E616ED">
      <w:pPr>
        <w:pStyle w:val="ListParagraph"/>
        <w:numPr>
          <w:ilvl w:val="0"/>
          <w:numId w:val="91"/>
        </w:numPr>
        <w:rPr>
          <w:rFonts w:asciiTheme="majorBidi" w:eastAsiaTheme="minorHAnsi" w:hAnsiTheme="majorBidi" w:cstheme="majorBidi"/>
        </w:rPr>
      </w:pPr>
      <w:r w:rsidRPr="00E751AE">
        <w:rPr>
          <w:rFonts w:asciiTheme="majorBidi" w:eastAsiaTheme="minorHAnsi" w:hAnsiTheme="majorBidi" w:cstheme="majorBidi"/>
        </w:rPr>
        <w:t xml:space="preserve">  The Islamic theological and intellectual traditions recognize two main categories of error in comprehension: 1) simple ignorance (al-jahl al-basīṭ) and 2) compound ignorance (al-jahl al-murakkab). Simple or simplex ignorance (al-jahl al-basīṭ) is when we do not know something, and we acknowledge that we do not know it. Simple ignorance is honest with itself and constructive. One of the greatest gifts of “simple ignorance” is that it makes us capable of learning and of intellectual and moral growth. Compound or complex ignorance (al-jahl al-murakkab), on the other hand, means--first of all--not to know and-- second--not to know that we do not know. It is compound or complex because it involves two types of ignorance: Ignorance about what we do not know and ignornace about ourselves in not knowing it. Complex ignorance often manifests itself in our failure to acknowledge what we do not know and--even worse--our insistence that we do actually know it. We live in age of complex ignorance when few people are honest about their limitations, and many lay claim to having knowledge despite their ignorance. Complex ignorance is not constructive. For the man or woman suffering from compound ignorance is impossible to teach. We cannot learn without first admitting that there are things we do not know.</w:t>
      </w:r>
      <w:r>
        <w:rPr>
          <w:rFonts w:asciiTheme="majorBidi" w:eastAsiaTheme="minorHAnsi" w:hAnsiTheme="majorBidi" w:cstheme="majorBidi"/>
        </w:rPr>
        <w:t xml:space="preserve"> </w:t>
      </w:r>
    </w:p>
    <w:p w14:paraId="67110B93" w14:textId="503E387A" w:rsidR="00FD1A33" w:rsidRPr="002E1698" w:rsidRDefault="00FD1A33" w:rsidP="00E616ED">
      <w:pPr>
        <w:pStyle w:val="Heading4"/>
        <w:numPr>
          <w:ilvl w:val="0"/>
          <w:numId w:val="7"/>
        </w:numPr>
        <w:rPr>
          <w:rFonts w:asciiTheme="majorBidi" w:hAnsiTheme="majorBidi"/>
          <w:b/>
          <w:bCs/>
          <w:color w:val="C00000"/>
          <w:sz w:val="28"/>
          <w:szCs w:val="28"/>
        </w:rPr>
      </w:pPr>
      <w:r>
        <w:rPr>
          <w:rFonts w:asciiTheme="majorBidi" w:hAnsiTheme="majorBidi"/>
          <w:b/>
          <w:bCs/>
          <w:color w:val="C00000"/>
          <w:sz w:val="28"/>
          <w:szCs w:val="28"/>
        </w:rPr>
        <w:t xml:space="preserve"> </w:t>
      </w:r>
      <w:r w:rsidRPr="002E1698">
        <w:rPr>
          <w:rFonts w:asciiTheme="majorBidi" w:hAnsiTheme="majorBidi"/>
          <w:b/>
          <w:bCs/>
          <w:color w:val="C00000"/>
          <w:sz w:val="28"/>
          <w:szCs w:val="28"/>
        </w:rPr>
        <w:t>Simplex versus Complex Ignorance</w:t>
      </w:r>
      <w:bookmarkEnd w:id="223"/>
      <w:r w:rsidRPr="002E1698">
        <w:rPr>
          <w:rFonts w:asciiTheme="majorBidi" w:hAnsiTheme="majorBidi"/>
          <w:b/>
          <w:bCs/>
          <w:color w:val="C00000"/>
          <w:sz w:val="28"/>
          <w:szCs w:val="28"/>
        </w:rPr>
        <w:t xml:space="preserve"> (al-Jahl al-Basīṭ &amp; al-Jahl al-Murakkab)</w:t>
      </w:r>
      <w:r w:rsidR="00E751AE">
        <w:rPr>
          <w:rFonts w:asciiTheme="majorBidi" w:hAnsiTheme="majorBidi"/>
          <w:b/>
          <w:bCs/>
          <w:color w:val="C00000"/>
          <w:sz w:val="28"/>
          <w:szCs w:val="28"/>
        </w:rPr>
        <w:t xml:space="preserve"> </w:t>
      </w:r>
    </w:p>
    <w:p w14:paraId="13F5ED82" w14:textId="77777777" w:rsidR="00FD1A33" w:rsidRPr="005012FB" w:rsidRDefault="0A910C68" w:rsidP="00FD1A33">
      <w:pPr>
        <w:rPr>
          <w:rFonts w:asciiTheme="majorBidi" w:hAnsiTheme="majorBidi" w:cstheme="majorBidi"/>
          <w:sz w:val="28"/>
          <w:szCs w:val="28"/>
        </w:rPr>
      </w:pPr>
      <w:r w:rsidRPr="62ED6EB9">
        <w:rPr>
          <w:rFonts w:asciiTheme="majorBidi" w:hAnsiTheme="majorBidi" w:cstheme="majorBidi"/>
          <w:color w:val="000000" w:themeColor="text1"/>
          <w:sz w:val="28"/>
          <w:szCs w:val="28"/>
        </w:rPr>
        <w:t>Knowledge (</w:t>
      </w:r>
      <w:r w:rsidRPr="19736EA0">
        <w:rPr>
          <w:rFonts w:asciiTheme="majorBidi" w:hAnsiTheme="majorBidi" w:cstheme="majorBidi"/>
          <w:i/>
          <w:iCs/>
          <w:color w:val="000000" w:themeColor="text1"/>
          <w:sz w:val="28"/>
          <w:szCs w:val="28"/>
        </w:rPr>
        <w:t>al-‘ilm</w:t>
      </w:r>
      <w:r w:rsidRPr="62ED6EB9">
        <w:rPr>
          <w:rFonts w:asciiTheme="majorBidi" w:hAnsiTheme="majorBidi" w:cstheme="majorBidi"/>
          <w:color w:val="000000" w:themeColor="text1"/>
          <w:sz w:val="28"/>
          <w:szCs w:val="28"/>
        </w:rPr>
        <w:t>) refers to “the perception of a thing in terms of how it actually is in reality” (</w:t>
      </w:r>
      <w:r w:rsidRPr="19736EA0">
        <w:rPr>
          <w:rFonts w:asciiTheme="majorBidi" w:hAnsiTheme="majorBidi" w:cstheme="majorBidi"/>
          <w:i/>
          <w:iCs/>
          <w:color w:val="000000" w:themeColor="text1"/>
          <w:sz w:val="28"/>
          <w:szCs w:val="28"/>
        </w:rPr>
        <w:t>idr</w:t>
      </w:r>
      <w:r w:rsidRPr="19736EA0">
        <w:rPr>
          <w:rFonts w:asciiTheme="majorBidi" w:hAnsiTheme="majorBidi" w:cstheme="majorBidi"/>
          <w:i/>
          <w:iCs/>
          <w:sz w:val="28"/>
          <w:szCs w:val="28"/>
        </w:rPr>
        <w:t>ā</w:t>
      </w:r>
      <w:r w:rsidRPr="19736EA0">
        <w:rPr>
          <w:rFonts w:asciiTheme="majorBidi" w:hAnsiTheme="majorBidi" w:cstheme="majorBidi"/>
          <w:i/>
          <w:iCs/>
          <w:color w:val="000000" w:themeColor="text1"/>
          <w:sz w:val="28"/>
          <w:szCs w:val="28"/>
        </w:rPr>
        <w:t>k al-shay’ bi-</w:t>
      </w:r>
      <w:r w:rsidRPr="19736EA0">
        <w:rPr>
          <w:rFonts w:asciiTheme="majorBidi" w:hAnsiTheme="majorBidi" w:cstheme="majorBidi"/>
          <w:i/>
          <w:iCs/>
          <w:sz w:val="28"/>
          <w:szCs w:val="28"/>
        </w:rPr>
        <w:t>ḥaqīqatihi</w:t>
      </w:r>
      <w:r w:rsidRPr="62ED6EB9">
        <w:rPr>
          <w:rFonts w:asciiTheme="majorBidi" w:hAnsiTheme="majorBidi" w:cstheme="majorBidi"/>
          <w:color w:val="000000" w:themeColor="text1"/>
          <w:sz w:val="28"/>
          <w:szCs w:val="28"/>
        </w:rPr>
        <w:t>). Knowledge is opposed to “ignorance” (</w:t>
      </w:r>
      <w:r w:rsidRPr="19736EA0">
        <w:rPr>
          <w:rFonts w:asciiTheme="majorBidi" w:hAnsiTheme="majorBidi" w:cstheme="majorBidi"/>
          <w:i/>
          <w:iCs/>
          <w:color w:val="000000" w:themeColor="text1"/>
          <w:sz w:val="28"/>
          <w:szCs w:val="28"/>
        </w:rPr>
        <w:t>jahl</w:t>
      </w:r>
      <w:r w:rsidRPr="62ED6EB9">
        <w:rPr>
          <w:rFonts w:asciiTheme="majorBidi" w:hAnsiTheme="majorBidi" w:cstheme="majorBidi"/>
          <w:color w:val="000000" w:themeColor="text1"/>
          <w:sz w:val="28"/>
          <w:szCs w:val="28"/>
        </w:rPr>
        <w:t xml:space="preserve">). </w:t>
      </w:r>
      <w:r w:rsidRPr="62ED6EB9">
        <w:rPr>
          <w:rFonts w:asciiTheme="majorBidi" w:hAnsiTheme="majorBidi" w:cstheme="majorBidi"/>
          <w:sz w:val="28"/>
          <w:szCs w:val="28"/>
        </w:rPr>
        <w:t>The Islamic theological and intellectual traditions recognize two main categories of error in comprehension: 1) simple ignorance (</w:t>
      </w:r>
      <w:r w:rsidRPr="19736EA0">
        <w:rPr>
          <w:rFonts w:asciiTheme="majorBidi" w:hAnsiTheme="majorBidi" w:cstheme="majorBidi"/>
          <w:i/>
          <w:iCs/>
          <w:sz w:val="28"/>
          <w:szCs w:val="28"/>
        </w:rPr>
        <w:t>al-jahl al-basīṭ</w:t>
      </w:r>
      <w:r w:rsidRPr="62ED6EB9">
        <w:rPr>
          <w:rFonts w:asciiTheme="majorBidi" w:hAnsiTheme="majorBidi" w:cstheme="majorBidi"/>
          <w:sz w:val="28"/>
          <w:szCs w:val="28"/>
        </w:rPr>
        <w:t>) and 2) compound ignorance (</w:t>
      </w:r>
      <w:r w:rsidRPr="19736EA0">
        <w:rPr>
          <w:rFonts w:asciiTheme="majorBidi" w:hAnsiTheme="majorBidi" w:cstheme="majorBidi"/>
          <w:i/>
          <w:iCs/>
          <w:sz w:val="28"/>
          <w:szCs w:val="28"/>
        </w:rPr>
        <w:t>jahl murakkab</w:t>
      </w:r>
      <w:r w:rsidRPr="62ED6EB9">
        <w:rPr>
          <w:rFonts w:asciiTheme="majorBidi" w:hAnsiTheme="majorBidi" w:cstheme="majorBidi"/>
          <w:sz w:val="28"/>
          <w:szCs w:val="28"/>
        </w:rPr>
        <w:t>).</w:t>
      </w:r>
      <w:r w:rsidR="00FD1A33" w:rsidRPr="62ED6EB9">
        <w:rPr>
          <w:rStyle w:val="FootnoteReference"/>
          <w:rFonts w:asciiTheme="majorBidi" w:hAnsiTheme="majorBidi" w:cstheme="majorBidi"/>
          <w:sz w:val="28"/>
          <w:szCs w:val="28"/>
        </w:rPr>
        <w:footnoteReference w:id="180"/>
      </w:r>
    </w:p>
    <w:p w14:paraId="5CA5454E" w14:textId="77777777" w:rsidR="00FD1A33" w:rsidRPr="005012FB" w:rsidRDefault="00FD1A33" w:rsidP="00FD1A33">
      <w:pPr>
        <w:rPr>
          <w:rFonts w:asciiTheme="majorBidi" w:hAnsiTheme="majorBidi" w:cstheme="majorBidi"/>
          <w:sz w:val="28"/>
          <w:szCs w:val="28"/>
        </w:rPr>
      </w:pPr>
      <w:r w:rsidRPr="005012FB">
        <w:rPr>
          <w:rFonts w:asciiTheme="majorBidi" w:hAnsiTheme="majorBidi" w:cstheme="majorBidi"/>
          <w:color w:val="000000" w:themeColor="text1"/>
          <w:sz w:val="28"/>
          <w:szCs w:val="28"/>
        </w:rPr>
        <w:t xml:space="preserve">  Simple ignorance is to be ignorant of things as they actually are without claiming to know them. Simple ignorance is akin to knowledge because the person who has simple ignorance has basic knowledge of his or her ignorance. Simple ignorance is truthful and praiseworthy in its humility. </w:t>
      </w:r>
      <w:r w:rsidRPr="005012FB">
        <w:rPr>
          <w:rFonts w:asciiTheme="majorBidi" w:hAnsiTheme="majorBidi" w:cstheme="majorBidi"/>
          <w:sz w:val="28"/>
          <w:szCs w:val="28"/>
        </w:rPr>
        <w:t>Simple ignorance is honest with itself and constructive. One of the greatest gifts of “simple ignorance” is that it makes us capable of learning and of intellectual and moral growth. As the great figures of the early Islamic period (</w:t>
      </w:r>
      <w:r w:rsidRPr="005012FB">
        <w:rPr>
          <w:rFonts w:asciiTheme="majorBidi" w:hAnsiTheme="majorBidi" w:cstheme="majorBidi"/>
          <w:i/>
          <w:iCs/>
          <w:sz w:val="28"/>
          <w:szCs w:val="28"/>
        </w:rPr>
        <w:t>al-salaf al-ṣāliḥ</w:t>
      </w:r>
      <w:r w:rsidRPr="005012FB">
        <w:rPr>
          <w:rFonts w:asciiTheme="majorBidi" w:hAnsiTheme="majorBidi" w:cstheme="majorBidi"/>
          <w:sz w:val="28"/>
          <w:szCs w:val="28"/>
        </w:rPr>
        <w:t xml:space="preserve">) taught: “To say, ‘I do not know,’ is half of knowledge.” Al-Imām Mālik made it a point to say repeatedly in his teaching sessions in response to difficult questions: “I do not know,” and he trained his many students and his disciples to do the same. The </w:t>
      </w:r>
      <w:r w:rsidRPr="005012FB">
        <w:rPr>
          <w:rFonts w:asciiTheme="majorBidi" w:hAnsiTheme="majorBidi" w:cstheme="majorBidi"/>
          <w:i/>
          <w:iCs/>
          <w:sz w:val="28"/>
          <w:szCs w:val="28"/>
        </w:rPr>
        <w:t xml:space="preserve">salaf </w:t>
      </w:r>
      <w:r w:rsidRPr="005012FB">
        <w:rPr>
          <w:rFonts w:asciiTheme="majorBidi" w:hAnsiTheme="majorBidi" w:cstheme="majorBidi"/>
          <w:sz w:val="28"/>
          <w:szCs w:val="28"/>
        </w:rPr>
        <w:t xml:space="preserve">would also remark that it is more painful for false scholars and fraudulent pretenders to knowledge to say, “I do not know,” than for them to sustain a fatal wound. To understand our present times properly is demanding, and few can do it. Therefore, admission of our ignorance in this matter is essential to opening up the doors so that we overcome our ignorance about the time at hand and can begin to find remedies for it. Similarly, </w:t>
      </w:r>
      <w:r w:rsidRPr="005012FB">
        <w:rPr>
          <w:rFonts w:asciiTheme="majorBidi" w:hAnsiTheme="majorBidi" w:cstheme="majorBidi"/>
          <w:color w:val="000000" w:themeColor="text1"/>
          <w:sz w:val="28"/>
          <w:szCs w:val="28"/>
        </w:rPr>
        <w:t>Ibn ‘A</w:t>
      </w:r>
      <w:r w:rsidRPr="005012FB">
        <w:rPr>
          <w:rFonts w:asciiTheme="majorBidi" w:hAnsiTheme="majorBidi" w:cstheme="majorBidi"/>
          <w:sz w:val="28"/>
          <w:szCs w:val="28"/>
        </w:rPr>
        <w:t xml:space="preserve">ṭā’-Allāh says in his </w:t>
      </w:r>
      <w:r w:rsidRPr="005012FB">
        <w:rPr>
          <w:rFonts w:asciiTheme="majorBidi" w:hAnsiTheme="majorBidi" w:cstheme="majorBidi"/>
          <w:i/>
          <w:iCs/>
          <w:sz w:val="28"/>
          <w:szCs w:val="28"/>
        </w:rPr>
        <w:t xml:space="preserve">Intimate Divine Discourses </w:t>
      </w:r>
      <w:r w:rsidRPr="005012FB">
        <w:rPr>
          <w:rFonts w:asciiTheme="majorBidi" w:hAnsiTheme="majorBidi" w:cstheme="majorBidi"/>
          <w:sz w:val="28"/>
          <w:szCs w:val="28"/>
        </w:rPr>
        <w:t>(</w:t>
      </w:r>
      <w:r w:rsidRPr="005012FB">
        <w:rPr>
          <w:rFonts w:asciiTheme="majorBidi" w:hAnsiTheme="majorBidi" w:cstheme="majorBidi"/>
          <w:i/>
          <w:iCs/>
          <w:sz w:val="28"/>
          <w:szCs w:val="28"/>
        </w:rPr>
        <w:t>Al-Munājāt al-Ilāhiyya</w:t>
      </w:r>
      <w:r w:rsidRPr="005012FB">
        <w:rPr>
          <w:rFonts w:asciiTheme="majorBidi" w:hAnsiTheme="majorBidi" w:cstheme="majorBidi"/>
          <w:sz w:val="28"/>
          <w:szCs w:val="28"/>
        </w:rPr>
        <w:t>): “My Lord-God, I am ignorant (</w:t>
      </w:r>
      <w:r w:rsidRPr="005012FB">
        <w:rPr>
          <w:rFonts w:asciiTheme="majorBidi" w:hAnsiTheme="majorBidi" w:cstheme="majorBidi"/>
          <w:i/>
          <w:iCs/>
          <w:sz w:val="28"/>
          <w:szCs w:val="28"/>
        </w:rPr>
        <w:t>al-jāhil</w:t>
      </w:r>
      <w:r w:rsidRPr="005012FB">
        <w:rPr>
          <w:rFonts w:asciiTheme="majorBidi" w:hAnsiTheme="majorBidi" w:cstheme="majorBidi"/>
          <w:sz w:val="28"/>
          <w:szCs w:val="28"/>
        </w:rPr>
        <w:t>) in my knowledge. So, how could I not be utterly ignorant (</w:t>
      </w:r>
      <w:r w:rsidRPr="005012FB">
        <w:rPr>
          <w:rFonts w:asciiTheme="majorBidi" w:hAnsiTheme="majorBidi" w:cstheme="majorBidi"/>
          <w:i/>
          <w:iCs/>
          <w:sz w:val="28"/>
          <w:szCs w:val="28"/>
        </w:rPr>
        <w:t>jahūl</w:t>
      </w:r>
      <w:r w:rsidRPr="005012FB">
        <w:rPr>
          <w:rFonts w:asciiTheme="majorBidi" w:hAnsiTheme="majorBidi" w:cstheme="majorBidi"/>
          <w:sz w:val="28"/>
          <w:szCs w:val="28"/>
        </w:rPr>
        <w:t>) in my ignorance?” This statement is a modest but truthful testimony to the greatness of simple ignorance, from which self-knowledge, the profound knowledge of God, and access to ultimate realities all come. God says in the Qur’ān: “…And you have not been given of knowledge but little’” (The Night Journey, 17:85).</w:t>
      </w:r>
    </w:p>
    <w:p w14:paraId="4B609A33" w14:textId="77777777" w:rsidR="00FD1A33" w:rsidRPr="005012FB" w:rsidRDefault="00FD1A33" w:rsidP="00FD1A33">
      <w:pPr>
        <w:rPr>
          <w:rFonts w:asciiTheme="majorBidi" w:hAnsiTheme="majorBidi" w:cstheme="majorBidi"/>
          <w:color w:val="000000" w:themeColor="text1"/>
          <w:sz w:val="28"/>
          <w:szCs w:val="28"/>
        </w:rPr>
      </w:pPr>
      <w:r w:rsidRPr="005012FB">
        <w:rPr>
          <w:rFonts w:asciiTheme="majorBidi" w:hAnsiTheme="majorBidi" w:cstheme="majorBidi"/>
          <w:color w:val="000000" w:themeColor="text1"/>
          <w:sz w:val="28"/>
          <w:szCs w:val="28"/>
        </w:rPr>
        <w:t xml:space="preserve">    Complex ignorance is said to be compounded because it is a combination of ignorance regarding things as they truly are, in addition to our ignorance of our ignorance of them. Compound or complex ignorance (</w:t>
      </w:r>
      <w:r w:rsidRPr="005012FB">
        <w:rPr>
          <w:rFonts w:asciiTheme="majorBidi" w:hAnsiTheme="majorBidi" w:cstheme="majorBidi"/>
          <w:i/>
          <w:iCs/>
          <w:color w:val="000000" w:themeColor="text1"/>
          <w:sz w:val="28"/>
          <w:szCs w:val="28"/>
        </w:rPr>
        <w:t>al-jahl al-murakkab</w:t>
      </w:r>
      <w:r w:rsidRPr="005012FB">
        <w:rPr>
          <w:rFonts w:asciiTheme="majorBidi" w:hAnsiTheme="majorBidi" w:cstheme="majorBidi"/>
          <w:color w:val="000000" w:themeColor="text1"/>
          <w:sz w:val="28"/>
          <w:szCs w:val="28"/>
        </w:rPr>
        <w:t>), on the other hand, means--first of all--not to know and-- second--not to know that we do not know. It is compound or complex because it involves two types of ignorance: Ignorance about what we do not know and ignornace about ourselves in not knowing it. People of simple ignorance are capable of being taught and teaching others; people with compound ignorance, however, are impossible to teach and do not qualify as teachers as long as they remain unaware of or fail to acknowledge their ignorance.</w:t>
      </w:r>
      <w:r w:rsidRPr="005012FB">
        <w:rPr>
          <w:rFonts w:asciiTheme="majorBidi" w:hAnsiTheme="majorBidi" w:cstheme="majorBidi"/>
          <w:sz w:val="28"/>
          <w:szCs w:val="28"/>
        </w:rPr>
        <w:t xml:space="preserve"> </w:t>
      </w:r>
      <w:r w:rsidRPr="005012FB">
        <w:rPr>
          <w:rFonts w:asciiTheme="majorBidi" w:hAnsiTheme="majorBidi" w:cstheme="majorBidi"/>
          <w:color w:val="000000" w:themeColor="text1"/>
          <w:sz w:val="28"/>
          <w:szCs w:val="28"/>
        </w:rPr>
        <w:t>Complex ignorance often manifests itself in our failure to acknowledge what we do not know and--even worse--our insistence that we do actually know it. Today, we live in age of complex ignorance when few people are honest about their limitations, and many lay claim to having knowledge despite their ignorance. Complex ignorance is not constructive. For the man or woman suffering from compound ignorance is impossible to teach. We cannot learn without first admitting that there are things we do not know. With regard to understanding our times, we must first learn humility and carefully avoid the pitfalls of complex ignorance. It is especially important for us to seek out those scholars and Saints who have sound understanding of our times and what our generation demands. We must seek to keep their company and learn from them.</w:t>
      </w:r>
    </w:p>
    <w:p w14:paraId="540880B3" w14:textId="77777777" w:rsidR="00FD1A33" w:rsidRPr="005012FB" w:rsidRDefault="00FD1A33" w:rsidP="00FD1A33">
      <w:pPr>
        <w:rPr>
          <w:rFonts w:asciiTheme="majorBidi" w:hAnsiTheme="majorBidi" w:cstheme="majorBidi"/>
          <w:color w:val="000000" w:themeColor="text1"/>
          <w:sz w:val="28"/>
          <w:szCs w:val="28"/>
        </w:rPr>
      </w:pPr>
      <w:r w:rsidRPr="005012FB">
        <w:rPr>
          <w:rFonts w:asciiTheme="majorBidi" w:hAnsiTheme="majorBidi" w:cstheme="majorBidi"/>
          <w:color w:val="000000" w:themeColor="text1"/>
          <w:sz w:val="28"/>
          <w:szCs w:val="28"/>
        </w:rPr>
        <w:t xml:space="preserve">      An anonymous Arab poem plays on the double meaning of “</w:t>
      </w:r>
      <w:r w:rsidRPr="005012FB">
        <w:rPr>
          <w:rFonts w:asciiTheme="majorBidi" w:hAnsiTheme="majorBidi" w:cstheme="majorBidi"/>
          <w:i/>
          <w:iCs/>
          <w:color w:val="000000" w:themeColor="text1"/>
          <w:sz w:val="28"/>
          <w:szCs w:val="28"/>
        </w:rPr>
        <w:t>murakkab</w:t>
      </w:r>
      <w:r w:rsidRPr="005012FB">
        <w:rPr>
          <w:rFonts w:asciiTheme="majorBidi" w:hAnsiTheme="majorBidi" w:cstheme="majorBidi"/>
          <w:color w:val="000000" w:themeColor="text1"/>
          <w:sz w:val="28"/>
          <w:szCs w:val="28"/>
        </w:rPr>
        <w:t xml:space="preserve">,” which technically means “compound” in the expression </w:t>
      </w:r>
      <w:r w:rsidRPr="005012FB">
        <w:rPr>
          <w:rFonts w:asciiTheme="majorBidi" w:hAnsiTheme="majorBidi" w:cstheme="majorBidi"/>
          <w:i/>
          <w:iCs/>
          <w:color w:val="000000" w:themeColor="text1"/>
          <w:sz w:val="28"/>
          <w:szCs w:val="28"/>
        </w:rPr>
        <w:t>jahl murakkab</w:t>
      </w:r>
      <w:r w:rsidRPr="005012FB">
        <w:rPr>
          <w:rFonts w:asciiTheme="majorBidi" w:hAnsiTheme="majorBidi" w:cstheme="majorBidi"/>
          <w:color w:val="000000" w:themeColor="text1"/>
          <w:sz w:val="28"/>
          <w:szCs w:val="28"/>
        </w:rPr>
        <w:t xml:space="preserve"> (compound ignorance) but also means “to be riding on the back of something:”</w:t>
      </w:r>
    </w:p>
    <w:p w14:paraId="653E3BA0" w14:textId="77777777" w:rsidR="00FD1A33" w:rsidRPr="005012FB" w:rsidRDefault="00FD1A33" w:rsidP="00FD1A33">
      <w:pPr>
        <w:rPr>
          <w:rFonts w:asciiTheme="majorBidi" w:hAnsiTheme="majorBidi" w:cstheme="majorBidi"/>
          <w:color w:val="000000" w:themeColor="text1"/>
          <w:sz w:val="28"/>
          <w:szCs w:val="28"/>
        </w:rPr>
      </w:pPr>
    </w:p>
    <w:p w14:paraId="1F8258D8" w14:textId="77777777" w:rsidR="00FD1A33" w:rsidRPr="005012FB" w:rsidRDefault="00FD1A33" w:rsidP="00FD1A33">
      <w:pPr>
        <w:rPr>
          <w:rFonts w:asciiTheme="majorBidi" w:hAnsiTheme="majorBidi" w:cstheme="majorBidi"/>
          <w:color w:val="000000" w:themeColor="text1"/>
        </w:rPr>
      </w:pPr>
      <w:r w:rsidRPr="005012FB">
        <w:rPr>
          <w:rFonts w:asciiTheme="majorBidi" w:hAnsiTheme="majorBidi" w:cstheme="majorBidi"/>
          <w:color w:val="000000" w:themeColor="text1"/>
          <w:sz w:val="28"/>
          <w:szCs w:val="28"/>
        </w:rPr>
        <w:t xml:space="preserve">                                  </w:t>
      </w:r>
      <w:r w:rsidRPr="005012FB">
        <w:rPr>
          <w:rFonts w:asciiTheme="majorBidi" w:hAnsiTheme="majorBidi" w:cstheme="majorBidi"/>
          <w:color w:val="000000" w:themeColor="text1"/>
        </w:rPr>
        <w:t>One day the philosopher’s donkey said:</w:t>
      </w:r>
    </w:p>
    <w:p w14:paraId="669729A3" w14:textId="77777777" w:rsidR="00FD1A33" w:rsidRPr="005012FB" w:rsidRDefault="00FD1A33" w:rsidP="00FD1A33">
      <w:pPr>
        <w:rPr>
          <w:rFonts w:asciiTheme="majorBidi" w:hAnsiTheme="majorBidi" w:cstheme="majorBidi"/>
          <w:color w:val="000000" w:themeColor="text1"/>
        </w:rPr>
      </w:pPr>
      <w:r w:rsidRPr="005012FB">
        <w:rPr>
          <w:rFonts w:asciiTheme="majorBidi" w:hAnsiTheme="majorBidi" w:cstheme="majorBidi"/>
          <w:color w:val="000000" w:themeColor="text1"/>
        </w:rPr>
        <w:t xml:space="preserve">         “If they did me justice, I would be the one to ride (</w:t>
      </w:r>
      <w:r w:rsidRPr="005012FB">
        <w:rPr>
          <w:rFonts w:asciiTheme="majorBidi" w:hAnsiTheme="majorBidi" w:cstheme="majorBidi"/>
          <w:i/>
          <w:iCs/>
          <w:color w:val="000000" w:themeColor="text1"/>
        </w:rPr>
        <w:t>arkubu</w:t>
      </w:r>
      <w:r w:rsidRPr="005012FB">
        <w:rPr>
          <w:rFonts w:asciiTheme="majorBidi" w:hAnsiTheme="majorBidi" w:cstheme="majorBidi"/>
          <w:color w:val="000000" w:themeColor="text1"/>
        </w:rPr>
        <w:t>) [on your back]:</w:t>
      </w:r>
    </w:p>
    <w:p w14:paraId="502543E1" w14:textId="77777777" w:rsidR="00FD1A33" w:rsidRPr="005012FB" w:rsidRDefault="00FD1A33" w:rsidP="00FD1A33">
      <w:pPr>
        <w:rPr>
          <w:rFonts w:asciiTheme="majorBidi" w:hAnsiTheme="majorBidi" w:cstheme="majorBidi"/>
          <w:color w:val="000000" w:themeColor="text1"/>
        </w:rPr>
      </w:pPr>
      <w:r w:rsidRPr="005012FB">
        <w:rPr>
          <w:rFonts w:asciiTheme="majorBidi" w:hAnsiTheme="majorBidi" w:cstheme="majorBidi"/>
          <w:color w:val="000000" w:themeColor="text1"/>
        </w:rPr>
        <w:t xml:space="preserve">                                  For I am one whose ignorance is simple,</w:t>
      </w:r>
    </w:p>
    <w:p w14:paraId="40A9FDA2" w14:textId="77777777" w:rsidR="00FD1A33" w:rsidRPr="005012FB" w:rsidRDefault="00FD1A33" w:rsidP="00FD1A33">
      <w:pPr>
        <w:rPr>
          <w:rFonts w:asciiTheme="majorBidi" w:hAnsiTheme="majorBidi" w:cstheme="majorBidi"/>
          <w:color w:val="000000" w:themeColor="text1"/>
        </w:rPr>
      </w:pPr>
      <w:r w:rsidRPr="005012FB">
        <w:rPr>
          <w:rFonts w:asciiTheme="majorBidi" w:hAnsiTheme="majorBidi" w:cstheme="majorBidi"/>
          <w:color w:val="000000" w:themeColor="text1"/>
        </w:rPr>
        <w:t xml:space="preserve">                  But [you] the rider on my back (</w:t>
      </w:r>
      <w:r w:rsidRPr="005012FB">
        <w:rPr>
          <w:rFonts w:asciiTheme="majorBidi" w:hAnsiTheme="majorBidi" w:cstheme="majorBidi"/>
          <w:i/>
          <w:iCs/>
          <w:color w:val="000000" w:themeColor="text1"/>
        </w:rPr>
        <w:t>r</w:t>
      </w:r>
      <w:r w:rsidRPr="005012FB">
        <w:rPr>
          <w:rFonts w:asciiTheme="majorBidi" w:hAnsiTheme="majorBidi" w:cstheme="majorBidi"/>
          <w:i/>
          <w:iCs/>
        </w:rPr>
        <w:t>ā</w:t>
      </w:r>
      <w:r w:rsidRPr="005012FB">
        <w:rPr>
          <w:rFonts w:asciiTheme="majorBidi" w:hAnsiTheme="majorBidi" w:cstheme="majorBidi"/>
          <w:i/>
          <w:iCs/>
          <w:color w:val="000000" w:themeColor="text1"/>
        </w:rPr>
        <w:t>kib</w:t>
      </w:r>
      <w:r w:rsidRPr="005012FB">
        <w:rPr>
          <w:rFonts w:asciiTheme="majorBidi" w:hAnsiTheme="majorBidi" w:cstheme="majorBidi"/>
          <w:i/>
          <w:iCs/>
        </w:rPr>
        <w:t>ī</w:t>
      </w:r>
      <w:r w:rsidRPr="005012FB">
        <w:rPr>
          <w:rFonts w:asciiTheme="majorBidi" w:hAnsiTheme="majorBidi" w:cstheme="majorBidi"/>
          <w:color w:val="000000" w:themeColor="text1"/>
        </w:rPr>
        <w:t xml:space="preserve">) are a person of      </w:t>
      </w:r>
    </w:p>
    <w:p w14:paraId="54740319" w14:textId="77777777" w:rsidR="00FD1A33" w:rsidRPr="005012FB" w:rsidRDefault="00FD1A33" w:rsidP="00FD1A33">
      <w:pPr>
        <w:rPr>
          <w:rFonts w:asciiTheme="majorBidi" w:hAnsiTheme="majorBidi" w:cstheme="majorBidi"/>
          <w:color w:val="000000" w:themeColor="text1"/>
        </w:rPr>
      </w:pPr>
      <w:r w:rsidRPr="005012FB">
        <w:rPr>
          <w:rFonts w:asciiTheme="majorBidi" w:hAnsiTheme="majorBidi" w:cstheme="majorBidi"/>
          <w:color w:val="000000" w:themeColor="text1"/>
        </w:rPr>
        <w:t xml:space="preserve">                compound ignorance (</w:t>
      </w:r>
      <w:r w:rsidRPr="005012FB">
        <w:rPr>
          <w:rFonts w:asciiTheme="majorBidi" w:hAnsiTheme="majorBidi" w:cstheme="majorBidi"/>
          <w:i/>
          <w:iCs/>
          <w:color w:val="000000"/>
        </w:rPr>
        <w:t>j</w:t>
      </w:r>
      <w:r w:rsidRPr="005012FB">
        <w:rPr>
          <w:rFonts w:asciiTheme="majorBidi" w:hAnsiTheme="majorBidi" w:cstheme="majorBidi"/>
          <w:i/>
          <w:iCs/>
        </w:rPr>
        <w:t>ā</w:t>
      </w:r>
      <w:r w:rsidRPr="005012FB">
        <w:rPr>
          <w:rFonts w:asciiTheme="majorBidi" w:hAnsiTheme="majorBidi" w:cstheme="majorBidi"/>
          <w:i/>
          <w:iCs/>
          <w:color w:val="000000"/>
        </w:rPr>
        <w:t>hilun murakkabu</w:t>
      </w:r>
      <w:r w:rsidRPr="005012FB">
        <w:rPr>
          <w:rFonts w:asciiTheme="majorBidi" w:hAnsiTheme="majorBidi" w:cstheme="majorBidi"/>
          <w:color w:val="000000" w:themeColor="text1"/>
        </w:rPr>
        <w:t>).</w:t>
      </w:r>
    </w:p>
    <w:p w14:paraId="01A7A85C" w14:textId="77777777" w:rsidR="00FD1A33" w:rsidRPr="005012FB" w:rsidRDefault="00FD1A33" w:rsidP="00FD1A33">
      <w:pPr>
        <w:rPr>
          <w:rFonts w:asciiTheme="majorBidi" w:hAnsiTheme="majorBidi" w:cstheme="majorBidi"/>
          <w:color w:val="000000" w:themeColor="text1"/>
        </w:rPr>
      </w:pPr>
    </w:p>
    <w:p w14:paraId="17F26F79" w14:textId="77777777" w:rsidR="00FD1A33" w:rsidRPr="005012FB" w:rsidRDefault="00FD1A33" w:rsidP="00FD1A33">
      <w:pPr>
        <w:rPr>
          <w:rFonts w:asciiTheme="majorBidi" w:hAnsiTheme="majorBidi" w:cstheme="majorBidi"/>
          <w:i/>
          <w:iCs/>
        </w:rPr>
      </w:pPr>
      <w:r w:rsidRPr="005012FB">
        <w:rPr>
          <w:rFonts w:asciiTheme="majorBidi" w:hAnsiTheme="majorBidi" w:cstheme="majorBidi"/>
          <w:i/>
          <w:iCs/>
        </w:rPr>
        <w:t xml:space="preserve">                                              </w:t>
      </w:r>
      <w:r w:rsidRPr="005012FB">
        <w:rPr>
          <w:rFonts w:asciiTheme="majorBidi" w:hAnsiTheme="majorBidi" w:cstheme="majorBidi"/>
        </w:rPr>
        <w:t>(</w:t>
      </w:r>
      <w:r w:rsidRPr="005012FB">
        <w:rPr>
          <w:rFonts w:asciiTheme="majorBidi" w:hAnsiTheme="majorBidi" w:cstheme="majorBidi"/>
          <w:i/>
          <w:iCs/>
          <w:color w:val="000000"/>
        </w:rPr>
        <w:t>Q</w:t>
      </w:r>
      <w:r w:rsidRPr="005012FB">
        <w:rPr>
          <w:rFonts w:asciiTheme="majorBidi" w:hAnsiTheme="majorBidi" w:cstheme="majorBidi"/>
          <w:i/>
          <w:iCs/>
        </w:rPr>
        <w:t>ā</w:t>
      </w:r>
      <w:r w:rsidRPr="005012FB">
        <w:rPr>
          <w:rFonts w:asciiTheme="majorBidi" w:hAnsiTheme="majorBidi" w:cstheme="majorBidi"/>
          <w:i/>
          <w:iCs/>
          <w:color w:val="000000"/>
        </w:rPr>
        <w:t xml:space="preserve">la </w:t>
      </w:r>
      <w:r w:rsidRPr="005012FB">
        <w:rPr>
          <w:rFonts w:asciiTheme="majorBidi" w:hAnsiTheme="majorBidi" w:cstheme="majorBidi"/>
          <w:i/>
          <w:iCs/>
        </w:rPr>
        <w:t>ḥ</w:t>
      </w:r>
      <w:r w:rsidRPr="005012FB">
        <w:rPr>
          <w:rFonts w:asciiTheme="majorBidi" w:hAnsiTheme="majorBidi" w:cstheme="majorBidi"/>
          <w:i/>
          <w:iCs/>
          <w:color w:val="000000"/>
        </w:rPr>
        <w:t>im</w:t>
      </w:r>
      <w:r w:rsidRPr="005012FB">
        <w:rPr>
          <w:rFonts w:asciiTheme="majorBidi" w:hAnsiTheme="majorBidi" w:cstheme="majorBidi"/>
          <w:i/>
          <w:iCs/>
        </w:rPr>
        <w:t>ā</w:t>
      </w:r>
      <w:r w:rsidRPr="005012FB">
        <w:rPr>
          <w:rFonts w:asciiTheme="majorBidi" w:hAnsiTheme="majorBidi" w:cstheme="majorBidi"/>
          <w:i/>
          <w:iCs/>
          <w:color w:val="000000"/>
        </w:rPr>
        <w:t>ru-’l-</w:t>
      </w:r>
      <w:r w:rsidRPr="005012FB">
        <w:rPr>
          <w:rFonts w:asciiTheme="majorBidi" w:hAnsiTheme="majorBidi" w:cstheme="majorBidi"/>
          <w:i/>
          <w:iCs/>
        </w:rPr>
        <w:t>ḥ</w:t>
      </w:r>
      <w:r w:rsidRPr="005012FB">
        <w:rPr>
          <w:rFonts w:asciiTheme="majorBidi" w:hAnsiTheme="majorBidi" w:cstheme="majorBidi"/>
          <w:i/>
          <w:iCs/>
          <w:color w:val="000000"/>
        </w:rPr>
        <w:t>ak</w:t>
      </w:r>
      <w:r w:rsidRPr="005012FB">
        <w:rPr>
          <w:rFonts w:asciiTheme="majorBidi" w:hAnsiTheme="majorBidi" w:cstheme="majorBidi"/>
          <w:i/>
          <w:iCs/>
        </w:rPr>
        <w:t>ī</w:t>
      </w:r>
      <w:r w:rsidRPr="005012FB">
        <w:rPr>
          <w:rFonts w:asciiTheme="majorBidi" w:hAnsiTheme="majorBidi" w:cstheme="majorBidi"/>
          <w:i/>
          <w:iCs/>
          <w:color w:val="000000"/>
        </w:rPr>
        <w:t xml:space="preserve">m yawman </w:t>
      </w:r>
    </w:p>
    <w:p w14:paraId="4AAB2237" w14:textId="77777777" w:rsidR="00FD1A33" w:rsidRPr="005012FB" w:rsidRDefault="00FD1A33" w:rsidP="00FD1A33">
      <w:pPr>
        <w:rPr>
          <w:rFonts w:asciiTheme="majorBidi" w:hAnsiTheme="majorBidi" w:cstheme="majorBidi"/>
          <w:i/>
          <w:iCs/>
          <w:color w:val="000000"/>
        </w:rPr>
      </w:pPr>
      <w:r w:rsidRPr="005012FB">
        <w:rPr>
          <w:rFonts w:asciiTheme="majorBidi" w:hAnsiTheme="majorBidi" w:cstheme="majorBidi"/>
          <w:i/>
          <w:iCs/>
          <w:color w:val="000000"/>
        </w:rPr>
        <w:t xml:space="preserve">                                                    Law an</w:t>
      </w:r>
      <w:r w:rsidRPr="005012FB">
        <w:rPr>
          <w:rFonts w:asciiTheme="majorBidi" w:hAnsiTheme="majorBidi" w:cstheme="majorBidi"/>
          <w:i/>
          <w:iCs/>
        </w:rPr>
        <w:t>ṣ</w:t>
      </w:r>
      <w:r w:rsidRPr="005012FB">
        <w:rPr>
          <w:rFonts w:asciiTheme="majorBidi" w:hAnsiTheme="majorBidi" w:cstheme="majorBidi"/>
          <w:i/>
          <w:iCs/>
          <w:color w:val="000000"/>
        </w:rPr>
        <w:t>af</w:t>
      </w:r>
      <w:r w:rsidRPr="005012FB">
        <w:rPr>
          <w:rFonts w:asciiTheme="majorBidi" w:hAnsiTheme="majorBidi" w:cstheme="majorBidi"/>
          <w:i/>
          <w:iCs/>
        </w:rPr>
        <w:t>ū</w:t>
      </w:r>
      <w:r w:rsidRPr="005012FB">
        <w:rPr>
          <w:rFonts w:asciiTheme="majorBidi" w:hAnsiTheme="majorBidi" w:cstheme="majorBidi"/>
          <w:i/>
          <w:iCs/>
          <w:color w:val="000000"/>
        </w:rPr>
        <w:t>n</w:t>
      </w:r>
      <w:r w:rsidRPr="005012FB">
        <w:rPr>
          <w:rFonts w:asciiTheme="majorBidi" w:hAnsiTheme="majorBidi" w:cstheme="majorBidi"/>
          <w:i/>
          <w:iCs/>
        </w:rPr>
        <w:t>ī</w:t>
      </w:r>
      <w:r w:rsidRPr="005012FB">
        <w:rPr>
          <w:rFonts w:asciiTheme="majorBidi" w:hAnsiTheme="majorBidi" w:cstheme="majorBidi"/>
          <w:i/>
          <w:iCs/>
          <w:color w:val="000000"/>
        </w:rPr>
        <w:t xml:space="preserve"> kuntu arkabu</w:t>
      </w:r>
      <w:r w:rsidRPr="005012FB">
        <w:rPr>
          <w:rFonts w:asciiTheme="majorBidi" w:hAnsiTheme="majorBidi" w:cstheme="majorBidi"/>
          <w:color w:val="000000"/>
        </w:rPr>
        <w:t>)</w:t>
      </w:r>
      <w:r w:rsidRPr="005012FB">
        <w:rPr>
          <w:rFonts w:asciiTheme="majorBidi" w:hAnsiTheme="majorBidi" w:cstheme="majorBidi"/>
          <w:i/>
          <w:iCs/>
          <w:color w:val="000000"/>
        </w:rPr>
        <w:t xml:space="preserve"> </w:t>
      </w:r>
    </w:p>
    <w:p w14:paraId="6BF472C3" w14:textId="37006022" w:rsidR="00FD1A33" w:rsidRPr="00935084" w:rsidRDefault="00FD1A33" w:rsidP="00935084">
      <w:pPr>
        <w:rPr>
          <w:rFonts w:asciiTheme="majorBidi" w:hAnsiTheme="majorBidi" w:cstheme="majorBidi"/>
          <w:i/>
          <w:iCs/>
          <w:color w:val="000000"/>
          <w:sz w:val="28"/>
          <w:szCs w:val="28"/>
        </w:rPr>
      </w:pPr>
      <w:r w:rsidRPr="005012FB">
        <w:rPr>
          <w:rFonts w:asciiTheme="majorBidi" w:hAnsiTheme="majorBidi" w:cstheme="majorBidi"/>
          <w:i/>
          <w:iCs/>
          <w:color w:val="000000"/>
        </w:rPr>
        <w:t>You are missing the last verses</w:t>
      </w:r>
    </w:p>
    <w:p w14:paraId="1BE381C7" w14:textId="77777777" w:rsidR="00FD1A33" w:rsidRPr="005012FB" w:rsidRDefault="00FD1A33" w:rsidP="00FD1A33">
      <w:pPr>
        <w:rPr>
          <w:rFonts w:asciiTheme="majorBidi" w:eastAsiaTheme="minorHAnsi" w:hAnsiTheme="majorBidi" w:cstheme="majorBidi"/>
        </w:rPr>
      </w:pPr>
    </w:p>
    <w:p w14:paraId="01F6682B" w14:textId="77777777" w:rsidR="00FD1A33" w:rsidRPr="002E1698" w:rsidRDefault="00FD1A33" w:rsidP="00E616ED">
      <w:pPr>
        <w:pStyle w:val="Heading4"/>
        <w:numPr>
          <w:ilvl w:val="0"/>
          <w:numId w:val="7"/>
        </w:numPr>
        <w:rPr>
          <w:rFonts w:asciiTheme="majorBidi" w:hAnsiTheme="majorBidi"/>
          <w:b/>
          <w:bCs/>
          <w:color w:val="C00000"/>
          <w:sz w:val="28"/>
          <w:szCs w:val="28"/>
        </w:rPr>
      </w:pPr>
      <w:r>
        <w:rPr>
          <w:rFonts w:asciiTheme="majorBidi" w:hAnsiTheme="majorBidi"/>
          <w:b/>
          <w:bCs/>
          <w:color w:val="C00000"/>
          <w:sz w:val="28"/>
          <w:szCs w:val="28"/>
        </w:rPr>
        <w:t xml:space="preserve"> </w:t>
      </w:r>
      <w:r w:rsidRPr="002E1698">
        <w:rPr>
          <w:rFonts w:asciiTheme="majorBidi" w:hAnsiTheme="majorBidi"/>
          <w:b/>
          <w:bCs/>
          <w:color w:val="C00000"/>
          <w:sz w:val="28"/>
          <w:szCs w:val="28"/>
        </w:rPr>
        <w:t>Salaf Ṣāliḥ (The Upright Predecessors)</w:t>
      </w:r>
    </w:p>
    <w:p w14:paraId="54FC52AE" w14:textId="45F146F6" w:rsidR="00FD1A33" w:rsidRPr="008C1E12" w:rsidRDefault="00FD1A33" w:rsidP="008C1E12">
      <w:pPr>
        <w:rPr>
          <w:b/>
          <w:bCs/>
          <w:i/>
          <w:iCs/>
          <w:color w:val="C00000"/>
          <w:sz w:val="28"/>
          <w:szCs w:val="28"/>
        </w:rPr>
      </w:pPr>
      <w:r w:rsidRPr="002E1698">
        <w:rPr>
          <w:b/>
          <w:bCs/>
          <w:i/>
          <w:iCs/>
        </w:rPr>
        <w:t>Upright Predecessors (al-Salaf al-Ṣāliḥ)</w:t>
      </w:r>
    </w:p>
    <w:p w14:paraId="6EFCB70C" w14:textId="7EE0DF32" w:rsidR="00FD1A33" w:rsidRPr="00214C24" w:rsidRDefault="008C1E12" w:rsidP="00E616ED">
      <w:pPr>
        <w:pStyle w:val="ListParagraph"/>
        <w:numPr>
          <w:ilvl w:val="0"/>
          <w:numId w:val="92"/>
        </w:numPr>
        <w:rPr>
          <w:rFonts w:asciiTheme="majorBidi" w:eastAsiaTheme="minorHAnsi" w:hAnsiTheme="majorBidi" w:cstheme="majorBidi"/>
        </w:rPr>
      </w:pPr>
      <w:r w:rsidRPr="00512709">
        <w:rPr>
          <w:sz w:val="20"/>
          <w:szCs w:val="20"/>
        </w:rPr>
        <w:t xml:space="preserve">The </w:t>
      </w:r>
      <w:r w:rsidRPr="00512709">
        <w:rPr>
          <w:b/>
          <w:bCs/>
          <w:sz w:val="20"/>
          <w:szCs w:val="20"/>
        </w:rPr>
        <w:t>Upright Predecessors (</w:t>
      </w:r>
      <w:r w:rsidRPr="00512709">
        <w:rPr>
          <w:b/>
          <w:bCs/>
          <w:i/>
          <w:iCs/>
          <w:sz w:val="20"/>
          <w:szCs w:val="20"/>
        </w:rPr>
        <w:t>al-Salaf al-Ṣāliḥ</w:t>
      </w:r>
      <w:r w:rsidRPr="00512709">
        <w:rPr>
          <w:b/>
          <w:bCs/>
          <w:sz w:val="20"/>
          <w:szCs w:val="20"/>
        </w:rPr>
        <w:t>)</w:t>
      </w:r>
      <w:r w:rsidRPr="00512709">
        <w:rPr>
          <w:sz w:val="20"/>
          <w:szCs w:val="20"/>
        </w:rPr>
        <w:t xml:space="preserve"> refer to the exemplars of the first two or three generations of Islam, and—as we will see in the discussion of the Signs of the End of Time in Volume Seventeen—it is a Creedal obligation to believe that the upright believers of these early generations were the best of all Muslims and the best of all Mankind. As an illustration of this principle, t</w:t>
      </w:r>
      <w:r w:rsidRPr="00512709">
        <w:rPr>
          <w:color w:val="000000"/>
          <w:sz w:val="20"/>
          <w:szCs w:val="20"/>
        </w:rPr>
        <w:t>he Prophet was once asked explicitly about the best people. He replied in an authentic transmission narrated by al-Bukhārī and Muslim: “The most excellent of you (</w:t>
      </w:r>
      <w:r w:rsidRPr="00512709">
        <w:rPr>
          <w:i/>
          <w:iCs/>
          <w:color w:val="000000"/>
          <w:sz w:val="20"/>
          <w:szCs w:val="20"/>
        </w:rPr>
        <w:t>af</w:t>
      </w:r>
      <w:r w:rsidRPr="00512709">
        <w:rPr>
          <w:i/>
          <w:iCs/>
          <w:sz w:val="20"/>
          <w:szCs w:val="20"/>
        </w:rPr>
        <w:t>ḍ</w:t>
      </w:r>
      <w:r w:rsidRPr="00512709">
        <w:rPr>
          <w:i/>
          <w:iCs/>
          <w:color w:val="000000"/>
          <w:sz w:val="20"/>
          <w:szCs w:val="20"/>
        </w:rPr>
        <w:t>alukum</w:t>
      </w:r>
      <w:r w:rsidRPr="00512709">
        <w:rPr>
          <w:color w:val="000000"/>
          <w:sz w:val="20"/>
          <w:szCs w:val="20"/>
        </w:rPr>
        <w:t>) are my generation (</w:t>
      </w:r>
      <w:r w:rsidRPr="00512709">
        <w:rPr>
          <w:i/>
          <w:iCs/>
          <w:color w:val="000000"/>
          <w:sz w:val="20"/>
          <w:szCs w:val="20"/>
        </w:rPr>
        <w:t>qarn</w:t>
      </w:r>
      <w:r w:rsidRPr="00512709">
        <w:rPr>
          <w:i/>
          <w:iCs/>
          <w:sz w:val="20"/>
          <w:szCs w:val="20"/>
        </w:rPr>
        <w:t>ī</w:t>
      </w:r>
      <w:r w:rsidRPr="00512709">
        <w:rPr>
          <w:color w:val="000000"/>
          <w:sz w:val="20"/>
          <w:szCs w:val="20"/>
        </w:rPr>
        <w:t>), then those who shall come after them, then those who shall come after them.” The Prophet’s generation refers to his Companions (</w:t>
      </w:r>
      <w:r w:rsidRPr="00512709">
        <w:rPr>
          <w:i/>
          <w:iCs/>
          <w:color w:val="000000"/>
          <w:sz w:val="20"/>
          <w:szCs w:val="20"/>
        </w:rPr>
        <w:t>al-Ṣaḥāba</w:t>
      </w:r>
      <w:r w:rsidRPr="00512709">
        <w:rPr>
          <w:color w:val="000000"/>
          <w:sz w:val="20"/>
          <w:szCs w:val="20"/>
        </w:rPr>
        <w:t>), and it is a Creedal Islamic obligation in Islam to believe unequivocally in the probity and integrity of them all</w:t>
      </w:r>
      <w:r w:rsidRPr="00512709">
        <w:rPr>
          <w:sz w:val="20"/>
          <w:szCs w:val="20"/>
        </w:rPr>
        <w:t>—</w:t>
      </w:r>
      <w:r w:rsidRPr="00512709">
        <w:rPr>
          <w:color w:val="000000"/>
          <w:sz w:val="20"/>
          <w:szCs w:val="20"/>
        </w:rPr>
        <w:t>despite the differences that occurred between some of them after the Prophet’s passing. The next generation is that of the Successors (</w:t>
      </w:r>
      <w:r w:rsidRPr="00512709">
        <w:rPr>
          <w:i/>
          <w:iCs/>
          <w:color w:val="000000"/>
          <w:sz w:val="20"/>
          <w:szCs w:val="20"/>
        </w:rPr>
        <w:t>al-Tābi‘ūn</w:t>
      </w:r>
      <w:r w:rsidRPr="00512709">
        <w:rPr>
          <w:color w:val="000000"/>
          <w:sz w:val="20"/>
          <w:szCs w:val="20"/>
        </w:rPr>
        <w:t>), who are defined as those believers who saw the Companions and took from them. The excellence of these post-Companions, however, is general and does not include every member of their generation. This same general excellence pertains to the third generation, who are called the Successors of the Successors (</w:t>
      </w:r>
      <w:r w:rsidRPr="00512709">
        <w:rPr>
          <w:i/>
          <w:iCs/>
          <w:color w:val="000000"/>
          <w:sz w:val="20"/>
          <w:szCs w:val="20"/>
        </w:rPr>
        <w:t>Atbā‘-al-Tābi‘īn</w:t>
      </w:r>
      <w:r w:rsidRPr="00512709">
        <w:rPr>
          <w:color w:val="000000"/>
          <w:sz w:val="20"/>
          <w:szCs w:val="20"/>
        </w:rPr>
        <w:t>), who are defined as those who saw the Successors and took from them.</w:t>
      </w:r>
    </w:p>
    <w:p w14:paraId="34172E3B" w14:textId="3EA4786E" w:rsidR="00214C24" w:rsidRPr="00214C24" w:rsidRDefault="00214C24" w:rsidP="00E616ED">
      <w:pPr>
        <w:pStyle w:val="ListParagraph"/>
        <w:numPr>
          <w:ilvl w:val="0"/>
          <w:numId w:val="92"/>
        </w:numPr>
        <w:rPr>
          <w:rFonts w:asciiTheme="majorBidi" w:eastAsiaTheme="minorHAnsi" w:hAnsiTheme="majorBidi" w:cstheme="majorBidi"/>
        </w:rPr>
      </w:pPr>
      <w:r w:rsidRPr="00214C24">
        <w:rPr>
          <w:rFonts w:asciiTheme="majorBidi" w:eastAsiaTheme="minorHAnsi" w:hAnsiTheme="majorBidi" w:cstheme="majorBidi"/>
        </w:rPr>
        <w:t xml:space="preserve">As a work based on affiliation to the Sunnī Schools of Traditional Divinity in Islam, The First Teaching refers often to the contributions of al-Imām al-Māturīdī, al-Imām al-Ash‘arī, and their followers, all of whom it respects and honors. But the book’s own approach to Divinity is not restricted to the Tradition of either Imām, and, indeed, it looks with special favor upon and seeks to benefit fully from the earlier text-based (atharī) approaches in Divinity of the Upright Predecessors (al-Salaf al-Ṣāliḥ) of Islam’s first three generations, who were noted for their scrupulous attention to the Revealed texts of the Qur’ān, the Sunna, and Doctrinal beliefs based solidly upon of Scholarly Consensus (al-Ijmā‘). </w:t>
      </w:r>
      <w:r>
        <w:rPr>
          <w:rFonts w:asciiTheme="majorBidi" w:eastAsiaTheme="minorHAnsi" w:hAnsiTheme="majorBidi" w:cstheme="majorBidi"/>
        </w:rPr>
        <w:t xml:space="preserve"> ( </w:t>
      </w:r>
      <w:r>
        <w:rPr>
          <w:rFonts w:asciiTheme="majorBidi" w:eastAsiaTheme="minorHAnsi" w:hAnsiTheme="majorBidi" w:cstheme="majorBidi"/>
          <w:b/>
          <w:bCs/>
        </w:rPr>
        <w:t>Volume 1 )</w:t>
      </w:r>
    </w:p>
    <w:p w14:paraId="78555D9B" w14:textId="77777777" w:rsidR="00214C24" w:rsidRPr="0067380D" w:rsidRDefault="00214C24" w:rsidP="0067380D">
      <w:pPr>
        <w:ind w:left="360"/>
        <w:rPr>
          <w:rFonts w:asciiTheme="majorBidi" w:eastAsiaTheme="minorHAnsi" w:hAnsiTheme="majorBidi" w:cstheme="majorBidi"/>
        </w:rPr>
      </w:pPr>
    </w:p>
    <w:p w14:paraId="4ECE4A54" w14:textId="647BAFC3" w:rsidR="00214C24" w:rsidRPr="00277DAD" w:rsidRDefault="00214C24" w:rsidP="00E616ED">
      <w:pPr>
        <w:pStyle w:val="ListParagraph"/>
        <w:numPr>
          <w:ilvl w:val="0"/>
          <w:numId w:val="92"/>
        </w:numPr>
        <w:rPr>
          <w:rFonts w:asciiTheme="majorBidi" w:eastAsiaTheme="minorHAnsi" w:hAnsiTheme="majorBidi" w:cstheme="majorBidi"/>
        </w:rPr>
      </w:pPr>
      <w:r w:rsidRPr="00214C24">
        <w:rPr>
          <w:rFonts w:asciiTheme="majorBidi" w:eastAsiaTheme="minorHAnsi" w:hAnsiTheme="majorBidi" w:cstheme="majorBidi"/>
        </w:rPr>
        <w:t>It should also be noted in this regard that, historically, the authentic Sufis of Islam were, in fact, among the closest and most faithful adherents of the Path of the Upright Predecessors (al-Salaf al-Ṣāliḥ) in all things, and much evidence for this will be produced throughout this work. The Sufis have been par excellence a people relying upon the transmitted texts (ahl al-āthār) of Islam, as well as their being advocates of the validity of metaphorical allusions (ahl al-ishārāt) based on those texts. For the Sufis, the two tendencies—literal interpretation and symbolic allusion—have always gone together—and, in a similar manner, the Sufis have always sought to join the inward (al-bāṭin) with the outward (al-ẓāhir) in a harmonious and complementary manner. As we will see, neither the Salaf al-Ṣāliḥ nor the Sufi Saints looked favorably upon the figurative interpretation (ta’wīl) of semblant verses and statements (al-mutashābihāt) in either the Qur’ān or the Sunna. Rather, they regarded such interpretations to be a deficiency that is permissible only for those who lack the ability either to accept the texts as they are without literal renditions of them or grasp the Spiritual depths of the literal references. Throughout this book, I seek to buttress my presentation of the Sacred Sciences by reference to explicit textual proof (al-dalīl) wherever possible, while also advocating sound symbolic allusions based upon those proof-texts.</w:t>
      </w:r>
      <w:r>
        <w:rPr>
          <w:rFonts w:asciiTheme="majorBidi" w:eastAsiaTheme="minorHAnsi" w:hAnsiTheme="majorBidi" w:cstheme="majorBidi"/>
        </w:rPr>
        <w:t xml:space="preserve"> </w:t>
      </w:r>
      <w:r>
        <w:rPr>
          <w:rFonts w:asciiTheme="majorBidi" w:eastAsiaTheme="minorHAnsi" w:hAnsiTheme="majorBidi" w:cstheme="majorBidi"/>
          <w:b/>
          <w:bCs/>
        </w:rPr>
        <w:t xml:space="preserve">(VOLUME 1) </w:t>
      </w:r>
    </w:p>
    <w:p w14:paraId="46F17921" w14:textId="2D59F87C" w:rsidR="00277DAD" w:rsidRPr="008854EE" w:rsidRDefault="00277DAD" w:rsidP="00E616ED">
      <w:pPr>
        <w:pStyle w:val="ListParagraph"/>
        <w:numPr>
          <w:ilvl w:val="0"/>
          <w:numId w:val="92"/>
        </w:numPr>
        <w:rPr>
          <w:rFonts w:asciiTheme="majorBidi" w:eastAsiaTheme="minorHAnsi" w:hAnsiTheme="majorBidi" w:cstheme="majorBidi"/>
        </w:rPr>
      </w:pPr>
      <w:r w:rsidRPr="00277DAD">
        <w:rPr>
          <w:rFonts w:asciiTheme="majorBidi" w:eastAsiaTheme="minorHAnsi" w:hAnsiTheme="majorBidi" w:cstheme="majorBidi"/>
        </w:rPr>
        <w:t>The upright believers of the first generations of Islam (al-salaf al-ṣāliḥ) would say: “Truly, the one humiliated in this world is better [off] than the one who is humiliated in the Hereafter (Inna dhalīl al-dunyā khayr min dhalīl al-Ākhira).” By this, they meant to stress that it is infinitely better to be chastened or even put to shame in this world than it is for that to be delayed until the World to Come. They emphasized this principle, because, as a rule, people without sound knowledge and religious training generally think in the opposite way. They flee from humiliation in this world before family, friends, and the public at all costs but have no shame of God or the Hereafter, where everything they hid will be exposed for all creation to see. Thus, so that they are not exposed to humiliation here, they open themselves up to all sorts of other evils that will mortify them in the After-death infinitely more than any passing disrepute they might experience here.</w:t>
      </w:r>
      <w:r>
        <w:rPr>
          <w:rFonts w:asciiTheme="majorBidi" w:eastAsiaTheme="minorHAnsi" w:hAnsiTheme="majorBidi" w:cstheme="majorBidi"/>
        </w:rPr>
        <w:t xml:space="preserve"> </w:t>
      </w:r>
      <w:r w:rsidR="008854EE">
        <w:rPr>
          <w:rFonts w:asciiTheme="majorBidi" w:eastAsiaTheme="minorHAnsi" w:hAnsiTheme="majorBidi" w:cstheme="majorBidi"/>
          <w:b/>
          <w:bCs/>
        </w:rPr>
        <w:t>Volume 18</w:t>
      </w:r>
    </w:p>
    <w:p w14:paraId="2C034E2B" w14:textId="1D1F4C53" w:rsidR="008854EE" w:rsidRPr="008854EE" w:rsidRDefault="008854EE" w:rsidP="00E616ED">
      <w:pPr>
        <w:pStyle w:val="ListParagraph"/>
        <w:numPr>
          <w:ilvl w:val="0"/>
          <w:numId w:val="92"/>
        </w:numPr>
        <w:rPr>
          <w:rFonts w:asciiTheme="majorBidi" w:eastAsiaTheme="minorHAnsi" w:hAnsiTheme="majorBidi" w:cstheme="majorBidi"/>
        </w:rPr>
      </w:pPr>
      <w:r w:rsidRPr="008854EE">
        <w:rPr>
          <w:rFonts w:asciiTheme="majorBidi" w:eastAsiaTheme="minorHAnsi" w:hAnsiTheme="majorBidi" w:cstheme="majorBidi"/>
        </w:rPr>
        <w:t>It is probably in terms of this same reasoning that al-Imām al-Shāfi‘ī and other upright authorities of the first generations (al-salaf al-ṣāliḥ) objected to participation in Dialectical Theology, holding that only fully qualified people--like al-Imām al-Ash‘arī—could really look into Mu‘tazilite rationalist contentions and not be harmed by them. Thus, Jalāl-al-Dīn al-Maḥallī said that this was the reason why al-Shāfi‘ī and others of the upright salaf forbad engrossment in the Dialectical Science of Divinity (al-ishtighāl bi-‘Ilm al-Kalām).</w:t>
      </w:r>
      <w:r>
        <w:rPr>
          <w:rFonts w:asciiTheme="majorBidi" w:eastAsiaTheme="minorHAnsi" w:hAnsiTheme="majorBidi" w:cstheme="majorBidi"/>
        </w:rPr>
        <w:t xml:space="preserve"> </w:t>
      </w:r>
      <w:r>
        <w:rPr>
          <w:rFonts w:asciiTheme="majorBidi" w:eastAsiaTheme="minorHAnsi" w:hAnsiTheme="majorBidi" w:cstheme="majorBidi"/>
          <w:b/>
          <w:bCs/>
        </w:rPr>
        <w:t>Volume 6</w:t>
      </w:r>
    </w:p>
    <w:p w14:paraId="5D9FB8B5" w14:textId="7421228B" w:rsidR="008854EE" w:rsidRPr="008C1E12" w:rsidRDefault="00E73A11" w:rsidP="00E616ED">
      <w:pPr>
        <w:pStyle w:val="ListParagraph"/>
        <w:numPr>
          <w:ilvl w:val="0"/>
          <w:numId w:val="92"/>
        </w:numPr>
        <w:rPr>
          <w:rFonts w:asciiTheme="majorBidi" w:eastAsiaTheme="minorHAnsi" w:hAnsiTheme="majorBidi" w:cstheme="majorBidi"/>
        </w:rPr>
      </w:pPr>
      <w:r w:rsidRPr="00E73A11">
        <w:rPr>
          <w:rFonts w:asciiTheme="majorBidi" w:eastAsiaTheme="minorHAnsi" w:hAnsiTheme="majorBidi" w:cstheme="majorBidi"/>
        </w:rPr>
        <w:t xml:space="preserve">  Simple ignorance is to be ignorant of things as they actually are without claiming to know them. Simple ignorance is akin to knowledge because the person who has simple ignorance has basic knowledge of his or her ignorance. Simple ignorance is truthful and praiseworthy in its humility. Simple ignorance is honest with itself and constructive. One of the greatest gifts of “simple ignorance” is that it makes us capable of learning and of intellectual and moral growth</w:t>
      </w:r>
      <w:r w:rsidRPr="00E73A11">
        <w:rPr>
          <w:rFonts w:asciiTheme="majorBidi" w:eastAsiaTheme="minorHAnsi" w:hAnsiTheme="majorBidi" w:cstheme="majorBidi"/>
          <w:i/>
          <w:iCs/>
        </w:rPr>
        <w:t>. As the great figures of the early Islamic period (al-salaf al-ṣāliḥ) taught: “To say, ‘I do not know,’ is half of knowledge.” Al-Imām Mālik made it a point to say repeatedly in his teaching sessions in response to difficult questions: “I do not know,” and he trained his many students and his disciples to do the same.</w:t>
      </w:r>
      <w:r w:rsidRPr="00E73A11">
        <w:rPr>
          <w:rFonts w:asciiTheme="majorBidi" w:eastAsiaTheme="minorHAnsi" w:hAnsiTheme="majorBidi" w:cstheme="majorBidi"/>
        </w:rPr>
        <w:t xml:space="preserve"> The salaf would also remark that it is more painful for false scholars and fraudulent pretenders to knowledge to say, “I do not know,” than for them to sustain a fatal wound. To understand our present times properly is demanding, and few can do it. Therefore, admission of our ignorance in this matter is essential to opening up the doors so that we overcome our ignorance about the time at hand and can begin to find remedies for it. Similarly, Ibn ‘Aṭā’-Allāh says in his Intimate Divine Discourses (Al-Munājāt al-Ilāhiyya): “My Lord-God, I am ignorant (al-jāhil) in my knowledge. So, how could I not be utterly ignorant (jahūl) in my ignorance?” This statement is a modest but truthful testimony to the greatness of simple ignorance, from which self-knowledge, the profound knowledge of God, and access to ultimate realities all come. God says in the Qur’ān: “…And you have not been given of knowledge but little’” (The Night Journey, 17:85).</w:t>
      </w:r>
      <w:r>
        <w:rPr>
          <w:rFonts w:asciiTheme="majorBidi" w:eastAsiaTheme="minorHAnsi" w:hAnsiTheme="majorBidi" w:cstheme="majorBidi"/>
        </w:rPr>
        <w:t xml:space="preserve"> </w:t>
      </w:r>
      <w:r>
        <w:rPr>
          <w:rFonts w:asciiTheme="majorBidi" w:eastAsiaTheme="minorHAnsi" w:hAnsiTheme="majorBidi" w:cstheme="majorBidi"/>
          <w:b/>
          <w:bCs/>
        </w:rPr>
        <w:t>Volume 6</w:t>
      </w:r>
    </w:p>
    <w:p w14:paraId="70073F64" w14:textId="77777777" w:rsidR="00FD1A33" w:rsidRPr="002E1698" w:rsidRDefault="00FD1A33" w:rsidP="00E616ED">
      <w:pPr>
        <w:pStyle w:val="Heading4"/>
        <w:numPr>
          <w:ilvl w:val="0"/>
          <w:numId w:val="7"/>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2E1698">
        <w:rPr>
          <w:rFonts w:asciiTheme="majorBidi" w:eastAsiaTheme="minorHAnsi" w:hAnsiTheme="majorBidi"/>
          <w:b/>
          <w:bCs/>
          <w:color w:val="C00000"/>
          <w:sz w:val="28"/>
          <w:szCs w:val="28"/>
        </w:rPr>
        <w:t xml:space="preserve">School of Verification </w:t>
      </w:r>
      <w:r w:rsidRPr="002E1698">
        <w:rPr>
          <w:rFonts w:asciiTheme="majorBidi" w:hAnsiTheme="majorBidi"/>
          <w:b/>
          <w:bCs/>
          <w:color w:val="C00000"/>
          <w:sz w:val="28"/>
          <w:szCs w:val="28"/>
        </w:rPr>
        <w:t>(Madhhab al-Taḥqīq) or the Corrective Tradition</w:t>
      </w:r>
    </w:p>
    <w:p w14:paraId="5788F1FE" w14:textId="77777777" w:rsidR="00037630" w:rsidRPr="00037630" w:rsidRDefault="00037630" w:rsidP="00E616ED">
      <w:pPr>
        <w:pStyle w:val="ListParagraph"/>
        <w:numPr>
          <w:ilvl w:val="0"/>
          <w:numId w:val="93"/>
        </w:numPr>
        <w:rPr>
          <w:sz w:val="20"/>
          <w:szCs w:val="20"/>
        </w:rPr>
      </w:pPr>
      <w:r w:rsidRPr="00512709">
        <w:rPr>
          <w:rStyle w:val="FootnoteReference"/>
          <w:sz w:val="20"/>
          <w:szCs w:val="20"/>
        </w:rPr>
        <w:footnoteRef/>
      </w:r>
      <w:r w:rsidRPr="00037630">
        <w:rPr>
          <w:sz w:val="20"/>
          <w:szCs w:val="20"/>
        </w:rPr>
        <w:t xml:space="preserve"> </w:t>
      </w:r>
      <w:r w:rsidRPr="00037630">
        <w:rPr>
          <w:b/>
          <w:bCs/>
          <w:sz w:val="20"/>
          <w:szCs w:val="20"/>
        </w:rPr>
        <w:t>“The School of Verification</w:t>
      </w:r>
      <w:r w:rsidRPr="00037630">
        <w:rPr>
          <w:sz w:val="20"/>
          <w:szCs w:val="20"/>
        </w:rPr>
        <w:t xml:space="preserve"> (</w:t>
      </w:r>
      <w:r w:rsidRPr="00037630">
        <w:rPr>
          <w:b/>
          <w:bCs/>
          <w:i/>
          <w:iCs/>
          <w:sz w:val="20"/>
          <w:szCs w:val="20"/>
        </w:rPr>
        <w:t>Madhhab al-Taḥqīq</w:t>
      </w:r>
      <w:r w:rsidRPr="00037630">
        <w:rPr>
          <w:b/>
          <w:bCs/>
          <w:sz w:val="20"/>
          <w:szCs w:val="20"/>
        </w:rPr>
        <w:t xml:space="preserve">) </w:t>
      </w:r>
      <w:r w:rsidRPr="00037630">
        <w:rPr>
          <w:sz w:val="20"/>
          <w:szCs w:val="20"/>
        </w:rPr>
        <w:t>or</w:t>
      </w:r>
      <w:r w:rsidRPr="00037630">
        <w:rPr>
          <w:b/>
          <w:bCs/>
          <w:sz w:val="20"/>
          <w:szCs w:val="20"/>
        </w:rPr>
        <w:t xml:space="preserve"> “the </w:t>
      </w:r>
      <w:r w:rsidRPr="00037630">
        <w:rPr>
          <w:rFonts w:eastAsiaTheme="minorEastAsia"/>
          <w:b/>
          <w:bCs/>
          <w:color w:val="000000"/>
          <w:sz w:val="20"/>
          <w:szCs w:val="20"/>
        </w:rPr>
        <w:t>Science of Verification</w:t>
      </w:r>
      <w:r w:rsidRPr="00037630">
        <w:rPr>
          <w:rFonts w:eastAsiaTheme="minorEastAsia"/>
          <w:color w:val="000000"/>
          <w:sz w:val="20"/>
          <w:szCs w:val="20"/>
        </w:rPr>
        <w:t xml:space="preserve"> (</w:t>
      </w:r>
      <w:r w:rsidRPr="00037630">
        <w:rPr>
          <w:rFonts w:eastAsiaTheme="minorEastAsia"/>
          <w:b/>
          <w:bCs/>
          <w:i/>
          <w:iCs/>
          <w:color w:val="000000"/>
          <w:sz w:val="20"/>
          <w:szCs w:val="20"/>
        </w:rPr>
        <w:t>‘Ilm al-Taḥqīq</w:t>
      </w:r>
      <w:r w:rsidRPr="00037630">
        <w:rPr>
          <w:rFonts w:eastAsiaTheme="minorEastAsia"/>
          <w:color w:val="000000"/>
          <w:sz w:val="20"/>
          <w:szCs w:val="20"/>
        </w:rPr>
        <w:t>) will be be presented in some detail in this chapter. This Corrective or Mature Tradition was largely an essentially “Eastern Tradition” in Sunn</w:t>
      </w:r>
      <w:r w:rsidRPr="00037630">
        <w:rPr>
          <w:sz w:val="20"/>
          <w:szCs w:val="20"/>
        </w:rPr>
        <w:t>ī</w:t>
      </w:r>
      <w:r w:rsidRPr="00037630">
        <w:rPr>
          <w:rFonts w:eastAsiaTheme="minorEastAsia"/>
          <w:color w:val="000000"/>
          <w:sz w:val="20"/>
          <w:szCs w:val="20"/>
        </w:rPr>
        <w:t xml:space="preserve"> Islam, in that its primary Scholars and representatives, as a rule, lived and flourished in the Islamic lands ranging from Greater Syria and Iraq, to Iran, Central Asia, Greater pre-Partition India, and China. Although the Corrective Tradition was shared by Sunn</w:t>
      </w:r>
      <w:r w:rsidRPr="00037630">
        <w:rPr>
          <w:sz w:val="20"/>
          <w:szCs w:val="20"/>
        </w:rPr>
        <w:t xml:space="preserve">īs and Shī‘ites alike in Islam’s Eastern realms, </w:t>
      </w:r>
      <w:r w:rsidRPr="00037630">
        <w:rPr>
          <w:rFonts w:eastAsiaTheme="minorEastAsia"/>
          <w:color w:val="000000"/>
          <w:sz w:val="20"/>
          <w:szCs w:val="20"/>
        </w:rPr>
        <w:t xml:space="preserve">it was little known, cultivated, or even especially welcomed in the “Western” Islamic lands, ranging from Egypt to North and West Africa. The School of Verification may be said to begin historically with </w:t>
      </w:r>
      <w:r w:rsidRPr="00037630">
        <w:rPr>
          <w:color w:val="000000"/>
          <w:sz w:val="20"/>
          <w:szCs w:val="20"/>
        </w:rPr>
        <w:t>Fakhr-al-Dīn al-Rāzī (d. 605/1209) of Sunn</w:t>
      </w:r>
      <w:r w:rsidRPr="00037630">
        <w:rPr>
          <w:sz w:val="20"/>
          <w:szCs w:val="20"/>
        </w:rPr>
        <w:t>ī</w:t>
      </w:r>
      <w:r w:rsidRPr="00037630">
        <w:rPr>
          <w:color w:val="000000"/>
          <w:sz w:val="20"/>
          <w:szCs w:val="20"/>
        </w:rPr>
        <w:t xml:space="preserve"> Iran and Afghanistan, although its Master and Guide—even in the life of al-Rāzī—was his younger contemporary </w:t>
      </w:r>
      <w:r w:rsidRPr="00037630">
        <w:rPr>
          <w:sz w:val="20"/>
          <w:szCs w:val="20"/>
        </w:rPr>
        <w:t>Al-Shaykh al-Akbar Muḥyī-al-Dīn ibn al-‘Arabī (d. 638/1240) of al-Andalus, in the extreme Muslim “West.” Without doubt, Ibn al-‘Arabī was the chief Intellectual and Spiritual force behind the School of Verification and remained its highest authority and most critical reference until the present. Thus, the School of Verification can be said to be an “Akbarian” School. Throughout the centuries, it was made up of amazing polymaths and brilliant thinkers until its most recent representatives in the fifteenth/twenty-first century. The Corrective Tradition sought to check, verify, and reassess all earlier Islamic thought in Divinity, Metaphysics, Logic, mathematics, astronomy, medicine, and all other Sciences, and the results are generally astounding and often remarkably relevant to the major Intellectual questions and quandaries of our time.</w:t>
      </w:r>
      <w:r w:rsidRPr="00037630">
        <w:rPr>
          <w:color w:val="000000"/>
          <w:sz w:val="20"/>
          <w:szCs w:val="20"/>
        </w:rPr>
        <w:t xml:space="preserve"> With regard to the Divine Science, the School of Verification sought to move beyond the issue-based dialectical mode of the early discursive mode of Divinity and make the Divine Science a universal Science, elucidating how things truly are in themselves. The Scholars of the Mature Tradition were not satisfied with winning arguments, convincing, or silencing opponents, but with discovering the actual fabric of reality as it truly is. As we will see in what follows, the Science of Verification did not restrict itself to Divinity and Metaphysics. Rather, it looked into all fields of knowledge, especially Logic, astronomy, and the empirical Sciences, including—as we will see above—the full development of the heliocentric theory of the solar system.</w:t>
      </w:r>
    </w:p>
    <w:p w14:paraId="3BB87949" w14:textId="77777777" w:rsidR="00037630" w:rsidRPr="00037630" w:rsidRDefault="00037630" w:rsidP="00E616ED">
      <w:pPr>
        <w:pStyle w:val="ListParagraph"/>
        <w:numPr>
          <w:ilvl w:val="0"/>
          <w:numId w:val="93"/>
        </w:numPr>
        <w:rPr>
          <w:color w:val="000000"/>
          <w:sz w:val="20"/>
          <w:szCs w:val="20"/>
        </w:rPr>
      </w:pPr>
      <w:r w:rsidRPr="00037630">
        <w:rPr>
          <w:sz w:val="20"/>
          <w:szCs w:val="20"/>
        </w:rPr>
        <w:t xml:space="preserve">    </w:t>
      </w:r>
      <w:r w:rsidRPr="00037630">
        <w:rPr>
          <w:color w:val="000000"/>
          <w:sz w:val="20"/>
          <w:szCs w:val="20"/>
        </w:rPr>
        <w:t xml:space="preserve">The word </w:t>
      </w:r>
      <w:r w:rsidRPr="00037630">
        <w:rPr>
          <w:i/>
          <w:iCs/>
          <w:color w:val="000000"/>
          <w:sz w:val="20"/>
          <w:szCs w:val="20"/>
        </w:rPr>
        <w:t>Taḥqīq</w:t>
      </w:r>
      <w:r w:rsidRPr="00037630">
        <w:rPr>
          <w:color w:val="000000"/>
          <w:sz w:val="20"/>
          <w:szCs w:val="20"/>
        </w:rPr>
        <w:t xml:space="preserve"> (Verification) has several different meanings and applications in the Islamic Intellectual Tradition, all of which go back to a dynamic search for truth by giving the things we study their “due right” (</w:t>
      </w:r>
      <w:r w:rsidRPr="00037630">
        <w:rPr>
          <w:i/>
          <w:iCs/>
          <w:color w:val="000000"/>
          <w:sz w:val="20"/>
          <w:szCs w:val="20"/>
        </w:rPr>
        <w:t>ḥaqq</w:t>
      </w:r>
      <w:r w:rsidRPr="00037630">
        <w:rPr>
          <w:color w:val="000000"/>
          <w:sz w:val="20"/>
          <w:szCs w:val="20"/>
        </w:rPr>
        <w:t>) as a Right (</w:t>
      </w:r>
      <w:r w:rsidRPr="00037630">
        <w:rPr>
          <w:i/>
          <w:iCs/>
          <w:sz w:val="20"/>
          <w:szCs w:val="20"/>
        </w:rPr>
        <w:t>Ḥaqq</w:t>
      </w:r>
      <w:r w:rsidRPr="00037630">
        <w:rPr>
          <w:color w:val="000000"/>
          <w:sz w:val="20"/>
          <w:szCs w:val="20"/>
        </w:rPr>
        <w:t>) of God who created them in perfect wisdom. With regard to empirical study, the Method of Verification (</w:t>
      </w:r>
      <w:r w:rsidRPr="00037630">
        <w:rPr>
          <w:i/>
          <w:iCs/>
          <w:color w:val="000000"/>
          <w:sz w:val="20"/>
          <w:szCs w:val="20"/>
        </w:rPr>
        <w:t>Manhaj-al-Taḥqīq</w:t>
      </w:r>
      <w:r w:rsidRPr="00037630">
        <w:rPr>
          <w:color w:val="000000"/>
          <w:sz w:val="20"/>
          <w:szCs w:val="20"/>
        </w:rPr>
        <w:t xml:space="preserve">) asserted that the “right” or “rights” of the object of study should exercise authority over the cognitive subject carrying out the study. </w:t>
      </w:r>
      <w:r w:rsidRPr="00037630">
        <w:rPr>
          <w:color w:val="1E1E1E"/>
          <w:sz w:val="20"/>
          <w:szCs w:val="20"/>
        </w:rPr>
        <w:t>The object of study</w:t>
      </w:r>
      <w:r w:rsidRPr="00037630">
        <w:rPr>
          <w:sz w:val="20"/>
          <w:szCs w:val="20"/>
        </w:rPr>
        <w:t>—</w:t>
      </w:r>
      <w:r w:rsidRPr="00037630">
        <w:rPr>
          <w:color w:val="1E1E1E"/>
          <w:sz w:val="20"/>
          <w:szCs w:val="20"/>
        </w:rPr>
        <w:t>even if, in Modern terms, it were a white rat in a laboratory</w:t>
      </w:r>
      <w:r w:rsidRPr="00037630">
        <w:rPr>
          <w:sz w:val="20"/>
          <w:szCs w:val="20"/>
        </w:rPr>
        <w:t>—</w:t>
      </w:r>
      <w:r w:rsidRPr="00037630">
        <w:rPr>
          <w:color w:val="1E1E1E"/>
          <w:sz w:val="20"/>
          <w:szCs w:val="20"/>
        </w:rPr>
        <w:t>must never be taken for granted as if it were not part of the holistic fabric of all created being</w:t>
      </w:r>
      <w:r w:rsidRPr="00037630">
        <w:rPr>
          <w:sz w:val="20"/>
          <w:szCs w:val="20"/>
        </w:rPr>
        <w:t>—</w:t>
      </w:r>
      <w:r w:rsidRPr="00037630">
        <w:rPr>
          <w:color w:val="1E1E1E"/>
          <w:sz w:val="20"/>
          <w:szCs w:val="20"/>
        </w:rPr>
        <w:t xml:space="preserve">in which no part, however small, is ever insignificant. </w:t>
      </w:r>
      <w:r w:rsidRPr="00037630">
        <w:rPr>
          <w:color w:val="000000"/>
          <w:sz w:val="20"/>
          <w:szCs w:val="20"/>
          <w:u w:val="single"/>
        </w:rPr>
        <w:t>T</w:t>
      </w:r>
      <w:r w:rsidRPr="00037630">
        <w:rPr>
          <w:color w:val="0F252D"/>
          <w:sz w:val="20"/>
          <w:szCs w:val="20"/>
          <w:u w:val="single"/>
        </w:rPr>
        <w:t>he world as it is in itself does not reveal its secrets to hostile eyes</w:t>
      </w:r>
      <w:r w:rsidRPr="00037630">
        <w:rPr>
          <w:color w:val="0F252D"/>
          <w:sz w:val="20"/>
          <w:szCs w:val="20"/>
        </w:rPr>
        <w:t>.</w:t>
      </w:r>
      <w:r w:rsidRPr="00037630">
        <w:rPr>
          <w:color w:val="000000"/>
          <w:sz w:val="20"/>
          <w:szCs w:val="20"/>
        </w:rPr>
        <w:t xml:space="preserve"> Thus, just as no object of study is arbitrary, no subject conducting a study is autonomous. All parts are related to the whole, and all of them point in unison to the Grand Source of their being. With regard to Science and empirical realities, </w:t>
      </w:r>
      <w:r w:rsidRPr="00037630">
        <w:rPr>
          <w:i/>
          <w:iCs/>
          <w:color w:val="000000"/>
          <w:sz w:val="20"/>
          <w:szCs w:val="20"/>
        </w:rPr>
        <w:t>Taḥqīq</w:t>
      </w:r>
      <w:r w:rsidRPr="00037630">
        <w:rPr>
          <w:color w:val="000000"/>
          <w:sz w:val="20"/>
          <w:szCs w:val="20"/>
        </w:rPr>
        <w:t xml:space="preserve"> may also be referred to as the </w:t>
      </w:r>
      <w:r w:rsidRPr="00037630">
        <w:rPr>
          <w:i/>
          <w:iCs/>
          <w:color w:val="000000"/>
          <w:sz w:val="20"/>
          <w:szCs w:val="20"/>
        </w:rPr>
        <w:t>substantiating of realities</w:t>
      </w:r>
      <w:r w:rsidRPr="00037630">
        <w:rPr>
          <w:color w:val="000000"/>
          <w:sz w:val="20"/>
          <w:szCs w:val="20"/>
        </w:rPr>
        <w:t>, in which case it refers to the inherent ontological and cognitive demands of the objects studied upon the subjects</w:t>
      </w:r>
      <w:r w:rsidRPr="00037630">
        <w:rPr>
          <w:sz w:val="20"/>
          <w:szCs w:val="20"/>
        </w:rPr>
        <w:t>—</w:t>
      </w:r>
      <w:r w:rsidRPr="00037630">
        <w:rPr>
          <w:color w:val="000000"/>
          <w:sz w:val="20"/>
          <w:szCs w:val="20"/>
        </w:rPr>
        <w:t>ourselves</w:t>
      </w:r>
      <w:r w:rsidRPr="00037630">
        <w:rPr>
          <w:sz w:val="20"/>
          <w:szCs w:val="20"/>
        </w:rPr>
        <w:t>—</w:t>
      </w:r>
      <w:r w:rsidRPr="00037630">
        <w:rPr>
          <w:color w:val="000000"/>
          <w:sz w:val="20"/>
          <w:szCs w:val="20"/>
        </w:rPr>
        <w:t>who are studying them. When subjects</w:t>
      </w:r>
      <w:r w:rsidRPr="00037630">
        <w:rPr>
          <w:sz w:val="20"/>
          <w:szCs w:val="20"/>
        </w:rPr>
        <w:t>—</w:t>
      </w:r>
      <w:r w:rsidRPr="00037630">
        <w:rPr>
          <w:color w:val="000000"/>
          <w:sz w:val="20"/>
          <w:szCs w:val="20"/>
        </w:rPr>
        <w:t>such as ourselves</w:t>
      </w:r>
      <w:r w:rsidRPr="00037630">
        <w:rPr>
          <w:sz w:val="20"/>
          <w:szCs w:val="20"/>
        </w:rPr>
        <w:t>—</w:t>
      </w:r>
      <w:r w:rsidRPr="00037630">
        <w:rPr>
          <w:color w:val="000000"/>
          <w:sz w:val="20"/>
          <w:szCs w:val="20"/>
        </w:rPr>
        <w:t>undertake to study natural phenomena (the objects), for example, it is their ontological right upon us before God, their Maker, that we also seek to discover their unique reality and their God-given right (</w:t>
      </w:r>
      <w:r w:rsidRPr="00037630">
        <w:rPr>
          <w:i/>
          <w:iCs/>
          <w:color w:val="000000"/>
          <w:sz w:val="20"/>
          <w:szCs w:val="20"/>
        </w:rPr>
        <w:t>ḥaqq</w:t>
      </w:r>
      <w:r w:rsidRPr="00037630">
        <w:rPr>
          <w:color w:val="000000"/>
          <w:sz w:val="20"/>
          <w:szCs w:val="20"/>
        </w:rPr>
        <w:t>) and understand them in terms of their relation to God, which also means to discover their ultimate reality (</w:t>
      </w:r>
      <w:r w:rsidRPr="00037630">
        <w:rPr>
          <w:i/>
          <w:iCs/>
          <w:color w:val="000000"/>
          <w:sz w:val="20"/>
          <w:szCs w:val="20"/>
        </w:rPr>
        <w:t>ḥaqīqa</w:t>
      </w:r>
      <w:r w:rsidRPr="00037630">
        <w:rPr>
          <w:color w:val="000000"/>
          <w:sz w:val="20"/>
          <w:szCs w:val="20"/>
        </w:rPr>
        <w:t xml:space="preserve">) in the overall scheme of God’s creation. In the language of the </w:t>
      </w:r>
      <w:r w:rsidRPr="00037630">
        <w:rPr>
          <w:sz w:val="20"/>
          <w:szCs w:val="20"/>
        </w:rPr>
        <w:t>Qur’ān</w:t>
      </w:r>
      <w:r w:rsidRPr="00037630">
        <w:rPr>
          <w:color w:val="000000"/>
          <w:sz w:val="20"/>
          <w:szCs w:val="20"/>
        </w:rPr>
        <w:t xml:space="preserve">, we may call this endeavor the cognitive as well as Spiritual quest to “find the Face of God” in whatever object we study (see </w:t>
      </w:r>
      <w:r w:rsidRPr="00037630">
        <w:rPr>
          <w:sz w:val="20"/>
          <w:szCs w:val="20"/>
        </w:rPr>
        <w:t>Qur’ān, 2:115; 6:38; 12:105; 20:50; 27:93; 41:53; 49:29</w:t>
      </w:r>
      <w:r w:rsidRPr="00037630">
        <w:rPr>
          <w:color w:val="000000"/>
          <w:sz w:val="20"/>
          <w:szCs w:val="20"/>
        </w:rPr>
        <w:t xml:space="preserve">). In this process, we should also seek to discern the </w:t>
      </w:r>
      <w:r w:rsidRPr="00037630">
        <w:rPr>
          <w:i/>
          <w:iCs/>
          <w:color w:val="000000"/>
          <w:sz w:val="20"/>
          <w:szCs w:val="20"/>
        </w:rPr>
        <w:t xml:space="preserve">ḥaqq </w:t>
      </w:r>
      <w:r w:rsidRPr="00037630">
        <w:rPr>
          <w:color w:val="000000"/>
          <w:sz w:val="20"/>
          <w:szCs w:val="20"/>
        </w:rPr>
        <w:t>that all created things—especially, today, the Environment and its many climes and creatures—have over us. When we take that holistic approach, we begin to see those objects truly as Signs of God, displaying His Beauty, Majesty, and Perfection in creation. In this process of “Verification,” we also discover ourselves as unique ultimate realities (</w:t>
      </w:r>
      <w:r w:rsidRPr="00037630">
        <w:rPr>
          <w:i/>
          <w:iCs/>
          <w:color w:val="000000"/>
          <w:sz w:val="20"/>
          <w:szCs w:val="20"/>
        </w:rPr>
        <w:t>ḥaq</w:t>
      </w:r>
      <w:r w:rsidRPr="00037630">
        <w:rPr>
          <w:i/>
          <w:iCs/>
          <w:sz w:val="20"/>
          <w:szCs w:val="20"/>
        </w:rPr>
        <w:t>ā’</w:t>
      </w:r>
      <w:r w:rsidRPr="00037630">
        <w:rPr>
          <w:i/>
          <w:iCs/>
          <w:color w:val="000000"/>
          <w:sz w:val="20"/>
          <w:szCs w:val="20"/>
        </w:rPr>
        <w:t>iq</w:t>
      </w:r>
      <w:r w:rsidRPr="00037630">
        <w:rPr>
          <w:color w:val="000000"/>
          <w:sz w:val="20"/>
          <w:szCs w:val="20"/>
        </w:rPr>
        <w:t xml:space="preserve">) in the world to which we and everything else belong. Ultimately, such “Verification” is a gesture of true humility that is at once both an act of genuine Scientific study and of sincere Spiritual discipline. To understand anything in the universe or simply to discover ourselves without first “finding the Face of God,” is not just to lose sight of the </w:t>
      </w:r>
      <w:r w:rsidRPr="00037630">
        <w:rPr>
          <w:i/>
          <w:iCs/>
          <w:color w:val="000000"/>
          <w:sz w:val="20"/>
          <w:szCs w:val="20"/>
        </w:rPr>
        <w:t>ḥaqq</w:t>
      </w:r>
      <w:r w:rsidRPr="00037630">
        <w:rPr>
          <w:color w:val="000000"/>
          <w:sz w:val="20"/>
          <w:szCs w:val="20"/>
        </w:rPr>
        <w:t xml:space="preserve"> of our object of study but of God Himself, who is the Reality (</w:t>
      </w:r>
      <w:r w:rsidRPr="00037630">
        <w:rPr>
          <w:i/>
          <w:iCs/>
          <w:color w:val="000000"/>
          <w:sz w:val="20"/>
          <w:szCs w:val="20"/>
        </w:rPr>
        <w:t>al-</w:t>
      </w:r>
      <w:r w:rsidRPr="00037630">
        <w:rPr>
          <w:i/>
          <w:iCs/>
          <w:sz w:val="20"/>
          <w:szCs w:val="20"/>
        </w:rPr>
        <w:t>Ḥaqq</w:t>
      </w:r>
      <w:r w:rsidRPr="00037630">
        <w:rPr>
          <w:sz w:val="20"/>
          <w:szCs w:val="20"/>
        </w:rPr>
        <w:t>)</w:t>
      </w:r>
      <w:r w:rsidRPr="00037630">
        <w:rPr>
          <w:color w:val="000000"/>
          <w:sz w:val="20"/>
          <w:szCs w:val="20"/>
        </w:rPr>
        <w:t xml:space="preserve"> of all realities. Thus, when we lose sight of a thing’s </w:t>
      </w:r>
      <w:r w:rsidRPr="00037630">
        <w:rPr>
          <w:i/>
          <w:iCs/>
          <w:color w:val="000000"/>
          <w:sz w:val="20"/>
          <w:szCs w:val="20"/>
        </w:rPr>
        <w:t>ḥaqq,</w:t>
      </w:r>
      <w:r w:rsidRPr="00037630">
        <w:rPr>
          <w:color w:val="000000"/>
          <w:sz w:val="20"/>
          <w:szCs w:val="20"/>
        </w:rPr>
        <w:t xml:space="preserve"> we also lose sight of God, and we are in danger of straying from the full reality of God’s supreme Oneness (</w:t>
      </w:r>
      <w:r w:rsidRPr="00037630">
        <w:rPr>
          <w:i/>
          <w:iCs/>
          <w:color w:val="000000"/>
          <w:sz w:val="20"/>
          <w:szCs w:val="20"/>
        </w:rPr>
        <w:t>Tawḥīd</w:t>
      </w:r>
      <w:r w:rsidRPr="00037630">
        <w:rPr>
          <w:color w:val="000000"/>
          <w:sz w:val="20"/>
          <w:szCs w:val="20"/>
        </w:rPr>
        <w:t>).</w:t>
      </w:r>
    </w:p>
    <w:p w14:paraId="2F11C175" w14:textId="77777777" w:rsidR="00037630" w:rsidRPr="00512709" w:rsidRDefault="00037630" w:rsidP="00E616ED">
      <w:pPr>
        <w:pStyle w:val="FootnoteText"/>
        <w:numPr>
          <w:ilvl w:val="0"/>
          <w:numId w:val="93"/>
        </w:numPr>
        <w:rPr>
          <w:rFonts w:ascii="Times New Roman" w:hAnsi="Times New Roman" w:cs="Times New Roman"/>
          <w:sz w:val="20"/>
          <w:szCs w:val="20"/>
        </w:rPr>
      </w:pPr>
      <w:r w:rsidRPr="00512709">
        <w:rPr>
          <w:rStyle w:val="FootnoteReference"/>
          <w:rFonts w:ascii="Times New Roman" w:hAnsi="Times New Roman" w:cs="Times New Roman"/>
          <w:sz w:val="20"/>
          <w:szCs w:val="20"/>
        </w:rPr>
        <w:footnoteRef/>
      </w:r>
      <w:r w:rsidRPr="00512709">
        <w:rPr>
          <w:rFonts w:ascii="Times New Roman" w:hAnsi="Times New Roman" w:cs="Times New Roman"/>
          <w:sz w:val="20"/>
          <w:szCs w:val="20"/>
        </w:rPr>
        <w:t xml:space="preserve"> </w:t>
      </w:r>
      <w:r w:rsidRPr="00512709">
        <w:rPr>
          <w:rFonts w:ascii="Times New Roman" w:hAnsi="Times New Roman" w:cs="Times New Roman"/>
          <w:b/>
          <w:bCs/>
          <w:sz w:val="20"/>
          <w:szCs w:val="20"/>
        </w:rPr>
        <w:t>“The Corrective Tradition”</w:t>
      </w:r>
      <w:r w:rsidRPr="00512709">
        <w:rPr>
          <w:rFonts w:ascii="Times New Roman" w:hAnsi="Times New Roman" w:cs="Times New Roman"/>
          <w:sz w:val="20"/>
          <w:szCs w:val="20"/>
        </w:rPr>
        <w:t xml:space="preserve"> or </w:t>
      </w:r>
      <w:r w:rsidRPr="00512709">
        <w:rPr>
          <w:rFonts w:ascii="Times New Roman" w:hAnsi="Times New Roman" w:cs="Times New Roman"/>
          <w:b/>
          <w:bCs/>
          <w:sz w:val="20"/>
          <w:szCs w:val="20"/>
        </w:rPr>
        <w:t>“the Mature Tradition”</w:t>
      </w:r>
      <w:r w:rsidRPr="00512709">
        <w:rPr>
          <w:rFonts w:ascii="Times New Roman" w:hAnsi="Times New Roman" w:cs="Times New Roman"/>
          <w:sz w:val="20"/>
          <w:szCs w:val="20"/>
        </w:rPr>
        <w:t xml:space="preserve"> are used in</w:t>
      </w:r>
      <w:r w:rsidRPr="00512709">
        <w:rPr>
          <w:rFonts w:ascii="Times New Roman" w:hAnsi="Times New Roman" w:cs="Times New Roman"/>
          <w:b/>
          <w:bCs/>
          <w:sz w:val="20"/>
          <w:szCs w:val="20"/>
        </w:rPr>
        <w:t xml:space="preserve"> </w:t>
      </w:r>
      <w:r w:rsidRPr="00512709">
        <w:rPr>
          <w:rFonts w:ascii="Times New Roman" w:hAnsi="Times New Roman" w:cs="Times New Roman"/>
          <w:i/>
          <w:iCs/>
          <w:sz w:val="20"/>
          <w:szCs w:val="20"/>
        </w:rPr>
        <w:t xml:space="preserve">The First Teaching </w:t>
      </w:r>
      <w:r w:rsidRPr="00512709">
        <w:rPr>
          <w:rFonts w:ascii="Times New Roman" w:hAnsi="Times New Roman" w:cs="Times New Roman"/>
          <w:sz w:val="20"/>
          <w:szCs w:val="20"/>
        </w:rPr>
        <w:t>as synonyms for the “Science of Verification,” because the spirit of Verification in that School, which also is repeatedly manifested in the writings of Ibn al-‘Arabī, was “to correct and rectify” the shortcomings, confusions, imprecisions, and mistakes of certain earlier Islamic positions in Divinity, Metaphysics, Philosophy, Logic, astronomy, and other sciences. Such corrections were done through careful systematic, which respected all earlier voices in the Tradition—even those of “unwanted” parties like the Philosophers—and synthetic study, critique, and revision of them. It is a “Mature Tradition” because it emerged somewhat later in Islamic intellectual history—that is, in the wake of the seventh/thirteenth century and lasting well into the colonial and post-colonial periods. Thus, the Mature Tradition stands out as one of the great culminations and remarkable signs of Intellectual growth and Spiritual maturity in the history of Islamic thought.</w:t>
      </w:r>
    </w:p>
    <w:p w14:paraId="11DC877F" w14:textId="71E1DFE2" w:rsidR="00314BAF" w:rsidRDefault="00314BAF" w:rsidP="00E616ED">
      <w:pPr>
        <w:pStyle w:val="ListParagraph"/>
        <w:numPr>
          <w:ilvl w:val="0"/>
          <w:numId w:val="93"/>
        </w:numPr>
        <w:autoSpaceDE w:val="0"/>
        <w:autoSpaceDN w:val="0"/>
        <w:adjustRightInd w:val="0"/>
        <w:rPr>
          <w:rFonts w:ascii="Times-Roman" w:eastAsiaTheme="minorHAnsi" w:hAnsi="Times-Roman" w:cs="Times-Roman"/>
          <w:sz w:val="28"/>
          <w:szCs w:val="28"/>
          <w14:ligatures w14:val="standardContextual"/>
        </w:rPr>
      </w:pPr>
      <w:r w:rsidRPr="00314BAF">
        <w:rPr>
          <w:rFonts w:ascii="Times-Roman" w:eastAsiaTheme="minorHAnsi" w:hAnsi="Times-Roman" w:cs="Times-Roman"/>
          <w:color w:val="000000"/>
          <w:sz w:val="28"/>
          <w:szCs w:val="28"/>
          <w14:ligatures w14:val="standardContextual"/>
        </w:rPr>
        <w:t>Most important, however—and as emphasized in the Introduction—the blatantly false paradigm of Islam’s long-abandoned “Golden Age” reflects complete unawareness of the great, albeit little-known, Corrective Tradition (</w:t>
      </w:r>
      <w:r w:rsidRPr="00314BAF">
        <w:rPr>
          <w:rFonts w:ascii="Times-Italic" w:eastAsiaTheme="minorHAnsi" w:hAnsi="Times-Italic" w:cs="Times-Italic"/>
          <w:i/>
          <w:iCs/>
          <w:color w:val="000000"/>
          <w:sz w:val="28"/>
          <w:szCs w:val="28"/>
          <w14:ligatures w14:val="standardContextual"/>
        </w:rPr>
        <w:t>Madhhab al-Ta</w:t>
      </w:r>
      <w:r w:rsidRPr="00314BAF">
        <w:rPr>
          <w:rFonts w:ascii="Times-Italic" w:eastAsiaTheme="minorHAnsi" w:hAnsi="Times-Italic" w:cs="Times-Italic"/>
          <w:i/>
          <w:iCs/>
          <w:sz w:val="28"/>
          <w:szCs w:val="28"/>
          <w14:ligatures w14:val="standardContextual"/>
        </w:rPr>
        <w:t>ḥ</w:t>
      </w:r>
      <w:r w:rsidRPr="00314BAF">
        <w:rPr>
          <w:rFonts w:ascii="Times-Italic" w:eastAsiaTheme="minorHAnsi" w:hAnsi="Times-Italic" w:cs="Times-Italic"/>
          <w:i/>
          <w:iCs/>
          <w:color w:val="000000"/>
          <w:sz w:val="28"/>
          <w:szCs w:val="28"/>
          <w14:ligatures w14:val="standardContextual"/>
        </w:rPr>
        <w:t>q</w:t>
      </w:r>
      <w:r w:rsidRPr="00314BAF">
        <w:rPr>
          <w:rFonts w:ascii="Times-Italic" w:eastAsiaTheme="minorHAnsi" w:hAnsi="Times-Italic" w:cs="Times-Italic"/>
          <w:i/>
          <w:iCs/>
          <w:sz w:val="28"/>
          <w:szCs w:val="28"/>
          <w14:ligatures w14:val="standardContextual"/>
        </w:rPr>
        <w:t>ī</w:t>
      </w:r>
      <w:r w:rsidRPr="00314BAF">
        <w:rPr>
          <w:rFonts w:ascii="Times-Italic" w:eastAsiaTheme="minorHAnsi" w:hAnsi="Times-Italic" w:cs="Times-Italic"/>
          <w:i/>
          <w:iCs/>
          <w:color w:val="000000"/>
          <w:sz w:val="28"/>
          <w:szCs w:val="28"/>
          <w14:ligatures w14:val="standardContextual"/>
        </w:rPr>
        <w:t>q</w:t>
      </w:r>
      <w:r w:rsidRPr="00314BAF">
        <w:rPr>
          <w:rFonts w:ascii="Times-Roman" w:eastAsiaTheme="minorHAnsi" w:hAnsi="Times-Roman" w:cs="Times-Roman"/>
          <w:color w:val="000000"/>
          <w:sz w:val="28"/>
          <w:szCs w:val="28"/>
          <w14:ligatures w14:val="standardContextual"/>
        </w:rPr>
        <w:t xml:space="preserve">). As noted and as we will see exemplified later in </w:t>
      </w:r>
      <w:r w:rsidRPr="00314BAF">
        <w:rPr>
          <w:rFonts w:ascii="Times-Italic" w:eastAsiaTheme="minorHAnsi" w:hAnsi="Times-Italic" w:cs="Times-Italic"/>
          <w:i/>
          <w:iCs/>
          <w:color w:val="000000"/>
          <w:sz w:val="28"/>
          <w:szCs w:val="28"/>
          <w14:ligatures w14:val="standardContextual"/>
        </w:rPr>
        <w:t>The First Teaching</w:t>
      </w:r>
      <w:r w:rsidRPr="00314BAF">
        <w:rPr>
          <w:rFonts w:ascii="Times-Roman" w:eastAsiaTheme="minorHAnsi" w:hAnsi="Times-Roman" w:cs="Times-Roman"/>
          <w:color w:val="000000"/>
          <w:sz w:val="28"/>
          <w:szCs w:val="28"/>
          <w14:ligatures w14:val="standardContextual"/>
        </w:rPr>
        <w:t>,</w:t>
      </w:r>
      <w:r w:rsidRPr="00314BAF">
        <w:rPr>
          <w:rFonts w:ascii="Times-Italic" w:eastAsiaTheme="minorHAnsi" w:hAnsi="Times-Italic" w:cs="Times-Italic"/>
          <w:i/>
          <w:iCs/>
          <w:color w:val="000000"/>
          <w:sz w:val="28"/>
          <w:szCs w:val="28"/>
          <w14:ligatures w14:val="standardContextual"/>
        </w:rPr>
        <w:t xml:space="preserve"> </w:t>
      </w:r>
      <w:r w:rsidRPr="00314BAF">
        <w:rPr>
          <w:rFonts w:ascii="Times-Roman" w:eastAsiaTheme="minorHAnsi" w:hAnsi="Times-Roman" w:cs="Times-Roman"/>
          <w:color w:val="000000"/>
          <w:sz w:val="28"/>
          <w:szCs w:val="28"/>
          <w14:ligatures w14:val="standardContextual"/>
        </w:rPr>
        <w:t>this Mature Tradition begins chronologically with Fakhr-al-Dīn al-Rāzī and</w:t>
      </w:r>
      <w:r w:rsidRPr="00314BAF">
        <w:rPr>
          <w:rFonts w:ascii="Times-Roman" w:eastAsiaTheme="minorHAnsi" w:hAnsi="Times-Roman" w:cs="Times-Roman"/>
          <w:sz w:val="28"/>
          <w:szCs w:val="28"/>
          <w14:ligatures w14:val="standardContextual"/>
        </w:rPr>
        <w:t xml:space="preserve"> Muḥyī-al-Dīn ibn al-‘Arabī in the seventh/thirteenth century and then lasts well into the fourteenth/twentieth century, with some representatives even today. The Corrective Tradition carefully reviewed all that went before it. It attained brilliant Theological and Metaphysical heights, which rank among the greatest ever produced by the human mind. It reevaluated logic, the sciences, and other fields, and, in astronomy, for example, it developed a thorough-going heliocentric theory of the solar system—centuries before Copernicus ever dreamed of advancing a similar theory in the West.</w:t>
      </w:r>
      <w:r>
        <w:rPr>
          <w:rFonts w:ascii="Times-Roman" w:eastAsiaTheme="minorHAnsi" w:hAnsi="Times-Roman" w:cs="Times-Roman"/>
          <w:sz w:val="28"/>
          <w:szCs w:val="28"/>
          <w14:ligatures w14:val="standardContextual"/>
        </w:rPr>
        <w:t xml:space="preserve"> </w:t>
      </w:r>
      <w:r>
        <w:rPr>
          <w:rFonts w:ascii="Times-Roman" w:eastAsiaTheme="minorHAnsi" w:hAnsi="Times-Roman" w:cs="Times-Roman"/>
          <w:b/>
          <w:bCs/>
          <w:sz w:val="28"/>
          <w:szCs w:val="28"/>
          <w14:ligatures w14:val="standardContextual"/>
        </w:rPr>
        <w:t xml:space="preserve">(VOLUME </w:t>
      </w:r>
      <w:r w:rsidR="00FD302E">
        <w:rPr>
          <w:rFonts w:ascii="Times-Roman" w:eastAsiaTheme="minorHAnsi" w:hAnsi="Times-Roman" w:cs="Times-Roman"/>
          <w:b/>
          <w:bCs/>
          <w:sz w:val="28"/>
          <w:szCs w:val="28"/>
          <w14:ligatures w14:val="standardContextual"/>
        </w:rPr>
        <w:t>8</w:t>
      </w:r>
      <w:r>
        <w:rPr>
          <w:rFonts w:ascii="Times-Roman" w:eastAsiaTheme="minorHAnsi" w:hAnsi="Times-Roman" w:cs="Times-Roman"/>
          <w:b/>
          <w:bCs/>
          <w:sz w:val="28"/>
          <w:szCs w:val="28"/>
          <w14:ligatures w14:val="standardContextual"/>
        </w:rPr>
        <w:t xml:space="preserve">) </w:t>
      </w:r>
    </w:p>
    <w:p w14:paraId="6C8AC2AE" w14:textId="681EB7C1" w:rsidR="00037630" w:rsidRPr="00100680" w:rsidRDefault="00FD302E" w:rsidP="00E616ED">
      <w:pPr>
        <w:pStyle w:val="ListParagraph"/>
        <w:numPr>
          <w:ilvl w:val="0"/>
          <w:numId w:val="93"/>
        </w:numPr>
        <w:autoSpaceDE w:val="0"/>
        <w:autoSpaceDN w:val="0"/>
        <w:adjustRightInd w:val="0"/>
        <w:rPr>
          <w:rFonts w:ascii="Times-Roman" w:eastAsiaTheme="minorHAnsi" w:hAnsi="Times-Roman" w:cs="Times-Roman"/>
          <w:sz w:val="28"/>
          <w:szCs w:val="28"/>
          <w14:ligatures w14:val="standardContextual"/>
        </w:rPr>
      </w:pPr>
      <w:r w:rsidRPr="00FD302E">
        <w:rPr>
          <w:rFonts w:ascii="Times-Roman" w:eastAsiaTheme="minorHAnsi" w:hAnsi="Times-Roman" w:cs="Times-Roman"/>
          <w:sz w:val="28"/>
          <w:szCs w:val="28"/>
          <w14:ligatures w14:val="standardContextual"/>
        </w:rPr>
        <w:t>Great Ottoman thinkers elaborated and fully developed Islam’s Corrective Tradition (Madhhab al-Taḥqīq), but the empire also applied itself creatively to the invention and deployment of new technologies of peaceful progress alongside long invincible military power. The Ottomans created a meritocracy where competence, ability, and hard work—not birth or social status—meant success. At the same time, Ottoman army was well-trained, well-equipped, and disciplined, and it conquered regions like Hungary and the Balkans with foresight and in a series of well-thought-out decisive campaigns. Its efficient State-apparatus was always established soon after conquest, and this enabled the Ottomans to hold most of what they conquered until its decline set in in the early modern period.</w:t>
      </w:r>
      <w:r>
        <w:rPr>
          <w:rFonts w:ascii="Times-Roman" w:eastAsiaTheme="minorHAnsi" w:hAnsi="Times-Roman" w:cs="Times-Roman"/>
          <w:sz w:val="28"/>
          <w:szCs w:val="28"/>
          <w14:ligatures w14:val="standardContextual"/>
        </w:rPr>
        <w:t xml:space="preserve"> </w:t>
      </w:r>
      <w:r>
        <w:rPr>
          <w:rFonts w:ascii="Times-Roman" w:eastAsiaTheme="minorHAnsi" w:hAnsi="Times-Roman" w:cs="Times-Roman"/>
          <w:b/>
          <w:bCs/>
          <w:sz w:val="28"/>
          <w:szCs w:val="28"/>
          <w14:ligatures w14:val="standardContextual"/>
        </w:rPr>
        <w:t xml:space="preserve">(Volume 2) </w:t>
      </w:r>
    </w:p>
    <w:p w14:paraId="6BD5F6ED" w14:textId="77777777" w:rsidR="00FD1A33" w:rsidRDefault="00FD1A33" w:rsidP="00FD1A33">
      <w:pPr>
        <w:rPr>
          <w:rFonts w:eastAsiaTheme="minorHAnsi"/>
          <w:i/>
          <w:iCs/>
        </w:rPr>
      </w:pPr>
    </w:p>
    <w:p w14:paraId="0A6EDB2F" w14:textId="6B6EB23E" w:rsidR="00FD1A33" w:rsidRPr="002E1698" w:rsidRDefault="00FD1A33" w:rsidP="00E616ED">
      <w:pPr>
        <w:pStyle w:val="Heading4"/>
        <w:numPr>
          <w:ilvl w:val="0"/>
          <w:numId w:val="7"/>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2E1698">
        <w:rPr>
          <w:rFonts w:asciiTheme="majorBidi" w:eastAsiaTheme="minorHAnsi" w:hAnsiTheme="majorBidi"/>
          <w:b/>
          <w:bCs/>
          <w:color w:val="C00000"/>
          <w:sz w:val="28"/>
          <w:szCs w:val="28"/>
        </w:rPr>
        <w:t>Shar</w:t>
      </w:r>
      <w:r w:rsidRPr="002E1698">
        <w:rPr>
          <w:rFonts w:asciiTheme="majorBidi" w:hAnsiTheme="majorBidi"/>
          <w:b/>
          <w:bCs/>
          <w:color w:val="C00000"/>
          <w:sz w:val="28"/>
          <w:szCs w:val="28"/>
        </w:rPr>
        <w:t>ī</w:t>
      </w:r>
      <w:r w:rsidRPr="002E1698">
        <w:rPr>
          <w:rFonts w:asciiTheme="majorBidi" w:eastAsiaTheme="minorHAnsi" w:hAnsiTheme="majorBidi"/>
          <w:b/>
          <w:bCs/>
          <w:color w:val="C00000"/>
          <w:sz w:val="28"/>
          <w:szCs w:val="28"/>
        </w:rPr>
        <w:t>‘a or Prophetic Code of Life</w:t>
      </w:r>
      <w:r w:rsidR="00B414F4">
        <w:rPr>
          <w:rFonts w:asciiTheme="majorBidi" w:eastAsiaTheme="minorHAnsi" w:hAnsiTheme="majorBidi"/>
          <w:b/>
          <w:bCs/>
          <w:color w:val="C00000"/>
          <w:sz w:val="28"/>
          <w:szCs w:val="28"/>
        </w:rPr>
        <w:t xml:space="preserve"> </w:t>
      </w:r>
    </w:p>
    <w:p w14:paraId="0D1FA280" w14:textId="77777777" w:rsidR="00995A1A" w:rsidRPr="00995A1A" w:rsidRDefault="00995A1A" w:rsidP="00E616ED">
      <w:pPr>
        <w:pStyle w:val="ListParagraph"/>
        <w:numPr>
          <w:ilvl w:val="0"/>
          <w:numId w:val="94"/>
        </w:numPr>
        <w:rPr>
          <w:i/>
          <w:iCs/>
          <w:sz w:val="20"/>
          <w:szCs w:val="20"/>
        </w:rPr>
      </w:pPr>
      <w:r w:rsidRPr="00995A1A">
        <w:rPr>
          <w:b/>
          <w:bCs/>
          <w:sz w:val="20"/>
          <w:szCs w:val="20"/>
        </w:rPr>
        <w:t xml:space="preserve">The </w:t>
      </w:r>
      <w:r w:rsidRPr="00995A1A">
        <w:rPr>
          <w:b/>
          <w:bCs/>
          <w:i/>
          <w:iCs/>
          <w:sz w:val="20"/>
          <w:szCs w:val="20"/>
        </w:rPr>
        <w:t>Sharī‘a</w:t>
      </w:r>
      <w:r w:rsidRPr="00995A1A">
        <w:rPr>
          <w:sz w:val="20"/>
          <w:szCs w:val="20"/>
        </w:rPr>
        <w:t>—the</w:t>
      </w:r>
      <w:r w:rsidRPr="00995A1A">
        <w:rPr>
          <w:sz w:val="20"/>
          <w:szCs w:val="20"/>
          <w:u w:val="single"/>
        </w:rPr>
        <w:t xml:space="preserve"> Prophetic Dispensation and Code of Life—s</w:t>
      </w:r>
      <w:r w:rsidRPr="00995A1A">
        <w:rPr>
          <w:sz w:val="20"/>
          <w:szCs w:val="20"/>
        </w:rPr>
        <w:t xml:space="preserve">tands for </w:t>
      </w:r>
      <w:r w:rsidRPr="00995A1A">
        <w:rPr>
          <w:color w:val="000000"/>
          <w:sz w:val="20"/>
          <w:szCs w:val="20"/>
        </w:rPr>
        <w:t>the Revealed Prophetic Path of Islam. In</w:t>
      </w:r>
      <w:r w:rsidRPr="00995A1A">
        <w:rPr>
          <w:sz w:val="20"/>
          <w:szCs w:val="20"/>
        </w:rPr>
        <w:t xml:space="preserve"> literal Arabic the words </w:t>
      </w:r>
      <w:r w:rsidRPr="00995A1A">
        <w:rPr>
          <w:i/>
          <w:iCs/>
          <w:sz w:val="20"/>
          <w:szCs w:val="20"/>
        </w:rPr>
        <w:t>Sharī‘a</w:t>
      </w:r>
      <w:r w:rsidRPr="00995A1A">
        <w:rPr>
          <w:sz w:val="20"/>
          <w:szCs w:val="20"/>
        </w:rPr>
        <w:t xml:space="preserve">, </w:t>
      </w:r>
      <w:r w:rsidRPr="00995A1A">
        <w:rPr>
          <w:rFonts w:eastAsia="Calibri"/>
          <w:i/>
          <w:iCs/>
          <w:sz w:val="20"/>
          <w:szCs w:val="20"/>
        </w:rPr>
        <w:t>Shar‘</w:t>
      </w:r>
      <w:r w:rsidRPr="00995A1A">
        <w:rPr>
          <w:rFonts w:eastAsia="Calibri"/>
          <w:sz w:val="20"/>
          <w:szCs w:val="20"/>
        </w:rPr>
        <w:t xml:space="preserve">, and </w:t>
      </w:r>
      <w:r w:rsidRPr="00995A1A">
        <w:rPr>
          <w:rFonts w:eastAsia="Calibri"/>
          <w:i/>
          <w:iCs/>
          <w:sz w:val="20"/>
          <w:szCs w:val="20"/>
        </w:rPr>
        <w:t>Shir‘a</w:t>
      </w:r>
      <w:r w:rsidRPr="00995A1A">
        <w:rPr>
          <w:rFonts w:eastAsiaTheme="minorEastAsia"/>
          <w:color w:val="000000"/>
          <w:sz w:val="20"/>
          <w:szCs w:val="20"/>
        </w:rPr>
        <w:t xml:space="preserve"> stand for “the pathway that leads to an open watering place without a well or bucket” (</w:t>
      </w:r>
      <w:r w:rsidRPr="00995A1A">
        <w:rPr>
          <w:rFonts w:eastAsiaTheme="minorEastAsia"/>
          <w:i/>
          <w:iCs/>
          <w:color w:val="000000"/>
          <w:sz w:val="20"/>
          <w:szCs w:val="20"/>
        </w:rPr>
        <w:t>mawrid al-m</w:t>
      </w:r>
      <w:r w:rsidRPr="00995A1A">
        <w:rPr>
          <w:i/>
          <w:iCs/>
          <w:sz w:val="20"/>
          <w:szCs w:val="20"/>
        </w:rPr>
        <w:t>ā</w:t>
      </w:r>
      <w:r w:rsidRPr="00995A1A">
        <w:rPr>
          <w:rFonts w:eastAsiaTheme="minorEastAsia"/>
          <w:i/>
          <w:iCs/>
          <w:color w:val="000000"/>
          <w:sz w:val="20"/>
          <w:szCs w:val="20"/>
        </w:rPr>
        <w:t>’ al-ladhi yustashq</w:t>
      </w:r>
      <w:r w:rsidRPr="00995A1A">
        <w:rPr>
          <w:i/>
          <w:iCs/>
          <w:sz w:val="20"/>
          <w:szCs w:val="20"/>
        </w:rPr>
        <w:t>ā</w:t>
      </w:r>
      <w:r w:rsidRPr="00995A1A">
        <w:rPr>
          <w:rFonts w:eastAsiaTheme="minorEastAsia"/>
          <w:i/>
          <w:iCs/>
          <w:color w:val="000000"/>
          <w:sz w:val="20"/>
          <w:szCs w:val="20"/>
        </w:rPr>
        <w:t xml:space="preserve"> minhu bi-l</w:t>
      </w:r>
      <w:r w:rsidRPr="00995A1A">
        <w:rPr>
          <w:i/>
          <w:iCs/>
          <w:sz w:val="20"/>
          <w:szCs w:val="20"/>
        </w:rPr>
        <w:t>ā</w:t>
      </w:r>
      <w:r w:rsidRPr="00995A1A">
        <w:rPr>
          <w:rFonts w:eastAsiaTheme="minorEastAsia"/>
          <w:i/>
          <w:iCs/>
          <w:color w:val="000000"/>
          <w:sz w:val="20"/>
          <w:szCs w:val="20"/>
        </w:rPr>
        <w:t xml:space="preserve"> rish</w:t>
      </w:r>
      <w:r w:rsidRPr="00995A1A">
        <w:rPr>
          <w:i/>
          <w:iCs/>
          <w:sz w:val="20"/>
          <w:szCs w:val="20"/>
        </w:rPr>
        <w:t>ā</w:t>
      </w:r>
      <w:r w:rsidRPr="00995A1A">
        <w:rPr>
          <w:rFonts w:eastAsiaTheme="minorEastAsia"/>
          <w:i/>
          <w:iCs/>
          <w:color w:val="000000"/>
          <w:sz w:val="20"/>
          <w:szCs w:val="20"/>
        </w:rPr>
        <w:t>’</w:t>
      </w:r>
      <w:r w:rsidRPr="00995A1A">
        <w:rPr>
          <w:rFonts w:eastAsiaTheme="minorEastAsia"/>
          <w:color w:val="000000"/>
          <w:sz w:val="20"/>
          <w:szCs w:val="20"/>
        </w:rPr>
        <w:t xml:space="preserve">) or, more metaphorically, </w:t>
      </w:r>
      <w:r w:rsidRPr="00995A1A">
        <w:rPr>
          <w:sz w:val="20"/>
          <w:szCs w:val="20"/>
        </w:rPr>
        <w:t>the</w:t>
      </w:r>
      <w:r w:rsidRPr="00995A1A">
        <w:rPr>
          <w:i/>
          <w:iCs/>
          <w:sz w:val="20"/>
          <w:szCs w:val="20"/>
        </w:rPr>
        <w:t xml:space="preserve"> Sharī‘a</w:t>
      </w:r>
      <w:r w:rsidRPr="00995A1A">
        <w:rPr>
          <w:sz w:val="20"/>
          <w:szCs w:val="20"/>
        </w:rPr>
        <w:t xml:space="preserve"> is</w:t>
      </w:r>
      <w:r w:rsidRPr="00995A1A">
        <w:rPr>
          <w:i/>
          <w:iCs/>
          <w:sz w:val="20"/>
          <w:szCs w:val="20"/>
        </w:rPr>
        <w:t xml:space="preserve"> </w:t>
      </w:r>
      <w:r w:rsidRPr="00995A1A">
        <w:rPr>
          <w:rFonts w:eastAsiaTheme="minorEastAsia"/>
          <w:color w:val="000000"/>
          <w:sz w:val="20"/>
          <w:szCs w:val="20"/>
        </w:rPr>
        <w:t>a Divine Pathway that leads to life-giving water.</w:t>
      </w:r>
      <w:r w:rsidRPr="00995A1A">
        <w:rPr>
          <w:i/>
          <w:iCs/>
          <w:sz w:val="20"/>
          <w:szCs w:val="20"/>
        </w:rPr>
        <w:t xml:space="preserve"> </w:t>
      </w:r>
      <w:r w:rsidRPr="00995A1A">
        <w:rPr>
          <w:rFonts w:eastAsiaTheme="minorEastAsia"/>
          <w:color w:val="000000"/>
          <w:sz w:val="20"/>
          <w:szCs w:val="20"/>
        </w:rPr>
        <w:t xml:space="preserve">As a </w:t>
      </w:r>
      <w:r w:rsidRPr="00995A1A">
        <w:rPr>
          <w:sz w:val="20"/>
          <w:szCs w:val="20"/>
        </w:rPr>
        <w:t>Qur’ānic expression,</w:t>
      </w:r>
      <w:r w:rsidRPr="00995A1A">
        <w:rPr>
          <w:rFonts w:eastAsiaTheme="minorEastAsia"/>
          <w:i/>
          <w:iCs/>
          <w:color w:val="000000"/>
          <w:sz w:val="20"/>
          <w:szCs w:val="20"/>
        </w:rPr>
        <w:t xml:space="preserve"> al-Shar</w:t>
      </w:r>
      <w:r w:rsidRPr="00995A1A">
        <w:rPr>
          <w:i/>
          <w:iCs/>
          <w:sz w:val="20"/>
          <w:szCs w:val="20"/>
        </w:rPr>
        <w:t>ī</w:t>
      </w:r>
      <w:r w:rsidRPr="00995A1A">
        <w:rPr>
          <w:rFonts w:eastAsiaTheme="minorEastAsia"/>
          <w:i/>
          <w:iCs/>
          <w:color w:val="000000"/>
          <w:sz w:val="20"/>
          <w:szCs w:val="20"/>
        </w:rPr>
        <w:t>‘a</w:t>
      </w:r>
      <w:r w:rsidRPr="00995A1A">
        <w:rPr>
          <w:rFonts w:eastAsiaTheme="minorEastAsia"/>
          <w:color w:val="000000"/>
          <w:sz w:val="20"/>
          <w:szCs w:val="20"/>
        </w:rPr>
        <w:t xml:space="preserve"> conveys the meaning “the Straight Way in thought and practice” (</w:t>
      </w:r>
      <w:r w:rsidRPr="00995A1A">
        <w:rPr>
          <w:rFonts w:eastAsiaTheme="minorEastAsia"/>
          <w:i/>
          <w:iCs/>
          <w:color w:val="000000"/>
          <w:sz w:val="20"/>
          <w:szCs w:val="20"/>
        </w:rPr>
        <w:t>al-madhhab al-mustaq</w:t>
      </w:r>
      <w:r w:rsidRPr="00995A1A">
        <w:rPr>
          <w:i/>
          <w:iCs/>
          <w:sz w:val="20"/>
          <w:szCs w:val="20"/>
        </w:rPr>
        <w:t>ī</w:t>
      </w:r>
      <w:r w:rsidRPr="00995A1A">
        <w:rPr>
          <w:rFonts w:eastAsiaTheme="minorEastAsia"/>
          <w:i/>
          <w:iCs/>
          <w:color w:val="000000"/>
          <w:sz w:val="20"/>
          <w:szCs w:val="20"/>
        </w:rPr>
        <w:t>m</w:t>
      </w:r>
      <w:r w:rsidRPr="00995A1A">
        <w:rPr>
          <w:rFonts w:eastAsiaTheme="minorEastAsia"/>
          <w:color w:val="000000"/>
          <w:sz w:val="20"/>
          <w:szCs w:val="20"/>
        </w:rPr>
        <w:t xml:space="preserve">) which God has revealed for His servants as the proper mode of belief, worship, and practice. In this book, I will often refer to the </w:t>
      </w:r>
      <w:r w:rsidRPr="00995A1A">
        <w:rPr>
          <w:rFonts w:eastAsiaTheme="minorEastAsia"/>
          <w:i/>
          <w:iCs/>
          <w:color w:val="000000"/>
          <w:sz w:val="20"/>
          <w:szCs w:val="20"/>
        </w:rPr>
        <w:t>Shar</w:t>
      </w:r>
      <w:r w:rsidRPr="00995A1A">
        <w:rPr>
          <w:i/>
          <w:iCs/>
          <w:sz w:val="20"/>
          <w:szCs w:val="20"/>
        </w:rPr>
        <w:t>ī</w:t>
      </w:r>
      <w:r w:rsidRPr="00995A1A">
        <w:rPr>
          <w:rFonts w:eastAsiaTheme="minorEastAsia"/>
          <w:i/>
          <w:iCs/>
          <w:color w:val="000000"/>
          <w:sz w:val="20"/>
          <w:szCs w:val="20"/>
        </w:rPr>
        <w:t>‘a</w:t>
      </w:r>
      <w:r w:rsidRPr="00995A1A">
        <w:rPr>
          <w:rFonts w:eastAsiaTheme="minorEastAsia"/>
          <w:color w:val="000000"/>
          <w:sz w:val="20"/>
          <w:szCs w:val="20"/>
        </w:rPr>
        <w:t xml:space="preserve"> as “the Prophetic Way of Life,” “the Islamic Code of Life,” or the Prophetic Dispensation. The </w:t>
      </w:r>
      <w:r w:rsidRPr="00995A1A">
        <w:rPr>
          <w:rFonts w:eastAsia="Calibri"/>
          <w:i/>
          <w:iCs/>
          <w:sz w:val="20"/>
          <w:szCs w:val="20"/>
        </w:rPr>
        <w:t>Sharī‘a</w:t>
      </w:r>
      <w:r w:rsidRPr="00995A1A">
        <w:rPr>
          <w:rFonts w:eastAsia="Calibri"/>
          <w:sz w:val="20"/>
          <w:szCs w:val="20"/>
        </w:rPr>
        <w:t xml:space="preserve">, </w:t>
      </w:r>
      <w:r w:rsidRPr="00995A1A">
        <w:rPr>
          <w:rFonts w:eastAsia="Calibri"/>
          <w:i/>
          <w:iCs/>
          <w:sz w:val="20"/>
          <w:szCs w:val="20"/>
        </w:rPr>
        <w:t>Shar‘</w:t>
      </w:r>
      <w:r w:rsidRPr="00995A1A">
        <w:rPr>
          <w:rFonts w:eastAsia="Calibri"/>
          <w:sz w:val="20"/>
          <w:szCs w:val="20"/>
        </w:rPr>
        <w:t xml:space="preserve">, and </w:t>
      </w:r>
      <w:r w:rsidRPr="00995A1A">
        <w:rPr>
          <w:rFonts w:eastAsia="Calibri"/>
          <w:i/>
          <w:iCs/>
          <w:sz w:val="20"/>
          <w:szCs w:val="20"/>
        </w:rPr>
        <w:t>Shir‘a</w:t>
      </w:r>
      <w:r w:rsidRPr="00995A1A">
        <w:rPr>
          <w:rFonts w:eastAsia="Calibri"/>
          <w:sz w:val="20"/>
          <w:szCs w:val="20"/>
        </w:rPr>
        <w:t xml:space="preserve"> are often referred to as “God’s Sacred Law.” I have generally avoided use of the word “law,” however, because the Islamic concept of </w:t>
      </w:r>
      <w:r w:rsidRPr="00995A1A">
        <w:rPr>
          <w:rFonts w:eastAsia="Calibri"/>
          <w:i/>
          <w:iCs/>
          <w:sz w:val="20"/>
          <w:szCs w:val="20"/>
        </w:rPr>
        <w:t>Sharī‘a</w:t>
      </w:r>
      <w:r w:rsidRPr="00995A1A">
        <w:rPr>
          <w:rFonts w:eastAsia="Calibri"/>
          <w:sz w:val="20"/>
          <w:szCs w:val="20"/>
        </w:rPr>
        <w:t xml:space="preserve"> is hardly restricted to what we readily think of as either sacred or secular law today. The </w:t>
      </w:r>
      <w:r w:rsidRPr="00995A1A">
        <w:rPr>
          <w:rFonts w:eastAsia="Calibri"/>
          <w:i/>
          <w:iCs/>
          <w:sz w:val="20"/>
          <w:szCs w:val="20"/>
        </w:rPr>
        <w:t>Sharī‘a</w:t>
      </w:r>
      <w:r w:rsidRPr="00995A1A">
        <w:rPr>
          <w:rFonts w:eastAsia="Calibri"/>
          <w:sz w:val="20"/>
          <w:szCs w:val="20"/>
        </w:rPr>
        <w:t xml:space="preserve"> calls for outward conformity with the religious norms</w:t>
      </w:r>
      <w:r w:rsidRPr="00995A1A">
        <w:rPr>
          <w:sz w:val="20"/>
          <w:szCs w:val="20"/>
        </w:rPr>
        <w:t>—</w:t>
      </w:r>
      <w:r w:rsidRPr="00995A1A">
        <w:rPr>
          <w:rFonts w:eastAsia="Calibri"/>
          <w:sz w:val="20"/>
          <w:szCs w:val="20"/>
        </w:rPr>
        <w:t>in belief, worship, and practice</w:t>
      </w:r>
      <w:r w:rsidRPr="00995A1A">
        <w:rPr>
          <w:sz w:val="20"/>
          <w:szCs w:val="20"/>
        </w:rPr>
        <w:t>—</w:t>
      </w:r>
      <w:r w:rsidRPr="00995A1A">
        <w:rPr>
          <w:rFonts w:eastAsia="Calibri"/>
          <w:sz w:val="20"/>
          <w:szCs w:val="20"/>
        </w:rPr>
        <w:t xml:space="preserve">that </w:t>
      </w:r>
      <w:r w:rsidRPr="00995A1A">
        <w:rPr>
          <w:rFonts w:eastAsiaTheme="minorEastAsia"/>
          <w:color w:val="000000"/>
          <w:sz w:val="20"/>
          <w:szCs w:val="20"/>
        </w:rPr>
        <w:t xml:space="preserve">the Prophet Muḥammad instituted as the first and most basic levels of rendering true submission and obedience to God’s commands and, thereby, adhering to His revealed religion. The word </w:t>
      </w:r>
      <w:r w:rsidRPr="00995A1A">
        <w:rPr>
          <w:rFonts w:eastAsia="Calibri"/>
          <w:i/>
          <w:iCs/>
          <w:sz w:val="20"/>
          <w:szCs w:val="20"/>
        </w:rPr>
        <w:t>Sharī‘a</w:t>
      </w:r>
      <w:r w:rsidRPr="00995A1A">
        <w:rPr>
          <w:rFonts w:eastAsia="Calibri"/>
          <w:sz w:val="20"/>
          <w:szCs w:val="20"/>
        </w:rPr>
        <w:t xml:space="preserve"> is the most general word for the body of authoritative revealed doctrines and practices in the Islamic revelation. Other more specialized terms qualify the broad notion of the </w:t>
      </w:r>
      <w:r w:rsidRPr="00995A1A">
        <w:rPr>
          <w:rFonts w:eastAsia="Calibri"/>
          <w:i/>
          <w:iCs/>
          <w:sz w:val="20"/>
          <w:szCs w:val="20"/>
        </w:rPr>
        <w:t>Sharī‘a</w:t>
      </w:r>
      <w:r w:rsidRPr="00995A1A">
        <w:rPr>
          <w:rFonts w:eastAsia="Calibri"/>
          <w:sz w:val="20"/>
          <w:szCs w:val="20"/>
        </w:rPr>
        <w:t xml:space="preserve">. </w:t>
      </w:r>
      <w:r w:rsidRPr="00995A1A">
        <w:rPr>
          <w:rFonts w:eastAsia="Calibri"/>
          <w:i/>
          <w:iCs/>
          <w:sz w:val="20"/>
          <w:szCs w:val="20"/>
        </w:rPr>
        <w:t>Fiqh</w:t>
      </w:r>
      <w:r w:rsidRPr="00995A1A">
        <w:rPr>
          <w:rFonts w:eastAsia="Calibri"/>
          <w:sz w:val="20"/>
          <w:szCs w:val="20"/>
        </w:rPr>
        <w:t xml:space="preserve"> (“understanding,” “discernment,” and “insight”), for example, stands for the specialized field </w:t>
      </w:r>
      <w:r w:rsidRPr="00995A1A">
        <w:rPr>
          <w:rFonts w:eastAsiaTheme="minorEastAsia"/>
          <w:color w:val="000000"/>
          <w:sz w:val="20"/>
          <w:szCs w:val="20"/>
        </w:rPr>
        <w:t xml:space="preserve">of religious study devoted to the details of “Islamic sacred law.” It, in turn, is buttressed by the specialized study of the underlying Principles of </w:t>
      </w:r>
      <w:r w:rsidRPr="00995A1A">
        <w:rPr>
          <w:rFonts w:eastAsiaTheme="minorEastAsia"/>
          <w:i/>
          <w:iCs/>
          <w:color w:val="000000"/>
          <w:sz w:val="20"/>
          <w:szCs w:val="20"/>
        </w:rPr>
        <w:t xml:space="preserve">Fiqh </w:t>
      </w:r>
      <w:r w:rsidRPr="00995A1A">
        <w:rPr>
          <w:rFonts w:eastAsiaTheme="minorEastAsia"/>
          <w:color w:val="000000"/>
          <w:sz w:val="20"/>
          <w:szCs w:val="20"/>
        </w:rPr>
        <w:t>(</w:t>
      </w:r>
      <w:r w:rsidRPr="00995A1A">
        <w:rPr>
          <w:rFonts w:eastAsiaTheme="minorEastAsia"/>
          <w:i/>
          <w:iCs/>
          <w:color w:val="000000"/>
          <w:sz w:val="20"/>
          <w:szCs w:val="20"/>
        </w:rPr>
        <w:t>Uṣūl al-Fiqh</w:t>
      </w:r>
      <w:r w:rsidRPr="00995A1A">
        <w:rPr>
          <w:rFonts w:eastAsiaTheme="minorEastAsia"/>
          <w:color w:val="000000"/>
          <w:sz w:val="20"/>
          <w:szCs w:val="20"/>
        </w:rPr>
        <w:t>) or jurisprudence, subsets of which are the study of Legal Maxims (</w:t>
      </w:r>
      <w:r w:rsidRPr="00995A1A">
        <w:rPr>
          <w:rFonts w:eastAsiaTheme="minorEastAsia"/>
          <w:i/>
          <w:iCs/>
          <w:color w:val="000000"/>
          <w:sz w:val="20"/>
          <w:szCs w:val="20"/>
        </w:rPr>
        <w:t>al-Qawā‘id al-Fiqhiyya</w:t>
      </w:r>
      <w:r w:rsidRPr="00995A1A">
        <w:rPr>
          <w:rFonts w:eastAsiaTheme="minorEastAsia"/>
          <w:color w:val="000000"/>
          <w:sz w:val="20"/>
          <w:szCs w:val="20"/>
        </w:rPr>
        <w:t xml:space="preserve"> ) and the study of the Ultimate Objectives of the </w:t>
      </w:r>
      <w:r w:rsidRPr="00995A1A">
        <w:rPr>
          <w:rFonts w:eastAsiaTheme="minorEastAsia"/>
          <w:i/>
          <w:iCs/>
          <w:color w:val="000000"/>
          <w:sz w:val="20"/>
          <w:szCs w:val="20"/>
        </w:rPr>
        <w:t>Sharī‘a</w:t>
      </w:r>
      <w:r w:rsidRPr="00995A1A">
        <w:rPr>
          <w:rFonts w:eastAsiaTheme="minorEastAsia"/>
          <w:color w:val="000000"/>
          <w:sz w:val="20"/>
          <w:szCs w:val="20"/>
        </w:rPr>
        <w:t xml:space="preserve"> (</w:t>
      </w:r>
      <w:r w:rsidRPr="00995A1A">
        <w:rPr>
          <w:rFonts w:eastAsiaTheme="minorEastAsia"/>
          <w:i/>
          <w:iCs/>
          <w:color w:val="000000"/>
          <w:sz w:val="20"/>
          <w:szCs w:val="20"/>
        </w:rPr>
        <w:t>Maqāṣid al-Sharī‘a</w:t>
      </w:r>
      <w:r w:rsidRPr="00995A1A">
        <w:rPr>
          <w:rFonts w:eastAsiaTheme="minorEastAsia"/>
          <w:color w:val="000000"/>
          <w:sz w:val="20"/>
          <w:szCs w:val="20"/>
        </w:rPr>
        <w:t>). It is a matter of Consensus (</w:t>
      </w:r>
      <w:r w:rsidRPr="00995A1A">
        <w:rPr>
          <w:rFonts w:eastAsiaTheme="minorEastAsia"/>
          <w:i/>
          <w:iCs/>
          <w:color w:val="000000"/>
          <w:sz w:val="20"/>
          <w:szCs w:val="20"/>
        </w:rPr>
        <w:t>al-Ijm</w:t>
      </w:r>
      <w:r w:rsidRPr="00995A1A">
        <w:rPr>
          <w:i/>
          <w:iCs/>
          <w:sz w:val="20"/>
          <w:szCs w:val="20"/>
        </w:rPr>
        <w:t>ā</w:t>
      </w:r>
      <w:r w:rsidRPr="00995A1A">
        <w:rPr>
          <w:rFonts w:eastAsiaTheme="minorEastAsia"/>
          <w:i/>
          <w:iCs/>
          <w:color w:val="000000"/>
          <w:sz w:val="20"/>
          <w:szCs w:val="20"/>
        </w:rPr>
        <w:t>‘</w:t>
      </w:r>
      <w:r w:rsidRPr="00995A1A">
        <w:rPr>
          <w:rFonts w:eastAsiaTheme="minorEastAsia"/>
          <w:color w:val="000000"/>
          <w:sz w:val="20"/>
          <w:szCs w:val="20"/>
        </w:rPr>
        <w:t xml:space="preserve">) among Traditional Islamic Scholars that the outward Law cannot be applied mechanically without the discernment and understanding that come with these supplementary sciences of the </w:t>
      </w:r>
      <w:r w:rsidRPr="00995A1A">
        <w:rPr>
          <w:rFonts w:eastAsiaTheme="minorEastAsia"/>
          <w:i/>
          <w:iCs/>
          <w:color w:val="000000"/>
          <w:sz w:val="20"/>
          <w:szCs w:val="20"/>
        </w:rPr>
        <w:t>Sharī‘a</w:t>
      </w:r>
      <w:r w:rsidRPr="00995A1A">
        <w:rPr>
          <w:rFonts w:eastAsiaTheme="minorEastAsia"/>
          <w:color w:val="000000"/>
          <w:sz w:val="20"/>
          <w:szCs w:val="20"/>
        </w:rPr>
        <w:t xml:space="preserve">. </w:t>
      </w:r>
    </w:p>
    <w:p w14:paraId="11A9CBA4" w14:textId="77777777" w:rsidR="00995A1A" w:rsidRPr="00995A1A" w:rsidRDefault="00995A1A" w:rsidP="00E616ED">
      <w:pPr>
        <w:pStyle w:val="ListParagraph"/>
        <w:numPr>
          <w:ilvl w:val="0"/>
          <w:numId w:val="94"/>
        </w:numPr>
        <w:rPr>
          <w:sz w:val="20"/>
          <w:szCs w:val="20"/>
        </w:rPr>
      </w:pPr>
      <w:r w:rsidRPr="00995A1A">
        <w:rPr>
          <w:sz w:val="20"/>
          <w:szCs w:val="20"/>
        </w:rPr>
        <w:t xml:space="preserve">   Some of God’s Messengers such as the Prophets Moses and Muḥammad brought a new Prophetic Code (</w:t>
      </w:r>
      <w:r w:rsidRPr="00995A1A">
        <w:rPr>
          <w:i/>
          <w:iCs/>
          <w:sz w:val="20"/>
          <w:szCs w:val="20"/>
        </w:rPr>
        <w:t>Sharī‘a</w:t>
      </w:r>
      <w:r w:rsidRPr="00995A1A">
        <w:rPr>
          <w:sz w:val="20"/>
          <w:szCs w:val="20"/>
        </w:rPr>
        <w:t>), which established a new Dispensation (</w:t>
      </w:r>
      <w:r w:rsidRPr="00995A1A">
        <w:rPr>
          <w:i/>
          <w:iCs/>
          <w:sz w:val="20"/>
          <w:szCs w:val="20"/>
        </w:rPr>
        <w:t>Milla</w:t>
      </w:r>
      <w:r w:rsidRPr="00995A1A">
        <w:rPr>
          <w:sz w:val="20"/>
          <w:szCs w:val="20"/>
        </w:rPr>
        <w:t>). It is not a precondition of Divine Messengerhood, however, that each Messenger bring a new Code. The Prophet Joseph, for example, followed the Dispensation (</w:t>
      </w:r>
      <w:r w:rsidRPr="00995A1A">
        <w:rPr>
          <w:i/>
          <w:iCs/>
          <w:sz w:val="20"/>
          <w:szCs w:val="20"/>
        </w:rPr>
        <w:t>Milla</w:t>
      </w:r>
      <w:r w:rsidRPr="00995A1A">
        <w:rPr>
          <w:sz w:val="20"/>
          <w:szCs w:val="20"/>
        </w:rPr>
        <w:t xml:space="preserve">) of his forefathers Abraham, Isaac, and Jacob. The Children of Israel continued to follow that same Abrahamic Dispensation when they entered Egypt for refuge under Joseph’s administration, and they continued to follow it until their exodus from Egypt under the Prophet Moses, who </w:t>
      </w:r>
      <w:r w:rsidRPr="00995A1A">
        <w:rPr>
          <w:rFonts w:eastAsia="Sakkal Majalla"/>
          <w:sz w:val="20"/>
          <w:szCs w:val="20"/>
        </w:rPr>
        <w:t xml:space="preserve">stands out as the “Law-Giver” of the Children of Israel </w:t>
      </w:r>
      <w:r w:rsidRPr="00995A1A">
        <w:rPr>
          <w:rFonts w:eastAsia="Sakkal Majalla"/>
          <w:i/>
          <w:iCs/>
          <w:sz w:val="20"/>
          <w:szCs w:val="20"/>
        </w:rPr>
        <w:t>par excellence</w:t>
      </w:r>
      <w:r w:rsidRPr="00995A1A">
        <w:rPr>
          <w:rFonts w:eastAsia="Sakkal Majalla"/>
          <w:sz w:val="20"/>
          <w:szCs w:val="20"/>
        </w:rPr>
        <w:t>.</w:t>
      </w:r>
      <w:r w:rsidRPr="00995A1A">
        <w:rPr>
          <w:sz w:val="20"/>
          <w:szCs w:val="20"/>
        </w:rPr>
        <w:t xml:space="preserve"> Both David and Solomon were Divine Messengers, although they followed the Law (</w:t>
      </w:r>
      <w:r w:rsidRPr="00995A1A">
        <w:rPr>
          <w:i/>
          <w:iCs/>
          <w:sz w:val="20"/>
          <w:szCs w:val="20"/>
        </w:rPr>
        <w:t>Sharī‘a</w:t>
      </w:r>
      <w:r w:rsidRPr="00995A1A">
        <w:rPr>
          <w:sz w:val="20"/>
          <w:szCs w:val="20"/>
        </w:rPr>
        <w:t xml:space="preserve">) of Moses as set forth in his revelation. </w:t>
      </w:r>
      <w:r w:rsidRPr="00995A1A">
        <w:rPr>
          <w:rFonts w:eastAsia="Sakkal Majalla"/>
          <w:sz w:val="20"/>
          <w:szCs w:val="20"/>
        </w:rPr>
        <w:t xml:space="preserve">The Messiah Jesus Christ was sent as a Messenger to the Children of Israel to prepare the way for the coming of the Prophet </w:t>
      </w:r>
      <w:r w:rsidRPr="00995A1A">
        <w:rPr>
          <w:sz w:val="20"/>
          <w:szCs w:val="20"/>
        </w:rPr>
        <w:t>Muḥammad</w:t>
      </w:r>
      <w:r w:rsidRPr="00995A1A">
        <w:rPr>
          <w:rFonts w:eastAsia="Sakkal Majalla"/>
          <w:sz w:val="20"/>
          <w:szCs w:val="20"/>
        </w:rPr>
        <w:t>, the Paraclete and Prophet of the End of Days. Jesus confirmed the Law of Moses but was authorized to lighten its burden upon the Children of Israel. In the case of the Prophet Mu</w:t>
      </w:r>
      <w:r w:rsidRPr="00995A1A">
        <w:rPr>
          <w:sz w:val="20"/>
          <w:szCs w:val="20"/>
        </w:rPr>
        <w:t>ḥammad, he was sent to the tribes of Arabia and to all present and future generations of humankind as well as the Spirits (</w:t>
      </w:r>
      <w:r w:rsidRPr="00995A1A">
        <w:rPr>
          <w:i/>
          <w:iCs/>
          <w:sz w:val="20"/>
          <w:szCs w:val="20"/>
        </w:rPr>
        <w:t>al-Jinn</w:t>
      </w:r>
      <w:r w:rsidRPr="00995A1A">
        <w:rPr>
          <w:sz w:val="20"/>
          <w:szCs w:val="20"/>
        </w:rPr>
        <w:t xml:space="preserve">). Indeed, he was sent to all creation, including the inanimate objects, plants, and animals. His Messengerhood as regards humanity and the Spirits entailed direct moral accountability </w:t>
      </w:r>
      <w:r w:rsidRPr="00995A1A">
        <w:rPr>
          <w:rFonts w:eastAsiaTheme="majorEastAsia"/>
          <w:sz w:val="20"/>
          <w:szCs w:val="20"/>
        </w:rPr>
        <w:t>(</w:t>
      </w:r>
      <w:r w:rsidRPr="00995A1A">
        <w:rPr>
          <w:rFonts w:eastAsiaTheme="majorEastAsia"/>
          <w:i/>
          <w:iCs/>
          <w:sz w:val="20"/>
          <w:szCs w:val="20"/>
        </w:rPr>
        <w:t>taklīf</w:t>
      </w:r>
      <w:r w:rsidRPr="00995A1A">
        <w:rPr>
          <w:rFonts w:eastAsiaTheme="majorEastAsia"/>
          <w:sz w:val="20"/>
          <w:szCs w:val="20"/>
        </w:rPr>
        <w:t>) before God, while his Messengerhood with regard to the rest of creation constituted a consummate honor that God bestowed upon them (</w:t>
      </w:r>
      <w:r w:rsidRPr="00995A1A">
        <w:rPr>
          <w:rFonts w:eastAsiaTheme="majorEastAsia"/>
          <w:i/>
          <w:iCs/>
          <w:sz w:val="20"/>
          <w:szCs w:val="20"/>
        </w:rPr>
        <w:t>tashrīf</w:t>
      </w:r>
      <w:r w:rsidRPr="00995A1A">
        <w:rPr>
          <w:rFonts w:eastAsiaTheme="majorEastAsia"/>
          <w:sz w:val="20"/>
          <w:szCs w:val="20"/>
        </w:rPr>
        <w:t>).</w:t>
      </w:r>
      <w:r w:rsidRPr="00995A1A">
        <w:rPr>
          <w:rFonts w:eastAsia="Sakkal Majalla"/>
          <w:sz w:val="20"/>
          <w:szCs w:val="20"/>
        </w:rPr>
        <w:t xml:space="preserve"> </w:t>
      </w:r>
      <w:r w:rsidRPr="00995A1A">
        <w:rPr>
          <w:sz w:val="20"/>
          <w:szCs w:val="20"/>
        </w:rPr>
        <w:t xml:space="preserve">Therefore, it is said: “Whoever has God as his Lord, </w:t>
      </w:r>
      <w:r w:rsidRPr="00995A1A">
        <w:rPr>
          <w:rFonts w:eastAsia="Sakkal Majalla"/>
          <w:sz w:val="20"/>
          <w:szCs w:val="20"/>
        </w:rPr>
        <w:t>Mu</w:t>
      </w:r>
      <w:r w:rsidRPr="00995A1A">
        <w:rPr>
          <w:sz w:val="20"/>
          <w:szCs w:val="20"/>
        </w:rPr>
        <w:t>ḥammad is his Messenger.”</w:t>
      </w:r>
    </w:p>
    <w:p w14:paraId="39F5FC77" w14:textId="77777777" w:rsidR="00995A1A" w:rsidRPr="00995A1A" w:rsidRDefault="00995A1A" w:rsidP="00E616ED">
      <w:pPr>
        <w:pStyle w:val="ListParagraph"/>
        <w:numPr>
          <w:ilvl w:val="0"/>
          <w:numId w:val="94"/>
        </w:numPr>
        <w:rPr>
          <w:i/>
          <w:iCs/>
          <w:sz w:val="20"/>
          <w:szCs w:val="20"/>
        </w:rPr>
      </w:pPr>
      <w:r w:rsidRPr="00512709">
        <w:rPr>
          <w:rStyle w:val="FootnoteReference"/>
          <w:sz w:val="20"/>
          <w:szCs w:val="20"/>
        </w:rPr>
        <w:footnoteRef/>
      </w:r>
      <w:r w:rsidRPr="00995A1A">
        <w:rPr>
          <w:sz w:val="20"/>
          <w:szCs w:val="20"/>
        </w:rPr>
        <w:t xml:space="preserve"> </w:t>
      </w:r>
      <w:r w:rsidRPr="00995A1A">
        <w:rPr>
          <w:b/>
          <w:bCs/>
          <w:sz w:val="20"/>
          <w:szCs w:val="20"/>
        </w:rPr>
        <w:t xml:space="preserve">The </w:t>
      </w:r>
      <w:r w:rsidRPr="00995A1A">
        <w:rPr>
          <w:b/>
          <w:bCs/>
          <w:i/>
          <w:iCs/>
          <w:sz w:val="20"/>
          <w:szCs w:val="20"/>
        </w:rPr>
        <w:t>Sharī‘a</w:t>
      </w:r>
      <w:r w:rsidRPr="00995A1A">
        <w:rPr>
          <w:sz w:val="20"/>
          <w:szCs w:val="20"/>
        </w:rPr>
        <w:t xml:space="preserve"> stands for </w:t>
      </w:r>
      <w:r w:rsidRPr="00995A1A">
        <w:rPr>
          <w:color w:val="000000"/>
          <w:sz w:val="20"/>
          <w:szCs w:val="20"/>
        </w:rPr>
        <w:t>the Revealed Prophetic Path of Islam. In</w:t>
      </w:r>
      <w:r w:rsidRPr="00995A1A">
        <w:rPr>
          <w:sz w:val="20"/>
          <w:szCs w:val="20"/>
        </w:rPr>
        <w:t xml:space="preserve"> literal Arabic the words </w:t>
      </w:r>
      <w:r w:rsidRPr="00995A1A">
        <w:rPr>
          <w:i/>
          <w:iCs/>
          <w:sz w:val="20"/>
          <w:szCs w:val="20"/>
        </w:rPr>
        <w:t>Sharī‘a</w:t>
      </w:r>
      <w:r w:rsidRPr="00995A1A">
        <w:rPr>
          <w:sz w:val="20"/>
          <w:szCs w:val="20"/>
        </w:rPr>
        <w:t>,</w:t>
      </w:r>
      <w:r w:rsidRPr="00995A1A">
        <w:rPr>
          <w:b/>
          <w:bCs/>
          <w:sz w:val="20"/>
          <w:szCs w:val="20"/>
        </w:rPr>
        <w:t xml:space="preserve"> </w:t>
      </w:r>
      <w:r w:rsidRPr="00995A1A">
        <w:rPr>
          <w:rFonts w:eastAsia="Calibri"/>
          <w:i/>
          <w:iCs/>
          <w:sz w:val="20"/>
          <w:szCs w:val="20"/>
        </w:rPr>
        <w:t>Shar‘</w:t>
      </w:r>
      <w:r w:rsidRPr="00995A1A">
        <w:rPr>
          <w:rFonts w:eastAsia="Calibri"/>
          <w:sz w:val="20"/>
          <w:szCs w:val="20"/>
        </w:rPr>
        <w:t xml:space="preserve">, and </w:t>
      </w:r>
      <w:r w:rsidRPr="00995A1A">
        <w:rPr>
          <w:rFonts w:eastAsia="Calibri"/>
          <w:i/>
          <w:iCs/>
          <w:sz w:val="20"/>
          <w:szCs w:val="20"/>
        </w:rPr>
        <w:t>Shir‘a</w:t>
      </w:r>
      <w:r w:rsidRPr="00995A1A">
        <w:rPr>
          <w:rFonts w:eastAsiaTheme="minorEastAsia"/>
          <w:color w:val="000000"/>
          <w:sz w:val="20"/>
          <w:szCs w:val="20"/>
        </w:rPr>
        <w:t xml:space="preserve"> stand for “the pathway that leads to an open watering place without a well or bucket” (</w:t>
      </w:r>
      <w:r w:rsidRPr="00995A1A">
        <w:rPr>
          <w:rFonts w:eastAsiaTheme="minorEastAsia"/>
          <w:i/>
          <w:iCs/>
          <w:color w:val="000000"/>
          <w:sz w:val="20"/>
          <w:szCs w:val="20"/>
        </w:rPr>
        <w:t>mawrid al-m</w:t>
      </w:r>
      <w:r w:rsidRPr="00995A1A">
        <w:rPr>
          <w:i/>
          <w:iCs/>
          <w:sz w:val="20"/>
          <w:szCs w:val="20"/>
        </w:rPr>
        <w:t>ā</w:t>
      </w:r>
      <w:r w:rsidRPr="00995A1A">
        <w:rPr>
          <w:rFonts w:eastAsiaTheme="minorEastAsia"/>
          <w:i/>
          <w:iCs/>
          <w:color w:val="000000"/>
          <w:sz w:val="20"/>
          <w:szCs w:val="20"/>
        </w:rPr>
        <w:t>’ al-ladhi yustashq</w:t>
      </w:r>
      <w:r w:rsidRPr="00995A1A">
        <w:rPr>
          <w:i/>
          <w:iCs/>
          <w:sz w:val="20"/>
          <w:szCs w:val="20"/>
        </w:rPr>
        <w:t>ā</w:t>
      </w:r>
      <w:r w:rsidRPr="00995A1A">
        <w:rPr>
          <w:rFonts w:eastAsiaTheme="minorEastAsia"/>
          <w:i/>
          <w:iCs/>
          <w:color w:val="000000"/>
          <w:sz w:val="20"/>
          <w:szCs w:val="20"/>
        </w:rPr>
        <w:t xml:space="preserve"> minhu bi-l</w:t>
      </w:r>
      <w:r w:rsidRPr="00995A1A">
        <w:rPr>
          <w:i/>
          <w:iCs/>
          <w:sz w:val="20"/>
          <w:szCs w:val="20"/>
        </w:rPr>
        <w:t>ā</w:t>
      </w:r>
      <w:r w:rsidRPr="00995A1A">
        <w:rPr>
          <w:rFonts w:eastAsiaTheme="minorEastAsia"/>
          <w:i/>
          <w:iCs/>
          <w:color w:val="000000"/>
          <w:sz w:val="20"/>
          <w:szCs w:val="20"/>
        </w:rPr>
        <w:t xml:space="preserve"> rish</w:t>
      </w:r>
      <w:r w:rsidRPr="00995A1A">
        <w:rPr>
          <w:i/>
          <w:iCs/>
          <w:sz w:val="20"/>
          <w:szCs w:val="20"/>
        </w:rPr>
        <w:t>ā</w:t>
      </w:r>
      <w:r w:rsidRPr="00995A1A">
        <w:rPr>
          <w:rFonts w:eastAsiaTheme="minorEastAsia"/>
          <w:i/>
          <w:iCs/>
          <w:color w:val="000000"/>
          <w:sz w:val="20"/>
          <w:szCs w:val="20"/>
        </w:rPr>
        <w:t>’</w:t>
      </w:r>
      <w:r w:rsidRPr="00995A1A">
        <w:rPr>
          <w:rFonts w:eastAsiaTheme="minorEastAsia"/>
          <w:color w:val="000000"/>
          <w:sz w:val="20"/>
          <w:szCs w:val="20"/>
        </w:rPr>
        <w:t xml:space="preserve">) or, more metaphorically, </w:t>
      </w:r>
      <w:r w:rsidRPr="00995A1A">
        <w:rPr>
          <w:sz w:val="20"/>
          <w:szCs w:val="20"/>
        </w:rPr>
        <w:t>the</w:t>
      </w:r>
      <w:r w:rsidRPr="00995A1A">
        <w:rPr>
          <w:i/>
          <w:iCs/>
          <w:sz w:val="20"/>
          <w:szCs w:val="20"/>
        </w:rPr>
        <w:t xml:space="preserve"> Sharī‘a</w:t>
      </w:r>
      <w:r w:rsidRPr="00995A1A">
        <w:rPr>
          <w:sz w:val="20"/>
          <w:szCs w:val="20"/>
        </w:rPr>
        <w:t xml:space="preserve"> is</w:t>
      </w:r>
      <w:r w:rsidRPr="00995A1A">
        <w:rPr>
          <w:i/>
          <w:iCs/>
          <w:sz w:val="20"/>
          <w:szCs w:val="20"/>
        </w:rPr>
        <w:t xml:space="preserve"> </w:t>
      </w:r>
      <w:r w:rsidRPr="00995A1A">
        <w:rPr>
          <w:rFonts w:eastAsiaTheme="minorEastAsia"/>
          <w:color w:val="000000"/>
          <w:sz w:val="20"/>
          <w:szCs w:val="20"/>
        </w:rPr>
        <w:t>a Divine Pathway that leads to life-giving water.</w:t>
      </w:r>
      <w:r w:rsidRPr="00995A1A">
        <w:rPr>
          <w:i/>
          <w:iCs/>
          <w:sz w:val="20"/>
          <w:szCs w:val="20"/>
        </w:rPr>
        <w:t xml:space="preserve"> </w:t>
      </w:r>
      <w:r w:rsidRPr="00995A1A">
        <w:rPr>
          <w:rFonts w:eastAsiaTheme="minorEastAsia"/>
          <w:color w:val="000000"/>
          <w:sz w:val="20"/>
          <w:szCs w:val="20"/>
        </w:rPr>
        <w:t xml:space="preserve">As a </w:t>
      </w:r>
      <w:r w:rsidRPr="00995A1A">
        <w:rPr>
          <w:sz w:val="20"/>
          <w:szCs w:val="20"/>
        </w:rPr>
        <w:t>Qur’ānic expression,</w:t>
      </w:r>
      <w:r w:rsidRPr="00995A1A">
        <w:rPr>
          <w:rFonts w:eastAsiaTheme="minorEastAsia"/>
          <w:i/>
          <w:iCs/>
          <w:color w:val="000000"/>
          <w:sz w:val="20"/>
          <w:szCs w:val="20"/>
        </w:rPr>
        <w:t xml:space="preserve"> al-Shar</w:t>
      </w:r>
      <w:r w:rsidRPr="00995A1A">
        <w:rPr>
          <w:i/>
          <w:iCs/>
          <w:sz w:val="20"/>
          <w:szCs w:val="20"/>
        </w:rPr>
        <w:t>ī</w:t>
      </w:r>
      <w:r w:rsidRPr="00995A1A">
        <w:rPr>
          <w:rFonts w:eastAsiaTheme="minorEastAsia"/>
          <w:i/>
          <w:iCs/>
          <w:color w:val="000000"/>
          <w:sz w:val="20"/>
          <w:szCs w:val="20"/>
        </w:rPr>
        <w:t>‘a</w:t>
      </w:r>
      <w:r w:rsidRPr="00995A1A">
        <w:rPr>
          <w:rFonts w:eastAsiaTheme="minorEastAsia"/>
          <w:color w:val="000000"/>
          <w:sz w:val="20"/>
          <w:szCs w:val="20"/>
        </w:rPr>
        <w:t xml:space="preserve"> conveys the meaning “the Straight Way in thought and practice” (</w:t>
      </w:r>
      <w:r w:rsidRPr="00995A1A">
        <w:rPr>
          <w:rFonts w:eastAsiaTheme="minorEastAsia"/>
          <w:i/>
          <w:iCs/>
          <w:color w:val="000000"/>
          <w:sz w:val="20"/>
          <w:szCs w:val="20"/>
        </w:rPr>
        <w:t>al-madhhab al-mustaq</w:t>
      </w:r>
      <w:r w:rsidRPr="00995A1A">
        <w:rPr>
          <w:i/>
          <w:iCs/>
          <w:sz w:val="20"/>
          <w:szCs w:val="20"/>
        </w:rPr>
        <w:t>ī</w:t>
      </w:r>
      <w:r w:rsidRPr="00995A1A">
        <w:rPr>
          <w:rFonts w:eastAsiaTheme="minorEastAsia"/>
          <w:i/>
          <w:iCs/>
          <w:color w:val="000000"/>
          <w:sz w:val="20"/>
          <w:szCs w:val="20"/>
        </w:rPr>
        <w:t>m</w:t>
      </w:r>
      <w:r w:rsidRPr="00995A1A">
        <w:rPr>
          <w:rFonts w:eastAsiaTheme="minorEastAsia"/>
          <w:color w:val="000000"/>
          <w:sz w:val="20"/>
          <w:szCs w:val="20"/>
        </w:rPr>
        <w:t xml:space="preserve">) which God has revealed for His servants as the proper mode of belief, worship, and practice. In this book, I will often refer to the </w:t>
      </w:r>
      <w:r w:rsidRPr="00995A1A">
        <w:rPr>
          <w:rFonts w:eastAsiaTheme="minorEastAsia"/>
          <w:i/>
          <w:iCs/>
          <w:color w:val="000000"/>
          <w:sz w:val="20"/>
          <w:szCs w:val="20"/>
        </w:rPr>
        <w:t>Shar</w:t>
      </w:r>
      <w:r w:rsidRPr="00995A1A">
        <w:rPr>
          <w:i/>
          <w:iCs/>
          <w:sz w:val="20"/>
          <w:szCs w:val="20"/>
        </w:rPr>
        <w:t>ī</w:t>
      </w:r>
      <w:r w:rsidRPr="00995A1A">
        <w:rPr>
          <w:rFonts w:eastAsiaTheme="minorEastAsia"/>
          <w:i/>
          <w:iCs/>
          <w:color w:val="000000"/>
          <w:sz w:val="20"/>
          <w:szCs w:val="20"/>
        </w:rPr>
        <w:t>‘a</w:t>
      </w:r>
      <w:r w:rsidRPr="00995A1A">
        <w:rPr>
          <w:rFonts w:eastAsiaTheme="minorEastAsia"/>
          <w:color w:val="000000"/>
          <w:sz w:val="20"/>
          <w:szCs w:val="20"/>
        </w:rPr>
        <w:t xml:space="preserve"> as “the Prophetic Way of Life,” “the Islamic Code of Life,” or the Prophetic Dispensation. The </w:t>
      </w:r>
      <w:r w:rsidRPr="00995A1A">
        <w:rPr>
          <w:rFonts w:eastAsia="Calibri"/>
          <w:i/>
          <w:iCs/>
          <w:sz w:val="20"/>
          <w:szCs w:val="20"/>
        </w:rPr>
        <w:t>Sharī‘a</w:t>
      </w:r>
      <w:r w:rsidRPr="00995A1A">
        <w:rPr>
          <w:rFonts w:eastAsia="Calibri"/>
          <w:sz w:val="20"/>
          <w:szCs w:val="20"/>
        </w:rPr>
        <w:t xml:space="preserve">, </w:t>
      </w:r>
      <w:r w:rsidRPr="00995A1A">
        <w:rPr>
          <w:rFonts w:eastAsia="Calibri"/>
          <w:i/>
          <w:iCs/>
          <w:sz w:val="20"/>
          <w:szCs w:val="20"/>
        </w:rPr>
        <w:t>Shar‘</w:t>
      </w:r>
      <w:r w:rsidRPr="00995A1A">
        <w:rPr>
          <w:rFonts w:eastAsia="Calibri"/>
          <w:sz w:val="20"/>
          <w:szCs w:val="20"/>
        </w:rPr>
        <w:t xml:space="preserve">, and </w:t>
      </w:r>
      <w:r w:rsidRPr="00995A1A">
        <w:rPr>
          <w:rFonts w:eastAsia="Calibri"/>
          <w:i/>
          <w:iCs/>
          <w:sz w:val="20"/>
          <w:szCs w:val="20"/>
        </w:rPr>
        <w:t>Shir‘a</w:t>
      </w:r>
      <w:r w:rsidRPr="00995A1A">
        <w:rPr>
          <w:rFonts w:eastAsia="Calibri"/>
          <w:sz w:val="20"/>
          <w:szCs w:val="20"/>
        </w:rPr>
        <w:t xml:space="preserve"> are often referred to as “God’s Sacred Law.” I have generally avoided use of the word “law,” however, because the Islamic concept of </w:t>
      </w:r>
      <w:r w:rsidRPr="00995A1A">
        <w:rPr>
          <w:rFonts w:eastAsia="Calibri"/>
          <w:i/>
          <w:iCs/>
          <w:sz w:val="20"/>
          <w:szCs w:val="20"/>
        </w:rPr>
        <w:t>Sharī‘a</w:t>
      </w:r>
      <w:r w:rsidRPr="00995A1A">
        <w:rPr>
          <w:rFonts w:eastAsia="Calibri"/>
          <w:sz w:val="20"/>
          <w:szCs w:val="20"/>
        </w:rPr>
        <w:t xml:space="preserve"> is hardly restricted to what we readily think of as either sacred or secular law today. The </w:t>
      </w:r>
      <w:r w:rsidRPr="00995A1A">
        <w:rPr>
          <w:rFonts w:eastAsia="Calibri"/>
          <w:i/>
          <w:iCs/>
          <w:sz w:val="20"/>
          <w:szCs w:val="20"/>
        </w:rPr>
        <w:t>Sharī‘a</w:t>
      </w:r>
      <w:r w:rsidRPr="00995A1A">
        <w:rPr>
          <w:rFonts w:eastAsia="Calibri"/>
          <w:sz w:val="20"/>
          <w:szCs w:val="20"/>
        </w:rPr>
        <w:t xml:space="preserve"> calls for outward conformity with the religious norms</w:t>
      </w:r>
      <w:r w:rsidRPr="00995A1A">
        <w:rPr>
          <w:sz w:val="20"/>
          <w:szCs w:val="20"/>
        </w:rPr>
        <w:t>—</w:t>
      </w:r>
      <w:r w:rsidRPr="00995A1A">
        <w:rPr>
          <w:rFonts w:eastAsia="Calibri"/>
          <w:sz w:val="20"/>
          <w:szCs w:val="20"/>
        </w:rPr>
        <w:t>in belief, worship, and practice</w:t>
      </w:r>
      <w:r w:rsidRPr="00995A1A">
        <w:rPr>
          <w:sz w:val="20"/>
          <w:szCs w:val="20"/>
        </w:rPr>
        <w:t>—</w:t>
      </w:r>
      <w:r w:rsidRPr="00995A1A">
        <w:rPr>
          <w:rFonts w:eastAsia="Calibri"/>
          <w:sz w:val="20"/>
          <w:szCs w:val="20"/>
        </w:rPr>
        <w:t xml:space="preserve">that </w:t>
      </w:r>
      <w:r w:rsidRPr="00995A1A">
        <w:rPr>
          <w:rFonts w:eastAsiaTheme="minorEastAsia"/>
          <w:color w:val="000000"/>
          <w:sz w:val="20"/>
          <w:szCs w:val="20"/>
        </w:rPr>
        <w:t xml:space="preserve">the Prophet Muḥammad instituted as the first and most basic levels of rendering true submission and obedience to God’s commands and, thereby, adhering to His revealed religion. The word </w:t>
      </w:r>
      <w:r w:rsidRPr="00995A1A">
        <w:rPr>
          <w:rFonts w:eastAsia="Calibri"/>
          <w:i/>
          <w:iCs/>
          <w:sz w:val="20"/>
          <w:szCs w:val="20"/>
        </w:rPr>
        <w:t>Sharī‘a</w:t>
      </w:r>
      <w:r w:rsidRPr="00995A1A">
        <w:rPr>
          <w:rFonts w:eastAsia="Calibri"/>
          <w:sz w:val="20"/>
          <w:szCs w:val="20"/>
        </w:rPr>
        <w:t xml:space="preserve"> is the most general word for the body of authoritative revealed doctrines and practices in the Islamic revelation. Other more specialized terms qualify the broad notion of the </w:t>
      </w:r>
      <w:r w:rsidRPr="00995A1A">
        <w:rPr>
          <w:rFonts w:eastAsia="Calibri"/>
          <w:i/>
          <w:iCs/>
          <w:sz w:val="20"/>
          <w:szCs w:val="20"/>
        </w:rPr>
        <w:t>Sharī‘a</w:t>
      </w:r>
      <w:r w:rsidRPr="00995A1A">
        <w:rPr>
          <w:rFonts w:eastAsia="Calibri"/>
          <w:sz w:val="20"/>
          <w:szCs w:val="20"/>
        </w:rPr>
        <w:t xml:space="preserve">. </w:t>
      </w:r>
      <w:r w:rsidRPr="00995A1A">
        <w:rPr>
          <w:rFonts w:eastAsia="Calibri"/>
          <w:i/>
          <w:iCs/>
          <w:sz w:val="20"/>
          <w:szCs w:val="20"/>
        </w:rPr>
        <w:t>Fiqh</w:t>
      </w:r>
      <w:r w:rsidRPr="00995A1A">
        <w:rPr>
          <w:rFonts w:eastAsia="Calibri"/>
          <w:sz w:val="20"/>
          <w:szCs w:val="20"/>
        </w:rPr>
        <w:t xml:space="preserve"> (“understanding,” “discernment,” and “insight”), for example, stands for the specialized field </w:t>
      </w:r>
      <w:r w:rsidRPr="00995A1A">
        <w:rPr>
          <w:rFonts w:eastAsiaTheme="minorEastAsia"/>
          <w:color w:val="000000"/>
          <w:sz w:val="20"/>
          <w:szCs w:val="20"/>
        </w:rPr>
        <w:t xml:space="preserve">of religious study devoted to the details of “Islamic sacred law.” It, in turn, is buttressed by the specialized study of the underlying Principles of </w:t>
      </w:r>
      <w:r w:rsidRPr="00995A1A">
        <w:rPr>
          <w:rFonts w:eastAsiaTheme="minorEastAsia"/>
          <w:i/>
          <w:iCs/>
          <w:color w:val="000000"/>
          <w:sz w:val="20"/>
          <w:szCs w:val="20"/>
        </w:rPr>
        <w:t xml:space="preserve">Fiqh </w:t>
      </w:r>
      <w:r w:rsidRPr="00995A1A">
        <w:rPr>
          <w:rFonts w:eastAsiaTheme="minorEastAsia"/>
          <w:color w:val="000000"/>
          <w:sz w:val="20"/>
          <w:szCs w:val="20"/>
        </w:rPr>
        <w:t>(</w:t>
      </w:r>
      <w:r w:rsidRPr="00995A1A">
        <w:rPr>
          <w:rFonts w:eastAsiaTheme="minorEastAsia"/>
          <w:i/>
          <w:iCs/>
          <w:color w:val="000000"/>
          <w:sz w:val="20"/>
          <w:szCs w:val="20"/>
        </w:rPr>
        <w:t>Uṣūl al-Fiqh</w:t>
      </w:r>
      <w:r w:rsidRPr="00995A1A">
        <w:rPr>
          <w:rFonts w:eastAsiaTheme="minorEastAsia"/>
          <w:color w:val="000000"/>
          <w:sz w:val="20"/>
          <w:szCs w:val="20"/>
        </w:rPr>
        <w:t>) or jurisprudence, subsets of which are the study of Legal Maxims (</w:t>
      </w:r>
      <w:r w:rsidRPr="00995A1A">
        <w:rPr>
          <w:rFonts w:eastAsiaTheme="minorEastAsia"/>
          <w:i/>
          <w:iCs/>
          <w:color w:val="000000"/>
          <w:sz w:val="20"/>
          <w:szCs w:val="20"/>
        </w:rPr>
        <w:t>al-Qawā‘id al-Fiqhiyya</w:t>
      </w:r>
      <w:r w:rsidRPr="00995A1A">
        <w:rPr>
          <w:rFonts w:eastAsiaTheme="minorEastAsia"/>
          <w:color w:val="000000"/>
          <w:sz w:val="20"/>
          <w:szCs w:val="20"/>
        </w:rPr>
        <w:t xml:space="preserve"> ) and the study of the Ultimate Objectives of the </w:t>
      </w:r>
      <w:r w:rsidRPr="00995A1A">
        <w:rPr>
          <w:rFonts w:eastAsiaTheme="minorEastAsia"/>
          <w:i/>
          <w:iCs/>
          <w:color w:val="000000"/>
          <w:sz w:val="20"/>
          <w:szCs w:val="20"/>
        </w:rPr>
        <w:t>Sharī‘a</w:t>
      </w:r>
      <w:r w:rsidRPr="00995A1A">
        <w:rPr>
          <w:rFonts w:eastAsiaTheme="minorEastAsia"/>
          <w:color w:val="000000"/>
          <w:sz w:val="20"/>
          <w:szCs w:val="20"/>
        </w:rPr>
        <w:t xml:space="preserve"> (</w:t>
      </w:r>
      <w:r w:rsidRPr="00995A1A">
        <w:rPr>
          <w:rFonts w:eastAsiaTheme="minorEastAsia"/>
          <w:i/>
          <w:iCs/>
          <w:color w:val="000000"/>
          <w:sz w:val="20"/>
          <w:szCs w:val="20"/>
        </w:rPr>
        <w:t>Maqāṣid al-Sharī‘a</w:t>
      </w:r>
      <w:r w:rsidRPr="00995A1A">
        <w:rPr>
          <w:rFonts w:eastAsiaTheme="minorEastAsia"/>
          <w:color w:val="000000"/>
          <w:sz w:val="20"/>
          <w:szCs w:val="20"/>
        </w:rPr>
        <w:t>). It is a matter of Consensus (</w:t>
      </w:r>
      <w:r w:rsidRPr="00995A1A">
        <w:rPr>
          <w:rFonts w:eastAsiaTheme="minorEastAsia"/>
          <w:i/>
          <w:iCs/>
          <w:color w:val="000000"/>
          <w:sz w:val="20"/>
          <w:szCs w:val="20"/>
        </w:rPr>
        <w:t>al-Ijm</w:t>
      </w:r>
      <w:r w:rsidRPr="00995A1A">
        <w:rPr>
          <w:i/>
          <w:iCs/>
          <w:sz w:val="20"/>
          <w:szCs w:val="20"/>
        </w:rPr>
        <w:t>ā</w:t>
      </w:r>
      <w:r w:rsidRPr="00995A1A">
        <w:rPr>
          <w:rFonts w:eastAsiaTheme="minorEastAsia"/>
          <w:i/>
          <w:iCs/>
          <w:color w:val="000000"/>
          <w:sz w:val="20"/>
          <w:szCs w:val="20"/>
        </w:rPr>
        <w:t>‘</w:t>
      </w:r>
      <w:r w:rsidRPr="00995A1A">
        <w:rPr>
          <w:rFonts w:eastAsiaTheme="minorEastAsia"/>
          <w:color w:val="000000"/>
          <w:sz w:val="20"/>
          <w:szCs w:val="20"/>
        </w:rPr>
        <w:t xml:space="preserve">) among Traditional Islamic Scholars that the outward Law cannot be applied mechanically without the discernment and understanding that come with these supplementary sciences of the </w:t>
      </w:r>
      <w:r w:rsidRPr="00995A1A">
        <w:rPr>
          <w:rFonts w:eastAsiaTheme="minorEastAsia"/>
          <w:i/>
          <w:iCs/>
          <w:color w:val="000000"/>
          <w:sz w:val="20"/>
          <w:szCs w:val="20"/>
        </w:rPr>
        <w:t>Sharī‘a</w:t>
      </w:r>
      <w:r w:rsidRPr="00995A1A">
        <w:rPr>
          <w:rFonts w:eastAsiaTheme="minorEastAsia"/>
          <w:color w:val="000000"/>
          <w:sz w:val="20"/>
          <w:szCs w:val="20"/>
        </w:rPr>
        <w:t xml:space="preserve">. </w:t>
      </w:r>
    </w:p>
    <w:p w14:paraId="2CE32950" w14:textId="10C776DE" w:rsidR="00995A1A" w:rsidRPr="00995A1A" w:rsidRDefault="00995A1A" w:rsidP="00E616ED">
      <w:pPr>
        <w:pStyle w:val="ListParagraph"/>
        <w:numPr>
          <w:ilvl w:val="0"/>
          <w:numId w:val="94"/>
        </w:numPr>
        <w:rPr>
          <w:sz w:val="20"/>
          <w:szCs w:val="20"/>
        </w:rPr>
      </w:pPr>
      <w:r w:rsidRPr="00995A1A">
        <w:rPr>
          <w:sz w:val="20"/>
          <w:szCs w:val="20"/>
        </w:rPr>
        <w:t xml:space="preserve">   Some of God’s Messengers such as the Prophets Moses and Muḥammad brought a new Prophetic Code (</w:t>
      </w:r>
      <w:r w:rsidRPr="00995A1A">
        <w:rPr>
          <w:i/>
          <w:iCs/>
          <w:sz w:val="20"/>
          <w:szCs w:val="20"/>
        </w:rPr>
        <w:t>Sharī‘a</w:t>
      </w:r>
      <w:r w:rsidRPr="00995A1A">
        <w:rPr>
          <w:sz w:val="20"/>
          <w:szCs w:val="20"/>
        </w:rPr>
        <w:t>), which established a new Dispensation (</w:t>
      </w:r>
      <w:r w:rsidRPr="00995A1A">
        <w:rPr>
          <w:i/>
          <w:iCs/>
          <w:sz w:val="20"/>
          <w:szCs w:val="20"/>
        </w:rPr>
        <w:t>Milla</w:t>
      </w:r>
      <w:r w:rsidRPr="00995A1A">
        <w:rPr>
          <w:sz w:val="20"/>
          <w:szCs w:val="20"/>
        </w:rPr>
        <w:t>). It is not a precondition of Divine Messengerhood, however, that each Messenger bring a new Code. The Prophet Joseph, for example, followed the Dispensation (</w:t>
      </w:r>
      <w:r w:rsidRPr="00995A1A">
        <w:rPr>
          <w:i/>
          <w:iCs/>
          <w:sz w:val="20"/>
          <w:szCs w:val="20"/>
        </w:rPr>
        <w:t>Milla</w:t>
      </w:r>
      <w:r w:rsidRPr="00995A1A">
        <w:rPr>
          <w:sz w:val="20"/>
          <w:szCs w:val="20"/>
        </w:rPr>
        <w:t xml:space="preserve">) of his forefathers Abraham, Isaac, and Jacob. The Children of Israel continued to follow that same Abrahamic Dispensation when they entered Egypt for refuge under Joseph’s administration, and they continued to follow it until their exodus from Egypt under the Prophet Moses, who </w:t>
      </w:r>
      <w:r w:rsidRPr="00995A1A">
        <w:rPr>
          <w:rFonts w:eastAsia="Sakkal Majalla"/>
          <w:sz w:val="20"/>
          <w:szCs w:val="20"/>
        </w:rPr>
        <w:t xml:space="preserve">stands out as the “Law-Giver” of the Children of Israel </w:t>
      </w:r>
      <w:r w:rsidRPr="00995A1A">
        <w:rPr>
          <w:rFonts w:eastAsia="Sakkal Majalla"/>
          <w:i/>
          <w:iCs/>
          <w:sz w:val="20"/>
          <w:szCs w:val="20"/>
        </w:rPr>
        <w:t>par excellence</w:t>
      </w:r>
      <w:r w:rsidRPr="00995A1A">
        <w:rPr>
          <w:rFonts w:eastAsia="Sakkal Majalla"/>
          <w:sz w:val="20"/>
          <w:szCs w:val="20"/>
        </w:rPr>
        <w:t>.</w:t>
      </w:r>
      <w:r w:rsidRPr="00995A1A">
        <w:rPr>
          <w:sz w:val="20"/>
          <w:szCs w:val="20"/>
        </w:rPr>
        <w:t xml:space="preserve"> Both David and Solomon were Divine Messengers, although they followed the Law (</w:t>
      </w:r>
      <w:r w:rsidRPr="00995A1A">
        <w:rPr>
          <w:i/>
          <w:iCs/>
          <w:sz w:val="20"/>
          <w:szCs w:val="20"/>
        </w:rPr>
        <w:t>Sharī‘a</w:t>
      </w:r>
      <w:r w:rsidRPr="00995A1A">
        <w:rPr>
          <w:sz w:val="20"/>
          <w:szCs w:val="20"/>
        </w:rPr>
        <w:t xml:space="preserve">) of Moses as set forth in his revelation. </w:t>
      </w:r>
      <w:r w:rsidRPr="00995A1A">
        <w:rPr>
          <w:rFonts w:eastAsia="Sakkal Majalla"/>
          <w:sz w:val="20"/>
          <w:szCs w:val="20"/>
        </w:rPr>
        <w:t xml:space="preserve">The Messiah Jesus Christ was sent as a Messenger to the Children of Israel to prepare the way for the coming of the Prophet </w:t>
      </w:r>
      <w:r w:rsidRPr="00995A1A">
        <w:rPr>
          <w:sz w:val="20"/>
          <w:szCs w:val="20"/>
        </w:rPr>
        <w:t>Muḥammad</w:t>
      </w:r>
      <w:r w:rsidRPr="00995A1A">
        <w:rPr>
          <w:rFonts w:eastAsia="Sakkal Majalla"/>
          <w:sz w:val="20"/>
          <w:szCs w:val="20"/>
        </w:rPr>
        <w:t>, the Paraclete and Prophet of the End of Days. Jesus confirmed the Law of Moses but was authorized to lighten its burden upon the Children of Israel. In the case of the Prophet Mu</w:t>
      </w:r>
      <w:r w:rsidRPr="00995A1A">
        <w:rPr>
          <w:sz w:val="20"/>
          <w:szCs w:val="20"/>
        </w:rPr>
        <w:t>ḥammad, he was sent to the tribes of Arabia and to all present and future generations of humankind as well as the Spirits (</w:t>
      </w:r>
      <w:r w:rsidRPr="00995A1A">
        <w:rPr>
          <w:i/>
          <w:iCs/>
          <w:sz w:val="20"/>
          <w:szCs w:val="20"/>
        </w:rPr>
        <w:t>al-Jinn</w:t>
      </w:r>
      <w:r w:rsidRPr="00995A1A">
        <w:rPr>
          <w:sz w:val="20"/>
          <w:szCs w:val="20"/>
        </w:rPr>
        <w:t xml:space="preserve">). Indeed, he was sent to all creation, including the inanimate objects, plants, and animals. His Messengerhood as regards humanity and the Spirits entailed direct moral accountability </w:t>
      </w:r>
      <w:r w:rsidRPr="00995A1A">
        <w:rPr>
          <w:rFonts w:eastAsiaTheme="majorEastAsia"/>
          <w:sz w:val="20"/>
          <w:szCs w:val="20"/>
        </w:rPr>
        <w:t>(</w:t>
      </w:r>
      <w:r w:rsidRPr="00995A1A">
        <w:rPr>
          <w:rFonts w:eastAsiaTheme="majorEastAsia"/>
          <w:i/>
          <w:iCs/>
          <w:sz w:val="20"/>
          <w:szCs w:val="20"/>
        </w:rPr>
        <w:t>taklīf</w:t>
      </w:r>
      <w:r w:rsidRPr="00995A1A">
        <w:rPr>
          <w:rFonts w:eastAsiaTheme="majorEastAsia"/>
          <w:sz w:val="20"/>
          <w:szCs w:val="20"/>
        </w:rPr>
        <w:t>) before God, while his Messengerhood with regard to the rest of creation constituted a consummate honor that God bestowed upon them (</w:t>
      </w:r>
      <w:r w:rsidRPr="00995A1A">
        <w:rPr>
          <w:rFonts w:eastAsiaTheme="majorEastAsia"/>
          <w:i/>
          <w:iCs/>
          <w:sz w:val="20"/>
          <w:szCs w:val="20"/>
        </w:rPr>
        <w:t>tashrīf</w:t>
      </w:r>
      <w:r w:rsidRPr="00995A1A">
        <w:rPr>
          <w:rFonts w:eastAsiaTheme="majorEastAsia"/>
          <w:sz w:val="20"/>
          <w:szCs w:val="20"/>
        </w:rPr>
        <w:t>).</w:t>
      </w:r>
      <w:r w:rsidRPr="00995A1A">
        <w:rPr>
          <w:rFonts w:eastAsia="Sakkal Majalla"/>
          <w:sz w:val="20"/>
          <w:szCs w:val="20"/>
        </w:rPr>
        <w:t xml:space="preserve"> </w:t>
      </w:r>
      <w:r w:rsidRPr="00995A1A">
        <w:rPr>
          <w:sz w:val="20"/>
          <w:szCs w:val="20"/>
        </w:rPr>
        <w:t xml:space="preserve">Therefore, it is said: “Whoever has God as his Lord, </w:t>
      </w:r>
      <w:r w:rsidRPr="00995A1A">
        <w:rPr>
          <w:rFonts w:eastAsia="Sakkal Majalla"/>
          <w:sz w:val="20"/>
          <w:szCs w:val="20"/>
        </w:rPr>
        <w:t>Mu</w:t>
      </w:r>
      <w:r w:rsidRPr="00995A1A">
        <w:rPr>
          <w:sz w:val="20"/>
          <w:szCs w:val="20"/>
        </w:rPr>
        <w:t>ḥammad is his Messenger.”</w:t>
      </w:r>
      <w:r>
        <w:rPr>
          <w:sz w:val="20"/>
          <w:szCs w:val="20"/>
        </w:rPr>
        <w:t xml:space="preserve"> </w:t>
      </w:r>
      <w:r w:rsidR="00872FCC">
        <w:rPr>
          <w:b/>
          <w:bCs/>
          <w:sz w:val="20"/>
          <w:szCs w:val="20"/>
        </w:rPr>
        <w:t xml:space="preserve">(EXISTING FOOTNOTE) </w:t>
      </w:r>
    </w:p>
    <w:p w14:paraId="6643DD4B" w14:textId="3DC61338" w:rsidR="00995A1A" w:rsidRPr="00307BA3" w:rsidRDefault="00AA2E47" w:rsidP="00E616ED">
      <w:pPr>
        <w:pStyle w:val="ListParagraph"/>
        <w:numPr>
          <w:ilvl w:val="0"/>
          <w:numId w:val="94"/>
        </w:numPr>
        <w:rPr>
          <w:rFonts w:asciiTheme="majorBidi" w:hAnsiTheme="majorBidi" w:cstheme="majorBidi"/>
        </w:rPr>
      </w:pPr>
      <w:r w:rsidRPr="00AA2E47">
        <w:rPr>
          <w:rFonts w:asciiTheme="majorBidi" w:hAnsiTheme="majorBidi" w:cstheme="majorBidi"/>
        </w:rPr>
        <w:t>In addition to this, God fashioned his Prophetic Law (al-Sharī‘a) to be general and inclusive (jāmi‘a) so that it might embrace and fulfill all the legal dispensations (al-Sharā’i‘) of the earlier Messengers and Prophets.</w:t>
      </w:r>
      <w:r>
        <w:rPr>
          <w:rFonts w:asciiTheme="majorBidi" w:hAnsiTheme="majorBidi" w:cstheme="majorBidi"/>
        </w:rPr>
        <w:t xml:space="preserve"> </w:t>
      </w:r>
      <w:r w:rsidR="00307BA3">
        <w:rPr>
          <w:rFonts w:asciiTheme="majorBidi" w:hAnsiTheme="majorBidi" w:cstheme="majorBidi"/>
          <w:b/>
          <w:bCs/>
        </w:rPr>
        <w:t>Volume 18</w:t>
      </w:r>
    </w:p>
    <w:p w14:paraId="7FE7CC22" w14:textId="3D1376FB" w:rsidR="00307BA3" w:rsidRPr="007D078B" w:rsidRDefault="007D078B" w:rsidP="00E616ED">
      <w:pPr>
        <w:pStyle w:val="ListParagraph"/>
        <w:numPr>
          <w:ilvl w:val="0"/>
          <w:numId w:val="94"/>
        </w:numPr>
        <w:rPr>
          <w:rFonts w:asciiTheme="majorBidi" w:hAnsiTheme="majorBidi" w:cstheme="majorBidi"/>
        </w:rPr>
      </w:pPr>
      <w:r w:rsidRPr="007D078B">
        <w:rPr>
          <w:rFonts w:asciiTheme="majorBidi" w:hAnsiTheme="majorBidi" w:cstheme="majorBidi"/>
        </w:rPr>
        <w:t>Both the Quenching Pool and the Traverse, which we will speak about next, are firmly established in authentic Ḥadīth, and the believer should confirm both beliefs as literal truths. Nevertheless, they also embody profound spiritual meanings. Thus, some scholars have observed the manner and mode (shākila) in which the Pool and the Traverse manifest themselves to the believer on the Last Day will correspond to each believer’s personal belief, knowledge, and deeds—for the Prophetic Law (al-Sharī‘a) is essentially a matter of knowledge and action. It should be noted here that the Prophetic Law (al-Sharī‘a), as here referred to, is not just its ritual and transactional rulings, which we generally refer to as Islamic Law, but would include all aspects of the revealed Prophetic teaching, including creedal and theological matters such as are treated in this book. Thus, the Sharī‘a would stand for orthodoxy as well as orthopraxy and extend to other areas as well such as ethics, morality, and spirituality. Thus, it is said that the Pool is related to knowledge of the Sharī‘a, while our destiny on the Traverse corresponds to action in accordance with the Sharī‘a. Those believers who ignored, altered, or otherwise failed to live by the Prophetic Way will, as we have seen, be driven from the Pool, and they will fall from the Traverse into the Fire. For no believer who is forced away from the Pool will be able to negotiate passage of the Traverse safely. To the extent that the sincere believer “drank” from the knowledge of the Sharī‘a, so will he or she drink from the Quenching Pool. And to the extent that he or she followed the Sharī‘a in belief, words, and deeds, so will they walk along the Traverse. Whoever deviates from the Sharī‘a in this life, his or her drinking from the Pool in the Hereafter will be deficient and their feet will slip in the next life according to the deficiency of their practice in this world.</w:t>
      </w:r>
      <w:r>
        <w:rPr>
          <w:rFonts w:asciiTheme="majorBidi" w:hAnsiTheme="majorBidi" w:cstheme="majorBidi"/>
        </w:rPr>
        <w:t xml:space="preserve"> </w:t>
      </w:r>
      <w:r>
        <w:rPr>
          <w:rFonts w:asciiTheme="majorBidi" w:hAnsiTheme="majorBidi" w:cstheme="majorBidi"/>
          <w:b/>
          <w:bCs/>
        </w:rPr>
        <w:t xml:space="preserve">Volume 18 </w:t>
      </w:r>
    </w:p>
    <w:p w14:paraId="54A3CDAC" w14:textId="27FE7917" w:rsidR="007D078B" w:rsidRPr="006F292C" w:rsidRDefault="006F292C" w:rsidP="00E616ED">
      <w:pPr>
        <w:pStyle w:val="ListParagraph"/>
        <w:numPr>
          <w:ilvl w:val="0"/>
          <w:numId w:val="94"/>
        </w:numPr>
        <w:rPr>
          <w:rFonts w:asciiTheme="majorBidi" w:hAnsiTheme="majorBidi" w:cstheme="majorBidi"/>
        </w:rPr>
      </w:pPr>
      <w:r w:rsidRPr="006F292C">
        <w:rPr>
          <w:rFonts w:asciiTheme="majorBidi" w:hAnsiTheme="majorBidi" w:cstheme="majorBidi"/>
        </w:rPr>
        <w:t>Islām—as total Law-abidingness—creates a pattern of individual life, in wich the acceptance of the injunctions of the Sharī‘a, when taken as binding upon the individual believer, also bind him to the believers as a single Community, seeking to embody God’s Will in their belief and practice. Thus, it enables the Sharī‘a to integrate Human society and gives it profound religious significance in daily life, which integrates the Sharī‘a into a spiritual center for the entire Community.</w:t>
      </w:r>
      <w:r>
        <w:rPr>
          <w:rFonts w:asciiTheme="majorBidi" w:hAnsiTheme="majorBidi" w:cstheme="majorBidi"/>
        </w:rPr>
        <w:t xml:space="preserve"> </w:t>
      </w:r>
      <w:r>
        <w:rPr>
          <w:rFonts w:asciiTheme="majorBidi" w:hAnsiTheme="majorBidi" w:cstheme="majorBidi"/>
          <w:b/>
          <w:bCs/>
        </w:rPr>
        <w:t xml:space="preserve">Volume 6 </w:t>
      </w:r>
    </w:p>
    <w:p w14:paraId="65F74907" w14:textId="008312E7" w:rsidR="006F292C" w:rsidRPr="00A179D2" w:rsidRDefault="00A179D2" w:rsidP="00E616ED">
      <w:pPr>
        <w:pStyle w:val="ListParagraph"/>
        <w:numPr>
          <w:ilvl w:val="0"/>
          <w:numId w:val="94"/>
        </w:numPr>
        <w:rPr>
          <w:rFonts w:asciiTheme="majorBidi" w:hAnsiTheme="majorBidi" w:cstheme="majorBidi"/>
        </w:rPr>
      </w:pPr>
      <w:r w:rsidRPr="00A179D2">
        <w:rPr>
          <w:rFonts w:asciiTheme="majorBidi" w:hAnsiTheme="majorBidi" w:cstheme="majorBidi"/>
        </w:rPr>
        <w:t>In Volume Six, we will discuss the Islamic principle of Moral Agency (al-Taklīf) as set forth in the Sharī‘a, the Prophetic Dispensation and Code of Life.  As will be noted in that treatment, religious duties in Islam are fall into two major categories: 1. Individual Obligations (Furūḍ al-‘Ayn) and 2. Societal Obligations (Furūḍ al-Kifāya). Learning and adequately mastering the Creedal requirements of Islam as well as its fundamental practices constitute an Individual Obligation of the first order, binding upon every Muslim man and woman of sound mind and body. To elaborate and teach the Creed is, however, a Societal Obligation, and it is something that the Muslim Community generally succeeds in fulfilling adequately well. As regards answering the much broader questions of faith that go beyond Creedal matters—these so-called “burning questions of our time,” as stated above—this is a Societal Obligation required of the Muslim Community as a whole and falling squarely upon the shoulders of the entire World Community of Islam (al-Umma). The onus for meeting this formidable and on-going Intellectual challenge must be borne by an adequate number of qualified Muslims Scholars—who must correctly answer the relevant faith-related questions of any given generation. It is the desire of The First Teaching to join hands with other Muslim Scholars in our time in seeking to answer cogently these broad questions and helping to recover sound Metaphysical understanding and Intellectual integrity in our time.</w:t>
      </w:r>
      <w:r>
        <w:rPr>
          <w:rFonts w:asciiTheme="majorBidi" w:hAnsiTheme="majorBidi" w:cstheme="majorBidi"/>
        </w:rPr>
        <w:t xml:space="preserve"> </w:t>
      </w:r>
      <w:r>
        <w:rPr>
          <w:rFonts w:asciiTheme="majorBidi" w:hAnsiTheme="majorBidi" w:cstheme="majorBidi"/>
          <w:b/>
          <w:bCs/>
        </w:rPr>
        <w:t>Volume 1</w:t>
      </w:r>
    </w:p>
    <w:p w14:paraId="17694731" w14:textId="0A0A3839" w:rsidR="00A179D2" w:rsidRPr="009B7839" w:rsidRDefault="009B7839" w:rsidP="00E616ED">
      <w:pPr>
        <w:pStyle w:val="ListParagraph"/>
        <w:numPr>
          <w:ilvl w:val="0"/>
          <w:numId w:val="94"/>
        </w:numPr>
        <w:rPr>
          <w:rFonts w:asciiTheme="majorBidi" w:hAnsiTheme="majorBidi" w:cstheme="majorBidi"/>
        </w:rPr>
      </w:pPr>
      <w:r>
        <w:rPr>
          <w:rFonts w:ascii="Times-Roman" w:eastAsiaTheme="minorHAnsi" w:hAnsi="Times-Roman" w:cs="Times-Roman"/>
          <w:sz w:val="28"/>
          <w:szCs w:val="28"/>
          <w14:ligatures w14:val="standardContextual"/>
        </w:rPr>
        <w:t xml:space="preserve">Thus, the </w:t>
      </w:r>
      <w:r>
        <w:rPr>
          <w:rFonts w:ascii="Times-Italic" w:eastAsiaTheme="minorHAnsi" w:hAnsi="Times-Italic" w:cs="Times-Italic"/>
          <w:i/>
          <w:iCs/>
          <w:sz w:val="28"/>
          <w:szCs w:val="28"/>
          <w14:ligatures w14:val="standardContextual"/>
        </w:rPr>
        <w:t>Sharī‘a</w:t>
      </w:r>
      <w:r>
        <w:rPr>
          <w:rFonts w:ascii="Times-Roman" w:eastAsiaTheme="minorHAnsi" w:hAnsi="Times-Roman" w:cs="Times-Roman"/>
          <w:sz w:val="28"/>
          <w:szCs w:val="28"/>
          <w14:ligatures w14:val="standardContextual"/>
        </w:rPr>
        <w:t xml:space="preserve"> or Prophetic Code in its wisdom, manifested itself like a crystal-clear life-giving water that reflected faithfully the diverse colors of the bedrock which it covered. </w:t>
      </w:r>
      <w:r>
        <w:rPr>
          <w:rFonts w:ascii="Times-Roman" w:eastAsiaTheme="minorHAnsi" w:hAnsi="Times-Roman" w:cs="Times-Roman"/>
          <w:b/>
          <w:bCs/>
          <w:sz w:val="28"/>
          <w:szCs w:val="28"/>
          <w14:ligatures w14:val="standardContextual"/>
        </w:rPr>
        <w:t>Volume 1</w:t>
      </w:r>
    </w:p>
    <w:p w14:paraId="16267FDA" w14:textId="7FF96B6B" w:rsidR="006234D2" w:rsidRPr="00E0244A" w:rsidRDefault="006234D2" w:rsidP="00E616ED">
      <w:pPr>
        <w:pStyle w:val="ListParagraph"/>
        <w:numPr>
          <w:ilvl w:val="0"/>
          <w:numId w:val="94"/>
        </w:numPr>
        <w:autoSpaceDE w:val="0"/>
        <w:autoSpaceDN w:val="0"/>
        <w:adjustRightInd w:val="0"/>
        <w:rPr>
          <w:rFonts w:ascii="Times-Roman" w:eastAsiaTheme="minorHAnsi" w:hAnsi="Times-Roman" w:cs="Times-Roman"/>
          <w:i/>
          <w:iCs/>
          <w:sz w:val="28"/>
          <w:szCs w:val="28"/>
          <w14:ligatures w14:val="standardContextual"/>
        </w:rPr>
      </w:pPr>
      <w:r w:rsidRPr="006234D2">
        <w:rPr>
          <w:rFonts w:ascii="Times-Roman" w:eastAsiaTheme="minorHAnsi" w:hAnsi="Times-Roman" w:cs="Times-Roman"/>
          <w:sz w:val="28"/>
          <w:szCs w:val="28"/>
          <w14:ligatures w14:val="standardContextual"/>
        </w:rPr>
        <w:t xml:space="preserve">I repeatedly emphasize in this book that Islam’s distinctive policies of toleration and plurality through history—especially with regard to Jews and Christians—have always been predicated on strong convictions about the Truth of Islam as based upon both Revelation and Intellect as well as unequivocal belief that certain Creedal beliefs in some other religions are patently false and harmful for their followers in this world and the Hereafter. Yet, Islam never required Jews, Christians, or other religious groups under its governance to alter or compromise their Creeds and Dogmas, even when they were clearly mistaken in the views of Islamic Revelation and its Science of Divinity. Islam endorsed and required toleration of those very differences and allowed such dissenting religious Communities to live together with Muslims pluralistically and in relative harmony. </w:t>
      </w:r>
      <w:r w:rsidRPr="00E0244A">
        <w:rPr>
          <w:rFonts w:ascii="Times-Roman" w:eastAsiaTheme="minorHAnsi" w:hAnsi="Times-Roman" w:cs="Times-Roman"/>
          <w:i/>
          <w:iCs/>
          <w:sz w:val="28"/>
          <w:szCs w:val="28"/>
          <w14:ligatures w14:val="standardContextual"/>
        </w:rPr>
        <w:t xml:space="preserve">Again, the </w:t>
      </w:r>
      <w:r w:rsidRPr="00E0244A">
        <w:rPr>
          <w:rFonts w:ascii="Times-Italic" w:eastAsiaTheme="minorHAnsi" w:hAnsi="Times-Italic" w:cs="Times-Italic"/>
          <w:i/>
          <w:iCs/>
          <w:sz w:val="28"/>
          <w:szCs w:val="28"/>
          <w14:ligatures w14:val="standardContextual"/>
        </w:rPr>
        <w:t>Sharī‘a</w:t>
      </w:r>
      <w:r w:rsidRPr="00E0244A">
        <w:rPr>
          <w:rFonts w:ascii="Times-Roman" w:eastAsiaTheme="minorHAnsi" w:hAnsi="Times-Roman" w:cs="Times-Roman"/>
          <w:i/>
          <w:iCs/>
          <w:sz w:val="28"/>
          <w:szCs w:val="28"/>
          <w14:ligatures w14:val="standardContextual"/>
        </w:rPr>
        <w:t xml:space="preserve"> explicitly forbad the fervor of personal or Communal rectitude be allowed to encroach upon such plurality.</w:t>
      </w:r>
      <w:r w:rsidR="00E0244A">
        <w:rPr>
          <w:rFonts w:ascii="Times-Roman" w:eastAsiaTheme="minorHAnsi" w:hAnsi="Times-Roman" w:cs="Times-Roman"/>
          <w:i/>
          <w:iCs/>
          <w:sz w:val="28"/>
          <w:szCs w:val="28"/>
          <w14:ligatures w14:val="standardContextual"/>
        </w:rPr>
        <w:t xml:space="preserve"> </w:t>
      </w:r>
      <w:r w:rsidR="00E0244A" w:rsidRPr="00E0244A">
        <w:rPr>
          <w:rFonts w:ascii="Times-Roman" w:eastAsiaTheme="minorHAnsi" w:hAnsi="Times-Roman" w:cs="Times-Roman"/>
          <w:b/>
          <w:bCs/>
          <w:sz w:val="28"/>
          <w:szCs w:val="28"/>
          <w14:ligatures w14:val="standardContextual"/>
        </w:rPr>
        <w:t>Volume 1</w:t>
      </w:r>
    </w:p>
    <w:p w14:paraId="34817836" w14:textId="51E2FC26" w:rsidR="00E0244A" w:rsidRPr="00F82748" w:rsidRDefault="00F82748" w:rsidP="00E616ED">
      <w:pPr>
        <w:pStyle w:val="ListParagraph"/>
        <w:numPr>
          <w:ilvl w:val="0"/>
          <w:numId w:val="94"/>
        </w:numPr>
        <w:autoSpaceDE w:val="0"/>
        <w:autoSpaceDN w:val="0"/>
        <w:adjustRightInd w:val="0"/>
        <w:rPr>
          <w:rFonts w:ascii="Times-Roman" w:eastAsiaTheme="minorHAnsi" w:hAnsi="Times-Roman" w:cs="Times-Roman"/>
          <w:color w:val="000000"/>
          <w:sz w:val="28"/>
          <w:szCs w:val="28"/>
          <w14:ligatures w14:val="standardContextual"/>
        </w:rPr>
      </w:pPr>
      <w:r w:rsidRPr="00F82748">
        <w:rPr>
          <w:rFonts w:ascii="Times-Roman" w:eastAsiaTheme="minorHAnsi" w:hAnsi="Times-Roman" w:cs="Times-Roman"/>
          <w:color w:val="000000"/>
          <w:sz w:val="28"/>
          <w:szCs w:val="28"/>
          <w14:ligatures w14:val="standardContextual"/>
        </w:rPr>
        <w:t>Arnold noted correctly that Islam’s Sacred Code (</w:t>
      </w:r>
      <w:r w:rsidRPr="00F82748">
        <w:rPr>
          <w:rFonts w:ascii="Times-Italic" w:eastAsiaTheme="minorHAnsi" w:hAnsi="Times-Italic" w:cs="Times-Italic"/>
          <w:i/>
          <w:iCs/>
          <w:color w:val="000000"/>
          <w:sz w:val="28"/>
          <w:szCs w:val="28"/>
          <w14:ligatures w14:val="standardContextual"/>
        </w:rPr>
        <w:t>al-Sharī‘a</w:t>
      </w:r>
      <w:r w:rsidRPr="00F82748">
        <w:rPr>
          <w:rFonts w:ascii="Times-Roman" w:eastAsiaTheme="minorHAnsi" w:hAnsi="Times-Roman" w:cs="Times-Roman"/>
          <w:color w:val="000000"/>
          <w:sz w:val="28"/>
          <w:szCs w:val="28"/>
          <w14:ligatures w14:val="standardContextual"/>
        </w:rPr>
        <w:t>) explicitly forbids coercion as a means to conversion, while it demanded that non-Islamic religious groups living under its authority be protected, while granting them extensive religious, legal, and cultural independence. He also showed that, although violation of this principle did occur in the course of Islamic history, such breaches have been relatively rare</w:t>
      </w:r>
      <w:r>
        <w:rPr>
          <w:rFonts w:ascii="Times-Roman" w:eastAsiaTheme="minorHAnsi" w:hAnsi="Times-Roman" w:cs="Times-Roman"/>
          <w:color w:val="000000"/>
          <w:sz w:val="28"/>
          <w:szCs w:val="28"/>
          <w14:ligatures w14:val="standardContextual"/>
        </w:rPr>
        <w:t xml:space="preserve">. </w:t>
      </w:r>
      <w:r>
        <w:rPr>
          <w:rFonts w:ascii="Times-Roman" w:eastAsiaTheme="minorHAnsi" w:hAnsi="Times-Roman" w:cs="Times-Roman"/>
          <w:b/>
          <w:bCs/>
          <w:color w:val="000000"/>
          <w:sz w:val="28"/>
          <w:szCs w:val="28"/>
          <w14:ligatures w14:val="standardContextual"/>
        </w:rPr>
        <w:t>Volume 1</w:t>
      </w:r>
    </w:p>
    <w:p w14:paraId="4BA4F2A7" w14:textId="2B86EDB4" w:rsidR="00A4326E" w:rsidRPr="00A4326E" w:rsidRDefault="00A4326E" w:rsidP="00E616ED">
      <w:pPr>
        <w:pStyle w:val="ListParagraph"/>
        <w:numPr>
          <w:ilvl w:val="0"/>
          <w:numId w:val="94"/>
        </w:numPr>
        <w:autoSpaceDE w:val="0"/>
        <w:autoSpaceDN w:val="0"/>
        <w:adjustRightInd w:val="0"/>
        <w:rPr>
          <w:rFonts w:ascii="Times-BoldItalic" w:eastAsiaTheme="minorHAnsi" w:hAnsi="Times-BoldItalic" w:cs="Times-BoldItalic"/>
          <w:b/>
          <w:bCs/>
          <w:i/>
          <w:iCs/>
          <w:sz w:val="28"/>
          <w:szCs w:val="28"/>
          <w14:ligatures w14:val="standardContextual"/>
        </w:rPr>
      </w:pPr>
      <w:r w:rsidRPr="00A4326E">
        <w:rPr>
          <w:rFonts w:ascii="Times-BoldItalic" w:eastAsiaTheme="minorHAnsi" w:hAnsi="Times-BoldItalic" w:cs="Times-BoldItalic"/>
          <w:b/>
          <w:bCs/>
          <w:i/>
          <w:iCs/>
          <w:sz w:val="28"/>
          <w:szCs w:val="28"/>
          <w14:ligatures w14:val="standardContextual"/>
        </w:rPr>
        <w:t>“Terrorism” (al-Ḥirāba) Is the Greatest Crime in the Sharī‘a</w:t>
      </w:r>
      <w:r>
        <w:rPr>
          <w:rFonts w:ascii="Times-BoldItalic" w:eastAsiaTheme="minorHAnsi" w:hAnsi="Times-BoldItalic" w:cs="Times-BoldItalic"/>
          <w:b/>
          <w:bCs/>
          <w:i/>
          <w:iCs/>
          <w:sz w:val="28"/>
          <w:szCs w:val="28"/>
          <w14:ligatures w14:val="standardContextual"/>
        </w:rPr>
        <w:t xml:space="preserve"> </w:t>
      </w:r>
      <w:r>
        <w:rPr>
          <w:rFonts w:ascii="Times-BoldItalic" w:eastAsiaTheme="minorHAnsi" w:hAnsi="Times-BoldItalic" w:cs="Times-BoldItalic"/>
          <w:i/>
          <w:iCs/>
          <w:sz w:val="28"/>
          <w:szCs w:val="28"/>
          <w14:ligatures w14:val="standardContextual"/>
        </w:rPr>
        <w:t xml:space="preserve">(VOLUME 1) </w:t>
      </w:r>
    </w:p>
    <w:p w14:paraId="1383153B" w14:textId="7E41940B" w:rsidR="00F82748" w:rsidRPr="005D4D7D" w:rsidRDefault="001A1CDD" w:rsidP="00E616ED">
      <w:pPr>
        <w:pStyle w:val="ListParagraph"/>
        <w:numPr>
          <w:ilvl w:val="0"/>
          <w:numId w:val="94"/>
        </w:numPr>
        <w:autoSpaceDE w:val="0"/>
        <w:autoSpaceDN w:val="0"/>
        <w:adjustRightInd w:val="0"/>
        <w:rPr>
          <w:rFonts w:ascii="Times-Roman" w:eastAsiaTheme="minorHAnsi" w:hAnsi="Times-Roman" w:cs="Times-Roman"/>
          <w:color w:val="000000"/>
          <w:sz w:val="28"/>
          <w:szCs w:val="28"/>
          <w14:ligatures w14:val="standardContextual"/>
        </w:rPr>
      </w:pPr>
      <w:r>
        <w:rPr>
          <w:rFonts w:ascii="Times-Roman" w:eastAsiaTheme="minorHAnsi" w:hAnsi="Times-Roman" w:cs="Times-Roman"/>
          <w:color w:val="000000"/>
          <w:sz w:val="28"/>
          <w:szCs w:val="28"/>
          <w14:ligatures w14:val="standardContextual"/>
        </w:rPr>
        <w:t xml:space="preserve">The indigenous Muslim cultures that grew up under the umbrella of Islamic globalism reflected the peoples and cultures of each region at their best—like a clear lake or crystalline river mirrors the colors of the bedrock over which it flows. Moreover—because of the pluralism at the heart of the Prophetic </w:t>
      </w:r>
      <w:r>
        <w:rPr>
          <w:rFonts w:ascii="Times-Italic" w:eastAsiaTheme="minorHAnsi" w:hAnsi="Times-Italic" w:cs="Times-Italic"/>
          <w:i/>
          <w:iCs/>
          <w:sz w:val="28"/>
          <w:szCs w:val="28"/>
          <w14:ligatures w14:val="standardContextual"/>
        </w:rPr>
        <w:t>Sharī‘a</w:t>
      </w:r>
      <w:r>
        <w:rPr>
          <w:rFonts w:ascii="Times-Roman" w:eastAsiaTheme="minorHAnsi" w:hAnsi="Times-Roman" w:cs="Times-Roman"/>
          <w:sz w:val="28"/>
          <w:szCs w:val="28"/>
          <w14:ligatures w14:val="standardContextual"/>
        </w:rPr>
        <w:t xml:space="preserve">—Islam and toleration, Islam and harmonious coexistence, and Islam and Civilization became synonymous. </w:t>
      </w:r>
      <w:r>
        <w:rPr>
          <w:rFonts w:ascii="Times-Roman" w:eastAsiaTheme="minorHAnsi" w:hAnsi="Times-Roman" w:cs="Times-Roman"/>
          <w:b/>
          <w:bCs/>
          <w:sz w:val="28"/>
          <w:szCs w:val="28"/>
          <w14:ligatures w14:val="standardContextual"/>
        </w:rPr>
        <w:t>Volume 1</w:t>
      </w:r>
    </w:p>
    <w:p w14:paraId="7672C410" w14:textId="77777777" w:rsidR="005D4D7D" w:rsidRPr="005D4D7D" w:rsidRDefault="005D4D7D" w:rsidP="00E616ED">
      <w:pPr>
        <w:pStyle w:val="ListParagraph"/>
        <w:numPr>
          <w:ilvl w:val="0"/>
          <w:numId w:val="94"/>
        </w:numPr>
        <w:autoSpaceDE w:val="0"/>
        <w:autoSpaceDN w:val="0"/>
        <w:adjustRightInd w:val="0"/>
        <w:rPr>
          <w:rFonts w:ascii="Times-Roman" w:eastAsiaTheme="minorHAnsi" w:hAnsi="Times-Roman" w:cs="Times-Roman"/>
          <w:color w:val="000000"/>
          <w:sz w:val="28"/>
          <w:szCs w:val="28"/>
          <w14:ligatures w14:val="standardContextual"/>
        </w:rPr>
      </w:pPr>
      <w:r w:rsidRPr="005D4D7D">
        <w:rPr>
          <w:rFonts w:ascii="Times-Roman" w:eastAsiaTheme="minorHAnsi" w:hAnsi="Times-Roman" w:cs="Times-Roman"/>
          <w:color w:val="000000"/>
          <w:sz w:val="28"/>
          <w:szCs w:val="28"/>
          <w14:ligatures w14:val="standardContextual"/>
        </w:rPr>
        <w:t>Islam is nomocratic by nature, which means that it is “ruled by Law.” Old Testament Prophetic religion was also largely nomocratic, although it had an established Priestly hierarchy in the Temple. Rabbinic Judaism, which grew up after the destruction of the Temple and its Priestly sacerdotal order, was also distinctly nomocratic. There is no question that Islamic nomocracy calls for a “God-centered” theocentric way of life, but, in Islam, being theocentric is hardly the same as being theocratic--governed by a Church, clergy, or any other type of officially established sacerdotal institution. The underpinning of Islamic nomocracy in all of its manifestations has always been the Sharī‘a, the all-embracing Prophetic code of life, that has relevance to all times and places through its detailed rationalistic elaboration in competent juristic Ijtihād, “the exertion of due intellectual diligence to discover the truth.”</w:t>
      </w:r>
    </w:p>
    <w:p w14:paraId="2BD897EB" w14:textId="77777777" w:rsidR="005D4D7D" w:rsidRPr="005D4D7D" w:rsidRDefault="005D4D7D" w:rsidP="00E616ED">
      <w:pPr>
        <w:pStyle w:val="ListParagraph"/>
        <w:numPr>
          <w:ilvl w:val="0"/>
          <w:numId w:val="94"/>
        </w:numPr>
        <w:autoSpaceDE w:val="0"/>
        <w:autoSpaceDN w:val="0"/>
        <w:adjustRightInd w:val="0"/>
        <w:rPr>
          <w:rFonts w:ascii="Times-Roman" w:eastAsiaTheme="minorHAnsi" w:hAnsi="Times-Roman" w:cs="Times-Roman"/>
          <w:color w:val="000000"/>
          <w:sz w:val="28"/>
          <w:szCs w:val="28"/>
          <w14:ligatures w14:val="standardContextual"/>
        </w:rPr>
      </w:pPr>
    </w:p>
    <w:p w14:paraId="554957FF" w14:textId="13526B4F" w:rsidR="005D4D7D" w:rsidRPr="005D4D7D" w:rsidRDefault="005D4D7D" w:rsidP="00E616ED">
      <w:pPr>
        <w:pStyle w:val="ListParagraph"/>
        <w:numPr>
          <w:ilvl w:val="0"/>
          <w:numId w:val="94"/>
        </w:numPr>
        <w:autoSpaceDE w:val="0"/>
        <w:autoSpaceDN w:val="0"/>
        <w:adjustRightInd w:val="0"/>
        <w:rPr>
          <w:rFonts w:ascii="Times-Roman" w:eastAsiaTheme="minorHAnsi" w:hAnsi="Times-Roman" w:cs="Times-Roman"/>
          <w:color w:val="000000"/>
          <w:sz w:val="28"/>
          <w:szCs w:val="28"/>
          <w14:ligatures w14:val="standardContextual"/>
        </w:rPr>
      </w:pPr>
      <w:r w:rsidRPr="005D4D7D">
        <w:rPr>
          <w:rFonts w:ascii="Times-Roman" w:eastAsiaTheme="minorHAnsi" w:hAnsi="Times-Roman" w:cs="Times-Roman"/>
          <w:color w:val="000000"/>
          <w:sz w:val="28"/>
          <w:szCs w:val="28"/>
          <w14:ligatures w14:val="standardContextual"/>
        </w:rPr>
        <w:t>To speak literally of any separation between Church and State in Islam would, of course, be a misnomer since in Islam there is no institutional Church, sovereign spiritual authority, or ordained clergy. Rather, by virtue of Islam’s inherent nomocracy, it is a societal obligation that Muslim society produce an ample number of prominent Scholars (‘Ulamā’) of the Sharī‘a, who enjoy distinct authority in the eyes of the believers by virtue of their knowledge. In the Orthodox Sunnī Tradition, those Scholars who proved themselves competent, upright, and courageous often possessed great authority in the eyes of the rulers and the people alike, which translated into social power and political clout. Moreover, Islam fostered a Civilization of legally protected endowments (awqāf and aḥbās), and, in the past, the great Scholars of Islam generally enjoyed wealthy endowments, which gave them self-sufficiency and social standing as well as ecomonic independence. This unique status of the Traditional ‘Ulamā’ made them largely non-Magisterial and established them functionally as a separate class that was independent of the State. This special standing of the great Scholars also made it easier for them to speak the truth to power, although that task was never easy, nor was it a duty that all Scholars in all times were ever willing to follow.</w:t>
      </w:r>
      <w:r>
        <w:rPr>
          <w:rFonts w:ascii="Times-Roman" w:eastAsiaTheme="minorHAnsi" w:hAnsi="Times-Roman" w:cs="Times-Roman"/>
          <w:color w:val="000000"/>
          <w:sz w:val="28"/>
          <w:szCs w:val="28"/>
          <w14:ligatures w14:val="standardContextual"/>
        </w:rPr>
        <w:t xml:space="preserve"> </w:t>
      </w:r>
      <w:r>
        <w:rPr>
          <w:rFonts w:ascii="Times-Roman" w:eastAsiaTheme="minorHAnsi" w:hAnsi="Times-Roman" w:cs="Times-Roman"/>
          <w:b/>
          <w:bCs/>
          <w:color w:val="000000"/>
          <w:sz w:val="28"/>
          <w:szCs w:val="28"/>
          <w14:ligatures w14:val="standardContextual"/>
        </w:rPr>
        <w:t>Volume 4</w:t>
      </w:r>
    </w:p>
    <w:p w14:paraId="2B175027" w14:textId="77777777" w:rsidR="00D730E6" w:rsidRPr="00D730E6" w:rsidRDefault="00D730E6" w:rsidP="00E616ED">
      <w:pPr>
        <w:pStyle w:val="ListParagraph"/>
        <w:numPr>
          <w:ilvl w:val="0"/>
          <w:numId w:val="94"/>
        </w:numPr>
        <w:autoSpaceDE w:val="0"/>
        <w:autoSpaceDN w:val="0"/>
        <w:adjustRightInd w:val="0"/>
        <w:rPr>
          <w:rFonts w:ascii="Times-Roman" w:eastAsiaTheme="minorHAnsi" w:hAnsi="Times-Roman" w:cs="Times-Roman"/>
          <w:color w:val="000000"/>
          <w:sz w:val="28"/>
          <w:szCs w:val="28"/>
          <w14:ligatures w14:val="standardContextual"/>
        </w:rPr>
      </w:pPr>
      <w:r w:rsidRPr="00D730E6">
        <w:rPr>
          <w:rFonts w:ascii="Times-Roman" w:eastAsiaTheme="minorHAnsi" w:hAnsi="Times-Roman" w:cs="Times-Roman"/>
          <w:color w:val="000000"/>
          <w:sz w:val="28"/>
          <w:szCs w:val="28"/>
          <w14:ligatures w14:val="standardContextual"/>
        </w:rPr>
        <w:t xml:space="preserve">As emphasized earlier, Islam is nomocratic by nature, which means that it has no Church or organized central structure but is “ruled by Law,” which is meant to be interpreted by qualified Traditional Scholars. Historically in Islamic Orthodoxy and Orthopraxy, however, nomocracy has not taken the form of pan-legalism, in which law and legalistic details become everything—to the exclusion of insightful inwardness, sound Spirituality, and other aspects of humanism and sound Civilization. The underpinning and reference of Islamic nomocracy in all of its manifestations has always been the Sharī‘a, the all-embracing Prophetic code of life. The Sharī‘a, however, is not a personification and does not speak for itself, but—as just indicated above—always calls for qualified Scholars (‘Ulamā’) who can interpret it correctly in every context. Throughout history, Traditional Islamic Scholarship has brought to light the Sharī‘a’s lasting relevance to all times and places through its detailed rationalistic elaboration in competent juristic Ijtihād, “the exertion of due intellectual diligence to discover the truth.” </w:t>
      </w:r>
    </w:p>
    <w:p w14:paraId="386ABB6A" w14:textId="77777777" w:rsidR="00D730E6" w:rsidRPr="00D4715A" w:rsidRDefault="00D730E6" w:rsidP="00D4715A">
      <w:pPr>
        <w:autoSpaceDE w:val="0"/>
        <w:autoSpaceDN w:val="0"/>
        <w:adjustRightInd w:val="0"/>
        <w:rPr>
          <w:rFonts w:ascii="Times-Roman" w:eastAsiaTheme="minorHAnsi" w:hAnsi="Times-Roman" w:cs="Times-Roman"/>
          <w:color w:val="000000"/>
          <w:sz w:val="28"/>
          <w:szCs w:val="28"/>
          <w14:ligatures w14:val="standardContextual"/>
        </w:rPr>
      </w:pPr>
    </w:p>
    <w:p w14:paraId="702C00A8" w14:textId="543D4983" w:rsidR="005D4D7D" w:rsidRPr="00D730E6" w:rsidRDefault="00D730E6" w:rsidP="00E616ED">
      <w:pPr>
        <w:pStyle w:val="ListParagraph"/>
        <w:numPr>
          <w:ilvl w:val="0"/>
          <w:numId w:val="94"/>
        </w:numPr>
        <w:autoSpaceDE w:val="0"/>
        <w:autoSpaceDN w:val="0"/>
        <w:adjustRightInd w:val="0"/>
        <w:rPr>
          <w:rFonts w:ascii="Times-Roman" w:eastAsiaTheme="minorHAnsi" w:hAnsi="Times-Roman" w:cs="Times-Roman"/>
          <w:color w:val="000000"/>
          <w:sz w:val="28"/>
          <w:szCs w:val="28"/>
          <w14:ligatures w14:val="standardContextual"/>
        </w:rPr>
      </w:pPr>
      <w:r w:rsidRPr="00D730E6">
        <w:rPr>
          <w:rFonts w:ascii="Times-Roman" w:eastAsiaTheme="minorHAnsi" w:hAnsi="Times-Roman" w:cs="Times-Roman"/>
          <w:color w:val="000000"/>
          <w:sz w:val="28"/>
          <w:szCs w:val="28"/>
          <w14:ligatures w14:val="standardContextual"/>
        </w:rPr>
        <w:t>Consequently, Islamic nomocracy makes it an ongoing societal obligation upon Muslim society to produce and abide by ample numbers of authentic Scholarship and Scholars (‘Ulamā’) of the Sharī‘a, who can expound it properly. It is a communal obligation of the believers to give such Scholarship and its Scholarly representatives distinct social authority in the Muslim Community by virtue of their knowledge and their integrity in applying the Prophetic legacy. In the Orthodox Sunnī Traditionl over the generations, those Scholars (‘Ulamā’) who proved themselves competent, upright, and courageous often possessed great authority in the eyes of the people and the rulers alike, which translated into unique social power and political leverage. Historically, the prominence of such Scholars—as emphasized above—led to a de facto “separation of powers” between Orthodox Sunnī Scholars--on the one hand--and the kings, princes, and secular magistrates--on the other.</w:t>
      </w:r>
      <w:r>
        <w:rPr>
          <w:rFonts w:ascii="Times-Roman" w:eastAsiaTheme="minorHAnsi" w:hAnsi="Times-Roman" w:cs="Times-Roman"/>
          <w:color w:val="000000"/>
          <w:sz w:val="28"/>
          <w:szCs w:val="28"/>
          <w14:ligatures w14:val="standardContextual"/>
        </w:rPr>
        <w:t xml:space="preserve"> </w:t>
      </w:r>
      <w:r>
        <w:rPr>
          <w:rFonts w:ascii="Times-Roman" w:eastAsiaTheme="minorHAnsi" w:hAnsi="Times-Roman" w:cs="Times-Roman"/>
          <w:b/>
          <w:bCs/>
          <w:color w:val="000000"/>
          <w:sz w:val="28"/>
          <w:szCs w:val="28"/>
          <w14:ligatures w14:val="standardContextual"/>
        </w:rPr>
        <w:t>Volume 4</w:t>
      </w:r>
    </w:p>
    <w:p w14:paraId="25B5E507" w14:textId="42F27A47" w:rsidR="00D730E6" w:rsidRPr="00FE2E12" w:rsidRDefault="00FE2E12" w:rsidP="00E616ED">
      <w:pPr>
        <w:pStyle w:val="ListParagraph"/>
        <w:numPr>
          <w:ilvl w:val="0"/>
          <w:numId w:val="94"/>
        </w:numPr>
        <w:autoSpaceDE w:val="0"/>
        <w:autoSpaceDN w:val="0"/>
        <w:adjustRightInd w:val="0"/>
        <w:rPr>
          <w:rFonts w:ascii="Times-Roman" w:eastAsiaTheme="minorHAnsi" w:hAnsi="Times-Roman" w:cs="Times-Roman"/>
          <w:color w:val="000000"/>
          <w:sz w:val="28"/>
          <w:szCs w:val="28"/>
          <w14:ligatures w14:val="standardContextual"/>
        </w:rPr>
      </w:pPr>
      <w:r w:rsidRPr="00FE2E12">
        <w:rPr>
          <w:rFonts w:ascii="Times-Roman" w:eastAsiaTheme="minorHAnsi" w:hAnsi="Times-Roman" w:cs="Times-Roman"/>
          <w:color w:val="000000"/>
          <w:sz w:val="28"/>
          <w:szCs w:val="28"/>
          <w14:ligatures w14:val="standardContextual"/>
        </w:rPr>
        <w:t>Other Muslims are not allowed to take such matters into their own hands. Even under Islamic governance, Islamic law (the sharī‘a ) applies only to Muslims. All others are governed by their own laws. In the lands of Europe and North America today, where Muslims have no legal jurisdiction, it is forbidden for them by Islamic law to apply its reprimands and punishments even to themselves.</w:t>
      </w:r>
      <w:r>
        <w:rPr>
          <w:rFonts w:ascii="Times-Roman" w:eastAsiaTheme="minorHAnsi" w:hAnsi="Times-Roman" w:cs="Times-Roman"/>
          <w:color w:val="000000"/>
          <w:sz w:val="28"/>
          <w:szCs w:val="28"/>
          <w14:ligatures w14:val="standardContextual"/>
        </w:rPr>
        <w:t xml:space="preserve"> </w:t>
      </w:r>
      <w:r>
        <w:rPr>
          <w:rFonts w:ascii="Times-Roman" w:eastAsiaTheme="minorHAnsi" w:hAnsi="Times-Roman" w:cs="Times-Roman"/>
          <w:b/>
          <w:bCs/>
          <w:color w:val="000000"/>
          <w:sz w:val="28"/>
          <w:szCs w:val="28"/>
          <w14:ligatures w14:val="standardContextual"/>
        </w:rPr>
        <w:t>Volume 11</w:t>
      </w:r>
    </w:p>
    <w:p w14:paraId="07454755" w14:textId="407D96AC" w:rsidR="00FE2E12" w:rsidRPr="000329E5" w:rsidRDefault="00A449D9" w:rsidP="00E616ED">
      <w:pPr>
        <w:pStyle w:val="ListParagraph"/>
        <w:numPr>
          <w:ilvl w:val="0"/>
          <w:numId w:val="94"/>
        </w:numPr>
        <w:autoSpaceDE w:val="0"/>
        <w:autoSpaceDN w:val="0"/>
        <w:adjustRightInd w:val="0"/>
        <w:rPr>
          <w:rFonts w:ascii="Times-Roman" w:eastAsiaTheme="minorHAnsi" w:hAnsi="Times-Roman" w:cs="Times-Roman"/>
          <w:color w:val="000000"/>
          <w:sz w:val="28"/>
          <w:szCs w:val="28"/>
          <w14:ligatures w14:val="standardContextual"/>
        </w:rPr>
      </w:pPr>
      <w:r w:rsidRPr="00A449D9">
        <w:rPr>
          <w:rFonts w:ascii="Times-Roman" w:eastAsiaTheme="minorHAnsi" w:hAnsi="Times-Roman" w:cs="Times-Roman"/>
          <w:color w:val="000000"/>
          <w:sz w:val="28"/>
          <w:szCs w:val="28"/>
          <w14:ligatures w14:val="standardContextual"/>
        </w:rPr>
        <w:t xml:space="preserve">On the contrary, the Prophetic law (sharī‘a) requires us to confront evil, to seek to redress wrongs, and to establish justice. But in striving to set things right, our belief in the predestination of a wise and merciful God enables us to hold to Him and keep hope in all times and to resign ourselves with serenity and wisdom to the difficulties, failures, and misfortunes that befall us despite our best efforts. We have the reward of our good intentions and praiseworthy endeavors. We must bear the consequences of our negligence and our wrongs. We are responsible for what is under our charge, and we supplicate God for help in matters that are beyond our control. No matter how sweet and good or how bitter and evil the circumstances of our lives may be, we submit the outcomes of our lives to God. We anticipate His mercy and justice in this world and the next, and we understand that nothing transpires in this world without His knowledge, and we believe that His wisdom in all things, even the greatest tragedies and travesties, will be seen on the Day of Judgment. </w:t>
      </w:r>
      <w:r>
        <w:rPr>
          <w:rFonts w:ascii="Times-Roman" w:eastAsiaTheme="minorHAnsi" w:hAnsi="Times-Roman" w:cs="Times-Roman"/>
          <w:b/>
          <w:bCs/>
          <w:color w:val="000000"/>
          <w:sz w:val="28"/>
          <w:szCs w:val="28"/>
          <w14:ligatures w14:val="standardContextual"/>
        </w:rPr>
        <w:t xml:space="preserve">Volume 11 </w:t>
      </w:r>
    </w:p>
    <w:p w14:paraId="5E99B121" w14:textId="65B9DBDF" w:rsidR="000329E5" w:rsidRPr="00595172" w:rsidRDefault="000329E5" w:rsidP="00E616ED">
      <w:pPr>
        <w:pStyle w:val="ListParagraph"/>
        <w:numPr>
          <w:ilvl w:val="0"/>
          <w:numId w:val="94"/>
        </w:numPr>
        <w:autoSpaceDE w:val="0"/>
        <w:autoSpaceDN w:val="0"/>
        <w:adjustRightInd w:val="0"/>
        <w:rPr>
          <w:rFonts w:ascii="Times-Roman" w:eastAsiaTheme="minorHAnsi" w:hAnsi="Times-Roman" w:cs="Times-Roman"/>
          <w:color w:val="000000"/>
          <w:sz w:val="28"/>
          <w:szCs w:val="28"/>
          <w14:ligatures w14:val="standardContextual"/>
        </w:rPr>
      </w:pPr>
      <w:r w:rsidRPr="000329E5">
        <w:rPr>
          <w:rFonts w:ascii="Times-Roman" w:eastAsiaTheme="minorHAnsi" w:hAnsi="Times-Roman" w:cs="Times-Roman"/>
          <w:color w:val="000000"/>
          <w:sz w:val="28"/>
          <w:szCs w:val="28"/>
          <w14:ligatures w14:val="standardContextual"/>
        </w:rPr>
        <w:t>Islam is nomocratic by nature, which means that it is “ruled by Law.” Old Testament Prophetic religion was also largely nomocratic, although it had an established Priestly hierarchy in the Temple. Rabbinic Judaism, which grew up after the destruction of the Temple and its Priestly sacerdotal order, was also distinctly nomocratic. There is no question that Islamic nomocracy calls for a “God-centered” theocentric way of life, but, in Islam, being theocentric is hardly the same as being theocratic--governed by a Church, clergy, or any other type of officially established sacerdotal institution. The underpinning of Islamic nomocracy in all of its manifestations has always been the Sharī‘a, the all-embracing Prophetic code of life, that has relevance to all times and places through its detailed rationalistic elaboration in competent juristic Ijtihād, “the exertion of due intellectual diligence to discover the truth.”</w:t>
      </w:r>
      <w:r>
        <w:rPr>
          <w:rFonts w:ascii="Times-Roman" w:eastAsiaTheme="minorHAnsi" w:hAnsi="Times-Roman" w:cs="Times-Roman"/>
          <w:color w:val="000000"/>
          <w:sz w:val="28"/>
          <w:szCs w:val="28"/>
          <w14:ligatures w14:val="standardContextual"/>
        </w:rPr>
        <w:t xml:space="preserve"> </w:t>
      </w:r>
      <w:r>
        <w:rPr>
          <w:rFonts w:ascii="Times-Roman" w:eastAsiaTheme="minorHAnsi" w:hAnsi="Times-Roman" w:cs="Times-Roman"/>
          <w:b/>
          <w:bCs/>
          <w:color w:val="000000"/>
          <w:sz w:val="28"/>
          <w:szCs w:val="28"/>
          <w14:ligatures w14:val="standardContextual"/>
        </w:rPr>
        <w:t>Volume 4</w:t>
      </w:r>
    </w:p>
    <w:p w14:paraId="3BA75644" w14:textId="77777777" w:rsidR="00622859" w:rsidRPr="005012FB" w:rsidRDefault="00622859" w:rsidP="00FD1A33">
      <w:pPr>
        <w:rPr>
          <w:rFonts w:asciiTheme="majorBidi" w:hAnsiTheme="majorBidi" w:cstheme="majorBidi"/>
          <w:b/>
          <w:bCs/>
        </w:rPr>
      </w:pPr>
    </w:p>
    <w:p w14:paraId="5048C8B8" w14:textId="77777777" w:rsidR="00FD1A33" w:rsidRPr="00EC1E8A" w:rsidRDefault="00FD1A33" w:rsidP="00E616ED">
      <w:pPr>
        <w:pStyle w:val="Heading4"/>
        <w:numPr>
          <w:ilvl w:val="0"/>
          <w:numId w:val="7"/>
        </w:numPr>
        <w:rPr>
          <w:rFonts w:asciiTheme="majorBidi" w:hAnsiTheme="majorBidi"/>
          <w:b/>
          <w:bCs/>
          <w:color w:val="C00000"/>
          <w:sz w:val="28"/>
          <w:szCs w:val="28"/>
        </w:rPr>
      </w:pPr>
      <w:commentRangeStart w:id="224"/>
      <w:commentRangeStart w:id="225"/>
      <w:r>
        <w:rPr>
          <w:rFonts w:asciiTheme="majorBidi" w:hAnsiTheme="majorBidi"/>
          <w:b/>
          <w:bCs/>
          <w:color w:val="C00000"/>
          <w:sz w:val="28"/>
          <w:szCs w:val="28"/>
        </w:rPr>
        <w:t xml:space="preserve"> </w:t>
      </w:r>
      <w:r w:rsidRPr="00EC1E8A">
        <w:rPr>
          <w:rFonts w:asciiTheme="majorBidi" w:hAnsiTheme="majorBidi"/>
          <w:b/>
          <w:bCs/>
          <w:color w:val="C00000"/>
          <w:sz w:val="28"/>
          <w:szCs w:val="28"/>
        </w:rPr>
        <w:t>Sufis &amp; Sufism (al-Taṣawwuf)</w:t>
      </w:r>
      <w:commentRangeEnd w:id="224"/>
      <w:r w:rsidR="00595DB8" w:rsidRPr="00EC1E8A">
        <w:rPr>
          <w:rStyle w:val="CommentReference"/>
          <w:rFonts w:asciiTheme="majorBidi" w:hAnsiTheme="majorBidi"/>
          <w:b/>
          <w:bCs/>
          <w:color w:val="C00000"/>
          <w:sz w:val="28"/>
          <w:szCs w:val="28"/>
        </w:rPr>
        <w:commentReference w:id="224"/>
      </w:r>
      <w:commentRangeEnd w:id="225"/>
      <w:r>
        <w:rPr>
          <w:rStyle w:val="CommentReference"/>
        </w:rPr>
        <w:commentReference w:id="225"/>
      </w:r>
    </w:p>
    <w:p w14:paraId="128CFFFA" w14:textId="77777777" w:rsidR="001A592A" w:rsidRPr="001A592A" w:rsidRDefault="001A592A" w:rsidP="00E616ED">
      <w:pPr>
        <w:pStyle w:val="FootnoteText"/>
        <w:numPr>
          <w:ilvl w:val="0"/>
          <w:numId w:val="95"/>
        </w:numPr>
        <w:rPr>
          <w:rFonts w:ascii="Times New Roman" w:hAnsi="Times New Roman" w:cs="Times New Roman"/>
          <w:sz w:val="20"/>
          <w:szCs w:val="20"/>
        </w:rPr>
      </w:pPr>
      <w:r w:rsidRPr="00512709">
        <w:rPr>
          <w:rStyle w:val="FootnoteReference"/>
          <w:rFonts w:ascii="Times New Roman" w:hAnsi="Times New Roman" w:cs="Times New Roman"/>
          <w:sz w:val="20"/>
          <w:szCs w:val="20"/>
        </w:rPr>
        <w:footnoteRef/>
      </w:r>
      <w:r w:rsidRPr="00512709">
        <w:rPr>
          <w:rFonts w:ascii="Times New Roman" w:hAnsi="Times New Roman" w:cs="Times New Roman"/>
          <w:sz w:val="20"/>
          <w:szCs w:val="20"/>
        </w:rPr>
        <w:t xml:space="preserve"> </w:t>
      </w:r>
      <w:r w:rsidRPr="00512709">
        <w:rPr>
          <w:rFonts w:ascii="Times New Roman" w:hAnsi="Times New Roman" w:cs="Times New Roman"/>
          <w:color w:val="323232"/>
          <w:sz w:val="20"/>
          <w:szCs w:val="20"/>
        </w:rPr>
        <w:t xml:space="preserve">We will define and discuss the </w:t>
      </w:r>
      <w:r w:rsidRPr="00512709">
        <w:rPr>
          <w:rFonts w:ascii="Times New Roman" w:hAnsi="Times New Roman" w:cs="Times New Roman"/>
          <w:b/>
          <w:bCs/>
          <w:color w:val="323232"/>
          <w:sz w:val="20"/>
          <w:szCs w:val="20"/>
        </w:rPr>
        <w:t>Sufis (</w:t>
      </w:r>
      <w:r w:rsidRPr="00512709">
        <w:rPr>
          <w:rFonts w:ascii="Times New Roman" w:hAnsi="Times New Roman" w:cs="Times New Roman"/>
          <w:b/>
          <w:bCs/>
          <w:i/>
          <w:iCs/>
          <w:color w:val="323232"/>
          <w:sz w:val="20"/>
          <w:szCs w:val="20"/>
        </w:rPr>
        <w:t>al-</w:t>
      </w:r>
      <w:r w:rsidRPr="00512709">
        <w:rPr>
          <w:rFonts w:ascii="Times New Roman" w:hAnsi="Times New Roman" w:cs="Times New Roman"/>
          <w:b/>
          <w:bCs/>
          <w:i/>
          <w:iCs/>
          <w:sz w:val="20"/>
          <w:szCs w:val="20"/>
        </w:rPr>
        <w:t>Ṣū</w:t>
      </w:r>
      <w:r w:rsidRPr="00512709">
        <w:rPr>
          <w:rFonts w:ascii="Times New Roman" w:hAnsi="Times New Roman" w:cs="Times New Roman"/>
          <w:b/>
          <w:bCs/>
          <w:i/>
          <w:iCs/>
          <w:color w:val="323232"/>
          <w:sz w:val="20"/>
          <w:szCs w:val="20"/>
        </w:rPr>
        <w:t>fiyya</w:t>
      </w:r>
      <w:r w:rsidRPr="00512709">
        <w:rPr>
          <w:rFonts w:ascii="Times New Roman" w:hAnsi="Times New Roman" w:cs="Times New Roman"/>
          <w:b/>
          <w:bCs/>
          <w:color w:val="323232"/>
          <w:sz w:val="20"/>
          <w:szCs w:val="20"/>
        </w:rPr>
        <w:t>)</w:t>
      </w:r>
      <w:r w:rsidRPr="00512709">
        <w:rPr>
          <w:rFonts w:ascii="Times New Roman" w:hAnsi="Times New Roman" w:cs="Times New Roman"/>
          <w:color w:val="323232"/>
          <w:sz w:val="20"/>
          <w:szCs w:val="20"/>
        </w:rPr>
        <w:t xml:space="preserve"> and </w:t>
      </w:r>
      <w:r w:rsidRPr="00512709">
        <w:rPr>
          <w:rFonts w:ascii="Times New Roman" w:hAnsi="Times New Roman" w:cs="Times New Roman"/>
          <w:b/>
          <w:bCs/>
          <w:color w:val="323232"/>
          <w:sz w:val="20"/>
          <w:szCs w:val="20"/>
        </w:rPr>
        <w:t>Sufism (</w:t>
      </w:r>
      <w:r w:rsidRPr="00512709">
        <w:rPr>
          <w:rFonts w:ascii="Times New Roman" w:hAnsi="Times New Roman" w:cs="Times New Roman"/>
          <w:b/>
          <w:bCs/>
          <w:i/>
          <w:iCs/>
          <w:color w:val="323232"/>
          <w:sz w:val="20"/>
          <w:szCs w:val="20"/>
        </w:rPr>
        <w:t>al-Ta</w:t>
      </w:r>
      <w:r w:rsidRPr="00512709">
        <w:rPr>
          <w:rFonts w:ascii="Times New Roman" w:hAnsi="Times New Roman" w:cs="Times New Roman"/>
          <w:b/>
          <w:bCs/>
          <w:i/>
          <w:iCs/>
          <w:sz w:val="20"/>
          <w:szCs w:val="20"/>
        </w:rPr>
        <w:t>ṣ</w:t>
      </w:r>
      <w:r w:rsidRPr="00512709">
        <w:rPr>
          <w:rFonts w:ascii="Times New Roman" w:hAnsi="Times New Roman" w:cs="Times New Roman"/>
          <w:b/>
          <w:bCs/>
          <w:i/>
          <w:iCs/>
          <w:color w:val="323232"/>
          <w:sz w:val="20"/>
          <w:szCs w:val="20"/>
        </w:rPr>
        <w:t>awwuf</w:t>
      </w:r>
      <w:r w:rsidRPr="00512709">
        <w:rPr>
          <w:rFonts w:ascii="Times New Roman" w:hAnsi="Times New Roman" w:cs="Times New Roman"/>
          <w:b/>
          <w:bCs/>
          <w:color w:val="323232"/>
          <w:sz w:val="20"/>
          <w:szCs w:val="20"/>
        </w:rPr>
        <w:t xml:space="preserve">) </w:t>
      </w:r>
      <w:r w:rsidRPr="00512709">
        <w:rPr>
          <w:rFonts w:ascii="Times New Roman" w:hAnsi="Times New Roman" w:cs="Times New Roman"/>
          <w:color w:val="323232"/>
          <w:sz w:val="20"/>
          <w:szCs w:val="20"/>
        </w:rPr>
        <w:t xml:space="preserve">later in Volume Seventeen. Sufism is the Science of </w:t>
      </w:r>
      <w:r w:rsidRPr="00512709">
        <w:rPr>
          <w:rFonts w:ascii="Times New Roman" w:hAnsi="Times New Roman" w:cs="Times New Roman"/>
          <w:i/>
          <w:iCs/>
          <w:color w:val="323232"/>
          <w:sz w:val="20"/>
          <w:szCs w:val="20"/>
        </w:rPr>
        <w:t>I</w:t>
      </w:r>
      <w:r w:rsidRPr="00512709">
        <w:rPr>
          <w:rFonts w:ascii="Times New Roman" w:hAnsi="Times New Roman" w:cs="Times New Roman"/>
          <w:i/>
          <w:iCs/>
          <w:sz w:val="20"/>
          <w:szCs w:val="20"/>
        </w:rPr>
        <w:t>ḥ</w:t>
      </w:r>
      <w:r w:rsidRPr="00512709">
        <w:rPr>
          <w:rFonts w:ascii="Times New Roman" w:hAnsi="Times New Roman" w:cs="Times New Roman"/>
          <w:i/>
          <w:iCs/>
          <w:color w:val="323232"/>
          <w:sz w:val="20"/>
          <w:szCs w:val="20"/>
        </w:rPr>
        <w:t>s</w:t>
      </w:r>
      <w:r w:rsidRPr="00512709">
        <w:rPr>
          <w:rFonts w:ascii="Times New Roman" w:hAnsi="Times New Roman" w:cs="Times New Roman"/>
          <w:i/>
          <w:iCs/>
          <w:sz w:val="20"/>
          <w:szCs w:val="20"/>
        </w:rPr>
        <w:t>ā</w:t>
      </w:r>
      <w:r w:rsidRPr="00512709">
        <w:rPr>
          <w:rFonts w:ascii="Times New Roman" w:hAnsi="Times New Roman" w:cs="Times New Roman"/>
          <w:i/>
          <w:iCs/>
          <w:color w:val="323232"/>
          <w:sz w:val="20"/>
          <w:szCs w:val="20"/>
        </w:rPr>
        <w:t>n</w:t>
      </w:r>
      <w:r w:rsidRPr="00512709">
        <w:rPr>
          <w:rFonts w:ascii="Times New Roman" w:hAnsi="Times New Roman" w:cs="Times New Roman"/>
          <w:color w:val="323232"/>
          <w:sz w:val="20"/>
          <w:szCs w:val="20"/>
        </w:rPr>
        <w:t xml:space="preserve"> (Moral Perfection), as set forth in the famous Gabriel </w:t>
      </w:r>
      <w:r w:rsidRPr="00512709">
        <w:rPr>
          <w:rFonts w:ascii="Times New Roman" w:hAnsi="Times New Roman" w:cs="Times New Roman"/>
          <w:i/>
          <w:iCs/>
          <w:sz w:val="20"/>
          <w:szCs w:val="20"/>
        </w:rPr>
        <w:t>Ḥadīth</w:t>
      </w:r>
      <w:r w:rsidRPr="00512709">
        <w:rPr>
          <w:rFonts w:ascii="Times New Roman" w:hAnsi="Times New Roman" w:cs="Times New Roman"/>
          <w:sz w:val="20"/>
          <w:szCs w:val="20"/>
        </w:rPr>
        <w:t xml:space="preserve"> (</w:t>
      </w:r>
      <w:r w:rsidRPr="00512709">
        <w:rPr>
          <w:rFonts w:ascii="Times New Roman" w:hAnsi="Times New Roman" w:cs="Times New Roman"/>
          <w:i/>
          <w:iCs/>
          <w:sz w:val="20"/>
          <w:szCs w:val="20"/>
        </w:rPr>
        <w:t>Ḥadīth Jibrīl</w:t>
      </w:r>
      <w:r w:rsidRPr="00512709">
        <w:rPr>
          <w:rFonts w:ascii="Times New Roman" w:hAnsi="Times New Roman" w:cs="Times New Roman"/>
          <w:sz w:val="20"/>
          <w:szCs w:val="20"/>
        </w:rPr>
        <w:t xml:space="preserve">), which is discussed later in Volume Six. In the </w:t>
      </w:r>
      <w:r w:rsidRPr="00512709">
        <w:rPr>
          <w:rFonts w:ascii="Times New Roman" w:hAnsi="Times New Roman" w:cs="Times New Roman"/>
          <w:color w:val="323232"/>
          <w:sz w:val="20"/>
          <w:szCs w:val="20"/>
        </w:rPr>
        <w:t xml:space="preserve">Gabriel </w:t>
      </w:r>
      <w:r w:rsidRPr="00512709">
        <w:rPr>
          <w:rFonts w:ascii="Times New Roman" w:hAnsi="Times New Roman" w:cs="Times New Roman"/>
          <w:i/>
          <w:iCs/>
          <w:sz w:val="20"/>
          <w:szCs w:val="20"/>
        </w:rPr>
        <w:t>Ḥadīth</w:t>
      </w:r>
      <w:r w:rsidRPr="00512709">
        <w:rPr>
          <w:rFonts w:ascii="Times New Roman" w:hAnsi="Times New Roman" w:cs="Times New Roman"/>
          <w:sz w:val="20"/>
          <w:szCs w:val="20"/>
        </w:rPr>
        <w:t>, the Prophet defined</w:t>
      </w:r>
      <w:r w:rsidRPr="00512709">
        <w:rPr>
          <w:rFonts w:ascii="Times New Roman" w:hAnsi="Times New Roman" w:cs="Times New Roman"/>
          <w:i/>
          <w:iCs/>
          <w:color w:val="323232"/>
          <w:sz w:val="20"/>
          <w:szCs w:val="20"/>
        </w:rPr>
        <w:t xml:space="preserve"> I</w:t>
      </w:r>
      <w:r w:rsidRPr="00512709">
        <w:rPr>
          <w:rFonts w:ascii="Times New Roman" w:hAnsi="Times New Roman" w:cs="Times New Roman"/>
          <w:i/>
          <w:iCs/>
          <w:sz w:val="20"/>
          <w:szCs w:val="20"/>
        </w:rPr>
        <w:t>ḥ</w:t>
      </w:r>
      <w:r w:rsidRPr="00512709">
        <w:rPr>
          <w:rFonts w:ascii="Times New Roman" w:hAnsi="Times New Roman" w:cs="Times New Roman"/>
          <w:i/>
          <w:iCs/>
          <w:color w:val="323232"/>
          <w:sz w:val="20"/>
          <w:szCs w:val="20"/>
        </w:rPr>
        <w:t>s</w:t>
      </w:r>
      <w:r w:rsidRPr="00512709">
        <w:rPr>
          <w:rFonts w:ascii="Times New Roman" w:hAnsi="Times New Roman" w:cs="Times New Roman"/>
          <w:i/>
          <w:iCs/>
          <w:sz w:val="20"/>
          <w:szCs w:val="20"/>
        </w:rPr>
        <w:t>ā</w:t>
      </w:r>
      <w:r w:rsidRPr="00512709">
        <w:rPr>
          <w:rFonts w:ascii="Times New Roman" w:hAnsi="Times New Roman" w:cs="Times New Roman"/>
          <w:i/>
          <w:iCs/>
          <w:color w:val="323232"/>
          <w:sz w:val="20"/>
          <w:szCs w:val="20"/>
        </w:rPr>
        <w:t>n</w:t>
      </w:r>
      <w:r w:rsidRPr="00512709">
        <w:rPr>
          <w:rFonts w:ascii="Times New Roman" w:hAnsi="Times New Roman" w:cs="Times New Roman"/>
          <w:color w:val="323232"/>
          <w:sz w:val="20"/>
          <w:szCs w:val="20"/>
        </w:rPr>
        <w:t xml:space="preserve"> as worshipping God “as if you could see Him. For, although you do not see Him, He sees you.” As we will see in our discussion of this</w:t>
      </w:r>
      <w:r w:rsidRPr="00512709">
        <w:rPr>
          <w:rFonts w:ascii="Times New Roman" w:hAnsi="Times New Roman" w:cs="Times New Roman"/>
          <w:i/>
          <w:iCs/>
          <w:sz w:val="20"/>
          <w:szCs w:val="20"/>
        </w:rPr>
        <w:t xml:space="preserve"> Ḥadīth</w:t>
      </w:r>
      <w:r w:rsidRPr="00512709">
        <w:rPr>
          <w:rFonts w:ascii="Times New Roman" w:hAnsi="Times New Roman" w:cs="Times New Roman"/>
          <w:sz w:val="20"/>
          <w:szCs w:val="20"/>
        </w:rPr>
        <w:t>, the essence of Islam is concentrated in</w:t>
      </w:r>
      <w:r w:rsidRPr="00512709">
        <w:rPr>
          <w:rFonts w:ascii="Times New Roman" w:hAnsi="Times New Roman" w:cs="Times New Roman"/>
          <w:i/>
          <w:iCs/>
          <w:color w:val="323232"/>
          <w:sz w:val="20"/>
          <w:szCs w:val="20"/>
        </w:rPr>
        <w:t xml:space="preserve"> I</w:t>
      </w:r>
      <w:r w:rsidRPr="00512709">
        <w:rPr>
          <w:rFonts w:ascii="Times New Roman" w:hAnsi="Times New Roman" w:cs="Times New Roman"/>
          <w:i/>
          <w:iCs/>
          <w:sz w:val="20"/>
          <w:szCs w:val="20"/>
        </w:rPr>
        <w:t>ḥ</w:t>
      </w:r>
      <w:r w:rsidRPr="00512709">
        <w:rPr>
          <w:rFonts w:ascii="Times New Roman" w:hAnsi="Times New Roman" w:cs="Times New Roman"/>
          <w:i/>
          <w:iCs/>
          <w:color w:val="323232"/>
          <w:sz w:val="20"/>
          <w:szCs w:val="20"/>
        </w:rPr>
        <w:t>s</w:t>
      </w:r>
      <w:r w:rsidRPr="00512709">
        <w:rPr>
          <w:rFonts w:ascii="Times New Roman" w:hAnsi="Times New Roman" w:cs="Times New Roman"/>
          <w:i/>
          <w:iCs/>
          <w:sz w:val="20"/>
          <w:szCs w:val="20"/>
        </w:rPr>
        <w:t>ā</w:t>
      </w:r>
      <w:r w:rsidRPr="00512709">
        <w:rPr>
          <w:rFonts w:ascii="Times New Roman" w:hAnsi="Times New Roman" w:cs="Times New Roman"/>
          <w:i/>
          <w:iCs/>
          <w:color w:val="323232"/>
          <w:sz w:val="20"/>
          <w:szCs w:val="20"/>
        </w:rPr>
        <w:t>n</w:t>
      </w:r>
      <w:r w:rsidRPr="00512709">
        <w:rPr>
          <w:rFonts w:ascii="Times New Roman" w:hAnsi="Times New Roman" w:cs="Times New Roman"/>
          <w:color w:val="323232"/>
          <w:sz w:val="20"/>
          <w:szCs w:val="20"/>
        </w:rPr>
        <w:t>, which is carefully upheld in authentic Sufism and fully realized in the Sufi Masters and Saints.</w:t>
      </w:r>
      <w:r w:rsidRPr="00512709">
        <w:rPr>
          <w:rFonts w:ascii="Times New Roman" w:hAnsi="Times New Roman" w:cs="Times New Roman"/>
          <w:sz w:val="20"/>
          <w:szCs w:val="20"/>
        </w:rPr>
        <w:t xml:space="preserve"> It must be emphasized that nothing about authentic Sufism is foreign to the Prophetic teaching or borrowed from the outside. On the contrary, Sufism has always been an overwhelmingly Sunnī phenomenon, based directly upon the Qur’ān and the Prophetic </w:t>
      </w:r>
      <w:r w:rsidRPr="00512709">
        <w:rPr>
          <w:rFonts w:ascii="Times New Roman" w:hAnsi="Times New Roman" w:cs="Times New Roman"/>
          <w:i/>
          <w:iCs/>
          <w:sz w:val="20"/>
          <w:szCs w:val="20"/>
        </w:rPr>
        <w:t>Sunna</w:t>
      </w:r>
      <w:r w:rsidRPr="00512709">
        <w:rPr>
          <w:rFonts w:ascii="Times New Roman" w:hAnsi="Times New Roman" w:cs="Times New Roman"/>
          <w:sz w:val="20"/>
          <w:szCs w:val="20"/>
        </w:rPr>
        <w:t xml:space="preserve"> as well as the examples of the Companions, Successors, and early generations of Islam. By the same token, Sufism has only been peripheral to the traditions of the Shī‘a and Khawārij, although these Communities have at times been influenced by the Sufis of Sunnī Islam, especially in the case of the Shī‘a by the Metaphysical Sufis. </w:t>
      </w:r>
      <w:r w:rsidRPr="00512709">
        <w:rPr>
          <w:rFonts w:ascii="Times New Roman" w:hAnsi="Times New Roman" w:cs="Times New Roman"/>
          <w:color w:val="323232"/>
          <w:sz w:val="20"/>
          <w:szCs w:val="20"/>
        </w:rPr>
        <w:t>Sufism is the Path to Human Perfection and the Transcendent or Moral Humanism of Islam that is rooted in self-purification and self-knowledge and to which we made reference earlier. Thus, Sufism may also be defined as the quest to become truly Human. As noted above: “There is no Man without God,” and true Sufism brings about the fullest receptivity of the Soul toward God, as well as the most perfect activity of the Intellect. Sufism requires outward and inward adherence to the Prophetic Way (</w:t>
      </w:r>
      <w:r w:rsidRPr="00512709">
        <w:rPr>
          <w:rFonts w:ascii="Times New Roman" w:hAnsi="Times New Roman" w:cs="Times New Roman"/>
          <w:i/>
          <w:iCs/>
          <w:color w:val="323232"/>
          <w:sz w:val="20"/>
          <w:szCs w:val="20"/>
        </w:rPr>
        <w:t>al-Shar</w:t>
      </w:r>
      <w:r w:rsidRPr="00512709">
        <w:rPr>
          <w:rFonts w:ascii="Times New Roman" w:hAnsi="Times New Roman" w:cs="Times New Roman"/>
          <w:i/>
          <w:iCs/>
          <w:sz w:val="20"/>
          <w:szCs w:val="20"/>
        </w:rPr>
        <w:t>ī</w:t>
      </w:r>
      <w:r w:rsidRPr="00512709">
        <w:rPr>
          <w:rFonts w:ascii="Times New Roman" w:hAnsi="Times New Roman" w:cs="Times New Roman"/>
          <w:i/>
          <w:iCs/>
          <w:color w:val="323232"/>
          <w:sz w:val="20"/>
          <w:szCs w:val="20"/>
        </w:rPr>
        <w:t>‘a</w:t>
      </w:r>
      <w:r w:rsidRPr="00512709">
        <w:rPr>
          <w:rFonts w:ascii="Times New Roman" w:hAnsi="Times New Roman" w:cs="Times New Roman"/>
          <w:color w:val="323232"/>
          <w:sz w:val="20"/>
          <w:szCs w:val="20"/>
        </w:rPr>
        <w:t xml:space="preserve">), and Sufism without the </w:t>
      </w:r>
      <w:r w:rsidRPr="00512709">
        <w:rPr>
          <w:rFonts w:ascii="Times New Roman" w:hAnsi="Times New Roman" w:cs="Times New Roman"/>
          <w:i/>
          <w:iCs/>
          <w:color w:val="323232"/>
          <w:sz w:val="20"/>
          <w:szCs w:val="20"/>
        </w:rPr>
        <w:t>Shar</w:t>
      </w:r>
      <w:r w:rsidRPr="00512709">
        <w:rPr>
          <w:rFonts w:ascii="Times New Roman" w:hAnsi="Times New Roman" w:cs="Times New Roman"/>
          <w:i/>
          <w:iCs/>
          <w:sz w:val="20"/>
          <w:szCs w:val="20"/>
        </w:rPr>
        <w:t>ī</w:t>
      </w:r>
      <w:r w:rsidRPr="00512709">
        <w:rPr>
          <w:rFonts w:ascii="Times New Roman" w:hAnsi="Times New Roman" w:cs="Times New Roman"/>
          <w:i/>
          <w:iCs/>
          <w:color w:val="323232"/>
          <w:sz w:val="20"/>
          <w:szCs w:val="20"/>
        </w:rPr>
        <w:t>‘a</w:t>
      </w:r>
      <w:r w:rsidRPr="00512709">
        <w:rPr>
          <w:rFonts w:ascii="Times New Roman" w:hAnsi="Times New Roman" w:cs="Times New Roman"/>
          <w:color w:val="323232"/>
          <w:sz w:val="20"/>
          <w:szCs w:val="20"/>
        </w:rPr>
        <w:t xml:space="preserve"> is nothing but a false claim, if not blatant heresy. As the great Sufi Masters of the past have said: “This knowledge of ours</w:t>
      </w:r>
      <w:r w:rsidRPr="00512709">
        <w:rPr>
          <w:rFonts w:ascii="Times New Roman" w:hAnsi="Times New Roman" w:cs="Times New Roman"/>
          <w:sz w:val="20"/>
          <w:szCs w:val="20"/>
        </w:rPr>
        <w:t xml:space="preserve"> (</w:t>
      </w:r>
      <w:r w:rsidRPr="00512709">
        <w:rPr>
          <w:rFonts w:ascii="Times New Roman" w:hAnsi="Times New Roman" w:cs="Times New Roman"/>
          <w:color w:val="323232"/>
          <w:sz w:val="20"/>
          <w:szCs w:val="20"/>
        </w:rPr>
        <w:t>Sufism)</w:t>
      </w:r>
      <w:r w:rsidRPr="00512709">
        <w:rPr>
          <w:rFonts w:ascii="Times New Roman" w:hAnsi="Times New Roman" w:cs="Times New Roman"/>
          <w:sz w:val="20"/>
          <w:szCs w:val="20"/>
        </w:rPr>
        <w:t xml:space="preserve"> </w:t>
      </w:r>
      <w:r w:rsidRPr="00512709">
        <w:rPr>
          <w:rFonts w:ascii="Times New Roman" w:hAnsi="Times New Roman" w:cs="Times New Roman"/>
          <w:color w:val="323232"/>
          <w:sz w:val="20"/>
          <w:szCs w:val="20"/>
        </w:rPr>
        <w:t xml:space="preserve">is only built on the foundations of the Book [of God] and the </w:t>
      </w:r>
      <w:r w:rsidRPr="00512709">
        <w:rPr>
          <w:rFonts w:ascii="Times New Roman" w:hAnsi="Times New Roman" w:cs="Times New Roman"/>
          <w:i/>
          <w:iCs/>
          <w:color w:val="323232"/>
          <w:sz w:val="20"/>
          <w:szCs w:val="20"/>
        </w:rPr>
        <w:t>Sunna</w:t>
      </w:r>
      <w:r w:rsidRPr="00512709">
        <w:rPr>
          <w:rFonts w:ascii="Times New Roman" w:hAnsi="Times New Roman" w:cs="Times New Roman"/>
          <w:color w:val="323232"/>
          <w:sz w:val="20"/>
          <w:szCs w:val="20"/>
        </w:rPr>
        <w:t>.”</w:t>
      </w:r>
      <w:r w:rsidRPr="00512709">
        <w:rPr>
          <w:rFonts w:ascii="Times New Roman" w:hAnsi="Times New Roman" w:cs="Times New Roman"/>
          <w:i/>
          <w:iCs/>
          <w:color w:val="323232"/>
          <w:sz w:val="20"/>
          <w:szCs w:val="20"/>
        </w:rPr>
        <w:t xml:space="preserve"> </w:t>
      </w:r>
      <w:r w:rsidRPr="00512709">
        <w:rPr>
          <w:rFonts w:ascii="Times New Roman" w:hAnsi="Times New Roman" w:cs="Times New Roman"/>
          <w:color w:val="323232"/>
          <w:sz w:val="20"/>
          <w:szCs w:val="20"/>
        </w:rPr>
        <w:t>But Sufism is never just formalized practices or acquired Sciences. It is above all proper Courtesy (</w:t>
      </w:r>
      <w:r w:rsidRPr="00512709">
        <w:rPr>
          <w:rFonts w:ascii="Times New Roman" w:hAnsi="Times New Roman" w:cs="Times New Roman"/>
          <w:i/>
          <w:iCs/>
          <w:color w:val="323232"/>
          <w:sz w:val="20"/>
          <w:szCs w:val="20"/>
        </w:rPr>
        <w:t>al-Adab</w:t>
      </w:r>
      <w:r w:rsidRPr="00512709">
        <w:rPr>
          <w:rFonts w:ascii="Times New Roman" w:hAnsi="Times New Roman" w:cs="Times New Roman"/>
          <w:color w:val="323232"/>
          <w:sz w:val="20"/>
          <w:szCs w:val="20"/>
        </w:rPr>
        <w:t>) and Ethical Conduct (</w:t>
      </w:r>
      <w:r w:rsidRPr="00512709">
        <w:rPr>
          <w:rFonts w:ascii="Times New Roman" w:hAnsi="Times New Roman" w:cs="Times New Roman"/>
          <w:i/>
          <w:iCs/>
          <w:sz w:val="20"/>
          <w:szCs w:val="20"/>
        </w:rPr>
        <w:t>Ḥusn-</w:t>
      </w:r>
      <w:r w:rsidRPr="00512709">
        <w:rPr>
          <w:rFonts w:ascii="Times New Roman" w:hAnsi="Times New Roman" w:cs="Times New Roman"/>
          <w:i/>
          <w:iCs/>
          <w:color w:val="323232"/>
          <w:sz w:val="20"/>
          <w:szCs w:val="20"/>
        </w:rPr>
        <w:t>al-Akhl</w:t>
      </w:r>
      <w:r w:rsidRPr="00512709">
        <w:rPr>
          <w:rFonts w:ascii="Times New Roman" w:hAnsi="Times New Roman" w:cs="Times New Roman"/>
          <w:i/>
          <w:iCs/>
          <w:sz w:val="20"/>
          <w:szCs w:val="20"/>
        </w:rPr>
        <w:t>ā</w:t>
      </w:r>
      <w:r w:rsidRPr="00512709">
        <w:rPr>
          <w:rFonts w:ascii="Times New Roman" w:hAnsi="Times New Roman" w:cs="Times New Roman"/>
          <w:i/>
          <w:iCs/>
          <w:color w:val="323232"/>
          <w:sz w:val="20"/>
          <w:szCs w:val="20"/>
        </w:rPr>
        <w:t>q</w:t>
      </w:r>
      <w:r w:rsidRPr="00512709">
        <w:rPr>
          <w:rFonts w:ascii="Times New Roman" w:hAnsi="Times New Roman" w:cs="Times New Roman"/>
          <w:color w:val="323232"/>
          <w:sz w:val="20"/>
          <w:szCs w:val="20"/>
        </w:rPr>
        <w:t>). Thus, the doors of Sufism are practice based upon sound knowledge, and that practice may be summed up as service (</w:t>
      </w:r>
      <w:r w:rsidRPr="00512709">
        <w:rPr>
          <w:rFonts w:ascii="Times New Roman" w:hAnsi="Times New Roman" w:cs="Times New Roman"/>
          <w:i/>
          <w:iCs/>
          <w:color w:val="323232"/>
          <w:sz w:val="20"/>
          <w:szCs w:val="20"/>
        </w:rPr>
        <w:t>al-khidma</w:t>
      </w:r>
      <w:r w:rsidRPr="00512709">
        <w:rPr>
          <w:rFonts w:ascii="Times New Roman" w:hAnsi="Times New Roman" w:cs="Times New Roman"/>
          <w:color w:val="323232"/>
          <w:sz w:val="20"/>
          <w:szCs w:val="20"/>
        </w:rPr>
        <w:t>) and love (</w:t>
      </w:r>
      <w:r w:rsidRPr="00512709">
        <w:rPr>
          <w:rFonts w:ascii="Times New Roman" w:hAnsi="Times New Roman" w:cs="Times New Roman"/>
          <w:i/>
          <w:iCs/>
          <w:color w:val="323232"/>
          <w:sz w:val="20"/>
          <w:szCs w:val="20"/>
        </w:rPr>
        <w:t>al-ma</w:t>
      </w:r>
      <w:r w:rsidRPr="00512709">
        <w:rPr>
          <w:rFonts w:ascii="Times New Roman" w:hAnsi="Times New Roman" w:cs="Times New Roman"/>
          <w:i/>
          <w:iCs/>
          <w:sz w:val="20"/>
          <w:szCs w:val="20"/>
        </w:rPr>
        <w:t>ḥ</w:t>
      </w:r>
      <w:r w:rsidRPr="00512709">
        <w:rPr>
          <w:rFonts w:ascii="Times New Roman" w:hAnsi="Times New Roman" w:cs="Times New Roman"/>
          <w:i/>
          <w:iCs/>
          <w:color w:val="323232"/>
          <w:sz w:val="20"/>
          <w:szCs w:val="20"/>
        </w:rPr>
        <w:t>abba</w:t>
      </w:r>
      <w:r w:rsidRPr="00512709">
        <w:rPr>
          <w:rFonts w:ascii="Times New Roman" w:hAnsi="Times New Roman" w:cs="Times New Roman"/>
          <w:color w:val="323232"/>
          <w:sz w:val="20"/>
          <w:szCs w:val="20"/>
        </w:rPr>
        <w:t>).</w:t>
      </w:r>
    </w:p>
    <w:p w14:paraId="34213291" w14:textId="59E661AC" w:rsidR="001A592A" w:rsidRPr="00A6589D" w:rsidRDefault="00DA3F3C" w:rsidP="00E616ED">
      <w:pPr>
        <w:pStyle w:val="ListParagraph"/>
        <w:numPr>
          <w:ilvl w:val="0"/>
          <w:numId w:val="95"/>
        </w:numPr>
        <w:autoSpaceDE w:val="0"/>
        <w:autoSpaceDN w:val="0"/>
        <w:adjustRightInd w:val="0"/>
        <w:rPr>
          <w:rFonts w:ascii="Times-Roman" w:eastAsiaTheme="minorHAnsi" w:hAnsi="Times-Roman" w:cs="Times-Roman"/>
          <w:sz w:val="28"/>
          <w:szCs w:val="28"/>
          <w14:ligatures w14:val="standardContextual"/>
        </w:rPr>
      </w:pPr>
      <w:r w:rsidRPr="00DA3F3C">
        <w:rPr>
          <w:rFonts w:ascii="Times-Roman" w:eastAsiaTheme="minorHAnsi" w:hAnsi="Times-Roman" w:cs="Times-Roman"/>
          <w:sz w:val="28"/>
          <w:szCs w:val="28"/>
          <w14:ligatures w14:val="standardContextual"/>
        </w:rPr>
        <w:t>For, as al-</w:t>
      </w:r>
      <w:r w:rsidRPr="00DA3F3C">
        <w:rPr>
          <w:rFonts w:ascii="Times-Roman" w:eastAsiaTheme="minorHAnsi" w:hAnsi="Times-Roman" w:cs="Times-Roman"/>
          <w:color w:val="202122"/>
          <w:sz w:val="28"/>
          <w:szCs w:val="28"/>
          <w14:ligatures w14:val="standardContextual"/>
        </w:rPr>
        <w:t xml:space="preserve">Shaykh ‘Abd-al-Qādir </w:t>
      </w:r>
      <w:r w:rsidRPr="00DA3F3C">
        <w:rPr>
          <w:rFonts w:ascii="Times-Roman" w:eastAsiaTheme="minorHAnsi" w:hAnsi="Times-Roman" w:cs="Times-Roman"/>
          <w:sz w:val="28"/>
          <w:szCs w:val="28"/>
          <w14:ligatures w14:val="standardContextual"/>
        </w:rPr>
        <w:t>taught: “Sufism is Truthfulness with [God], the Real, and good character toward His creation” (</w:t>
      </w:r>
      <w:r w:rsidRPr="00DA3F3C">
        <w:rPr>
          <w:rFonts w:ascii="Times-Italic" w:eastAsiaTheme="minorHAnsi" w:hAnsi="Times-Italic" w:cs="Times-Italic"/>
          <w:i/>
          <w:iCs/>
          <w:sz w:val="28"/>
          <w:szCs w:val="28"/>
          <w14:ligatures w14:val="standardContextual"/>
        </w:rPr>
        <w:t>al-Taṣawwuf huwa al-ṣidq ma‘a al-Ḥaqq wa ḥusn al-khuluq ma‘a al-khalq</w:t>
      </w:r>
      <w:r w:rsidRPr="00DA3F3C">
        <w:rPr>
          <w:rFonts w:ascii="Times-Roman" w:eastAsiaTheme="minorHAnsi" w:hAnsi="Times-Roman" w:cs="Times-Roman"/>
          <w:sz w:val="28"/>
          <w:szCs w:val="28"/>
          <w14:ligatures w14:val="standardContextual"/>
        </w:rPr>
        <w:t xml:space="preserve">). </w:t>
      </w:r>
      <w:r>
        <w:rPr>
          <w:rFonts w:ascii="Times-Roman" w:eastAsiaTheme="minorHAnsi" w:hAnsi="Times-Roman" w:cs="Times-Roman"/>
          <w:sz w:val="28"/>
          <w:szCs w:val="28"/>
          <w14:ligatures w14:val="standardContextual"/>
        </w:rPr>
        <w:t xml:space="preserve"> </w:t>
      </w:r>
      <w:r>
        <w:rPr>
          <w:rFonts w:ascii="Times-Roman" w:eastAsiaTheme="minorHAnsi" w:hAnsi="Times-Roman" w:cs="Times-Roman"/>
          <w:b/>
          <w:bCs/>
          <w:sz w:val="28"/>
          <w:szCs w:val="28"/>
          <w14:ligatures w14:val="standardContextual"/>
        </w:rPr>
        <w:t>Volume 1</w:t>
      </w:r>
    </w:p>
    <w:p w14:paraId="73972E2D" w14:textId="77777777" w:rsidR="00FD1A33" w:rsidRPr="005012FB" w:rsidRDefault="00FD1A33" w:rsidP="00FD1A33">
      <w:pPr>
        <w:rPr>
          <w:rFonts w:asciiTheme="majorBidi" w:eastAsiaTheme="minorHAnsi" w:hAnsiTheme="majorBidi" w:cstheme="majorBidi"/>
        </w:rPr>
      </w:pPr>
    </w:p>
    <w:p w14:paraId="09D3632C" w14:textId="77777777" w:rsidR="00FD1A33" w:rsidRPr="00EC1E8A" w:rsidRDefault="00FD1A33" w:rsidP="00E616ED">
      <w:pPr>
        <w:pStyle w:val="Heading4"/>
        <w:numPr>
          <w:ilvl w:val="0"/>
          <w:numId w:val="7"/>
        </w:numPr>
        <w:rPr>
          <w:rFonts w:asciiTheme="majorBidi" w:eastAsiaTheme="minorHAnsi" w:hAnsiTheme="majorBidi"/>
          <w:b/>
          <w:bCs/>
          <w:color w:val="C00000"/>
          <w:sz w:val="28"/>
          <w:szCs w:val="28"/>
        </w:rPr>
      </w:pPr>
      <w:commentRangeStart w:id="226"/>
      <w:r>
        <w:rPr>
          <w:rFonts w:asciiTheme="majorBidi" w:eastAsiaTheme="minorHAnsi" w:hAnsiTheme="majorBidi"/>
          <w:b/>
          <w:bCs/>
          <w:color w:val="C00000"/>
          <w:sz w:val="28"/>
          <w:szCs w:val="28"/>
        </w:rPr>
        <w:t xml:space="preserve"> </w:t>
      </w:r>
      <w:r w:rsidRPr="00EC1E8A">
        <w:rPr>
          <w:rFonts w:asciiTheme="majorBidi" w:eastAsiaTheme="minorHAnsi" w:hAnsiTheme="majorBidi"/>
          <w:b/>
          <w:bCs/>
          <w:color w:val="C00000"/>
          <w:sz w:val="28"/>
          <w:szCs w:val="28"/>
        </w:rPr>
        <w:t>Sunna (the Prophetic Example)</w:t>
      </w:r>
      <w:commentRangeEnd w:id="226"/>
      <w:r w:rsidR="000552A5" w:rsidRPr="00EC1E8A">
        <w:rPr>
          <w:rStyle w:val="CommentReference"/>
          <w:rFonts w:asciiTheme="majorBidi" w:eastAsiaTheme="minorHAnsi" w:hAnsiTheme="majorBidi"/>
          <w:b/>
          <w:bCs/>
          <w:color w:val="C00000"/>
          <w:sz w:val="28"/>
          <w:szCs w:val="28"/>
        </w:rPr>
        <w:commentReference w:id="226"/>
      </w:r>
    </w:p>
    <w:p w14:paraId="710B1FCF" w14:textId="77777777" w:rsidR="00482DB8" w:rsidRPr="00512709" w:rsidRDefault="00482DB8" w:rsidP="00E616ED">
      <w:pPr>
        <w:pStyle w:val="FootnoteText"/>
        <w:numPr>
          <w:ilvl w:val="0"/>
          <w:numId w:val="97"/>
        </w:numPr>
        <w:rPr>
          <w:rFonts w:ascii="Times New Roman" w:hAnsi="Times New Roman" w:cs="Times New Roman"/>
          <w:sz w:val="20"/>
          <w:szCs w:val="20"/>
        </w:rPr>
      </w:pPr>
      <w:r w:rsidRPr="00512709">
        <w:rPr>
          <w:rFonts w:ascii="Times New Roman" w:hAnsi="Times New Roman" w:cs="Times New Roman"/>
          <w:b/>
          <w:bCs/>
          <w:i/>
          <w:iCs/>
          <w:sz w:val="20"/>
          <w:szCs w:val="20"/>
        </w:rPr>
        <w:t>Sunna</w:t>
      </w:r>
      <w:r w:rsidRPr="00512709">
        <w:rPr>
          <w:rFonts w:ascii="Times New Roman" w:hAnsi="Times New Roman" w:cs="Times New Roman"/>
          <w:sz w:val="20"/>
          <w:szCs w:val="20"/>
        </w:rPr>
        <w:t xml:space="preserve"> and </w:t>
      </w:r>
      <w:r w:rsidRPr="00512709">
        <w:rPr>
          <w:rFonts w:ascii="Times New Roman" w:hAnsi="Times New Roman" w:cs="Times New Roman"/>
          <w:b/>
          <w:bCs/>
          <w:i/>
          <w:iCs/>
          <w:sz w:val="20"/>
          <w:szCs w:val="20"/>
        </w:rPr>
        <w:t>Ḥadīth</w:t>
      </w:r>
      <w:r w:rsidRPr="00512709">
        <w:rPr>
          <w:rFonts w:ascii="Times New Roman" w:hAnsi="Times New Roman" w:cs="Times New Roman"/>
          <w:sz w:val="20"/>
          <w:szCs w:val="20"/>
        </w:rPr>
        <w:t xml:space="preserve"> and are often used together. The </w:t>
      </w:r>
      <w:r w:rsidRPr="00512709">
        <w:rPr>
          <w:rFonts w:ascii="Times New Roman" w:hAnsi="Times New Roman" w:cs="Times New Roman"/>
          <w:i/>
          <w:iCs/>
          <w:sz w:val="20"/>
          <w:szCs w:val="20"/>
        </w:rPr>
        <w:t>Ḥadīth</w:t>
      </w:r>
      <w:r w:rsidRPr="00512709">
        <w:rPr>
          <w:rFonts w:ascii="Times New Roman" w:hAnsi="Times New Roman" w:cs="Times New Roman"/>
          <w:sz w:val="20"/>
          <w:szCs w:val="20"/>
        </w:rPr>
        <w:t xml:space="preserve"> of the Prophet and their historical transmission will be discussed in detail in later in Volume Twelve. When used separately—as is common in Arabic semantics—each of the two words—</w:t>
      </w:r>
      <w:r w:rsidRPr="00512709">
        <w:rPr>
          <w:rFonts w:ascii="Times New Roman" w:hAnsi="Times New Roman" w:cs="Times New Roman"/>
          <w:i/>
          <w:iCs/>
          <w:sz w:val="20"/>
          <w:szCs w:val="20"/>
        </w:rPr>
        <w:t xml:space="preserve">Sunna </w:t>
      </w:r>
      <w:r w:rsidRPr="00512709">
        <w:rPr>
          <w:rFonts w:ascii="Times New Roman" w:hAnsi="Times New Roman" w:cs="Times New Roman"/>
          <w:sz w:val="20"/>
          <w:szCs w:val="20"/>
        </w:rPr>
        <w:t xml:space="preserve">and </w:t>
      </w:r>
      <w:r w:rsidRPr="00512709">
        <w:rPr>
          <w:rFonts w:ascii="Times New Roman" w:hAnsi="Times New Roman" w:cs="Times New Roman"/>
          <w:i/>
          <w:iCs/>
          <w:sz w:val="20"/>
          <w:szCs w:val="20"/>
        </w:rPr>
        <w:t>Ḥadīth</w:t>
      </w:r>
      <w:r w:rsidRPr="00512709">
        <w:rPr>
          <w:rFonts w:ascii="Times New Roman" w:hAnsi="Times New Roman" w:cs="Times New Roman"/>
          <w:sz w:val="20"/>
          <w:szCs w:val="20"/>
        </w:rPr>
        <w:t xml:space="preserve">—can stand as synonyms for each other. When used together, however, they often have somewhat different meanings. The word </w:t>
      </w:r>
      <w:r w:rsidRPr="00512709">
        <w:rPr>
          <w:rFonts w:ascii="Times New Roman" w:hAnsi="Times New Roman" w:cs="Times New Roman"/>
          <w:i/>
          <w:iCs/>
          <w:sz w:val="20"/>
          <w:szCs w:val="20"/>
        </w:rPr>
        <w:t>Ḥadīth</w:t>
      </w:r>
      <w:r w:rsidRPr="00512709">
        <w:rPr>
          <w:rFonts w:ascii="Times New Roman" w:hAnsi="Times New Roman" w:cs="Times New Roman"/>
          <w:sz w:val="20"/>
          <w:szCs w:val="20"/>
        </w:rPr>
        <w:t xml:space="preserve"> refers specifically to statements of the Prophet or reports about him, his behavior, and the things that he accepted or rejected in others which constitute the main constitutive element of his </w:t>
      </w:r>
      <w:r w:rsidRPr="00512709">
        <w:rPr>
          <w:rFonts w:ascii="Times New Roman" w:hAnsi="Times New Roman" w:cs="Times New Roman"/>
          <w:i/>
          <w:iCs/>
          <w:sz w:val="20"/>
          <w:szCs w:val="20"/>
        </w:rPr>
        <w:t>Sunna</w:t>
      </w:r>
      <w:r w:rsidRPr="00512709">
        <w:rPr>
          <w:rFonts w:ascii="Times New Roman" w:hAnsi="Times New Roman" w:cs="Times New Roman"/>
          <w:sz w:val="20"/>
          <w:szCs w:val="20"/>
        </w:rPr>
        <w:t xml:space="preserve">, although they are not necessarily identical with it. Often, however, when the word </w:t>
      </w:r>
      <w:r w:rsidRPr="00512709">
        <w:rPr>
          <w:rFonts w:ascii="Times New Roman" w:hAnsi="Times New Roman" w:cs="Times New Roman"/>
          <w:i/>
          <w:iCs/>
          <w:sz w:val="20"/>
          <w:szCs w:val="20"/>
        </w:rPr>
        <w:t>Sunna</w:t>
      </w:r>
      <w:r w:rsidRPr="00512709">
        <w:rPr>
          <w:rFonts w:ascii="Times New Roman" w:hAnsi="Times New Roman" w:cs="Times New Roman"/>
          <w:sz w:val="20"/>
          <w:szCs w:val="20"/>
        </w:rPr>
        <w:t xml:space="preserve"> is used alone and without qualification—as in the above expression, “the Qur’ān and the </w:t>
      </w:r>
      <w:r w:rsidRPr="00512709">
        <w:rPr>
          <w:rFonts w:ascii="Times New Roman" w:hAnsi="Times New Roman" w:cs="Times New Roman"/>
          <w:i/>
          <w:iCs/>
          <w:sz w:val="20"/>
          <w:szCs w:val="20"/>
        </w:rPr>
        <w:t>Sunna</w:t>
      </w:r>
      <w:r w:rsidRPr="00512709">
        <w:rPr>
          <w:rFonts w:ascii="Times New Roman" w:hAnsi="Times New Roman" w:cs="Times New Roman"/>
          <w:sz w:val="20"/>
          <w:szCs w:val="20"/>
        </w:rPr>
        <w:t xml:space="preserve">”—it becomes synonymous with </w:t>
      </w:r>
      <w:r w:rsidRPr="00512709">
        <w:rPr>
          <w:rFonts w:ascii="Times New Roman" w:hAnsi="Times New Roman" w:cs="Times New Roman"/>
          <w:i/>
          <w:iCs/>
          <w:sz w:val="20"/>
          <w:szCs w:val="20"/>
        </w:rPr>
        <w:t>Ḥadīth</w:t>
      </w:r>
      <w:r w:rsidRPr="00512709">
        <w:rPr>
          <w:rFonts w:ascii="Times New Roman" w:hAnsi="Times New Roman" w:cs="Times New Roman"/>
          <w:sz w:val="20"/>
          <w:szCs w:val="20"/>
        </w:rPr>
        <w:t xml:space="preserve">. Taken by itself, however, the word </w:t>
      </w:r>
      <w:r w:rsidRPr="00512709">
        <w:rPr>
          <w:rFonts w:ascii="Times New Roman" w:hAnsi="Times New Roman" w:cs="Times New Roman"/>
          <w:i/>
          <w:iCs/>
          <w:sz w:val="20"/>
          <w:szCs w:val="20"/>
        </w:rPr>
        <w:t>Sunna</w:t>
      </w:r>
      <w:r w:rsidRPr="00512709">
        <w:rPr>
          <w:rFonts w:ascii="Times New Roman" w:hAnsi="Times New Roman" w:cs="Times New Roman"/>
          <w:sz w:val="20"/>
          <w:szCs w:val="20"/>
        </w:rPr>
        <w:t xml:space="preserve"> refers primarily to any “authoritative and established precedent” of the Prophet—especially those that became normative for his Community. In this regard,</w:t>
      </w:r>
      <w:r w:rsidRPr="00512709">
        <w:rPr>
          <w:rFonts w:ascii="Times New Roman" w:hAnsi="Times New Roman" w:cs="Times New Roman"/>
          <w:i/>
          <w:iCs/>
          <w:sz w:val="20"/>
          <w:szCs w:val="20"/>
        </w:rPr>
        <w:t xml:space="preserve"> Ḥadīth</w:t>
      </w:r>
      <w:r w:rsidRPr="00512709">
        <w:rPr>
          <w:rFonts w:ascii="Times New Roman" w:hAnsi="Times New Roman" w:cs="Times New Roman"/>
          <w:sz w:val="20"/>
          <w:szCs w:val="20"/>
        </w:rPr>
        <w:t xml:space="preserve"> may refer to exceptional types of teachings and behavior, which did not become Communal norms. Furthermore, the term </w:t>
      </w:r>
      <w:r w:rsidRPr="00512709">
        <w:rPr>
          <w:rFonts w:ascii="Times New Roman" w:hAnsi="Times New Roman" w:cs="Times New Roman"/>
          <w:i/>
          <w:iCs/>
          <w:sz w:val="20"/>
          <w:szCs w:val="20"/>
        </w:rPr>
        <w:t xml:space="preserve">Sunna </w:t>
      </w:r>
      <w:r w:rsidRPr="00512709">
        <w:rPr>
          <w:rFonts w:ascii="Times New Roman" w:hAnsi="Times New Roman" w:cs="Times New Roman"/>
          <w:sz w:val="20"/>
          <w:szCs w:val="20"/>
        </w:rPr>
        <w:t xml:space="preserve">is also used to refer to exemplary precedents of others such as the leadership of the early Community that arose in the wake of the Prophet’s passing, especially the authoritative examples of the four Rightly-Guided Caliphs. In these latter cases, however, the word </w:t>
      </w:r>
      <w:r w:rsidRPr="00512709">
        <w:rPr>
          <w:rFonts w:ascii="Times New Roman" w:hAnsi="Times New Roman" w:cs="Times New Roman"/>
          <w:i/>
          <w:iCs/>
          <w:sz w:val="20"/>
          <w:szCs w:val="20"/>
        </w:rPr>
        <w:t>Sunna</w:t>
      </w:r>
      <w:r w:rsidRPr="00512709">
        <w:rPr>
          <w:rFonts w:ascii="Times New Roman" w:hAnsi="Times New Roman" w:cs="Times New Roman"/>
          <w:sz w:val="20"/>
          <w:szCs w:val="20"/>
        </w:rPr>
        <w:t xml:space="preserve"> is always qualified by specific reference to such authorities, as in the expressions “the </w:t>
      </w:r>
      <w:r w:rsidRPr="00512709">
        <w:rPr>
          <w:rFonts w:ascii="Times New Roman" w:hAnsi="Times New Roman" w:cs="Times New Roman"/>
          <w:i/>
          <w:iCs/>
          <w:sz w:val="20"/>
          <w:szCs w:val="20"/>
        </w:rPr>
        <w:t>Sunna</w:t>
      </w:r>
      <w:r w:rsidRPr="00512709">
        <w:rPr>
          <w:rFonts w:ascii="Times New Roman" w:hAnsi="Times New Roman" w:cs="Times New Roman"/>
          <w:sz w:val="20"/>
          <w:szCs w:val="20"/>
        </w:rPr>
        <w:t xml:space="preserve"> of the Rightly-Guided Caliphs” or “the </w:t>
      </w:r>
      <w:r w:rsidRPr="00512709">
        <w:rPr>
          <w:rFonts w:ascii="Times New Roman" w:hAnsi="Times New Roman" w:cs="Times New Roman"/>
          <w:i/>
          <w:iCs/>
          <w:sz w:val="20"/>
          <w:szCs w:val="20"/>
        </w:rPr>
        <w:t xml:space="preserve">Sunna </w:t>
      </w:r>
      <w:r w:rsidRPr="00512709">
        <w:rPr>
          <w:rFonts w:ascii="Times New Roman" w:hAnsi="Times New Roman" w:cs="Times New Roman"/>
          <w:sz w:val="20"/>
          <w:szCs w:val="20"/>
        </w:rPr>
        <w:t xml:space="preserve">of Abū Bakr and ‘Umar.” The authority of Abū Bakr, ‘Umar, and other exemplary figures of the first Community in cases when the </w:t>
      </w:r>
      <w:r w:rsidRPr="00512709">
        <w:rPr>
          <w:rFonts w:ascii="Times New Roman" w:hAnsi="Times New Roman" w:cs="Times New Roman"/>
          <w:i/>
          <w:iCs/>
          <w:sz w:val="20"/>
          <w:szCs w:val="20"/>
        </w:rPr>
        <w:t>Sunna</w:t>
      </w:r>
      <w:r w:rsidRPr="00512709">
        <w:rPr>
          <w:rFonts w:ascii="Times New Roman" w:hAnsi="Times New Roman" w:cs="Times New Roman"/>
          <w:sz w:val="20"/>
          <w:szCs w:val="20"/>
        </w:rPr>
        <w:t xml:space="preserve"> is attributed to them does not indicate that they were regarded as independent sources of the </w:t>
      </w:r>
      <w:r w:rsidRPr="00512709">
        <w:rPr>
          <w:rFonts w:ascii="Times New Roman" w:hAnsi="Times New Roman" w:cs="Times New Roman"/>
          <w:i/>
          <w:iCs/>
          <w:sz w:val="20"/>
          <w:szCs w:val="20"/>
        </w:rPr>
        <w:t>Sunna</w:t>
      </w:r>
      <w:r w:rsidRPr="00512709">
        <w:rPr>
          <w:rFonts w:ascii="Times New Roman" w:hAnsi="Times New Roman" w:cs="Times New Roman"/>
          <w:sz w:val="20"/>
          <w:szCs w:val="20"/>
        </w:rPr>
        <w:t xml:space="preserve"> but rather that their authority was directly associated with the Prophet, whom they knew intimately and followed closely. When, however, the word </w:t>
      </w:r>
      <w:r w:rsidRPr="00512709">
        <w:rPr>
          <w:rFonts w:ascii="Times New Roman" w:hAnsi="Times New Roman" w:cs="Times New Roman"/>
          <w:i/>
          <w:iCs/>
          <w:sz w:val="20"/>
          <w:szCs w:val="20"/>
        </w:rPr>
        <w:t>Sunna</w:t>
      </w:r>
      <w:r w:rsidRPr="00512709">
        <w:rPr>
          <w:rFonts w:ascii="Times New Roman" w:hAnsi="Times New Roman" w:cs="Times New Roman"/>
          <w:sz w:val="20"/>
          <w:szCs w:val="20"/>
        </w:rPr>
        <w:t xml:space="preserve"> occurs by itself without qualification, it refers virtually without exception to the </w:t>
      </w:r>
      <w:r w:rsidRPr="00512709">
        <w:rPr>
          <w:rFonts w:ascii="Times New Roman" w:hAnsi="Times New Roman" w:cs="Times New Roman"/>
          <w:i/>
          <w:iCs/>
          <w:sz w:val="20"/>
          <w:szCs w:val="20"/>
        </w:rPr>
        <w:t>Sunna</w:t>
      </w:r>
      <w:r w:rsidRPr="00512709">
        <w:rPr>
          <w:rFonts w:ascii="Times New Roman" w:hAnsi="Times New Roman" w:cs="Times New Roman"/>
          <w:sz w:val="20"/>
          <w:szCs w:val="20"/>
        </w:rPr>
        <w:t xml:space="preserve"> of God’s Messenger.</w:t>
      </w:r>
    </w:p>
    <w:p w14:paraId="6B6EE895" w14:textId="105CF976" w:rsidR="00482DB8" w:rsidRPr="00482DB8" w:rsidRDefault="00482DB8" w:rsidP="00E616ED">
      <w:pPr>
        <w:pStyle w:val="ListParagraph"/>
        <w:numPr>
          <w:ilvl w:val="0"/>
          <w:numId w:val="96"/>
        </w:numPr>
        <w:rPr>
          <w:rFonts w:asciiTheme="majorBidi" w:eastAsiaTheme="minorHAnsi" w:hAnsiTheme="majorBidi" w:cstheme="majorBidi"/>
        </w:rPr>
      </w:pPr>
      <w:r w:rsidRPr="00482DB8">
        <w:rPr>
          <w:rFonts w:asciiTheme="majorBidi" w:eastAsiaTheme="minorHAnsi" w:hAnsiTheme="majorBidi" w:cstheme="majorBidi"/>
        </w:rPr>
        <w:t>OUR FOLLOWING OF THE SUNNA SHOULD FLOW OUT OF LOVE FOR THE PROPHET (S)</w:t>
      </w:r>
      <w:r w:rsidRPr="00482DB8">
        <w:rPr>
          <w:rFonts w:asciiTheme="majorBidi" w:eastAsiaTheme="minorHAnsi" w:hAnsiTheme="majorBidi" w:cstheme="majorBidi"/>
          <w:b/>
          <w:bCs/>
        </w:rPr>
        <w:t xml:space="preserve"> </w:t>
      </w:r>
      <w:r>
        <w:rPr>
          <w:rFonts w:asciiTheme="majorBidi" w:eastAsiaTheme="minorHAnsi" w:hAnsiTheme="majorBidi" w:cstheme="majorBidi"/>
          <w:b/>
          <w:bCs/>
        </w:rPr>
        <w:t>Volume 17</w:t>
      </w:r>
    </w:p>
    <w:p w14:paraId="18DD828F" w14:textId="1BC37995" w:rsidR="00482DB8" w:rsidRPr="00482DB8" w:rsidRDefault="00482DB8" w:rsidP="00E616ED">
      <w:pPr>
        <w:pStyle w:val="ListParagraph"/>
        <w:numPr>
          <w:ilvl w:val="0"/>
          <w:numId w:val="96"/>
        </w:numPr>
        <w:rPr>
          <w:rFonts w:asciiTheme="majorBidi" w:eastAsiaTheme="minorHAnsi" w:hAnsiTheme="majorBidi" w:cstheme="majorBidi"/>
        </w:rPr>
      </w:pPr>
      <w:r w:rsidRPr="00482DB8">
        <w:rPr>
          <w:rFonts w:asciiTheme="majorBidi" w:eastAsiaTheme="minorHAnsi" w:hAnsiTheme="majorBidi" w:cstheme="majorBidi"/>
        </w:rPr>
        <w:tab/>
        <w:t>THERE IS SOMETHING FUNDAMENTALLY AMISS WHEN PEOPLE EMPHASIZE THE SUNNA BUT CULTIVATE NO LOVE FOR THE PROPHET (S)</w:t>
      </w:r>
      <w:r>
        <w:rPr>
          <w:rFonts w:asciiTheme="majorBidi" w:eastAsiaTheme="minorHAnsi" w:hAnsiTheme="majorBidi" w:cstheme="majorBidi"/>
        </w:rPr>
        <w:t xml:space="preserve"> </w:t>
      </w:r>
      <w:r>
        <w:rPr>
          <w:rFonts w:asciiTheme="majorBidi" w:eastAsiaTheme="minorHAnsi" w:hAnsiTheme="majorBidi" w:cstheme="majorBidi"/>
          <w:b/>
          <w:bCs/>
        </w:rPr>
        <w:t>Volume 17</w:t>
      </w:r>
    </w:p>
    <w:p w14:paraId="73613075" w14:textId="700C2ABE" w:rsidR="00482DB8" w:rsidRPr="00482DB8" w:rsidRDefault="00482DB8" w:rsidP="00E616ED">
      <w:pPr>
        <w:pStyle w:val="ListParagraph"/>
        <w:numPr>
          <w:ilvl w:val="0"/>
          <w:numId w:val="96"/>
        </w:numPr>
        <w:rPr>
          <w:rFonts w:asciiTheme="majorBidi" w:eastAsiaTheme="minorHAnsi" w:hAnsiTheme="majorBidi" w:cstheme="majorBidi"/>
        </w:rPr>
      </w:pPr>
      <w:r w:rsidRPr="00482DB8">
        <w:rPr>
          <w:rFonts w:asciiTheme="majorBidi" w:eastAsiaTheme="minorHAnsi" w:hAnsiTheme="majorBidi" w:cstheme="majorBidi"/>
        </w:rPr>
        <w:tab/>
        <w:t>WE DO NOT JUST FOLLOW HIS SUNNA: WE LOVE HIM AND HAVE A SENSE OF HIS INFINITE WORTH</w:t>
      </w:r>
      <w:r>
        <w:rPr>
          <w:rFonts w:asciiTheme="majorBidi" w:eastAsiaTheme="minorHAnsi" w:hAnsiTheme="majorBidi" w:cstheme="majorBidi"/>
        </w:rPr>
        <w:t xml:space="preserve"> </w:t>
      </w:r>
      <w:r>
        <w:rPr>
          <w:rFonts w:asciiTheme="majorBidi" w:eastAsiaTheme="minorHAnsi" w:hAnsiTheme="majorBidi" w:cstheme="majorBidi"/>
          <w:b/>
          <w:bCs/>
        </w:rPr>
        <w:t xml:space="preserve">Volume 17 </w:t>
      </w:r>
    </w:p>
    <w:p w14:paraId="0E010D8F" w14:textId="56AE1F0E" w:rsidR="00482DB8" w:rsidRPr="006D6A4E" w:rsidRDefault="006D6A4E" w:rsidP="00E616ED">
      <w:pPr>
        <w:pStyle w:val="ListParagraph"/>
        <w:numPr>
          <w:ilvl w:val="0"/>
          <w:numId w:val="96"/>
        </w:numPr>
        <w:rPr>
          <w:rFonts w:asciiTheme="majorBidi" w:eastAsiaTheme="minorHAnsi" w:hAnsiTheme="majorBidi" w:cstheme="majorBidi"/>
        </w:rPr>
      </w:pPr>
      <w:r w:rsidRPr="006D6A4E">
        <w:rPr>
          <w:rFonts w:asciiTheme="majorBidi" w:eastAsiaTheme="minorHAnsi" w:hAnsiTheme="majorBidi" w:cstheme="majorBidi"/>
        </w:rPr>
        <w:t>Ḥadīth and Sunna—as noted in the footnote above—are often used together. When used separately—as is common in Arabic semantics—each of them can stand as a synonym for the other. We will discuss Ḥadīth and their historical transmission in Islamic history in Volume Twelve. When used together, the two words often have different meanings. The word Ḥadīth refers specifically to statements of the Prophet or reports about him and his likes and dislikes, which comprise the main constitutive element of his Sunna, although they are not necessarily identical with it. Often, however, when the word Sunna is used alone and without qualification—as in the expression, “the Qur’ān and the Sunna”—it becomes synonymous with Ḥadīth. The word Sunna refers primarily to any “authoritative precedent” of the Prophet but also, in some cases, to exemplary precedents of others such as the leadership of the early Community that arose in the wake of his passing, especially the authoritative examples of the four Rightly-Guided Caliphs. In these latter cases, however, the word Sunna is qualified by reference to such authorities as in the expressions “the Sunna of the Rightly-Guided Caliphs” or “the Sunna of Abū Bakr and ‘Umar.” The authority of Abū Bakr (d. 13/634), ‘Umar (d. 23/644), and other authoritative figures in cases when the Sunna is attributed to them does not indicate that they were regarded as independent sources of the Sunna but rather that their authority was directly associated with the Prophet, whom they knew intimately and followed closely. When, however, the word Sunna occurs by itself without qualification, it refers to the Sunna of God’s Messenger.</w:t>
      </w:r>
      <w:r>
        <w:rPr>
          <w:rFonts w:asciiTheme="majorBidi" w:eastAsiaTheme="minorHAnsi" w:hAnsiTheme="majorBidi" w:cstheme="majorBidi"/>
        </w:rPr>
        <w:t xml:space="preserve"> </w:t>
      </w:r>
      <w:r>
        <w:rPr>
          <w:rFonts w:asciiTheme="majorBidi" w:eastAsiaTheme="minorHAnsi" w:hAnsiTheme="majorBidi" w:cstheme="majorBidi"/>
          <w:b/>
          <w:bCs/>
        </w:rPr>
        <w:t>Volume 1</w:t>
      </w:r>
    </w:p>
    <w:p w14:paraId="780504EB" w14:textId="76D4A41E" w:rsidR="006D6A4E" w:rsidRPr="006D6A4E" w:rsidRDefault="006D6A4E" w:rsidP="00E616ED">
      <w:pPr>
        <w:pStyle w:val="ListParagraph"/>
        <w:numPr>
          <w:ilvl w:val="0"/>
          <w:numId w:val="96"/>
        </w:numPr>
        <w:rPr>
          <w:rFonts w:asciiTheme="majorBidi" w:eastAsiaTheme="minorHAnsi" w:hAnsiTheme="majorBidi" w:cstheme="majorBidi"/>
        </w:rPr>
      </w:pPr>
      <w:r w:rsidRPr="006D6A4E">
        <w:rPr>
          <w:rFonts w:asciiTheme="majorBidi" w:eastAsiaTheme="minorHAnsi" w:hAnsiTheme="majorBidi" w:cstheme="majorBidi"/>
        </w:rPr>
        <w:t>Muslim theologians assert that the proof of the trustworthiness of the Messengers and Prophets, their truthfulness, their complete delivery of the message, and their perfect aptitude derives from God’s commanding us to follow them. Thus, as regards conceptual necessity, possibility, and impossibility with regard to the Prophets and Messengers, it is relative to their relationship to God and derivative of the obligation to obey Him. It is also derivative in that God does not lie or speak mistakenly, and the teachings and promises that He communicates on the tongues of His Prophets and Messengers must necessarily be true. God says, for example: “Whoever obeys the Messenger obeys God…” (Women, 4:80; see also 3:32, 132; 4:59; 5:92; 8:1, 20, 46; 24:54; 33:33; 47:33; 48:13; 49:14; 64:12). He also says: “Whatever the Messenger has given you, then take it, and what he has prohibited you from, do not do it” (The Gathering, 59:7). It is narrated that the Prophet said: “Whoever obeys me has obeyed God, and whoever obeys my commander has obeyed me; whoever disobeys me has disobeyed God, and whoever disobeys my commander has disobeyed me.” God also commands His Prophet to tell the people that loving him is the path to loving God: “Say, ‘If you love God, follow me, and God will love you and forgive you your sins. And God is all-Forgiving, all-Merciful.’ Say, ‘Obey God and obey the Messenger.’ If they turn away, then truly God does not love the disbelievers” (The House of ‘Imrān, 3:31-32). Love of God must be responsive, which implies action and sacrifice. Love is higher than simple belief. Thus, this verse implies the guarantee that following the Prophet necessarily leads to the love of God.</w:t>
      </w:r>
      <w:r w:rsidRPr="006D6A4E">
        <w:rPr>
          <w:rFonts w:asciiTheme="majorBidi" w:eastAsiaTheme="minorHAnsi" w:hAnsiTheme="majorBidi" w:cstheme="majorBidi"/>
          <w:b/>
          <w:bCs/>
        </w:rPr>
        <w:t xml:space="preserve"> </w:t>
      </w:r>
      <w:r>
        <w:rPr>
          <w:rFonts w:asciiTheme="majorBidi" w:eastAsiaTheme="minorHAnsi" w:hAnsiTheme="majorBidi" w:cstheme="majorBidi"/>
          <w:b/>
          <w:bCs/>
        </w:rPr>
        <w:t>Volume 13</w:t>
      </w:r>
    </w:p>
    <w:p w14:paraId="64F84D33" w14:textId="1B5DBA25" w:rsidR="006D6A4E" w:rsidRPr="006D6A4E" w:rsidRDefault="006D6A4E" w:rsidP="00E616ED">
      <w:pPr>
        <w:pStyle w:val="ListParagraph"/>
        <w:numPr>
          <w:ilvl w:val="0"/>
          <w:numId w:val="96"/>
        </w:numPr>
        <w:rPr>
          <w:rFonts w:asciiTheme="majorBidi" w:eastAsiaTheme="minorHAnsi" w:hAnsiTheme="majorBidi" w:cstheme="majorBidi"/>
        </w:rPr>
      </w:pPr>
      <w:r w:rsidRPr="006D6A4E">
        <w:rPr>
          <w:rFonts w:asciiTheme="majorBidi" w:eastAsiaTheme="minorHAnsi" w:hAnsiTheme="majorBidi" w:cstheme="majorBidi"/>
        </w:rPr>
        <w:t>These and similar verses clarify that obedience to the Prophet is second only to obedience to God and that the two are utterly complementary of each other and inseparable. Obedience to the Prophet is the necessary means to obedience to God; thus, obeying the Prophet is equivalent to obeying God. Indeed, following the Prophet Muḥammad--and all Messengers and Prophets before him--sets the norms by which we know how to obey God and approach Him in His beauty and magnificence. Thus, these verses also establish the authoritative and normative nature of the Prophet’s Sunna (personal and social example), which is the believer’s special link to him after his passing.</w:t>
      </w:r>
      <w:r>
        <w:rPr>
          <w:rFonts w:asciiTheme="majorBidi" w:eastAsiaTheme="minorHAnsi" w:hAnsiTheme="majorBidi" w:cstheme="majorBidi"/>
        </w:rPr>
        <w:t xml:space="preserve"> </w:t>
      </w:r>
      <w:r>
        <w:rPr>
          <w:rFonts w:asciiTheme="majorBidi" w:eastAsiaTheme="minorHAnsi" w:hAnsiTheme="majorBidi" w:cstheme="majorBidi"/>
          <w:b/>
          <w:bCs/>
        </w:rPr>
        <w:t>Volume 13</w:t>
      </w:r>
    </w:p>
    <w:p w14:paraId="57B16534" w14:textId="09CFE4EC" w:rsidR="00FD1A33" w:rsidRPr="000552A5" w:rsidRDefault="006D6A4E" w:rsidP="00E616ED">
      <w:pPr>
        <w:pStyle w:val="ListParagraph"/>
        <w:numPr>
          <w:ilvl w:val="0"/>
          <w:numId w:val="96"/>
        </w:numPr>
        <w:rPr>
          <w:rFonts w:asciiTheme="majorBidi" w:eastAsiaTheme="minorHAnsi" w:hAnsiTheme="majorBidi" w:cstheme="majorBidi"/>
        </w:rPr>
      </w:pPr>
      <w:r w:rsidRPr="006D6A4E">
        <w:rPr>
          <w:rFonts w:asciiTheme="majorBidi" w:eastAsiaTheme="minorHAnsi" w:hAnsiTheme="majorBidi" w:cstheme="majorBidi"/>
        </w:rPr>
        <w:t>NOTE: The Prophet and his sunnah = REVELATION IN ITS PERSONIFIED MODE, vs. revelation in its verbal mode.</w:t>
      </w:r>
      <w:r>
        <w:rPr>
          <w:rFonts w:asciiTheme="majorBidi" w:eastAsiaTheme="minorHAnsi" w:hAnsiTheme="majorBidi" w:cstheme="majorBidi"/>
        </w:rPr>
        <w:t xml:space="preserve"> </w:t>
      </w:r>
      <w:r>
        <w:rPr>
          <w:rFonts w:asciiTheme="majorBidi" w:eastAsiaTheme="minorHAnsi" w:hAnsiTheme="majorBidi" w:cstheme="majorBidi"/>
          <w:b/>
          <w:bCs/>
        </w:rPr>
        <w:t>Volume 13</w:t>
      </w:r>
    </w:p>
    <w:p w14:paraId="6BD560CF" w14:textId="77777777" w:rsidR="000552A5" w:rsidRPr="000552A5" w:rsidRDefault="000552A5" w:rsidP="000552A5">
      <w:pPr>
        <w:rPr>
          <w:rFonts w:asciiTheme="majorBidi" w:eastAsiaTheme="minorHAnsi" w:hAnsiTheme="majorBidi" w:cstheme="majorBidi"/>
        </w:rPr>
      </w:pPr>
    </w:p>
    <w:p w14:paraId="4B84537B" w14:textId="77777777" w:rsidR="00FD1A33" w:rsidRDefault="00FD1A33" w:rsidP="00E616ED">
      <w:pPr>
        <w:pStyle w:val="Heading4"/>
        <w:numPr>
          <w:ilvl w:val="0"/>
          <w:numId w:val="7"/>
        </w:numPr>
        <w:rPr>
          <w:rFonts w:asciiTheme="majorBidi" w:eastAsiaTheme="minorHAnsi" w:hAnsiTheme="majorBidi"/>
          <w:b/>
          <w:bCs/>
          <w:color w:val="C00000"/>
          <w:sz w:val="28"/>
          <w:szCs w:val="28"/>
        </w:rPr>
      </w:pPr>
      <w:commentRangeStart w:id="227"/>
      <w:r>
        <w:rPr>
          <w:rFonts w:asciiTheme="majorBidi" w:eastAsiaTheme="minorHAnsi" w:hAnsiTheme="majorBidi"/>
          <w:b/>
          <w:bCs/>
          <w:color w:val="C00000"/>
          <w:sz w:val="28"/>
          <w:szCs w:val="28"/>
        </w:rPr>
        <w:t xml:space="preserve"> </w:t>
      </w:r>
      <w:r w:rsidRPr="00AB0CFA">
        <w:rPr>
          <w:rFonts w:asciiTheme="majorBidi" w:eastAsiaTheme="minorHAnsi" w:hAnsiTheme="majorBidi"/>
          <w:b/>
          <w:bCs/>
          <w:color w:val="C00000"/>
          <w:sz w:val="28"/>
          <w:szCs w:val="28"/>
        </w:rPr>
        <w:t>Supreme Trust (al-Am</w:t>
      </w:r>
      <w:r w:rsidRPr="00AB0CFA">
        <w:rPr>
          <w:rFonts w:asciiTheme="majorBidi" w:hAnsiTheme="majorBidi"/>
          <w:b/>
          <w:bCs/>
          <w:color w:val="C00000"/>
          <w:sz w:val="28"/>
          <w:szCs w:val="28"/>
        </w:rPr>
        <w:t>ā</w:t>
      </w:r>
      <w:r w:rsidRPr="00AB0CFA">
        <w:rPr>
          <w:rFonts w:asciiTheme="majorBidi" w:eastAsiaTheme="minorHAnsi" w:hAnsiTheme="majorBidi"/>
          <w:b/>
          <w:bCs/>
          <w:color w:val="C00000"/>
          <w:sz w:val="28"/>
          <w:szCs w:val="28"/>
        </w:rPr>
        <w:t>na) God Took from Mankind</w:t>
      </w:r>
      <w:commentRangeEnd w:id="227"/>
      <w:r w:rsidR="00215DEE">
        <w:rPr>
          <w:rStyle w:val="CommentReference"/>
          <w:rFonts w:asciiTheme="majorBidi" w:eastAsiaTheme="minorHAnsi" w:hAnsiTheme="majorBidi"/>
          <w:b/>
          <w:bCs/>
          <w:color w:val="C00000"/>
          <w:sz w:val="28"/>
          <w:szCs w:val="28"/>
        </w:rPr>
        <w:commentReference w:id="227"/>
      </w:r>
    </w:p>
    <w:p w14:paraId="553BD787" w14:textId="6F47D7E5" w:rsidR="000552A5" w:rsidRPr="00215DEE" w:rsidRDefault="000552A5" w:rsidP="00E616ED">
      <w:pPr>
        <w:pStyle w:val="ListParagraph"/>
        <w:numPr>
          <w:ilvl w:val="0"/>
          <w:numId w:val="98"/>
        </w:numPr>
        <w:rPr>
          <w:rFonts w:eastAsiaTheme="minorHAnsi"/>
        </w:rPr>
      </w:pPr>
      <w:r w:rsidRPr="000552A5">
        <w:rPr>
          <w:rFonts w:eastAsiaTheme="minorHAnsi"/>
        </w:rPr>
        <w:t>Among the most important references pertaining to the Fiṭra are the verses and Ḥadīth associated with the Primordial Covenant (al-Mīthāq), Pact (al-‘Ahd), and the Supreme Trust (al-Amāna). The Covenant is explicitly mentioned in the following Qur’ānic verse:</w:t>
      </w:r>
    </w:p>
    <w:p w14:paraId="635A51D4" w14:textId="15744147" w:rsidR="000552A5" w:rsidRPr="00215DEE" w:rsidRDefault="000552A5" w:rsidP="00E616ED">
      <w:pPr>
        <w:pStyle w:val="ListParagraph"/>
        <w:numPr>
          <w:ilvl w:val="1"/>
          <w:numId w:val="98"/>
        </w:numPr>
        <w:rPr>
          <w:rFonts w:eastAsiaTheme="minorHAnsi"/>
        </w:rPr>
      </w:pPr>
      <w:r w:rsidRPr="000552A5">
        <w:rPr>
          <w:rFonts w:eastAsiaTheme="minorHAnsi"/>
        </w:rPr>
        <w:t>And [remember] when your Lord took from the Children of Adam, from their loins, their progeny and made them bear witness concerning themselves: “Am I not your Lord?” They said, “Yes, indeed, we bear witness.” [This was done] lest you should say on the Day of Resurrection: “Truly of this we were heedless,” or lest you should say: “[It is] only that our forefathers ascribed partners unto God beforehand, and we were their progeny [coming] after them. Will You destroy us for what the people of falsehood have done?” (The Heights, 7:172).</w:t>
      </w:r>
      <w:r w:rsidR="00215DEE" w:rsidRPr="00215DEE">
        <w:rPr>
          <w:rFonts w:eastAsiaTheme="minorHAnsi"/>
          <w:b/>
          <w:bCs/>
        </w:rPr>
        <w:t xml:space="preserve"> </w:t>
      </w:r>
      <w:r w:rsidR="00215DEE">
        <w:rPr>
          <w:rFonts w:eastAsiaTheme="minorHAnsi"/>
          <w:b/>
          <w:bCs/>
        </w:rPr>
        <w:t xml:space="preserve">Volume 1 </w:t>
      </w:r>
    </w:p>
    <w:p w14:paraId="3DD4A573" w14:textId="58B24404" w:rsidR="000552A5" w:rsidRPr="00215DEE" w:rsidRDefault="000552A5" w:rsidP="00E616ED">
      <w:pPr>
        <w:pStyle w:val="ListParagraph"/>
        <w:numPr>
          <w:ilvl w:val="0"/>
          <w:numId w:val="98"/>
        </w:numPr>
        <w:rPr>
          <w:rFonts w:eastAsiaTheme="minorHAnsi"/>
        </w:rPr>
      </w:pPr>
      <w:r w:rsidRPr="000552A5">
        <w:rPr>
          <w:rFonts w:eastAsiaTheme="minorHAnsi"/>
        </w:rPr>
        <w:t>The passage alludes clearly to the Pact that God took from us on that Day to recognize His Lordship over us, implying our obligation to obey and worship Him. Commentators regard this Sacred Pact to be identical to the Trust (al-Amāna), which is expressly referenced in another Qur’ānic text:</w:t>
      </w:r>
    </w:p>
    <w:p w14:paraId="77497779" w14:textId="4693E9C3" w:rsidR="000552A5" w:rsidRPr="00215DEE" w:rsidRDefault="000552A5" w:rsidP="00E616ED">
      <w:pPr>
        <w:pStyle w:val="ListParagraph"/>
        <w:numPr>
          <w:ilvl w:val="1"/>
          <w:numId w:val="98"/>
        </w:numPr>
        <w:rPr>
          <w:rFonts w:eastAsiaTheme="minorHAnsi"/>
        </w:rPr>
      </w:pPr>
      <w:r w:rsidRPr="000552A5">
        <w:rPr>
          <w:rFonts w:eastAsiaTheme="minorHAnsi"/>
        </w:rPr>
        <w:t>Truly, We offered the [Supreme] Trust (al-Amana) to the heavens, the earth, and the mountains, but they refused to bear it and were fearful of it. Yet the Human Being bore it. Truly, he has proven himself to be an ignorant wrongdoer (The Parties, 33:72).</w:t>
      </w:r>
      <w:r>
        <w:rPr>
          <w:rFonts w:eastAsiaTheme="minorHAnsi"/>
        </w:rPr>
        <w:t xml:space="preserve"> </w:t>
      </w:r>
      <w:r>
        <w:rPr>
          <w:rFonts w:eastAsiaTheme="minorHAnsi"/>
          <w:b/>
          <w:bCs/>
        </w:rPr>
        <w:t xml:space="preserve">Volume 1 </w:t>
      </w:r>
    </w:p>
    <w:p w14:paraId="4EA0728F" w14:textId="72BA7A63" w:rsidR="00215DEE" w:rsidRPr="00215DEE" w:rsidRDefault="00215DEE" w:rsidP="00E616ED">
      <w:pPr>
        <w:pStyle w:val="ListParagraph"/>
        <w:numPr>
          <w:ilvl w:val="0"/>
          <w:numId w:val="98"/>
        </w:numPr>
        <w:autoSpaceDE w:val="0"/>
        <w:autoSpaceDN w:val="0"/>
        <w:adjustRightInd w:val="0"/>
        <w:rPr>
          <w:rFonts w:ascii="Times-Roman" w:eastAsiaTheme="minorHAnsi" w:hAnsi="Times-Roman" w:cs="Times-Roman"/>
          <w:color w:val="000000"/>
          <w:sz w:val="28"/>
          <w:szCs w:val="28"/>
          <w14:ligatures w14:val="standardContextual"/>
        </w:rPr>
      </w:pPr>
      <w:r w:rsidRPr="00215DEE">
        <w:rPr>
          <w:rFonts w:ascii="Times-Roman" w:eastAsiaTheme="minorHAnsi" w:hAnsi="Times-Roman" w:cs="Times-Roman"/>
          <w:color w:val="000000"/>
          <w:sz w:val="28"/>
          <w:szCs w:val="28"/>
          <w14:ligatures w14:val="standardContextual"/>
        </w:rPr>
        <w:t xml:space="preserve">Many commentators hold that the Trust was literally offered to the heavens, earth, and mountains, for—in the </w:t>
      </w:r>
      <w:r w:rsidRPr="00215DEE">
        <w:rPr>
          <w:rFonts w:ascii="Times-Roman" w:eastAsiaTheme="minorHAnsi" w:hAnsi="Times-Roman" w:cs="Times-Roman"/>
          <w:sz w:val="28"/>
          <w:szCs w:val="28"/>
          <w14:ligatures w14:val="standardContextual"/>
        </w:rPr>
        <w:t>Qur’ānic</w:t>
      </w:r>
      <w:r w:rsidRPr="00215DEE">
        <w:rPr>
          <w:rFonts w:ascii="Times-Roman" w:eastAsiaTheme="minorHAnsi" w:hAnsi="Times-Roman" w:cs="Times-Roman"/>
          <w:color w:val="000000"/>
          <w:sz w:val="28"/>
          <w:szCs w:val="28"/>
          <w14:ligatures w14:val="standardContextual"/>
        </w:rPr>
        <w:t xml:space="preserve"> view—nothing in creation is strictly inanimate. Rather, all creation pays tribute to God and glorifies Him—even pebbles and stones. But other commentators say there is an ellipsis understood in the verse, meaning “the inhabitants” of the heavens, earth, and the mountains. That would mean that all the inhabitants of the earth—including the </w:t>
      </w:r>
      <w:r w:rsidRPr="00215DEE">
        <w:rPr>
          <w:rFonts w:ascii="Times-Italic" w:eastAsiaTheme="minorHAnsi" w:hAnsi="Times-Italic" w:cs="Times-Italic"/>
          <w:i/>
          <w:iCs/>
          <w:color w:val="000000"/>
          <w:sz w:val="28"/>
          <w:szCs w:val="28"/>
          <w14:ligatures w14:val="standardContextual"/>
        </w:rPr>
        <w:t>Jinn</w:t>
      </w:r>
      <w:r w:rsidRPr="00215DEE">
        <w:rPr>
          <w:rFonts w:ascii="Times-Roman" w:eastAsiaTheme="minorHAnsi" w:hAnsi="Times-Roman" w:cs="Times-Roman"/>
          <w:color w:val="000000"/>
          <w:sz w:val="28"/>
          <w:szCs w:val="28"/>
          <w14:ligatures w14:val="standardContextual"/>
        </w:rPr>
        <w:t xml:space="preserve"> and the Angels—were presented with the Trust. None of them refused it out of defiance but—as the verse clearly states—out of fear of it and their awareness that the burden was too heavy for them to bear. They chose instead to remain passively obedient to God rather than face Judgment and the destinies of Heaven and Hell. In this, they recognized and wisely acknowledged their own weakness. Some say that the Human Being realized his place in creation by virtue of his Intellect and that he was fit for the Trust and bearing the obligations of religion. The heavens, earth, and mountains have tremendous size and magnificent bearing. Yet they did not presume to have the capacity to undertake the burdens of the revealed teachings and madates of God. God states: “Had We made this </w:t>
      </w:r>
      <w:r w:rsidRPr="00215DEE">
        <w:rPr>
          <w:rFonts w:ascii="Times-Roman" w:eastAsiaTheme="minorHAnsi" w:hAnsi="Times-Roman" w:cs="Times-Roman"/>
          <w:sz w:val="28"/>
          <w:szCs w:val="28"/>
          <w14:ligatures w14:val="standardContextual"/>
        </w:rPr>
        <w:t>Qur’ān</w:t>
      </w:r>
      <w:r w:rsidRPr="00215DEE">
        <w:rPr>
          <w:rFonts w:ascii="Times-Roman" w:eastAsiaTheme="minorHAnsi" w:hAnsi="Times-Roman" w:cs="Times-Roman"/>
          <w:color w:val="000000"/>
          <w:sz w:val="28"/>
          <w:szCs w:val="28"/>
          <w14:ligatures w14:val="standardContextual"/>
        </w:rPr>
        <w:t xml:space="preserve"> descend upon a mountain, you would have seen it humbled, rent asunder by the fear of God” (59:21). The Trust of every Human Being, then, is to keep the Covenant they took with God, although the verse adds that the Human Being has proven to be an “ignorant wrongdoer” because of his failure to keep this Trust. The verse that follows gives the reason for the Trust as a Divine Proof for or against Man:</w:t>
      </w:r>
    </w:p>
    <w:p w14:paraId="4EF29A06" w14:textId="14FA5DDD" w:rsidR="00215DEE" w:rsidRPr="00215DEE" w:rsidRDefault="00215DEE" w:rsidP="00E616ED">
      <w:pPr>
        <w:pStyle w:val="ListParagraph"/>
        <w:numPr>
          <w:ilvl w:val="1"/>
          <w:numId w:val="98"/>
        </w:numPr>
        <w:autoSpaceDE w:val="0"/>
        <w:autoSpaceDN w:val="0"/>
        <w:adjustRightInd w:val="0"/>
        <w:ind w:right="2070"/>
        <w:rPr>
          <w:rFonts w:ascii="Times-Roman" w:eastAsiaTheme="minorHAnsi" w:hAnsi="Times-Roman" w:cs="Times-Roman"/>
          <w:color w:val="000000"/>
          <w14:ligatures w14:val="standardContextual"/>
        </w:rPr>
      </w:pPr>
      <w:r w:rsidRPr="00215DEE">
        <w:rPr>
          <w:rFonts w:ascii="Times-Roman" w:eastAsiaTheme="minorHAnsi" w:hAnsi="Times-Roman" w:cs="Times-Roman"/>
          <w:color w:val="000000"/>
          <w14:ligatures w14:val="standardContextual"/>
        </w:rPr>
        <w:t xml:space="preserve">So that God punish the hypocritical men and the hypocritical women, the idolatrous men and the idolatrous women, and [so] that God relent unto the believing men and the believing women: For God is All-Forgiving, Most Merciful” (The Parties, 33:73). </w:t>
      </w:r>
      <w:r>
        <w:rPr>
          <w:rFonts w:ascii="Times-Roman" w:eastAsiaTheme="minorHAnsi" w:hAnsi="Times-Roman" w:cs="Times-Roman"/>
          <w:color w:val="000000"/>
          <w14:ligatures w14:val="standardContextual"/>
        </w:rPr>
        <w:t xml:space="preserve"> </w:t>
      </w:r>
      <w:r>
        <w:rPr>
          <w:rFonts w:ascii="Times-Roman" w:eastAsiaTheme="minorHAnsi" w:hAnsi="Times-Roman" w:cs="Times-Roman"/>
          <w:b/>
          <w:bCs/>
          <w:color w:val="000000"/>
          <w:sz w:val="28"/>
          <w:szCs w:val="28"/>
          <w14:ligatures w14:val="standardContextual"/>
        </w:rPr>
        <w:t>Volume 1</w:t>
      </w:r>
    </w:p>
    <w:p w14:paraId="2E837C7D" w14:textId="0B0A6590" w:rsidR="00FD1A33" w:rsidRPr="00215DEE" w:rsidRDefault="00215DEE" w:rsidP="00E616ED">
      <w:pPr>
        <w:pStyle w:val="ListParagraph"/>
        <w:numPr>
          <w:ilvl w:val="0"/>
          <w:numId w:val="98"/>
        </w:numPr>
        <w:autoSpaceDE w:val="0"/>
        <w:autoSpaceDN w:val="0"/>
        <w:adjustRightInd w:val="0"/>
        <w:rPr>
          <w:rFonts w:ascii="Times-Roman" w:eastAsiaTheme="minorHAnsi" w:hAnsi="Times-Roman" w:cs="Times-Roman"/>
          <w:color w:val="000000"/>
          <w:sz w:val="28"/>
          <w:szCs w:val="28"/>
          <w14:ligatures w14:val="standardContextual"/>
        </w:rPr>
      </w:pPr>
      <w:r w:rsidRPr="00215DEE">
        <w:rPr>
          <w:rFonts w:ascii="Times-Roman" w:eastAsiaTheme="minorHAnsi" w:hAnsi="Times-Roman" w:cs="Times-Roman"/>
          <w:color w:val="000000"/>
          <w:sz w:val="28"/>
          <w:szCs w:val="28"/>
          <w14:ligatures w14:val="standardContextual"/>
        </w:rPr>
        <w:t>The first category of people break the Trust and turn their backs to it. The second category are the Believers who strive to keep it. Although they too rarely succeed in fulfilling that Trust as it deserves to be observed, but God—the All-Forgiving, Most Merciful—relents toward them and forgives them. It is also clear from this context that among the consequences of the Trust are eternal punishment for those who repudicate it and an everlasting reward for those who keep it</w:t>
      </w:r>
      <w:r>
        <w:rPr>
          <w:rFonts w:ascii="Times-Roman" w:eastAsiaTheme="minorHAnsi" w:hAnsi="Times-Roman" w:cs="Times-Roman"/>
          <w:color w:val="000000"/>
          <w:sz w:val="28"/>
          <w:szCs w:val="28"/>
          <w14:ligatures w14:val="standardContextual"/>
        </w:rPr>
        <w:t xml:space="preserve"> </w:t>
      </w:r>
      <w:r>
        <w:rPr>
          <w:rFonts w:ascii="Times-Roman" w:eastAsiaTheme="minorHAnsi" w:hAnsi="Times-Roman" w:cs="Times-Roman"/>
          <w:b/>
          <w:bCs/>
          <w:color w:val="000000"/>
          <w:sz w:val="28"/>
          <w:szCs w:val="28"/>
          <w14:ligatures w14:val="standardContextual"/>
        </w:rPr>
        <w:t xml:space="preserve">Volume 1 </w:t>
      </w:r>
    </w:p>
    <w:p w14:paraId="6321C90D" w14:textId="2CE83562" w:rsidR="00215DEE" w:rsidRPr="00215DEE" w:rsidRDefault="00215DEE" w:rsidP="00E616ED">
      <w:pPr>
        <w:pStyle w:val="ListParagraph"/>
        <w:numPr>
          <w:ilvl w:val="0"/>
          <w:numId w:val="98"/>
        </w:numPr>
        <w:autoSpaceDE w:val="0"/>
        <w:autoSpaceDN w:val="0"/>
        <w:adjustRightInd w:val="0"/>
        <w:rPr>
          <w:rFonts w:ascii="Times-Roman" w:eastAsiaTheme="minorHAnsi" w:hAnsi="Times-Roman" w:cs="Times-Roman"/>
          <w:color w:val="000000"/>
          <w:sz w:val="28"/>
          <w:szCs w:val="28"/>
          <w14:ligatures w14:val="standardContextual"/>
        </w:rPr>
      </w:pPr>
      <w:r w:rsidRPr="00215DEE">
        <w:rPr>
          <w:rFonts w:ascii="Times-Roman" w:eastAsiaTheme="minorHAnsi" w:hAnsi="Times-Roman" w:cs="Times-Roman"/>
          <w:color w:val="000000"/>
          <w:sz w:val="28"/>
          <w:szCs w:val="28"/>
          <w14:ligatures w14:val="standardContextual"/>
        </w:rPr>
        <w:t>The Supreme Trust (al-Amāna) requires of us as rational Souls endowed with the perfect configurations of our Primordial Spirits not only submission (islām) to God in worship and religious practice but also complete openness to the Truth in our Intellects and their sound Intellections. We must be true to God in worship, practice, Morality, and Ethics, but we must also be true to Him in our perception of the Reality that He has created within us and the world around us. Thus, to contemplate existence properly is a Moral and not just an epistemological and cognitive act. Thus, the Amāna He has taken from us requires that our hearts and minds yield readilty to the Truth wherever we find it.</w:t>
      </w:r>
      <w:r>
        <w:rPr>
          <w:rFonts w:ascii="Times-Roman" w:eastAsiaTheme="minorHAnsi" w:hAnsi="Times-Roman" w:cs="Times-Roman"/>
          <w:color w:val="000000"/>
          <w:sz w:val="28"/>
          <w:szCs w:val="28"/>
          <w14:ligatures w14:val="standardContextual"/>
        </w:rPr>
        <w:t xml:space="preserve"> </w:t>
      </w:r>
      <w:r>
        <w:rPr>
          <w:rFonts w:ascii="Times-Roman" w:eastAsiaTheme="minorHAnsi" w:hAnsi="Times-Roman" w:cs="Times-Roman"/>
          <w:b/>
          <w:bCs/>
          <w:color w:val="000000"/>
          <w:sz w:val="28"/>
          <w:szCs w:val="28"/>
          <w14:ligatures w14:val="standardContextual"/>
        </w:rPr>
        <w:t>Volume 1</w:t>
      </w:r>
    </w:p>
    <w:p w14:paraId="466E6827" w14:textId="15F39D1A" w:rsidR="00215DEE" w:rsidRPr="00215DEE" w:rsidRDefault="00215DEE" w:rsidP="00E616ED">
      <w:pPr>
        <w:pStyle w:val="ListParagraph"/>
        <w:numPr>
          <w:ilvl w:val="0"/>
          <w:numId w:val="98"/>
        </w:numPr>
        <w:autoSpaceDE w:val="0"/>
        <w:autoSpaceDN w:val="0"/>
        <w:adjustRightInd w:val="0"/>
        <w:rPr>
          <w:rFonts w:ascii="Times-Roman" w:eastAsiaTheme="minorHAnsi" w:hAnsi="Times-Roman" w:cs="Times-Roman"/>
          <w:color w:val="000000"/>
          <w:sz w:val="28"/>
          <w:szCs w:val="28"/>
          <w14:ligatures w14:val="standardContextual"/>
        </w:rPr>
      </w:pPr>
      <w:r w:rsidRPr="00215DEE">
        <w:rPr>
          <w:rFonts w:ascii="Times-Roman" w:eastAsiaTheme="minorHAnsi" w:hAnsi="Times-Roman" w:cs="Times-Roman"/>
          <w:color w:val="000000"/>
          <w:sz w:val="28"/>
          <w:szCs w:val="28"/>
          <w14:ligatures w14:val="standardContextual"/>
        </w:rPr>
        <w:t xml:space="preserve">Because Human Beings are totalities, they are—for us and themselves—completely indefinable and unpredictable. There is no particular course, station, or outcome with which any of us can be readily identified until we choose and set a specific path for ourselves and hold faithfully to it. Thus, in contrast to other created beings, each Human Being is a mystery, and our ultimate stations are unknown until they are revealed to us and all creation in the next world. Each of us must undergo a process by which we become what we are ultimately meant to be. The possibilities of any given animal are broadly defined by its species. The possibilities of the Human Being, however, are open-ended, and their vast potential only indicates the immensity of our Fiṭra and its baffling capacity to escape all definition. God’s Wisdom behind this is that Human Beings are able and must in fact carry the burden of the </w:t>
      </w:r>
      <w:r w:rsidRPr="00215DEE">
        <w:rPr>
          <w:rFonts w:ascii="Times-Roman" w:eastAsiaTheme="minorHAnsi" w:hAnsi="Times-Roman" w:cs="Times-Roman"/>
          <w:i/>
          <w:iCs/>
          <w:color w:val="000000"/>
          <w:sz w:val="28"/>
          <w:szCs w:val="28"/>
          <w14:ligatures w14:val="standardContextual"/>
        </w:rPr>
        <w:t>supreme Trust (al-Amāna)</w:t>
      </w:r>
      <w:r w:rsidRPr="00215DEE">
        <w:rPr>
          <w:rFonts w:ascii="Times-Roman" w:eastAsiaTheme="minorHAnsi" w:hAnsi="Times-Roman" w:cs="Times-Roman"/>
          <w:color w:val="000000"/>
          <w:sz w:val="28"/>
          <w:szCs w:val="28"/>
          <w14:ligatures w14:val="standardContextual"/>
        </w:rPr>
        <w:t xml:space="preserve"> of knowing and obeying God and being His Stewards on earth. To be qualified for the Trust, we must possess the realities, perfections, and strengths of both worlds—the earthly and physical, as well as the celestial and Angelic. Since our Spirits have in them the highest degrees of potential, nothing in the world of the Spirits—not even an Angel, a Jinn, a demon, or Satan himself—has the potential strength of Spirit that Human Beings inherently possess. And since our Souls also have in them the possibility of absolute abasement, there is nothing in the earthly world—not a beast, predator, plant, poison, or commonplace mineral—that has the potential for harm and destruction that Human Beings have.</w:t>
      </w:r>
      <w:r>
        <w:rPr>
          <w:rFonts w:ascii="Times-Roman" w:eastAsiaTheme="minorHAnsi" w:hAnsi="Times-Roman" w:cs="Times-Roman"/>
          <w:color w:val="000000"/>
          <w:sz w:val="28"/>
          <w:szCs w:val="28"/>
          <w14:ligatures w14:val="standardContextual"/>
        </w:rPr>
        <w:t xml:space="preserve"> </w:t>
      </w:r>
      <w:r>
        <w:rPr>
          <w:rFonts w:ascii="Times-Roman" w:eastAsiaTheme="minorHAnsi" w:hAnsi="Times-Roman" w:cs="Times-Roman"/>
          <w:b/>
          <w:bCs/>
          <w:color w:val="000000"/>
          <w:sz w:val="28"/>
          <w:szCs w:val="28"/>
          <w14:ligatures w14:val="standardContextual"/>
        </w:rPr>
        <w:t>Volume 6</w:t>
      </w:r>
    </w:p>
    <w:p w14:paraId="2B634DA0" w14:textId="47EA9E7A" w:rsidR="00215DEE" w:rsidRPr="00EE337E" w:rsidRDefault="00EE337E" w:rsidP="00E616ED">
      <w:pPr>
        <w:pStyle w:val="ListParagraph"/>
        <w:numPr>
          <w:ilvl w:val="0"/>
          <w:numId w:val="98"/>
        </w:numPr>
        <w:autoSpaceDE w:val="0"/>
        <w:autoSpaceDN w:val="0"/>
        <w:adjustRightInd w:val="0"/>
        <w:rPr>
          <w:rFonts w:ascii="Times-Roman" w:eastAsiaTheme="minorHAnsi" w:hAnsi="Times-Roman" w:cs="Times-Roman"/>
          <w:color w:val="000000"/>
          <w:sz w:val="28"/>
          <w:szCs w:val="28"/>
          <w14:ligatures w14:val="standardContextual"/>
        </w:rPr>
      </w:pPr>
      <w:r w:rsidRPr="00EE337E">
        <w:rPr>
          <w:rFonts w:ascii="Times-Roman" w:eastAsiaTheme="minorHAnsi" w:hAnsi="Times-Roman" w:cs="Times-Roman"/>
          <w:color w:val="000000"/>
          <w:sz w:val="28"/>
          <w:szCs w:val="28"/>
          <w14:ligatures w14:val="standardContextual"/>
        </w:rPr>
        <w:t>The various Fires of Hell are like exclamation marks placed emphatically at the end of any valid sentence about the supreme Trust (al-Amāna) and Stewardship (al-Khilāfa) with which human beings have been charged in this life.</w:t>
      </w:r>
      <w:r>
        <w:rPr>
          <w:rFonts w:ascii="Times-Roman" w:eastAsiaTheme="minorHAnsi" w:hAnsi="Times-Roman" w:cs="Times-Roman"/>
          <w:color w:val="000000"/>
          <w:sz w:val="28"/>
          <w:szCs w:val="28"/>
          <w14:ligatures w14:val="standardContextual"/>
        </w:rPr>
        <w:t xml:space="preserve"> </w:t>
      </w:r>
      <w:r>
        <w:rPr>
          <w:rFonts w:ascii="Times-Roman" w:eastAsiaTheme="minorHAnsi" w:hAnsi="Times-Roman" w:cs="Times-Roman"/>
          <w:b/>
          <w:bCs/>
          <w:color w:val="000000"/>
          <w:sz w:val="28"/>
          <w:szCs w:val="28"/>
          <w14:ligatures w14:val="standardContextual"/>
        </w:rPr>
        <w:t xml:space="preserve">Volume 6 </w:t>
      </w:r>
    </w:p>
    <w:p w14:paraId="23B4E54B" w14:textId="1897DC43" w:rsidR="00EE337E" w:rsidRPr="00EE337E" w:rsidRDefault="00EE337E" w:rsidP="00E616ED">
      <w:pPr>
        <w:pStyle w:val="ListParagraph"/>
        <w:numPr>
          <w:ilvl w:val="0"/>
          <w:numId w:val="98"/>
        </w:numPr>
        <w:autoSpaceDE w:val="0"/>
        <w:autoSpaceDN w:val="0"/>
        <w:adjustRightInd w:val="0"/>
        <w:rPr>
          <w:rFonts w:ascii="Times-Roman" w:eastAsiaTheme="minorHAnsi" w:hAnsi="Times-Roman" w:cs="Times-Roman"/>
          <w:color w:val="000000"/>
          <w:sz w:val="28"/>
          <w:szCs w:val="28"/>
          <w14:ligatures w14:val="standardContextual"/>
        </w:rPr>
      </w:pPr>
      <w:r w:rsidRPr="00EE337E">
        <w:rPr>
          <w:rFonts w:ascii="Times-Roman" w:eastAsiaTheme="minorHAnsi" w:hAnsi="Times-Roman" w:cs="Times-Roman"/>
          <w:color w:val="000000"/>
          <w:sz w:val="28"/>
          <w:szCs w:val="28"/>
          <w14:ligatures w14:val="standardContextual"/>
        </w:rPr>
        <w:t>Indeed, Adam and his children are totalities—as mentioned above—because they were created by God’s two Hands: All the realities in the created world were brought together within Adam and his children in all the outward and inward configurations of the Human Soul and its Primordial Nature. This Divine Mercy and Wisdom made it so that the Human Being could truly know God, worship Him, and love Him—and prove worthy of the Sacred Trust (al-Amāna) in being God’s Steward (Khalīfa; Vicegerent; Caliph) on earth. Thus, Adam and his children were created as an independent world. Everything else is part of that world to which Adam and his children belong, but it is Adam’s creation and his presence in that world—as well as the creation and presence of his children—that make it complete.</w:t>
      </w:r>
      <w:r>
        <w:rPr>
          <w:rFonts w:ascii="Times-Roman" w:eastAsiaTheme="minorHAnsi" w:hAnsi="Times-Roman" w:cs="Times-Roman"/>
          <w:color w:val="000000"/>
          <w:sz w:val="28"/>
          <w:szCs w:val="28"/>
          <w14:ligatures w14:val="standardContextual"/>
        </w:rPr>
        <w:t xml:space="preserve"> </w:t>
      </w:r>
      <w:r>
        <w:rPr>
          <w:rFonts w:ascii="Times-Roman" w:eastAsiaTheme="minorHAnsi" w:hAnsi="Times-Roman" w:cs="Times-Roman"/>
          <w:b/>
          <w:bCs/>
          <w:color w:val="000000"/>
          <w:sz w:val="28"/>
          <w:szCs w:val="28"/>
          <w14:ligatures w14:val="standardContextual"/>
        </w:rPr>
        <w:t xml:space="preserve">Volume 6 </w:t>
      </w:r>
    </w:p>
    <w:p w14:paraId="671E1AD0" w14:textId="7C0E2410" w:rsidR="00EE337E" w:rsidRPr="00EE337E" w:rsidRDefault="00EE337E" w:rsidP="00E616ED">
      <w:pPr>
        <w:pStyle w:val="ListParagraph"/>
        <w:numPr>
          <w:ilvl w:val="0"/>
          <w:numId w:val="98"/>
        </w:numPr>
        <w:autoSpaceDE w:val="0"/>
        <w:autoSpaceDN w:val="0"/>
        <w:adjustRightInd w:val="0"/>
        <w:rPr>
          <w:rFonts w:ascii="Times-Roman" w:eastAsiaTheme="minorHAnsi" w:hAnsi="Times-Roman" w:cs="Times-Roman"/>
          <w:color w:val="000000"/>
          <w:sz w:val="28"/>
          <w:szCs w:val="28"/>
          <w14:ligatures w14:val="standardContextual"/>
        </w:rPr>
      </w:pPr>
      <w:r w:rsidRPr="00EE337E">
        <w:rPr>
          <w:rFonts w:ascii="Times-Roman" w:eastAsiaTheme="minorHAnsi" w:hAnsi="Times-Roman" w:cs="Times-Roman"/>
          <w:color w:val="000000"/>
          <w:sz w:val="28"/>
          <w:szCs w:val="28"/>
          <w14:ligatures w14:val="standardContextual"/>
        </w:rPr>
        <w:t>Rejection of any particular given truth--once it has been established--is a violation of the supreme primordial Trust (al-Amāna), which all humanity was created to bear. Absolute denial truth in general, however, which is typical of many strains of contemporary thought, is a violation of our very humanity itself. In his ground-breaking study of comparative religions and philosophies, al-Shahrastanī states that--in the hierarchy of human beings from the highest to the lowest--the believer of enlightened intellect ranks at the top, while the lowest of the low are those who deny the reality of all sense perception (al-maḥṣūṣ) and intellectual cognition (al-ma‘qūl). That is, they outrightly repudiate truth in all of its forms.</w:t>
      </w:r>
      <w:r>
        <w:rPr>
          <w:rFonts w:ascii="Times-Roman" w:eastAsiaTheme="minorHAnsi" w:hAnsi="Times-Roman" w:cs="Times-Roman"/>
          <w:color w:val="000000"/>
          <w:sz w:val="28"/>
          <w:szCs w:val="28"/>
          <w14:ligatures w14:val="standardContextual"/>
        </w:rPr>
        <w:t xml:space="preserve"> </w:t>
      </w:r>
      <w:r>
        <w:rPr>
          <w:rFonts w:ascii="Times-Roman" w:eastAsiaTheme="minorHAnsi" w:hAnsi="Times-Roman" w:cs="Times-Roman"/>
          <w:b/>
          <w:bCs/>
          <w:color w:val="000000"/>
          <w:sz w:val="28"/>
          <w:szCs w:val="28"/>
          <w14:ligatures w14:val="standardContextual"/>
        </w:rPr>
        <w:t>Volume 6</w:t>
      </w:r>
    </w:p>
    <w:p w14:paraId="6E382906" w14:textId="297D7720" w:rsidR="00EE337E" w:rsidRPr="00EB308A" w:rsidRDefault="00EB308A" w:rsidP="00E616ED">
      <w:pPr>
        <w:pStyle w:val="ListParagraph"/>
        <w:numPr>
          <w:ilvl w:val="0"/>
          <w:numId w:val="98"/>
        </w:numPr>
        <w:autoSpaceDE w:val="0"/>
        <w:autoSpaceDN w:val="0"/>
        <w:adjustRightInd w:val="0"/>
        <w:rPr>
          <w:rFonts w:ascii="Times-Roman" w:eastAsiaTheme="minorHAnsi" w:hAnsi="Times-Roman" w:cs="Times-Roman"/>
          <w:color w:val="000000"/>
          <w:sz w:val="28"/>
          <w:szCs w:val="28"/>
          <w14:ligatures w14:val="standardContextual"/>
        </w:rPr>
      </w:pPr>
      <w:r w:rsidRPr="00EB308A">
        <w:rPr>
          <w:rFonts w:ascii="Times-Roman" w:eastAsiaTheme="minorHAnsi" w:hAnsi="Times-Roman" w:cs="Times-Roman"/>
          <w:color w:val="000000"/>
          <w:sz w:val="28"/>
          <w:szCs w:val="28"/>
          <w14:ligatures w14:val="standardContextual"/>
        </w:rPr>
        <w:t>Because the terrifying ordeal of eternal punishment in the Hell-Fire is just and justified, the believer must reflect upon what the existence of the Fire has to say about our life in this world and how utterly serious and important this life is. What is it about our creation and this life that we were created to live that rightfully kindles the eternal wrath of God in the way that it does when we violate its purpose? The tribulation of the Fire means that this world was created for a great and indisputable purpose. As the exemplary believers declare in the Qur’ān: “Our Lord! You did not create this [world] in vain. Glory be to You! So, shield us from the punishment of the Fire” (The House of ‘Imrān, 3:191; 2:201; 3:16; 40:7). The various Fires of Hell are like exclamation marks placed emphatically at the end of any valid sentence about the supreme Trust (al-Amāna) and stewardship (al-Khilāfa) with which human beings have been charged in this life. In light of this knowledge, we see short-sightedness of the human being in accepting the supreme trust and the wisdom of the heavens, the earth, and the mountains when they refused it: “Truly, We offered the [supreme] Trust (al-Amana) to the heavens, the earth, and the mountains, but they refused to bear it and were fearful of it. Yet the human being bore it. Truly, he has proven himself to be an ignorant wrongdoer” (The Parties, 33:72).</w:t>
      </w:r>
      <w:r>
        <w:rPr>
          <w:rFonts w:ascii="Times-Roman" w:eastAsiaTheme="minorHAnsi" w:hAnsi="Times-Roman" w:cs="Times-Roman"/>
          <w:color w:val="000000"/>
          <w:sz w:val="28"/>
          <w:szCs w:val="28"/>
          <w14:ligatures w14:val="standardContextual"/>
        </w:rPr>
        <w:t xml:space="preserve"> </w:t>
      </w:r>
      <w:r>
        <w:rPr>
          <w:rFonts w:ascii="Times-Roman" w:eastAsiaTheme="minorHAnsi" w:hAnsi="Times-Roman" w:cs="Times-Roman"/>
          <w:b/>
          <w:bCs/>
          <w:color w:val="000000"/>
          <w:sz w:val="28"/>
          <w:szCs w:val="28"/>
          <w14:ligatures w14:val="standardContextual"/>
        </w:rPr>
        <w:t xml:space="preserve">Volume 18 </w:t>
      </w:r>
    </w:p>
    <w:p w14:paraId="0D271FB5" w14:textId="1EA3E355" w:rsidR="00EB308A" w:rsidRPr="00EB308A" w:rsidRDefault="00EB308A" w:rsidP="00E616ED">
      <w:pPr>
        <w:pStyle w:val="ListParagraph"/>
        <w:numPr>
          <w:ilvl w:val="0"/>
          <w:numId w:val="98"/>
        </w:numPr>
        <w:autoSpaceDE w:val="0"/>
        <w:autoSpaceDN w:val="0"/>
        <w:adjustRightInd w:val="0"/>
        <w:rPr>
          <w:rFonts w:ascii="Times-Roman" w:eastAsiaTheme="minorHAnsi" w:hAnsi="Times-Roman" w:cs="Times-Roman"/>
          <w:color w:val="000000"/>
          <w:sz w:val="28"/>
          <w:szCs w:val="28"/>
          <w14:ligatures w14:val="standardContextual"/>
        </w:rPr>
      </w:pPr>
      <w:r w:rsidRPr="00EB308A">
        <w:rPr>
          <w:rFonts w:ascii="Times-Roman" w:eastAsiaTheme="minorHAnsi" w:hAnsi="Times-Roman" w:cs="Times-Roman"/>
          <w:color w:val="000000"/>
          <w:sz w:val="28"/>
          <w:szCs w:val="28"/>
          <w14:ligatures w14:val="standardContextual"/>
        </w:rPr>
        <w:t xml:space="preserve">In sharp contrast to the approach of much thought in today’s West, the Corrective Tradition held that the intellect, when making its judgments about the world, must assert its power to know the reality it represents in its judgments. This power of the intellect to apprehend being affirms the notion that every entity that exists and the entire network of their shared existence are intelligible. Thus, being itself is capable of moving the intellect to represent it accurately in the mind’s eye. But this capacity to move the intellect is also dynamic and corresponds to each being’s degree of intelligibility. Thus, intelligibility parallels existence, and degrees of existence determine the degree of intelligibility of those things. In principle, then, nothing that exists can be unintelligible. The truth of a thing is its degree of existence. The closer to God a thing becomes, the more real it also becomes. Logical truth is the intellect’s prior agreement or conformity with the thing that it is capable of representing within itself. But this does not exhaust its intelligibility within the ontological framework. As noted before, our adherence to the logical, psychological, and ontological principles of objective truth is part of </w:t>
      </w:r>
      <w:r w:rsidRPr="00EB308A">
        <w:rPr>
          <w:rFonts w:ascii="Times-Roman" w:eastAsiaTheme="minorHAnsi" w:hAnsi="Times-Roman" w:cs="Times-Roman"/>
          <w:i/>
          <w:iCs/>
          <w:color w:val="000000"/>
          <w:sz w:val="28"/>
          <w:szCs w:val="28"/>
          <w14:ligatures w14:val="standardContextual"/>
        </w:rPr>
        <w:t>our Supreme Trust (Amāna</w:t>
      </w:r>
      <w:r w:rsidRPr="00EB308A">
        <w:rPr>
          <w:rFonts w:ascii="Times-Roman" w:eastAsiaTheme="minorHAnsi" w:hAnsi="Times-Roman" w:cs="Times-Roman"/>
          <w:color w:val="000000"/>
          <w:sz w:val="28"/>
          <w:szCs w:val="28"/>
          <w14:ligatures w14:val="standardContextual"/>
        </w:rPr>
        <w:t>) with God to strive to see the world as He sees it and know it as He created it.</w:t>
      </w:r>
      <w:r>
        <w:rPr>
          <w:rFonts w:ascii="Times-Roman" w:eastAsiaTheme="minorHAnsi" w:hAnsi="Times-Roman" w:cs="Times-Roman"/>
          <w:color w:val="000000"/>
          <w:sz w:val="28"/>
          <w:szCs w:val="28"/>
          <w14:ligatures w14:val="standardContextual"/>
        </w:rPr>
        <w:t xml:space="preserve"> </w:t>
      </w:r>
      <w:r>
        <w:rPr>
          <w:rFonts w:ascii="Times-Roman" w:eastAsiaTheme="minorHAnsi" w:hAnsi="Times-Roman" w:cs="Times-Roman"/>
          <w:b/>
          <w:bCs/>
          <w:color w:val="000000"/>
          <w:sz w:val="28"/>
          <w:szCs w:val="28"/>
          <w14:ligatures w14:val="standardContextual"/>
        </w:rPr>
        <w:t xml:space="preserve">Volume 6 </w:t>
      </w:r>
    </w:p>
    <w:p w14:paraId="054B82FB" w14:textId="77777777" w:rsidR="00FD1A33" w:rsidRPr="005012FB" w:rsidRDefault="00FD1A33" w:rsidP="00FD1A33">
      <w:pPr>
        <w:rPr>
          <w:rFonts w:asciiTheme="majorBidi" w:eastAsiaTheme="minorHAnsi" w:hAnsiTheme="majorBidi" w:cstheme="majorBidi"/>
        </w:rPr>
      </w:pPr>
      <w:r w:rsidRPr="005012FB">
        <w:rPr>
          <w:rFonts w:asciiTheme="majorBidi" w:eastAsiaTheme="minorHAnsi" w:hAnsiTheme="majorBidi" w:cstheme="majorBidi"/>
        </w:rPr>
        <w:tab/>
      </w:r>
      <w:r w:rsidRPr="005012FB">
        <w:rPr>
          <w:rFonts w:asciiTheme="majorBidi" w:eastAsiaTheme="minorHAnsi" w:hAnsiTheme="majorBidi" w:cstheme="majorBidi"/>
        </w:rPr>
        <w:tab/>
      </w:r>
      <w:bookmarkStart w:id="228" w:name="_Toc188509450"/>
    </w:p>
    <w:p w14:paraId="3CEC9A2C" w14:textId="77777777" w:rsidR="00FD1A33" w:rsidRPr="00AB0CFA" w:rsidRDefault="00FD1A33" w:rsidP="00E616ED">
      <w:pPr>
        <w:pStyle w:val="Heading4"/>
        <w:numPr>
          <w:ilvl w:val="0"/>
          <w:numId w:val="7"/>
        </w:numPr>
        <w:rPr>
          <w:rFonts w:asciiTheme="majorBidi" w:hAnsiTheme="majorBidi"/>
          <w:b/>
          <w:bCs/>
          <w:color w:val="C00000"/>
          <w:sz w:val="28"/>
          <w:szCs w:val="28"/>
        </w:rPr>
      </w:pPr>
      <w:r>
        <w:rPr>
          <w:rFonts w:asciiTheme="majorBidi" w:hAnsiTheme="majorBidi"/>
          <w:b/>
          <w:bCs/>
          <w:color w:val="C00000"/>
          <w:sz w:val="28"/>
          <w:szCs w:val="28"/>
        </w:rPr>
        <w:t xml:space="preserve"> </w:t>
      </w:r>
      <w:r w:rsidRPr="00AB0CFA">
        <w:rPr>
          <w:rFonts w:asciiTheme="majorBidi" w:hAnsiTheme="majorBidi"/>
          <w:b/>
          <w:bCs/>
          <w:color w:val="C00000"/>
          <w:sz w:val="28"/>
          <w:szCs w:val="28"/>
        </w:rPr>
        <w:t>Taklīf: Moral Agency in Islam</w:t>
      </w:r>
      <w:bookmarkEnd w:id="228"/>
    </w:p>
    <w:p w14:paraId="092E6807" w14:textId="77777777" w:rsidR="007D1875" w:rsidRPr="00512709" w:rsidRDefault="007D1875" w:rsidP="00E616ED">
      <w:pPr>
        <w:pStyle w:val="FootnoteText"/>
        <w:numPr>
          <w:ilvl w:val="0"/>
          <w:numId w:val="100"/>
        </w:numPr>
        <w:rPr>
          <w:rFonts w:ascii="Times New Roman" w:hAnsi="Times New Roman" w:cs="Times New Roman"/>
          <w:sz w:val="20"/>
          <w:szCs w:val="20"/>
        </w:rPr>
      </w:pPr>
      <w:r w:rsidRPr="00512709">
        <w:rPr>
          <w:rStyle w:val="FootnoteReference"/>
          <w:rFonts w:ascii="Times New Roman" w:hAnsi="Times New Roman" w:cs="Times New Roman"/>
          <w:sz w:val="20"/>
          <w:szCs w:val="20"/>
        </w:rPr>
        <w:footnoteRef/>
      </w:r>
      <w:r w:rsidRPr="00512709">
        <w:rPr>
          <w:rFonts w:ascii="Times New Roman" w:hAnsi="Times New Roman" w:cs="Times New Roman"/>
          <w:sz w:val="20"/>
          <w:szCs w:val="20"/>
        </w:rPr>
        <w:t xml:space="preserve"> We will discuss the Islamic concept of </w:t>
      </w:r>
      <w:r w:rsidRPr="00512709">
        <w:rPr>
          <w:rFonts w:ascii="Times New Roman" w:hAnsi="Times New Roman" w:cs="Times New Roman"/>
          <w:b/>
          <w:bCs/>
          <w:sz w:val="20"/>
          <w:szCs w:val="20"/>
        </w:rPr>
        <w:t>moral agency (</w:t>
      </w:r>
      <w:r w:rsidRPr="00512709">
        <w:rPr>
          <w:rFonts w:ascii="Times New Roman" w:hAnsi="Times New Roman" w:cs="Times New Roman"/>
          <w:b/>
          <w:bCs/>
          <w:i/>
          <w:iCs/>
          <w:sz w:val="20"/>
          <w:szCs w:val="20"/>
        </w:rPr>
        <w:t>al-taklīf</w:t>
      </w:r>
      <w:r w:rsidRPr="00512709">
        <w:rPr>
          <w:rFonts w:ascii="Times New Roman" w:hAnsi="Times New Roman" w:cs="Times New Roman"/>
          <w:b/>
          <w:bCs/>
          <w:sz w:val="20"/>
          <w:szCs w:val="20"/>
        </w:rPr>
        <w:t xml:space="preserve">) </w:t>
      </w:r>
      <w:r w:rsidRPr="00512709">
        <w:rPr>
          <w:rFonts w:ascii="Times New Roman" w:hAnsi="Times New Roman" w:cs="Times New Roman"/>
          <w:sz w:val="20"/>
          <w:szCs w:val="20"/>
        </w:rPr>
        <w:t>in greater detail below. As a general rule, valid moral agency requires maturity, sound intellect, knowledge, and freedom from coercion.</w:t>
      </w:r>
    </w:p>
    <w:p w14:paraId="545988FE" w14:textId="77777777" w:rsidR="007D1875" w:rsidRPr="007D1875" w:rsidRDefault="007D1875" w:rsidP="00E616ED">
      <w:pPr>
        <w:pStyle w:val="ListParagraph"/>
        <w:numPr>
          <w:ilvl w:val="0"/>
          <w:numId w:val="100"/>
        </w:numPr>
        <w:rPr>
          <w:rFonts w:eastAsia="MS PGothic"/>
          <w:color w:val="000000" w:themeColor="text1"/>
          <w:kern w:val="24"/>
          <w:sz w:val="20"/>
          <w:szCs w:val="20"/>
          <w:lang w:eastAsia="ja-JP"/>
        </w:rPr>
      </w:pPr>
      <w:r w:rsidRPr="00512709">
        <w:rPr>
          <w:rStyle w:val="FootnoteReference"/>
          <w:rFonts w:eastAsiaTheme="majorEastAsia"/>
          <w:sz w:val="20"/>
          <w:szCs w:val="20"/>
        </w:rPr>
        <w:footnoteRef/>
      </w:r>
      <w:r w:rsidRPr="007D1875">
        <w:rPr>
          <w:sz w:val="20"/>
          <w:szCs w:val="20"/>
        </w:rPr>
        <w:t xml:space="preserve"> </w:t>
      </w:r>
      <w:r w:rsidRPr="007D1875">
        <w:rPr>
          <w:b/>
          <w:bCs/>
          <w:i/>
          <w:iCs/>
          <w:sz w:val="20"/>
          <w:szCs w:val="20"/>
        </w:rPr>
        <w:t>Al-T</w:t>
      </w:r>
      <w:r w:rsidRPr="007D1875">
        <w:rPr>
          <w:rFonts w:eastAsiaTheme="majorEastAsia"/>
          <w:b/>
          <w:bCs/>
          <w:i/>
          <w:iCs/>
          <w:sz w:val="20"/>
          <w:szCs w:val="20"/>
        </w:rPr>
        <w:t xml:space="preserve">aklīf </w:t>
      </w:r>
      <w:r w:rsidRPr="007D1875">
        <w:rPr>
          <w:rFonts w:eastAsiaTheme="majorEastAsia"/>
          <w:sz w:val="20"/>
          <w:szCs w:val="20"/>
        </w:rPr>
        <w:t xml:space="preserve">is an Arabic verbal noun that does not occur in the </w:t>
      </w:r>
      <w:r w:rsidRPr="007D1875">
        <w:rPr>
          <w:sz w:val="20"/>
          <w:szCs w:val="20"/>
        </w:rPr>
        <w:t xml:space="preserve">Qur’ānic text itself, although its verbal root </w:t>
      </w:r>
      <w:r w:rsidRPr="007D1875">
        <w:rPr>
          <w:i/>
          <w:iCs/>
          <w:sz w:val="20"/>
          <w:szCs w:val="20"/>
        </w:rPr>
        <w:t>K-L-F</w:t>
      </w:r>
      <w:r w:rsidRPr="007D1875">
        <w:rPr>
          <w:sz w:val="20"/>
          <w:szCs w:val="20"/>
        </w:rPr>
        <w:t xml:space="preserve"> is frequently attested in several Qur’ānic verses (see, Qur’ān, 2:233, 286; 4:84; 6:152; 7:42; 23:62; 65:7). Literally in Arabic, </w:t>
      </w:r>
      <w:r w:rsidRPr="007D1875">
        <w:rPr>
          <w:rFonts w:eastAsiaTheme="majorEastAsia"/>
          <w:i/>
          <w:iCs/>
          <w:sz w:val="20"/>
          <w:szCs w:val="20"/>
        </w:rPr>
        <w:t>taklīf</w:t>
      </w:r>
      <w:r w:rsidRPr="007D1875">
        <w:rPr>
          <w:rFonts w:eastAsiaTheme="majorEastAsia"/>
          <w:sz w:val="20"/>
          <w:szCs w:val="20"/>
        </w:rPr>
        <w:t xml:space="preserve"> means “the imposition of encumbrance, difficulty, and hardship (</w:t>
      </w:r>
      <w:r w:rsidRPr="007D1875">
        <w:rPr>
          <w:rFonts w:eastAsiaTheme="majorEastAsia"/>
          <w:i/>
          <w:iCs/>
          <w:sz w:val="20"/>
          <w:szCs w:val="20"/>
        </w:rPr>
        <w:t>kulfa</w:t>
      </w:r>
      <w:r w:rsidRPr="007D1875">
        <w:rPr>
          <w:rFonts w:eastAsiaTheme="majorEastAsia"/>
          <w:sz w:val="20"/>
          <w:szCs w:val="20"/>
        </w:rPr>
        <w:t xml:space="preserve">).” Ironically, the linguistic root </w:t>
      </w:r>
      <w:r w:rsidRPr="007D1875">
        <w:rPr>
          <w:rFonts w:eastAsiaTheme="majorEastAsia"/>
          <w:i/>
          <w:iCs/>
          <w:sz w:val="20"/>
          <w:szCs w:val="20"/>
        </w:rPr>
        <w:t>K-L-F</w:t>
      </w:r>
      <w:r w:rsidRPr="007D1875">
        <w:rPr>
          <w:rFonts w:eastAsiaTheme="majorEastAsia"/>
          <w:sz w:val="20"/>
          <w:szCs w:val="20"/>
        </w:rPr>
        <w:t xml:space="preserve">, from which </w:t>
      </w:r>
      <w:r w:rsidRPr="007D1875">
        <w:rPr>
          <w:rFonts w:eastAsiaTheme="majorEastAsia"/>
          <w:i/>
          <w:iCs/>
          <w:sz w:val="20"/>
          <w:szCs w:val="20"/>
        </w:rPr>
        <w:t>kulfa</w:t>
      </w:r>
      <w:r w:rsidRPr="007D1875">
        <w:rPr>
          <w:rFonts w:eastAsiaTheme="majorEastAsia"/>
          <w:sz w:val="20"/>
          <w:szCs w:val="20"/>
        </w:rPr>
        <w:t>,</w:t>
      </w:r>
      <w:r w:rsidRPr="007D1875">
        <w:rPr>
          <w:rFonts w:eastAsiaTheme="majorEastAsia"/>
          <w:i/>
          <w:iCs/>
          <w:sz w:val="20"/>
          <w:szCs w:val="20"/>
        </w:rPr>
        <w:t xml:space="preserve"> taklīf</w:t>
      </w:r>
      <w:r w:rsidRPr="007D1875">
        <w:rPr>
          <w:rFonts w:eastAsiaTheme="majorEastAsia"/>
          <w:sz w:val="20"/>
          <w:szCs w:val="20"/>
        </w:rPr>
        <w:t xml:space="preserve">, and </w:t>
      </w:r>
      <w:r w:rsidRPr="007D1875">
        <w:rPr>
          <w:rFonts w:eastAsiaTheme="majorEastAsia"/>
          <w:i/>
          <w:iCs/>
          <w:sz w:val="20"/>
          <w:szCs w:val="20"/>
        </w:rPr>
        <w:t>mukallaf</w:t>
      </w:r>
      <w:r w:rsidRPr="007D1875">
        <w:rPr>
          <w:rFonts w:eastAsiaTheme="majorEastAsia"/>
          <w:sz w:val="20"/>
          <w:szCs w:val="20"/>
        </w:rPr>
        <w:t xml:space="preserve"> come also conveys the sense of devotion and emotional attachment. For example, the expression “</w:t>
      </w:r>
      <w:r w:rsidRPr="007D1875">
        <w:rPr>
          <w:rFonts w:eastAsiaTheme="majorEastAsia"/>
          <w:i/>
          <w:iCs/>
          <w:sz w:val="20"/>
          <w:szCs w:val="20"/>
        </w:rPr>
        <w:t>kalifa al-shay’</w:t>
      </w:r>
      <w:r w:rsidRPr="007D1875">
        <w:rPr>
          <w:rFonts w:eastAsiaTheme="majorEastAsia"/>
          <w:sz w:val="20"/>
          <w:szCs w:val="20"/>
        </w:rPr>
        <w:t xml:space="preserve">” means to “love a thing and be passionately attached to it.” This implies that the </w:t>
      </w:r>
      <w:r w:rsidRPr="007D1875">
        <w:rPr>
          <w:rFonts w:eastAsiaTheme="majorEastAsia"/>
          <w:i/>
          <w:iCs/>
          <w:sz w:val="20"/>
          <w:szCs w:val="20"/>
        </w:rPr>
        <w:t>kulfa</w:t>
      </w:r>
      <w:r w:rsidRPr="007D1875">
        <w:rPr>
          <w:rFonts w:eastAsiaTheme="majorEastAsia"/>
          <w:sz w:val="20"/>
          <w:szCs w:val="20"/>
        </w:rPr>
        <w:t xml:space="preserve"> (difficulty and hardship) that comes with</w:t>
      </w:r>
      <w:r w:rsidRPr="007D1875">
        <w:rPr>
          <w:rFonts w:eastAsiaTheme="majorEastAsia"/>
          <w:i/>
          <w:iCs/>
          <w:sz w:val="20"/>
          <w:szCs w:val="20"/>
        </w:rPr>
        <w:t xml:space="preserve"> taklīf</w:t>
      </w:r>
      <w:r w:rsidRPr="007D1875">
        <w:rPr>
          <w:rFonts w:eastAsiaTheme="majorEastAsia"/>
          <w:sz w:val="20"/>
          <w:szCs w:val="20"/>
        </w:rPr>
        <w:t>—as arduous and exacting as at times it may be—is something natural for us. We were created for Moral Agency. Knowledge of such accountability and acceptance of it is imbeded in our Primordial Natur (</w:t>
      </w:r>
      <w:r w:rsidRPr="007D1875">
        <w:rPr>
          <w:rFonts w:eastAsiaTheme="majorEastAsia"/>
          <w:i/>
          <w:iCs/>
          <w:sz w:val="20"/>
          <w:szCs w:val="20"/>
        </w:rPr>
        <w:t>al-Fi</w:t>
      </w:r>
      <w:r w:rsidRPr="007D1875">
        <w:rPr>
          <w:i/>
          <w:iCs/>
          <w:sz w:val="20"/>
          <w:szCs w:val="20"/>
        </w:rPr>
        <w:t>ṭra</w:t>
      </w:r>
      <w:r w:rsidRPr="007D1875">
        <w:rPr>
          <w:rFonts w:eastAsiaTheme="majorEastAsia"/>
          <w:sz w:val="20"/>
          <w:szCs w:val="20"/>
        </w:rPr>
        <w:t>), as noted above. Thus, we are instinctively impelled to fulfill the dictates of sound Morality and Ethics, and doing so gives us great happiness, both in this world and the next. In fact, Moral Agency constitutes an onus that may cease to be burdensome and to which we may become passionately attached—just as a person who loves someone may not be burdened by the demands that their love has over them. Nevertheless, Creedal, Ethical, and Moral accountability and responsibility are never easy matters. Courage, strength, and sacrifice are often required to live Moral and Ethical lives that fulfill God’s Trust (</w:t>
      </w:r>
      <w:r w:rsidRPr="007D1875">
        <w:rPr>
          <w:rFonts w:eastAsiaTheme="majorEastAsia"/>
          <w:i/>
          <w:iCs/>
          <w:sz w:val="20"/>
          <w:szCs w:val="20"/>
        </w:rPr>
        <w:t>al-Am</w:t>
      </w:r>
      <w:r w:rsidRPr="007D1875">
        <w:rPr>
          <w:i/>
          <w:iCs/>
          <w:sz w:val="20"/>
          <w:szCs w:val="20"/>
        </w:rPr>
        <w:t>ā</w:t>
      </w:r>
      <w:r w:rsidRPr="007D1875">
        <w:rPr>
          <w:rFonts w:eastAsiaTheme="majorEastAsia"/>
          <w:i/>
          <w:iCs/>
          <w:sz w:val="20"/>
          <w:szCs w:val="20"/>
        </w:rPr>
        <w:t>na</w:t>
      </w:r>
      <w:r w:rsidRPr="007D1875">
        <w:rPr>
          <w:rFonts w:eastAsiaTheme="majorEastAsia"/>
          <w:sz w:val="20"/>
          <w:szCs w:val="20"/>
        </w:rPr>
        <w:t>), meet the requirements of His sacred Prophetic Code (</w:t>
      </w:r>
      <w:r w:rsidRPr="007D1875">
        <w:rPr>
          <w:rFonts w:eastAsiaTheme="majorEastAsia"/>
          <w:i/>
          <w:iCs/>
          <w:sz w:val="20"/>
          <w:szCs w:val="20"/>
        </w:rPr>
        <w:t>al-</w:t>
      </w:r>
      <w:r w:rsidRPr="007D1875">
        <w:rPr>
          <w:i/>
          <w:iCs/>
          <w:sz w:val="20"/>
          <w:szCs w:val="20"/>
        </w:rPr>
        <w:t>Sharī‘a</w:t>
      </w:r>
      <w:r w:rsidRPr="007D1875">
        <w:rPr>
          <w:rFonts w:eastAsiaTheme="majorEastAsia"/>
          <w:sz w:val="20"/>
          <w:szCs w:val="20"/>
        </w:rPr>
        <w:t xml:space="preserve">), win His pleasure, and lead to Salvation and eternal felicity in this and the next worlds. </w:t>
      </w:r>
      <w:r w:rsidRPr="007D1875">
        <w:rPr>
          <w:rFonts w:eastAsiaTheme="majorEastAsia"/>
          <w:sz w:val="20"/>
          <w:szCs w:val="20"/>
          <w:u w:val="single"/>
        </w:rPr>
        <w:t xml:space="preserve">This world is the abode of </w:t>
      </w:r>
      <w:r w:rsidRPr="007D1875">
        <w:rPr>
          <w:rFonts w:eastAsiaTheme="majorEastAsia"/>
          <w:i/>
          <w:iCs/>
          <w:sz w:val="20"/>
          <w:szCs w:val="20"/>
          <w:u w:val="single"/>
        </w:rPr>
        <w:t>Taklīf</w:t>
      </w:r>
      <w:r w:rsidRPr="007D1875">
        <w:rPr>
          <w:rFonts w:eastAsiaTheme="majorEastAsia"/>
          <w:sz w:val="20"/>
          <w:szCs w:val="20"/>
          <w:u w:val="single"/>
        </w:rPr>
        <w:t>,</w:t>
      </w:r>
      <w:r w:rsidRPr="007D1875">
        <w:rPr>
          <w:rFonts w:eastAsiaTheme="majorEastAsia"/>
          <w:sz w:val="20"/>
          <w:szCs w:val="20"/>
        </w:rPr>
        <w:t xml:space="preserve"> since God put us here to be tested.</w:t>
      </w:r>
      <w:r w:rsidRPr="007D1875">
        <w:rPr>
          <w:color w:val="222222"/>
          <w:sz w:val="20"/>
          <w:szCs w:val="20"/>
        </w:rPr>
        <w:t xml:space="preserve"> </w:t>
      </w:r>
      <w:r w:rsidRPr="007D1875">
        <w:rPr>
          <w:i/>
          <w:iCs/>
          <w:color w:val="222222"/>
          <w:sz w:val="20"/>
          <w:szCs w:val="20"/>
          <w:u w:val="single"/>
        </w:rPr>
        <w:t>T</w:t>
      </w:r>
      <w:r w:rsidRPr="007D1875">
        <w:rPr>
          <w:rFonts w:eastAsiaTheme="majorEastAsia"/>
          <w:i/>
          <w:iCs/>
          <w:sz w:val="20"/>
          <w:szCs w:val="20"/>
          <w:u w:val="single"/>
        </w:rPr>
        <w:t>aklīf</w:t>
      </w:r>
      <w:r w:rsidRPr="007D1875">
        <w:rPr>
          <w:rFonts w:eastAsiaTheme="majorEastAsia"/>
          <w:sz w:val="20"/>
          <w:szCs w:val="20"/>
          <w:u w:val="single"/>
        </w:rPr>
        <w:t xml:space="preserve"> </w:t>
      </w:r>
      <w:r w:rsidRPr="007D1875">
        <w:rPr>
          <w:color w:val="222222"/>
          <w:sz w:val="20"/>
          <w:szCs w:val="20"/>
          <w:u w:val="single"/>
        </w:rPr>
        <w:t>is the hallmark of the Divine Trust (</w:t>
      </w:r>
      <w:r w:rsidRPr="007D1875">
        <w:rPr>
          <w:i/>
          <w:iCs/>
          <w:color w:val="222222"/>
          <w:sz w:val="20"/>
          <w:szCs w:val="20"/>
          <w:u w:val="single"/>
        </w:rPr>
        <w:t>Am</w:t>
      </w:r>
      <w:r w:rsidRPr="007D1875">
        <w:rPr>
          <w:i/>
          <w:iCs/>
          <w:sz w:val="20"/>
          <w:szCs w:val="20"/>
          <w:u w:val="single"/>
        </w:rPr>
        <w:t>ā</w:t>
      </w:r>
      <w:r w:rsidRPr="007D1875">
        <w:rPr>
          <w:i/>
          <w:iCs/>
          <w:color w:val="222222"/>
          <w:sz w:val="20"/>
          <w:szCs w:val="20"/>
          <w:u w:val="single"/>
        </w:rPr>
        <w:t>na</w:t>
      </w:r>
      <w:r w:rsidRPr="007D1875">
        <w:rPr>
          <w:color w:val="222222"/>
          <w:sz w:val="20"/>
          <w:szCs w:val="20"/>
          <w:u w:val="single"/>
        </w:rPr>
        <w:t>) that each Human Soul took upon itself in preexistence and that it carries inseparably with it throughout this life</w:t>
      </w:r>
      <w:r w:rsidRPr="007D1875">
        <w:rPr>
          <w:color w:val="222222"/>
          <w:sz w:val="20"/>
          <w:szCs w:val="20"/>
        </w:rPr>
        <w:t xml:space="preserve">—no matter how immoral and dissolute a person may become. God says in the </w:t>
      </w:r>
      <w:r w:rsidRPr="007D1875">
        <w:rPr>
          <w:sz w:val="20"/>
          <w:szCs w:val="20"/>
        </w:rPr>
        <w:t>Qur’ān</w:t>
      </w:r>
      <w:r w:rsidRPr="007D1875">
        <w:rPr>
          <w:color w:val="222222"/>
          <w:sz w:val="20"/>
          <w:szCs w:val="20"/>
        </w:rPr>
        <w:t>:</w:t>
      </w:r>
    </w:p>
    <w:p w14:paraId="09E957D0" w14:textId="77777777" w:rsidR="007D1875" w:rsidRPr="007D1875" w:rsidRDefault="007D1875" w:rsidP="00E616ED">
      <w:pPr>
        <w:pStyle w:val="ListParagraph"/>
        <w:numPr>
          <w:ilvl w:val="0"/>
          <w:numId w:val="100"/>
        </w:numPr>
        <w:ind w:right="1170"/>
        <w:rPr>
          <w:color w:val="222222"/>
          <w:sz w:val="20"/>
          <w:szCs w:val="20"/>
        </w:rPr>
      </w:pPr>
      <w:r w:rsidRPr="007D1875">
        <w:rPr>
          <w:color w:val="222222"/>
          <w:sz w:val="20"/>
          <w:szCs w:val="20"/>
        </w:rPr>
        <w:t>Truly, We offered the Trust (</w:t>
      </w:r>
      <w:r w:rsidRPr="007D1875">
        <w:rPr>
          <w:i/>
          <w:iCs/>
          <w:color w:val="222222"/>
          <w:sz w:val="20"/>
          <w:szCs w:val="20"/>
        </w:rPr>
        <w:t>al-Am</w:t>
      </w:r>
      <w:r w:rsidRPr="007D1875">
        <w:rPr>
          <w:i/>
          <w:iCs/>
          <w:sz w:val="20"/>
          <w:szCs w:val="20"/>
        </w:rPr>
        <w:t>ā</w:t>
      </w:r>
      <w:r w:rsidRPr="007D1875">
        <w:rPr>
          <w:i/>
          <w:iCs/>
          <w:color w:val="222222"/>
          <w:sz w:val="20"/>
          <w:szCs w:val="20"/>
        </w:rPr>
        <w:t>na</w:t>
      </w:r>
      <w:r w:rsidRPr="007D1875">
        <w:rPr>
          <w:color w:val="222222"/>
          <w:sz w:val="20"/>
          <w:szCs w:val="20"/>
        </w:rPr>
        <w:t>) unto the heavens, the earth, and the mountains. But they refused to bear it and were wary of it. Yet the human being bore it: Truly, he has proven himself an ignorant wrongdoer (</w:t>
      </w:r>
      <w:r w:rsidRPr="007D1875">
        <w:rPr>
          <w:sz w:val="20"/>
          <w:szCs w:val="20"/>
        </w:rPr>
        <w:t>The Parties</w:t>
      </w:r>
      <w:r w:rsidRPr="007D1875">
        <w:rPr>
          <w:color w:val="222222"/>
          <w:sz w:val="20"/>
          <w:szCs w:val="20"/>
        </w:rPr>
        <w:t>, 33:72).</w:t>
      </w:r>
    </w:p>
    <w:p w14:paraId="34BE5E4A" w14:textId="64958BEF" w:rsidR="007D1875" w:rsidRPr="007D1875" w:rsidRDefault="007D1875" w:rsidP="00E616ED">
      <w:pPr>
        <w:pStyle w:val="ListParagraph"/>
        <w:numPr>
          <w:ilvl w:val="0"/>
          <w:numId w:val="100"/>
        </w:numPr>
        <w:rPr>
          <w:color w:val="222222"/>
          <w:sz w:val="20"/>
          <w:szCs w:val="20"/>
        </w:rPr>
      </w:pPr>
      <w:r w:rsidRPr="007D1875">
        <w:rPr>
          <w:color w:val="222222"/>
          <w:sz w:val="20"/>
          <w:szCs w:val="20"/>
        </w:rPr>
        <w:t xml:space="preserve">The great </w:t>
      </w:r>
      <w:r w:rsidRPr="007D1875">
        <w:rPr>
          <w:sz w:val="20"/>
          <w:szCs w:val="20"/>
        </w:rPr>
        <w:t>Ḥanaf</w:t>
      </w:r>
      <w:r w:rsidRPr="007D1875">
        <w:rPr>
          <w:color w:val="222222"/>
          <w:sz w:val="20"/>
          <w:szCs w:val="20"/>
        </w:rPr>
        <w:t xml:space="preserve">ī </w:t>
      </w:r>
      <w:r w:rsidRPr="007D1875">
        <w:rPr>
          <w:i/>
          <w:iCs/>
          <w:sz w:val="20"/>
          <w:szCs w:val="20"/>
        </w:rPr>
        <w:t>Sharī‘a</w:t>
      </w:r>
      <w:r w:rsidRPr="007D1875">
        <w:rPr>
          <w:color w:val="222222"/>
          <w:sz w:val="20"/>
          <w:szCs w:val="20"/>
        </w:rPr>
        <w:t xml:space="preserve"> Scholar Abū-Zayd</w:t>
      </w:r>
      <w:r w:rsidRPr="007D1875">
        <w:rPr>
          <w:rStyle w:val="apple-converted-space"/>
          <w:rFonts w:eastAsiaTheme="majorEastAsia"/>
          <w:color w:val="222222"/>
          <w:sz w:val="20"/>
          <w:szCs w:val="20"/>
          <w:shd w:val="clear" w:color="auto" w:fill="FFFFFF"/>
        </w:rPr>
        <w:t xml:space="preserve"> </w:t>
      </w:r>
      <w:r w:rsidRPr="007D1875">
        <w:rPr>
          <w:color w:val="222222"/>
          <w:sz w:val="20"/>
          <w:szCs w:val="20"/>
          <w:shd w:val="clear" w:color="auto" w:fill="FFFFFF"/>
        </w:rPr>
        <w:t xml:space="preserve">ibn ‘Umar </w:t>
      </w:r>
      <w:r w:rsidRPr="007D1875">
        <w:rPr>
          <w:color w:val="222222"/>
          <w:sz w:val="20"/>
          <w:szCs w:val="20"/>
        </w:rPr>
        <w:t>al-Dabūsī</w:t>
      </w:r>
      <w:r w:rsidRPr="007D1875">
        <w:rPr>
          <w:rStyle w:val="apple-converted-space"/>
          <w:rFonts w:eastAsiaTheme="majorEastAsia"/>
          <w:color w:val="222222"/>
          <w:sz w:val="20"/>
          <w:szCs w:val="20"/>
          <w:shd w:val="clear" w:color="auto" w:fill="FFFFFF"/>
        </w:rPr>
        <w:t> </w:t>
      </w:r>
      <w:r w:rsidRPr="007D1875">
        <w:rPr>
          <w:color w:val="222222"/>
          <w:sz w:val="20"/>
          <w:szCs w:val="20"/>
          <w:shd w:val="clear" w:color="auto" w:fill="FFFFFF"/>
        </w:rPr>
        <w:t>(d. ca. 430/1039) said: “The competence (</w:t>
      </w:r>
      <w:r w:rsidRPr="007D1875">
        <w:rPr>
          <w:i/>
          <w:iCs/>
          <w:color w:val="222222"/>
          <w:sz w:val="20"/>
          <w:szCs w:val="20"/>
          <w:shd w:val="clear" w:color="auto" w:fill="FFFFFF"/>
        </w:rPr>
        <w:t>ahliyya</w:t>
      </w:r>
      <w:r w:rsidRPr="007D1875">
        <w:rPr>
          <w:color w:val="222222"/>
          <w:sz w:val="20"/>
          <w:szCs w:val="20"/>
          <w:shd w:val="clear" w:color="auto" w:fill="FFFFFF"/>
        </w:rPr>
        <w:t>) of the Human Being to carry out the binding obligations of the Prophetic Code (</w:t>
      </w:r>
      <w:r w:rsidRPr="007D1875">
        <w:rPr>
          <w:i/>
          <w:iCs/>
          <w:color w:val="222222"/>
          <w:sz w:val="20"/>
          <w:szCs w:val="20"/>
          <w:shd w:val="clear" w:color="auto" w:fill="FFFFFF"/>
        </w:rPr>
        <w:t>al-Shar</w:t>
      </w:r>
      <w:r w:rsidRPr="007D1875">
        <w:rPr>
          <w:rFonts w:eastAsiaTheme="majorEastAsia"/>
          <w:i/>
          <w:iCs/>
          <w:sz w:val="20"/>
          <w:szCs w:val="20"/>
        </w:rPr>
        <w:t>ī‘</w:t>
      </w:r>
      <w:r w:rsidRPr="007D1875">
        <w:rPr>
          <w:i/>
          <w:iCs/>
          <w:color w:val="222222"/>
          <w:sz w:val="20"/>
          <w:szCs w:val="20"/>
          <w:shd w:val="clear" w:color="auto" w:fill="FFFFFF"/>
        </w:rPr>
        <w:t>a</w:t>
      </w:r>
      <w:r w:rsidRPr="007D1875">
        <w:rPr>
          <w:color w:val="222222"/>
          <w:sz w:val="20"/>
          <w:szCs w:val="20"/>
          <w:shd w:val="clear" w:color="auto" w:fill="FFFFFF"/>
        </w:rPr>
        <w:t xml:space="preserve">) is [this] Trust that Humans have taken upon themselves.” It manifests itself in the Creedal, Ethical, and Moral, responsibility to bear the burden of </w:t>
      </w:r>
      <w:r w:rsidRPr="007D1875">
        <w:rPr>
          <w:rFonts w:eastAsiaTheme="majorEastAsia"/>
          <w:i/>
          <w:iCs/>
          <w:sz w:val="20"/>
          <w:szCs w:val="20"/>
        </w:rPr>
        <w:t>Taklīf</w:t>
      </w:r>
      <w:r w:rsidRPr="007D1875">
        <w:rPr>
          <w:rFonts w:eastAsiaTheme="majorEastAsia"/>
          <w:sz w:val="20"/>
          <w:szCs w:val="20"/>
        </w:rPr>
        <w:t xml:space="preserve"> in this world and answer for it in the next.</w:t>
      </w:r>
    </w:p>
    <w:p w14:paraId="39F2CFEF" w14:textId="2FA053DF" w:rsidR="00FD1A33" w:rsidRPr="00EB308A" w:rsidRDefault="00EB308A" w:rsidP="00E616ED">
      <w:pPr>
        <w:pStyle w:val="ListParagraph"/>
        <w:numPr>
          <w:ilvl w:val="0"/>
          <w:numId w:val="99"/>
        </w:numPr>
        <w:rPr>
          <w:rFonts w:asciiTheme="majorBidi" w:hAnsiTheme="majorBidi" w:cstheme="majorBidi"/>
        </w:rPr>
      </w:pPr>
      <w:r w:rsidRPr="00EB308A">
        <w:rPr>
          <w:rFonts w:asciiTheme="majorBidi" w:hAnsiTheme="majorBidi" w:cstheme="majorBidi"/>
        </w:rPr>
        <w:t>Semanitcally in Arabic, a trial (balā’ ) is both a test and a means of “discovering” the reality of something. The word is often connected with suffering but also includes our being tested by blessings. Taklīf itself is referred to as balā’ . First, this is because all forms of taklīf are difficult for the body. Second, all forms of taklīf constitute tests. Thus, God says: “And We will surely try you until we know the mujaahid s among you and the people of sabr , and We will surely test your akhbaar ” (Muhammad, 31). Third, God sometimes tests His servants with al-masaarr so that they give thanks, and He sometimes tests them with al-muDaarr so that they have patience. The miHna and minHa both become balā’ . MiHna requires sabr , and minHa requires shukr . MinHa is the most difficult form of test because gratitude is more difficult than sabr . Thus, ‘Umar said: “We were tried by al-Darraa’ , and we had sabr . And we were tried by al-sarraa’ , but we did not show shukr .” Thus, Imam ‘Ali said: “Whoever is given ampleness in his dunyaa but does not know that he has been the object of makr , is makhduu‘ in his ‘aql .”</w:t>
      </w:r>
      <w:r>
        <w:rPr>
          <w:rFonts w:asciiTheme="majorBidi" w:hAnsiTheme="majorBidi" w:cstheme="majorBidi"/>
        </w:rPr>
        <w:t xml:space="preserve"> </w:t>
      </w:r>
      <w:r>
        <w:rPr>
          <w:rFonts w:asciiTheme="majorBidi" w:hAnsiTheme="majorBidi" w:cstheme="majorBidi"/>
          <w:b/>
          <w:bCs/>
        </w:rPr>
        <w:t xml:space="preserve">Volume 17 </w:t>
      </w:r>
    </w:p>
    <w:p w14:paraId="11CB23B7" w14:textId="07C224C6" w:rsidR="00EB308A" w:rsidRPr="00EB308A" w:rsidRDefault="00EB308A" w:rsidP="00E616ED">
      <w:pPr>
        <w:pStyle w:val="ListParagraph"/>
        <w:numPr>
          <w:ilvl w:val="0"/>
          <w:numId w:val="99"/>
        </w:numPr>
        <w:rPr>
          <w:rFonts w:asciiTheme="majorBidi" w:hAnsiTheme="majorBidi" w:cstheme="majorBidi"/>
        </w:rPr>
      </w:pPr>
      <w:r w:rsidRPr="00EB308A">
        <w:rPr>
          <w:rFonts w:asciiTheme="majorBidi" w:hAnsiTheme="majorBidi" w:cstheme="majorBidi"/>
        </w:rPr>
        <w:t>In this same light, the use of constraint to enforce religious belief negates the principle of human Moral Agency (Taklīf), which lies at the heart of authentic Prophetic religion and according to which each human being is only taken to account in both this life and the Hereafter for their voluntary actions. Therefore, “to compel people to believe” is an oxymoron.</w:t>
      </w:r>
      <w:r>
        <w:rPr>
          <w:rFonts w:asciiTheme="majorBidi" w:hAnsiTheme="majorBidi" w:cstheme="majorBidi"/>
        </w:rPr>
        <w:t xml:space="preserve"> </w:t>
      </w:r>
      <w:r>
        <w:rPr>
          <w:rFonts w:asciiTheme="majorBidi" w:hAnsiTheme="majorBidi" w:cstheme="majorBidi"/>
          <w:b/>
          <w:bCs/>
        </w:rPr>
        <w:t>Volume 1</w:t>
      </w:r>
    </w:p>
    <w:p w14:paraId="0CAB624D" w14:textId="7680432C" w:rsidR="00EB308A" w:rsidRPr="007D1875" w:rsidRDefault="007D1875" w:rsidP="00E616ED">
      <w:pPr>
        <w:pStyle w:val="ListParagraph"/>
        <w:numPr>
          <w:ilvl w:val="0"/>
          <w:numId w:val="99"/>
        </w:numPr>
        <w:rPr>
          <w:rFonts w:asciiTheme="majorBidi" w:hAnsiTheme="majorBidi" w:cstheme="majorBidi"/>
        </w:rPr>
      </w:pPr>
      <w:r w:rsidRPr="007D1875">
        <w:rPr>
          <w:rFonts w:asciiTheme="majorBidi" w:hAnsiTheme="majorBidi" w:cstheme="majorBidi"/>
        </w:rPr>
        <w:t>If, by nature, we did not have this capacity and were utterly ignorant of God, the basic principles of Intellect, and the rudiments of Truth, then God’s requirement of us to believe in Him, worship and serve Him, while doing good to others and ministering to His creation would have constituted a burden that we were essentially unable to bear (al-taklīf bi-mā lā yuṭāq). God says in the Qur’ān: “God does not take any Soul to task beyond its capacity…” (The Cow, 2:286; see 2:233; 6:152; 7:42; 23:62). God imposes no burden of Moral, Ethical, or behavioral agency upon us beyond what we are capable of bearing and ultimately fulfilling in real life and in practical Human terms. God facilitates for us the path to His eternal pleasure and does not impose upon us or our Human natures any undue hardship. The Qur’ān states: “God wills ease for you, and He does not will hardship for you” (The Cow, 2:185).</w:t>
      </w:r>
      <w:r>
        <w:rPr>
          <w:rFonts w:asciiTheme="majorBidi" w:hAnsiTheme="majorBidi" w:cstheme="majorBidi"/>
        </w:rPr>
        <w:t xml:space="preserve"> </w:t>
      </w:r>
      <w:r>
        <w:rPr>
          <w:rFonts w:asciiTheme="majorBidi" w:hAnsiTheme="majorBidi" w:cstheme="majorBidi"/>
          <w:b/>
          <w:bCs/>
        </w:rPr>
        <w:t>Volume 1</w:t>
      </w:r>
    </w:p>
    <w:p w14:paraId="62CB5826" w14:textId="188C3EDB" w:rsidR="007D1875" w:rsidRPr="007D1875" w:rsidRDefault="007D1875" w:rsidP="00E616ED">
      <w:pPr>
        <w:pStyle w:val="ListParagraph"/>
        <w:numPr>
          <w:ilvl w:val="0"/>
          <w:numId w:val="99"/>
        </w:numPr>
        <w:rPr>
          <w:rFonts w:asciiTheme="majorBidi" w:hAnsiTheme="majorBidi" w:cstheme="majorBidi"/>
        </w:rPr>
      </w:pPr>
      <w:r w:rsidRPr="007D1875">
        <w:rPr>
          <w:rFonts w:asciiTheme="majorBidi" w:hAnsiTheme="majorBidi" w:cstheme="majorBidi"/>
        </w:rPr>
        <w:t xml:space="preserve">One of the most fundamental teachings of Islam and earlier Prophetic religion is their proclamation of the Moral Agency and ultimate accountability of Human Beings before God in this world and the next. In Islam, this principle of Ethical aptitude and Moral responsibility is called by the all-important term of al-Taklīf. A Mukallaf—literally, “a person encumbered with the burden of Taklīf”—is a “Moral Agent fully accountable to God.” The Islamic Code of Life (al-Sharī‘a) defines the Morally answerable Human agent (al-Mukallaf) as any male or female who is Creedally, Ethically, and Morally responsible before God in this world and in the After-Death and who will be judged on the Day of Judgment for what he or she believed and the voluntary actions they chose to perform. </w:t>
      </w:r>
      <w:r>
        <w:rPr>
          <w:rFonts w:asciiTheme="majorBidi" w:hAnsiTheme="majorBidi" w:cstheme="majorBidi"/>
          <w:b/>
          <w:bCs/>
        </w:rPr>
        <w:t xml:space="preserve">Volume 1 </w:t>
      </w:r>
    </w:p>
    <w:p w14:paraId="0B40E153" w14:textId="1ACCE0DD" w:rsidR="007D1875" w:rsidRPr="007D1875" w:rsidRDefault="007D1875" w:rsidP="00E616ED">
      <w:pPr>
        <w:pStyle w:val="ListParagraph"/>
        <w:numPr>
          <w:ilvl w:val="0"/>
          <w:numId w:val="99"/>
        </w:numPr>
        <w:rPr>
          <w:rFonts w:asciiTheme="majorBidi" w:hAnsiTheme="majorBidi" w:cstheme="majorBidi"/>
        </w:rPr>
      </w:pPr>
      <w:r w:rsidRPr="007D1875">
        <w:rPr>
          <w:rFonts w:asciiTheme="majorBidi" w:hAnsiTheme="majorBidi" w:cstheme="majorBidi"/>
        </w:rPr>
        <w:t>Typically, in today’s post-ChristianWest many people automatically call into question—when speaking of Human conduct—why, in this matter of agency, we should begin with God or even make any reference to Him at all. Implicitly, such reservations call into question the very foundations of established Morality and Ethics and they refect the widespread doubt or explicit disbelief embedded in today’s secular culture regarding God and the Hereafter.</w:t>
      </w:r>
      <w:r w:rsidRPr="007D1875">
        <w:rPr>
          <w:rFonts w:asciiTheme="majorBidi" w:hAnsiTheme="majorBidi" w:cstheme="majorBidi"/>
          <w:b/>
          <w:bCs/>
        </w:rPr>
        <w:t xml:space="preserve"> </w:t>
      </w:r>
      <w:r>
        <w:rPr>
          <w:rFonts w:asciiTheme="majorBidi" w:hAnsiTheme="majorBidi" w:cstheme="majorBidi"/>
          <w:b/>
          <w:bCs/>
        </w:rPr>
        <w:t>Volume 1</w:t>
      </w:r>
    </w:p>
    <w:p w14:paraId="4907D7DA" w14:textId="335E9F88" w:rsidR="007D1875" w:rsidRPr="007D1875" w:rsidRDefault="007D1875" w:rsidP="00E616ED">
      <w:pPr>
        <w:pStyle w:val="ListParagraph"/>
        <w:numPr>
          <w:ilvl w:val="0"/>
          <w:numId w:val="99"/>
        </w:numPr>
        <w:rPr>
          <w:rFonts w:asciiTheme="majorBidi" w:hAnsiTheme="majorBidi" w:cstheme="majorBidi"/>
        </w:rPr>
      </w:pPr>
      <w:r w:rsidRPr="007D1875">
        <w:rPr>
          <w:rFonts w:asciiTheme="majorBidi" w:hAnsiTheme="majorBidi" w:cstheme="majorBidi"/>
        </w:rPr>
        <w:t>The Modern Ego—as frequently noted in this work—stands out in history as a uniquely “entitled” and “unencumbered Self” that has been cultivated to believe that it is not required to conform to any objective criteria of Truth, Moral and Ethical standards, or required to seek the eternal pleasure of God. This “unencumbered Modern Self” is not accountable to Theologians, Philosophers, or Metaphysicians. Rather, it seeks out its own secular priesthoods among psychological therapists, who teach it how to be “true to itself,” underlying the present-day phenomenon of Expressive Individualism. People have been brought up to regard it as imperative to give expression to their inward individual lives rather than seeing themselves as embedded members in Communities that are bound—individually and as groups—by either supernatural or natural laws. All notions of Traditional Community and Continuity have generally been broken. Instead, “authenticity” to inner feelings has become everything. Such self-authenticity is the norm—not adherence to transcendent Truth. The “unencumbered Self” seeks “to be true to itself.” It is not its purpose to conform in thoughts, feelings, and actions to any other objective Reality. Its feeling and interior life is the source of its Truth. In the Prophetic Tradition, this inner Self was seen as necessarily bound to the inward and outward service of God. This Traditional Self was an “encumbered Self,” which—as we have seen—is virtually what the word Mukallaf means. It stands in sharp contrast to today’s “unencumbered Self” and is one of the necessary underpinnings of the renewal of Civilization in our time.</w:t>
      </w:r>
      <w:r w:rsidRPr="007D1875">
        <w:rPr>
          <w:rFonts w:asciiTheme="majorBidi" w:hAnsiTheme="majorBidi" w:cstheme="majorBidi"/>
          <w:b/>
          <w:bCs/>
        </w:rPr>
        <w:t xml:space="preserve"> </w:t>
      </w:r>
      <w:r>
        <w:rPr>
          <w:rFonts w:asciiTheme="majorBidi" w:hAnsiTheme="majorBidi" w:cstheme="majorBidi"/>
          <w:b/>
          <w:bCs/>
        </w:rPr>
        <w:t>Volume 1</w:t>
      </w:r>
    </w:p>
    <w:p w14:paraId="44949DD3" w14:textId="501AF0C2" w:rsidR="007D1875" w:rsidRPr="007D1875" w:rsidRDefault="007D1875" w:rsidP="00E616ED">
      <w:pPr>
        <w:pStyle w:val="ListParagraph"/>
        <w:numPr>
          <w:ilvl w:val="0"/>
          <w:numId w:val="99"/>
        </w:numPr>
        <w:rPr>
          <w:rFonts w:asciiTheme="majorBidi" w:hAnsiTheme="majorBidi" w:cstheme="majorBidi"/>
        </w:rPr>
      </w:pPr>
      <w:r w:rsidRPr="007D1875">
        <w:rPr>
          <w:rFonts w:asciiTheme="majorBidi" w:hAnsiTheme="majorBidi" w:cstheme="majorBidi"/>
        </w:rPr>
        <w:t xml:space="preserve">We will discuss later under Agathology (the study of the Good) and Deontology (the study of Moral duty) as demonstrations of God’s Self-Necessity that “the Good” is so fundamentally tied to the proper conception of God’s Oneness and necessary being that notable ancient Greek Philosophers regarded “the Good” as necessarily “beyond Being” and, consequently, taking precedence over any Ontological proof of God. Whatever position we may take on “the Good” in a sound Science of Divinity and Metaphysics, it is clear that when the knowledge of God is lost, the demise of Morality and Ethics cannot be far behind. True Morality and Ethics are found and not made, and their very being requires that we cannot continue to live in ignorance of God and the Absolute. One of the dilemmas of Modernist and post-Modernist thought—working within an essentially Godless worldview—has been its inability to establish firm principles for anything approaching a universal scheme of Morality and Ethics. </w:t>
      </w:r>
      <w:r>
        <w:rPr>
          <w:rFonts w:asciiTheme="majorBidi" w:hAnsiTheme="majorBidi" w:cstheme="majorBidi"/>
          <w:b/>
          <w:bCs/>
        </w:rPr>
        <w:t>Volume 1</w:t>
      </w:r>
    </w:p>
    <w:p w14:paraId="45CCA62C" w14:textId="0B393B06" w:rsidR="007D1875" w:rsidRPr="007D1875" w:rsidRDefault="007D1875" w:rsidP="00E616ED">
      <w:pPr>
        <w:pStyle w:val="ListParagraph"/>
        <w:numPr>
          <w:ilvl w:val="0"/>
          <w:numId w:val="99"/>
        </w:numPr>
        <w:rPr>
          <w:rFonts w:asciiTheme="majorBidi" w:hAnsiTheme="majorBidi" w:cstheme="majorBidi"/>
        </w:rPr>
      </w:pPr>
      <w:r w:rsidRPr="007D1875">
        <w:rPr>
          <w:rFonts w:asciiTheme="majorBidi" w:hAnsiTheme="majorBidi" w:cstheme="majorBidi"/>
        </w:rPr>
        <w:t>Despite their differences, all the world’s Theistic religions—including the Micro-Religions of small isolated populations over the globe—are similar to Islam and Prophetic religion in resolutely upholding that Humankind is under the Moral and Ethical authority of God as a fundamental part of the created world order, which is forever ruled by God, who requires of us Justice and Good and has laid down the eternal standards of Goodness, Morality, and Ethics. To live in accordance with what is Good, therefore, is the very purpose of creation, which, in the end, returns to God for judgment after death.</w:t>
      </w:r>
      <w:r w:rsidRPr="007D1875">
        <w:rPr>
          <w:rFonts w:asciiTheme="majorBidi" w:hAnsiTheme="majorBidi" w:cstheme="majorBidi"/>
          <w:b/>
          <w:bCs/>
        </w:rPr>
        <w:t xml:space="preserve"> </w:t>
      </w:r>
      <w:r>
        <w:rPr>
          <w:rFonts w:asciiTheme="majorBidi" w:hAnsiTheme="majorBidi" w:cstheme="majorBidi"/>
          <w:b/>
          <w:bCs/>
        </w:rPr>
        <w:t>Volume 1</w:t>
      </w:r>
    </w:p>
    <w:p w14:paraId="50316293" w14:textId="08F1CAB7" w:rsidR="007D1875" w:rsidRPr="007D1875" w:rsidRDefault="007D1875" w:rsidP="00E616ED">
      <w:pPr>
        <w:pStyle w:val="ListParagraph"/>
        <w:numPr>
          <w:ilvl w:val="0"/>
          <w:numId w:val="99"/>
        </w:numPr>
        <w:rPr>
          <w:rFonts w:asciiTheme="majorBidi" w:hAnsiTheme="majorBidi" w:cstheme="majorBidi"/>
        </w:rPr>
      </w:pPr>
      <w:r w:rsidRPr="007D1875">
        <w:rPr>
          <w:rFonts w:asciiTheme="majorBidi" w:hAnsiTheme="majorBidi" w:cstheme="majorBidi"/>
        </w:rPr>
        <w:t>By way of contrast to contemporary Secularism, none of the qualities central to Islamic and Greek Morality and Ethics can ever be relativized, quantified, or measured. For the Muslims and Greeks alike, Justice, courage, continence, and Wisdom, for example, ranked—not just as noble personal qualities of Morality and Ethics—but as the very foundations of Reality itself in its relationship to God, the One and the Good. Thus, by their nature, the qualities of Human Goodness partake of the ultimate Oneness of Reality, and they can only be fully grasped and actualized to the extent that Human Beings conform to the nature of things as they truly are in themselves, or—in more specifically Islamic terms—if they submit to God and His Prophets, which brings them into harmony with Reality and the world around them. But these inherently virtuous qualities are totally at odds with the relativism that generally reigns today. For, they are constant, permanent, and perrenial, which makes them necessarily stand at the opposite extreme of all that is relative, impermanent, and constantly changing, decaying and forever evanescent in the world that our physical senses blindly perceive without the light of Intellect and First Principles.</w:t>
      </w:r>
      <w:r w:rsidRPr="007D1875">
        <w:rPr>
          <w:rFonts w:asciiTheme="majorBidi" w:hAnsiTheme="majorBidi" w:cstheme="majorBidi"/>
          <w:b/>
          <w:bCs/>
        </w:rPr>
        <w:t xml:space="preserve"> </w:t>
      </w:r>
      <w:r>
        <w:rPr>
          <w:rFonts w:asciiTheme="majorBidi" w:hAnsiTheme="majorBidi" w:cstheme="majorBidi"/>
          <w:b/>
          <w:bCs/>
        </w:rPr>
        <w:t>Volume 1</w:t>
      </w:r>
    </w:p>
    <w:p w14:paraId="119F7660" w14:textId="2D2CF099" w:rsidR="007D1875" w:rsidRPr="007D1875" w:rsidRDefault="007D1875" w:rsidP="00E616ED">
      <w:pPr>
        <w:pStyle w:val="ListParagraph"/>
        <w:numPr>
          <w:ilvl w:val="0"/>
          <w:numId w:val="99"/>
        </w:numPr>
        <w:rPr>
          <w:rFonts w:asciiTheme="majorBidi" w:hAnsiTheme="majorBidi" w:cstheme="majorBidi"/>
        </w:rPr>
      </w:pPr>
      <w:r w:rsidRPr="007D1875">
        <w:rPr>
          <w:rFonts w:asciiTheme="majorBidi" w:hAnsiTheme="majorBidi" w:cstheme="majorBidi"/>
        </w:rPr>
        <w:t>Legal Preconditions of Moral Accountability (al-Taklīf)</w:t>
      </w:r>
      <w:r w:rsidRPr="007D1875">
        <w:rPr>
          <w:rFonts w:asciiTheme="majorBidi" w:hAnsiTheme="majorBidi" w:cstheme="majorBidi"/>
          <w:b/>
          <w:bCs/>
        </w:rPr>
        <w:t xml:space="preserve"> </w:t>
      </w:r>
      <w:r>
        <w:rPr>
          <w:rFonts w:asciiTheme="majorBidi" w:hAnsiTheme="majorBidi" w:cstheme="majorBidi"/>
          <w:b/>
          <w:bCs/>
        </w:rPr>
        <w:t>Volume 1</w:t>
      </w:r>
    </w:p>
    <w:p w14:paraId="2D8CF39A" w14:textId="77777777" w:rsidR="007D1875" w:rsidRPr="007D1875" w:rsidRDefault="007D1875" w:rsidP="00E616ED">
      <w:pPr>
        <w:pStyle w:val="ListParagraph"/>
        <w:numPr>
          <w:ilvl w:val="0"/>
          <w:numId w:val="99"/>
        </w:numPr>
        <w:rPr>
          <w:rFonts w:asciiTheme="majorBidi" w:hAnsiTheme="majorBidi" w:cstheme="majorBidi"/>
        </w:rPr>
      </w:pPr>
      <w:r w:rsidRPr="007D1875">
        <w:rPr>
          <w:rFonts w:asciiTheme="majorBidi" w:hAnsiTheme="majorBidi" w:cstheme="majorBidi"/>
        </w:rPr>
        <w:t xml:space="preserve">In Islamic Law (al-Sharī‘a), Moral Agency (al-Taklīf) and accountability before God  has three necessary preconditions: </w:t>
      </w:r>
    </w:p>
    <w:p w14:paraId="136A33AA" w14:textId="77777777" w:rsidR="007D1875" w:rsidRPr="007D1875" w:rsidRDefault="007D1875" w:rsidP="00E616ED">
      <w:pPr>
        <w:pStyle w:val="ListParagraph"/>
        <w:numPr>
          <w:ilvl w:val="0"/>
          <w:numId w:val="99"/>
        </w:numPr>
        <w:rPr>
          <w:rFonts w:asciiTheme="majorBidi" w:hAnsiTheme="majorBidi" w:cstheme="majorBidi"/>
        </w:rPr>
      </w:pPr>
      <w:r w:rsidRPr="007D1875">
        <w:rPr>
          <w:rFonts w:asciiTheme="majorBidi" w:hAnsiTheme="majorBidi" w:cstheme="majorBidi"/>
        </w:rPr>
        <w:tab/>
        <w:t>•</w:t>
      </w:r>
      <w:r w:rsidRPr="007D1875">
        <w:rPr>
          <w:rFonts w:asciiTheme="majorBidi" w:hAnsiTheme="majorBidi" w:cstheme="majorBidi"/>
        </w:rPr>
        <w:tab/>
        <w:t>Being of age (al-Bulūgh).</w:t>
      </w:r>
    </w:p>
    <w:p w14:paraId="6C4CB6A1" w14:textId="77777777" w:rsidR="007D1875" w:rsidRPr="007D1875" w:rsidRDefault="007D1875" w:rsidP="00E616ED">
      <w:pPr>
        <w:pStyle w:val="ListParagraph"/>
        <w:numPr>
          <w:ilvl w:val="0"/>
          <w:numId w:val="99"/>
        </w:numPr>
        <w:rPr>
          <w:rFonts w:asciiTheme="majorBidi" w:hAnsiTheme="majorBidi" w:cstheme="majorBidi"/>
        </w:rPr>
      </w:pPr>
      <w:r w:rsidRPr="007D1875">
        <w:rPr>
          <w:rFonts w:asciiTheme="majorBidi" w:hAnsiTheme="majorBidi" w:cstheme="majorBidi"/>
        </w:rPr>
        <w:tab/>
        <w:t>•</w:t>
      </w:r>
      <w:r w:rsidRPr="007D1875">
        <w:rPr>
          <w:rFonts w:asciiTheme="majorBidi" w:hAnsiTheme="majorBidi" w:cstheme="majorBidi"/>
        </w:rPr>
        <w:tab/>
        <w:t>Being of sound mind (al-‘Aql).</w:t>
      </w:r>
    </w:p>
    <w:p w14:paraId="56072F54" w14:textId="791F3E6F" w:rsidR="007D1875" w:rsidRPr="007D1875" w:rsidRDefault="007D1875" w:rsidP="00E616ED">
      <w:pPr>
        <w:pStyle w:val="ListParagraph"/>
        <w:numPr>
          <w:ilvl w:val="0"/>
          <w:numId w:val="99"/>
        </w:numPr>
        <w:rPr>
          <w:rFonts w:asciiTheme="majorBidi" w:hAnsiTheme="majorBidi" w:cstheme="majorBidi"/>
        </w:rPr>
      </w:pPr>
      <w:r w:rsidRPr="007D1875">
        <w:rPr>
          <w:rFonts w:asciiTheme="majorBidi" w:hAnsiTheme="majorBidi" w:cstheme="majorBidi"/>
        </w:rPr>
        <w:tab/>
        <w:t>•</w:t>
      </w:r>
      <w:r w:rsidRPr="007D1875">
        <w:rPr>
          <w:rFonts w:asciiTheme="majorBidi" w:hAnsiTheme="majorBidi" w:cstheme="majorBidi"/>
        </w:rPr>
        <w:tab/>
        <w:t>Receiving the Prophetic Message in a proper, sound, and satisfactory manner (Tablīgh al-Risāla).</w:t>
      </w:r>
      <w:r w:rsidRPr="007D1875">
        <w:rPr>
          <w:rFonts w:asciiTheme="majorBidi" w:hAnsiTheme="majorBidi" w:cstheme="majorBidi"/>
          <w:b/>
          <w:bCs/>
        </w:rPr>
        <w:t xml:space="preserve"> </w:t>
      </w:r>
      <w:r>
        <w:rPr>
          <w:rFonts w:asciiTheme="majorBidi" w:hAnsiTheme="majorBidi" w:cstheme="majorBidi"/>
          <w:b/>
          <w:bCs/>
        </w:rPr>
        <w:t>Volume 1</w:t>
      </w:r>
    </w:p>
    <w:p w14:paraId="2779A743" w14:textId="4558CA92" w:rsidR="007D1875" w:rsidRPr="007D1875" w:rsidRDefault="007D1875" w:rsidP="00E616ED">
      <w:pPr>
        <w:pStyle w:val="ListParagraph"/>
        <w:numPr>
          <w:ilvl w:val="0"/>
          <w:numId w:val="99"/>
        </w:numPr>
        <w:rPr>
          <w:rFonts w:asciiTheme="majorBidi" w:hAnsiTheme="majorBidi" w:cstheme="majorBidi"/>
        </w:rPr>
      </w:pPr>
      <w:r w:rsidRPr="007D1875">
        <w:rPr>
          <w:rFonts w:asciiTheme="majorBidi" w:hAnsiTheme="majorBidi" w:cstheme="majorBidi"/>
        </w:rPr>
        <w:t>The general rule—as noted above—is that each Moral Agent (Mukallaf) will be answerable to God in the Afterlife for whatever he or she choosed to believe, think, say, and do in this world. But Moral Agency is not universal and does not take in all Human Beings. Those who have not reached maturity—such as small children—or who lack sound minds—such as the mentally impaired or insane—do not bear the burden of Human Moral Agency (Taklīf) in this world or the next. They are not held to the dictates of Creedal Belief or the Prophetic Code, nor are they expected to conform to the standard of accepted behavioral and Ethical norms in society. Consequently, such people exempted from Moral Agency require that other Human Beings who are valid Moral Agents show them kindness and provide mercifully protective guardianship for them. The Prophet said:</w:t>
      </w:r>
      <w:r w:rsidRPr="007D1875">
        <w:rPr>
          <w:rFonts w:asciiTheme="majorBidi" w:hAnsiTheme="majorBidi" w:cstheme="majorBidi"/>
          <w:b/>
          <w:bCs/>
        </w:rPr>
        <w:t xml:space="preserve"> </w:t>
      </w:r>
      <w:r>
        <w:rPr>
          <w:rFonts w:asciiTheme="majorBidi" w:hAnsiTheme="majorBidi" w:cstheme="majorBidi"/>
          <w:b/>
          <w:bCs/>
        </w:rPr>
        <w:t>Volume 1</w:t>
      </w:r>
    </w:p>
    <w:p w14:paraId="3E4B3D8F" w14:textId="415C406B" w:rsidR="007D1875" w:rsidRPr="007D1875" w:rsidRDefault="007D1875" w:rsidP="00E616ED">
      <w:pPr>
        <w:pStyle w:val="ListParagraph"/>
        <w:numPr>
          <w:ilvl w:val="1"/>
          <w:numId w:val="99"/>
        </w:numPr>
        <w:rPr>
          <w:rFonts w:asciiTheme="majorBidi" w:hAnsiTheme="majorBidi" w:cstheme="majorBidi"/>
        </w:rPr>
      </w:pPr>
      <w:r w:rsidRPr="007D1875">
        <w:rPr>
          <w:rFonts w:asciiTheme="majorBidi" w:hAnsiTheme="majorBidi" w:cstheme="majorBidi"/>
        </w:rPr>
        <w:t>The Pen [of Divine Reckoning] has been lifted from three [persons]: from the sleeper until he awakes, from the child until he reaches puberty (yaḥtalima), and from the insane [person] until he regains Intellect.</w:t>
      </w:r>
    </w:p>
    <w:p w14:paraId="03CF2356" w14:textId="55128BF8" w:rsidR="007D1875" w:rsidRPr="007D1875" w:rsidRDefault="007D1875" w:rsidP="00E616ED">
      <w:pPr>
        <w:pStyle w:val="ListParagraph"/>
        <w:numPr>
          <w:ilvl w:val="0"/>
          <w:numId w:val="99"/>
        </w:numPr>
        <w:rPr>
          <w:rFonts w:asciiTheme="majorBidi" w:hAnsiTheme="majorBidi" w:cstheme="majorBidi"/>
        </w:rPr>
      </w:pPr>
      <w:r w:rsidRPr="007D1875">
        <w:rPr>
          <w:rFonts w:asciiTheme="majorBidi" w:hAnsiTheme="majorBidi" w:cstheme="majorBidi"/>
        </w:rPr>
        <w:t>As regards the third requirement for Moral Agency—that is, receiving the Divine message—the Prophets and Messengers were chosen from the best, most convincing, most charismatic, and most beautiful of all Human Beings so that positive reception of their Message would be relatively natural for all people of sound dispositions. Likewise, in subsequent ages those true Scholars, who are the heirs of the Prophets and Messengers, generally reflect the attractiveness of the Prophetic way in their personal lives and serve as vehicles for delivering the Divine Message correctly. God’s Messenger said</w:t>
      </w:r>
      <w:r>
        <w:rPr>
          <w:rFonts w:asciiTheme="majorBidi" w:hAnsiTheme="majorBidi" w:cstheme="majorBidi"/>
        </w:rPr>
        <w:t xml:space="preserve"> </w:t>
      </w:r>
      <w:r>
        <w:rPr>
          <w:rFonts w:asciiTheme="majorBidi" w:hAnsiTheme="majorBidi" w:cstheme="majorBidi"/>
          <w:b/>
          <w:bCs/>
        </w:rPr>
        <w:t>Volume 1</w:t>
      </w:r>
      <w:r w:rsidRPr="007D1875">
        <w:rPr>
          <w:rFonts w:asciiTheme="majorBidi" w:hAnsiTheme="majorBidi" w:cstheme="majorBidi"/>
        </w:rPr>
        <w:t>:</w:t>
      </w:r>
    </w:p>
    <w:p w14:paraId="45B8CE75" w14:textId="2B111288" w:rsidR="007D1875" w:rsidRPr="007D1875" w:rsidRDefault="007D1875" w:rsidP="00E616ED">
      <w:pPr>
        <w:pStyle w:val="ListParagraph"/>
        <w:numPr>
          <w:ilvl w:val="1"/>
          <w:numId w:val="99"/>
        </w:numPr>
        <w:rPr>
          <w:rFonts w:asciiTheme="majorBidi" w:hAnsiTheme="majorBidi" w:cstheme="majorBidi"/>
        </w:rPr>
      </w:pPr>
      <w:r w:rsidRPr="007D1875">
        <w:rPr>
          <w:rFonts w:asciiTheme="majorBidi" w:hAnsiTheme="majorBidi" w:cstheme="majorBidi"/>
        </w:rPr>
        <w:t>The excellence of the [true] Scholar over the [ordinary] worshipper is like the excellence of the moon over the stars. The [true] Scholars are the heirs of the Prophets.</w:t>
      </w:r>
    </w:p>
    <w:p w14:paraId="5DD53AAA" w14:textId="439088A1" w:rsidR="007D1875" w:rsidRPr="007D1875" w:rsidRDefault="007D1875" w:rsidP="00E616ED">
      <w:pPr>
        <w:pStyle w:val="ListParagraph"/>
        <w:numPr>
          <w:ilvl w:val="0"/>
          <w:numId w:val="99"/>
        </w:numPr>
        <w:rPr>
          <w:rFonts w:asciiTheme="majorBidi" w:hAnsiTheme="majorBidi" w:cstheme="majorBidi"/>
        </w:rPr>
      </w:pPr>
      <w:r w:rsidRPr="007D1875">
        <w:rPr>
          <w:rFonts w:asciiTheme="majorBidi" w:hAnsiTheme="majorBidi" w:cstheme="majorBidi"/>
        </w:rPr>
        <w:t xml:space="preserve">In an age like ours today when Islam is constantly portrayed in the worst possible light—both by a small and marginal minority of its own fanatic self-proclaimed champions as well as by its avowed enemies—sound and convincing delivery of the religion’s primordial Message has become exceedingly difficult and, in some cases, virtually impossible. Still, thinking Muslims have the duty to rectify this situation to the best of their ability. Generally speaking, however, what has been distorted by actions—such as the atrocious deeds of certain self-proclaimed followers of Islam—can hardly be set right by words. Rather, such perversions must be remedied by good actions, without which words ring empty. </w:t>
      </w:r>
      <w:r>
        <w:rPr>
          <w:rFonts w:asciiTheme="majorBidi" w:hAnsiTheme="majorBidi" w:cstheme="majorBidi"/>
          <w:b/>
          <w:bCs/>
        </w:rPr>
        <w:t>Volume 1</w:t>
      </w:r>
    </w:p>
    <w:p w14:paraId="583875A1" w14:textId="2B2E3D38" w:rsidR="007D1875" w:rsidRPr="007D1875" w:rsidRDefault="007D1875" w:rsidP="00E616ED">
      <w:pPr>
        <w:pStyle w:val="ListParagraph"/>
        <w:numPr>
          <w:ilvl w:val="0"/>
          <w:numId w:val="99"/>
        </w:numPr>
        <w:rPr>
          <w:rFonts w:asciiTheme="majorBidi" w:hAnsiTheme="majorBidi" w:cstheme="majorBidi"/>
        </w:rPr>
      </w:pPr>
      <w:r w:rsidRPr="007D1875">
        <w:rPr>
          <w:rFonts w:asciiTheme="majorBidi" w:hAnsiTheme="majorBidi" w:cstheme="majorBidi"/>
        </w:rPr>
        <w:t>Because of God’s mercy and fairness, however, the distortion of Islam in the eyes, Hearts, and minds of the masses bolsters Islam’s Doctrine of Excuse and ironically serves to reduce the accountability of non-Muslims before God as pertains to understanding and receiving the truth of the pristine Prophetic teaching. Once, a great Muslim Scholar was invited to visit an Atheist. As he entered the Atheist’s house, he said to him: “The God you do not believe in, I do not believe in either.” The fact is that the contorted versions of Islam today that repell non-Muslims and Muslims alike deserve a similar response: “The Islam you do not believe in, we do not believe in either,” since it is not true Islam but a gross distortion of it.</w:t>
      </w:r>
      <w:r w:rsidRPr="007D1875">
        <w:rPr>
          <w:rFonts w:asciiTheme="majorBidi" w:hAnsiTheme="majorBidi" w:cstheme="majorBidi"/>
          <w:b/>
          <w:bCs/>
        </w:rPr>
        <w:t xml:space="preserve"> </w:t>
      </w:r>
      <w:r>
        <w:rPr>
          <w:rFonts w:asciiTheme="majorBidi" w:hAnsiTheme="majorBidi" w:cstheme="majorBidi"/>
          <w:b/>
          <w:bCs/>
        </w:rPr>
        <w:t>Volume 1</w:t>
      </w:r>
    </w:p>
    <w:p w14:paraId="09059495" w14:textId="231D4CDD" w:rsidR="007D1875" w:rsidRPr="007D1875" w:rsidRDefault="007D1875" w:rsidP="00E616ED">
      <w:pPr>
        <w:pStyle w:val="ListParagraph"/>
        <w:numPr>
          <w:ilvl w:val="0"/>
          <w:numId w:val="99"/>
        </w:numPr>
        <w:rPr>
          <w:rFonts w:asciiTheme="majorBidi" w:hAnsiTheme="majorBidi" w:cstheme="majorBidi"/>
        </w:rPr>
      </w:pPr>
      <w:r w:rsidRPr="007D1875">
        <w:rPr>
          <w:rFonts w:asciiTheme="majorBidi" w:hAnsiTheme="majorBidi" w:cstheme="majorBidi"/>
        </w:rPr>
        <w:t>Al-Imām al-Ghazālī holds that those who are not given the Message of the Prophet properly or have never heard of him “shall certainly enter the Garden.” As we will see later in our discussion of the Hereafter, al-Ghazālī also understood the “People of the Heights” (Aṣḥāb al-A‘rāf) as those who will be saved on the Last Day because they lived during the times of the gaps (al-fatarāt) between the lost Prophetic dispensations of earlier times or, for other justifiable reasons, were deprived of sound knowledge of the Prophetic dispensation binding in their time. On the other hand, al-Ghazālī emphasizes that those who received the Prophet’s message, witnessed his miracles, and knew his high Moral character and noble attributes yet still obstinately refused to believe in him “shall surely be among the people of the Fire.” Nevertheless—al-Imām al-Ghazālī continues—for those who heard only false reports about the Prophet “as if, God forbid, he had been a manifestation of the Antichrist,” for these, he said:</w:t>
      </w:r>
      <w:r w:rsidRPr="007D1875">
        <w:rPr>
          <w:rFonts w:asciiTheme="majorBidi" w:hAnsiTheme="majorBidi" w:cstheme="majorBidi"/>
          <w:b/>
          <w:bCs/>
        </w:rPr>
        <w:t xml:space="preserve"> </w:t>
      </w:r>
      <w:r>
        <w:rPr>
          <w:rFonts w:asciiTheme="majorBidi" w:hAnsiTheme="majorBidi" w:cstheme="majorBidi"/>
          <w:b/>
          <w:bCs/>
        </w:rPr>
        <w:t>Volume 1</w:t>
      </w:r>
    </w:p>
    <w:p w14:paraId="11AEC478" w14:textId="3621CB9B" w:rsidR="007D1875" w:rsidRPr="00EB308A" w:rsidRDefault="007D1875" w:rsidP="00E616ED">
      <w:pPr>
        <w:pStyle w:val="ListParagraph"/>
        <w:numPr>
          <w:ilvl w:val="1"/>
          <w:numId w:val="99"/>
        </w:numPr>
        <w:rPr>
          <w:rFonts w:asciiTheme="majorBidi" w:hAnsiTheme="majorBidi" w:cstheme="majorBidi"/>
        </w:rPr>
      </w:pPr>
      <w:r w:rsidRPr="007D1875">
        <w:rPr>
          <w:rFonts w:asciiTheme="majorBidi" w:hAnsiTheme="majorBidi" w:cstheme="majorBidi"/>
        </w:rPr>
        <w:t>I am hopeful that they will be people of the Garden because they never heard anything to awaken their desire to believe [in the Prophet].</w:t>
      </w:r>
    </w:p>
    <w:p w14:paraId="331FD2E0" w14:textId="77777777" w:rsidR="00FD1A33" w:rsidRPr="005012FB" w:rsidRDefault="00FD1A33" w:rsidP="00FD1A33">
      <w:pPr>
        <w:rPr>
          <w:rFonts w:asciiTheme="majorBidi" w:hAnsiTheme="majorBidi" w:cstheme="majorBidi"/>
        </w:rPr>
      </w:pPr>
    </w:p>
    <w:p w14:paraId="66E9A70D" w14:textId="550C00DB" w:rsidR="00FD1A33" w:rsidRPr="00AB0CFA" w:rsidRDefault="00FD1A33" w:rsidP="00E616ED">
      <w:pPr>
        <w:pStyle w:val="Heading4"/>
        <w:numPr>
          <w:ilvl w:val="0"/>
          <w:numId w:val="7"/>
        </w:numPr>
        <w:rPr>
          <w:rFonts w:asciiTheme="majorBidi" w:eastAsiaTheme="minorHAnsi" w:hAnsiTheme="majorBidi"/>
          <w:b/>
          <w:bCs/>
          <w:color w:val="C00000"/>
          <w:sz w:val="28"/>
          <w:szCs w:val="28"/>
        </w:rPr>
      </w:pPr>
      <w:commentRangeStart w:id="229"/>
      <w:r>
        <w:rPr>
          <w:rFonts w:asciiTheme="majorBidi" w:hAnsiTheme="majorBidi"/>
          <w:b/>
          <w:bCs/>
          <w:color w:val="C00000"/>
          <w:sz w:val="28"/>
          <w:szCs w:val="28"/>
        </w:rPr>
        <w:t xml:space="preserve"> </w:t>
      </w:r>
      <w:r w:rsidRPr="00AB0CFA">
        <w:rPr>
          <w:rFonts w:asciiTheme="majorBidi" w:hAnsiTheme="majorBidi"/>
          <w:b/>
          <w:bCs/>
          <w:color w:val="C00000"/>
          <w:sz w:val="28"/>
          <w:szCs w:val="28"/>
        </w:rPr>
        <w:t>Tawḥīd: Divine Unicity in Islam</w:t>
      </w:r>
      <w:r w:rsidR="000619D1">
        <w:rPr>
          <w:rFonts w:asciiTheme="majorBidi" w:hAnsiTheme="majorBidi"/>
          <w:b/>
          <w:bCs/>
          <w:color w:val="C00000"/>
          <w:sz w:val="28"/>
          <w:szCs w:val="28"/>
        </w:rPr>
        <w:t xml:space="preserve"> </w:t>
      </w:r>
      <w:commentRangeEnd w:id="229"/>
      <w:r w:rsidR="00693441" w:rsidRPr="00AB0CFA">
        <w:rPr>
          <w:rStyle w:val="CommentReference"/>
          <w:rFonts w:asciiTheme="majorBidi" w:eastAsiaTheme="minorHAnsi" w:hAnsiTheme="majorBidi"/>
          <w:b/>
          <w:bCs/>
          <w:color w:val="C00000"/>
          <w:sz w:val="28"/>
          <w:szCs w:val="28"/>
        </w:rPr>
        <w:commentReference w:id="229"/>
      </w:r>
    </w:p>
    <w:p w14:paraId="71D90C47" w14:textId="7BF9F87A" w:rsidR="007D1875" w:rsidRPr="00512709" w:rsidRDefault="007D1875" w:rsidP="00E616ED">
      <w:pPr>
        <w:pStyle w:val="FootnoteText"/>
        <w:numPr>
          <w:ilvl w:val="0"/>
          <w:numId w:val="101"/>
        </w:numPr>
        <w:rPr>
          <w:rFonts w:ascii="Times New Roman" w:hAnsi="Times New Roman" w:cs="Times New Roman"/>
          <w:sz w:val="20"/>
          <w:szCs w:val="20"/>
        </w:rPr>
      </w:pPr>
      <w:r w:rsidRPr="00512709">
        <w:rPr>
          <w:rStyle w:val="FootnoteReference"/>
          <w:rFonts w:ascii="Times New Roman" w:hAnsi="Times New Roman" w:cs="Times New Roman"/>
          <w:sz w:val="20"/>
          <w:szCs w:val="20"/>
        </w:rPr>
        <w:footnoteRef/>
      </w:r>
      <w:r w:rsidRPr="00512709">
        <w:rPr>
          <w:rFonts w:ascii="Times New Roman" w:hAnsi="Times New Roman" w:cs="Times New Roman"/>
          <w:sz w:val="20"/>
          <w:szCs w:val="20"/>
        </w:rPr>
        <w:t xml:space="preserve"> </w:t>
      </w:r>
      <w:r w:rsidRPr="00512709">
        <w:rPr>
          <w:rFonts w:ascii="Times New Roman" w:hAnsi="Times New Roman" w:cs="Times New Roman"/>
          <w:b/>
          <w:bCs/>
          <w:i/>
          <w:iCs/>
          <w:sz w:val="20"/>
          <w:szCs w:val="20"/>
        </w:rPr>
        <w:t>Tawḥīd</w:t>
      </w:r>
      <w:r w:rsidRPr="00512709">
        <w:rPr>
          <w:rFonts w:ascii="Times New Roman" w:hAnsi="Times New Roman" w:cs="Times New Roman"/>
          <w:b/>
          <w:bCs/>
          <w:sz w:val="20"/>
          <w:szCs w:val="20"/>
        </w:rPr>
        <w:t xml:space="preserve"> </w:t>
      </w:r>
      <w:r w:rsidRPr="00512709">
        <w:rPr>
          <w:rFonts w:ascii="Times New Roman" w:hAnsi="Times New Roman" w:cs="Times New Roman"/>
          <w:sz w:val="20"/>
          <w:szCs w:val="20"/>
        </w:rPr>
        <w:t xml:space="preserve">in Arabic is an active verbal nominal, which means “the perception, declaration, and internal realization of God’s Oneness and Unicity.” To begin with, </w:t>
      </w:r>
      <w:r w:rsidRPr="00512709">
        <w:rPr>
          <w:rFonts w:ascii="Times New Roman" w:hAnsi="Times New Roman" w:cs="Times New Roman"/>
          <w:i/>
          <w:iCs/>
          <w:sz w:val="20"/>
          <w:szCs w:val="20"/>
        </w:rPr>
        <w:t>Tawḥīd</w:t>
      </w:r>
      <w:r w:rsidRPr="00512709">
        <w:rPr>
          <w:rFonts w:ascii="Times New Roman" w:hAnsi="Times New Roman" w:cs="Times New Roman"/>
          <w:sz w:val="20"/>
          <w:szCs w:val="20"/>
        </w:rPr>
        <w:t xml:space="preserve"> is the straight forward declaration that there is no god but God (</w:t>
      </w:r>
      <w:r w:rsidRPr="00512709">
        <w:rPr>
          <w:rFonts w:ascii="Times New Roman" w:hAnsi="Times New Roman" w:cs="Times New Roman"/>
          <w:i/>
          <w:iCs/>
          <w:sz w:val="20"/>
          <w:szCs w:val="20"/>
        </w:rPr>
        <w:t>lā ilāha illa-‘Llāh</w:t>
      </w:r>
      <w:r w:rsidRPr="00512709">
        <w:rPr>
          <w:rFonts w:ascii="Times New Roman" w:hAnsi="Times New Roman" w:cs="Times New Roman"/>
          <w:sz w:val="20"/>
          <w:szCs w:val="20"/>
        </w:rPr>
        <w:t xml:space="preserve">). As such, </w:t>
      </w:r>
      <w:r w:rsidRPr="00512709">
        <w:rPr>
          <w:rFonts w:ascii="Times New Roman" w:hAnsi="Times New Roman" w:cs="Times New Roman"/>
          <w:i/>
          <w:iCs/>
          <w:sz w:val="20"/>
          <w:szCs w:val="20"/>
        </w:rPr>
        <w:t>Tawḥīd</w:t>
      </w:r>
      <w:r w:rsidRPr="00512709">
        <w:rPr>
          <w:rFonts w:ascii="Times New Roman" w:hAnsi="Times New Roman" w:cs="Times New Roman"/>
          <w:sz w:val="20"/>
          <w:szCs w:val="20"/>
        </w:rPr>
        <w:t xml:space="preserve"> is the first and most fundamental Article of Prophetic faith, and it declares that there is and can only be one God, not two, three, or more. Beyond this, however, </w:t>
      </w:r>
      <w:r w:rsidRPr="00512709">
        <w:rPr>
          <w:rFonts w:ascii="Times New Roman" w:hAnsi="Times New Roman" w:cs="Times New Roman"/>
          <w:i/>
          <w:iCs/>
          <w:sz w:val="20"/>
          <w:szCs w:val="20"/>
        </w:rPr>
        <w:t>Tawḥīd</w:t>
      </w:r>
      <w:r w:rsidRPr="00512709">
        <w:rPr>
          <w:rFonts w:ascii="Times New Roman" w:hAnsi="Times New Roman" w:cs="Times New Roman"/>
          <w:sz w:val="20"/>
          <w:szCs w:val="20"/>
        </w:rPr>
        <w:t xml:space="preserve"> leades to the examination of the meaning of God’s Oneness and its implications for all aspects of existence. At its highest levels, </w:t>
      </w:r>
      <w:r w:rsidRPr="00512709">
        <w:rPr>
          <w:rFonts w:ascii="Times New Roman" w:hAnsi="Times New Roman" w:cs="Times New Roman"/>
          <w:i/>
          <w:iCs/>
          <w:sz w:val="20"/>
          <w:szCs w:val="20"/>
        </w:rPr>
        <w:t>Tawḥīd</w:t>
      </w:r>
      <w:r w:rsidRPr="00512709">
        <w:rPr>
          <w:rFonts w:ascii="Times New Roman" w:hAnsi="Times New Roman" w:cs="Times New Roman"/>
          <w:sz w:val="20"/>
          <w:szCs w:val="20"/>
        </w:rPr>
        <w:t xml:space="preserve"> links everything in the world—including Necessary Being, Possible Existence, the nature of causation, and the tenet of free will—back to the overriding reality of One God, the Good, the Absolutely Real, the Foundation of all reality. It informs a comprehensive worldview and serves as well as a universal configuration of existence. </w:t>
      </w:r>
      <w:r w:rsidRPr="00512709">
        <w:rPr>
          <w:rFonts w:ascii="Times New Roman" w:hAnsi="Times New Roman" w:cs="Times New Roman"/>
          <w:i/>
          <w:iCs/>
          <w:sz w:val="20"/>
          <w:szCs w:val="20"/>
        </w:rPr>
        <w:t xml:space="preserve">Tawḥīd </w:t>
      </w:r>
      <w:r w:rsidRPr="00512709">
        <w:rPr>
          <w:rFonts w:ascii="Times New Roman" w:hAnsi="Times New Roman" w:cs="Times New Roman"/>
          <w:sz w:val="20"/>
          <w:szCs w:val="20"/>
        </w:rPr>
        <w:t xml:space="preserve">is </w:t>
      </w:r>
      <w:r w:rsidRPr="00512709">
        <w:rPr>
          <w:rFonts w:ascii="Times New Roman" w:hAnsi="Times New Roman" w:cs="Times New Roman"/>
          <w:color w:val="000000"/>
          <w:sz w:val="20"/>
          <w:szCs w:val="20"/>
        </w:rPr>
        <w:t xml:space="preserve">the focus of Islamic Theology, Metaphysics, worship, Spirituality, and everything else. It constitutes the solid bedrock upon which the Islamic </w:t>
      </w:r>
      <w:r w:rsidRPr="00512709">
        <w:rPr>
          <w:rFonts w:ascii="Times New Roman" w:hAnsi="Times New Roman" w:cs="Times New Roman"/>
          <w:i/>
          <w:iCs/>
          <w:sz w:val="20"/>
          <w:szCs w:val="20"/>
        </w:rPr>
        <w:t>Sharī‘a</w:t>
      </w:r>
      <w:r w:rsidRPr="00512709">
        <w:rPr>
          <w:rFonts w:ascii="Times New Roman" w:hAnsi="Times New Roman" w:cs="Times New Roman"/>
          <w:sz w:val="20"/>
          <w:szCs w:val="20"/>
        </w:rPr>
        <w:t xml:space="preserve"> erects its worldview, culture, and Civilization.</w:t>
      </w:r>
    </w:p>
    <w:p w14:paraId="14E4DC92" w14:textId="77777777" w:rsidR="000619D1" w:rsidRDefault="007D1875" w:rsidP="00E616ED">
      <w:pPr>
        <w:pStyle w:val="ListParagraph"/>
        <w:numPr>
          <w:ilvl w:val="0"/>
          <w:numId w:val="101"/>
        </w:numPr>
        <w:rPr>
          <w:sz w:val="20"/>
          <w:szCs w:val="20"/>
        </w:rPr>
      </w:pPr>
      <w:r w:rsidRPr="00512709">
        <w:rPr>
          <w:rStyle w:val="FootnoteReference"/>
          <w:sz w:val="20"/>
          <w:szCs w:val="20"/>
        </w:rPr>
        <w:footnoteRef/>
      </w:r>
      <w:r w:rsidRPr="007D1875">
        <w:rPr>
          <w:sz w:val="20"/>
          <w:szCs w:val="20"/>
        </w:rPr>
        <w:t xml:space="preserve"> </w:t>
      </w:r>
      <w:r w:rsidRPr="007D1875">
        <w:rPr>
          <w:b/>
          <w:bCs/>
          <w:sz w:val="20"/>
          <w:szCs w:val="20"/>
        </w:rPr>
        <w:t>God’s Absolute Oneness (</w:t>
      </w:r>
      <w:r w:rsidRPr="007D1875">
        <w:rPr>
          <w:b/>
          <w:bCs/>
          <w:i/>
          <w:iCs/>
          <w:sz w:val="20"/>
          <w:szCs w:val="20"/>
        </w:rPr>
        <w:t>al-Tawḥīd</w:t>
      </w:r>
      <w:r w:rsidRPr="007D1875">
        <w:rPr>
          <w:b/>
          <w:bCs/>
          <w:sz w:val="20"/>
          <w:szCs w:val="20"/>
        </w:rPr>
        <w:t xml:space="preserve">) </w:t>
      </w:r>
      <w:r w:rsidRPr="007D1875">
        <w:rPr>
          <w:sz w:val="20"/>
          <w:szCs w:val="20"/>
        </w:rPr>
        <w:t xml:space="preserve">refers literally in Islam to the clear perception and explicit declaration of the Oneness of God. </w:t>
      </w:r>
      <w:r w:rsidRPr="007D1875">
        <w:rPr>
          <w:i/>
          <w:iCs/>
          <w:sz w:val="20"/>
          <w:szCs w:val="20"/>
        </w:rPr>
        <w:t>Al-Tawḥīd</w:t>
      </w:r>
      <w:r w:rsidRPr="007D1875">
        <w:rPr>
          <w:sz w:val="20"/>
          <w:szCs w:val="20"/>
        </w:rPr>
        <w:t xml:space="preserve"> informs a comprehensive worldview and serves as well as a universal configuration of existence. At its most basic, </w:t>
      </w:r>
      <w:r w:rsidRPr="007D1875">
        <w:rPr>
          <w:i/>
          <w:iCs/>
          <w:sz w:val="20"/>
          <w:szCs w:val="20"/>
        </w:rPr>
        <w:t>al-Tawḥīd</w:t>
      </w:r>
      <w:r w:rsidRPr="007D1875">
        <w:rPr>
          <w:sz w:val="20"/>
          <w:szCs w:val="20"/>
        </w:rPr>
        <w:t xml:space="preserve"> is the straight forward declaration that there is no god but God (</w:t>
      </w:r>
      <w:r w:rsidRPr="007D1875">
        <w:rPr>
          <w:i/>
          <w:iCs/>
          <w:sz w:val="20"/>
          <w:szCs w:val="20"/>
        </w:rPr>
        <w:t>lā ilāha illa-‘Llāh</w:t>
      </w:r>
      <w:r w:rsidRPr="007D1875">
        <w:rPr>
          <w:sz w:val="20"/>
          <w:szCs w:val="20"/>
        </w:rPr>
        <w:t xml:space="preserve">). </w:t>
      </w:r>
      <w:r w:rsidRPr="007D1875">
        <w:rPr>
          <w:i/>
          <w:iCs/>
          <w:sz w:val="20"/>
          <w:szCs w:val="20"/>
        </w:rPr>
        <w:t>Al-Tawḥīd</w:t>
      </w:r>
      <w:r w:rsidRPr="007D1875">
        <w:rPr>
          <w:sz w:val="20"/>
          <w:szCs w:val="20"/>
        </w:rPr>
        <w:t xml:space="preserve"> as an article of Prophetic faith declares that there is and can only be one God and not two, three, or more, but, beyond this and as a ramification of it, Islamic theology examines the meaning of God’s Oneness and its implications for all aspects of existence. At its highest levels, </w:t>
      </w:r>
      <w:r w:rsidRPr="007D1875">
        <w:rPr>
          <w:i/>
          <w:iCs/>
          <w:sz w:val="20"/>
          <w:szCs w:val="20"/>
        </w:rPr>
        <w:t>al-Tawḥīd</w:t>
      </w:r>
      <w:r w:rsidRPr="007D1875">
        <w:rPr>
          <w:sz w:val="20"/>
          <w:szCs w:val="20"/>
        </w:rPr>
        <w:t xml:space="preserve"> links everything in the world—including necessary being, possible existence, the nature of causation, and the tenet of free will—back to the overriding reality of God, the One, the Good, the Absolutely Real, the Foundation of all reality. Later in the section, “Intellect and First Principles,” we will discuss paradigms and cognitive frames in greater detail. As we will see the chapter, “Basic Islamic Creed, </w:t>
      </w:r>
      <w:r w:rsidRPr="007D1875">
        <w:rPr>
          <w:sz w:val="20"/>
          <w:szCs w:val="20"/>
          <w:shd w:val="clear" w:color="auto" w:fill="FFFFFF" w:themeFill="background1"/>
        </w:rPr>
        <w:t>“</w:t>
      </w:r>
      <w:r w:rsidRPr="007D1875">
        <w:rPr>
          <w:sz w:val="20"/>
          <w:szCs w:val="20"/>
        </w:rPr>
        <w:t>Necessary being</w:t>
      </w:r>
      <w:r w:rsidRPr="007D1875">
        <w:rPr>
          <w:sz w:val="20"/>
          <w:szCs w:val="20"/>
          <w:shd w:val="clear" w:color="auto" w:fill="FFFFFF" w:themeFill="background1"/>
        </w:rPr>
        <w:t>” and “possible existence”</w:t>
      </w:r>
      <w:r w:rsidRPr="007D1875">
        <w:rPr>
          <w:sz w:val="20"/>
          <w:szCs w:val="20"/>
        </w:rPr>
        <w:t xml:space="preserve"> constitute powerful cognitive frames pertaining to the paradigm of </w:t>
      </w:r>
      <w:r w:rsidRPr="007D1875">
        <w:rPr>
          <w:i/>
          <w:iCs/>
          <w:sz w:val="20"/>
          <w:szCs w:val="20"/>
        </w:rPr>
        <w:t>Tawḥīd</w:t>
      </w:r>
      <w:r w:rsidRPr="007D1875">
        <w:rPr>
          <w:sz w:val="20"/>
          <w:szCs w:val="20"/>
        </w:rPr>
        <w:t xml:space="preserve"> that encompass the entirety of subjective and reality and things as they truly are in themselves (</w:t>
      </w:r>
      <w:r w:rsidRPr="007D1875">
        <w:rPr>
          <w:i/>
          <w:iCs/>
          <w:sz w:val="20"/>
          <w:szCs w:val="20"/>
        </w:rPr>
        <w:t>nafs al-amr</w:t>
      </w:r>
      <w:r w:rsidRPr="007D1875">
        <w:rPr>
          <w:sz w:val="20"/>
          <w:szCs w:val="20"/>
        </w:rPr>
        <w:t>).</w:t>
      </w:r>
    </w:p>
    <w:p w14:paraId="07564D03" w14:textId="5D4400F0" w:rsidR="007D1875" w:rsidRPr="000619D1" w:rsidRDefault="007D1875" w:rsidP="00E616ED">
      <w:pPr>
        <w:pStyle w:val="ListParagraph"/>
        <w:numPr>
          <w:ilvl w:val="1"/>
          <w:numId w:val="101"/>
        </w:numPr>
        <w:rPr>
          <w:sz w:val="20"/>
          <w:szCs w:val="20"/>
        </w:rPr>
      </w:pPr>
      <w:r w:rsidRPr="000619D1">
        <w:rPr>
          <w:sz w:val="20"/>
          <w:szCs w:val="20"/>
        </w:rPr>
        <w:t>The ten starting points (</w:t>
      </w:r>
      <w:r w:rsidRPr="000619D1">
        <w:rPr>
          <w:i/>
          <w:iCs/>
          <w:sz w:val="20"/>
          <w:szCs w:val="20"/>
        </w:rPr>
        <w:t>al-mabādi’ al-‘ashara</w:t>
      </w:r>
      <w:r w:rsidRPr="000619D1">
        <w:rPr>
          <w:sz w:val="20"/>
          <w:szCs w:val="20"/>
        </w:rPr>
        <w:t xml:space="preserve">) or the ten basic principles are: </w:t>
      </w:r>
    </w:p>
    <w:p w14:paraId="14D52364" w14:textId="77777777" w:rsidR="007D1875" w:rsidRPr="00512709" w:rsidRDefault="007D1875" w:rsidP="00E616ED">
      <w:pPr>
        <w:pStyle w:val="ListParagraph"/>
        <w:numPr>
          <w:ilvl w:val="1"/>
          <w:numId w:val="101"/>
        </w:numPr>
        <w:rPr>
          <w:sz w:val="20"/>
          <w:szCs w:val="20"/>
        </w:rPr>
      </w:pPr>
      <w:r w:rsidRPr="00512709">
        <w:rPr>
          <w:sz w:val="20"/>
          <w:szCs w:val="20"/>
        </w:rPr>
        <w:t>Name (</w:t>
      </w:r>
      <w:r w:rsidRPr="00512709">
        <w:rPr>
          <w:i/>
          <w:iCs/>
          <w:sz w:val="20"/>
          <w:szCs w:val="20"/>
        </w:rPr>
        <w:t>al-Ism</w:t>
      </w:r>
      <w:r w:rsidRPr="00512709">
        <w:rPr>
          <w:sz w:val="20"/>
          <w:szCs w:val="20"/>
        </w:rPr>
        <w:t>).</w:t>
      </w:r>
    </w:p>
    <w:p w14:paraId="4FBB68C0" w14:textId="77777777" w:rsidR="007D1875" w:rsidRPr="00512709" w:rsidRDefault="007D1875" w:rsidP="00E616ED">
      <w:pPr>
        <w:pStyle w:val="ListParagraph"/>
        <w:numPr>
          <w:ilvl w:val="1"/>
          <w:numId w:val="101"/>
        </w:numPr>
        <w:rPr>
          <w:sz w:val="20"/>
          <w:szCs w:val="20"/>
        </w:rPr>
      </w:pPr>
      <w:r w:rsidRPr="00512709">
        <w:rPr>
          <w:sz w:val="20"/>
          <w:szCs w:val="20"/>
        </w:rPr>
        <w:t>Definition (</w:t>
      </w:r>
      <w:r w:rsidRPr="00512709">
        <w:rPr>
          <w:i/>
          <w:iCs/>
          <w:sz w:val="20"/>
          <w:szCs w:val="20"/>
        </w:rPr>
        <w:t>al-Ḥadd</w:t>
      </w:r>
      <w:r w:rsidRPr="00512709">
        <w:rPr>
          <w:sz w:val="20"/>
          <w:szCs w:val="20"/>
        </w:rPr>
        <w:t>).</w:t>
      </w:r>
    </w:p>
    <w:p w14:paraId="63AE7B25" w14:textId="77777777" w:rsidR="007D1875" w:rsidRPr="00512709" w:rsidRDefault="007D1875" w:rsidP="00E616ED">
      <w:pPr>
        <w:pStyle w:val="ListParagraph"/>
        <w:numPr>
          <w:ilvl w:val="1"/>
          <w:numId w:val="101"/>
        </w:numPr>
        <w:rPr>
          <w:sz w:val="20"/>
          <w:szCs w:val="20"/>
        </w:rPr>
      </w:pPr>
      <w:r w:rsidRPr="00512709">
        <w:rPr>
          <w:sz w:val="20"/>
          <w:szCs w:val="20"/>
        </w:rPr>
        <w:t>Subject matter or area of focus (</w:t>
      </w:r>
      <w:r w:rsidRPr="00512709">
        <w:rPr>
          <w:i/>
          <w:iCs/>
          <w:sz w:val="20"/>
          <w:szCs w:val="20"/>
        </w:rPr>
        <w:t>al-Mawḍū‘</w:t>
      </w:r>
      <w:r w:rsidRPr="00512709">
        <w:rPr>
          <w:sz w:val="20"/>
          <w:szCs w:val="20"/>
        </w:rPr>
        <w:t>).</w:t>
      </w:r>
    </w:p>
    <w:p w14:paraId="45F9ABEE" w14:textId="4A8095D9" w:rsidR="00533FB3" w:rsidRPr="00533FB3" w:rsidRDefault="007D1875" w:rsidP="00E616ED">
      <w:pPr>
        <w:pStyle w:val="ListParagraph"/>
        <w:numPr>
          <w:ilvl w:val="1"/>
          <w:numId w:val="101"/>
        </w:numPr>
        <w:rPr>
          <w:sz w:val="20"/>
          <w:szCs w:val="20"/>
        </w:rPr>
      </w:pPr>
      <w:r w:rsidRPr="00512709">
        <w:rPr>
          <w:sz w:val="20"/>
          <w:szCs w:val="20"/>
        </w:rPr>
        <w:t>Fruit (</w:t>
      </w:r>
      <w:r w:rsidRPr="00512709">
        <w:rPr>
          <w:i/>
          <w:iCs/>
          <w:sz w:val="20"/>
          <w:szCs w:val="20"/>
        </w:rPr>
        <w:t>al-Thamara</w:t>
      </w:r>
      <w:r w:rsidRPr="00512709">
        <w:rPr>
          <w:sz w:val="20"/>
          <w:szCs w:val="20"/>
        </w:rPr>
        <w:t>).</w:t>
      </w:r>
    </w:p>
    <w:p w14:paraId="06B152E6" w14:textId="3543BAC9" w:rsidR="007D1875" w:rsidRPr="00512709" w:rsidRDefault="007D1875" w:rsidP="00E616ED">
      <w:pPr>
        <w:pStyle w:val="ListParagraph"/>
        <w:numPr>
          <w:ilvl w:val="1"/>
          <w:numId w:val="101"/>
        </w:numPr>
        <w:rPr>
          <w:sz w:val="20"/>
          <w:szCs w:val="20"/>
        </w:rPr>
      </w:pPr>
      <w:r w:rsidRPr="00512709">
        <w:rPr>
          <w:sz w:val="20"/>
          <w:szCs w:val="20"/>
        </w:rPr>
        <w:t>Excellence or nobility (</w:t>
      </w:r>
      <w:r w:rsidRPr="00512709">
        <w:rPr>
          <w:i/>
          <w:iCs/>
          <w:sz w:val="20"/>
          <w:szCs w:val="20"/>
        </w:rPr>
        <w:t>al-Faḍl</w:t>
      </w:r>
      <w:r w:rsidRPr="00512709">
        <w:rPr>
          <w:sz w:val="20"/>
          <w:szCs w:val="20"/>
        </w:rPr>
        <w:t xml:space="preserve"> or </w:t>
      </w:r>
      <w:r w:rsidRPr="00512709">
        <w:rPr>
          <w:i/>
          <w:iCs/>
          <w:sz w:val="20"/>
          <w:szCs w:val="20"/>
        </w:rPr>
        <w:t>al-Sharaf</w:t>
      </w:r>
      <w:r w:rsidRPr="00512709">
        <w:rPr>
          <w:sz w:val="20"/>
          <w:szCs w:val="20"/>
        </w:rPr>
        <w:t>).</w:t>
      </w:r>
    </w:p>
    <w:p w14:paraId="5BC5FE78" w14:textId="77777777" w:rsidR="007D1875" w:rsidRPr="00512709" w:rsidRDefault="007D1875" w:rsidP="00E616ED">
      <w:pPr>
        <w:pStyle w:val="ListParagraph"/>
        <w:numPr>
          <w:ilvl w:val="1"/>
          <w:numId w:val="101"/>
        </w:numPr>
        <w:rPr>
          <w:sz w:val="20"/>
          <w:szCs w:val="20"/>
        </w:rPr>
      </w:pPr>
      <w:r w:rsidRPr="00512709">
        <w:rPr>
          <w:sz w:val="20"/>
          <w:szCs w:val="20"/>
        </w:rPr>
        <w:t>Sources of derivation (</w:t>
      </w:r>
      <w:r w:rsidRPr="00512709">
        <w:rPr>
          <w:i/>
          <w:iCs/>
          <w:sz w:val="20"/>
          <w:szCs w:val="20"/>
        </w:rPr>
        <w:t>al-Istimdād</w:t>
      </w:r>
      <w:r w:rsidRPr="00512709">
        <w:rPr>
          <w:sz w:val="20"/>
          <w:szCs w:val="20"/>
        </w:rPr>
        <w:t>).</w:t>
      </w:r>
    </w:p>
    <w:p w14:paraId="55C03548" w14:textId="77777777" w:rsidR="007D1875" w:rsidRPr="00512709" w:rsidRDefault="007D1875" w:rsidP="00E616ED">
      <w:pPr>
        <w:pStyle w:val="ListParagraph"/>
        <w:numPr>
          <w:ilvl w:val="1"/>
          <w:numId w:val="101"/>
        </w:numPr>
        <w:rPr>
          <w:sz w:val="20"/>
          <w:szCs w:val="20"/>
        </w:rPr>
      </w:pPr>
      <w:r w:rsidRPr="00512709">
        <w:rPr>
          <w:sz w:val="20"/>
          <w:szCs w:val="20"/>
        </w:rPr>
        <w:t>Issues and research topics (</w:t>
      </w:r>
      <w:r w:rsidRPr="00512709">
        <w:rPr>
          <w:i/>
          <w:iCs/>
          <w:sz w:val="20"/>
          <w:szCs w:val="20"/>
        </w:rPr>
        <w:t>al-Masā’il wa al-Mabāḥith</w:t>
      </w:r>
      <w:r w:rsidRPr="00512709">
        <w:rPr>
          <w:sz w:val="20"/>
          <w:szCs w:val="20"/>
        </w:rPr>
        <w:t>).</w:t>
      </w:r>
    </w:p>
    <w:p w14:paraId="49C8F661" w14:textId="77777777" w:rsidR="007D1875" w:rsidRPr="00512709" w:rsidRDefault="007D1875" w:rsidP="00E616ED">
      <w:pPr>
        <w:pStyle w:val="ListParagraph"/>
        <w:numPr>
          <w:ilvl w:val="1"/>
          <w:numId w:val="101"/>
        </w:numPr>
        <w:rPr>
          <w:sz w:val="20"/>
          <w:szCs w:val="20"/>
        </w:rPr>
      </w:pPr>
      <w:r w:rsidRPr="00512709">
        <w:rPr>
          <w:sz w:val="20"/>
          <w:szCs w:val="20"/>
        </w:rPr>
        <w:t>Founder (</w:t>
      </w:r>
      <w:r w:rsidRPr="00512709">
        <w:rPr>
          <w:i/>
          <w:iCs/>
          <w:sz w:val="20"/>
          <w:szCs w:val="20"/>
        </w:rPr>
        <w:t>al-Wāḍi‘</w:t>
      </w:r>
      <w:r w:rsidRPr="00512709">
        <w:rPr>
          <w:sz w:val="20"/>
          <w:szCs w:val="20"/>
        </w:rPr>
        <w:t>).</w:t>
      </w:r>
    </w:p>
    <w:p w14:paraId="3DA0BE4E" w14:textId="77777777" w:rsidR="007D1875" w:rsidRPr="00512709" w:rsidRDefault="007D1875" w:rsidP="00E616ED">
      <w:pPr>
        <w:pStyle w:val="ListParagraph"/>
        <w:numPr>
          <w:ilvl w:val="1"/>
          <w:numId w:val="101"/>
        </w:numPr>
        <w:rPr>
          <w:sz w:val="20"/>
          <w:szCs w:val="20"/>
        </w:rPr>
      </w:pPr>
      <w:r w:rsidRPr="00512709">
        <w:rPr>
          <w:sz w:val="20"/>
          <w:szCs w:val="20"/>
        </w:rPr>
        <w:t>Relationship to other sciences (</w:t>
      </w:r>
      <w:r w:rsidRPr="00512709">
        <w:rPr>
          <w:i/>
          <w:iCs/>
          <w:sz w:val="20"/>
          <w:szCs w:val="20"/>
        </w:rPr>
        <w:t>Nisbatuhu li-Bāqī al-‘Ulūm</w:t>
      </w:r>
      <w:r w:rsidRPr="00512709">
        <w:rPr>
          <w:sz w:val="20"/>
          <w:szCs w:val="20"/>
        </w:rPr>
        <w:t>).</w:t>
      </w:r>
    </w:p>
    <w:p w14:paraId="75D3D7DC" w14:textId="451D58CF" w:rsidR="000619D1" w:rsidRDefault="007D1875" w:rsidP="00E616ED">
      <w:pPr>
        <w:pStyle w:val="ListParagraph"/>
        <w:numPr>
          <w:ilvl w:val="1"/>
          <w:numId w:val="101"/>
        </w:numPr>
        <w:rPr>
          <w:sz w:val="20"/>
          <w:szCs w:val="20"/>
        </w:rPr>
      </w:pPr>
      <w:r w:rsidRPr="00512709">
        <w:rPr>
          <w:sz w:val="20"/>
          <w:szCs w:val="20"/>
        </w:rPr>
        <w:t xml:space="preserve"> Legal ruling in the Prophetic Way (</w:t>
      </w:r>
      <w:r w:rsidRPr="00512709">
        <w:rPr>
          <w:i/>
          <w:iCs/>
          <w:sz w:val="20"/>
          <w:szCs w:val="20"/>
        </w:rPr>
        <w:t>al-Ḥukm al-Shar‘ī</w:t>
      </w:r>
      <w:r w:rsidRPr="00512709">
        <w:rPr>
          <w:sz w:val="20"/>
          <w:szCs w:val="20"/>
        </w:rPr>
        <w:t>).</w:t>
      </w:r>
    </w:p>
    <w:p w14:paraId="7EFAC8EE" w14:textId="747B8E86" w:rsidR="00683BA7" w:rsidRPr="00DF57CA" w:rsidRDefault="00DF57CA" w:rsidP="00E616ED">
      <w:pPr>
        <w:pStyle w:val="ListParagraph"/>
        <w:numPr>
          <w:ilvl w:val="0"/>
          <w:numId w:val="101"/>
        </w:numPr>
        <w:autoSpaceDE w:val="0"/>
        <w:autoSpaceDN w:val="0"/>
        <w:adjustRightInd w:val="0"/>
        <w:rPr>
          <w:rFonts w:ascii="Times-Roman" w:eastAsiaTheme="minorHAnsi" w:hAnsi="Times-Roman" w:cs="Times-Roman"/>
          <w:sz w:val="28"/>
          <w:szCs w:val="28"/>
          <w14:ligatures w14:val="standardContextual"/>
        </w:rPr>
      </w:pPr>
      <w:r w:rsidRPr="00DF57CA">
        <w:rPr>
          <w:rFonts w:ascii="Times-Roman" w:eastAsiaTheme="minorHAnsi" w:hAnsi="Times-Roman" w:cs="Times-Roman"/>
          <w:sz w:val="28"/>
          <w:szCs w:val="28"/>
          <w14:ligatures w14:val="standardContextual"/>
        </w:rPr>
        <w:t>At the root of the polymath and other synthetic aspects of Islamic Civilization at its best, however, is the fact that Muslims—especially their great Saints and Scholars—looked upon all sciences and everything in God’s creation as branches of His Absolute Oneness (</w:t>
      </w:r>
      <w:r w:rsidRPr="00DF57CA">
        <w:rPr>
          <w:rFonts w:ascii="Times-Italic" w:eastAsiaTheme="minorHAnsi" w:hAnsi="Times-Italic" w:cs="Times-Italic"/>
          <w:i/>
          <w:iCs/>
          <w:sz w:val="28"/>
          <w:szCs w:val="28"/>
          <w14:ligatures w14:val="standardContextual"/>
        </w:rPr>
        <w:t>al-Tawḥīd</w:t>
      </w:r>
      <w:r w:rsidRPr="00DF57CA">
        <w:rPr>
          <w:rFonts w:ascii="Times-Roman" w:eastAsiaTheme="minorHAnsi" w:hAnsi="Times-Roman" w:cs="Times-Roman"/>
          <w:sz w:val="28"/>
          <w:szCs w:val="28"/>
          <w14:ligatures w14:val="standardContextual"/>
        </w:rPr>
        <w:t>), the ramifications of which reverberate in all things. Thus, for Muslims, there could not be any contradiction between the Qur’ān, the</w:t>
      </w:r>
      <w:r w:rsidRPr="00DF57CA">
        <w:rPr>
          <w:rFonts w:ascii="Times-Italic" w:eastAsiaTheme="minorHAnsi" w:hAnsi="Times-Italic" w:cs="Times-Italic"/>
          <w:i/>
          <w:iCs/>
          <w:sz w:val="28"/>
          <w:szCs w:val="28"/>
          <w14:ligatures w14:val="standardContextual"/>
        </w:rPr>
        <w:t xml:space="preserve"> Sharī‘a</w:t>
      </w:r>
      <w:r w:rsidRPr="00DF57CA">
        <w:rPr>
          <w:rFonts w:ascii="Times-Roman" w:eastAsiaTheme="minorHAnsi" w:hAnsi="Times-Roman" w:cs="Times-Roman"/>
          <w:sz w:val="28"/>
          <w:szCs w:val="28"/>
          <w14:ligatures w14:val="standardContextual"/>
        </w:rPr>
        <w:t xml:space="preserve">, the Creed, its Metaphysical elaborations, Sufism, ethics, logic, mathematics, geometry, physics, botany, zoology, physics, or any other valid human discipline of knowledge and thought. For everything in God’s creation was governed by the same truths and fell under the same principles, and all of them came together under the all-encompassing Reality of God’s Unique Oneness. </w:t>
      </w:r>
      <w:r>
        <w:rPr>
          <w:rFonts w:ascii="Times-Roman" w:eastAsiaTheme="minorHAnsi" w:hAnsi="Times-Roman" w:cs="Times-Roman"/>
          <w:b/>
          <w:bCs/>
          <w:sz w:val="28"/>
          <w:szCs w:val="28"/>
          <w14:ligatures w14:val="standardContextual"/>
        </w:rPr>
        <w:t>Volume 1</w:t>
      </w:r>
    </w:p>
    <w:p w14:paraId="7D347B28" w14:textId="3764025B" w:rsidR="00DF57CA" w:rsidRPr="00C9280A" w:rsidRDefault="00C9280A" w:rsidP="00E616ED">
      <w:pPr>
        <w:pStyle w:val="ListParagraph"/>
        <w:numPr>
          <w:ilvl w:val="0"/>
          <w:numId w:val="101"/>
        </w:numPr>
        <w:autoSpaceDE w:val="0"/>
        <w:autoSpaceDN w:val="0"/>
        <w:adjustRightInd w:val="0"/>
        <w:rPr>
          <w:rFonts w:ascii="Times-Roman" w:eastAsiaTheme="minorHAnsi" w:hAnsi="Times-Roman" w:cs="Times-Roman"/>
          <w:sz w:val="28"/>
          <w:szCs w:val="28"/>
          <w14:ligatures w14:val="standardContextual"/>
        </w:rPr>
      </w:pPr>
      <w:r>
        <w:rPr>
          <w:rFonts w:ascii="Times-Roman" w:eastAsiaTheme="minorHAnsi" w:hAnsi="Times-Roman" w:cs="Times-Roman"/>
          <w:color w:val="000000"/>
          <w:sz w:val="28"/>
          <w:szCs w:val="28"/>
          <w14:ligatures w14:val="standardContextual"/>
        </w:rPr>
        <w:t xml:space="preserve">These and other transmissions of this Divine </w:t>
      </w:r>
      <w:r>
        <w:rPr>
          <w:rFonts w:ascii="Times-Italic" w:eastAsiaTheme="minorHAnsi" w:hAnsi="Times-Italic" w:cs="Times-Italic"/>
          <w:i/>
          <w:iCs/>
          <w:sz w:val="28"/>
          <w:szCs w:val="28"/>
          <w14:ligatures w14:val="standardContextual"/>
        </w:rPr>
        <w:t>Ḥadīth Qudsī</w:t>
      </w:r>
      <w:r>
        <w:rPr>
          <w:rFonts w:ascii="Times-Roman" w:eastAsiaTheme="minorHAnsi" w:hAnsi="Times-Roman" w:cs="Times-Roman"/>
          <w:sz w:val="28"/>
          <w:szCs w:val="28"/>
          <w14:ligatures w14:val="standardContextual"/>
        </w:rPr>
        <w:t xml:space="preserve"> confirm that the Primordial Covenant included the explicit prohibition of committing </w:t>
      </w:r>
      <w:r>
        <w:rPr>
          <w:rFonts w:ascii="Times-Italic" w:eastAsiaTheme="minorHAnsi" w:hAnsi="Times-Italic" w:cs="Times-Italic"/>
          <w:i/>
          <w:iCs/>
          <w:sz w:val="28"/>
          <w:szCs w:val="28"/>
          <w14:ligatures w14:val="standardContextual"/>
        </w:rPr>
        <w:t>shirk</w:t>
      </w:r>
      <w:r>
        <w:rPr>
          <w:rFonts w:ascii="Times-Roman" w:eastAsiaTheme="minorHAnsi" w:hAnsi="Times-Roman" w:cs="Times-Roman"/>
          <w:sz w:val="28"/>
          <w:szCs w:val="28"/>
          <w14:ligatures w14:val="standardContextual"/>
        </w:rPr>
        <w:t>, that is,</w:t>
      </w:r>
      <w:r>
        <w:rPr>
          <w:rFonts w:ascii="Times-Italic" w:eastAsiaTheme="minorHAnsi" w:hAnsi="Times-Italic" w:cs="Times-Italic"/>
          <w:i/>
          <w:iCs/>
          <w:sz w:val="28"/>
          <w:szCs w:val="28"/>
          <w14:ligatures w14:val="standardContextual"/>
        </w:rPr>
        <w:t xml:space="preserve"> </w:t>
      </w:r>
      <w:r>
        <w:rPr>
          <w:rFonts w:ascii="Times-Roman" w:eastAsiaTheme="minorHAnsi" w:hAnsi="Times-Roman" w:cs="Times-Roman"/>
          <w:sz w:val="28"/>
          <w:szCs w:val="28"/>
          <w14:ligatures w14:val="standardContextual"/>
        </w:rPr>
        <w:t>associating other gods and objects of worship with God. Consequently, the Oneness of God (</w:t>
      </w:r>
      <w:r>
        <w:rPr>
          <w:rFonts w:ascii="Times-Italic" w:eastAsiaTheme="minorHAnsi" w:hAnsi="Times-Italic" w:cs="Times-Italic"/>
          <w:i/>
          <w:iCs/>
          <w:sz w:val="28"/>
          <w:szCs w:val="28"/>
          <w14:ligatures w14:val="standardContextual"/>
        </w:rPr>
        <w:t>al-Tawḥīd</w:t>
      </w:r>
      <w:r>
        <w:rPr>
          <w:rFonts w:ascii="Times-Roman" w:eastAsiaTheme="minorHAnsi" w:hAnsi="Times-Roman" w:cs="Times-Roman"/>
          <w:sz w:val="28"/>
          <w:szCs w:val="28"/>
          <w14:ligatures w14:val="standardContextual"/>
        </w:rPr>
        <w:t xml:space="preserve">) and the repudiation of </w:t>
      </w:r>
      <w:r>
        <w:rPr>
          <w:rFonts w:ascii="Times-Italic" w:eastAsiaTheme="minorHAnsi" w:hAnsi="Times-Italic" w:cs="Times-Italic"/>
          <w:i/>
          <w:iCs/>
          <w:sz w:val="28"/>
          <w:szCs w:val="28"/>
          <w14:ligatures w14:val="standardContextual"/>
        </w:rPr>
        <w:t>shirk</w:t>
      </w:r>
      <w:r>
        <w:rPr>
          <w:rFonts w:ascii="Times-Roman" w:eastAsiaTheme="minorHAnsi" w:hAnsi="Times-Roman" w:cs="Times-Roman"/>
          <w:sz w:val="28"/>
          <w:szCs w:val="28"/>
          <w14:ligatures w14:val="standardContextual"/>
        </w:rPr>
        <w:t xml:space="preserve"> are ingrained in every Human </w:t>
      </w:r>
      <w:r>
        <w:rPr>
          <w:rFonts w:ascii="Times-Italic" w:eastAsiaTheme="minorHAnsi" w:hAnsi="Times-Italic" w:cs="Times-Italic"/>
          <w:i/>
          <w:iCs/>
          <w:color w:val="000000"/>
          <w:sz w:val="28"/>
          <w:szCs w:val="28"/>
          <w14:ligatures w14:val="standardContextual"/>
        </w:rPr>
        <w:t>Fi</w:t>
      </w:r>
      <w:r>
        <w:rPr>
          <w:rFonts w:ascii="Times-Italic" w:eastAsiaTheme="minorHAnsi" w:hAnsi="Times-Italic" w:cs="Times-Italic"/>
          <w:i/>
          <w:iCs/>
          <w:sz w:val="28"/>
          <w:szCs w:val="28"/>
          <w14:ligatures w14:val="standardContextual"/>
        </w:rPr>
        <w:t>ṭ</w:t>
      </w:r>
      <w:r>
        <w:rPr>
          <w:rFonts w:ascii="Times-Italic" w:eastAsiaTheme="minorHAnsi" w:hAnsi="Times-Italic" w:cs="Times-Italic"/>
          <w:i/>
          <w:iCs/>
          <w:color w:val="000000"/>
          <w:sz w:val="28"/>
          <w:szCs w:val="28"/>
          <w14:ligatures w14:val="standardContextual"/>
        </w:rPr>
        <w:t>ra</w:t>
      </w:r>
      <w:r>
        <w:rPr>
          <w:rFonts w:ascii="Times-Roman" w:eastAsiaTheme="minorHAnsi" w:hAnsi="Times-Roman" w:cs="Times-Roman"/>
          <w:color w:val="000000"/>
          <w:sz w:val="28"/>
          <w:szCs w:val="28"/>
          <w14:ligatures w14:val="standardContextual"/>
        </w:rPr>
        <w:t xml:space="preserve">. </w:t>
      </w:r>
      <w:r>
        <w:rPr>
          <w:rFonts w:ascii="Times-Roman" w:eastAsiaTheme="minorHAnsi" w:hAnsi="Times-Roman" w:cs="Times-Roman"/>
          <w:b/>
          <w:bCs/>
          <w:color w:val="000000"/>
          <w:sz w:val="28"/>
          <w:szCs w:val="28"/>
          <w14:ligatures w14:val="standardContextual"/>
        </w:rPr>
        <w:t>Volume 1</w:t>
      </w:r>
    </w:p>
    <w:p w14:paraId="333E86D7" w14:textId="03E74989" w:rsidR="00C9280A" w:rsidRPr="00A71945" w:rsidRDefault="00A71945" w:rsidP="00E616ED">
      <w:pPr>
        <w:pStyle w:val="ListParagraph"/>
        <w:numPr>
          <w:ilvl w:val="0"/>
          <w:numId w:val="101"/>
        </w:numPr>
        <w:autoSpaceDE w:val="0"/>
        <w:autoSpaceDN w:val="0"/>
        <w:adjustRightInd w:val="0"/>
        <w:rPr>
          <w:rFonts w:ascii="Times-Roman" w:eastAsiaTheme="minorHAnsi" w:hAnsi="Times-Roman" w:cs="Times-Roman"/>
          <w:sz w:val="28"/>
          <w:szCs w:val="28"/>
          <w14:ligatures w14:val="standardContextual"/>
        </w:rPr>
      </w:pPr>
      <w:r>
        <w:rPr>
          <w:rFonts w:ascii="Times-Roman" w:eastAsiaTheme="minorHAnsi" w:hAnsi="Times-Roman" w:cs="Times-Roman"/>
          <w:sz w:val="28"/>
          <w:szCs w:val="28"/>
          <w14:ligatures w14:val="standardContextual"/>
        </w:rPr>
        <w:t xml:space="preserve">According to Ubayy’s report, the general Adamic Covenant had three broad elements: </w:t>
      </w:r>
      <w:r>
        <w:rPr>
          <w:rFonts w:ascii="Times-Roman" w:eastAsiaTheme="minorHAnsi" w:hAnsi="Times-Roman" w:cs="Times-Roman"/>
          <w:sz w:val="28"/>
          <w:szCs w:val="28"/>
          <w:u w:val="single"/>
          <w14:ligatures w14:val="standardContextual"/>
        </w:rPr>
        <w:t>First</w:t>
      </w:r>
      <w:r>
        <w:rPr>
          <w:rFonts w:ascii="Times-Roman" w:eastAsiaTheme="minorHAnsi" w:hAnsi="Times-Roman" w:cs="Times-Roman"/>
          <w:sz w:val="28"/>
          <w:szCs w:val="28"/>
          <w14:ligatures w14:val="standardContextual"/>
        </w:rPr>
        <w:t>, the affirmation of God’s Oneness (</w:t>
      </w:r>
      <w:r>
        <w:rPr>
          <w:rFonts w:ascii="Times-Italic" w:eastAsiaTheme="minorHAnsi" w:hAnsi="Times-Italic" w:cs="Times-Italic"/>
          <w:i/>
          <w:iCs/>
          <w:sz w:val="28"/>
          <w:szCs w:val="28"/>
          <w14:ligatures w14:val="standardContextual"/>
        </w:rPr>
        <w:t>al-Tawḥīd</w:t>
      </w:r>
      <w:r>
        <w:rPr>
          <w:rFonts w:ascii="Times-Roman" w:eastAsiaTheme="minorHAnsi" w:hAnsi="Times-Roman" w:cs="Times-Roman"/>
          <w:sz w:val="28"/>
          <w:szCs w:val="28"/>
          <w14:ligatures w14:val="standardContextual"/>
        </w:rPr>
        <w:t>) and the repudiation of associating anything other than God with Him in Divinity and worship (</w:t>
      </w:r>
      <w:r>
        <w:rPr>
          <w:rFonts w:ascii="Times-Italic" w:eastAsiaTheme="minorHAnsi" w:hAnsi="Times-Italic" w:cs="Times-Italic"/>
          <w:i/>
          <w:iCs/>
          <w:sz w:val="28"/>
          <w:szCs w:val="28"/>
          <w14:ligatures w14:val="standardContextual"/>
        </w:rPr>
        <w:t>shirk</w:t>
      </w:r>
      <w:r>
        <w:rPr>
          <w:rFonts w:ascii="Times-Roman" w:eastAsiaTheme="minorHAnsi" w:hAnsi="Times-Roman" w:cs="Times-Roman"/>
          <w:sz w:val="28"/>
          <w:szCs w:val="28"/>
          <w14:ligatures w14:val="standardContextual"/>
        </w:rPr>
        <w:t xml:space="preserve">). The report cites God as saying on that Day-of-Days: “Know that there is no god other than I, so do not associate anything with me.” In another transmission of the report by </w:t>
      </w:r>
      <w:r>
        <w:rPr>
          <w:rFonts w:ascii="Times-Bold" w:eastAsiaTheme="minorHAnsi" w:hAnsi="Times-Bold" w:cs="Times-Bold"/>
          <w:b/>
          <w:bCs/>
          <w:sz w:val="28"/>
          <w:szCs w:val="28"/>
          <w14:ligatures w14:val="standardContextual"/>
        </w:rPr>
        <w:t>al-Imām al-Ṭabarī</w:t>
      </w:r>
      <w:r>
        <w:rPr>
          <w:rFonts w:ascii="Times-Roman" w:eastAsiaTheme="minorHAnsi" w:hAnsi="Times-Roman" w:cs="Times-Roman"/>
          <w:sz w:val="28"/>
          <w:szCs w:val="28"/>
          <w14:ligatures w14:val="standardContextual"/>
        </w:rPr>
        <w:t xml:space="preserve">, Ubayy’s report adds: “So they concurred with [God] on that Day to obey [Him].” </w:t>
      </w:r>
      <w:r>
        <w:rPr>
          <w:rFonts w:ascii="Times-Roman" w:eastAsiaTheme="minorHAnsi" w:hAnsi="Times-Roman" w:cs="Times-Roman"/>
          <w:b/>
          <w:bCs/>
          <w:sz w:val="28"/>
          <w:szCs w:val="28"/>
          <w14:ligatures w14:val="standardContextual"/>
        </w:rPr>
        <w:t>Volume 1</w:t>
      </w:r>
    </w:p>
    <w:p w14:paraId="2CB2EAB5" w14:textId="663E7558" w:rsidR="00A71945" w:rsidRPr="00A71945" w:rsidRDefault="00A71945" w:rsidP="00E616ED">
      <w:pPr>
        <w:pStyle w:val="ListParagraph"/>
        <w:numPr>
          <w:ilvl w:val="0"/>
          <w:numId w:val="101"/>
        </w:numPr>
        <w:autoSpaceDE w:val="0"/>
        <w:autoSpaceDN w:val="0"/>
        <w:adjustRightInd w:val="0"/>
        <w:rPr>
          <w:rFonts w:ascii="Times-Roman" w:eastAsiaTheme="minorHAnsi" w:hAnsi="Times-Roman" w:cs="Times-Roman"/>
          <w:sz w:val="28"/>
          <w:szCs w:val="28"/>
          <w14:ligatures w14:val="standardContextual"/>
        </w:rPr>
      </w:pPr>
      <w:r>
        <w:rPr>
          <w:rFonts w:ascii="Times-Roman" w:eastAsiaTheme="minorHAnsi" w:hAnsi="Times-Roman" w:cs="Times-Roman"/>
          <w:color w:val="000000"/>
          <w:sz w:val="28"/>
          <w:szCs w:val="28"/>
          <w14:ligatures w14:val="standardContextual"/>
        </w:rPr>
        <w:t>In all of these different levels of correspondence, the Truth is one, and Reality is one—reflecting in that the absolute Oneness of God Himself (</w:t>
      </w:r>
      <w:r>
        <w:rPr>
          <w:rFonts w:ascii="Times-Italic" w:eastAsiaTheme="minorHAnsi" w:hAnsi="Times-Italic" w:cs="Times-Italic"/>
          <w:i/>
          <w:iCs/>
          <w:color w:val="000000"/>
          <w:sz w:val="28"/>
          <w:szCs w:val="28"/>
          <w14:ligatures w14:val="standardContextual"/>
        </w:rPr>
        <w:t>al-Taw</w:t>
      </w:r>
      <w:r>
        <w:rPr>
          <w:rFonts w:ascii="Times-Italic" w:eastAsiaTheme="minorHAnsi" w:hAnsi="Times-Italic" w:cs="Times-Italic"/>
          <w:i/>
          <w:iCs/>
          <w:sz w:val="28"/>
          <w:szCs w:val="28"/>
          <w14:ligatures w14:val="standardContextual"/>
        </w:rPr>
        <w:t>ḥī</w:t>
      </w:r>
      <w:r>
        <w:rPr>
          <w:rFonts w:ascii="Times-Italic" w:eastAsiaTheme="minorHAnsi" w:hAnsi="Times-Italic" w:cs="Times-Italic"/>
          <w:i/>
          <w:iCs/>
          <w:color w:val="000000"/>
          <w:sz w:val="28"/>
          <w:szCs w:val="28"/>
          <w14:ligatures w14:val="standardContextual"/>
        </w:rPr>
        <w:t>d</w:t>
      </w:r>
      <w:r>
        <w:rPr>
          <w:rFonts w:ascii="Times-Roman" w:eastAsiaTheme="minorHAnsi" w:hAnsi="Times-Roman" w:cs="Times-Roman"/>
          <w:color w:val="000000"/>
          <w:sz w:val="28"/>
          <w:szCs w:val="28"/>
          <w14:ligatures w14:val="standardContextual"/>
        </w:rPr>
        <w:t xml:space="preserve">). </w:t>
      </w:r>
      <w:r>
        <w:rPr>
          <w:rFonts w:ascii="Times-Roman" w:eastAsiaTheme="minorHAnsi" w:hAnsi="Times-Roman" w:cs="Times-Roman"/>
          <w:b/>
          <w:bCs/>
          <w:color w:val="000000"/>
          <w:sz w:val="28"/>
          <w:szCs w:val="28"/>
          <w14:ligatures w14:val="standardContextual"/>
        </w:rPr>
        <w:t>Volume 1</w:t>
      </w:r>
    </w:p>
    <w:p w14:paraId="7F875730" w14:textId="77571EC0" w:rsidR="00A71945" w:rsidRPr="00A71945" w:rsidRDefault="00A71945" w:rsidP="00E616ED">
      <w:pPr>
        <w:pStyle w:val="ListParagraph"/>
        <w:numPr>
          <w:ilvl w:val="0"/>
          <w:numId w:val="101"/>
        </w:numPr>
        <w:autoSpaceDE w:val="0"/>
        <w:autoSpaceDN w:val="0"/>
        <w:adjustRightInd w:val="0"/>
        <w:rPr>
          <w:rFonts w:ascii="Times-Roman" w:eastAsiaTheme="minorHAnsi" w:hAnsi="Times-Roman" w:cs="Times-Roman"/>
          <w:sz w:val="28"/>
          <w:szCs w:val="28"/>
          <w14:ligatures w14:val="standardContextual"/>
        </w:rPr>
      </w:pPr>
      <w:r w:rsidRPr="00A71945">
        <w:rPr>
          <w:rFonts w:ascii="Times-Roman" w:eastAsiaTheme="minorHAnsi" w:hAnsi="Times-Roman" w:cs="Times-Roman"/>
          <w:sz w:val="28"/>
          <w:szCs w:val="28"/>
          <w14:ligatures w14:val="standardContextual"/>
        </w:rPr>
        <w:t>The English word God and its Germanic cognates—God (English, Dutch, and Frisian), Gott (German), and Gud (Scandinavian)—are also ancient Indo-European names that originated millennia ago and which Germanic speakers used for the Creator long before the advent of Judaism and Christianity. Like Deus, these beautiful names for God are also rooted in the primordial monotheism (Tawḥīd) of their ancient speakers. As we will see in Volume Ten in our discussion of Micro-Peoples, Micro-Religions, or so-called “Primitive” peoples and religions, all Micro-Peoples acknowledge the One God, and none of them are either animist or polytheist, indicating that belief in God’s Oneness was originally common to all Human Beings.</w:t>
      </w:r>
      <w:r>
        <w:rPr>
          <w:rFonts w:ascii="Times-Roman" w:eastAsiaTheme="minorHAnsi" w:hAnsi="Times-Roman" w:cs="Times-Roman"/>
          <w:sz w:val="28"/>
          <w:szCs w:val="28"/>
          <w14:ligatures w14:val="standardContextual"/>
        </w:rPr>
        <w:t xml:space="preserve"> </w:t>
      </w:r>
      <w:r>
        <w:rPr>
          <w:rFonts w:ascii="Times-Roman" w:eastAsiaTheme="minorHAnsi" w:hAnsi="Times-Roman" w:cs="Times-Roman"/>
          <w:b/>
          <w:bCs/>
          <w:sz w:val="28"/>
          <w:szCs w:val="28"/>
          <w14:ligatures w14:val="standardContextual"/>
        </w:rPr>
        <w:t>Volume 1</w:t>
      </w:r>
    </w:p>
    <w:p w14:paraId="1447F475" w14:textId="2332C3A0" w:rsidR="00A71945" w:rsidRPr="00B50FA0" w:rsidRDefault="00303E7C" w:rsidP="00E616ED">
      <w:pPr>
        <w:pStyle w:val="ListParagraph"/>
        <w:numPr>
          <w:ilvl w:val="0"/>
          <w:numId w:val="101"/>
        </w:numPr>
        <w:autoSpaceDE w:val="0"/>
        <w:autoSpaceDN w:val="0"/>
        <w:adjustRightInd w:val="0"/>
        <w:rPr>
          <w:rFonts w:ascii="Times-Roman" w:eastAsiaTheme="minorHAnsi" w:hAnsi="Times-Roman" w:cs="Times-Roman"/>
          <w:sz w:val="28"/>
          <w:szCs w:val="28"/>
          <w14:ligatures w14:val="standardContextual"/>
        </w:rPr>
      </w:pPr>
      <w:r w:rsidRPr="00303E7C">
        <w:rPr>
          <w:rFonts w:ascii="Times-Roman" w:eastAsiaTheme="minorHAnsi" w:hAnsi="Times-Roman" w:cs="Times-Roman"/>
          <w:sz w:val="28"/>
          <w:szCs w:val="28"/>
          <w14:ligatures w14:val="standardContextual"/>
        </w:rPr>
        <w:t>First, tolerance is a logical outgrowth of the Islamic Creedal doctrine of Divine Oneness (al-Tawḥīd), which affirms that God is absolutely One, but His creation--including the destiny of human beings--is pluralistic and infinitely multifaceted--to the extent that nothing in creation--not even the leaves of the same tree--are entirely uniform, rather each thing is utterly unique and continues to manifest its uniqueness at all times</w:t>
      </w:r>
      <w:r>
        <w:rPr>
          <w:rFonts w:ascii="Times-Roman" w:eastAsiaTheme="minorHAnsi" w:hAnsi="Times-Roman" w:cs="Times-Roman"/>
          <w:sz w:val="28"/>
          <w:szCs w:val="28"/>
          <w14:ligatures w14:val="standardContextual"/>
        </w:rPr>
        <w:t xml:space="preserve"> </w:t>
      </w:r>
      <w:r>
        <w:rPr>
          <w:rFonts w:ascii="Times-Roman" w:eastAsiaTheme="minorHAnsi" w:hAnsi="Times-Roman" w:cs="Times-Roman"/>
          <w:b/>
          <w:bCs/>
          <w:sz w:val="28"/>
          <w:szCs w:val="28"/>
          <w14:ligatures w14:val="standardContextual"/>
        </w:rPr>
        <w:t xml:space="preserve">Volume 1 </w:t>
      </w:r>
    </w:p>
    <w:p w14:paraId="3960352C" w14:textId="77777777" w:rsidR="00B50FA0" w:rsidRPr="00B50FA0" w:rsidRDefault="00B50FA0" w:rsidP="00E616ED">
      <w:pPr>
        <w:pStyle w:val="ListParagraph"/>
        <w:numPr>
          <w:ilvl w:val="0"/>
          <w:numId w:val="101"/>
        </w:numPr>
        <w:autoSpaceDE w:val="0"/>
        <w:autoSpaceDN w:val="0"/>
        <w:adjustRightInd w:val="0"/>
        <w:rPr>
          <w:rFonts w:ascii="Times-Roman" w:eastAsiaTheme="minorHAnsi" w:hAnsi="Times-Roman" w:cs="Times-Roman"/>
          <w:sz w:val="28"/>
          <w:szCs w:val="28"/>
          <w14:ligatures w14:val="standardContextual"/>
        </w:rPr>
      </w:pPr>
      <w:r w:rsidRPr="00B50FA0">
        <w:rPr>
          <w:rFonts w:ascii="Times-Roman" w:eastAsiaTheme="minorHAnsi" w:hAnsi="Times-Roman" w:cs="Times-Roman"/>
          <w:sz w:val="28"/>
          <w:szCs w:val="28"/>
          <w14:ligatures w14:val="standardContextual"/>
        </w:rPr>
        <w:t xml:space="preserve">Tawḥīd and the primacy of unity: </w:t>
      </w:r>
    </w:p>
    <w:p w14:paraId="6C19554C" w14:textId="639A2246" w:rsidR="00B50FA0" w:rsidRPr="0090428D" w:rsidRDefault="00B50FA0" w:rsidP="00E616ED">
      <w:pPr>
        <w:pStyle w:val="ListParagraph"/>
        <w:numPr>
          <w:ilvl w:val="0"/>
          <w:numId w:val="101"/>
        </w:numPr>
        <w:autoSpaceDE w:val="0"/>
        <w:autoSpaceDN w:val="0"/>
        <w:adjustRightInd w:val="0"/>
        <w:rPr>
          <w:rFonts w:ascii="Times-Roman" w:eastAsiaTheme="minorHAnsi" w:hAnsi="Times-Roman" w:cs="Times-Roman"/>
          <w:sz w:val="28"/>
          <w:szCs w:val="28"/>
          <w14:ligatures w14:val="standardContextual"/>
        </w:rPr>
      </w:pPr>
      <w:r w:rsidRPr="00B50FA0">
        <w:rPr>
          <w:rFonts w:ascii="Times-Roman" w:eastAsiaTheme="minorHAnsi" w:hAnsi="Times-Roman" w:cs="Times-Roman"/>
          <w:sz w:val="28"/>
          <w:szCs w:val="28"/>
          <w14:ligatures w14:val="standardContextual"/>
        </w:rPr>
        <w:t>The One stands “outside” the world in which “being” and “non-being” are the fundamental binary. The most genuinely primary and real dimensions of our metaphysical discourse about God are founded in notions of “unity” rather than any vague notion of existence itself. This is essential to the very notion of tawḥīd. Unity and “the one over the many” are prior to “being” both in the order of reality and in cognition because they represent the prior conditions of being as “determinateness.” “Exists” in “such-and-such exists” or “such-and-such does not exist” are meaningful but not truly primary because their sense depends upon the explication of a henological account of the greater reality of the “existent” over and against a similarly determinate “non-existent thing” in the case of non-existent possible things rather than pure non-existence.</w:t>
      </w:r>
      <w:r>
        <w:rPr>
          <w:rFonts w:ascii="Times-Roman" w:eastAsiaTheme="minorHAnsi" w:hAnsi="Times-Roman" w:cs="Times-Roman"/>
          <w:sz w:val="28"/>
          <w:szCs w:val="28"/>
          <w14:ligatures w14:val="standardContextual"/>
        </w:rPr>
        <w:t xml:space="preserve"> </w:t>
      </w:r>
      <w:r>
        <w:rPr>
          <w:rFonts w:ascii="Times-Roman" w:eastAsiaTheme="minorHAnsi" w:hAnsi="Times-Roman" w:cs="Times-Roman"/>
          <w:b/>
          <w:bCs/>
          <w:sz w:val="28"/>
          <w:szCs w:val="28"/>
          <w14:ligatures w14:val="standardContextual"/>
        </w:rPr>
        <w:t xml:space="preserve">Volume </w:t>
      </w:r>
      <w:r w:rsidR="00693441">
        <w:rPr>
          <w:rFonts w:ascii="Times-Roman" w:eastAsiaTheme="minorHAnsi" w:hAnsi="Times-Roman" w:cs="Times-Roman"/>
          <w:b/>
          <w:bCs/>
          <w:sz w:val="28"/>
          <w:szCs w:val="28"/>
          <w14:ligatures w14:val="standardContextual"/>
        </w:rPr>
        <w:t>9</w:t>
      </w:r>
    </w:p>
    <w:p w14:paraId="6627C6B7" w14:textId="77777777" w:rsidR="0090428D" w:rsidRPr="0090428D" w:rsidRDefault="0090428D" w:rsidP="0090428D">
      <w:pPr>
        <w:autoSpaceDE w:val="0"/>
        <w:autoSpaceDN w:val="0"/>
        <w:adjustRightInd w:val="0"/>
        <w:rPr>
          <w:rFonts w:ascii="Times-Roman" w:eastAsiaTheme="minorHAnsi" w:hAnsi="Times-Roman" w:cs="Times-Roman"/>
          <w:sz w:val="28"/>
          <w:szCs w:val="28"/>
          <w14:ligatures w14:val="standardContextual"/>
        </w:rPr>
      </w:pPr>
    </w:p>
    <w:p w14:paraId="32AB60DC" w14:textId="268BA6AD" w:rsidR="00FD1A33" w:rsidRPr="00AB0CFA" w:rsidRDefault="00FD1A33" w:rsidP="00E616ED">
      <w:pPr>
        <w:pStyle w:val="Heading4"/>
        <w:numPr>
          <w:ilvl w:val="0"/>
          <w:numId w:val="7"/>
        </w:numPr>
        <w:rPr>
          <w:rFonts w:asciiTheme="majorBidi" w:eastAsiaTheme="minorHAnsi" w:hAnsiTheme="majorBidi"/>
          <w:b/>
          <w:bCs/>
          <w:color w:val="C00000"/>
          <w:sz w:val="28"/>
          <w:szCs w:val="28"/>
        </w:rPr>
      </w:pPr>
      <w:r>
        <w:rPr>
          <w:rFonts w:asciiTheme="majorBidi" w:hAnsiTheme="majorBidi"/>
          <w:b/>
          <w:bCs/>
          <w:color w:val="C00000"/>
          <w:sz w:val="28"/>
          <w:szCs w:val="28"/>
        </w:rPr>
        <w:t xml:space="preserve"> </w:t>
      </w:r>
      <w:r w:rsidRPr="00AB0CFA">
        <w:rPr>
          <w:rFonts w:asciiTheme="majorBidi" w:hAnsiTheme="majorBidi"/>
          <w:b/>
          <w:bCs/>
          <w:color w:val="C00000"/>
          <w:sz w:val="28"/>
          <w:szCs w:val="28"/>
        </w:rPr>
        <w:t>Ten Starting Points or Principles (al-Mabādi’ al-‘Ashara</w:t>
      </w:r>
    </w:p>
    <w:p w14:paraId="1E8F5B52" w14:textId="77777777" w:rsidR="00D03404" w:rsidRPr="00D03404" w:rsidRDefault="00D03404" w:rsidP="00D03404">
      <w:pPr>
        <w:ind w:left="1170"/>
        <w:rPr>
          <w:sz w:val="26"/>
          <w:szCs w:val="26"/>
        </w:rPr>
      </w:pPr>
      <w:r w:rsidRPr="00D03404">
        <w:rPr>
          <w:sz w:val="26"/>
          <w:szCs w:val="26"/>
        </w:rPr>
        <w:t>The ten starting points (</w:t>
      </w:r>
      <w:r w:rsidRPr="00D03404">
        <w:rPr>
          <w:i/>
          <w:iCs/>
          <w:sz w:val="26"/>
          <w:szCs w:val="26"/>
        </w:rPr>
        <w:t>al-mabādi’ al-‘ashara</w:t>
      </w:r>
      <w:r w:rsidRPr="00D03404">
        <w:rPr>
          <w:sz w:val="26"/>
          <w:szCs w:val="26"/>
        </w:rPr>
        <w:t xml:space="preserve">) or the ten basic principles are: </w:t>
      </w:r>
    </w:p>
    <w:p w14:paraId="7CAF1EB2" w14:textId="77777777" w:rsidR="00D03404" w:rsidRPr="00D03404" w:rsidRDefault="00D03404" w:rsidP="00E616ED">
      <w:pPr>
        <w:pStyle w:val="ListParagraph"/>
        <w:numPr>
          <w:ilvl w:val="0"/>
          <w:numId w:val="1"/>
        </w:numPr>
        <w:ind w:left="1890"/>
        <w:rPr>
          <w:sz w:val="26"/>
          <w:szCs w:val="26"/>
        </w:rPr>
      </w:pPr>
      <w:r w:rsidRPr="00D03404">
        <w:rPr>
          <w:sz w:val="26"/>
          <w:szCs w:val="26"/>
        </w:rPr>
        <w:t>Name (</w:t>
      </w:r>
      <w:r w:rsidRPr="00D03404">
        <w:rPr>
          <w:i/>
          <w:iCs/>
          <w:sz w:val="26"/>
          <w:szCs w:val="26"/>
        </w:rPr>
        <w:t>al-Ism</w:t>
      </w:r>
      <w:r w:rsidRPr="00D03404">
        <w:rPr>
          <w:sz w:val="26"/>
          <w:szCs w:val="26"/>
        </w:rPr>
        <w:t>).</w:t>
      </w:r>
    </w:p>
    <w:p w14:paraId="65397E8F" w14:textId="77777777" w:rsidR="00D03404" w:rsidRPr="00D03404" w:rsidRDefault="00D03404" w:rsidP="00E616ED">
      <w:pPr>
        <w:pStyle w:val="ListParagraph"/>
        <w:numPr>
          <w:ilvl w:val="0"/>
          <w:numId w:val="1"/>
        </w:numPr>
        <w:ind w:left="1890"/>
        <w:rPr>
          <w:sz w:val="26"/>
          <w:szCs w:val="26"/>
        </w:rPr>
      </w:pPr>
      <w:r w:rsidRPr="00D03404">
        <w:rPr>
          <w:sz w:val="26"/>
          <w:szCs w:val="26"/>
        </w:rPr>
        <w:t>Definition (</w:t>
      </w:r>
      <w:r w:rsidRPr="00D03404">
        <w:rPr>
          <w:i/>
          <w:iCs/>
          <w:sz w:val="26"/>
          <w:szCs w:val="26"/>
        </w:rPr>
        <w:t>al-Ḥadd</w:t>
      </w:r>
      <w:r w:rsidRPr="00D03404">
        <w:rPr>
          <w:sz w:val="26"/>
          <w:szCs w:val="26"/>
        </w:rPr>
        <w:t>).</w:t>
      </w:r>
    </w:p>
    <w:p w14:paraId="69B9235E" w14:textId="77777777" w:rsidR="00D03404" w:rsidRPr="00D03404" w:rsidRDefault="00D03404" w:rsidP="00E616ED">
      <w:pPr>
        <w:pStyle w:val="ListParagraph"/>
        <w:numPr>
          <w:ilvl w:val="0"/>
          <w:numId w:val="1"/>
        </w:numPr>
        <w:ind w:left="1890"/>
        <w:rPr>
          <w:sz w:val="26"/>
          <w:szCs w:val="26"/>
        </w:rPr>
      </w:pPr>
      <w:r w:rsidRPr="00D03404">
        <w:rPr>
          <w:sz w:val="26"/>
          <w:szCs w:val="26"/>
        </w:rPr>
        <w:t>Subject matter or area of focus (</w:t>
      </w:r>
      <w:r w:rsidRPr="00D03404">
        <w:rPr>
          <w:i/>
          <w:iCs/>
          <w:sz w:val="26"/>
          <w:szCs w:val="26"/>
        </w:rPr>
        <w:t>al-Mawḍū‘</w:t>
      </w:r>
      <w:r w:rsidRPr="00D03404">
        <w:rPr>
          <w:sz w:val="26"/>
          <w:szCs w:val="26"/>
        </w:rPr>
        <w:t>).</w:t>
      </w:r>
    </w:p>
    <w:p w14:paraId="7E8EAACE" w14:textId="77777777" w:rsidR="00D03404" w:rsidRPr="00D03404" w:rsidRDefault="00D03404" w:rsidP="00E616ED">
      <w:pPr>
        <w:pStyle w:val="ListParagraph"/>
        <w:numPr>
          <w:ilvl w:val="0"/>
          <w:numId w:val="1"/>
        </w:numPr>
        <w:ind w:left="1890"/>
        <w:rPr>
          <w:sz w:val="26"/>
          <w:szCs w:val="26"/>
        </w:rPr>
      </w:pPr>
      <w:r w:rsidRPr="00D03404">
        <w:rPr>
          <w:sz w:val="26"/>
          <w:szCs w:val="26"/>
        </w:rPr>
        <w:t>Fruit (</w:t>
      </w:r>
      <w:r w:rsidRPr="00D03404">
        <w:rPr>
          <w:i/>
          <w:iCs/>
          <w:sz w:val="26"/>
          <w:szCs w:val="26"/>
        </w:rPr>
        <w:t>al-Thamara</w:t>
      </w:r>
      <w:r w:rsidRPr="00D03404">
        <w:rPr>
          <w:sz w:val="26"/>
          <w:szCs w:val="26"/>
        </w:rPr>
        <w:t>).</w:t>
      </w:r>
    </w:p>
    <w:p w14:paraId="423BA2FD" w14:textId="77777777" w:rsidR="00D03404" w:rsidRPr="00D03404" w:rsidRDefault="00D03404" w:rsidP="00E616ED">
      <w:pPr>
        <w:pStyle w:val="ListParagraph"/>
        <w:numPr>
          <w:ilvl w:val="0"/>
          <w:numId w:val="1"/>
        </w:numPr>
        <w:ind w:left="1890"/>
        <w:rPr>
          <w:sz w:val="26"/>
          <w:szCs w:val="26"/>
        </w:rPr>
      </w:pPr>
      <w:r w:rsidRPr="00D03404">
        <w:rPr>
          <w:sz w:val="26"/>
          <w:szCs w:val="26"/>
        </w:rPr>
        <w:t>Excellence or nobility (</w:t>
      </w:r>
      <w:r w:rsidRPr="00D03404">
        <w:rPr>
          <w:i/>
          <w:iCs/>
          <w:sz w:val="26"/>
          <w:szCs w:val="26"/>
        </w:rPr>
        <w:t>al-Faḍl</w:t>
      </w:r>
      <w:r w:rsidRPr="00D03404">
        <w:rPr>
          <w:sz w:val="26"/>
          <w:szCs w:val="26"/>
        </w:rPr>
        <w:t xml:space="preserve"> or </w:t>
      </w:r>
      <w:r w:rsidRPr="00D03404">
        <w:rPr>
          <w:i/>
          <w:iCs/>
          <w:sz w:val="26"/>
          <w:szCs w:val="26"/>
        </w:rPr>
        <w:t>al-Sharaf</w:t>
      </w:r>
      <w:r w:rsidRPr="00D03404">
        <w:rPr>
          <w:sz w:val="26"/>
          <w:szCs w:val="26"/>
        </w:rPr>
        <w:t>).</w:t>
      </w:r>
    </w:p>
    <w:p w14:paraId="04E88B05" w14:textId="77777777" w:rsidR="00D03404" w:rsidRPr="00D03404" w:rsidRDefault="00D03404" w:rsidP="00E616ED">
      <w:pPr>
        <w:pStyle w:val="ListParagraph"/>
        <w:numPr>
          <w:ilvl w:val="0"/>
          <w:numId w:val="1"/>
        </w:numPr>
        <w:ind w:left="1890"/>
        <w:rPr>
          <w:sz w:val="26"/>
          <w:szCs w:val="26"/>
        </w:rPr>
      </w:pPr>
      <w:r w:rsidRPr="00D03404">
        <w:rPr>
          <w:sz w:val="26"/>
          <w:szCs w:val="26"/>
        </w:rPr>
        <w:t>Sources of derivation (</w:t>
      </w:r>
      <w:r w:rsidRPr="00D03404">
        <w:rPr>
          <w:i/>
          <w:iCs/>
          <w:sz w:val="26"/>
          <w:szCs w:val="26"/>
        </w:rPr>
        <w:t>al-Istimdād</w:t>
      </w:r>
      <w:r w:rsidRPr="00D03404">
        <w:rPr>
          <w:sz w:val="26"/>
          <w:szCs w:val="26"/>
        </w:rPr>
        <w:t>).</w:t>
      </w:r>
    </w:p>
    <w:p w14:paraId="682A00C0" w14:textId="77777777" w:rsidR="00D03404" w:rsidRPr="00D03404" w:rsidRDefault="00D03404" w:rsidP="00E616ED">
      <w:pPr>
        <w:pStyle w:val="ListParagraph"/>
        <w:numPr>
          <w:ilvl w:val="0"/>
          <w:numId w:val="1"/>
        </w:numPr>
        <w:ind w:left="1890"/>
        <w:rPr>
          <w:sz w:val="26"/>
          <w:szCs w:val="26"/>
        </w:rPr>
      </w:pPr>
      <w:r w:rsidRPr="00D03404">
        <w:rPr>
          <w:sz w:val="26"/>
          <w:szCs w:val="26"/>
        </w:rPr>
        <w:t>Issues and research topics (</w:t>
      </w:r>
      <w:r w:rsidRPr="00D03404">
        <w:rPr>
          <w:i/>
          <w:iCs/>
          <w:sz w:val="26"/>
          <w:szCs w:val="26"/>
        </w:rPr>
        <w:t>al-Masā’il wa al-Mabāḥith</w:t>
      </w:r>
      <w:r w:rsidRPr="00D03404">
        <w:rPr>
          <w:sz w:val="26"/>
          <w:szCs w:val="26"/>
        </w:rPr>
        <w:t>).</w:t>
      </w:r>
    </w:p>
    <w:p w14:paraId="2E6BBFF6" w14:textId="77777777" w:rsidR="00D03404" w:rsidRPr="00D03404" w:rsidRDefault="00D03404" w:rsidP="00E616ED">
      <w:pPr>
        <w:pStyle w:val="ListParagraph"/>
        <w:numPr>
          <w:ilvl w:val="0"/>
          <w:numId w:val="1"/>
        </w:numPr>
        <w:ind w:left="1890"/>
        <w:rPr>
          <w:sz w:val="26"/>
          <w:szCs w:val="26"/>
        </w:rPr>
      </w:pPr>
      <w:r w:rsidRPr="00D03404">
        <w:rPr>
          <w:sz w:val="26"/>
          <w:szCs w:val="26"/>
        </w:rPr>
        <w:t>Founder (</w:t>
      </w:r>
      <w:r w:rsidRPr="00D03404">
        <w:rPr>
          <w:i/>
          <w:iCs/>
          <w:sz w:val="26"/>
          <w:szCs w:val="26"/>
        </w:rPr>
        <w:t>al-Wāḍi‘</w:t>
      </w:r>
      <w:r w:rsidRPr="00D03404">
        <w:rPr>
          <w:sz w:val="26"/>
          <w:szCs w:val="26"/>
        </w:rPr>
        <w:t>).</w:t>
      </w:r>
    </w:p>
    <w:p w14:paraId="76AFFDA8" w14:textId="77777777" w:rsidR="00D03404" w:rsidRPr="00D03404" w:rsidRDefault="00D03404" w:rsidP="00E616ED">
      <w:pPr>
        <w:pStyle w:val="ListParagraph"/>
        <w:numPr>
          <w:ilvl w:val="0"/>
          <w:numId w:val="1"/>
        </w:numPr>
        <w:ind w:left="1890"/>
        <w:rPr>
          <w:sz w:val="26"/>
          <w:szCs w:val="26"/>
        </w:rPr>
      </w:pPr>
      <w:r w:rsidRPr="00D03404">
        <w:rPr>
          <w:sz w:val="26"/>
          <w:szCs w:val="26"/>
        </w:rPr>
        <w:t>Relationship to other sciences (</w:t>
      </w:r>
      <w:r w:rsidRPr="00D03404">
        <w:rPr>
          <w:i/>
          <w:iCs/>
          <w:sz w:val="26"/>
          <w:szCs w:val="26"/>
        </w:rPr>
        <w:t>Nisbatuhu li-Bāqī al-‘Ulūm</w:t>
      </w:r>
      <w:r w:rsidRPr="00D03404">
        <w:rPr>
          <w:sz w:val="26"/>
          <w:szCs w:val="26"/>
        </w:rPr>
        <w:t>).</w:t>
      </w:r>
    </w:p>
    <w:p w14:paraId="58A30633" w14:textId="77777777" w:rsidR="00D03404" w:rsidRPr="00D03404" w:rsidRDefault="00D03404" w:rsidP="00E616ED">
      <w:pPr>
        <w:pStyle w:val="ListParagraph"/>
        <w:numPr>
          <w:ilvl w:val="0"/>
          <w:numId w:val="1"/>
        </w:numPr>
        <w:ind w:left="1890"/>
        <w:rPr>
          <w:sz w:val="26"/>
          <w:szCs w:val="26"/>
        </w:rPr>
      </w:pPr>
      <w:r w:rsidRPr="00D03404">
        <w:rPr>
          <w:sz w:val="26"/>
          <w:szCs w:val="26"/>
        </w:rPr>
        <w:t xml:space="preserve"> Legal ruling in the Prophetic Way (</w:t>
      </w:r>
      <w:r w:rsidRPr="00D03404">
        <w:rPr>
          <w:i/>
          <w:iCs/>
          <w:sz w:val="26"/>
          <w:szCs w:val="26"/>
        </w:rPr>
        <w:t>al-Ḥukm al-Shar‘ī</w:t>
      </w:r>
      <w:r w:rsidRPr="00D03404">
        <w:rPr>
          <w:sz w:val="26"/>
          <w:szCs w:val="26"/>
        </w:rPr>
        <w:t>).</w:t>
      </w:r>
    </w:p>
    <w:p w14:paraId="69F55973" w14:textId="77777777" w:rsidR="00FD1A33" w:rsidRPr="005012FB" w:rsidRDefault="00FD1A33" w:rsidP="00FD1A33">
      <w:pPr>
        <w:rPr>
          <w:rFonts w:asciiTheme="majorBidi" w:eastAsiaTheme="minorHAnsi" w:hAnsiTheme="majorBidi" w:cstheme="majorBidi"/>
        </w:rPr>
      </w:pPr>
    </w:p>
    <w:p w14:paraId="04757C3A" w14:textId="77777777" w:rsidR="00FD1A33" w:rsidRPr="005012FB" w:rsidRDefault="00FD1A33" w:rsidP="00FD1A33">
      <w:pPr>
        <w:rPr>
          <w:rFonts w:asciiTheme="majorBidi" w:eastAsiaTheme="minorHAnsi" w:hAnsiTheme="majorBidi" w:cstheme="majorBidi"/>
        </w:rPr>
      </w:pPr>
      <w:r w:rsidRPr="005012FB">
        <w:rPr>
          <w:rFonts w:asciiTheme="majorBidi" w:eastAsiaTheme="minorHAnsi" w:hAnsiTheme="majorBidi" w:cstheme="majorBidi"/>
        </w:rPr>
        <w:t xml:space="preserve">                              Tradition &amp; Traditionalism Are Not Just Terms of Historiography</w:t>
      </w:r>
    </w:p>
    <w:p w14:paraId="62411D3C" w14:textId="11B6560A" w:rsidR="00FD1A33" w:rsidRDefault="00FD1A33" w:rsidP="00693441">
      <w:pPr>
        <w:rPr>
          <w:rFonts w:asciiTheme="majorBidi" w:eastAsiaTheme="minorHAnsi" w:hAnsiTheme="majorBidi" w:cstheme="majorBidi"/>
        </w:rPr>
      </w:pPr>
      <w:r w:rsidRPr="005012FB">
        <w:rPr>
          <w:rFonts w:asciiTheme="majorBidi" w:eastAsiaTheme="minorHAnsi" w:hAnsiTheme="majorBidi" w:cstheme="majorBidi"/>
        </w:rPr>
        <w:t xml:space="preserve">                              The Tradition Cannot Be Taken for Granted</w:t>
      </w:r>
    </w:p>
    <w:p w14:paraId="4E2737D3" w14:textId="77777777" w:rsidR="00E14B3E" w:rsidRDefault="00E14B3E" w:rsidP="00693441">
      <w:pPr>
        <w:rPr>
          <w:rFonts w:asciiTheme="majorBidi" w:eastAsiaTheme="minorHAnsi" w:hAnsiTheme="majorBidi" w:cstheme="majorBidi"/>
        </w:rPr>
      </w:pPr>
    </w:p>
    <w:p w14:paraId="4D6755B7" w14:textId="6C0F024B" w:rsidR="00E14B3E" w:rsidRPr="00E14B3E" w:rsidRDefault="00E14B3E" w:rsidP="00E616ED">
      <w:pPr>
        <w:pStyle w:val="ListParagraph"/>
        <w:numPr>
          <w:ilvl w:val="0"/>
          <w:numId w:val="102"/>
        </w:numPr>
        <w:autoSpaceDE w:val="0"/>
        <w:autoSpaceDN w:val="0"/>
        <w:adjustRightInd w:val="0"/>
        <w:rPr>
          <w:color w:val="000000"/>
          <w:sz w:val="28"/>
          <w:szCs w:val="28"/>
        </w:rPr>
      </w:pPr>
      <w:r w:rsidRPr="00E14B3E">
        <w:rPr>
          <w:color w:val="000000"/>
          <w:sz w:val="28"/>
          <w:szCs w:val="28"/>
        </w:rPr>
        <w:t xml:space="preserve">Our English word “category” comes from the </w:t>
      </w:r>
      <w:r w:rsidRPr="00E14B3E">
        <w:rPr>
          <w:color w:val="000000"/>
          <w:sz w:val="28"/>
          <w:szCs w:val="28"/>
          <w:u w:color="1A1A1A"/>
        </w:rPr>
        <w:t>Latin expression</w:t>
      </w:r>
      <w:r w:rsidRPr="00E14B3E">
        <w:rPr>
          <w:i/>
          <w:iCs/>
          <w:sz w:val="28"/>
          <w:szCs w:val="28"/>
        </w:rPr>
        <w:t xml:space="preserve"> </w:t>
      </w:r>
      <w:r w:rsidRPr="00E14B3E">
        <w:rPr>
          <w:i/>
          <w:iCs/>
          <w:color w:val="000000"/>
          <w:sz w:val="28"/>
          <w:szCs w:val="28"/>
          <w:u w:color="1A1A1A"/>
        </w:rPr>
        <w:t>catēgoria</w:t>
      </w:r>
      <w:r w:rsidRPr="00E14B3E">
        <w:rPr>
          <w:color w:val="000000"/>
          <w:sz w:val="28"/>
          <w:szCs w:val="28"/>
          <w:u w:color="1A1A1A"/>
        </w:rPr>
        <w:t>, although the Latin-speaking world when speaking of Categories often preferred to use</w:t>
      </w:r>
      <w:r w:rsidRPr="00E14B3E">
        <w:rPr>
          <w:color w:val="202122"/>
          <w:sz w:val="28"/>
          <w:szCs w:val="28"/>
        </w:rPr>
        <w:t xml:space="preserve"> </w:t>
      </w:r>
      <w:r w:rsidRPr="00E14B3E">
        <w:rPr>
          <w:color w:val="000000"/>
          <w:sz w:val="28"/>
          <w:szCs w:val="28"/>
          <w:u w:color="1A1A1A"/>
        </w:rPr>
        <w:t>the expression</w:t>
      </w:r>
      <w:r w:rsidRPr="00E14B3E">
        <w:rPr>
          <w:i/>
          <w:iCs/>
          <w:sz w:val="28"/>
          <w:szCs w:val="28"/>
        </w:rPr>
        <w:t xml:space="preserve"> praedic</w:t>
      </w:r>
      <w:r w:rsidRPr="00E14B3E">
        <w:rPr>
          <w:i/>
          <w:iCs/>
          <w:color w:val="000000"/>
          <w:sz w:val="28"/>
          <w:szCs w:val="28"/>
        </w:rPr>
        <w:t>ā</w:t>
      </w:r>
      <w:r w:rsidRPr="00E14B3E">
        <w:rPr>
          <w:i/>
          <w:iCs/>
          <w:sz w:val="28"/>
          <w:szCs w:val="28"/>
        </w:rPr>
        <w:t>ment</w:t>
      </w:r>
      <w:r w:rsidRPr="00E14B3E">
        <w:rPr>
          <w:i/>
          <w:iCs/>
          <w:color w:val="202122"/>
          <w:sz w:val="28"/>
          <w:szCs w:val="28"/>
        </w:rPr>
        <w:t xml:space="preserve">um </w:t>
      </w:r>
      <w:r w:rsidRPr="00E14B3E">
        <w:rPr>
          <w:color w:val="202122"/>
          <w:sz w:val="28"/>
          <w:szCs w:val="28"/>
        </w:rPr>
        <w:t>(</w:t>
      </w:r>
      <w:r w:rsidRPr="00E14B3E">
        <w:rPr>
          <w:color w:val="000000"/>
          <w:sz w:val="28"/>
          <w:szCs w:val="28"/>
          <w:u w:color="1A1A1A"/>
        </w:rPr>
        <w:t xml:space="preserve">“predicament” or, more specifically, </w:t>
      </w:r>
      <w:r w:rsidRPr="00E14B3E">
        <w:rPr>
          <w:color w:val="202122"/>
          <w:sz w:val="28"/>
          <w:szCs w:val="28"/>
        </w:rPr>
        <w:t xml:space="preserve">something predicated). The Latin </w:t>
      </w:r>
      <w:r w:rsidRPr="00E14B3E">
        <w:rPr>
          <w:i/>
          <w:iCs/>
          <w:color w:val="000000"/>
          <w:sz w:val="28"/>
          <w:szCs w:val="28"/>
          <w:u w:color="1A1A1A"/>
        </w:rPr>
        <w:t>catēgoria</w:t>
      </w:r>
      <w:r w:rsidRPr="00E14B3E">
        <w:rPr>
          <w:color w:val="000000"/>
          <w:sz w:val="28"/>
          <w:szCs w:val="28"/>
          <w:u w:color="1A1A1A"/>
        </w:rPr>
        <w:t xml:space="preserve"> was not native to that language but had been taken over literally from the Ancient Greek </w:t>
      </w:r>
      <w:r w:rsidRPr="00E14B3E">
        <w:rPr>
          <w:i/>
          <w:iCs/>
          <w:color w:val="000000"/>
          <w:sz w:val="28"/>
          <w:szCs w:val="28"/>
          <w:u w:color="1A1A1A"/>
        </w:rPr>
        <w:t>katēgoría</w:t>
      </w:r>
      <w:r w:rsidRPr="00E14B3E">
        <w:rPr>
          <w:color w:val="000000"/>
          <w:sz w:val="28"/>
          <w:szCs w:val="28"/>
          <w:u w:color="1A1A1A"/>
        </w:rPr>
        <w:t xml:space="preserve">, </w:t>
      </w:r>
      <w:r w:rsidRPr="00E14B3E">
        <w:rPr>
          <w:i/>
          <w:iCs/>
          <w:color w:val="000000"/>
          <w:sz w:val="28"/>
          <w:szCs w:val="28"/>
          <w:u w:color="1A1A1A"/>
        </w:rPr>
        <w:t>κατηγορία</w:t>
      </w:r>
      <w:r w:rsidRPr="00E14B3E">
        <w:rPr>
          <w:color w:val="000000"/>
          <w:sz w:val="28"/>
          <w:szCs w:val="28"/>
          <w:u w:color="1A1A1A"/>
        </w:rPr>
        <w:t xml:space="preserve">, meaning an “argument,” “predication,” “predicament”—in the sense of something predicated—or a “charge” or “defense” [made against or about someone]. The Greek word </w:t>
      </w:r>
      <w:r w:rsidRPr="00E14B3E">
        <w:rPr>
          <w:i/>
          <w:iCs/>
          <w:color w:val="000000"/>
          <w:sz w:val="28"/>
          <w:szCs w:val="28"/>
          <w:u w:color="1A1A1A"/>
        </w:rPr>
        <w:t>katēgoría</w:t>
      </w:r>
      <w:r w:rsidRPr="00E14B3E">
        <w:rPr>
          <w:color w:val="000000"/>
          <w:sz w:val="28"/>
          <w:szCs w:val="28"/>
          <w:u w:color="1A1A1A"/>
        </w:rPr>
        <w:t xml:space="preserve">, </w:t>
      </w:r>
      <w:r w:rsidRPr="00E14B3E">
        <w:rPr>
          <w:i/>
          <w:iCs/>
          <w:color w:val="000000"/>
          <w:sz w:val="28"/>
          <w:szCs w:val="28"/>
          <w:u w:color="1A1A1A"/>
        </w:rPr>
        <w:t>κατηγορία</w:t>
      </w:r>
      <w:r w:rsidRPr="00E14B3E">
        <w:rPr>
          <w:color w:val="000000"/>
          <w:sz w:val="28"/>
          <w:szCs w:val="28"/>
          <w:u w:color="1A1A1A"/>
        </w:rPr>
        <w:t xml:space="preserve">, in turn, was derived from the verb </w:t>
      </w:r>
      <w:r w:rsidRPr="00E14B3E">
        <w:rPr>
          <w:i/>
          <w:iCs/>
          <w:color w:val="000000"/>
          <w:sz w:val="28"/>
          <w:szCs w:val="28"/>
          <w:u w:color="1A1A1A"/>
        </w:rPr>
        <w:t>katēgoréō</w:t>
      </w:r>
      <w:r w:rsidRPr="00E14B3E">
        <w:rPr>
          <w:color w:val="000000"/>
          <w:sz w:val="28"/>
          <w:szCs w:val="28"/>
          <w:u w:color="1A1A1A"/>
        </w:rPr>
        <w:t xml:space="preserve">, </w:t>
      </w:r>
      <w:r w:rsidRPr="00E14B3E">
        <w:rPr>
          <w:i/>
          <w:iCs/>
          <w:color w:val="000000"/>
          <w:sz w:val="28"/>
          <w:szCs w:val="28"/>
          <w:u w:color="1A1A1A"/>
        </w:rPr>
        <w:t>κατηγορ</w:t>
      </w:r>
      <w:r w:rsidRPr="00E14B3E">
        <w:rPr>
          <w:color w:val="000000"/>
          <w:sz w:val="28"/>
          <w:szCs w:val="28"/>
        </w:rPr>
        <w:t>έω for “I accuse” or “I speak [in argument].” That verbal expression was formed, however, from three Greek words</w:t>
      </w:r>
      <w:r w:rsidR="00D03404">
        <w:rPr>
          <w:color w:val="000000"/>
          <w:sz w:val="28"/>
          <w:szCs w:val="28"/>
        </w:rPr>
        <w:t xml:space="preserve"> </w:t>
      </w:r>
      <w:r w:rsidR="00D03404" w:rsidRPr="00BE19F7">
        <w:rPr>
          <w:b/>
          <w:bCs/>
          <w:sz w:val="28"/>
          <w:szCs w:val="28"/>
        </w:rPr>
        <w:t>(Volume 7, Book 1 Excerpts)</w:t>
      </w:r>
      <w:r w:rsidR="00D03404">
        <w:rPr>
          <w:b/>
          <w:bCs/>
          <w:sz w:val="28"/>
          <w:szCs w:val="28"/>
        </w:rPr>
        <w:t xml:space="preserve"> </w:t>
      </w:r>
    </w:p>
    <w:p w14:paraId="1050291F" w14:textId="77777777" w:rsidR="00E14B3E" w:rsidRPr="00154B82" w:rsidRDefault="00E14B3E" w:rsidP="00E14B3E">
      <w:pPr>
        <w:autoSpaceDE w:val="0"/>
        <w:autoSpaceDN w:val="0"/>
        <w:adjustRightInd w:val="0"/>
        <w:rPr>
          <w:color w:val="000000"/>
          <w:sz w:val="28"/>
          <w:szCs w:val="28"/>
        </w:rPr>
      </w:pPr>
    </w:p>
    <w:p w14:paraId="6E46435B" w14:textId="77777777" w:rsidR="00E14B3E" w:rsidRPr="00154B82" w:rsidRDefault="00E14B3E" w:rsidP="00E616ED">
      <w:pPr>
        <w:numPr>
          <w:ilvl w:val="1"/>
          <w:numId w:val="102"/>
        </w:numPr>
        <w:autoSpaceDE w:val="0"/>
        <w:autoSpaceDN w:val="0"/>
        <w:adjustRightInd w:val="0"/>
        <w:contextualSpacing/>
        <w:rPr>
          <w:color w:val="000000"/>
        </w:rPr>
      </w:pPr>
      <w:r w:rsidRPr="00154B82">
        <w:rPr>
          <w:i/>
          <w:iCs/>
          <w:color w:val="000000"/>
          <w:u w:color="1A1A1A"/>
        </w:rPr>
        <w:t>katá</w:t>
      </w:r>
      <w:r w:rsidRPr="00154B82">
        <w:rPr>
          <w:color w:val="000000"/>
          <w:u w:color="1A1A1A"/>
        </w:rPr>
        <w:t>,</w:t>
      </w:r>
      <w:r w:rsidRPr="00154B82">
        <w:rPr>
          <w:i/>
          <w:iCs/>
          <w:color w:val="000000"/>
          <w:u w:color="1A1A1A"/>
        </w:rPr>
        <w:t xml:space="preserve"> ka</w:t>
      </w:r>
      <w:r w:rsidRPr="00154B82">
        <w:rPr>
          <w:i/>
          <w:iCs/>
          <w:color w:val="000000"/>
        </w:rPr>
        <w:t>tά</w:t>
      </w:r>
      <w:r w:rsidRPr="00154B82">
        <w:rPr>
          <w:color w:val="000000"/>
          <w:u w:color="1A1A1A"/>
        </w:rPr>
        <w:t> (against)</w:t>
      </w:r>
    </w:p>
    <w:p w14:paraId="1892E3A3" w14:textId="77777777" w:rsidR="00E14B3E" w:rsidRPr="00154B82" w:rsidRDefault="00E14B3E" w:rsidP="00E616ED">
      <w:pPr>
        <w:numPr>
          <w:ilvl w:val="1"/>
          <w:numId w:val="102"/>
        </w:numPr>
        <w:autoSpaceDE w:val="0"/>
        <w:autoSpaceDN w:val="0"/>
        <w:adjustRightInd w:val="0"/>
        <w:contextualSpacing/>
        <w:rPr>
          <w:color w:val="000000"/>
        </w:rPr>
      </w:pPr>
      <w:r w:rsidRPr="00154B82">
        <w:rPr>
          <w:i/>
          <w:iCs/>
          <w:color w:val="000000"/>
          <w:u w:color="1A1A1A"/>
        </w:rPr>
        <w:t>agoreúō</w:t>
      </w:r>
      <w:r w:rsidRPr="00154B82">
        <w:rPr>
          <w:color w:val="000000"/>
          <w:u w:color="1A1A1A"/>
        </w:rPr>
        <w:t xml:space="preserve">, </w:t>
      </w:r>
      <w:r w:rsidRPr="00154B82">
        <w:rPr>
          <w:i/>
          <w:iCs/>
          <w:color w:val="000000"/>
          <w:u w:color="1A1A1A"/>
        </w:rPr>
        <w:t>áγορ</w:t>
      </w:r>
      <w:r w:rsidRPr="00154B82">
        <w:rPr>
          <w:i/>
          <w:iCs/>
          <w:color w:val="000000"/>
        </w:rPr>
        <w:t>εύω</w:t>
      </w:r>
      <w:r w:rsidRPr="00154B82">
        <w:rPr>
          <w:color w:val="000000"/>
        </w:rPr>
        <w:t xml:space="preserve"> (I speak [in an assembly]) </w:t>
      </w:r>
    </w:p>
    <w:p w14:paraId="56339524" w14:textId="77777777" w:rsidR="00E14B3E" w:rsidRPr="00154B82" w:rsidRDefault="00E14B3E" w:rsidP="00E616ED">
      <w:pPr>
        <w:numPr>
          <w:ilvl w:val="1"/>
          <w:numId w:val="102"/>
        </w:numPr>
        <w:autoSpaceDE w:val="0"/>
        <w:autoSpaceDN w:val="0"/>
        <w:adjustRightInd w:val="0"/>
        <w:contextualSpacing/>
        <w:rPr>
          <w:color w:val="000000"/>
        </w:rPr>
      </w:pPr>
      <w:r w:rsidRPr="00154B82">
        <w:rPr>
          <w:color w:val="000000"/>
        </w:rPr>
        <w:t xml:space="preserve">and </w:t>
      </w:r>
      <w:r w:rsidRPr="00154B82">
        <w:rPr>
          <w:i/>
          <w:iCs/>
          <w:color w:val="000000"/>
          <w:u w:color="1A1A1A"/>
        </w:rPr>
        <w:t>agorá</w:t>
      </w:r>
      <w:r w:rsidRPr="00154B82">
        <w:rPr>
          <w:color w:val="000000"/>
          <w:u w:val="single" w:color="1A1A1A"/>
        </w:rPr>
        <w:t xml:space="preserve">, </w:t>
      </w:r>
      <w:r w:rsidRPr="00154B82">
        <w:rPr>
          <w:i/>
          <w:iCs/>
          <w:color w:val="000000"/>
          <w:u w:color="1A1A1A"/>
        </w:rPr>
        <w:t>aγορá</w:t>
      </w:r>
      <w:r w:rsidRPr="00154B82">
        <w:rPr>
          <w:color w:val="000000"/>
          <w:u w:color="1A1A1A"/>
        </w:rPr>
        <w:t xml:space="preserve"> (assembly or market).</w:t>
      </w:r>
    </w:p>
    <w:p w14:paraId="13ED775F" w14:textId="77777777" w:rsidR="00E14B3E" w:rsidRPr="00154B82" w:rsidRDefault="00E14B3E" w:rsidP="00E14B3E">
      <w:pPr>
        <w:autoSpaceDE w:val="0"/>
        <w:autoSpaceDN w:val="0"/>
        <w:adjustRightInd w:val="0"/>
        <w:rPr>
          <w:color w:val="000000"/>
        </w:rPr>
      </w:pPr>
    </w:p>
    <w:p w14:paraId="3671D32A" w14:textId="372A7082" w:rsidR="00E14B3E" w:rsidRPr="00BE19F7" w:rsidRDefault="00E14B3E" w:rsidP="00E616ED">
      <w:pPr>
        <w:pStyle w:val="ListParagraph"/>
        <w:numPr>
          <w:ilvl w:val="0"/>
          <w:numId w:val="102"/>
        </w:numPr>
        <w:rPr>
          <w:sz w:val="28"/>
          <w:szCs w:val="28"/>
        </w:rPr>
      </w:pPr>
      <w:r w:rsidRPr="00BE19F7">
        <w:rPr>
          <w:color w:val="000000"/>
          <w:sz w:val="28"/>
          <w:szCs w:val="28"/>
        </w:rPr>
        <w:t xml:space="preserve">The Arabic equivalent for translating “Cognitive Category” is </w:t>
      </w:r>
      <w:r w:rsidRPr="00BE19F7">
        <w:rPr>
          <w:i/>
          <w:iCs/>
          <w:sz w:val="28"/>
          <w:szCs w:val="28"/>
        </w:rPr>
        <w:t>Maqūla</w:t>
      </w:r>
      <w:r w:rsidRPr="00BE19F7">
        <w:rPr>
          <w:sz w:val="28"/>
          <w:szCs w:val="28"/>
        </w:rPr>
        <w:t>—meaning “statement” or “something said”—which corresponds, in a roughly literal manner, to the original meaning of the Greek</w:t>
      </w:r>
      <w:r w:rsidRPr="00BE19F7">
        <w:rPr>
          <w:i/>
          <w:iCs/>
          <w:color w:val="000000"/>
          <w:sz w:val="28"/>
          <w:szCs w:val="28"/>
          <w:u w:color="1A1A1A"/>
        </w:rPr>
        <w:t xml:space="preserve"> katēgoría</w:t>
      </w:r>
      <w:r w:rsidRPr="00BE19F7">
        <w:rPr>
          <w:color w:val="000000"/>
          <w:sz w:val="28"/>
          <w:szCs w:val="28"/>
          <w:u w:color="1A1A1A"/>
        </w:rPr>
        <w:t xml:space="preserve">, </w:t>
      </w:r>
      <w:r w:rsidRPr="00BE19F7">
        <w:rPr>
          <w:i/>
          <w:iCs/>
          <w:color w:val="000000"/>
          <w:sz w:val="28"/>
          <w:szCs w:val="28"/>
          <w:u w:color="1A1A1A"/>
        </w:rPr>
        <w:t>κατηγορία</w:t>
      </w:r>
      <w:r w:rsidRPr="00BE19F7">
        <w:rPr>
          <w:color w:val="000000"/>
          <w:sz w:val="28"/>
          <w:szCs w:val="28"/>
          <w:u w:color="1A1A1A"/>
        </w:rPr>
        <w:t xml:space="preserve"> </w:t>
      </w:r>
      <w:r w:rsidRPr="00BE19F7">
        <w:rPr>
          <w:sz w:val="28"/>
          <w:szCs w:val="28"/>
        </w:rPr>
        <w:t xml:space="preserve">as an “argument” or “predication.” </w:t>
      </w:r>
      <w:r w:rsidRPr="00BE19F7">
        <w:rPr>
          <w:color w:val="000000"/>
          <w:sz w:val="28"/>
          <w:szCs w:val="28"/>
          <w:u w:color="1A1A1A"/>
        </w:rPr>
        <w:t>The Arabic formulation</w:t>
      </w:r>
      <w:r w:rsidRPr="00BE19F7">
        <w:rPr>
          <w:sz w:val="28"/>
          <w:szCs w:val="28"/>
        </w:rPr>
        <w:t xml:space="preserve"> is clearly a remnant of the great translation movement of Islam’s first centuries, which we elaborated upon in Volume Five. </w:t>
      </w:r>
      <w:r w:rsidR="00BE19F7" w:rsidRPr="00BE19F7">
        <w:rPr>
          <w:b/>
          <w:bCs/>
          <w:sz w:val="28"/>
          <w:szCs w:val="28"/>
        </w:rPr>
        <w:t xml:space="preserve">(Volume 7, Book 1 Excerpts) </w:t>
      </w:r>
    </w:p>
    <w:p w14:paraId="7C3E7D0C" w14:textId="4CA03C61" w:rsidR="00E14B3E" w:rsidRPr="00E14B3E" w:rsidRDefault="00E14B3E" w:rsidP="00E616ED">
      <w:pPr>
        <w:pStyle w:val="ListParagraph"/>
        <w:numPr>
          <w:ilvl w:val="0"/>
          <w:numId w:val="102"/>
        </w:numPr>
        <w:autoSpaceDE w:val="0"/>
        <w:autoSpaceDN w:val="0"/>
        <w:adjustRightInd w:val="0"/>
        <w:rPr>
          <w:color w:val="000000"/>
          <w:sz w:val="28"/>
          <w:szCs w:val="28"/>
          <w:u w:color="1A1A1A"/>
        </w:rPr>
      </w:pPr>
      <w:r w:rsidRPr="00E14B3E">
        <w:rPr>
          <w:color w:val="000000"/>
          <w:sz w:val="28"/>
          <w:szCs w:val="28"/>
          <w:u w:color="1A1A1A"/>
        </w:rPr>
        <w:t xml:space="preserve">Aristotle employed the term “Category” to designate the most fundamental forms of Human thought—those primary notions by which the mind classifies all other perceptions that bear upon Being and Existence. </w:t>
      </w:r>
      <w:r w:rsidRPr="00E14B3E">
        <w:rPr>
          <w:color w:val="000000"/>
          <w:sz w:val="28"/>
          <w:szCs w:val="28"/>
        </w:rPr>
        <w:t xml:space="preserve">As such, a Category can serve either as the subject or the predicate of any valid proposition. </w:t>
      </w:r>
      <w:r w:rsidRPr="00E14B3E">
        <w:rPr>
          <w:color w:val="202122"/>
          <w:sz w:val="28"/>
          <w:szCs w:val="28"/>
        </w:rPr>
        <w:t>Aristotle held that these basic “Categories” could enumerate—at the most basic level—everything that can be expressed about the concrete nature of things without further composition or structure.</w:t>
      </w:r>
      <w:r w:rsidRPr="00E14B3E">
        <w:rPr>
          <w:color w:val="000000"/>
          <w:sz w:val="28"/>
          <w:szCs w:val="28"/>
          <w:u w:color="1A1A1A"/>
        </w:rPr>
        <w:t xml:space="preserve"> </w:t>
      </w:r>
      <w:r w:rsidRPr="00E14B3E">
        <w:rPr>
          <w:color w:val="000000"/>
          <w:sz w:val="28"/>
          <w:szCs w:val="28"/>
          <w:u w:val="single" w:color="1A1A1A"/>
        </w:rPr>
        <w:t>For Aristotle, the primary Cognitive Categories are ten:</w:t>
      </w:r>
    </w:p>
    <w:p w14:paraId="04502348" w14:textId="77777777" w:rsidR="00E14B3E" w:rsidRPr="00154B82" w:rsidRDefault="00E14B3E" w:rsidP="00E616ED">
      <w:pPr>
        <w:numPr>
          <w:ilvl w:val="1"/>
          <w:numId w:val="102"/>
        </w:numPr>
        <w:autoSpaceDE w:val="0"/>
        <w:autoSpaceDN w:val="0"/>
        <w:adjustRightInd w:val="0"/>
        <w:contextualSpacing/>
        <w:rPr>
          <w:color w:val="000000"/>
        </w:rPr>
      </w:pPr>
      <w:r w:rsidRPr="00154B82">
        <w:rPr>
          <w:color w:val="000000"/>
          <w:u w:color="1A1A1A"/>
        </w:rPr>
        <w:t>Substance or Essence</w:t>
      </w:r>
    </w:p>
    <w:p w14:paraId="1166469E" w14:textId="77777777" w:rsidR="00E14B3E" w:rsidRPr="00154B82" w:rsidRDefault="00E14B3E" w:rsidP="00E616ED">
      <w:pPr>
        <w:numPr>
          <w:ilvl w:val="1"/>
          <w:numId w:val="102"/>
        </w:numPr>
        <w:autoSpaceDE w:val="0"/>
        <w:autoSpaceDN w:val="0"/>
        <w:adjustRightInd w:val="0"/>
        <w:contextualSpacing/>
        <w:rPr>
          <w:color w:val="000000"/>
        </w:rPr>
      </w:pPr>
      <w:r w:rsidRPr="00154B82">
        <w:rPr>
          <w:color w:val="000000"/>
          <w:u w:color="1A1A1A"/>
        </w:rPr>
        <w:t>Quantity or number</w:t>
      </w:r>
    </w:p>
    <w:p w14:paraId="1BAFDD7D" w14:textId="77777777" w:rsidR="00E14B3E" w:rsidRPr="00154B82" w:rsidRDefault="00E14B3E" w:rsidP="00E616ED">
      <w:pPr>
        <w:numPr>
          <w:ilvl w:val="1"/>
          <w:numId w:val="102"/>
        </w:numPr>
        <w:autoSpaceDE w:val="0"/>
        <w:autoSpaceDN w:val="0"/>
        <w:adjustRightInd w:val="0"/>
        <w:contextualSpacing/>
        <w:rPr>
          <w:color w:val="000000"/>
        </w:rPr>
      </w:pPr>
      <w:r w:rsidRPr="00154B82">
        <w:rPr>
          <w:color w:val="000000"/>
          <w:u w:color="1A1A1A"/>
        </w:rPr>
        <w:t>Quality such as colors, attributes, and qualitative attributions</w:t>
      </w:r>
    </w:p>
    <w:p w14:paraId="44D0BFD4" w14:textId="77777777" w:rsidR="00E14B3E" w:rsidRPr="00154B82" w:rsidRDefault="00E14B3E" w:rsidP="00E616ED">
      <w:pPr>
        <w:numPr>
          <w:ilvl w:val="1"/>
          <w:numId w:val="102"/>
        </w:numPr>
        <w:autoSpaceDE w:val="0"/>
        <w:autoSpaceDN w:val="0"/>
        <w:adjustRightInd w:val="0"/>
        <w:contextualSpacing/>
        <w:rPr>
          <w:color w:val="000000"/>
        </w:rPr>
      </w:pPr>
      <w:r w:rsidRPr="00154B82">
        <w:rPr>
          <w:color w:val="000000"/>
          <w:u w:color="1A1A1A"/>
        </w:rPr>
        <w:t>Relation or relative relationships</w:t>
      </w:r>
    </w:p>
    <w:p w14:paraId="175C036E" w14:textId="77777777" w:rsidR="00E14B3E" w:rsidRPr="00154B82" w:rsidRDefault="00E14B3E" w:rsidP="00E616ED">
      <w:pPr>
        <w:numPr>
          <w:ilvl w:val="1"/>
          <w:numId w:val="102"/>
        </w:numPr>
        <w:autoSpaceDE w:val="0"/>
        <w:autoSpaceDN w:val="0"/>
        <w:adjustRightInd w:val="0"/>
        <w:contextualSpacing/>
        <w:rPr>
          <w:color w:val="000000"/>
        </w:rPr>
      </w:pPr>
      <w:r w:rsidRPr="00154B82">
        <w:rPr>
          <w:color w:val="000000"/>
          <w:u w:color="1A1A1A"/>
        </w:rPr>
        <w:t>Activity or the fact of acting upon something</w:t>
      </w:r>
    </w:p>
    <w:p w14:paraId="3FFC5D84" w14:textId="77777777" w:rsidR="00E14B3E" w:rsidRPr="00154B82" w:rsidRDefault="00E14B3E" w:rsidP="00E616ED">
      <w:pPr>
        <w:numPr>
          <w:ilvl w:val="1"/>
          <w:numId w:val="102"/>
        </w:numPr>
        <w:autoSpaceDE w:val="0"/>
        <w:autoSpaceDN w:val="0"/>
        <w:adjustRightInd w:val="0"/>
        <w:contextualSpacing/>
        <w:rPr>
          <w:color w:val="000000"/>
        </w:rPr>
      </w:pPr>
      <w:r w:rsidRPr="00154B82">
        <w:rPr>
          <w:color w:val="000000"/>
          <w:u w:color="1A1A1A"/>
        </w:rPr>
        <w:t>Passivity or the fact of being acted upon</w:t>
      </w:r>
    </w:p>
    <w:p w14:paraId="4F9C6087" w14:textId="77777777" w:rsidR="00E14B3E" w:rsidRPr="00154B82" w:rsidRDefault="00E14B3E" w:rsidP="00E616ED">
      <w:pPr>
        <w:numPr>
          <w:ilvl w:val="1"/>
          <w:numId w:val="102"/>
        </w:numPr>
        <w:autoSpaceDE w:val="0"/>
        <w:autoSpaceDN w:val="0"/>
        <w:adjustRightInd w:val="0"/>
        <w:contextualSpacing/>
        <w:rPr>
          <w:color w:val="000000"/>
        </w:rPr>
      </w:pPr>
      <w:r w:rsidRPr="00154B82">
        <w:rPr>
          <w:color w:val="000000"/>
          <w:u w:color="1A1A1A"/>
        </w:rPr>
        <w:t>Place or location</w:t>
      </w:r>
    </w:p>
    <w:p w14:paraId="3D2FF123" w14:textId="77777777" w:rsidR="00E14B3E" w:rsidRPr="00154B82" w:rsidRDefault="00E14B3E" w:rsidP="00E616ED">
      <w:pPr>
        <w:numPr>
          <w:ilvl w:val="1"/>
          <w:numId w:val="102"/>
        </w:numPr>
        <w:autoSpaceDE w:val="0"/>
        <w:autoSpaceDN w:val="0"/>
        <w:adjustRightInd w:val="0"/>
        <w:contextualSpacing/>
        <w:rPr>
          <w:color w:val="000000"/>
        </w:rPr>
      </w:pPr>
      <w:r w:rsidRPr="00154B82">
        <w:rPr>
          <w:color w:val="000000"/>
          <w:u w:color="1A1A1A"/>
        </w:rPr>
        <w:t>Time or moment</w:t>
      </w:r>
    </w:p>
    <w:p w14:paraId="73429A3D" w14:textId="77777777" w:rsidR="00E14B3E" w:rsidRPr="00154B82" w:rsidRDefault="00E14B3E" w:rsidP="00E616ED">
      <w:pPr>
        <w:numPr>
          <w:ilvl w:val="1"/>
          <w:numId w:val="102"/>
        </w:numPr>
        <w:autoSpaceDE w:val="0"/>
        <w:autoSpaceDN w:val="0"/>
        <w:adjustRightInd w:val="0"/>
        <w:contextualSpacing/>
        <w:rPr>
          <w:color w:val="000000"/>
        </w:rPr>
      </w:pPr>
      <w:r w:rsidRPr="00154B82">
        <w:rPr>
          <w:color w:val="000000"/>
          <w:u w:color="1A1A1A"/>
        </w:rPr>
        <w:t>Position or being in a position</w:t>
      </w:r>
    </w:p>
    <w:p w14:paraId="5D23FDC9" w14:textId="7433CD78" w:rsidR="00E14B3E" w:rsidRPr="00AA0F01" w:rsidRDefault="00E14B3E" w:rsidP="00E616ED">
      <w:pPr>
        <w:numPr>
          <w:ilvl w:val="1"/>
          <w:numId w:val="102"/>
        </w:numPr>
        <w:autoSpaceDE w:val="0"/>
        <w:autoSpaceDN w:val="0"/>
        <w:adjustRightInd w:val="0"/>
        <w:contextualSpacing/>
        <w:rPr>
          <w:color w:val="000000"/>
        </w:rPr>
      </w:pPr>
      <w:r w:rsidRPr="00154B82">
        <w:rPr>
          <w:color w:val="000000"/>
          <w:u w:color="1A1A1A"/>
        </w:rPr>
        <w:t>Possession or condition in the sense of having something</w:t>
      </w:r>
      <w:r>
        <w:rPr>
          <w:color w:val="000000"/>
          <w:u w:color="1A1A1A"/>
        </w:rPr>
        <w:t xml:space="preserve"> </w:t>
      </w:r>
      <w:r>
        <w:rPr>
          <w:b/>
          <w:bCs/>
          <w:color w:val="000000"/>
          <w:u w:color="1A1A1A"/>
        </w:rPr>
        <w:t>(</w:t>
      </w:r>
      <w:r w:rsidR="00BE19F7">
        <w:rPr>
          <w:b/>
          <w:bCs/>
          <w:color w:val="000000"/>
          <w:u w:color="1A1A1A"/>
        </w:rPr>
        <w:t xml:space="preserve">Volume 7, Book 1 Excerpts) </w:t>
      </w:r>
    </w:p>
    <w:p w14:paraId="03ECCB0F" w14:textId="2A03E7B7" w:rsidR="00AA0F01" w:rsidRPr="00AA0F01" w:rsidRDefault="00AA0F01" w:rsidP="00E616ED">
      <w:pPr>
        <w:numPr>
          <w:ilvl w:val="0"/>
          <w:numId w:val="102"/>
        </w:numPr>
        <w:autoSpaceDE w:val="0"/>
        <w:autoSpaceDN w:val="0"/>
        <w:adjustRightInd w:val="0"/>
        <w:contextualSpacing/>
        <w:rPr>
          <w:color w:val="000000"/>
        </w:rPr>
      </w:pPr>
      <w:r w:rsidRPr="00AA0F01">
        <w:rPr>
          <w:color w:val="000000"/>
        </w:rPr>
        <w:t>Transcendental Categories must not be confused with First Principles, which will be discussed in what follows—although they lie at the foundation of all First Principles and their corollary sub-Principles. On the contrary, the Cognitive Categories are meta-principles which, in the very structure of Human thought, must precede and undergird the First Principles themselves, as well as all other derivative postulations. In this regard, however, it is likewise the Cognitive Categories that dictate to the Human Mind that First Principles constitute the foundational building blocks upon which all Human Cognition and Intelligibility depend.</w:t>
      </w:r>
      <w:r>
        <w:rPr>
          <w:color w:val="000000"/>
        </w:rPr>
        <w:t xml:space="preserve"> </w:t>
      </w:r>
      <w:r>
        <w:rPr>
          <w:b/>
          <w:bCs/>
          <w:color w:val="000000"/>
        </w:rPr>
        <w:t xml:space="preserve">Volume 7 Excerpts </w:t>
      </w:r>
    </w:p>
    <w:p w14:paraId="65ADC733" w14:textId="1FDCD117" w:rsidR="002D375F" w:rsidRPr="002D375F" w:rsidRDefault="002D375F" w:rsidP="00E616ED">
      <w:pPr>
        <w:numPr>
          <w:ilvl w:val="0"/>
          <w:numId w:val="102"/>
        </w:numPr>
        <w:autoSpaceDE w:val="0"/>
        <w:autoSpaceDN w:val="0"/>
        <w:adjustRightInd w:val="0"/>
        <w:contextualSpacing/>
        <w:rPr>
          <w:color w:val="000000"/>
        </w:rPr>
      </w:pPr>
      <w:r w:rsidRPr="002D375F">
        <w:rPr>
          <w:color w:val="000000"/>
        </w:rPr>
        <w:t>Arabic is a preeminently poetic language—as ultimately becomes the case with all languages that Muslims adopt—and historically, all Muslim peoples have been lovers and cultivators of poetry. The Scholars of the Islamic Tradition were no different and have always had a great love of poetry, particularly of succinct didactic verse, which they composed and transmitted both for themselves and their students. It is not surprising, then, that the ten basic Categories were presented as a teaching poem in three verses. As is typical of Islamic pedagogy, the poem clarifies with concrete examples how the Categories account for the individuation of an entity:</w:t>
      </w:r>
      <w:r>
        <w:rPr>
          <w:color w:val="000000"/>
        </w:rPr>
        <w:t xml:space="preserve"> </w:t>
      </w:r>
      <w:r>
        <w:rPr>
          <w:b/>
          <w:bCs/>
          <w:color w:val="000000"/>
        </w:rPr>
        <w:t xml:space="preserve">Volume 7 Excerpts </w:t>
      </w:r>
    </w:p>
    <w:p w14:paraId="56BFDCEC" w14:textId="77777777" w:rsidR="002D375F" w:rsidRPr="002D375F" w:rsidRDefault="002D375F" w:rsidP="002D375F">
      <w:pPr>
        <w:autoSpaceDE w:val="0"/>
        <w:autoSpaceDN w:val="0"/>
        <w:adjustRightInd w:val="0"/>
        <w:ind w:left="360"/>
        <w:contextualSpacing/>
        <w:rPr>
          <w:color w:val="000000"/>
        </w:rPr>
      </w:pPr>
    </w:p>
    <w:p w14:paraId="198B2B12" w14:textId="77777777" w:rsidR="002D375F" w:rsidRPr="002D375F" w:rsidRDefault="002D375F" w:rsidP="00E616ED">
      <w:pPr>
        <w:numPr>
          <w:ilvl w:val="0"/>
          <w:numId w:val="102"/>
        </w:numPr>
        <w:autoSpaceDE w:val="0"/>
        <w:autoSpaceDN w:val="0"/>
        <w:adjustRightInd w:val="0"/>
        <w:contextualSpacing/>
        <w:rPr>
          <w:color w:val="000000"/>
        </w:rPr>
      </w:pPr>
      <w:r w:rsidRPr="002D375F">
        <w:rPr>
          <w:color w:val="000000"/>
        </w:rPr>
        <w:t xml:space="preserve">Zaydun al-ṭawīlu al-azraqu ibnu Mālikī </w:t>
      </w:r>
    </w:p>
    <w:p w14:paraId="0B000325" w14:textId="77777777" w:rsidR="002D375F" w:rsidRPr="002D375F" w:rsidRDefault="002D375F" w:rsidP="00E616ED">
      <w:pPr>
        <w:numPr>
          <w:ilvl w:val="0"/>
          <w:numId w:val="102"/>
        </w:numPr>
        <w:autoSpaceDE w:val="0"/>
        <w:autoSpaceDN w:val="0"/>
        <w:adjustRightInd w:val="0"/>
        <w:contextualSpacing/>
        <w:rPr>
          <w:color w:val="000000"/>
        </w:rPr>
      </w:pPr>
      <w:r w:rsidRPr="002D375F">
        <w:rPr>
          <w:color w:val="000000"/>
        </w:rPr>
        <w:t xml:space="preserve">fī baytihi bi-amsi kana muttakī   </w:t>
      </w:r>
    </w:p>
    <w:p w14:paraId="1A855F5C" w14:textId="77777777" w:rsidR="002D375F" w:rsidRPr="002D375F" w:rsidRDefault="002D375F" w:rsidP="00E616ED">
      <w:pPr>
        <w:numPr>
          <w:ilvl w:val="0"/>
          <w:numId w:val="102"/>
        </w:numPr>
        <w:autoSpaceDE w:val="0"/>
        <w:autoSpaceDN w:val="0"/>
        <w:adjustRightInd w:val="0"/>
        <w:contextualSpacing/>
        <w:rPr>
          <w:color w:val="000000"/>
        </w:rPr>
      </w:pPr>
      <w:r w:rsidRPr="002D375F">
        <w:rPr>
          <w:color w:val="000000"/>
        </w:rPr>
        <w:t>bi-yadihi ghuṣnun lawāhu fa-‘ltawā</w:t>
      </w:r>
    </w:p>
    <w:p w14:paraId="09A819C0" w14:textId="77777777" w:rsidR="002D375F" w:rsidRPr="002D375F" w:rsidRDefault="002D375F" w:rsidP="00E616ED">
      <w:pPr>
        <w:numPr>
          <w:ilvl w:val="0"/>
          <w:numId w:val="102"/>
        </w:numPr>
        <w:autoSpaceDE w:val="0"/>
        <w:autoSpaceDN w:val="0"/>
        <w:adjustRightInd w:val="0"/>
        <w:contextualSpacing/>
        <w:rPr>
          <w:color w:val="000000"/>
        </w:rPr>
      </w:pPr>
    </w:p>
    <w:p w14:paraId="10F09F9D" w14:textId="77777777" w:rsidR="002D375F" w:rsidRPr="002D375F" w:rsidRDefault="002D375F" w:rsidP="00E616ED">
      <w:pPr>
        <w:numPr>
          <w:ilvl w:val="0"/>
          <w:numId w:val="102"/>
        </w:numPr>
        <w:autoSpaceDE w:val="0"/>
        <w:autoSpaceDN w:val="0"/>
        <w:adjustRightInd w:val="0"/>
        <w:contextualSpacing/>
        <w:rPr>
          <w:color w:val="000000"/>
        </w:rPr>
      </w:pPr>
      <w:r w:rsidRPr="002D375F">
        <w:rPr>
          <w:color w:val="000000"/>
        </w:rPr>
        <w:t xml:space="preserve">                     Zayd—the tall and blue-eyed—son of Mālik</w:t>
      </w:r>
    </w:p>
    <w:p w14:paraId="7A27FABC" w14:textId="77777777" w:rsidR="002D375F" w:rsidRPr="002D375F" w:rsidRDefault="002D375F" w:rsidP="00E616ED">
      <w:pPr>
        <w:numPr>
          <w:ilvl w:val="0"/>
          <w:numId w:val="102"/>
        </w:numPr>
        <w:autoSpaceDE w:val="0"/>
        <w:autoSpaceDN w:val="0"/>
        <w:adjustRightInd w:val="0"/>
        <w:contextualSpacing/>
        <w:rPr>
          <w:color w:val="000000"/>
        </w:rPr>
      </w:pPr>
      <w:r w:rsidRPr="002D375F">
        <w:rPr>
          <w:color w:val="000000"/>
        </w:rPr>
        <w:tab/>
      </w:r>
      <w:r w:rsidRPr="002D375F">
        <w:rPr>
          <w:color w:val="000000"/>
        </w:rPr>
        <w:tab/>
        <w:t xml:space="preserve"> Was lying down in his house yesterday:</w:t>
      </w:r>
    </w:p>
    <w:p w14:paraId="08F401DA" w14:textId="781FC9F4" w:rsidR="002D375F" w:rsidRPr="002D375F" w:rsidRDefault="002D375F" w:rsidP="00E616ED">
      <w:pPr>
        <w:numPr>
          <w:ilvl w:val="0"/>
          <w:numId w:val="102"/>
        </w:numPr>
        <w:autoSpaceDE w:val="0"/>
        <w:autoSpaceDN w:val="0"/>
        <w:adjustRightInd w:val="0"/>
        <w:contextualSpacing/>
        <w:rPr>
          <w:color w:val="000000"/>
        </w:rPr>
      </w:pPr>
      <w:r w:rsidRPr="002D375F">
        <w:rPr>
          <w:color w:val="000000"/>
        </w:rPr>
        <w:tab/>
      </w:r>
      <w:r w:rsidRPr="002D375F">
        <w:rPr>
          <w:color w:val="000000"/>
        </w:rPr>
        <w:tab/>
        <w:t>In his hand was a branch which he bent so it became bowed.</w:t>
      </w:r>
    </w:p>
    <w:p w14:paraId="24E424C2" w14:textId="46693D29" w:rsidR="002D375F" w:rsidRPr="002D375F" w:rsidRDefault="002D375F" w:rsidP="00E616ED">
      <w:pPr>
        <w:numPr>
          <w:ilvl w:val="0"/>
          <w:numId w:val="102"/>
        </w:numPr>
        <w:autoSpaceDE w:val="0"/>
        <w:autoSpaceDN w:val="0"/>
        <w:adjustRightInd w:val="0"/>
        <w:contextualSpacing/>
        <w:rPr>
          <w:color w:val="000000"/>
        </w:rPr>
      </w:pPr>
      <w:r w:rsidRPr="002D375F">
        <w:rPr>
          <w:color w:val="000000"/>
        </w:rPr>
        <w:t>In this poem:</w:t>
      </w:r>
    </w:p>
    <w:p w14:paraId="5F62E9D6" w14:textId="77777777" w:rsidR="002D375F" w:rsidRPr="002D375F" w:rsidRDefault="002D375F" w:rsidP="00E616ED">
      <w:pPr>
        <w:numPr>
          <w:ilvl w:val="1"/>
          <w:numId w:val="102"/>
        </w:numPr>
        <w:autoSpaceDE w:val="0"/>
        <w:autoSpaceDN w:val="0"/>
        <w:adjustRightInd w:val="0"/>
        <w:contextualSpacing/>
        <w:rPr>
          <w:color w:val="000000"/>
        </w:rPr>
      </w:pPr>
      <w:r w:rsidRPr="002D375F">
        <w:rPr>
          <w:color w:val="000000"/>
        </w:rPr>
        <w:t xml:space="preserve">Zaydun (Zayd) is a Substance or Essence (Arabic: al-Jawhar and al-Māhiyya; Greek: Oùsίa, Oὐσία). Substance—or Essence— it is that which exists in itself and not in another. It denotes that which cannot be predicated of anything else, nor can it be said to exist as an attribution or quality of another. Hence, we must speak of “this particular man” or “that particular tree”—entities which, at the most fundamental level, are Substances or Essences. In later years, Aristotle called these aspects “primary Substances,” in order to distinguish them from secondary Substances, which are universals and can be predicated. Hence, when we say: “Socrates is a Man,” “Socrates” constitutes a primary Substance, while “Man” represents a secondary substance. “Man” is, of course, predicated of Socrates, but also of all those to whom the predicate of “Human Being” applies—Socrates included—encompassing, thereby, countless myriads of others. </w:t>
      </w:r>
    </w:p>
    <w:p w14:paraId="70B19BE5" w14:textId="77777777" w:rsidR="002D375F" w:rsidRPr="002D375F" w:rsidRDefault="002D375F" w:rsidP="00E616ED">
      <w:pPr>
        <w:numPr>
          <w:ilvl w:val="1"/>
          <w:numId w:val="102"/>
        </w:numPr>
        <w:autoSpaceDE w:val="0"/>
        <w:autoSpaceDN w:val="0"/>
        <w:adjustRightInd w:val="0"/>
        <w:contextualSpacing/>
        <w:rPr>
          <w:color w:val="000000"/>
        </w:rPr>
      </w:pPr>
      <w:r w:rsidRPr="002D375F">
        <w:rPr>
          <w:color w:val="000000"/>
        </w:rPr>
        <w:t>al-ṭawīlu (the tall) is quantity (Arabic: al-‘adad [number] or al-kam; Greek: posόn, ποσόν, both meaning “how much”). Quantity represents the extension of an entity. It may be disconnected, discrete, or separate (kam munfaṣil)—representing numbered individual entities—or continuous (kam muttaṣil)—such as the length or extension of a thing. Furthermore, its parts may have relative positions to each other. Thus, any given thing might be a forearm long, consist of seven parts, occupy a certain amount of space, and last a given length of time. The fact that Zayd is tall reflects a continuous quantity (kam muttaṣil), although Zayd himself—as one individual—is a separate or disconnected quantity (kam munfaṣil).</w:t>
      </w:r>
    </w:p>
    <w:p w14:paraId="68B68245" w14:textId="77777777" w:rsidR="002D375F" w:rsidRPr="002D375F" w:rsidRDefault="002D375F" w:rsidP="00E616ED">
      <w:pPr>
        <w:numPr>
          <w:ilvl w:val="1"/>
          <w:numId w:val="102"/>
        </w:numPr>
        <w:autoSpaceDE w:val="0"/>
        <w:autoSpaceDN w:val="0"/>
        <w:adjustRightInd w:val="0"/>
        <w:contextualSpacing/>
        <w:rPr>
          <w:color w:val="000000"/>
        </w:rPr>
      </w:pPr>
      <w:r w:rsidRPr="002D375F">
        <w:rPr>
          <w:color w:val="000000"/>
        </w:rPr>
        <w:t xml:space="preserve">al-azraqu (blue-eyed) is accident, attribution, quality, or qualification (Arabic: al-‘araḍ and al-kayf (how); Greek: poiόn, ποιόν, meaning: “of what kind” or “of what sort”). It answers the question of what kind of a thing we are speaking about and what qualities it possesses. This determination characterizes the nature of the object by asserting, for example, that it is blue, white, black, hot, cold, sweet, sour, curved, straight, and so on. </w:t>
      </w:r>
    </w:p>
    <w:p w14:paraId="3CB0886D" w14:textId="77777777" w:rsidR="002D375F" w:rsidRPr="002D375F" w:rsidRDefault="002D375F" w:rsidP="00E616ED">
      <w:pPr>
        <w:numPr>
          <w:ilvl w:val="1"/>
          <w:numId w:val="102"/>
        </w:numPr>
        <w:autoSpaceDE w:val="0"/>
        <w:autoSpaceDN w:val="0"/>
        <w:adjustRightInd w:val="0"/>
        <w:contextualSpacing/>
        <w:rPr>
          <w:color w:val="000000"/>
        </w:rPr>
      </w:pPr>
      <w:r w:rsidRPr="002D375F">
        <w:rPr>
          <w:color w:val="000000"/>
        </w:rPr>
        <w:t>Ibn Mālikī (son of Mālik) is a relationship (Arabic: al-iḍāfa (an addition, annexation, or—grammatically—a genitive construction) or nisba [relationship, attribution, or ascription]; Greek: prόs ti, πρός τι, “meaning [belonging] to what?”, “toward what?”, or “in relation to what?”). Relationships relate one person or entity to another. They include comparative relations, such as one thing being double another, one thing being half of another, or one thing being large and another small—each with reference to the other or to something else. A relationship can also encompass qualitative and dispositional states, such as a person having knowledge or lacking it, as well as being a master of something or having no such mastery.</w:t>
      </w:r>
    </w:p>
    <w:p w14:paraId="5B6EA4FF" w14:textId="77777777" w:rsidR="002D375F" w:rsidRPr="002D375F" w:rsidRDefault="002D375F" w:rsidP="00E616ED">
      <w:pPr>
        <w:numPr>
          <w:ilvl w:val="1"/>
          <w:numId w:val="102"/>
        </w:numPr>
        <w:autoSpaceDE w:val="0"/>
        <w:autoSpaceDN w:val="0"/>
        <w:adjustRightInd w:val="0"/>
        <w:contextualSpacing/>
        <w:rPr>
          <w:color w:val="000000"/>
        </w:rPr>
      </w:pPr>
      <w:r w:rsidRPr="002D375F">
        <w:rPr>
          <w:color w:val="000000"/>
        </w:rPr>
        <w:t xml:space="preserve">fī baytihi (in his house) indicates place or location (Arabic: al-makān and al-ayn; Greek: ποῦ, poû, both meaning “where?”) with reference to the surroundings or the environment. Thus, Zayd was in his house, but he could just as well have been in Mecca, Medina, Jerusalem, or somewhere else. </w:t>
      </w:r>
    </w:p>
    <w:p w14:paraId="3EBCBDF4" w14:textId="77777777" w:rsidR="002D375F" w:rsidRPr="002D375F" w:rsidRDefault="002D375F" w:rsidP="00E616ED">
      <w:pPr>
        <w:numPr>
          <w:ilvl w:val="1"/>
          <w:numId w:val="102"/>
        </w:numPr>
        <w:autoSpaceDE w:val="0"/>
        <w:autoSpaceDN w:val="0"/>
        <w:adjustRightInd w:val="0"/>
        <w:contextualSpacing/>
        <w:rPr>
          <w:color w:val="000000"/>
        </w:rPr>
      </w:pPr>
      <w:r w:rsidRPr="002D375F">
        <w:rPr>
          <w:color w:val="000000"/>
        </w:rPr>
        <w:t xml:space="preserve">bi-amsi (yesterday) stands for time or moment (Arabic: al-zamān [time] or matā [when?], Greek: πότε, pόte, “when?”). That is, it indicates the position of something with respect to the broader sequence of temporal events in which it occurs—whether that moment be yesterday, last week, last year, in the future, or any other point in time.  </w:t>
      </w:r>
    </w:p>
    <w:p w14:paraId="69D00205" w14:textId="77777777" w:rsidR="002D375F" w:rsidRPr="002D375F" w:rsidRDefault="002D375F" w:rsidP="00E616ED">
      <w:pPr>
        <w:numPr>
          <w:ilvl w:val="1"/>
          <w:numId w:val="102"/>
        </w:numPr>
        <w:autoSpaceDE w:val="0"/>
        <w:autoSpaceDN w:val="0"/>
        <w:adjustRightInd w:val="0"/>
        <w:contextualSpacing/>
        <w:rPr>
          <w:color w:val="000000"/>
        </w:rPr>
      </w:pPr>
      <w:r w:rsidRPr="002D375F">
        <w:rPr>
          <w:color w:val="000000"/>
        </w:rPr>
        <w:t>kana muttakī (was lying down) reveals position (Arabic: al-waḍ‘ [being put down or deposited, position, posture, or location]; Greek: keîsthai, κεῖσθαι, meaning “he sits” or “lies down”). In this regard, Aristotle had in mind a resting state in which a thing remains as the consequence of a prior action. He offered such examples as “sitting,” “standing,” or “lying down,” indicating that the essential conception of position was the end-state or culmination of a corresponding action. As a category, however, the term position is more broadly understood to indicate the relative arrangements of the parts of an object or the members of a living being with respect to one another—on the condition that such an arrangement is natural, stable, inseparable and not merely the result of a previous action.</w:t>
      </w:r>
    </w:p>
    <w:p w14:paraId="6BEA657C" w14:textId="77777777" w:rsidR="002D375F" w:rsidRPr="002D375F" w:rsidRDefault="002D375F" w:rsidP="00E616ED">
      <w:pPr>
        <w:numPr>
          <w:ilvl w:val="1"/>
          <w:numId w:val="102"/>
        </w:numPr>
        <w:autoSpaceDE w:val="0"/>
        <w:autoSpaceDN w:val="0"/>
        <w:adjustRightInd w:val="0"/>
        <w:contextualSpacing/>
        <w:rPr>
          <w:color w:val="000000"/>
        </w:rPr>
      </w:pPr>
      <w:r w:rsidRPr="002D375F">
        <w:rPr>
          <w:color w:val="000000"/>
        </w:rPr>
        <w:t>bi-yadihi ghusn (in his hand was a branch) represents possession, posture, condition (Arabic: milk [possession or property] or al-ḥāl [state]; Greek: échein, ἔχειν, meaning “to have,” “to hold,” or “ to keep”). In Latin, this Category was often called a habitus—the condition of “having” or “possessing” something, derived from the Latin verb habere, “to have” or “to possess.” As the Category of possession, Aristotle also had in mind a state of rest resulting from an action—that is, a state in which something is posses as the outcome of having been acted upon. Thus, he used the examples of “being shod” with shoes or “armed” with weapons. The term is also frequently understood to refer to a particular determination arising from one’s physical members or apparel—such as one’s having arms, shoes, clothing, and so on.</w:t>
      </w:r>
    </w:p>
    <w:p w14:paraId="1A4446ED" w14:textId="77777777" w:rsidR="002D375F" w:rsidRPr="002D375F" w:rsidRDefault="002D375F" w:rsidP="00E616ED">
      <w:pPr>
        <w:numPr>
          <w:ilvl w:val="1"/>
          <w:numId w:val="102"/>
        </w:numPr>
        <w:autoSpaceDE w:val="0"/>
        <w:autoSpaceDN w:val="0"/>
        <w:adjustRightInd w:val="0"/>
        <w:contextualSpacing/>
        <w:rPr>
          <w:color w:val="000000"/>
        </w:rPr>
      </w:pPr>
      <w:r w:rsidRPr="002D375F">
        <w:rPr>
          <w:color w:val="000000"/>
        </w:rPr>
        <w:t xml:space="preserve">lawāhu (which he bent) stands for action, activity, or non-passive action (Arabic: al-fi‘l [action, act, or deed]; Greek: poieîn, ποιεῖν [“to do,” “to make,” or “to cause”]). The Category refers to the active production of change in another—whether person or thing—or even in the agent himself, when the action is reflexive and he becomes the object of his own act. </w:t>
      </w:r>
    </w:p>
    <w:p w14:paraId="6786AE23" w14:textId="48304A0E" w:rsidR="002D375F" w:rsidRPr="002D375F" w:rsidRDefault="002D375F" w:rsidP="00E616ED">
      <w:pPr>
        <w:numPr>
          <w:ilvl w:val="1"/>
          <w:numId w:val="102"/>
        </w:numPr>
        <w:autoSpaceDE w:val="0"/>
        <w:autoSpaceDN w:val="0"/>
        <w:adjustRightInd w:val="0"/>
        <w:contextualSpacing/>
        <w:rPr>
          <w:color w:val="000000"/>
        </w:rPr>
      </w:pPr>
      <w:r w:rsidRPr="002D375F">
        <w:rPr>
          <w:color w:val="000000"/>
        </w:rPr>
        <w:t xml:space="preserve">fa-‘ltawā (and so it was bent) is passivity, being acted upon, or affection with the same meaning of passive reception (Arabic: al-infi‘āl [passivity or the state of being affected or acted upon]; Greek: páschein, πάσχειν, meaning “to suffer,” “to undergo,” or “to endure”). This tenth category refers to the reception of change by virtue of the action of another person or thing or, again, from the agent himself when acting upon himself. Aristotle’s term páschein, πάσχειν for this category has been traditionally rendered in English as “passivity,” “passion,” and “affection,” all indicating passive reception of an act. It must be emphasized that they are strictly Philosophical terms in this usage and have nothing to do with the emotions we call “passion” and “affection.” Aristotle illustrated this category of passivity by the active terms of “to lance” (cut with a sharp instrument) and “to cauterize,” which bring about the passive condition, passion, or affection of “being lanced” and “to be cauterized.” His examples make it clear that non-passive action relates to affection as the grammatically active voice and its effects relate semantically to the grammatical passive voice—that is, the fact of first “acting” and second “being acted upon.” </w:t>
      </w:r>
    </w:p>
    <w:p w14:paraId="34D36CAD" w14:textId="77777777" w:rsidR="002D375F" w:rsidRPr="002D375F" w:rsidRDefault="002D375F" w:rsidP="00E616ED">
      <w:pPr>
        <w:numPr>
          <w:ilvl w:val="0"/>
          <w:numId w:val="102"/>
        </w:numPr>
        <w:autoSpaceDE w:val="0"/>
        <w:autoSpaceDN w:val="0"/>
        <w:adjustRightInd w:val="0"/>
        <w:contextualSpacing/>
        <w:rPr>
          <w:color w:val="000000"/>
        </w:rPr>
      </w:pPr>
      <w:r w:rsidRPr="002D375F">
        <w:rPr>
          <w:color w:val="000000"/>
        </w:rPr>
        <w:t>Cognitive Categories Are Prior to and Independent of Experience</w:t>
      </w:r>
    </w:p>
    <w:p w14:paraId="2DFCFB45" w14:textId="145984D6" w:rsidR="002D375F" w:rsidRPr="002D375F" w:rsidRDefault="002D375F" w:rsidP="00E616ED">
      <w:pPr>
        <w:numPr>
          <w:ilvl w:val="0"/>
          <w:numId w:val="102"/>
        </w:numPr>
        <w:autoSpaceDE w:val="0"/>
        <w:autoSpaceDN w:val="0"/>
        <w:adjustRightInd w:val="0"/>
        <w:contextualSpacing/>
        <w:rPr>
          <w:color w:val="000000"/>
        </w:rPr>
      </w:pPr>
      <w:r w:rsidRPr="002D375F">
        <w:rPr>
          <w:color w:val="000000"/>
        </w:rPr>
        <w:t>The Cognitive Categories are strictly A Priori,  and they Logically must precede sense experience. Indeed, we may even say that Transcendental Categories are where all A Priori perception begins. As we have stated and hope will become indisputably clear in Volume Seven, Categories are never “abstracted” from our exposure to the World, nor could they have ever possibly arisen as secondary mental extractions after the fact or A Posteriori.  On the contrary, these most general of all Intelligibles are embedded in our Primordial Natures—within our God-given Intellects—even before we perceive the world around us in all its shifting array of countless particular forms.</w:t>
      </w:r>
      <w:r>
        <w:rPr>
          <w:color w:val="000000"/>
        </w:rPr>
        <w:t xml:space="preserve"> </w:t>
      </w:r>
      <w:r>
        <w:rPr>
          <w:b/>
          <w:bCs/>
          <w:color w:val="000000"/>
        </w:rPr>
        <w:t xml:space="preserve">Volume 7 Excerpts </w:t>
      </w:r>
    </w:p>
    <w:p w14:paraId="53D2B1E6" w14:textId="7F3A901E" w:rsidR="002D375F" w:rsidRPr="0090700D" w:rsidRDefault="11FF43D9" w:rsidP="00E616ED">
      <w:pPr>
        <w:numPr>
          <w:ilvl w:val="0"/>
          <w:numId w:val="102"/>
        </w:numPr>
        <w:autoSpaceDE w:val="0"/>
        <w:autoSpaceDN w:val="0"/>
        <w:adjustRightInd w:val="0"/>
        <w:contextualSpacing/>
        <w:rPr>
          <w:color w:val="000000"/>
        </w:rPr>
      </w:pPr>
      <w:r w:rsidRPr="00154B82">
        <w:rPr>
          <w:color w:val="000000"/>
          <w:sz w:val="28"/>
          <w:szCs w:val="28"/>
        </w:rPr>
        <w:t xml:space="preserve">As regards both general </w:t>
      </w:r>
      <w:r w:rsidRPr="19736EA0">
        <w:rPr>
          <w:i/>
          <w:iCs/>
          <w:color w:val="000000"/>
          <w:sz w:val="28"/>
          <w:szCs w:val="28"/>
        </w:rPr>
        <w:t xml:space="preserve">A Priori </w:t>
      </w:r>
      <w:r w:rsidRPr="00154B82">
        <w:rPr>
          <w:color w:val="000000"/>
          <w:sz w:val="28"/>
          <w:szCs w:val="28"/>
        </w:rPr>
        <w:t xml:space="preserve">Cognitive Categories </w:t>
      </w:r>
      <w:r>
        <w:rPr>
          <w:color w:val="000000"/>
          <w:sz w:val="28"/>
          <w:szCs w:val="28"/>
        </w:rPr>
        <w:t>and the</w:t>
      </w:r>
      <w:r w:rsidRPr="00154B82">
        <w:rPr>
          <w:color w:val="000000"/>
          <w:sz w:val="28"/>
          <w:szCs w:val="28"/>
        </w:rPr>
        <w:t xml:space="preserve"> empirical Categories</w:t>
      </w:r>
      <w:r>
        <w:rPr>
          <w:color w:val="000000"/>
          <w:sz w:val="28"/>
          <w:szCs w:val="28"/>
        </w:rPr>
        <w:t xml:space="preserve"> are alike in one essential respect: </w:t>
      </w:r>
      <w:r w:rsidRPr="00154B82">
        <w:rPr>
          <w:color w:val="000000"/>
          <w:sz w:val="28"/>
          <w:szCs w:val="28"/>
        </w:rPr>
        <w:t>taken together</w:t>
      </w:r>
      <w:r>
        <w:rPr>
          <w:color w:val="000000"/>
          <w:sz w:val="28"/>
          <w:szCs w:val="28"/>
        </w:rPr>
        <w:t xml:space="preserve">, they encompass the entire field of </w:t>
      </w:r>
      <w:r w:rsidRPr="00154B82">
        <w:rPr>
          <w:color w:val="000000"/>
          <w:sz w:val="28"/>
          <w:szCs w:val="28"/>
        </w:rPr>
        <w:t>cognition and experience</w:t>
      </w:r>
      <w:r>
        <w:rPr>
          <w:color w:val="000000"/>
          <w:sz w:val="28"/>
          <w:szCs w:val="28"/>
        </w:rPr>
        <w:t>,</w:t>
      </w:r>
      <w:r w:rsidRPr="00154B82">
        <w:rPr>
          <w:color w:val="000000"/>
          <w:sz w:val="28"/>
          <w:szCs w:val="28"/>
        </w:rPr>
        <w:t xml:space="preserve"> </w:t>
      </w:r>
      <w:r>
        <w:rPr>
          <w:color w:val="000000"/>
          <w:sz w:val="28"/>
          <w:szCs w:val="28"/>
        </w:rPr>
        <w:t>including the various</w:t>
      </w:r>
      <w:r w:rsidRPr="00154B82">
        <w:rPr>
          <w:color w:val="000000"/>
          <w:sz w:val="28"/>
          <w:szCs w:val="28"/>
        </w:rPr>
        <w:t xml:space="preserve"> different </w:t>
      </w:r>
      <w:r w:rsidRPr="00154B82">
        <w:rPr>
          <w:b/>
          <w:bCs/>
          <w:color w:val="000000"/>
          <w:sz w:val="28"/>
          <w:szCs w:val="28"/>
        </w:rPr>
        <w:t>modalities</w:t>
      </w:r>
      <w:r w:rsidR="0090700D" w:rsidRPr="00154B82">
        <w:rPr>
          <w:color w:val="000000"/>
          <w:sz w:val="28"/>
          <w:szCs w:val="28"/>
          <w:vertAlign w:val="superscript"/>
        </w:rPr>
        <w:footnoteReference w:id="181"/>
      </w:r>
      <w:r w:rsidRPr="00154B82">
        <w:rPr>
          <w:color w:val="000000"/>
          <w:sz w:val="28"/>
          <w:szCs w:val="28"/>
        </w:rPr>
        <w:t xml:space="preserve"> pertaining to any given subject or object.</w:t>
      </w:r>
      <w:r>
        <w:rPr>
          <w:color w:val="000000"/>
          <w:sz w:val="28"/>
          <w:szCs w:val="28"/>
        </w:rPr>
        <w:t xml:space="preserve"> </w:t>
      </w:r>
      <w:r>
        <w:rPr>
          <w:b/>
          <w:bCs/>
          <w:color w:val="000000"/>
          <w:sz w:val="28"/>
          <w:szCs w:val="28"/>
        </w:rPr>
        <w:t xml:space="preserve">Volume 7 excerpts </w:t>
      </w:r>
    </w:p>
    <w:p w14:paraId="186EC2C4" w14:textId="444DCA57" w:rsidR="0090700D" w:rsidRPr="005F6308" w:rsidRDefault="005F6308" w:rsidP="00E616ED">
      <w:pPr>
        <w:numPr>
          <w:ilvl w:val="0"/>
          <w:numId w:val="102"/>
        </w:numPr>
        <w:autoSpaceDE w:val="0"/>
        <w:autoSpaceDN w:val="0"/>
        <w:adjustRightInd w:val="0"/>
        <w:contextualSpacing/>
        <w:rPr>
          <w:color w:val="000000"/>
        </w:rPr>
      </w:pPr>
      <w:r w:rsidRPr="00154B82">
        <w:rPr>
          <w:color w:val="000000"/>
          <w:sz w:val="28"/>
          <w:szCs w:val="28"/>
        </w:rPr>
        <w:t xml:space="preserve">To repeat, </w:t>
      </w:r>
      <w:r w:rsidRPr="00154B82">
        <w:rPr>
          <w:color w:val="000000"/>
          <w:sz w:val="28"/>
          <w:szCs w:val="28"/>
          <w:u w:val="single" w:color="1A1A1A"/>
        </w:rPr>
        <w:t>Categories constitute the theaters of all the potentially infinite modalities of Possible-Existence</w:t>
      </w:r>
      <w:r>
        <w:rPr>
          <w:color w:val="000000"/>
          <w:sz w:val="28"/>
          <w:szCs w:val="28"/>
          <w:u w:val="single" w:color="1A1A1A"/>
        </w:rPr>
        <w:t>—that is, for</w:t>
      </w:r>
      <w:r w:rsidRPr="00154B82">
        <w:rPr>
          <w:color w:val="000000"/>
          <w:sz w:val="28"/>
          <w:szCs w:val="28"/>
          <w:u w:val="single" w:color="1A1A1A"/>
        </w:rPr>
        <w:t xml:space="preserve"> all conceivable modes of existence that are Possible in Essence</w:t>
      </w:r>
      <w:r>
        <w:rPr>
          <w:color w:val="000000"/>
          <w:sz w:val="28"/>
          <w:szCs w:val="28"/>
          <w:u w:val="single" w:color="1A1A1A"/>
        </w:rPr>
        <w:t xml:space="preserve">, and either </w:t>
      </w:r>
      <w:r w:rsidRPr="00154B82">
        <w:rPr>
          <w:color w:val="000000"/>
          <w:sz w:val="28"/>
          <w:szCs w:val="28"/>
          <w:u w:val="single" w:color="1A1A1A"/>
        </w:rPr>
        <w:t xml:space="preserve">plausible or even paradoxical </w:t>
      </w:r>
      <w:r>
        <w:rPr>
          <w:color w:val="000000"/>
          <w:sz w:val="28"/>
          <w:szCs w:val="28"/>
          <w:u w:val="single" w:color="1A1A1A"/>
        </w:rPr>
        <w:t xml:space="preserve">within the realm of </w:t>
      </w:r>
      <w:r w:rsidRPr="00154B82">
        <w:rPr>
          <w:color w:val="000000"/>
          <w:sz w:val="28"/>
          <w:szCs w:val="28"/>
          <w:u w:val="single" w:color="1A1A1A"/>
        </w:rPr>
        <w:t>experience</w:t>
      </w:r>
      <w:r>
        <w:rPr>
          <w:color w:val="000000"/>
          <w:sz w:val="28"/>
          <w:szCs w:val="28"/>
          <w:u w:val="single" w:color="1A1A1A"/>
        </w:rPr>
        <w:t xml:space="preserve"> </w:t>
      </w:r>
      <w:r>
        <w:rPr>
          <w:b/>
          <w:bCs/>
          <w:color w:val="000000"/>
          <w:sz w:val="28"/>
          <w:szCs w:val="28"/>
          <w:u w:val="single" w:color="1A1A1A"/>
        </w:rPr>
        <w:t xml:space="preserve">Volume 7 Excerpts </w:t>
      </w:r>
    </w:p>
    <w:p w14:paraId="770B6055" w14:textId="16C11C5B" w:rsidR="00FD1A33" w:rsidRPr="00A20DAC" w:rsidRDefault="0093086E" w:rsidP="00E616ED">
      <w:pPr>
        <w:pStyle w:val="ListParagraph"/>
        <w:numPr>
          <w:ilvl w:val="0"/>
          <w:numId w:val="102"/>
        </w:numPr>
        <w:autoSpaceDE w:val="0"/>
        <w:autoSpaceDN w:val="0"/>
        <w:adjustRightInd w:val="0"/>
        <w:rPr>
          <w:rFonts w:ascii="Times-Roman" w:eastAsiaTheme="minorHAnsi" w:hAnsi="Times-Roman" w:cs="Times-Roman"/>
          <w:sz w:val="28"/>
          <w:szCs w:val="28"/>
          <w14:ligatures w14:val="standardContextual"/>
        </w:rPr>
      </w:pPr>
      <w:r w:rsidRPr="0093086E">
        <w:rPr>
          <w:rFonts w:ascii="Times-Roman" w:eastAsiaTheme="minorHAnsi" w:hAnsi="Times-Roman" w:cs="Times-Roman"/>
          <w:sz w:val="28"/>
          <w:szCs w:val="28"/>
          <w14:ligatures w14:val="standardContextual"/>
        </w:rPr>
        <w:t>In light of these ten starting points, it can be seen that each science and type of learning can and should be ranked and qualitatively measured according to its various aspects--especially its subject matter or field of study (</w:t>
      </w:r>
      <w:r w:rsidRPr="0093086E">
        <w:rPr>
          <w:rFonts w:ascii="Times-Italic" w:eastAsiaTheme="minorHAnsi" w:hAnsi="Times-Italic" w:cs="Times-Italic"/>
          <w:i/>
          <w:iCs/>
          <w:sz w:val="28"/>
          <w:szCs w:val="28"/>
          <w14:ligatures w14:val="standardContextual"/>
        </w:rPr>
        <w:t>mawḍū‘</w:t>
      </w:r>
      <w:r w:rsidRPr="0093086E">
        <w:rPr>
          <w:rFonts w:ascii="Times-Roman" w:eastAsiaTheme="minorHAnsi" w:hAnsi="Times-Roman" w:cs="Times-Roman"/>
          <w:sz w:val="28"/>
          <w:szCs w:val="28"/>
          <w14:ligatures w14:val="standardContextual"/>
        </w:rPr>
        <w:t>), its underlying methodology, its fruits and objectives, and its nobility. Since the focus of Islamic theology is reality as it actually is--leading first and foremost to the knowledge of God and His absolute Oneness--broad Muslim consensus held that theology is the noblest of all subjects. Its method--which we will elaborate in what follows--involves careful synthetic Logic, Epistemology, and Ontology. Theology’s nobility also springs from the fact that its Epistemology and definition of reality provide the foundations for every other science--religious and secular--including the empirical sciences. Thus, as we will see later, theology was generally known in the Islamic tradition as the “science of the foundational principles of the religion (</w:t>
      </w:r>
      <w:r w:rsidRPr="0093086E">
        <w:rPr>
          <w:rFonts w:ascii="Times-Italic" w:eastAsiaTheme="minorHAnsi" w:hAnsi="Times-Italic" w:cs="Times-Italic"/>
          <w:i/>
          <w:iCs/>
          <w:sz w:val="28"/>
          <w:szCs w:val="28"/>
          <w14:ligatures w14:val="standardContextual"/>
        </w:rPr>
        <w:t>‘ilm uṣūl al-dīn</w:t>
      </w:r>
      <w:r w:rsidRPr="0093086E">
        <w:rPr>
          <w:rFonts w:ascii="Times-Roman" w:eastAsiaTheme="minorHAnsi" w:hAnsi="Times-Roman" w:cs="Times-Roman"/>
          <w:sz w:val="28"/>
          <w:szCs w:val="28"/>
          <w14:ligatures w14:val="standardContextual"/>
        </w:rPr>
        <w:t xml:space="preserve">).” But, as just indicated, what roots the Islamic sciences is not uniquely necessary to them. All sound human thought and endeavor require the same Epistemology and clear unclouded windows for looking out upon reality. Therefore, Islamic theology is also equally imperative for them. </w:t>
      </w:r>
      <w:r w:rsidRPr="0093086E">
        <w:rPr>
          <w:color w:val="000000"/>
        </w:rPr>
        <w:t xml:space="preserve"> </w:t>
      </w:r>
      <w:r w:rsidRPr="00411B26">
        <w:rPr>
          <w:b/>
          <w:bCs/>
          <w:color w:val="000000"/>
          <w:sz w:val="28"/>
          <w:szCs w:val="28"/>
        </w:rPr>
        <w:t>Volume 6</w:t>
      </w:r>
    </w:p>
    <w:p w14:paraId="32D80FE1" w14:textId="77777777" w:rsidR="00A20DAC" w:rsidRPr="00A20DAC" w:rsidRDefault="00A20DAC" w:rsidP="00A20DAC">
      <w:pPr>
        <w:autoSpaceDE w:val="0"/>
        <w:autoSpaceDN w:val="0"/>
        <w:adjustRightInd w:val="0"/>
        <w:rPr>
          <w:rFonts w:ascii="Times-Roman" w:eastAsiaTheme="minorHAnsi" w:hAnsi="Times-Roman" w:cs="Times-Roman"/>
          <w:sz w:val="28"/>
          <w:szCs w:val="28"/>
          <w14:ligatures w14:val="standardContextual"/>
        </w:rPr>
      </w:pPr>
    </w:p>
    <w:p w14:paraId="0A7B9F68" w14:textId="77777777" w:rsidR="00FD1A33" w:rsidRPr="00AB0CFA" w:rsidRDefault="00FD1A33" w:rsidP="00E616ED">
      <w:pPr>
        <w:pStyle w:val="Heading4"/>
        <w:numPr>
          <w:ilvl w:val="0"/>
          <w:numId w:val="7"/>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AB0CFA">
        <w:rPr>
          <w:rFonts w:asciiTheme="majorBidi" w:eastAsiaTheme="minorHAnsi" w:hAnsiTheme="majorBidi"/>
          <w:b/>
          <w:bCs/>
          <w:color w:val="C00000"/>
          <w:sz w:val="28"/>
          <w:szCs w:val="28"/>
        </w:rPr>
        <w:t>Umma—World Community of Islam</w:t>
      </w:r>
    </w:p>
    <w:p w14:paraId="55355C9D" w14:textId="77777777" w:rsidR="00411B26" w:rsidRPr="00512709" w:rsidRDefault="00411B26" w:rsidP="00E616ED">
      <w:pPr>
        <w:pStyle w:val="NormalWeb"/>
        <w:numPr>
          <w:ilvl w:val="0"/>
          <w:numId w:val="103"/>
        </w:numPr>
        <w:spacing w:before="0" w:beforeAutospacing="0" w:after="0" w:afterAutospacing="0"/>
        <w:rPr>
          <w:sz w:val="20"/>
          <w:szCs w:val="20"/>
        </w:rPr>
      </w:pPr>
      <w:r w:rsidRPr="00512709">
        <w:rPr>
          <w:rStyle w:val="FootnoteReference"/>
          <w:sz w:val="20"/>
          <w:szCs w:val="20"/>
        </w:rPr>
        <w:footnoteRef/>
      </w:r>
      <w:r w:rsidRPr="00512709">
        <w:rPr>
          <w:sz w:val="20"/>
          <w:szCs w:val="20"/>
        </w:rPr>
        <w:t xml:space="preserve"> </w:t>
      </w:r>
      <w:r w:rsidRPr="00512709">
        <w:rPr>
          <w:b/>
          <w:bCs/>
          <w:sz w:val="20"/>
          <w:szCs w:val="20"/>
        </w:rPr>
        <w:t>World Community of Islam (</w:t>
      </w:r>
      <w:r w:rsidRPr="00512709">
        <w:rPr>
          <w:b/>
          <w:bCs/>
          <w:i/>
          <w:iCs/>
          <w:sz w:val="20"/>
          <w:szCs w:val="20"/>
        </w:rPr>
        <w:t>al-Umma</w:t>
      </w:r>
      <w:r w:rsidRPr="00512709">
        <w:rPr>
          <w:b/>
          <w:bCs/>
          <w:sz w:val="20"/>
          <w:szCs w:val="20"/>
        </w:rPr>
        <w:t>)</w:t>
      </w:r>
      <w:r w:rsidRPr="00512709">
        <w:rPr>
          <w:sz w:val="20"/>
          <w:szCs w:val="20"/>
        </w:rPr>
        <w:t xml:space="preserve"> represents the universal Commonwealth of all Muslim Believers (</w:t>
      </w:r>
      <w:r w:rsidRPr="00512709">
        <w:rPr>
          <w:i/>
          <w:iCs/>
          <w:sz w:val="20"/>
          <w:szCs w:val="20"/>
        </w:rPr>
        <w:t>Ummat al-Mu’minīn</w:t>
      </w:r>
      <w:r w:rsidRPr="00512709">
        <w:rPr>
          <w:sz w:val="20"/>
          <w:szCs w:val="20"/>
        </w:rPr>
        <w:t>) or the Islamic Commonwealth (</w:t>
      </w:r>
      <w:r w:rsidRPr="00512709">
        <w:rPr>
          <w:i/>
          <w:iCs/>
          <w:sz w:val="20"/>
          <w:szCs w:val="20"/>
        </w:rPr>
        <w:t>Ummat al-Islām</w:t>
      </w:r>
      <w:r w:rsidRPr="00512709">
        <w:rPr>
          <w:sz w:val="20"/>
          <w:szCs w:val="20"/>
        </w:rPr>
        <w:t>). The Arabic word “</w:t>
      </w:r>
      <w:r w:rsidRPr="00512709">
        <w:rPr>
          <w:i/>
          <w:iCs/>
          <w:sz w:val="20"/>
          <w:szCs w:val="20"/>
        </w:rPr>
        <w:t>umma</w:t>
      </w:r>
      <w:r w:rsidRPr="00512709">
        <w:rPr>
          <w:sz w:val="20"/>
          <w:szCs w:val="20"/>
        </w:rPr>
        <w:t xml:space="preserve">” has several different usages, which will not be discussed here, and the expression occurs in more than sixty instances in the Qur’ān. Frequently, the term refers to the </w:t>
      </w:r>
      <w:r w:rsidRPr="00512709">
        <w:rPr>
          <w:i/>
          <w:iCs/>
          <w:sz w:val="20"/>
          <w:szCs w:val="20"/>
        </w:rPr>
        <w:t>Umma</w:t>
      </w:r>
      <w:r w:rsidRPr="00512709">
        <w:rPr>
          <w:sz w:val="20"/>
          <w:szCs w:val="20"/>
        </w:rPr>
        <w:t xml:space="preserve"> as the collective Community of all Muslims without regard to their languages, ethnicities, or tribal backgrounds. Thus, from its inception, the </w:t>
      </w:r>
      <w:r w:rsidRPr="00512709">
        <w:rPr>
          <w:i/>
          <w:iCs/>
          <w:sz w:val="20"/>
          <w:szCs w:val="20"/>
        </w:rPr>
        <w:t>Umma</w:t>
      </w:r>
      <w:r w:rsidRPr="00512709">
        <w:rPr>
          <w:sz w:val="20"/>
          <w:szCs w:val="20"/>
        </w:rPr>
        <w:t xml:space="preserve"> of Islam was a supra-national concept based solely upon the Prophetic faith and transcending all ethnic, linguistic, and national differences.</w:t>
      </w:r>
    </w:p>
    <w:p w14:paraId="439F1C4B" w14:textId="58144D5C" w:rsidR="00FD1A33" w:rsidRPr="008868BF" w:rsidRDefault="008868BF" w:rsidP="00E616ED">
      <w:pPr>
        <w:pStyle w:val="ListParagraph"/>
        <w:numPr>
          <w:ilvl w:val="0"/>
          <w:numId w:val="103"/>
        </w:numPr>
        <w:autoSpaceDE w:val="0"/>
        <w:autoSpaceDN w:val="0"/>
        <w:adjustRightInd w:val="0"/>
        <w:rPr>
          <w:rFonts w:ascii="Times-Roman" w:eastAsiaTheme="minorHAnsi" w:hAnsi="Times-Roman" w:cs="Times-Roman"/>
          <w:sz w:val="28"/>
          <w:szCs w:val="28"/>
          <w14:ligatures w14:val="standardContextual"/>
        </w:rPr>
      </w:pPr>
      <w:r w:rsidRPr="008868BF">
        <w:rPr>
          <w:rFonts w:ascii="Times-Roman" w:eastAsiaTheme="minorHAnsi" w:hAnsi="Times-Roman" w:cs="Times-Roman"/>
          <w:sz w:val="28"/>
          <w:szCs w:val="28"/>
          <w14:ligatures w14:val="standardContextual"/>
        </w:rPr>
        <w:t xml:space="preserve">Initially, the Constitution made the Jews equal members of the </w:t>
      </w:r>
      <w:r w:rsidRPr="008868BF">
        <w:rPr>
          <w:rFonts w:ascii="Times-Italic" w:eastAsiaTheme="minorHAnsi" w:hAnsi="Times-Italic" w:cs="Times-Italic"/>
          <w:i/>
          <w:iCs/>
          <w:sz w:val="28"/>
          <w:szCs w:val="28"/>
          <w14:ligatures w14:val="standardContextual"/>
        </w:rPr>
        <w:t>Umma</w:t>
      </w:r>
      <w:r w:rsidRPr="008868BF">
        <w:rPr>
          <w:rFonts w:ascii="Times-Roman" w:eastAsiaTheme="minorHAnsi" w:hAnsi="Times-Roman" w:cs="Times-Roman"/>
          <w:sz w:val="28"/>
          <w:szCs w:val="28"/>
          <w14:ligatures w14:val="standardContextual"/>
        </w:rPr>
        <w:t xml:space="preserve"> (religious Community), while remaining faithful members of their own Jewish religion, but on the grounds that they would not support or ally themselves with the Prophet’s idolatrous enemies, who were actively seeking the destruction of his Message and Community.</w:t>
      </w:r>
      <w:r>
        <w:rPr>
          <w:rFonts w:ascii="Times-Roman" w:eastAsiaTheme="minorHAnsi" w:hAnsi="Times-Roman" w:cs="Times-Roman"/>
          <w:sz w:val="28"/>
          <w:szCs w:val="28"/>
          <w14:ligatures w14:val="standardContextual"/>
        </w:rPr>
        <w:t xml:space="preserve"> </w:t>
      </w:r>
      <w:r>
        <w:rPr>
          <w:rFonts w:ascii="Times-Roman" w:eastAsiaTheme="minorHAnsi" w:hAnsi="Times-Roman" w:cs="Times-Roman"/>
          <w:b/>
          <w:bCs/>
          <w:sz w:val="28"/>
          <w:szCs w:val="28"/>
          <w14:ligatures w14:val="standardContextual"/>
        </w:rPr>
        <w:t>Volume 2</w:t>
      </w:r>
    </w:p>
    <w:p w14:paraId="027CE876" w14:textId="6AD55CD5" w:rsidR="008868BF" w:rsidRPr="00052963" w:rsidRDefault="00052963" w:rsidP="00E616ED">
      <w:pPr>
        <w:pStyle w:val="ListParagraph"/>
        <w:numPr>
          <w:ilvl w:val="0"/>
          <w:numId w:val="103"/>
        </w:numPr>
        <w:autoSpaceDE w:val="0"/>
        <w:autoSpaceDN w:val="0"/>
        <w:adjustRightInd w:val="0"/>
        <w:rPr>
          <w:rFonts w:ascii="Times-Roman" w:eastAsiaTheme="minorHAnsi" w:hAnsi="Times-Roman" w:cs="Times-Roman"/>
          <w:sz w:val="28"/>
          <w:szCs w:val="28"/>
          <w14:ligatures w14:val="standardContextual"/>
        </w:rPr>
      </w:pPr>
      <w:r w:rsidRPr="00052963">
        <w:rPr>
          <w:rFonts w:ascii="Times-Roman" w:eastAsiaTheme="minorHAnsi" w:hAnsi="Times-Roman" w:cs="Times-Roman"/>
          <w:sz w:val="28"/>
          <w:szCs w:val="28"/>
          <w14:ligatures w14:val="standardContextual"/>
        </w:rPr>
        <w:t>God says in the Qur’ān: “O Messengers! Eat of the good things and work righteousness. Verily, I know whatever you do. And truly this Community (Umma) of yours is one Community, and I am your Lord, so revere Me. But they divided their community into [different] sects [and scriptures], each rejoicing in their own” (The Believers, 23:51-52). The one Community (Umma) here referred to is understood as a religious collective the unity of which is based on primordial belief in the One God, but which does not preclude specific differences in Prophetic Law. This “Community of yours,” therefore, refers to the unity of all revealed religions in their pristine form. In a similar verse, God says: “[O Prophets,] truly this Community (Umma) of yours is one Community (Umma), and I am your Lord. So, worship Me! Yet, they tore their unity apart among themselves, but they will all return unto Us” (The Prophets, 21:92-93). This verse is implicitly addressed to the Prophets. Despite the multiplicity of them as already mentioned in this Qur’ānic Chapter, their Community was and will always remain one, united in the Oneness of God and His primordial teaching.</w:t>
      </w:r>
      <w:r>
        <w:rPr>
          <w:rFonts w:ascii="Times-Roman" w:eastAsiaTheme="minorHAnsi" w:hAnsi="Times-Roman" w:cs="Times-Roman"/>
          <w:sz w:val="28"/>
          <w:szCs w:val="28"/>
          <w14:ligatures w14:val="standardContextual"/>
        </w:rPr>
        <w:t xml:space="preserve"> </w:t>
      </w:r>
      <w:r>
        <w:rPr>
          <w:rFonts w:ascii="Times-Roman" w:eastAsiaTheme="minorHAnsi" w:hAnsi="Times-Roman" w:cs="Times-Roman"/>
          <w:b/>
          <w:bCs/>
          <w:sz w:val="28"/>
          <w:szCs w:val="28"/>
          <w14:ligatures w14:val="standardContextual"/>
        </w:rPr>
        <w:t>Volume 13</w:t>
      </w:r>
    </w:p>
    <w:p w14:paraId="2FF2DEDD" w14:textId="489B142D" w:rsidR="00052963" w:rsidRPr="00876195" w:rsidRDefault="00876195" w:rsidP="00E616ED">
      <w:pPr>
        <w:pStyle w:val="ListParagraph"/>
        <w:numPr>
          <w:ilvl w:val="0"/>
          <w:numId w:val="103"/>
        </w:numPr>
        <w:autoSpaceDE w:val="0"/>
        <w:autoSpaceDN w:val="0"/>
        <w:adjustRightInd w:val="0"/>
        <w:rPr>
          <w:rFonts w:ascii="Times-Roman" w:eastAsiaTheme="minorHAnsi" w:hAnsi="Times-Roman" w:cs="Times-Roman"/>
          <w:sz w:val="28"/>
          <w:szCs w:val="28"/>
          <w14:ligatures w14:val="standardContextual"/>
        </w:rPr>
      </w:pPr>
      <w:r w:rsidRPr="00876195">
        <w:rPr>
          <w:rFonts w:ascii="Times-Roman" w:eastAsiaTheme="minorHAnsi" w:hAnsi="Times-Roman" w:cs="Times-Roman"/>
          <w:sz w:val="28"/>
          <w:szCs w:val="28"/>
          <w14:ligatures w14:val="standardContextual"/>
        </w:rPr>
        <w:t>Thus, like the Prophet Abraham, each of the Prophets and Messengers may be said to have constituted an entire Umma in themselves. God says in the Qur’ān: “Truly, Abraham was [in himself] an [entire] Umma (nation) [of exemplary faith], devoutly obedient to God, upright of heart, and he was never among the idolaters” (The Bees, 16:12). Thus, each of the Prophets and Messengers constituted a potentially new beginning for humanity, possessing and transmitting all the qualities needed to renew human life, reform personal character, constitute flourishing communities, and establish just and well-balanced civilizations.</w:t>
      </w:r>
      <w:r>
        <w:rPr>
          <w:rFonts w:ascii="Times-Roman" w:eastAsiaTheme="minorHAnsi" w:hAnsi="Times-Roman" w:cs="Times-Roman"/>
          <w:sz w:val="28"/>
          <w:szCs w:val="28"/>
          <w14:ligatures w14:val="standardContextual"/>
        </w:rPr>
        <w:t xml:space="preserve"> </w:t>
      </w:r>
      <w:r>
        <w:rPr>
          <w:rFonts w:ascii="Times-Roman" w:eastAsiaTheme="minorHAnsi" w:hAnsi="Times-Roman" w:cs="Times-Roman"/>
          <w:b/>
          <w:bCs/>
          <w:sz w:val="28"/>
          <w:szCs w:val="28"/>
          <w14:ligatures w14:val="standardContextual"/>
        </w:rPr>
        <w:t>Volume 13</w:t>
      </w:r>
    </w:p>
    <w:p w14:paraId="42CDABB1" w14:textId="11CCF7DA" w:rsidR="00876195" w:rsidRPr="005D6EC2" w:rsidRDefault="005D6EC2" w:rsidP="00E616ED">
      <w:pPr>
        <w:pStyle w:val="ListParagraph"/>
        <w:numPr>
          <w:ilvl w:val="0"/>
          <w:numId w:val="103"/>
        </w:numPr>
        <w:autoSpaceDE w:val="0"/>
        <w:autoSpaceDN w:val="0"/>
        <w:adjustRightInd w:val="0"/>
        <w:rPr>
          <w:rFonts w:ascii="Times-Roman" w:eastAsiaTheme="minorHAnsi" w:hAnsi="Times-Roman" w:cs="Times-Roman"/>
          <w:sz w:val="28"/>
          <w:szCs w:val="28"/>
          <w14:ligatures w14:val="standardContextual"/>
        </w:rPr>
      </w:pPr>
      <w:r w:rsidRPr="005D6EC2">
        <w:rPr>
          <w:rFonts w:ascii="Times-Roman" w:eastAsiaTheme="minorHAnsi" w:hAnsi="Times-Roman" w:cs="Times-Roman"/>
          <w:sz w:val="28"/>
          <w:szCs w:val="28"/>
          <w14:ligatures w14:val="standardContextual"/>
        </w:rPr>
        <w:t>Likewise, the Prophet Muḥammad speaks of Prophets as having been sent to their communities. Muslim, Aḥmad, and others transmit authentically that the Messenger of God said: “There is no Prophet that God sent (ba‘atha) to an Umma before me but that he had from his Umma Disciples (Ḥawāriyyūn) and Companions (Aṣḥāb) who would hold to his Sunna and emulate his command. Then after them they were followed by (takhallafa) an evil succession (khalūf) that would say what they did not do and do the contrary of what they were commanded. So, whoever strives against them (jāhadahum) with his hand is then a believer, and whoever strives against them with his tongue is then a believer, and whoever strives against them with his heart is then a believer. But after that there is no faith as much as a mustard seed.” Here again, Prophets are clearly sent, although the ḥadīth uses the verb ba‘atha (to raise up; to send) instead of arsala. It is also to be noted that they are sent to an Umma. This can be understood in various ways but seems to imply here that they are sent to an Umma that has already been established. They are blessed with those who follow them and inherit from them, but then, with succeeding generations, an evil succession arises that no longer keeps this trust. This is the historical mechanism by which the message of the Messengers is ultimately distorted and lost until it is renewed by another Prophet or his sincere followers.</w:t>
      </w:r>
      <w:r>
        <w:rPr>
          <w:rFonts w:ascii="Times-Roman" w:eastAsiaTheme="minorHAnsi" w:hAnsi="Times-Roman" w:cs="Times-Roman"/>
          <w:sz w:val="28"/>
          <w:szCs w:val="28"/>
          <w14:ligatures w14:val="standardContextual"/>
        </w:rPr>
        <w:t xml:space="preserve"> </w:t>
      </w:r>
      <w:r>
        <w:rPr>
          <w:rFonts w:ascii="Times-Roman" w:eastAsiaTheme="minorHAnsi" w:hAnsi="Times-Roman" w:cs="Times-Roman"/>
          <w:b/>
          <w:bCs/>
          <w:sz w:val="28"/>
          <w:szCs w:val="28"/>
          <w14:ligatures w14:val="standardContextual"/>
        </w:rPr>
        <w:t>Volume 13</w:t>
      </w:r>
    </w:p>
    <w:p w14:paraId="3057C9C3" w14:textId="1A31704B" w:rsidR="00942D01" w:rsidRPr="00942D01" w:rsidRDefault="00942D01" w:rsidP="00E616ED">
      <w:pPr>
        <w:pStyle w:val="ListParagraph"/>
        <w:numPr>
          <w:ilvl w:val="0"/>
          <w:numId w:val="103"/>
        </w:numPr>
        <w:autoSpaceDE w:val="0"/>
        <w:autoSpaceDN w:val="0"/>
        <w:adjustRightInd w:val="0"/>
        <w:rPr>
          <w:rFonts w:ascii="Times-Roman" w:eastAsiaTheme="minorHAnsi" w:hAnsi="Times-Roman" w:cs="Times-Roman"/>
          <w:sz w:val="28"/>
          <w:szCs w:val="28"/>
          <w14:ligatures w14:val="standardContextual"/>
        </w:rPr>
      </w:pPr>
      <w:r w:rsidRPr="00942D01">
        <w:rPr>
          <w:rFonts w:ascii="Times-Roman" w:eastAsiaTheme="minorHAnsi" w:hAnsi="Times-Roman" w:cs="Times-Roman"/>
          <w:sz w:val="28"/>
          <w:szCs w:val="28"/>
          <w14:ligatures w14:val="standardContextual"/>
        </w:rPr>
        <w:t>As regards answering the much broader questions of faith that go beyond Creedal matters—these so-called “burning questions of our time,” as stated above—this is a Societal Obligation required of the Muslim Community as a whole and falling squarely upon the shoulders of the entire World Community of Islam (al-Umma). The onus for meeting this formidable and on-going Intellectual challenge must be borne by an adequate number of qualified Muslims Scholars—who must correctly answer the relevant faith-related questions of any given generation. It is the desire of The First Teaching to join hands with other Muslim Scholars in our time in seeking to answer cogently these broad questions and helping to recover sound Metaphysical understanding and Intellectual integrity in our time.</w:t>
      </w:r>
      <w:r>
        <w:rPr>
          <w:rFonts w:ascii="Times-Roman" w:eastAsiaTheme="minorHAnsi" w:hAnsi="Times-Roman" w:cs="Times-Roman"/>
          <w:sz w:val="28"/>
          <w:szCs w:val="28"/>
          <w14:ligatures w14:val="standardContextual"/>
        </w:rPr>
        <w:t xml:space="preserve"> </w:t>
      </w:r>
      <w:r>
        <w:rPr>
          <w:rFonts w:ascii="Times-Roman" w:eastAsiaTheme="minorHAnsi" w:hAnsi="Times-Roman" w:cs="Times-Roman"/>
          <w:b/>
          <w:bCs/>
          <w:sz w:val="28"/>
          <w:szCs w:val="28"/>
          <w14:ligatures w14:val="standardContextual"/>
        </w:rPr>
        <w:t>Volume 1</w:t>
      </w:r>
    </w:p>
    <w:p w14:paraId="582FC2FE" w14:textId="1ABAB8DC" w:rsidR="00C0628A" w:rsidRPr="00C0628A" w:rsidRDefault="00C0628A" w:rsidP="00E616ED">
      <w:pPr>
        <w:pStyle w:val="ListParagraph"/>
        <w:numPr>
          <w:ilvl w:val="0"/>
          <w:numId w:val="103"/>
        </w:numPr>
        <w:autoSpaceDE w:val="0"/>
        <w:autoSpaceDN w:val="0"/>
        <w:adjustRightInd w:val="0"/>
        <w:rPr>
          <w:rFonts w:ascii="Times-Roman" w:eastAsiaTheme="minorHAnsi" w:hAnsi="Times-Roman" w:cs="Times-Roman"/>
          <w:sz w:val="28"/>
          <w:szCs w:val="28"/>
          <w14:ligatures w14:val="standardContextual"/>
        </w:rPr>
      </w:pPr>
      <w:r w:rsidRPr="00C0628A">
        <w:rPr>
          <w:rFonts w:ascii="Times-Roman" w:eastAsiaTheme="minorHAnsi" w:hAnsi="Times-Roman" w:cs="Times-Roman"/>
          <w:sz w:val="28"/>
          <w:szCs w:val="28"/>
          <w14:ligatures w14:val="standardContextual"/>
        </w:rPr>
        <w:t>In the Qur’ān, God highlights the fact that He meant for the World Community (Umma) of Islam to embody the golden mean of moderation. He says:</w:t>
      </w:r>
    </w:p>
    <w:p w14:paraId="24BBBFB0" w14:textId="1148A1E3" w:rsidR="00942D01" w:rsidRPr="007578C4" w:rsidRDefault="00C0628A" w:rsidP="00E616ED">
      <w:pPr>
        <w:pStyle w:val="ListParagraph"/>
        <w:numPr>
          <w:ilvl w:val="1"/>
          <w:numId w:val="103"/>
        </w:numPr>
        <w:autoSpaceDE w:val="0"/>
        <w:autoSpaceDN w:val="0"/>
        <w:adjustRightInd w:val="0"/>
        <w:rPr>
          <w:rFonts w:ascii="Times-Roman" w:eastAsiaTheme="minorHAnsi" w:hAnsi="Times-Roman" w:cs="Times-Roman"/>
          <w:sz w:val="28"/>
          <w:szCs w:val="28"/>
          <w14:ligatures w14:val="standardContextual"/>
        </w:rPr>
      </w:pPr>
      <w:r w:rsidRPr="00C0628A">
        <w:rPr>
          <w:rFonts w:ascii="Times-Roman" w:eastAsiaTheme="minorHAnsi" w:hAnsi="Times-Roman" w:cs="Times-Roman"/>
          <w:sz w:val="28"/>
          <w:szCs w:val="28"/>
          <w14:ligatures w14:val="standardContextual"/>
        </w:rPr>
        <w:t>Thus did We make you a Middle Community (Ummatan wasaṭan) so that you may be witnesses for Mankind and so that the Messenger may be a witness for you (The Cow, 2:143).</w:t>
      </w:r>
      <w:r>
        <w:rPr>
          <w:rFonts w:ascii="Times-Roman" w:eastAsiaTheme="minorHAnsi" w:hAnsi="Times-Roman" w:cs="Times-Roman"/>
          <w:b/>
          <w:bCs/>
          <w:sz w:val="28"/>
          <w:szCs w:val="28"/>
          <w14:ligatures w14:val="standardContextual"/>
        </w:rPr>
        <w:t xml:space="preserve"> Volume 1</w:t>
      </w:r>
    </w:p>
    <w:p w14:paraId="2F8DDE3D" w14:textId="22604725" w:rsidR="007578C4" w:rsidRPr="007578C4" w:rsidRDefault="007578C4" w:rsidP="00E616ED">
      <w:pPr>
        <w:pStyle w:val="ListParagraph"/>
        <w:numPr>
          <w:ilvl w:val="0"/>
          <w:numId w:val="103"/>
        </w:numPr>
        <w:autoSpaceDE w:val="0"/>
        <w:autoSpaceDN w:val="0"/>
        <w:adjustRightInd w:val="0"/>
        <w:rPr>
          <w:rFonts w:ascii="Times-Roman" w:eastAsiaTheme="minorHAnsi" w:hAnsi="Times-Roman" w:cs="Times-Roman"/>
          <w:sz w:val="28"/>
          <w:szCs w:val="28"/>
          <w14:ligatures w14:val="standardContextual"/>
        </w:rPr>
      </w:pPr>
      <w:r w:rsidRPr="007578C4">
        <w:rPr>
          <w:rFonts w:ascii="Times-Roman" w:eastAsiaTheme="minorHAnsi" w:hAnsi="Times-Roman" w:cs="Times-Roman"/>
          <w:sz w:val="28"/>
          <w:szCs w:val="28"/>
          <w14:ligatures w14:val="standardContextual"/>
        </w:rPr>
        <w:t>One of the standard meanings in Qur’ānic commentary of the expression, “so that you may be witnesses for humankind,” is that the World Community (Umma) of Islam, by virtue of the requisite self-restraint and moderateness that it is meant to embody must prove itself to be a protection for all peoples and nations—not just for Muslims. Thus, Muslims are meant to be the solution and never the problem. A similar verse states: “You are the best Community (Umma) brought forth unto Mankind, enjoining right, forbidding wrong, and believing in God” (The House of ‘Imrān, 3:11). Muslims constitute the best Umma whenever they sincerely emulate the example of the Prophet Muḥammad. Al-Imām al-Bukhārī and other Scholars of the first generations of Islam parsed this verse by saying: “You must be the best of all people to all people.” For only then can Muslims live up to the responsibility of being the best Umma brought forth for humankind.</w:t>
      </w:r>
      <w:r>
        <w:rPr>
          <w:rFonts w:ascii="Times-Roman" w:eastAsiaTheme="minorHAnsi" w:hAnsi="Times-Roman" w:cs="Times-Roman"/>
          <w:sz w:val="28"/>
          <w:szCs w:val="28"/>
          <w14:ligatures w14:val="standardContextual"/>
        </w:rPr>
        <w:t xml:space="preserve"> </w:t>
      </w:r>
      <w:r>
        <w:rPr>
          <w:rFonts w:ascii="Times-Roman" w:eastAsiaTheme="minorHAnsi" w:hAnsi="Times-Roman" w:cs="Times-Roman"/>
          <w:b/>
          <w:bCs/>
          <w:sz w:val="28"/>
          <w:szCs w:val="28"/>
          <w14:ligatures w14:val="standardContextual"/>
        </w:rPr>
        <w:t>Volume 1</w:t>
      </w:r>
    </w:p>
    <w:p w14:paraId="351ABF19" w14:textId="37505313" w:rsidR="007578C4" w:rsidRPr="00F95ED7" w:rsidRDefault="00F95ED7" w:rsidP="00E616ED">
      <w:pPr>
        <w:pStyle w:val="ListParagraph"/>
        <w:numPr>
          <w:ilvl w:val="0"/>
          <w:numId w:val="103"/>
        </w:numPr>
        <w:autoSpaceDE w:val="0"/>
        <w:autoSpaceDN w:val="0"/>
        <w:adjustRightInd w:val="0"/>
        <w:rPr>
          <w:rFonts w:ascii="Times-Roman" w:eastAsiaTheme="minorHAnsi" w:hAnsi="Times-Roman" w:cs="Times-Roman"/>
          <w:sz w:val="28"/>
          <w:szCs w:val="28"/>
          <w14:ligatures w14:val="standardContextual"/>
        </w:rPr>
      </w:pPr>
      <w:r w:rsidRPr="00F95ED7">
        <w:rPr>
          <w:rFonts w:ascii="Times-Roman" w:eastAsiaTheme="minorHAnsi" w:hAnsi="Times-Roman" w:cs="Times-Roman"/>
          <w:sz w:val="28"/>
          <w:szCs w:val="28"/>
          <w14:ligatures w14:val="standardContextual"/>
        </w:rPr>
        <w:t>No text that is of preponderant authenticity (ẓannī al-thubūt) or preponderant meaning (ẓannī al-dalāla) can be legitimately regarded as an isolated proof text, unless raised to the highest level of authority through corroboration by other sound texts, induction, or consensus. Such preponderant (ẓannī) texts cannot provide obligatory articles of faith or fundamental precepts of the law as part of the fundamentals of the religion (uṣūl al-dīn). Explicit rejection of anything that belongs to uṣūl al-dīn is an act of disbelief and excludes such a person from membership in the Umma; however, explicit rejection of anything that pertains to the “branches of the religion” (furū‘ al- dīn) does not constitute disbelief and does not debar a person from belonging to the Umma. Preponderant texts may—and generally do—provide legitimate supporting evidence for secondary positions in theology, ethics, and law, and such texts constitute valid evidence for reflection, edification, and speculation.</w:t>
      </w:r>
      <w:r>
        <w:rPr>
          <w:rFonts w:ascii="Times-Roman" w:eastAsiaTheme="minorHAnsi" w:hAnsi="Times-Roman" w:cs="Times-Roman"/>
          <w:sz w:val="28"/>
          <w:szCs w:val="28"/>
          <w14:ligatures w14:val="standardContextual"/>
        </w:rPr>
        <w:t xml:space="preserve"> </w:t>
      </w:r>
      <w:r>
        <w:rPr>
          <w:rFonts w:ascii="Times-Roman" w:eastAsiaTheme="minorHAnsi" w:hAnsi="Times-Roman" w:cs="Times-Roman"/>
          <w:b/>
          <w:bCs/>
          <w:sz w:val="28"/>
          <w:szCs w:val="28"/>
          <w14:ligatures w14:val="standardContextual"/>
        </w:rPr>
        <w:t>Volume 1</w:t>
      </w:r>
    </w:p>
    <w:p w14:paraId="04621BE6" w14:textId="77777777" w:rsidR="00F95ED7" w:rsidRDefault="00F95ED7" w:rsidP="00E616ED">
      <w:pPr>
        <w:pStyle w:val="ListParagraph"/>
        <w:numPr>
          <w:ilvl w:val="0"/>
          <w:numId w:val="103"/>
        </w:numPr>
        <w:autoSpaceDE w:val="0"/>
        <w:autoSpaceDN w:val="0"/>
        <w:adjustRightInd w:val="0"/>
        <w:rPr>
          <w:rFonts w:ascii="Times-Roman" w:eastAsiaTheme="minorHAnsi" w:hAnsi="Times-Roman" w:cs="Times-Roman"/>
          <w:sz w:val="28"/>
          <w:szCs w:val="28"/>
          <w14:ligatures w14:val="standardContextual"/>
        </w:rPr>
      </w:pPr>
      <w:r w:rsidRPr="00F95ED7">
        <w:rPr>
          <w:rFonts w:ascii="Times-Roman" w:eastAsiaTheme="minorHAnsi" w:hAnsi="Times-Roman" w:cs="Times-Roman"/>
          <w:sz w:val="28"/>
          <w:szCs w:val="28"/>
          <w14:ligatures w14:val="standardContextual"/>
        </w:rPr>
        <w:t>Each Community will also be given another Book of its collective record. Thus, Jews, Christians, Buddhists, Hindus, Secularists, Fascists, Communists, and so forth will all have their collective records and other Books for subgroups and branches within their Communitis. God says in the Qur’ān:</w:t>
      </w:r>
    </w:p>
    <w:p w14:paraId="6D0E5AC7" w14:textId="11D3C610" w:rsidR="00F95ED7" w:rsidRPr="00CC3737" w:rsidRDefault="00F95ED7" w:rsidP="00E616ED">
      <w:pPr>
        <w:pStyle w:val="ListParagraph"/>
        <w:numPr>
          <w:ilvl w:val="1"/>
          <w:numId w:val="103"/>
        </w:numPr>
        <w:autoSpaceDE w:val="0"/>
        <w:autoSpaceDN w:val="0"/>
        <w:adjustRightInd w:val="0"/>
        <w:rPr>
          <w:rFonts w:ascii="Times-Roman" w:eastAsiaTheme="minorHAnsi" w:hAnsi="Times-Roman" w:cs="Times-Roman"/>
          <w:sz w:val="28"/>
          <w:szCs w:val="28"/>
          <w14:ligatures w14:val="standardContextual"/>
        </w:rPr>
      </w:pPr>
      <w:r w:rsidRPr="00F95ED7">
        <w:rPr>
          <w:rFonts w:ascii="Times-Roman" w:eastAsiaTheme="minorHAnsi" w:hAnsi="Times-Roman" w:cs="Times-Roman"/>
          <w:sz w:val="28"/>
          <w:szCs w:val="28"/>
          <w14:ligatures w14:val="standardContextual"/>
        </w:rPr>
        <w:t xml:space="preserve">And you will see every Community (kulla Umma) upon its knees. Every Community will be called to its Book: “Today you will be recompensed for what you used to do. This Book of ours speaks against you with truth. Truly, We were [always] recording everything that you used to do’” (Upon Their Knees, 45:28-29; see also Qur’ān, 18:48). </w:t>
      </w:r>
      <w:r w:rsidRPr="00F95ED7">
        <w:rPr>
          <w:rFonts w:ascii="Times-Roman" w:eastAsiaTheme="minorHAnsi" w:hAnsi="Times-Roman" w:cs="Times-Roman"/>
          <w:b/>
          <w:bCs/>
          <w:sz w:val="28"/>
          <w:szCs w:val="28"/>
          <w14:ligatures w14:val="standardContextual"/>
        </w:rPr>
        <w:t>Volume 1</w:t>
      </w:r>
    </w:p>
    <w:p w14:paraId="4555AE77" w14:textId="7B5DA749" w:rsidR="00CC3737" w:rsidRPr="00CC3737" w:rsidRDefault="00CC3737" w:rsidP="00E616ED">
      <w:pPr>
        <w:pStyle w:val="ListParagraph"/>
        <w:numPr>
          <w:ilvl w:val="0"/>
          <w:numId w:val="103"/>
        </w:numPr>
        <w:autoSpaceDE w:val="0"/>
        <w:autoSpaceDN w:val="0"/>
        <w:adjustRightInd w:val="0"/>
        <w:rPr>
          <w:rFonts w:ascii="Times-Roman" w:eastAsiaTheme="minorHAnsi" w:hAnsi="Times-Roman" w:cs="Times-Roman"/>
          <w14:ligatures w14:val="standardContextual"/>
        </w:rPr>
      </w:pPr>
      <w:r w:rsidRPr="00CC3737">
        <w:rPr>
          <w:rFonts w:ascii="Times-Roman" w:eastAsiaTheme="minorHAnsi" w:hAnsi="Times-Roman" w:cs="Times-Roman"/>
          <w14:ligatures w14:val="standardContextual"/>
        </w:rPr>
        <w:t>Each Community (Umma)--Religious &amp; Otherwise--Will Also Receive a Scroll of Its Collective Recor</w:t>
      </w:r>
      <w:r>
        <w:rPr>
          <w:rFonts w:ascii="Times-Roman" w:eastAsiaTheme="minorHAnsi" w:hAnsi="Times-Roman" w:cs="Times-Roman"/>
          <w14:ligatures w14:val="standardContextual"/>
        </w:rPr>
        <w:t xml:space="preserve">d </w:t>
      </w:r>
      <w:r>
        <w:rPr>
          <w:rFonts w:ascii="Times-Roman" w:eastAsiaTheme="minorHAnsi" w:hAnsi="Times-Roman" w:cs="Times-Roman"/>
          <w:b/>
          <w:bCs/>
          <w14:ligatures w14:val="standardContextual"/>
        </w:rPr>
        <w:t xml:space="preserve">Volume 18 </w:t>
      </w:r>
    </w:p>
    <w:p w14:paraId="17BB977F" w14:textId="52788D28" w:rsidR="00CC3737" w:rsidRPr="00946E94" w:rsidRDefault="00946E94" w:rsidP="00E616ED">
      <w:pPr>
        <w:pStyle w:val="ListParagraph"/>
        <w:numPr>
          <w:ilvl w:val="0"/>
          <w:numId w:val="103"/>
        </w:numPr>
        <w:autoSpaceDE w:val="0"/>
        <w:autoSpaceDN w:val="0"/>
        <w:adjustRightInd w:val="0"/>
        <w:rPr>
          <w:rFonts w:ascii="Times-Roman" w:eastAsiaTheme="minorHAnsi" w:hAnsi="Times-Roman" w:cs="Times-Roman"/>
          <w14:ligatures w14:val="standardContextual"/>
        </w:rPr>
      </w:pPr>
      <w:r w:rsidRPr="00946E94">
        <w:rPr>
          <w:rFonts w:ascii="Times-Roman" w:eastAsiaTheme="minorHAnsi" w:hAnsi="Times-Roman" w:cs="Times-Roman"/>
          <w14:ligatures w14:val="standardContextual"/>
        </w:rPr>
        <w:t xml:space="preserve">Rebirth of the </w:t>
      </w:r>
      <w:r w:rsidRPr="00946E94">
        <w:rPr>
          <w:rFonts w:ascii="Times-Italic" w:eastAsiaTheme="minorHAnsi" w:hAnsi="Times-Italic" w:cs="Times-Italic"/>
          <w:i/>
          <w:iCs/>
          <w14:ligatures w14:val="standardContextual"/>
        </w:rPr>
        <w:t>Umma</w:t>
      </w:r>
      <w:r w:rsidRPr="00946E94">
        <w:rPr>
          <w:rFonts w:ascii="Times-Roman" w:eastAsiaTheme="minorHAnsi" w:hAnsi="Times-Roman" w:cs="Times-Roman"/>
          <w14:ligatures w14:val="standardContextual"/>
        </w:rPr>
        <w:t xml:space="preserve"> Like the Blessed Rain</w:t>
      </w:r>
      <w:r w:rsidRPr="00946E94">
        <w:rPr>
          <w:rFonts w:ascii="Times-Roman" w:eastAsiaTheme="minorHAnsi" w:hAnsi="Times-Roman" w:cs="Times-Roman"/>
          <w14:ligatures w14:val="standardContextual"/>
        </w:rPr>
        <w:tab/>
        <w:t>548</w:t>
      </w:r>
      <w:r>
        <w:rPr>
          <w:rFonts w:ascii="Times-Roman" w:eastAsiaTheme="minorHAnsi" w:hAnsi="Times-Roman" w:cs="Times-Roman"/>
          <w14:ligatures w14:val="standardContextual"/>
        </w:rPr>
        <w:t xml:space="preserve"> </w:t>
      </w:r>
      <w:r>
        <w:rPr>
          <w:rFonts w:ascii="Times-Roman" w:eastAsiaTheme="minorHAnsi" w:hAnsi="Times-Roman" w:cs="Times-Roman"/>
          <w:b/>
          <w:bCs/>
          <w14:ligatures w14:val="standardContextual"/>
        </w:rPr>
        <w:t xml:space="preserve">volume 17 </w:t>
      </w:r>
    </w:p>
    <w:p w14:paraId="2F33AD29" w14:textId="35500DE9" w:rsidR="00946E94" w:rsidRPr="0005328E" w:rsidRDefault="0005328E" w:rsidP="00E616ED">
      <w:pPr>
        <w:pStyle w:val="ListParagraph"/>
        <w:numPr>
          <w:ilvl w:val="0"/>
          <w:numId w:val="103"/>
        </w:numPr>
        <w:autoSpaceDE w:val="0"/>
        <w:autoSpaceDN w:val="0"/>
        <w:adjustRightInd w:val="0"/>
        <w:rPr>
          <w:rFonts w:ascii="Times-Roman" w:eastAsiaTheme="minorHAnsi" w:hAnsi="Times-Roman" w:cs="Times-Roman"/>
          <w:sz w:val="28"/>
          <w:szCs w:val="28"/>
          <w14:ligatures w14:val="standardContextual"/>
        </w:rPr>
      </w:pPr>
      <w:r w:rsidRPr="0005328E">
        <w:rPr>
          <w:rFonts w:ascii="Times-Roman" w:eastAsiaTheme="minorHAnsi" w:hAnsi="Times-Roman" w:cs="Times-Roman"/>
          <w:sz w:val="28"/>
          <w:szCs w:val="28"/>
          <w14:ligatures w14:val="standardContextual"/>
        </w:rPr>
        <w:t xml:space="preserve">As we discussed in the preceding section, preservation of the truth is an individual and communal act that requires the full participation of the believers. Thus also, it is clear in the teachings of the Qur’ān that the world Community of Islam itself was meant to be a confirmation and protector over all other human communities, civilizations, and cultures that went before it just as the Qur’ān is meant to serve a similar purpose with regard to all earlier Books and generic revelations. God says about the Muḥammadan Community in the Qur’ān: “You are the best Community (Umma) brought forth unto humankind, enjoining right, forbidding wrong, and believing in God” (The House of ‘Imrān, 3:110). Al-Imām al-Bukhārī glosses this verse as meaning: “[You must be] the best of all people to all people.” God also says of the Muḥammadan Community: “Thus did We make you a middle Community (Umma Wasaṭ) so that you might be a witness over humankind and that the Messenger be a witness over you” (The Cow, 2:143). In Arabic “middle” (wasaṭ), as used in this, verse means “sound, balanced, and most excellent in all regards.” This meaning also indicates that the Community must be free of both extremism and deficiency, fanaticism and laxness. It must fall midway between all extremes. The Prophet is a “witness over” the Community in that, first of all, he is the model that it must follow in right guidance and in avoiding extremes of excess and negligence and striking the best balance. Commentators state, though, that--in emulating the Prophet--his Community becomes a “witness over humankind” in that it serves as a Guardian Protector (Muhaymin) over all human beings, their communities, and their nations--by facilitating for them the path to what is best in themselves and their pasts--just as the Qur’ān is a Muhaymin over all earlier Prophetic revelation. For over a millennium, the world Community of Islam wherever it went was a catalyst for civilization-building, and it generally served this purpose well everywhere that Muslims flourished. We have seen, for example, how utterly indepted the West is to that brilliant Islamic civilization from which it took virtully everything of worth that is central to its civilization. Today, it is one of the primary tasks of Muslims to return to their senses, restore their heritage fully, relearn their religion, practice it sincerely, and become once again a guiding light to the lost and desperate humanity of our times as well as a source of protection for plants, animals, and the environment in general. </w:t>
      </w:r>
      <w:r w:rsidRPr="0005328E">
        <w:rPr>
          <w:rFonts w:ascii="Times-Roman" w:eastAsiaTheme="minorHAnsi" w:hAnsi="Times-Roman" w:cs="Times-Roman"/>
          <w:b/>
          <w:bCs/>
          <w:sz w:val="28"/>
          <w:szCs w:val="28"/>
          <w14:ligatures w14:val="standardContextual"/>
        </w:rPr>
        <w:t>Volume 12</w:t>
      </w:r>
    </w:p>
    <w:p w14:paraId="38DCE88D" w14:textId="783A920C" w:rsidR="0005328E" w:rsidRPr="00BB1ED9" w:rsidRDefault="00BB1ED9" w:rsidP="00E616ED">
      <w:pPr>
        <w:pStyle w:val="ListParagraph"/>
        <w:numPr>
          <w:ilvl w:val="0"/>
          <w:numId w:val="103"/>
        </w:numPr>
        <w:autoSpaceDE w:val="0"/>
        <w:autoSpaceDN w:val="0"/>
        <w:adjustRightInd w:val="0"/>
        <w:rPr>
          <w:rFonts w:ascii="Helvetica" w:eastAsiaTheme="minorHAnsi" w:hAnsi="Helvetica" w:cs="Helvetica"/>
          <w:color w:val="000000"/>
          <w14:ligatures w14:val="standardContextual"/>
        </w:rPr>
      </w:pPr>
      <w:r w:rsidRPr="00BB1ED9">
        <w:rPr>
          <w:rFonts w:ascii="Times-Roman" w:eastAsiaTheme="minorHAnsi" w:hAnsi="Times-Roman" w:cs="Times-Roman"/>
          <w:color w:val="000000"/>
          <w:sz w:val="28"/>
          <w:szCs w:val="28"/>
          <w14:ligatures w14:val="standardContextual"/>
        </w:rPr>
        <w:t>The Prophet Muḥammad is the last of all of God’s Prophets and Messengers. He was sent to all humankind. Five of them are the greatest. They are Muḥammad, Abraham, Moses, Jesus, and Noah. They are called “the Messengers of [grand] resolution” (</w:t>
      </w:r>
      <w:r w:rsidRPr="00BB1ED9">
        <w:rPr>
          <w:rFonts w:ascii="Times-Italic" w:eastAsiaTheme="minorHAnsi" w:hAnsi="Times-Italic" w:cs="Times-Italic"/>
          <w:i/>
          <w:iCs/>
          <w:color w:val="000000"/>
          <w:sz w:val="28"/>
          <w:szCs w:val="28"/>
          <w14:ligatures w14:val="standardContextual"/>
        </w:rPr>
        <w:t>ulū-al-‘azm</w:t>
      </w:r>
      <w:r w:rsidRPr="00BB1ED9">
        <w:rPr>
          <w:rFonts w:ascii="Times-Roman" w:eastAsiaTheme="minorHAnsi" w:hAnsi="Times-Roman" w:cs="Times-Roman"/>
          <w:color w:val="000000"/>
          <w:sz w:val="28"/>
          <w:szCs w:val="28"/>
          <w14:ligatures w14:val="standardContextual"/>
        </w:rPr>
        <w:t xml:space="preserve">). The first of the Messengers (and Prophets) was our father Adam (Ādam), peace be upon him. The last of them was our Prophet Muḥammad, God extol him and grant him perfect peace. There shall be no new Messenger or Prophet after him, although the Messiah Jesus Christ will return at the end of time after the appearance of the Anti-Christ to defend the Muslims under the leadership of the Mahdī, the rightly-guided one. Jesus’s second coming does not constitute the coming of a new Prophet but the return of a former one. He will not exercise his Prophecy as a new dispensation but will follow the </w:t>
      </w:r>
      <w:r w:rsidRPr="00BB1ED9">
        <w:rPr>
          <w:rFonts w:ascii="Times-Italic" w:eastAsiaTheme="minorHAnsi" w:hAnsi="Times-Italic" w:cs="Times-Italic"/>
          <w:i/>
          <w:iCs/>
          <w:color w:val="000000"/>
          <w:sz w:val="28"/>
          <w:szCs w:val="28"/>
          <w14:ligatures w14:val="standardContextual"/>
        </w:rPr>
        <w:t>sharī’a</w:t>
      </w:r>
      <w:r w:rsidRPr="00BB1ED9">
        <w:rPr>
          <w:rFonts w:ascii="Times-Roman" w:eastAsiaTheme="minorHAnsi" w:hAnsi="Times-Roman" w:cs="Times-Roman"/>
          <w:color w:val="000000"/>
          <w:sz w:val="28"/>
          <w:szCs w:val="28"/>
          <w14:ligatures w14:val="standardContextual"/>
        </w:rPr>
        <w:t xml:space="preserve"> and community of the Prophet Muḥammad, peace be upon them both, and spread his message. The Seal of the Messengers Muḥammad ibn ‘Abd-Allāh, peace be upon him and upon all the Messengers and Prophets. The Prophet Muḥammad was sent to the Arabs, to all humankind, to the Jinn, and to all creation. “Whoever God is his Lord, Muḥammad is his Messenger.” The Prophet Muḥammad is the last of all the Prophets and Messengers. The Qur’ān states: “Rather, he [Muḥammad] is the Messenger of God and the seal of the Prophets” (</w:t>
      </w:r>
      <w:r w:rsidRPr="00BB1ED9">
        <w:rPr>
          <w:rFonts w:ascii="Times-Italic" w:eastAsiaTheme="minorHAnsi" w:hAnsi="Times-Italic" w:cs="Times-Italic"/>
          <w:i/>
          <w:iCs/>
          <w:color w:val="000000"/>
          <w:sz w:val="28"/>
          <w:szCs w:val="28"/>
          <w14:ligatures w14:val="standardContextual"/>
        </w:rPr>
        <w:t>Sūrat al-Aḥzāb</w:t>
      </w:r>
      <w:r w:rsidRPr="00BB1ED9">
        <w:rPr>
          <w:rFonts w:ascii="Times-Roman" w:eastAsiaTheme="minorHAnsi" w:hAnsi="Times-Roman" w:cs="Times-Roman"/>
          <w:color w:val="000000"/>
          <w:sz w:val="28"/>
          <w:szCs w:val="28"/>
          <w14:ligatures w14:val="standardContextual"/>
        </w:rPr>
        <w:t xml:space="preserve"> , 33:40). He was chosen to carry God’s final revelation to all the human beings of the last generations of this world. He was sent as a mercy to all of God’s creation. The Qur’ān states about the Prophet, peace be upon him: “And We have sent you not, save as a mercy unto the worlds” (</w:t>
      </w:r>
      <w:r w:rsidRPr="00BB1ED9">
        <w:rPr>
          <w:rFonts w:ascii="Times-Italic" w:eastAsiaTheme="minorHAnsi" w:hAnsi="Times-Italic" w:cs="Times-Italic"/>
          <w:i/>
          <w:iCs/>
          <w:color w:val="000000"/>
          <w:sz w:val="28"/>
          <w:szCs w:val="28"/>
          <w14:ligatures w14:val="standardContextual"/>
        </w:rPr>
        <w:t>Sūrat al-Anbiyā’</w:t>
      </w:r>
      <w:r w:rsidRPr="00BB1ED9">
        <w:rPr>
          <w:rFonts w:ascii="Times-Roman" w:eastAsiaTheme="minorHAnsi" w:hAnsi="Times-Roman" w:cs="Times-Roman"/>
          <w:color w:val="000000"/>
          <w:sz w:val="28"/>
          <w:szCs w:val="28"/>
          <w14:ligatures w14:val="standardContextual"/>
        </w:rPr>
        <w:t xml:space="preserve"> ,</w:t>
      </w:r>
      <w:r w:rsidRPr="00BB1ED9">
        <w:rPr>
          <w:rFonts w:ascii="Times-Italic" w:eastAsiaTheme="minorHAnsi" w:hAnsi="Times-Italic" w:cs="Times-Italic"/>
          <w:i/>
          <w:iCs/>
          <w:color w:val="000000"/>
          <w:sz w:val="28"/>
          <w:szCs w:val="28"/>
          <w14:ligatures w14:val="standardContextual"/>
        </w:rPr>
        <w:t xml:space="preserve"> </w:t>
      </w:r>
      <w:r w:rsidRPr="00BB1ED9">
        <w:rPr>
          <w:rFonts w:ascii="Times-Roman" w:eastAsiaTheme="minorHAnsi" w:hAnsi="Times-Roman" w:cs="Times-Roman"/>
          <w:color w:val="000000"/>
          <w:sz w:val="28"/>
          <w:szCs w:val="28"/>
          <w14:ligatures w14:val="standardContextual"/>
        </w:rPr>
        <w:t>21:107</w:t>
      </w:r>
      <w:r w:rsidRPr="00BB1ED9">
        <w:rPr>
          <w:rFonts w:ascii="Times-Roman" w:eastAsiaTheme="minorHAnsi" w:hAnsi="Times-Roman" w:cs="Times-Roman"/>
          <w:b/>
          <w:bCs/>
          <w:i/>
          <w:iCs/>
          <w:color w:val="000000"/>
          <w:sz w:val="28"/>
          <w:szCs w:val="28"/>
          <w14:ligatures w14:val="standardContextual"/>
        </w:rPr>
        <w:t>). For these reasons, the Community (</w:t>
      </w:r>
      <w:r w:rsidRPr="00BB1ED9">
        <w:rPr>
          <w:rFonts w:ascii="Times-Italic" w:eastAsiaTheme="minorHAnsi" w:hAnsi="Times-Italic" w:cs="Times-Italic"/>
          <w:b/>
          <w:bCs/>
          <w:i/>
          <w:iCs/>
          <w:color w:val="000000"/>
          <w:sz w:val="28"/>
          <w:szCs w:val="28"/>
          <w14:ligatures w14:val="standardContextual"/>
        </w:rPr>
        <w:t>Umma</w:t>
      </w:r>
      <w:r w:rsidRPr="00BB1ED9">
        <w:rPr>
          <w:rFonts w:ascii="Times-Roman" w:eastAsiaTheme="minorHAnsi" w:hAnsi="Times-Roman" w:cs="Times-Roman"/>
          <w:b/>
          <w:bCs/>
          <w:i/>
          <w:iCs/>
          <w:color w:val="000000"/>
          <w:sz w:val="28"/>
          <w:szCs w:val="28"/>
          <w14:ligatures w14:val="standardContextual"/>
        </w:rPr>
        <w:t xml:space="preserve"> ) of the Prophet Muḥammad is said to include all of humanity--both those who believe and those who disbelieve</w:t>
      </w:r>
      <w:r w:rsidRPr="00BB1ED9">
        <w:rPr>
          <w:rFonts w:ascii="Times-Roman" w:eastAsiaTheme="minorHAnsi" w:hAnsi="Times-Roman" w:cs="Times-Roman"/>
          <w:color w:val="000000"/>
          <w:sz w:val="28"/>
          <w:szCs w:val="28"/>
          <w14:ligatures w14:val="standardContextual"/>
        </w:rPr>
        <w:t>. The believers are called “the Community of Acceptance” (</w:t>
      </w:r>
      <w:r w:rsidRPr="00BB1ED9">
        <w:rPr>
          <w:rFonts w:ascii="Times-Italic" w:eastAsiaTheme="minorHAnsi" w:hAnsi="Times-Italic" w:cs="Times-Italic"/>
          <w:i/>
          <w:iCs/>
          <w:color w:val="000000"/>
          <w:sz w:val="28"/>
          <w:szCs w:val="28"/>
          <w14:ligatures w14:val="standardContextual"/>
        </w:rPr>
        <w:t>Ummat al-Ijāba</w:t>
      </w:r>
      <w:r w:rsidRPr="00BB1ED9">
        <w:rPr>
          <w:rFonts w:ascii="Times-Roman" w:eastAsiaTheme="minorHAnsi" w:hAnsi="Times-Roman" w:cs="Times-Roman"/>
          <w:color w:val="000000"/>
          <w:sz w:val="28"/>
          <w:szCs w:val="28"/>
          <w14:ligatures w14:val="standardContextual"/>
        </w:rPr>
        <w:t>), because they accepted the Prophetic message. All others are called “the Community of the Call” (</w:t>
      </w:r>
      <w:r w:rsidRPr="00BB1ED9">
        <w:rPr>
          <w:rFonts w:ascii="Times-Italic" w:eastAsiaTheme="minorHAnsi" w:hAnsi="Times-Italic" w:cs="Times-Italic"/>
          <w:i/>
          <w:iCs/>
          <w:color w:val="000000"/>
          <w:sz w:val="28"/>
          <w:szCs w:val="28"/>
          <w14:ligatures w14:val="standardContextual"/>
        </w:rPr>
        <w:t>Ummat al-Da‘wa</w:t>
      </w:r>
      <w:r w:rsidRPr="00BB1ED9">
        <w:rPr>
          <w:rFonts w:ascii="Times-Roman" w:eastAsiaTheme="minorHAnsi" w:hAnsi="Times-Roman" w:cs="Times-Roman"/>
          <w:color w:val="000000"/>
          <w:sz w:val="28"/>
          <w:szCs w:val="28"/>
          <w14:ligatures w14:val="standardContextual"/>
        </w:rPr>
        <w:t>), because they must be called to the truth, and it must be presented to them intelligently and convincingly.</w:t>
      </w:r>
      <w:r w:rsidRPr="00BB1ED9">
        <w:rPr>
          <w:rFonts w:ascii="Helvetica" w:eastAsiaTheme="minorHAnsi" w:hAnsi="Helvetica" w:cs="Helvetica"/>
          <w:color w:val="000000"/>
          <w14:ligatures w14:val="standardContextual"/>
        </w:rPr>
        <w:t xml:space="preserve"> </w:t>
      </w:r>
      <w:r>
        <w:rPr>
          <w:rFonts w:ascii="Helvetica" w:eastAsiaTheme="minorHAnsi" w:hAnsi="Helvetica" w:cs="Helvetica"/>
          <w:color w:val="000000"/>
          <w14:ligatures w14:val="standardContextual"/>
        </w:rPr>
        <w:t xml:space="preserve"> </w:t>
      </w:r>
      <w:r>
        <w:rPr>
          <w:rFonts w:ascii="Helvetica" w:eastAsiaTheme="minorHAnsi" w:hAnsi="Helvetica" w:cs="Helvetica"/>
          <w:b/>
          <w:bCs/>
          <w:color w:val="000000"/>
          <w14:ligatures w14:val="standardContextual"/>
        </w:rPr>
        <w:t xml:space="preserve">Volume 16 </w:t>
      </w:r>
    </w:p>
    <w:p w14:paraId="04FF2564" w14:textId="49AFAEDB" w:rsidR="007F5026" w:rsidRPr="00117C36" w:rsidRDefault="007F5026" w:rsidP="00E616ED">
      <w:pPr>
        <w:pStyle w:val="ListParagraph"/>
        <w:numPr>
          <w:ilvl w:val="0"/>
          <w:numId w:val="103"/>
        </w:numPr>
        <w:autoSpaceDE w:val="0"/>
        <w:autoSpaceDN w:val="0"/>
        <w:adjustRightInd w:val="0"/>
        <w:rPr>
          <w:rFonts w:ascii="Helvetica" w:eastAsiaTheme="minorHAnsi" w:hAnsi="Helvetica" w:cs="Helvetica"/>
          <w:color w:val="000000"/>
          <w14:ligatures w14:val="standardContextual"/>
        </w:rPr>
      </w:pPr>
      <w:r w:rsidRPr="007F5026">
        <w:rPr>
          <w:rFonts w:ascii="Helvetica" w:eastAsiaTheme="minorHAnsi" w:hAnsi="Helvetica" w:cs="Helvetica"/>
          <w:color w:val="000000"/>
          <w14:ligatures w14:val="standardContextual"/>
        </w:rPr>
        <w:t xml:space="preserve">     Yathrib was renamed “the City of the Prophet.” It was an oasis settlement. The Islamic calendar commences with the migration; </w:t>
      </w:r>
      <w:r w:rsidRPr="0090428D">
        <w:rPr>
          <w:rFonts w:ascii="Helvetica" w:eastAsiaTheme="minorHAnsi" w:hAnsi="Helvetica" w:cs="Helvetica"/>
          <w:b/>
          <w:bCs/>
          <w:i/>
          <w:iCs/>
          <w:color w:val="000000"/>
          <w:u w:val="single"/>
          <w14:ligatures w14:val="standardContextual"/>
        </w:rPr>
        <w:t>it was the founding of the umma</w:t>
      </w:r>
      <w:r w:rsidRPr="007F5026">
        <w:rPr>
          <w:rFonts w:ascii="Helvetica" w:eastAsiaTheme="minorHAnsi" w:hAnsi="Helvetica" w:cs="Helvetica"/>
          <w:color w:val="000000"/>
          <w14:ligatures w14:val="standardContextual"/>
        </w:rPr>
        <w:t>.</w:t>
      </w:r>
      <w:r>
        <w:rPr>
          <w:rFonts w:ascii="Helvetica" w:eastAsiaTheme="minorHAnsi" w:hAnsi="Helvetica" w:cs="Helvetica"/>
          <w:color w:val="000000"/>
          <w14:ligatures w14:val="standardContextual"/>
        </w:rPr>
        <w:t xml:space="preserve"> </w:t>
      </w:r>
      <w:r>
        <w:rPr>
          <w:rFonts w:ascii="Helvetica" w:eastAsiaTheme="minorHAnsi" w:hAnsi="Helvetica" w:cs="Helvetica"/>
          <w:b/>
          <w:bCs/>
          <w:color w:val="000000"/>
          <w14:ligatures w14:val="standardContextual"/>
        </w:rPr>
        <w:t>Volume 16</w:t>
      </w:r>
    </w:p>
    <w:p w14:paraId="4A0D35F9" w14:textId="77777777" w:rsidR="00FD1A33" w:rsidRDefault="00FD1A33" w:rsidP="00FD1A33">
      <w:pPr>
        <w:rPr>
          <w:rFonts w:asciiTheme="majorBidi" w:eastAsiaTheme="minorHAnsi" w:hAnsiTheme="majorBidi" w:cstheme="majorBidi"/>
        </w:rPr>
      </w:pPr>
      <w:bookmarkStart w:id="230" w:name="_Toc188509451"/>
    </w:p>
    <w:p w14:paraId="77DC6B4B" w14:textId="77777777" w:rsidR="00FD1A33" w:rsidRDefault="00FD1A33" w:rsidP="00FD1A33">
      <w:pPr>
        <w:rPr>
          <w:rFonts w:asciiTheme="majorBidi" w:eastAsiaTheme="minorHAnsi" w:hAnsiTheme="majorBidi" w:cstheme="majorBidi"/>
        </w:rPr>
      </w:pPr>
    </w:p>
    <w:p w14:paraId="5E0D1448" w14:textId="77777777" w:rsidR="00FD1A33" w:rsidRPr="00AB0CFA" w:rsidRDefault="00FD1A33" w:rsidP="00E616ED">
      <w:pPr>
        <w:pStyle w:val="Heading4"/>
        <w:numPr>
          <w:ilvl w:val="0"/>
          <w:numId w:val="7"/>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AB0CFA">
        <w:rPr>
          <w:rFonts w:asciiTheme="majorBidi" w:eastAsiaTheme="minorHAnsi" w:hAnsiTheme="majorBidi"/>
          <w:b/>
          <w:bCs/>
          <w:color w:val="C00000"/>
          <w:sz w:val="28"/>
          <w:szCs w:val="28"/>
        </w:rPr>
        <w:t>‘Umrān: Islamic or Khaldūnian Civilization</w:t>
      </w:r>
      <w:bookmarkEnd w:id="230"/>
    </w:p>
    <w:p w14:paraId="0188DE24" w14:textId="77777777" w:rsidR="00C76C96" w:rsidRPr="00C76C96" w:rsidRDefault="00C76C96" w:rsidP="00C76C96">
      <w:pPr>
        <w:rPr>
          <w:rFonts w:eastAsiaTheme="minorHAnsi"/>
          <w:b/>
          <w:bCs/>
          <w:i/>
          <w:iCs/>
        </w:rPr>
      </w:pPr>
      <w:bookmarkStart w:id="231" w:name="_Toc188509452"/>
    </w:p>
    <w:p w14:paraId="5CF6CC3D" w14:textId="5F19F2EA" w:rsidR="00C76C96" w:rsidRPr="00C76C96" w:rsidRDefault="00C76C96" w:rsidP="00E616ED">
      <w:pPr>
        <w:pStyle w:val="ListParagraph"/>
        <w:numPr>
          <w:ilvl w:val="0"/>
          <w:numId w:val="104"/>
        </w:numPr>
        <w:rPr>
          <w:rFonts w:eastAsiaTheme="minorHAnsi"/>
          <w:b/>
          <w:bCs/>
          <w:i/>
          <w:iCs/>
        </w:rPr>
      </w:pPr>
      <w:r>
        <w:rPr>
          <w:rFonts w:ascii="Times-Roman" w:eastAsiaTheme="minorHAnsi" w:hAnsi="Times-Roman" w:cs="Times-Roman"/>
          <w:sz w:val="28"/>
          <w:szCs w:val="28"/>
          <w14:ligatures w14:val="standardContextual"/>
        </w:rPr>
        <w:t>With the hope of becoming a dependable all-inclusive resource—not just about Islam but the entire Human and universal Prophetic legacy—</w:t>
      </w:r>
      <w:r>
        <w:rPr>
          <w:rFonts w:ascii="Times-Italic" w:eastAsiaTheme="minorHAnsi" w:hAnsi="Times-Italic" w:cs="Times-Italic"/>
          <w:i/>
          <w:iCs/>
          <w:sz w:val="28"/>
          <w:szCs w:val="28"/>
          <w14:ligatures w14:val="standardContextual"/>
        </w:rPr>
        <w:t>The First Teaching</w:t>
      </w:r>
      <w:r>
        <w:rPr>
          <w:rFonts w:ascii="Times-Roman" w:eastAsiaTheme="minorHAnsi" w:hAnsi="Times-Roman" w:cs="Times-Roman"/>
          <w:sz w:val="28"/>
          <w:szCs w:val="28"/>
          <w14:ligatures w14:val="standardContextual"/>
        </w:rPr>
        <w:t xml:space="preserve"> aspires to help the reader, listener, and listener-reader—especially those who are Muslim—rediscover and renew the Islamic Tradition in the Modern world as a positively humanizing “</w:t>
      </w:r>
      <w:r>
        <w:rPr>
          <w:rFonts w:ascii="Times-Bold" w:eastAsiaTheme="minorHAnsi" w:hAnsi="Times-Bold" w:cs="Times-Bold"/>
          <w:b/>
          <w:bCs/>
          <w:sz w:val="28"/>
          <w:szCs w:val="28"/>
          <w14:ligatures w14:val="standardContextual"/>
        </w:rPr>
        <w:t>Cultural Imperative</w:t>
      </w:r>
      <w:r>
        <w:rPr>
          <w:rFonts w:ascii="Times-Roman" w:eastAsiaTheme="minorHAnsi" w:hAnsi="Times-Roman" w:cs="Times-Roman"/>
          <w:sz w:val="28"/>
          <w:szCs w:val="28"/>
          <w14:ligatures w14:val="standardContextual"/>
        </w:rPr>
        <w:t>,” which we introduced earlier, and builder of Civilization (</w:t>
      </w:r>
      <w:r>
        <w:rPr>
          <w:rFonts w:ascii="Times-Italic" w:eastAsiaTheme="minorHAnsi" w:hAnsi="Times-Italic" w:cs="Times-Italic"/>
          <w:i/>
          <w:iCs/>
          <w:sz w:val="28"/>
          <w:szCs w:val="28"/>
          <w14:ligatures w14:val="standardContextual"/>
        </w:rPr>
        <w:t>al-‘Umrān</w:t>
      </w:r>
      <w:r>
        <w:rPr>
          <w:rFonts w:ascii="Times-Roman" w:eastAsiaTheme="minorHAnsi" w:hAnsi="Times-Roman" w:cs="Times-Roman"/>
          <w:sz w:val="28"/>
          <w:szCs w:val="28"/>
          <w14:ligatures w14:val="standardContextual"/>
        </w:rPr>
        <w:t xml:space="preserve">). Thus, wherever Islam spread in the pre-colonial past, it generally remained true to itself, while also taking on and reflecting the local color of all that was good in the indigenous Cultures it engaged. Thus, the </w:t>
      </w:r>
      <w:r>
        <w:rPr>
          <w:rFonts w:ascii="Times-Italic" w:eastAsiaTheme="minorHAnsi" w:hAnsi="Times-Italic" w:cs="Times-Italic"/>
          <w:i/>
          <w:iCs/>
          <w:sz w:val="28"/>
          <w:szCs w:val="28"/>
          <w14:ligatures w14:val="standardContextual"/>
        </w:rPr>
        <w:t>Sharī‘a</w:t>
      </w:r>
      <w:r>
        <w:rPr>
          <w:rFonts w:ascii="Times-Roman" w:eastAsiaTheme="minorHAnsi" w:hAnsi="Times-Roman" w:cs="Times-Roman"/>
          <w:sz w:val="28"/>
          <w:szCs w:val="28"/>
          <w14:ligatures w14:val="standardContextual"/>
        </w:rPr>
        <w:t xml:space="preserve"> or Prophetic Code in its wisdom, manifested itself like a crystal-clear life-giving water that reflected faithfully the diverse colors of the bedrock which it covered. In China, Islam looked Chinese. In Africa it looked African, and in Europe it looked European—never finding itself alien in any environment where it spread. For virtually a millennium during the Age of Islamic Globalism, the words Islam and sophisticated, pluralistic Civilization were virtually synonymous.</w:t>
      </w:r>
      <w:r>
        <w:rPr>
          <w:rFonts w:ascii="Times-Roman" w:eastAsiaTheme="minorHAnsi" w:hAnsi="Times-Roman" w:cs="Times-Roman"/>
          <w:color w:val="000000"/>
          <w:sz w:val="28"/>
          <w:szCs w:val="28"/>
          <w14:ligatures w14:val="standardContextual"/>
        </w:rPr>
        <w:t xml:space="preserve"> Today just like yesterday, the </w:t>
      </w:r>
      <w:r>
        <w:rPr>
          <w:rFonts w:ascii="Times-Roman" w:eastAsiaTheme="minorHAnsi" w:hAnsi="Times-Roman" w:cs="Times-Roman"/>
          <w:sz w:val="28"/>
          <w:szCs w:val="28"/>
          <w14:ligatures w14:val="standardContextual"/>
        </w:rPr>
        <w:t xml:space="preserve">authentic Islamic faith remains capable of performing that monumental task once again. But, for the Prophetic Tradition to operate once more as a Civilizational catalyst, we—the present generation of Muslims across the world—must first purify our Souls and renew our Hearts so that we can bring to life our forgotten Tradition, build dynamic Communities that embody that Tradition, and—once again—strive to make our Prophetic faith a tangible alternative and an enduring well-spring of good for our lives, the Environment, and all of our neighbors, whether globally, at home, or wherever they may be. </w:t>
      </w:r>
      <w:r>
        <w:rPr>
          <w:rFonts w:ascii="Times-Roman" w:eastAsiaTheme="minorHAnsi" w:hAnsi="Times-Roman" w:cs="Times-Roman"/>
          <w:b/>
          <w:bCs/>
          <w:sz w:val="28"/>
          <w:szCs w:val="28"/>
          <w14:ligatures w14:val="standardContextual"/>
        </w:rPr>
        <w:t xml:space="preserve">Volume 1 </w:t>
      </w:r>
    </w:p>
    <w:p w14:paraId="446FB82B" w14:textId="77777777" w:rsidR="00C76C96" w:rsidRPr="00C76C96" w:rsidRDefault="00C76C96" w:rsidP="00E616ED">
      <w:pPr>
        <w:pStyle w:val="ListParagraph"/>
        <w:numPr>
          <w:ilvl w:val="0"/>
          <w:numId w:val="104"/>
        </w:numPr>
        <w:rPr>
          <w:sz w:val="20"/>
          <w:szCs w:val="20"/>
        </w:rPr>
      </w:pPr>
      <w:r w:rsidRPr="00C76C96">
        <w:rPr>
          <w:b/>
          <w:bCs/>
          <w:sz w:val="20"/>
          <w:szCs w:val="20"/>
        </w:rPr>
        <w:t>Civilization (</w:t>
      </w:r>
      <w:r w:rsidRPr="00C76C96">
        <w:rPr>
          <w:b/>
          <w:bCs/>
          <w:i/>
          <w:iCs/>
          <w:sz w:val="20"/>
          <w:szCs w:val="20"/>
        </w:rPr>
        <w:t>al-‘Umrān</w:t>
      </w:r>
      <w:r w:rsidRPr="00C76C96">
        <w:rPr>
          <w:sz w:val="20"/>
          <w:szCs w:val="20"/>
        </w:rPr>
        <w:t xml:space="preserve">) will generally be written in this book with a capital “C.” For many people today, “civilization” has rightfully become a loaded and pejorative word, and problematic “civilizations” will be written in this work with a lower case “c.” It was in the harsh and oppressive sense of “civilization” that Mahatma Ghandi (d. 1367/1948) was referring to, when once asked what he thought of Western civilization. Ghandi replied: “I think it would be a good idea.” In the above context, we could parse Ghandi’s response as indicating that the West has “civilization” with a lower-case “c,” and it would be “a good idea” for it to cultivate “Civilization,” with a capital “C.” In this book, the English word “Civilization” (with a capital “C”) is derived from the observations and principles of the great Muslim polymath ‘Abd-al-Raḥmān ibn Khaldūn (d. 809/1406). He called “Civilization” </w:t>
      </w:r>
      <w:r w:rsidRPr="00C76C96">
        <w:rPr>
          <w:i/>
          <w:iCs/>
          <w:sz w:val="20"/>
          <w:szCs w:val="20"/>
        </w:rPr>
        <w:t>al-‘Umrān</w:t>
      </w:r>
      <w:r w:rsidRPr="00C76C96">
        <w:rPr>
          <w:sz w:val="20"/>
          <w:szCs w:val="20"/>
        </w:rPr>
        <w:t xml:space="preserve"> (the societal phenomenon of bringing Humanity, the earth, and the Environment to life and making them all flourish in harmony with each other). Civilization as </w:t>
      </w:r>
      <w:r w:rsidRPr="00C76C96">
        <w:rPr>
          <w:i/>
          <w:iCs/>
          <w:sz w:val="20"/>
          <w:szCs w:val="20"/>
        </w:rPr>
        <w:t>al-‘Umrān</w:t>
      </w:r>
      <w:r w:rsidRPr="00C76C96">
        <w:rPr>
          <w:sz w:val="20"/>
          <w:szCs w:val="20"/>
        </w:rPr>
        <w:t xml:space="preserve"> is an esteemed and lasting trophy of human achievement and a standing aspiration for all times to come. Thus, </w:t>
      </w:r>
      <w:r w:rsidRPr="00C76C96">
        <w:rPr>
          <w:i/>
          <w:iCs/>
          <w:sz w:val="20"/>
          <w:szCs w:val="20"/>
        </w:rPr>
        <w:t>The First Teaching</w:t>
      </w:r>
      <w:r w:rsidRPr="00C76C96">
        <w:rPr>
          <w:sz w:val="20"/>
          <w:szCs w:val="20"/>
        </w:rPr>
        <w:t xml:space="preserve"> uses the word Civilization in a positive and even efflorescent sense—again, one that must be renewed and restored today in accord with the best of the Islamic Tradition. The Islamic concept of </w:t>
      </w:r>
      <w:r w:rsidRPr="00C76C96">
        <w:rPr>
          <w:i/>
          <w:iCs/>
          <w:sz w:val="20"/>
          <w:szCs w:val="20"/>
        </w:rPr>
        <w:t>al-‘Umrān</w:t>
      </w:r>
      <w:r w:rsidRPr="00C76C96">
        <w:rPr>
          <w:sz w:val="20"/>
          <w:szCs w:val="20"/>
        </w:rPr>
        <w:t xml:space="preserve"> is embodied in the great mosaics of “garden cities” of the Islamic past that flourished in harmony with the natural Environment. </w:t>
      </w:r>
    </w:p>
    <w:p w14:paraId="0CF9141A" w14:textId="77777777" w:rsidR="00C76C96" w:rsidRPr="00C76C96" w:rsidRDefault="00C76C96" w:rsidP="00E616ED">
      <w:pPr>
        <w:pStyle w:val="ListParagraph"/>
        <w:numPr>
          <w:ilvl w:val="0"/>
          <w:numId w:val="104"/>
        </w:numPr>
        <w:rPr>
          <w:sz w:val="20"/>
          <w:szCs w:val="20"/>
        </w:rPr>
      </w:pPr>
      <w:r w:rsidRPr="00C76C96">
        <w:rPr>
          <w:sz w:val="20"/>
          <w:szCs w:val="20"/>
        </w:rPr>
        <w:t xml:space="preserve">      The North African Jurisprudent, Judge, economist, and Philosopher of history and politics, ‘Abd-al-Raḥmān ibn Khaldūn is widely regarded as the forerunner of modern historiography, social Philosophy, economics, and other related fields. Typically, Ibn Khaldūn wrote neither to praise nor to blame, but to grasp, understand, and teach objectively the historical and socio-economic laws that he discovered. The great modern historian Arnold Toynbee </w:t>
      </w:r>
      <w:r w:rsidRPr="00C76C96">
        <w:rPr>
          <w:rFonts w:eastAsia="Arial"/>
          <w:sz w:val="20"/>
          <w:szCs w:val="20"/>
        </w:rPr>
        <w:t>(d. 1395/1975)</w:t>
      </w:r>
      <w:r w:rsidRPr="00C76C96">
        <w:rPr>
          <w:sz w:val="20"/>
          <w:szCs w:val="20"/>
        </w:rPr>
        <w:t xml:space="preserve"> said of Ibn Khaldūn: “He has conceived and formulated a philosophy of history which is undoubtedly the greatest work of its kind that has ever yet been created by any mind in any time or place.” The well-known Scottish Philosopher, Theologian, and sociologist Robert Flint (d. 1328/1910) averred regarding Ibn Khaldūn: “Plato, Aristotle, and Augustine were not his peers, and all others are unworthy of being mentioned along with him.” </w:t>
      </w:r>
    </w:p>
    <w:p w14:paraId="59F37BBE" w14:textId="7A18EDD8" w:rsidR="00FD1A33" w:rsidRDefault="00C76C96" w:rsidP="00E616ED">
      <w:pPr>
        <w:pStyle w:val="ListParagraph"/>
        <w:numPr>
          <w:ilvl w:val="0"/>
          <w:numId w:val="104"/>
        </w:numPr>
        <w:rPr>
          <w:sz w:val="20"/>
          <w:szCs w:val="20"/>
        </w:rPr>
      </w:pPr>
      <w:r w:rsidRPr="00C76C96">
        <w:rPr>
          <w:sz w:val="20"/>
          <w:szCs w:val="20"/>
        </w:rPr>
        <w:t xml:space="preserve">    I also prefer to write Ibn Khadūn’s key term for Civilization, </w:t>
      </w:r>
      <w:r w:rsidRPr="00C76C96">
        <w:rPr>
          <w:i/>
          <w:iCs/>
          <w:sz w:val="20"/>
          <w:szCs w:val="20"/>
        </w:rPr>
        <w:t xml:space="preserve">al-‘Umrān </w:t>
      </w:r>
      <w:r w:rsidRPr="00C76C96">
        <w:rPr>
          <w:sz w:val="20"/>
          <w:szCs w:val="20"/>
        </w:rPr>
        <w:t>(the act of bringing people and things to life), with a capital “</w:t>
      </w:r>
      <w:r w:rsidRPr="00C76C96">
        <w:rPr>
          <w:i/>
          <w:iCs/>
          <w:sz w:val="20"/>
          <w:szCs w:val="20"/>
        </w:rPr>
        <w:t>U</w:t>
      </w:r>
      <w:r w:rsidRPr="00C76C96">
        <w:rPr>
          <w:sz w:val="20"/>
          <w:szCs w:val="20"/>
        </w:rPr>
        <w:t xml:space="preserve">.” In Arabic, the word </w:t>
      </w:r>
      <w:r w:rsidRPr="00C76C96">
        <w:rPr>
          <w:i/>
          <w:iCs/>
          <w:sz w:val="20"/>
          <w:szCs w:val="20"/>
        </w:rPr>
        <w:t>‘umrān</w:t>
      </w:r>
      <w:r w:rsidRPr="00C76C96">
        <w:rPr>
          <w:sz w:val="20"/>
          <w:szCs w:val="20"/>
        </w:rPr>
        <w:t xml:space="preserve"> comes from the root </w:t>
      </w:r>
      <w:r w:rsidRPr="00C76C96">
        <w:rPr>
          <w:i/>
          <w:iCs/>
          <w:sz w:val="20"/>
          <w:szCs w:val="20"/>
        </w:rPr>
        <w:t>‘-M-R</w:t>
      </w:r>
      <w:r w:rsidRPr="00C76C96">
        <w:rPr>
          <w:sz w:val="20"/>
          <w:szCs w:val="20"/>
        </w:rPr>
        <w:t xml:space="preserve">, meaning “to bring to life” and “to make flourish.” Basically, </w:t>
      </w:r>
      <w:r w:rsidRPr="00C76C96">
        <w:rPr>
          <w:i/>
          <w:iCs/>
          <w:sz w:val="20"/>
          <w:szCs w:val="20"/>
        </w:rPr>
        <w:t>‘Umrān</w:t>
      </w:r>
      <w:r w:rsidRPr="00C76C96">
        <w:rPr>
          <w:sz w:val="20"/>
          <w:szCs w:val="20"/>
        </w:rPr>
        <w:t xml:space="preserve"> stands for the cultivation of Human Beings and the earth upon which they live in such a way as to reanimate them and make them thrive in beneficial unison with Nature and the Environment. Thus, </w:t>
      </w:r>
      <w:r w:rsidRPr="00C76C96">
        <w:rPr>
          <w:i/>
          <w:iCs/>
          <w:sz w:val="20"/>
          <w:szCs w:val="20"/>
        </w:rPr>
        <w:t>‘Umrān</w:t>
      </w:r>
      <w:r w:rsidRPr="00C76C96">
        <w:rPr>
          <w:sz w:val="20"/>
          <w:szCs w:val="20"/>
        </w:rPr>
        <w:t xml:space="preserve"> is not specific to cities but embraces all people and their Environment wherever they live—even villagers, farmers, and nomads—when they learn to live together on respectfully life-giving and mutually beneficial terms. More specifically, the gift of </w:t>
      </w:r>
      <w:r w:rsidRPr="00C76C96">
        <w:rPr>
          <w:i/>
          <w:iCs/>
          <w:sz w:val="20"/>
          <w:szCs w:val="20"/>
        </w:rPr>
        <w:t xml:space="preserve">‘Umrān </w:t>
      </w:r>
      <w:r w:rsidRPr="00C76C96">
        <w:rPr>
          <w:sz w:val="20"/>
          <w:szCs w:val="20"/>
        </w:rPr>
        <w:t xml:space="preserve">appears—in Ibn Khaldūn’s view—whenever a group of Human Beings with their God-given powers of Intellect, reflection, and labor begin to co-operate with each other and form a mutually beneficial social organization for the well-being of all, as well as the Environment in which they live. Although </w:t>
      </w:r>
      <w:r w:rsidRPr="00C76C96">
        <w:rPr>
          <w:i/>
          <w:iCs/>
          <w:sz w:val="20"/>
          <w:szCs w:val="20"/>
        </w:rPr>
        <w:t>‘Umrān</w:t>
      </w:r>
      <w:r w:rsidRPr="00C76C96">
        <w:rPr>
          <w:sz w:val="20"/>
          <w:szCs w:val="20"/>
        </w:rPr>
        <w:t xml:space="preserve"> includes the social life and the organization of states and great cities, it applies equally—as just indicated above—to any Human settlement that has moved beyond narrow individualism, selfishness, short-sightedness, and other barbarities. In his view, progress in Civilization stands in direct proportion to the number of people co-operating for the common good. With greater numbers and greater cooperation, </w:t>
      </w:r>
      <w:r w:rsidRPr="00C76C96">
        <w:rPr>
          <w:i/>
          <w:iCs/>
          <w:sz w:val="20"/>
          <w:szCs w:val="20"/>
        </w:rPr>
        <w:t>‘Umrān</w:t>
      </w:r>
      <w:r w:rsidRPr="00C76C96">
        <w:rPr>
          <w:sz w:val="20"/>
          <w:szCs w:val="20"/>
        </w:rPr>
        <w:t xml:space="preserve"> peaks. With the decline of cooperation </w:t>
      </w:r>
      <w:r w:rsidRPr="00C76C96">
        <w:rPr>
          <w:i/>
          <w:iCs/>
          <w:sz w:val="20"/>
          <w:szCs w:val="20"/>
        </w:rPr>
        <w:t>‘Umrān</w:t>
      </w:r>
      <w:r w:rsidRPr="00C76C96">
        <w:rPr>
          <w:sz w:val="20"/>
          <w:szCs w:val="20"/>
        </w:rPr>
        <w:t xml:space="preserve"> decreases. Historically, however, it is virtually impossible for any Human group to maintain such an ideal state of Civilization for long. Thus,</w:t>
      </w:r>
      <w:r w:rsidRPr="00C76C96">
        <w:rPr>
          <w:i/>
          <w:iCs/>
          <w:sz w:val="20"/>
          <w:szCs w:val="20"/>
        </w:rPr>
        <w:t>‘Umrān</w:t>
      </w:r>
      <w:r w:rsidRPr="00C76C96">
        <w:rPr>
          <w:sz w:val="20"/>
          <w:szCs w:val="20"/>
        </w:rPr>
        <w:t>—by its nature—requires constant renewal and rejuvenation. For Ibn Khaldūn, city life (</w:t>
      </w:r>
      <w:r w:rsidRPr="00C76C96">
        <w:rPr>
          <w:i/>
          <w:iCs/>
          <w:sz w:val="20"/>
          <w:szCs w:val="20"/>
        </w:rPr>
        <w:t>al-ḥaḍāra</w:t>
      </w:r>
      <w:r w:rsidRPr="00C76C96">
        <w:rPr>
          <w:sz w:val="20"/>
          <w:szCs w:val="20"/>
        </w:rPr>
        <w:t xml:space="preserve">)—which is closer to our Western concept of city-based “civilization”—refers to sedentary culture, especially that of large cities and substantial townships. It is of the nature of </w:t>
      </w:r>
      <w:r w:rsidRPr="00C76C96">
        <w:rPr>
          <w:i/>
          <w:iCs/>
          <w:sz w:val="20"/>
          <w:szCs w:val="20"/>
        </w:rPr>
        <w:t>ḥaḍāra</w:t>
      </w:r>
      <w:r w:rsidRPr="00C76C96">
        <w:rPr>
          <w:sz w:val="20"/>
          <w:szCs w:val="20"/>
        </w:rPr>
        <w:t xml:space="preserve"> to permit the phenomenon of polity to exist and to produce luxury, although, ultimately, that same polity and its ruling elites are usually the first and principal perpetrators and then victims of the decadence that comes with their political organization and luxury.</w:t>
      </w:r>
      <w:bookmarkEnd w:id="231"/>
    </w:p>
    <w:p w14:paraId="393B8720" w14:textId="0D6441E4" w:rsidR="00BE6C0A" w:rsidRPr="007453D6" w:rsidRDefault="00BE6C0A" w:rsidP="00E616ED">
      <w:pPr>
        <w:pStyle w:val="ListParagraph"/>
        <w:numPr>
          <w:ilvl w:val="0"/>
          <w:numId w:val="104"/>
        </w:numPr>
        <w:autoSpaceDE w:val="0"/>
        <w:autoSpaceDN w:val="0"/>
        <w:adjustRightInd w:val="0"/>
        <w:rPr>
          <w:rFonts w:ascii="Times-Roman" w:eastAsiaTheme="minorHAnsi" w:hAnsi="Times-Roman" w:cs="Times-Roman"/>
          <w:color w:val="000000"/>
          <w:sz w:val="28"/>
          <w:szCs w:val="28"/>
          <w14:ligatures w14:val="standardContextual"/>
        </w:rPr>
      </w:pPr>
      <w:r w:rsidRPr="00BE6C0A">
        <w:rPr>
          <w:rFonts w:ascii="Times-Roman" w:eastAsiaTheme="minorHAnsi" w:hAnsi="Times-Roman" w:cs="Times-Roman"/>
          <w:color w:val="000000"/>
          <w:sz w:val="28"/>
          <w:szCs w:val="28"/>
          <w14:ligatures w14:val="standardContextual"/>
        </w:rPr>
        <w:t>In order for the Divine Science to fulfill its grave societal obligations—which are a matter of life and death for the human Soul and Civilization—</w:t>
      </w:r>
      <w:r w:rsidRPr="00BE6C0A">
        <w:rPr>
          <w:rFonts w:ascii="Times-Italic" w:eastAsiaTheme="minorHAnsi" w:hAnsi="Times-Italic" w:cs="Times-Italic"/>
          <w:i/>
          <w:iCs/>
          <w:color w:val="000000"/>
          <w:sz w:val="28"/>
          <w:szCs w:val="28"/>
          <w14:ligatures w14:val="standardContextual"/>
        </w:rPr>
        <w:t>The First Teaching</w:t>
      </w:r>
      <w:r w:rsidRPr="00BE6C0A">
        <w:rPr>
          <w:rFonts w:ascii="Times-Roman" w:eastAsiaTheme="minorHAnsi" w:hAnsi="Times-Roman" w:cs="Times-Roman"/>
          <w:color w:val="000000"/>
          <w:sz w:val="28"/>
          <w:szCs w:val="28"/>
          <w14:ligatures w14:val="standardContextual"/>
        </w:rPr>
        <w:t xml:space="preserve"> has the responsibility of seeking to bring it back to life after generatations of unimaginable neglect—which, however, is not so astonishing when we note that Muslims have generally fallen by the wayside of Civilization in the last two hundred years and have grossly neglected virtually all of their societal obligations as a World Community and Civilization. But, as also noted before, Islam did—quite remarkably—enter the Modern Age—despite all the attempts of Colonialism and post-Colonialism to dismantle it—with its spiritual technology largely intact. This metaphoir means that—quite amazingly—the majority of Muslims in the world today still hold to the individual obligations with relative fidelity, and they worship—pray, fast, pay their obligatory alms, and make pilgrimage—in the much same outward manner as Muslims have done since the time of the Prophet. Moreover, individual Scholarly Heirs of the Islamic Legacy do still exist, although they are rare and their numbers are few, and Islam’s vast literary heritage remains generally retrievable in print or in manuscript. Those Scholars who are able to read, edit, and work with such materials at the level of full competence also still exist in adequate numbers throughout the lands of the Islamic world, although they too tend to be few and relatively hidden.</w:t>
      </w:r>
      <w:r>
        <w:rPr>
          <w:rFonts w:ascii="Times-Roman" w:eastAsiaTheme="minorHAnsi" w:hAnsi="Times-Roman" w:cs="Times-Roman"/>
          <w:color w:val="000000"/>
          <w:sz w:val="28"/>
          <w:szCs w:val="28"/>
          <w14:ligatures w14:val="standardContextual"/>
        </w:rPr>
        <w:t xml:space="preserve"> </w:t>
      </w:r>
      <w:r>
        <w:rPr>
          <w:rFonts w:ascii="Times-Roman" w:eastAsiaTheme="minorHAnsi" w:hAnsi="Times-Roman" w:cs="Times-Roman"/>
          <w:b/>
          <w:bCs/>
          <w:color w:val="000000"/>
          <w:sz w:val="28"/>
          <w:szCs w:val="28"/>
          <w14:ligatures w14:val="standardContextual"/>
        </w:rPr>
        <w:t>Volume 6</w:t>
      </w:r>
    </w:p>
    <w:p w14:paraId="6CDF1A5D" w14:textId="77777777" w:rsidR="00FD1A33" w:rsidRDefault="00FD1A33" w:rsidP="00E616ED">
      <w:pPr>
        <w:pStyle w:val="Heading4"/>
        <w:numPr>
          <w:ilvl w:val="0"/>
          <w:numId w:val="7"/>
        </w:numPr>
        <w:rPr>
          <w:rFonts w:asciiTheme="majorBidi" w:eastAsiaTheme="minorHAnsi" w:hAnsiTheme="majorBidi"/>
          <w:b/>
          <w:bCs/>
          <w:color w:val="C00000"/>
          <w:sz w:val="28"/>
          <w:szCs w:val="28"/>
        </w:rPr>
      </w:pPr>
      <w:bookmarkStart w:id="232" w:name="_Toc188509453"/>
      <w:r>
        <w:rPr>
          <w:rFonts w:asciiTheme="majorBidi" w:eastAsiaTheme="minorHAnsi" w:hAnsiTheme="majorBidi"/>
          <w:b/>
          <w:bCs/>
          <w:color w:val="C00000"/>
          <w:sz w:val="28"/>
          <w:szCs w:val="28"/>
        </w:rPr>
        <w:t xml:space="preserve"> </w:t>
      </w:r>
      <w:r w:rsidRPr="00AB0CFA">
        <w:rPr>
          <w:rFonts w:asciiTheme="majorBidi" w:eastAsiaTheme="minorHAnsi" w:hAnsiTheme="majorBidi"/>
          <w:b/>
          <w:bCs/>
          <w:color w:val="C00000"/>
          <w:sz w:val="28"/>
          <w:szCs w:val="28"/>
        </w:rPr>
        <w:t>Universalism versus Proprietarianism</w:t>
      </w:r>
      <w:bookmarkEnd w:id="232"/>
    </w:p>
    <w:p w14:paraId="70C0DE2D" w14:textId="389E5FBE" w:rsidR="00F9743F" w:rsidRPr="00EA6117" w:rsidRDefault="00F9743F" w:rsidP="00E616ED">
      <w:pPr>
        <w:pStyle w:val="ListParagraph"/>
        <w:numPr>
          <w:ilvl w:val="0"/>
          <w:numId w:val="105"/>
        </w:numPr>
        <w:autoSpaceDE w:val="0"/>
        <w:autoSpaceDN w:val="0"/>
        <w:adjustRightInd w:val="0"/>
        <w:rPr>
          <w:rFonts w:ascii="Times-Roman" w:eastAsiaTheme="minorHAnsi" w:hAnsi="Times-Roman" w:cs="Times-Roman"/>
          <w:color w:val="000000"/>
          <w14:ligatures w14:val="standardContextual"/>
        </w:rPr>
      </w:pPr>
      <w:r w:rsidRPr="00F9743F">
        <w:rPr>
          <w:rFonts w:ascii="Times-Italic" w:eastAsiaTheme="minorHAnsi" w:hAnsi="Times-Italic" w:cs="Times-Italic"/>
          <w:i/>
          <w:iCs/>
          <w14:ligatures w14:val="standardContextual"/>
        </w:rPr>
        <w:t>The First Teaching</w:t>
      </w:r>
      <w:r w:rsidRPr="00F9743F">
        <w:rPr>
          <w:rFonts w:ascii="Times-Roman" w:eastAsiaTheme="minorHAnsi" w:hAnsi="Times-Roman" w:cs="Times-Roman"/>
          <w14:ligatures w14:val="standardContextual"/>
        </w:rPr>
        <w:t xml:space="preserve"> champions a Universal perspective toward Humanity and history—Human and pre-Human—which—as is often illustrated in the book—is hardly foreign to the Islamic Tradition. Emphasizing such universalism is necessary today in order to help move contemporary Muslim discourse, which tends to be disconnected from the Tradition, beyond the false and myopic perspective of “</w:t>
      </w:r>
      <w:r w:rsidRPr="00F9743F">
        <w:rPr>
          <w:rFonts w:ascii="Times-Bold" w:eastAsiaTheme="minorHAnsi" w:hAnsi="Times-Bold" w:cs="Times-Bold"/>
          <w:b/>
          <w:bCs/>
          <w14:ligatures w14:val="standardContextual"/>
        </w:rPr>
        <w:t>Proprietarianism</w:t>
      </w:r>
      <w:r w:rsidRPr="00F9743F">
        <w:rPr>
          <w:rFonts w:ascii="Times-Roman" w:eastAsiaTheme="minorHAnsi" w:hAnsi="Times-Roman" w:cs="Times-Roman"/>
          <w14:ligatures w14:val="standardContextual"/>
        </w:rPr>
        <w:t xml:space="preserve">.” The renowned Roman playwright </w:t>
      </w:r>
      <w:r w:rsidRPr="00F9743F">
        <w:rPr>
          <w:rFonts w:ascii="Times-Bold" w:eastAsiaTheme="minorHAnsi" w:hAnsi="Times-Bold" w:cs="Times-Bold"/>
          <w:b/>
          <w:bCs/>
          <w14:ligatures w14:val="standardContextual"/>
        </w:rPr>
        <w:t>Terence</w:t>
      </w:r>
      <w:r w:rsidRPr="00F9743F">
        <w:rPr>
          <w:rFonts w:ascii="Times-Roman" w:eastAsiaTheme="minorHAnsi" w:hAnsi="Times-Roman" w:cs="Times-Roman"/>
          <w14:ligatures w14:val="standardContextual"/>
        </w:rPr>
        <w:t>,</w:t>
      </w:r>
      <w:r w:rsidRPr="00F9743F">
        <w:rPr>
          <w:rFonts w:ascii="Times-Bold" w:eastAsiaTheme="minorHAnsi" w:hAnsi="Times-Bold" w:cs="Times-Bold"/>
          <w:b/>
          <w:bCs/>
          <w14:ligatures w14:val="standardContextual"/>
        </w:rPr>
        <w:t xml:space="preserve"> </w:t>
      </w:r>
      <w:r w:rsidRPr="00F9743F">
        <w:rPr>
          <w:rFonts w:ascii="Times-Roman" w:eastAsiaTheme="minorHAnsi" w:hAnsi="Times-Roman" w:cs="Times-Roman"/>
          <w14:ligatures w14:val="standardContextual"/>
        </w:rPr>
        <w:t xml:space="preserve">who has long been commended for his insight into Human nature, remarked: “I am a Man: I count nothing Human foreign to me” (Latin: </w:t>
      </w:r>
      <w:r w:rsidRPr="00F9743F">
        <w:rPr>
          <w:rFonts w:ascii="Times-Italic" w:eastAsiaTheme="minorHAnsi" w:hAnsi="Times-Italic" w:cs="Times-Italic"/>
          <w:i/>
          <w:iCs/>
          <w14:ligatures w14:val="standardContextual"/>
        </w:rPr>
        <w:t>Hom</w:t>
      </w:r>
      <w:r w:rsidRPr="00F9743F">
        <w:rPr>
          <w:rFonts w:ascii="Times-Italic" w:eastAsiaTheme="minorHAnsi" w:hAnsi="Times-Italic" w:cs="Times-Italic"/>
          <w:i/>
          <w:iCs/>
          <w:color w:val="000000"/>
          <w14:ligatures w14:val="standardContextual"/>
        </w:rPr>
        <w:t>ō</w:t>
      </w:r>
      <w:r w:rsidRPr="00F9743F">
        <w:rPr>
          <w:rFonts w:ascii="Times-Italic" w:eastAsiaTheme="minorHAnsi" w:hAnsi="Times-Italic" w:cs="Times-Italic"/>
          <w:i/>
          <w:iCs/>
          <w14:ligatures w14:val="standardContextual"/>
        </w:rPr>
        <w:t xml:space="preserve"> sum. H</w:t>
      </w:r>
      <w:r w:rsidRPr="00F9743F">
        <w:rPr>
          <w:rFonts w:ascii="Times-Italic" w:eastAsiaTheme="minorHAnsi" w:hAnsi="Times-Italic" w:cs="Times-Italic"/>
          <w:i/>
          <w:iCs/>
          <w:color w:val="000000"/>
          <w14:ligatures w14:val="standardContextual"/>
        </w:rPr>
        <w:t>ū</w:t>
      </w:r>
      <w:r w:rsidRPr="00F9743F">
        <w:rPr>
          <w:rFonts w:ascii="Times-Italic" w:eastAsiaTheme="minorHAnsi" w:hAnsi="Times-Italic" w:cs="Times-Italic"/>
          <w:i/>
          <w:iCs/>
          <w14:ligatures w14:val="standardContextual"/>
        </w:rPr>
        <w:t>m</w:t>
      </w:r>
      <w:r w:rsidRPr="00F9743F">
        <w:rPr>
          <w:rFonts w:ascii="Times-Italic" w:eastAsiaTheme="minorHAnsi" w:hAnsi="Times-Italic" w:cs="Times-Italic"/>
          <w:i/>
          <w:iCs/>
          <w:color w:val="000000"/>
          <w14:ligatures w14:val="standardContextual"/>
        </w:rPr>
        <w:t>ā</w:t>
      </w:r>
      <w:r w:rsidRPr="00F9743F">
        <w:rPr>
          <w:rFonts w:ascii="Times-Italic" w:eastAsiaTheme="minorHAnsi" w:hAnsi="Times-Italic" w:cs="Times-Italic"/>
          <w:i/>
          <w:iCs/>
          <w14:ligatures w14:val="standardContextual"/>
        </w:rPr>
        <w:t>ni nihil a m</w:t>
      </w:r>
      <w:r w:rsidRPr="00F9743F">
        <w:rPr>
          <w:rFonts w:ascii="Times-Italic" w:eastAsiaTheme="minorHAnsi" w:hAnsi="Times-Italic" w:cs="Times-Italic"/>
          <w:i/>
          <w:iCs/>
          <w:color w:val="000000"/>
          <w14:ligatures w14:val="standardContextual"/>
        </w:rPr>
        <w:t>ē</w:t>
      </w:r>
      <w:r w:rsidRPr="00F9743F">
        <w:rPr>
          <w:rFonts w:ascii="Times-Italic" w:eastAsiaTheme="minorHAnsi" w:hAnsi="Times-Italic" w:cs="Times-Italic"/>
          <w:i/>
          <w:iCs/>
          <w14:ligatures w14:val="standardContextual"/>
        </w:rPr>
        <w:t xml:space="preserve"> ali</w:t>
      </w:r>
      <w:r w:rsidRPr="00F9743F">
        <w:rPr>
          <w:rFonts w:ascii="Times-Italic" w:eastAsiaTheme="minorHAnsi" w:hAnsi="Times-Italic" w:cs="Times-Italic"/>
          <w:i/>
          <w:iCs/>
          <w:color w:val="000000"/>
          <w14:ligatures w14:val="standardContextual"/>
        </w:rPr>
        <w:t>ē</w:t>
      </w:r>
      <w:r w:rsidRPr="00F9743F">
        <w:rPr>
          <w:rFonts w:ascii="Times-Italic" w:eastAsiaTheme="minorHAnsi" w:hAnsi="Times-Italic" w:cs="Times-Italic"/>
          <w:i/>
          <w:iCs/>
          <w14:ligatures w14:val="standardContextual"/>
        </w:rPr>
        <w:t>num put</w:t>
      </w:r>
      <w:r w:rsidRPr="00F9743F">
        <w:rPr>
          <w:rFonts w:ascii="Times-Italic" w:eastAsiaTheme="minorHAnsi" w:hAnsi="Times-Italic" w:cs="Times-Italic"/>
          <w:i/>
          <w:iCs/>
          <w:color w:val="000000"/>
          <w14:ligatures w14:val="standardContextual"/>
        </w:rPr>
        <w:t>ō</w:t>
      </w:r>
      <w:r w:rsidRPr="00F9743F">
        <w:rPr>
          <w:rFonts w:ascii="Times-Roman" w:eastAsiaTheme="minorHAnsi" w:hAnsi="Times-Roman" w:cs="Times-Roman"/>
          <w:color w:val="000000"/>
          <w14:ligatures w14:val="standardContextual"/>
        </w:rPr>
        <w:t xml:space="preserve">). This adage should also be the posture that Muslims adopt toward the study not just of themselves and their Tradition but of all non-Muslims, their legacies, and their histories too. For, wisdom and the Human experience are the Universal legacy of everyone, especially the Believer. </w:t>
      </w:r>
      <w:r w:rsidRPr="00F9743F">
        <w:rPr>
          <w:rFonts w:ascii="Times-Roman" w:eastAsiaTheme="minorHAnsi" w:hAnsi="Times-Roman" w:cs="Times-Roman"/>
          <w14:ligatures w14:val="standardContextual"/>
        </w:rPr>
        <w:t>Al-Imām al-Tirmidhī and al-Imām Ibn Māja transmit that God’s Messenger said: “</w:t>
      </w:r>
      <w:r w:rsidRPr="00F9743F">
        <w:rPr>
          <w:rFonts w:ascii="Times-Roman" w:eastAsiaTheme="minorHAnsi" w:hAnsi="Times-Roman" w:cs="Times-Roman"/>
          <w:u w:val="single"/>
          <w14:ligatures w14:val="standardContextual"/>
        </w:rPr>
        <w:t>The word [of] wisdom is the lost camel (</w:t>
      </w:r>
      <w:r w:rsidRPr="00F9743F">
        <w:rPr>
          <w:rFonts w:ascii="Times-Italic" w:eastAsiaTheme="minorHAnsi" w:hAnsi="Times-Italic" w:cs="Times-Italic"/>
          <w:i/>
          <w:iCs/>
          <w:u w:val="single"/>
          <w14:ligatures w14:val="standardContextual"/>
        </w:rPr>
        <w:t>ḍālla</w:t>
      </w:r>
      <w:r w:rsidRPr="00F9743F">
        <w:rPr>
          <w:rFonts w:ascii="Times-Roman" w:eastAsiaTheme="minorHAnsi" w:hAnsi="Times-Roman" w:cs="Times-Roman"/>
          <w:u w:val="single"/>
          <w14:ligatures w14:val="standardContextual"/>
        </w:rPr>
        <w:t>) of the Believer. Thus, wherever he finds it, he has greater right to it</w:t>
      </w:r>
      <w:r w:rsidRPr="00F9743F">
        <w:rPr>
          <w:rFonts w:ascii="Times-Roman" w:eastAsiaTheme="minorHAnsi" w:hAnsi="Times-Roman" w:cs="Times-Roman"/>
          <w14:ligatures w14:val="standardContextual"/>
        </w:rPr>
        <w:t xml:space="preserve">.” In a similar vein, the Prophet is also reported to have said: </w:t>
      </w:r>
      <w:r w:rsidRPr="00F9743F">
        <w:rPr>
          <w:rFonts w:ascii="Times-Roman" w:eastAsiaTheme="minorHAnsi" w:hAnsi="Times-Roman" w:cs="Times-Roman"/>
          <w:color w:val="000000"/>
          <w14:ligatures w14:val="standardContextual"/>
        </w:rPr>
        <w:t>“</w:t>
      </w:r>
      <w:r w:rsidRPr="00F9743F">
        <w:rPr>
          <w:rFonts w:ascii="Times-Roman" w:eastAsiaTheme="minorHAnsi" w:hAnsi="Times-Roman" w:cs="Times-Roman"/>
          <w:color w:val="000000"/>
          <w:u w:val="single"/>
          <w14:ligatures w14:val="standardContextual"/>
        </w:rPr>
        <w:t>Seek knowledge even if in China</w:t>
      </w:r>
      <w:r w:rsidRPr="00F9743F">
        <w:rPr>
          <w:rFonts w:ascii="Times-Roman" w:eastAsiaTheme="minorHAnsi" w:hAnsi="Times-Roman" w:cs="Times-Roman"/>
          <w:color w:val="000000"/>
          <w14:ligatures w14:val="standardContextual"/>
        </w:rPr>
        <w:t>, for the seeking of knowledge is incumbent upon every Muslim [man and woman].”</w:t>
      </w:r>
    </w:p>
    <w:p w14:paraId="6CD36705" w14:textId="6B987B21" w:rsidR="00F9743F" w:rsidRPr="00EA6117" w:rsidRDefault="00F9743F" w:rsidP="00E616ED">
      <w:pPr>
        <w:pStyle w:val="ListParagraph"/>
        <w:numPr>
          <w:ilvl w:val="0"/>
          <w:numId w:val="105"/>
        </w:numPr>
        <w:autoSpaceDE w:val="0"/>
        <w:autoSpaceDN w:val="0"/>
        <w:adjustRightInd w:val="0"/>
        <w:rPr>
          <w:rFonts w:ascii="Times-Roman" w:eastAsiaTheme="minorHAnsi" w:hAnsi="Times-Roman" w:cs="Times-Roman"/>
          <w:color w:val="000000"/>
          <w14:ligatures w14:val="standardContextual"/>
        </w:rPr>
      </w:pPr>
      <w:r w:rsidRPr="00F9743F">
        <w:rPr>
          <w:rFonts w:ascii="Times-Roman" w:eastAsiaTheme="minorHAnsi" w:hAnsi="Times-Roman" w:cs="Times-Roman"/>
          <w:color w:val="000000"/>
          <w14:ligatures w14:val="standardContextual"/>
        </w:rPr>
        <w:t xml:space="preserve">If such an all-inclusive attitude can sound genuine on the lips of Terence in the context of the </w:t>
      </w:r>
      <w:r w:rsidRPr="00F9743F">
        <w:rPr>
          <w:rFonts w:ascii="Times-Bold" w:eastAsiaTheme="minorHAnsi" w:hAnsi="Times-Bold" w:cs="Times-Bold"/>
          <w:b/>
          <w:bCs/>
          <w:color w:val="000000"/>
          <w14:ligatures w14:val="standardContextual"/>
        </w:rPr>
        <w:t>Paganism</w:t>
      </w:r>
      <w:r w:rsidRPr="00F9743F">
        <w:rPr>
          <w:rFonts w:ascii="Times-Roman" w:eastAsiaTheme="minorHAnsi" w:hAnsi="Times-Roman" w:cs="Times-Roman"/>
          <w:color w:val="000000"/>
          <w14:ligatures w14:val="standardContextual"/>
        </w:rPr>
        <w:t xml:space="preserve"> of </w:t>
      </w:r>
      <w:r w:rsidRPr="00F9743F">
        <w:rPr>
          <w:rFonts w:ascii="Times-Bold" w:eastAsiaTheme="minorHAnsi" w:hAnsi="Times-Bold" w:cs="Times-Bold"/>
          <w:b/>
          <w:bCs/>
          <w:color w:val="000000"/>
          <w14:ligatures w14:val="standardContextual"/>
        </w:rPr>
        <w:t>Late Antiquity</w:t>
      </w:r>
      <w:r w:rsidRPr="00F9743F">
        <w:rPr>
          <w:rFonts w:ascii="Times-Roman" w:eastAsiaTheme="minorHAnsi" w:hAnsi="Times-Roman" w:cs="Times-Roman"/>
          <w:color w:val="000000"/>
          <w14:ligatures w14:val="standardContextual"/>
        </w:rPr>
        <w:t xml:space="preserve">, it should ring even more true on the tongues and in the Hearts of Muslims today. The Rome of Terence ruled much of the inhabited world in its time, but Muslims are the heirs of an even vaster heritage of functional Universalism as reflected in the centuries-long legacy of </w:t>
      </w:r>
      <w:r w:rsidRPr="00F9743F">
        <w:rPr>
          <w:rFonts w:ascii="Times-Bold" w:eastAsiaTheme="minorHAnsi" w:hAnsi="Times-Bold" w:cs="Times-Bold"/>
          <w:b/>
          <w:bCs/>
          <w:color w:val="000000"/>
          <w14:ligatures w14:val="standardContextual"/>
        </w:rPr>
        <w:t>Islamic Globalism</w:t>
      </w:r>
      <w:r w:rsidRPr="00F9743F">
        <w:rPr>
          <w:rFonts w:ascii="Times-Roman" w:eastAsiaTheme="minorHAnsi" w:hAnsi="Times-Roman" w:cs="Times-Roman"/>
          <w:color w:val="000000"/>
          <w14:ligatures w14:val="standardContextual"/>
        </w:rPr>
        <w:t>.</w:t>
      </w:r>
      <w:r w:rsidRPr="00F9743F">
        <w:rPr>
          <w:rFonts w:ascii="Times-Bold" w:eastAsiaTheme="minorHAnsi" w:hAnsi="Times-Bold" w:cs="Times-Bold"/>
          <w:b/>
          <w:bCs/>
          <w:color w:val="000000"/>
          <w14:ligatures w14:val="standardContextual"/>
        </w:rPr>
        <w:t xml:space="preserve"> </w:t>
      </w:r>
      <w:r w:rsidRPr="00F9743F">
        <w:rPr>
          <w:rFonts w:ascii="Times-Roman" w:eastAsiaTheme="minorHAnsi" w:hAnsi="Times-Roman" w:cs="Times-Roman"/>
          <w:color w:val="000000"/>
          <w14:ligatures w14:val="standardContextual"/>
        </w:rPr>
        <w:t xml:space="preserve">Under the umbrella of Islamic Globalism, Muslims dynamically engaged all the Human Cultures they encountered on the continents of Eurasia and Africa and the islands of the seas beyond, while taking full cognizance of the integrity of the indigenous peoples and local Communities they met as dictated by Islam’s benign </w:t>
      </w:r>
      <w:r w:rsidRPr="00F9743F">
        <w:rPr>
          <w:rFonts w:ascii="Times-Bold" w:eastAsiaTheme="minorHAnsi" w:hAnsi="Times-Bold" w:cs="Times-Bold"/>
          <w:b/>
          <w:bCs/>
          <w:color w:val="000000"/>
          <w14:ligatures w14:val="standardContextual"/>
        </w:rPr>
        <w:t>Cultural Imperative</w:t>
      </w:r>
      <w:r w:rsidRPr="00F9743F">
        <w:rPr>
          <w:rFonts w:ascii="Times-Roman" w:eastAsiaTheme="minorHAnsi" w:hAnsi="Times-Roman" w:cs="Times-Roman"/>
          <w:color w:val="000000"/>
          <w14:ligatures w14:val="standardContextual"/>
        </w:rPr>
        <w:t>.</w:t>
      </w:r>
      <w:r w:rsidRPr="00F9743F">
        <w:rPr>
          <w:rFonts w:ascii="Times-Roman" w:eastAsiaTheme="minorHAnsi" w:hAnsi="Times-Roman" w:cs="Times-Roman"/>
          <w14:ligatures w14:val="standardContextual"/>
        </w:rPr>
        <w:t xml:space="preserve"> Furthermore, Islam’s inherently broad vision of Humanity and Universal historical experience flows naturally from the Islamic Doctrine of </w:t>
      </w:r>
      <w:r w:rsidRPr="00F9743F">
        <w:rPr>
          <w:rFonts w:ascii="Times-Roman" w:eastAsiaTheme="minorHAnsi" w:hAnsi="Times-Roman" w:cs="Times-Roman"/>
          <w:color w:val="000000"/>
          <w14:ligatures w14:val="standardContextual"/>
        </w:rPr>
        <w:t xml:space="preserve">the Universality of </w:t>
      </w:r>
      <w:r w:rsidRPr="00F9743F">
        <w:rPr>
          <w:rFonts w:ascii="Times-Bold" w:eastAsiaTheme="minorHAnsi" w:hAnsi="Times-Bold" w:cs="Times-Bold"/>
          <w:b/>
          <w:bCs/>
          <w14:ligatures w14:val="standardContextual"/>
        </w:rPr>
        <w:t>primordial Human Nature</w:t>
      </w:r>
      <w:r w:rsidRPr="00F9743F">
        <w:rPr>
          <w:rFonts w:ascii="Times-Roman" w:eastAsiaTheme="minorHAnsi" w:hAnsi="Times-Roman" w:cs="Times-Roman"/>
          <w14:ligatures w14:val="standardContextual"/>
        </w:rPr>
        <w:t xml:space="preserve"> (</w:t>
      </w:r>
      <w:r w:rsidRPr="00F9743F">
        <w:rPr>
          <w:rFonts w:ascii="Times-BoldItalic" w:eastAsiaTheme="minorHAnsi" w:hAnsi="Times-BoldItalic" w:cs="Times-BoldItalic"/>
          <w:b/>
          <w:bCs/>
          <w:i/>
          <w:iCs/>
          <w14:ligatures w14:val="standardContextual"/>
        </w:rPr>
        <w:t>al-Fiṭra</w:t>
      </w:r>
      <w:r w:rsidRPr="00F9743F">
        <w:rPr>
          <w:rFonts w:ascii="Times-Roman" w:eastAsiaTheme="minorHAnsi" w:hAnsi="Times-Roman" w:cs="Times-Roman"/>
          <w14:ligatures w14:val="standardContextual"/>
        </w:rPr>
        <w:t xml:space="preserve">), which underlies the long Tradition of </w:t>
      </w:r>
      <w:r w:rsidRPr="00F9743F">
        <w:rPr>
          <w:rFonts w:ascii="Times-Bold" w:eastAsiaTheme="minorHAnsi" w:hAnsi="Times-Bold" w:cs="Times-Bold"/>
          <w:b/>
          <w:bCs/>
          <w14:ligatures w14:val="standardContextual"/>
        </w:rPr>
        <w:t>Islamic Humanism</w:t>
      </w:r>
      <w:r w:rsidRPr="00F9743F">
        <w:rPr>
          <w:rFonts w:ascii="Times-Roman" w:eastAsiaTheme="minorHAnsi" w:hAnsi="Times-Roman" w:cs="Times-Roman"/>
          <w14:ligatures w14:val="standardContextual"/>
        </w:rPr>
        <w:t xml:space="preserve"> in and beyond the Muslim world. Moreover</w:t>
      </w:r>
      <w:r w:rsidRPr="00F9743F">
        <w:rPr>
          <w:rFonts w:ascii="Times-Roman" w:eastAsiaTheme="minorHAnsi" w:hAnsi="Times-Roman" w:cs="Times-Roman"/>
          <w:color w:val="000000"/>
          <w14:ligatures w14:val="standardContextual"/>
        </w:rPr>
        <w:t xml:space="preserve">—as we will see in our discussion of the Prophets and Messengers in Volumes Thirteen through Sixteen—Muslim belief in the legacy of Universal Prophecy makes all Human pre-history and history especially meaningful to Muslims and part of their own comprehensive narrative of themselves and the World in which they live. </w:t>
      </w:r>
    </w:p>
    <w:p w14:paraId="73688C3F" w14:textId="0DE65768" w:rsidR="00F9743F" w:rsidRPr="00EA6117" w:rsidRDefault="00F9743F" w:rsidP="00E616ED">
      <w:pPr>
        <w:pStyle w:val="ListParagraph"/>
        <w:numPr>
          <w:ilvl w:val="0"/>
          <w:numId w:val="105"/>
        </w:numPr>
        <w:autoSpaceDE w:val="0"/>
        <w:autoSpaceDN w:val="0"/>
        <w:adjustRightInd w:val="0"/>
        <w:rPr>
          <w:rFonts w:ascii="Times-Roman" w:eastAsiaTheme="minorHAnsi" w:hAnsi="Times-Roman" w:cs="Times-Roman"/>
          <w14:ligatures w14:val="standardContextual"/>
        </w:rPr>
      </w:pPr>
      <w:r w:rsidRPr="00F9743F">
        <w:rPr>
          <w:rFonts w:ascii="Times-Roman" w:eastAsiaTheme="minorHAnsi" w:hAnsi="Times-Roman" w:cs="Times-Roman"/>
          <w14:ligatures w14:val="standardContextual"/>
        </w:rPr>
        <w:t>“Proprietarianism” is obviously the contrary of universalism, and, in the case of Muslims that suffer from it today or at any time, it refers especially to the habit of adopting narrow insular views of the Human legacy and its complex and largely unwritten past, as if only the history of Muslims or accounts taken from the Islamic Tradition were worthy of attention. This view is childish, small-minded, exclusivist, communalistic, possessive—and even sometimes cultish. For “Proprietarian” points of view are narrowly and selectively concerned only with what “belongs to us,” while deeming everything else to be of no value at all or, at best, relatively uninteresting and unimportant.</w:t>
      </w:r>
    </w:p>
    <w:p w14:paraId="0416A3A5" w14:textId="1DDC400A" w:rsidR="00F9743F" w:rsidRPr="00EA6117" w:rsidRDefault="00F9743F" w:rsidP="00E616ED">
      <w:pPr>
        <w:pStyle w:val="ListParagraph"/>
        <w:numPr>
          <w:ilvl w:val="0"/>
          <w:numId w:val="105"/>
        </w:numPr>
        <w:autoSpaceDE w:val="0"/>
        <w:autoSpaceDN w:val="0"/>
        <w:adjustRightInd w:val="0"/>
        <w:rPr>
          <w:rFonts w:ascii="Times-Roman" w:eastAsiaTheme="minorHAnsi" w:hAnsi="Times-Roman" w:cs="Times-Roman"/>
          <w14:ligatures w14:val="standardContextual"/>
        </w:rPr>
      </w:pPr>
      <w:r w:rsidRPr="00F9743F">
        <w:rPr>
          <w:rFonts w:ascii="Times-Roman" w:eastAsiaTheme="minorHAnsi" w:hAnsi="Times-Roman" w:cs="Times-Roman"/>
          <w14:ligatures w14:val="standardContextual"/>
        </w:rPr>
        <w:t>One of the common examples of Proprietarianism among many Muslims in the West today, for example, is their Cultural aversion to using the English word “God” instead of its Arabic counterpart “Allāh.” As noted earlier in my defense of the word “God,” it is remarkable that—in terms of Indo-European and Semitic linguistics—the root meanings the English word “God” and the ancient Arabic word “</w:t>
      </w:r>
      <w:r w:rsidRPr="00F9743F">
        <w:rPr>
          <w:rFonts w:ascii="Times-Italic" w:eastAsiaTheme="minorHAnsi" w:hAnsi="Times-Italic" w:cs="Times-Italic"/>
          <w:i/>
          <w:iCs/>
          <w14:ligatures w14:val="standardContextual"/>
        </w:rPr>
        <w:t>Allāh</w:t>
      </w:r>
      <w:r w:rsidRPr="00F9743F">
        <w:rPr>
          <w:rFonts w:ascii="Times-Roman" w:eastAsiaTheme="minorHAnsi" w:hAnsi="Times-Roman" w:cs="Times-Roman"/>
          <w14:ligatures w14:val="standardContextual"/>
        </w:rPr>
        <w:t>” are so close that they are virtually synonymous. In terms of Indo-European etymology—as we will demonstrate later in Volume Six—the original meaning of “God” is “He who is invoked or supplicated [in prayer].” The word “</w:t>
      </w:r>
      <w:r w:rsidRPr="00F9743F">
        <w:rPr>
          <w:rFonts w:ascii="Times-Italic" w:eastAsiaTheme="minorHAnsi" w:hAnsi="Times-Italic" w:cs="Times-Italic"/>
          <w:i/>
          <w:iCs/>
          <w14:ligatures w14:val="standardContextual"/>
        </w:rPr>
        <w:t>Allāh</w:t>
      </w:r>
      <w:r w:rsidRPr="00F9743F">
        <w:rPr>
          <w:rFonts w:ascii="Times-Roman" w:eastAsiaTheme="minorHAnsi" w:hAnsi="Times-Roman" w:cs="Times-Roman"/>
          <w14:ligatures w14:val="standardContextual"/>
        </w:rPr>
        <w:t>,” as we will also demonstrate, is identical to its Hebrew, Syriac, and Aramaic counterparts for “God” in the Biblical Tradition—namely, the words</w:t>
      </w:r>
      <w:r w:rsidRPr="00F9743F">
        <w:rPr>
          <w:rFonts w:ascii="Times-Italic" w:eastAsiaTheme="minorHAnsi" w:hAnsi="Times-Italic" w:cs="Times-Italic"/>
          <w:i/>
          <w:iCs/>
          <w14:ligatures w14:val="standardContextual"/>
        </w:rPr>
        <w:t xml:space="preserve"> </w:t>
      </w:r>
      <w:r w:rsidRPr="00F9743F">
        <w:rPr>
          <w:rFonts w:ascii="Times-Roman" w:eastAsiaTheme="minorHAnsi" w:hAnsi="Times-Roman" w:cs="Times-Roman"/>
          <w14:ligatures w14:val="standardContextual"/>
        </w:rPr>
        <w:t>“</w:t>
      </w:r>
      <w:r w:rsidRPr="00F9743F">
        <w:rPr>
          <w:rFonts w:ascii="Times-Italic" w:eastAsiaTheme="minorHAnsi" w:hAnsi="Times-Italic" w:cs="Times-Italic"/>
          <w:i/>
          <w:iCs/>
          <w14:ligatures w14:val="standardContextual"/>
        </w:rPr>
        <w:t>hā-Elôah,</w:t>
      </w:r>
      <w:r w:rsidRPr="00F9743F">
        <w:rPr>
          <w:rFonts w:ascii="Times-Roman" w:eastAsiaTheme="minorHAnsi" w:hAnsi="Times-Roman" w:cs="Times-Roman"/>
          <w14:ligatures w14:val="standardContextual"/>
        </w:rPr>
        <w:t>”</w:t>
      </w:r>
      <w:r w:rsidRPr="00F9743F">
        <w:rPr>
          <w:rFonts w:ascii="Times-Italic" w:eastAsiaTheme="minorHAnsi" w:hAnsi="Times-Italic" w:cs="Times-Italic"/>
          <w:i/>
          <w:iCs/>
          <w14:ligatures w14:val="standardContextual"/>
        </w:rPr>
        <w:t xml:space="preserve"> </w:t>
      </w:r>
      <w:r w:rsidRPr="00F9743F">
        <w:rPr>
          <w:rFonts w:ascii="Times-Roman" w:eastAsiaTheme="minorHAnsi" w:hAnsi="Times-Roman" w:cs="Times-Roman"/>
          <w14:ligatures w14:val="standardContextual"/>
        </w:rPr>
        <w:t>“</w:t>
      </w:r>
      <w:r w:rsidRPr="00F9743F">
        <w:rPr>
          <w:rFonts w:ascii="Times-Italic" w:eastAsiaTheme="minorHAnsi" w:hAnsi="Times-Italic" w:cs="Times-Italic"/>
          <w:i/>
          <w:iCs/>
          <w14:ligatures w14:val="standardContextual"/>
        </w:rPr>
        <w:t>Elōhîm</w:t>
      </w:r>
      <w:r w:rsidRPr="00F9743F">
        <w:rPr>
          <w:rFonts w:ascii="Times-Roman" w:eastAsiaTheme="minorHAnsi" w:hAnsi="Times-Roman" w:cs="Times-Roman"/>
          <w14:ligatures w14:val="standardContextual"/>
        </w:rPr>
        <w:t>,” and “</w:t>
      </w:r>
      <w:r w:rsidRPr="00F9743F">
        <w:rPr>
          <w:rFonts w:ascii="Times-Italic" w:eastAsiaTheme="minorHAnsi" w:hAnsi="Times-Italic" w:cs="Times-Italic"/>
          <w:i/>
          <w:iCs/>
          <w14:ligatures w14:val="standardContextual"/>
        </w:rPr>
        <w:t>hā-Elōhîm</w:t>
      </w:r>
      <w:r w:rsidRPr="00F9743F">
        <w:rPr>
          <w:rFonts w:ascii="Times-Roman" w:eastAsiaTheme="minorHAnsi" w:hAnsi="Times-Roman" w:cs="Times-Roman"/>
          <w14:ligatures w14:val="standardContextual"/>
        </w:rPr>
        <w:t>” in Hebrew</w:t>
      </w:r>
      <w:r w:rsidRPr="00F9743F">
        <w:rPr>
          <w:rFonts w:ascii="Times-Italic" w:eastAsiaTheme="minorHAnsi" w:hAnsi="Times-Italic" w:cs="Times-Italic"/>
          <w:i/>
          <w:iCs/>
          <w14:ligatures w14:val="standardContextual"/>
        </w:rPr>
        <w:t xml:space="preserve"> </w:t>
      </w:r>
      <w:r w:rsidRPr="00F9743F">
        <w:rPr>
          <w:rFonts w:ascii="Times-Roman" w:eastAsiaTheme="minorHAnsi" w:hAnsi="Times-Roman" w:cs="Times-Roman"/>
          <w14:ligatures w14:val="standardContextual"/>
        </w:rPr>
        <w:t>and</w:t>
      </w:r>
      <w:r w:rsidRPr="00F9743F">
        <w:rPr>
          <w:rFonts w:ascii="Times-Italic" w:eastAsiaTheme="minorHAnsi" w:hAnsi="Times-Italic" w:cs="Times-Italic"/>
          <w:i/>
          <w:iCs/>
          <w14:ligatures w14:val="standardContextual"/>
        </w:rPr>
        <w:t xml:space="preserve"> Elāhā</w:t>
      </w:r>
      <w:r w:rsidRPr="00F9743F">
        <w:rPr>
          <w:rFonts w:ascii="Times-Roman" w:eastAsiaTheme="minorHAnsi" w:hAnsi="Times-Roman" w:cs="Times-Roman"/>
          <w14:ligatures w14:val="standardContextual"/>
        </w:rPr>
        <w:t xml:space="preserve">, </w:t>
      </w:r>
      <w:r w:rsidRPr="00F9743F">
        <w:rPr>
          <w:rFonts w:ascii="Times-Italic" w:eastAsiaTheme="minorHAnsi" w:hAnsi="Times-Italic" w:cs="Times-Italic"/>
          <w:i/>
          <w:iCs/>
          <w14:ligatures w14:val="standardContextual"/>
        </w:rPr>
        <w:t>Alōhō</w:t>
      </w:r>
      <w:r w:rsidRPr="00F9743F">
        <w:rPr>
          <w:rFonts w:ascii="Times-Roman" w:eastAsiaTheme="minorHAnsi" w:hAnsi="Times-Roman" w:cs="Times-Roman"/>
          <w14:ligatures w14:val="standardContextual"/>
        </w:rPr>
        <w:t>,</w:t>
      </w:r>
      <w:r w:rsidRPr="00F9743F">
        <w:rPr>
          <w:rFonts w:ascii="Times-Italic" w:eastAsiaTheme="minorHAnsi" w:hAnsi="Times-Italic" w:cs="Times-Italic"/>
          <w:i/>
          <w:iCs/>
          <w14:ligatures w14:val="standardContextual"/>
        </w:rPr>
        <w:t xml:space="preserve"> </w:t>
      </w:r>
      <w:r w:rsidRPr="00F9743F">
        <w:rPr>
          <w:rFonts w:ascii="Times-Roman" w:eastAsiaTheme="minorHAnsi" w:hAnsi="Times-Roman" w:cs="Times-Roman"/>
          <w14:ligatures w14:val="standardContextual"/>
        </w:rPr>
        <w:t xml:space="preserve">and </w:t>
      </w:r>
      <w:r w:rsidRPr="00F9743F">
        <w:rPr>
          <w:rFonts w:ascii="Times-Italic" w:eastAsiaTheme="minorHAnsi" w:hAnsi="Times-Italic" w:cs="Times-Italic"/>
          <w:i/>
          <w:iCs/>
          <w14:ligatures w14:val="standardContextual"/>
        </w:rPr>
        <w:t>Alāhā</w:t>
      </w:r>
      <w:r w:rsidRPr="00F9743F">
        <w:rPr>
          <w:rFonts w:ascii="Times-Roman" w:eastAsiaTheme="minorHAnsi" w:hAnsi="Times-Roman" w:cs="Times-Roman"/>
          <w14:ligatures w14:val="standardContextual"/>
        </w:rPr>
        <w:t xml:space="preserve"> in Aramaic and Western and Eastern Syriac . In terms of ancient Semitic linguistics, these Qur’ānic and Biblical cognates for the Creator all share an ancient Semitic root meaning “Him who is [rightfully] worshipped.” Supplication and worship—the core linguistic elements in the words “God” and “</w:t>
      </w:r>
      <w:r w:rsidRPr="00F9743F">
        <w:rPr>
          <w:rFonts w:ascii="Times-Italic" w:eastAsiaTheme="minorHAnsi" w:hAnsi="Times-Italic" w:cs="Times-Italic"/>
          <w:i/>
          <w:iCs/>
          <w14:ligatures w14:val="standardContextual"/>
        </w:rPr>
        <w:t>Allāh</w:t>
      </w:r>
      <w:r w:rsidRPr="00F9743F">
        <w:rPr>
          <w:rFonts w:ascii="Times-Roman" w:eastAsiaTheme="minorHAnsi" w:hAnsi="Times-Roman" w:cs="Times-Roman"/>
          <w14:ligatures w14:val="standardContextual"/>
        </w:rPr>
        <w:t>” respectively—are inseparably connected, for, as the Prophet Muḥammad said: “Prayer is the essence of worship (</w:t>
      </w:r>
      <w:r w:rsidRPr="00F9743F">
        <w:rPr>
          <w:rFonts w:ascii="Times-Italic" w:eastAsiaTheme="minorHAnsi" w:hAnsi="Times-Italic" w:cs="Times-Italic"/>
          <w:i/>
          <w:iCs/>
          <w14:ligatures w14:val="standardContextual"/>
        </w:rPr>
        <w:t>Al-Du‘ā’: Mukhkh al-‘ibāda</w:t>
      </w:r>
      <w:r w:rsidRPr="00F9743F">
        <w:rPr>
          <w:rFonts w:ascii="Times-Roman" w:eastAsiaTheme="minorHAnsi" w:hAnsi="Times-Roman" w:cs="Times-Roman"/>
          <w14:ligatures w14:val="standardContextual"/>
        </w:rPr>
        <w:t>).” Yet Muslims today tend to look upon “</w:t>
      </w:r>
      <w:r w:rsidRPr="00F9743F">
        <w:rPr>
          <w:rFonts w:ascii="Times-Italic" w:eastAsiaTheme="minorHAnsi" w:hAnsi="Times-Italic" w:cs="Times-Italic"/>
          <w:i/>
          <w:iCs/>
          <w14:ligatures w14:val="standardContextual"/>
        </w:rPr>
        <w:t>Allāh</w:t>
      </w:r>
      <w:r w:rsidRPr="00F9743F">
        <w:rPr>
          <w:rFonts w:ascii="Times-Roman" w:eastAsiaTheme="minorHAnsi" w:hAnsi="Times-Roman" w:cs="Times-Roman"/>
          <w14:ligatures w14:val="standardContextual"/>
        </w:rPr>
        <w:t>” as “</w:t>
      </w:r>
      <w:r w:rsidRPr="00F9743F">
        <w:rPr>
          <w:rFonts w:ascii="Times-Italic" w:eastAsiaTheme="minorHAnsi" w:hAnsi="Times-Italic" w:cs="Times-Italic"/>
          <w:i/>
          <w:iCs/>
          <w14:ligatures w14:val="standardContextual"/>
        </w:rPr>
        <w:t>their word</w:t>
      </w:r>
      <w:r w:rsidRPr="00F9743F">
        <w:rPr>
          <w:rFonts w:ascii="Times-Roman" w:eastAsiaTheme="minorHAnsi" w:hAnsi="Times-Roman" w:cs="Times-Roman"/>
          <w14:ligatures w14:val="standardContextual"/>
        </w:rPr>
        <w:t xml:space="preserve"> for God,” as if it were their “property.” Not surprisingly, they show little inclination in using “God,” which is not “their property” and is, of course, the term used by Jews, Christians, and many others—although the words are virtually identical in meaning. This same Proprietarian Spirit makes Muslims little disposed to demonstrating explicitly the vast common ground that Muslims, Jews, Christians, and others share—not just in the use of the English word “God” but in many other matters pertaining to Divinity, general belief, and history as well.</w:t>
      </w:r>
    </w:p>
    <w:p w14:paraId="100BC285" w14:textId="46186699" w:rsidR="00F9743F" w:rsidRPr="00EA6117" w:rsidRDefault="00F9743F" w:rsidP="00E616ED">
      <w:pPr>
        <w:pStyle w:val="ListParagraph"/>
        <w:numPr>
          <w:ilvl w:val="0"/>
          <w:numId w:val="105"/>
        </w:numPr>
        <w:autoSpaceDE w:val="0"/>
        <w:autoSpaceDN w:val="0"/>
        <w:adjustRightInd w:val="0"/>
        <w:rPr>
          <w:rFonts w:ascii="Times-Roman" w:eastAsiaTheme="minorHAnsi" w:hAnsi="Times-Roman" w:cs="Times-Roman"/>
          <w14:ligatures w14:val="standardContextual"/>
        </w:rPr>
      </w:pPr>
      <w:r w:rsidRPr="00F9743F">
        <w:rPr>
          <w:rFonts w:ascii="Times-Roman" w:eastAsiaTheme="minorHAnsi" w:hAnsi="Times-Roman" w:cs="Times-Roman"/>
          <w14:ligatures w14:val="standardContextual"/>
        </w:rPr>
        <w:t xml:space="preserve">But beyond this, Muslims may take ready interest, for example, in how Islamic Philosophy and Science positively affected Medieval Western Europe but without showing any similar concern for how the thought and Science of the Modern West and others before them in the ancient world—especially the Greek Philosophers—have profoundly influenced Islamic discourse. As a consequence, the scourge of Propriatarianism among contemporary Muslims undercuts Islam’s brilliant and intrinsic universality and utterly blinds them from Islam’s profound role in all world history. Consequently, from this parochial perspective, whenever we experience or believe ourselves to have encountered opposition to our worldview and Tradition, we may likely regard such noncompliance as an existential threat and begin grasping at any straws that can save us from it or help us write it off. </w:t>
      </w:r>
    </w:p>
    <w:p w14:paraId="53610C6B" w14:textId="18513DCE" w:rsidR="00F9743F" w:rsidRPr="00EA6117" w:rsidRDefault="00F9743F" w:rsidP="00E616ED">
      <w:pPr>
        <w:pStyle w:val="ListParagraph"/>
        <w:numPr>
          <w:ilvl w:val="0"/>
          <w:numId w:val="105"/>
        </w:numPr>
        <w:autoSpaceDE w:val="0"/>
        <w:autoSpaceDN w:val="0"/>
        <w:adjustRightInd w:val="0"/>
        <w:rPr>
          <w:rFonts w:ascii="Times-Roman" w:eastAsiaTheme="minorHAnsi" w:hAnsi="Times-Roman" w:cs="Times-Roman"/>
          <w14:ligatures w14:val="standardContextual"/>
        </w:rPr>
      </w:pPr>
      <w:r w:rsidRPr="00F9743F">
        <w:rPr>
          <w:rFonts w:ascii="Times-Roman" w:eastAsiaTheme="minorHAnsi" w:hAnsi="Times-Roman" w:cs="Times-Roman"/>
          <w14:ligatures w14:val="standardContextual"/>
        </w:rPr>
        <w:t xml:space="preserve">On the contrary, we must strive to understand ourselves, our Tradition, the Other, and the various Schools of thought and conventions to which they all ascribe. Most importantly, in doing this, we must understand that only by moving beyond petty-minded and Soul-destroying “Proprietarianism” can we be truly faithful to Islam and the rich Theological, Metaphysical, Intellectual, Cultural, and Civilizational heritage of Islam’s vast and brilliant Global Tradition. Thus, by virtue of its universalist and “non-Proprietarian” approach, </w:t>
      </w:r>
      <w:r w:rsidRPr="00F9743F">
        <w:rPr>
          <w:rFonts w:ascii="Times-Italic" w:eastAsiaTheme="minorHAnsi" w:hAnsi="Times-Italic" w:cs="Times-Italic"/>
          <w:i/>
          <w:iCs/>
          <w14:ligatures w14:val="standardContextual"/>
        </w:rPr>
        <w:t xml:space="preserve">The First Teaching </w:t>
      </w:r>
      <w:r w:rsidRPr="00F9743F">
        <w:rPr>
          <w:rFonts w:ascii="Times-Roman" w:eastAsiaTheme="minorHAnsi" w:hAnsi="Times-Roman" w:cs="Times-Roman"/>
          <w14:ligatures w14:val="standardContextual"/>
        </w:rPr>
        <w:t>devotes not just extensive attention but genuine and abiding interest to the Jews, Christians, Buddhists, Hindus, Pagans, and others as vital aspects of the Human as well as the Islamic story of Mankind.</w:t>
      </w:r>
    </w:p>
    <w:p w14:paraId="4AB3DECD" w14:textId="7593AE42" w:rsidR="00F9743F" w:rsidRPr="00EA6117" w:rsidRDefault="00F9743F" w:rsidP="00E616ED">
      <w:pPr>
        <w:pStyle w:val="ListParagraph"/>
        <w:numPr>
          <w:ilvl w:val="0"/>
          <w:numId w:val="105"/>
        </w:numPr>
        <w:autoSpaceDE w:val="0"/>
        <w:autoSpaceDN w:val="0"/>
        <w:adjustRightInd w:val="0"/>
        <w:rPr>
          <w:rFonts w:ascii="Times-Roman" w:eastAsiaTheme="minorHAnsi" w:hAnsi="Times-Roman" w:cs="Times-Roman"/>
          <w14:ligatures w14:val="standardContextual"/>
        </w:rPr>
      </w:pPr>
      <w:r w:rsidRPr="00F9743F">
        <w:rPr>
          <w:rFonts w:ascii="Times-Roman" w:eastAsiaTheme="minorHAnsi" w:hAnsi="Times-Roman" w:cs="Times-Roman"/>
          <w14:ligatures w14:val="standardContextual"/>
        </w:rPr>
        <w:t xml:space="preserve">There is another type of subtle Proprietarianism that </w:t>
      </w:r>
      <w:r w:rsidRPr="00F9743F">
        <w:rPr>
          <w:rFonts w:ascii="Times-Italic" w:eastAsiaTheme="minorHAnsi" w:hAnsi="Times-Italic" w:cs="Times-Italic"/>
          <w:i/>
          <w:iCs/>
          <w14:ligatures w14:val="standardContextual"/>
        </w:rPr>
        <w:t>The First Teaching</w:t>
      </w:r>
      <w:r w:rsidRPr="00F9743F">
        <w:rPr>
          <w:rFonts w:ascii="Times-Roman" w:eastAsiaTheme="minorHAnsi" w:hAnsi="Times-Roman" w:cs="Times-Roman"/>
          <w14:ligatures w14:val="standardContextual"/>
        </w:rPr>
        <w:t xml:space="preserve"> does not condone. It is the notion that people can only speak validly about matters if they are, in fact, the Proprietors of those very things or belong to the respective ethnic or community groups to which they pertain. This mode of Proprietarian thinking is prominent among certain circles today—especially in the so-called “cancel culture”—which regard it as inappropriate, if not “oppressive” for people to speak about or represent ethnicities and Communities other than their own. While there is no doubt that the insider’s view of their own ethnic groups and Communities gives them unique knowledge and insight into themselves and their histories, at the same time, however—and as we will see in our discussion of Human Nature (</w:t>
      </w:r>
      <w:r w:rsidRPr="00F9743F">
        <w:rPr>
          <w:rFonts w:ascii="Times-Italic" w:eastAsiaTheme="minorHAnsi" w:hAnsi="Times-Italic" w:cs="Times-Italic"/>
          <w:i/>
          <w:iCs/>
          <w14:ligatures w14:val="standardContextual"/>
        </w:rPr>
        <w:t>al-Fiṭra</w:t>
      </w:r>
      <w:r w:rsidRPr="00F9743F">
        <w:rPr>
          <w:rFonts w:ascii="Times-Roman" w:eastAsiaTheme="minorHAnsi" w:hAnsi="Times-Roman" w:cs="Times-Roman"/>
          <w14:ligatures w14:val="standardContextual"/>
        </w:rPr>
        <w:t xml:space="preserve">)—all Human Beings are created alike. By virtue of their shared </w:t>
      </w:r>
      <w:r w:rsidRPr="00F9743F">
        <w:rPr>
          <w:rFonts w:ascii="Times-Italic" w:eastAsiaTheme="minorHAnsi" w:hAnsi="Times-Italic" w:cs="Times-Italic"/>
          <w:i/>
          <w:iCs/>
          <w14:ligatures w14:val="standardContextual"/>
        </w:rPr>
        <w:t>Fiṭra</w:t>
      </w:r>
      <w:r w:rsidRPr="00F9743F">
        <w:rPr>
          <w:rFonts w:ascii="Times-Roman" w:eastAsiaTheme="minorHAnsi" w:hAnsi="Times-Roman" w:cs="Times-Roman"/>
          <w14:ligatures w14:val="standardContextual"/>
        </w:rPr>
        <w:t xml:space="preserve">, all people contain the God-given potential to understand and relate to each other on an inherent kinship basis, leading potentially to perfect mutual understanding. The universality of the </w:t>
      </w:r>
      <w:r w:rsidRPr="00F9743F">
        <w:rPr>
          <w:rFonts w:ascii="Times-Italic" w:eastAsiaTheme="minorHAnsi" w:hAnsi="Times-Italic" w:cs="Times-Italic"/>
          <w:i/>
          <w:iCs/>
          <w14:ligatures w14:val="standardContextual"/>
        </w:rPr>
        <w:t>Fiṭra</w:t>
      </w:r>
      <w:r w:rsidRPr="00F9743F">
        <w:rPr>
          <w:rFonts w:ascii="Times-Roman" w:eastAsiaTheme="minorHAnsi" w:hAnsi="Times-Roman" w:cs="Times-Roman"/>
          <w14:ligatures w14:val="standardContextual"/>
        </w:rPr>
        <w:t xml:space="preserve"> enables the honest Black to speak intelligently and fairly about the White, just as the truthful White can learn to speak insightfully and beneficially about the Black. There are no inherent or essentialist Proprietarian barriers that make such types of discourse impossible, unacceptable, or inappropriate. Indeed, the Proprietarianism of Modern-day “cancel culture” is predicated upon the assumption—conscious or subconscious—that objective and universal Human knowledge is impossible.</w:t>
      </w:r>
    </w:p>
    <w:p w14:paraId="06815DAF" w14:textId="5C269399" w:rsidR="00F9743F" w:rsidRPr="00EA6117" w:rsidRDefault="00F9743F" w:rsidP="00E616ED">
      <w:pPr>
        <w:pStyle w:val="ListParagraph"/>
        <w:numPr>
          <w:ilvl w:val="0"/>
          <w:numId w:val="105"/>
        </w:numPr>
        <w:autoSpaceDE w:val="0"/>
        <w:autoSpaceDN w:val="0"/>
        <w:adjustRightInd w:val="0"/>
        <w:rPr>
          <w:rFonts w:ascii="Times-Roman" w:eastAsiaTheme="minorHAnsi" w:hAnsi="Times-Roman" w:cs="Times-Roman"/>
          <w14:ligatures w14:val="standardContextual"/>
        </w:rPr>
      </w:pPr>
      <w:r w:rsidRPr="00F9743F">
        <w:rPr>
          <w:rFonts w:ascii="Times-Roman" w:eastAsiaTheme="minorHAnsi" w:hAnsi="Times-Roman" w:cs="Times-Roman"/>
          <w14:ligatures w14:val="standardContextual"/>
        </w:rPr>
        <w:t>Moreover, in shunning “Proprietarian” mindsets, this book—especially when speaking of “questionable” Muslim figures in the past—takes care to avoid the unenlightened and exceedingly superficial habit of much contemporary Muslim thought of dividing believers into “good” and “bad” Muslims. Such a shallow approach to Islam is also typical of the outwardness and default Islamism of many Muslims today. In line with such a view, many of the representatives of Traditional Islamic Civilization in this book would be undesirable in some Muslim eyes—despite their lasting and very tangible contributions to Islamic and Human thought—because they were not “good” Muslims, as if they should be “canceled” for that reason and deemed as having had nothing to do with the Islamic legacy.</w:t>
      </w:r>
    </w:p>
    <w:p w14:paraId="424DC35B" w14:textId="153C6D64" w:rsidR="00F9743F" w:rsidRPr="00EA6117" w:rsidRDefault="00F9743F" w:rsidP="00E616ED">
      <w:pPr>
        <w:pStyle w:val="ListParagraph"/>
        <w:numPr>
          <w:ilvl w:val="0"/>
          <w:numId w:val="105"/>
        </w:numPr>
        <w:autoSpaceDE w:val="0"/>
        <w:autoSpaceDN w:val="0"/>
        <w:adjustRightInd w:val="0"/>
        <w:rPr>
          <w:rFonts w:ascii="Times-Roman" w:eastAsiaTheme="minorHAnsi" w:hAnsi="Times-Roman" w:cs="Times-Roman"/>
          <w:color w:val="000000"/>
          <w14:ligatures w14:val="standardContextual"/>
        </w:rPr>
      </w:pPr>
      <w:r w:rsidRPr="00F9743F">
        <w:rPr>
          <w:rFonts w:ascii="Times-Roman" w:eastAsiaTheme="minorHAnsi" w:hAnsi="Times-Roman" w:cs="Times-Roman"/>
          <w14:ligatures w14:val="standardContextual"/>
        </w:rPr>
        <w:t>As we will see later,</w:t>
      </w:r>
      <w:r w:rsidRPr="00F9743F">
        <w:rPr>
          <w:rFonts w:ascii="Times-Bold" w:eastAsiaTheme="minorHAnsi" w:hAnsi="Times-Bold" w:cs="Times-Bold"/>
          <w:b/>
          <w:bCs/>
          <w14:ligatures w14:val="standardContextual"/>
        </w:rPr>
        <w:t xml:space="preserve"> al-Shaykh </w:t>
      </w:r>
      <w:r w:rsidRPr="00F9743F">
        <w:rPr>
          <w:rFonts w:ascii="Times-Bold" w:eastAsiaTheme="minorHAnsi" w:hAnsi="Times-Bold" w:cs="Times-Bold"/>
          <w:b/>
          <w:bCs/>
          <w:color w:val="000000"/>
          <w14:ligatures w14:val="standardContextual"/>
        </w:rPr>
        <w:t>Zarrūq</w:t>
      </w:r>
      <w:r w:rsidRPr="00F9743F">
        <w:rPr>
          <w:rFonts w:ascii="Times-Roman" w:eastAsiaTheme="minorHAnsi" w:hAnsi="Times-Roman" w:cs="Times-Roman"/>
          <w:color w:val="000000"/>
          <w14:ligatures w14:val="standardContextual"/>
        </w:rPr>
        <w:t xml:space="preserve"> states that there is no false testimony (</w:t>
      </w:r>
      <w:r w:rsidRPr="00F9743F">
        <w:rPr>
          <w:rFonts w:ascii="Times-Italic" w:eastAsiaTheme="minorHAnsi" w:hAnsi="Times-Italic" w:cs="Times-Italic"/>
          <w:i/>
          <w:iCs/>
          <w:color w:val="000000"/>
          <w14:ligatures w14:val="standardContextual"/>
        </w:rPr>
        <w:t>shahādat al-zūr</w:t>
      </w:r>
      <w:r w:rsidRPr="00F9743F">
        <w:rPr>
          <w:rFonts w:ascii="Times-Roman" w:eastAsiaTheme="minorHAnsi" w:hAnsi="Times-Roman" w:cs="Times-Roman"/>
          <w:color w:val="000000"/>
          <w14:ligatures w14:val="standardContextual"/>
        </w:rPr>
        <w:t>) greater than to declare that a certain person will go to the Fire or the Garden without explicit proof from the Qur’ān</w:t>
      </w:r>
      <w:r w:rsidRPr="00F9743F">
        <w:rPr>
          <w:rFonts w:ascii="Helvetica" w:eastAsiaTheme="minorHAnsi" w:hAnsi="Helvetica" w:cs="Helvetica"/>
          <w:color w:val="000000"/>
          <w14:ligatures w14:val="standardContextual"/>
        </w:rPr>
        <w:t xml:space="preserve"> </w:t>
      </w:r>
      <w:r w:rsidRPr="00F9743F">
        <w:rPr>
          <w:rFonts w:ascii="Times-Roman" w:eastAsiaTheme="minorHAnsi" w:hAnsi="Times-Roman" w:cs="Times-Roman"/>
          <w:color w:val="000000"/>
          <w14:ligatures w14:val="standardContextual"/>
        </w:rPr>
        <w:t xml:space="preserve">or the </w:t>
      </w:r>
      <w:r w:rsidRPr="00F9743F">
        <w:rPr>
          <w:rFonts w:ascii="Times-Italic" w:eastAsiaTheme="minorHAnsi" w:hAnsi="Times-Italic" w:cs="Times-Italic"/>
          <w:i/>
          <w:iCs/>
          <w:color w:val="000000"/>
          <w14:ligatures w14:val="standardContextual"/>
        </w:rPr>
        <w:t>Sunna</w:t>
      </w:r>
      <w:r w:rsidRPr="00F9743F">
        <w:rPr>
          <w:rFonts w:ascii="Times-Roman" w:eastAsiaTheme="minorHAnsi" w:hAnsi="Times-Roman" w:cs="Times-Roman"/>
          <w:color w:val="000000"/>
          <w14:ligatures w14:val="standardContextual"/>
        </w:rPr>
        <w:t xml:space="preserve">. Likewise, it is not in the capacity of Muslims to know which Muslims are actually “good” or “bad” in God’s Eyes. Psychological and spiritual realities are too complex, and, after all, hypocrisy often masquerades as piety, while apparent outward impiety may—for a variety of reasons—sometimes conceal inward sincerity and true belief. </w:t>
      </w:r>
    </w:p>
    <w:p w14:paraId="586C2284" w14:textId="65E1E344" w:rsidR="00F9743F" w:rsidRPr="00EA6117" w:rsidRDefault="00F9743F" w:rsidP="00E616ED">
      <w:pPr>
        <w:pStyle w:val="ListParagraph"/>
        <w:numPr>
          <w:ilvl w:val="0"/>
          <w:numId w:val="105"/>
        </w:numPr>
        <w:autoSpaceDE w:val="0"/>
        <w:autoSpaceDN w:val="0"/>
        <w:adjustRightInd w:val="0"/>
        <w:rPr>
          <w:rFonts w:ascii="Helvetica" w:eastAsiaTheme="minorHAnsi" w:hAnsi="Helvetica" w:cs="Helvetica"/>
          <w:color w:val="000000"/>
          <w14:ligatures w14:val="standardContextual"/>
        </w:rPr>
      </w:pPr>
      <w:r w:rsidRPr="00F9743F">
        <w:rPr>
          <w:rFonts w:ascii="Times-Roman" w:eastAsiaTheme="minorHAnsi" w:hAnsi="Times-Roman" w:cs="Times-Roman"/>
          <w:color w:val="000000"/>
          <w14:ligatures w14:val="standardContextual"/>
        </w:rPr>
        <w:t xml:space="preserve">God says in the </w:t>
      </w:r>
      <w:r w:rsidRPr="00F9743F">
        <w:rPr>
          <w:rFonts w:ascii="Times-Roman" w:eastAsiaTheme="minorHAnsi" w:hAnsi="Times-Roman" w:cs="Times-Roman"/>
          <w14:ligatures w14:val="standardContextual"/>
        </w:rPr>
        <w:t xml:space="preserve">Qur’ān: “So, do not assert your own goodness: It is He, [God], who knows best those who truly hold Him in reverence” (The Star, 53:32; see also: Qur’ān, 4:49). In the end, it is only God who knows best the true state and ultimate end of every Human being and which of the believers is truly “good” or “bad.” </w:t>
      </w:r>
      <w:r w:rsidRPr="00F9743F">
        <w:rPr>
          <w:rFonts w:ascii="Times-Roman" w:eastAsiaTheme="minorHAnsi" w:hAnsi="Times-Roman" w:cs="Times-Roman"/>
          <w:color w:val="000000"/>
          <w14:ligatures w14:val="standardContextual"/>
        </w:rPr>
        <w:t xml:space="preserve">Moreover, the Prophet stated in a rigorously authenticated </w:t>
      </w:r>
      <w:r w:rsidRPr="00F9743F">
        <w:rPr>
          <w:rFonts w:ascii="Times-Italic" w:eastAsiaTheme="minorHAnsi" w:hAnsi="Times-Italic" w:cs="Times-Italic"/>
          <w:i/>
          <w:iCs/>
          <w14:ligatures w14:val="standardContextual"/>
        </w:rPr>
        <w:t>Ḥadīth</w:t>
      </w:r>
      <w:r w:rsidRPr="00F9743F">
        <w:rPr>
          <w:rFonts w:ascii="Times-Roman" w:eastAsiaTheme="minorHAnsi" w:hAnsi="Times-Roman" w:cs="Times-Roman"/>
          <w14:ligatures w14:val="standardContextual"/>
        </w:rPr>
        <w:t xml:space="preserve"> in the books of </w:t>
      </w:r>
      <w:r w:rsidRPr="00F9743F">
        <w:rPr>
          <w:rFonts w:ascii="Times-Bold" w:eastAsiaTheme="minorHAnsi" w:hAnsi="Times-Bold" w:cs="Times-Bold"/>
          <w:b/>
          <w:bCs/>
          <w14:ligatures w14:val="standardContextual"/>
        </w:rPr>
        <w:t>Imāms al-Bukhārī</w:t>
      </w:r>
      <w:r w:rsidRPr="00F9743F">
        <w:rPr>
          <w:rFonts w:ascii="Times-Roman" w:eastAsiaTheme="minorHAnsi" w:hAnsi="Times-Roman" w:cs="Times-Roman"/>
          <w14:ligatures w14:val="standardContextual"/>
        </w:rPr>
        <w:t xml:space="preserve">, Muslim, </w:t>
      </w:r>
      <w:r w:rsidRPr="00F9743F">
        <w:rPr>
          <w:rFonts w:ascii="Times-Bold" w:eastAsiaTheme="minorHAnsi" w:hAnsi="Times-Bold" w:cs="Times-Bold"/>
          <w:b/>
          <w:bCs/>
          <w14:ligatures w14:val="standardContextual"/>
        </w:rPr>
        <w:t>Aḥmad</w:t>
      </w:r>
      <w:r w:rsidRPr="00F9743F">
        <w:rPr>
          <w:rFonts w:ascii="Times-Bold" w:eastAsiaTheme="minorHAnsi" w:hAnsi="Times-Bold" w:cs="Times-Bold"/>
          <w:b/>
          <w:bCs/>
          <w:color w:val="000000"/>
          <w14:ligatures w14:val="standardContextual"/>
        </w:rPr>
        <w:t xml:space="preserve"> ibn</w:t>
      </w:r>
      <w:r w:rsidRPr="00F9743F">
        <w:rPr>
          <w:rFonts w:ascii="Times-Roman" w:eastAsiaTheme="minorHAnsi" w:hAnsi="Times-Roman" w:cs="Times-Roman"/>
          <w14:ligatures w14:val="standardContextual"/>
        </w:rPr>
        <w:t xml:space="preserve"> </w:t>
      </w:r>
      <w:r w:rsidRPr="00F9743F">
        <w:rPr>
          <w:rFonts w:ascii="Times-Bold" w:eastAsiaTheme="minorHAnsi" w:hAnsi="Times-Bold" w:cs="Times-Bold"/>
          <w:b/>
          <w:bCs/>
          <w14:ligatures w14:val="standardContextual"/>
        </w:rPr>
        <w:t>Ḥ</w:t>
      </w:r>
      <w:r w:rsidRPr="00F9743F">
        <w:rPr>
          <w:rFonts w:ascii="Times-Bold" w:eastAsiaTheme="minorHAnsi" w:hAnsi="Times-Bold" w:cs="Times-Bold"/>
          <w:b/>
          <w:bCs/>
          <w:color w:val="000000"/>
          <w14:ligatures w14:val="standardContextual"/>
        </w:rPr>
        <w:t>anbal</w:t>
      </w:r>
      <w:r w:rsidRPr="00F9743F">
        <w:rPr>
          <w:rFonts w:ascii="Times-Roman" w:eastAsiaTheme="minorHAnsi" w:hAnsi="Times-Roman" w:cs="Times-Roman"/>
          <w:color w:val="000000"/>
          <w14:ligatures w14:val="standardContextual"/>
        </w:rPr>
        <w:t>,</w:t>
      </w:r>
      <w:r w:rsidRPr="00F9743F">
        <w:rPr>
          <w:rFonts w:ascii="Times-Roman" w:eastAsiaTheme="minorHAnsi" w:hAnsi="Times-Roman" w:cs="Times-Roman"/>
          <w14:ligatures w14:val="standardContextual"/>
        </w:rPr>
        <w:t xml:space="preserve"> and </w:t>
      </w:r>
      <w:r w:rsidRPr="00F9743F">
        <w:rPr>
          <w:rFonts w:ascii="Times-Bold" w:eastAsiaTheme="minorHAnsi" w:hAnsi="Times-Bold" w:cs="Times-Bold"/>
          <w:b/>
          <w:bCs/>
          <w14:ligatures w14:val="standardContextual"/>
        </w:rPr>
        <w:t>al-Dārimī</w:t>
      </w:r>
      <w:r w:rsidRPr="00F9743F">
        <w:rPr>
          <w:rFonts w:ascii="Times-Roman" w:eastAsiaTheme="minorHAnsi" w:hAnsi="Times-Roman" w:cs="Times-Roman"/>
          <w14:ligatures w14:val="standardContextual"/>
        </w:rPr>
        <w:t>: “And, truly, God bolsters this religion by [means of] the corrupt man (</w:t>
      </w:r>
      <w:r w:rsidRPr="00F9743F">
        <w:rPr>
          <w:rFonts w:ascii="Times-Italic" w:eastAsiaTheme="minorHAnsi" w:hAnsi="Times-Italic" w:cs="Times-Italic"/>
          <w:i/>
          <w:iCs/>
          <w14:ligatures w14:val="standardContextual"/>
        </w:rPr>
        <w:t>wa inna-’Llāha la-yu’ayyidu hādhā-’l-dīna bi-’l-rajuli-’l-fājir</w:t>
      </w:r>
      <w:r w:rsidRPr="00F9743F">
        <w:rPr>
          <w:rFonts w:ascii="Times-Roman" w:eastAsiaTheme="minorHAnsi" w:hAnsi="Times-Roman" w:cs="Times-Roman"/>
          <w14:ligatures w14:val="standardContextual"/>
        </w:rPr>
        <w:t xml:space="preserve">).” Thus, even the truly “bad” Muslim has an essential and crucial role to play in the unfolding of Islamic history, its various Cultures, and regional and world Civilizations. It is wise, therefore, that the non-Proprietarian Muslim reader-listener avoid making ultimate conclusions about the ultimate standings of past or present-day Believers with God, while every Muslim remains free to reject whatever violations of the </w:t>
      </w:r>
      <w:r w:rsidRPr="00F9743F">
        <w:rPr>
          <w:rFonts w:ascii="Times-Italic" w:eastAsiaTheme="minorHAnsi" w:hAnsi="Times-Italic" w:cs="Times-Italic"/>
          <w:i/>
          <w:iCs/>
          <w14:ligatures w14:val="standardContextual"/>
        </w:rPr>
        <w:t>Sharī‘a</w:t>
      </w:r>
      <w:r w:rsidRPr="00F9743F">
        <w:rPr>
          <w:rFonts w:ascii="Times-Roman" w:eastAsiaTheme="minorHAnsi" w:hAnsi="Times-Roman" w:cs="Times-Roman"/>
          <w14:ligatures w14:val="standardContextual"/>
        </w:rPr>
        <w:t xml:space="preserve"> they clearly committed.</w:t>
      </w:r>
      <w:r w:rsidRPr="00F9743F">
        <w:rPr>
          <w:rFonts w:ascii="Helvetica" w:eastAsiaTheme="minorHAnsi" w:hAnsi="Helvetica" w:cs="Helvetica"/>
          <w:color w:val="000000"/>
          <w14:ligatures w14:val="standardContextual"/>
        </w:rPr>
        <w:t xml:space="preserve"> </w:t>
      </w:r>
    </w:p>
    <w:p w14:paraId="7161C495" w14:textId="6FB1308C" w:rsidR="00F9743F" w:rsidRPr="00EA6117" w:rsidRDefault="00F9743F" w:rsidP="00E616ED">
      <w:pPr>
        <w:pStyle w:val="ListParagraph"/>
        <w:numPr>
          <w:ilvl w:val="0"/>
          <w:numId w:val="105"/>
        </w:numPr>
        <w:autoSpaceDE w:val="0"/>
        <w:autoSpaceDN w:val="0"/>
        <w:adjustRightInd w:val="0"/>
        <w:rPr>
          <w:rFonts w:ascii="Times-Roman" w:eastAsiaTheme="minorHAnsi" w:hAnsi="Times-Roman" w:cs="Times-Roman"/>
          <w:color w:val="000000"/>
          <w14:ligatures w14:val="standardContextual"/>
        </w:rPr>
      </w:pPr>
      <w:r w:rsidRPr="00F9743F">
        <w:rPr>
          <w:rFonts w:ascii="Times-Roman" w:eastAsiaTheme="minorHAnsi" w:hAnsi="Times-Roman" w:cs="Times-Roman"/>
          <w14:ligatures w14:val="standardContextual"/>
        </w:rPr>
        <w:t xml:space="preserve">Only by moving beyond “Proprietarianism” does it become possible for people to get to know the Other and themselves. Because today’s </w:t>
      </w:r>
      <w:r w:rsidRPr="00F9743F">
        <w:rPr>
          <w:rFonts w:ascii="Times-Roman" w:eastAsiaTheme="minorHAnsi" w:hAnsi="Times-Roman" w:cs="Times-Roman"/>
          <w:color w:val="000000"/>
          <w14:ligatures w14:val="standardContextual"/>
        </w:rPr>
        <w:t xml:space="preserve">Muslims—like many Jews, Christians, Buddhists, Hindus, and others—are often parochial, insular, and distinctly “Propriatarian” in their view of the past, we often know little about our own histories, not to mention those of different peoples. In many cases, we have also been trained and educated under a pale of ignorance regarding major aspects of our own historical legacies which were never brought to our attention. Broadly speaking, for example, Muslims tend to be very conscious of the “fall of </w:t>
      </w:r>
      <w:r w:rsidRPr="00F9743F">
        <w:rPr>
          <w:rFonts w:ascii="Times-Bold" w:eastAsiaTheme="minorHAnsi" w:hAnsi="Times-Bold" w:cs="Times-Bold"/>
          <w:b/>
          <w:bCs/>
          <w:color w:val="000000"/>
          <w14:ligatures w14:val="standardContextual"/>
        </w:rPr>
        <w:t>Granada</w:t>
      </w:r>
      <w:r w:rsidRPr="00F9743F">
        <w:rPr>
          <w:rFonts w:ascii="Times-Roman" w:eastAsiaTheme="minorHAnsi" w:hAnsi="Times-Roman" w:cs="Times-Roman"/>
          <w:color w:val="000000"/>
          <w14:ligatures w14:val="standardContextual"/>
        </w:rPr>
        <w:t xml:space="preserve"> and Muslim Spain.” Some would even know that Granada capitulated in the same year, 897/1492, when </w:t>
      </w:r>
      <w:r w:rsidRPr="00F9743F">
        <w:rPr>
          <w:rFonts w:ascii="Times-Bold" w:eastAsiaTheme="minorHAnsi" w:hAnsi="Times-Bold" w:cs="Times-Bold"/>
          <w:b/>
          <w:bCs/>
          <w14:ligatures w14:val="standardContextual"/>
        </w:rPr>
        <w:t>Christopher Columbus</w:t>
      </w:r>
      <w:r w:rsidRPr="00F9743F">
        <w:rPr>
          <w:rFonts w:ascii="Times-Roman" w:eastAsiaTheme="minorHAnsi" w:hAnsi="Times-Roman" w:cs="Times-Roman"/>
          <w:color w:val="000000"/>
          <w14:ligatures w14:val="standardContextual"/>
        </w:rPr>
        <w:t xml:space="preserve"> made his voyage across the Atlantic to the Americas, the basic principles of which he learned directly from Muslim astronomers. As a rule, they would also know that before that time “Islam ruled” Muslim Spain for more than seven centuries and produced a brilliant and highly pluralistic Civilization there. The same people would probably lament the “fall of Muslim Spain” and even have an idea about which “impious” persons or parties of “bad” Muslims they ought to blame. Rarely, however, would they understand that Muslim Portugal was also just as essential a part of Iberian Islam as “Muslim Spain.” Paradoxically, they would also probably have little idea of what became of the millions of ethnic Muslims and Jews in Muslim Spain and Portugal who were left behind and “cleansed” after the conquest of the Western Iberian Crusade.</w:t>
      </w:r>
    </w:p>
    <w:p w14:paraId="244E3D18" w14:textId="3FF953F8" w:rsidR="00F9743F" w:rsidRPr="00EA6117" w:rsidRDefault="00F9743F" w:rsidP="00E616ED">
      <w:pPr>
        <w:pStyle w:val="ListParagraph"/>
        <w:numPr>
          <w:ilvl w:val="0"/>
          <w:numId w:val="105"/>
        </w:numPr>
        <w:autoSpaceDE w:val="0"/>
        <w:autoSpaceDN w:val="0"/>
        <w:adjustRightInd w:val="0"/>
        <w:rPr>
          <w:rFonts w:ascii="Times-Roman" w:eastAsiaTheme="minorHAnsi" w:hAnsi="Times-Roman" w:cs="Times-Roman"/>
          <w:color w:val="000000"/>
          <w14:ligatures w14:val="standardContextual"/>
        </w:rPr>
      </w:pPr>
      <w:r w:rsidRPr="00F9743F">
        <w:rPr>
          <w:rFonts w:ascii="Times-Roman" w:eastAsiaTheme="minorHAnsi" w:hAnsi="Times-Roman" w:cs="Times-Roman"/>
          <w:color w:val="000000"/>
          <w14:ligatures w14:val="standardContextual"/>
        </w:rPr>
        <w:t xml:space="preserve">Thus, one of the core purposes of </w:t>
      </w:r>
      <w:r w:rsidRPr="00F9743F">
        <w:rPr>
          <w:rFonts w:ascii="Times-Italic" w:eastAsiaTheme="minorHAnsi" w:hAnsi="Times-Italic" w:cs="Times-Italic"/>
          <w:i/>
          <w:iCs/>
          <w:color w:val="000000"/>
          <w14:ligatures w14:val="standardContextual"/>
        </w:rPr>
        <w:t>The First Teaching</w:t>
      </w:r>
      <w:r w:rsidRPr="00F9743F">
        <w:rPr>
          <w:rFonts w:ascii="Times-Roman" w:eastAsiaTheme="minorHAnsi" w:hAnsi="Times-Roman" w:cs="Times-Roman"/>
          <w:color w:val="000000"/>
          <w14:ligatures w14:val="standardContextual"/>
        </w:rPr>
        <w:t xml:space="preserve"> is to help us—as Muslims—develop again the universalist, non-insular, “non-Proprietarian” perspective of our Tradition regarding ourselves and our neighbors throughout the world, one that is faithful to our religious Tradition. But this goal is no less valuable for “Westerners” in Western and Eastern Europe, North America, Australia, New Zealand, and elsewhere. For the most part, Westerners—no less than Muslims—as well as Modern historians and thinkers have suffered from their own insular and “Proprietarian” views of themselves and often surprising ignorance of their profoundly shared global histories with Muslims and others. Although there are notable exceptions, we have all been marked by the myopic view of ourselves and the past, and the history of the “West” has—for generations—been studied as essentially exceptionalist and independent from the West’s relations with other high Cultures and Civilizations—especially those of the vast Islamic world. </w:t>
      </w:r>
    </w:p>
    <w:p w14:paraId="035DB270" w14:textId="628C91E6" w:rsidR="00C2298A" w:rsidRPr="00EA6117" w:rsidRDefault="00F9743F" w:rsidP="00E616ED">
      <w:pPr>
        <w:pStyle w:val="ListParagraph"/>
        <w:numPr>
          <w:ilvl w:val="0"/>
          <w:numId w:val="105"/>
        </w:numPr>
        <w:rPr>
          <w:rFonts w:eastAsiaTheme="minorHAnsi"/>
        </w:rPr>
      </w:pPr>
      <w:r w:rsidRPr="00F9743F">
        <w:rPr>
          <w:rFonts w:ascii="Times-Roman" w:eastAsiaTheme="minorHAnsi" w:hAnsi="Times-Roman" w:cs="Times-Roman"/>
          <w:color w:val="000000"/>
          <w14:ligatures w14:val="standardContextual"/>
        </w:rPr>
        <w:t xml:space="preserve">In today’s complex and potentially dangerous global world, failure to grasp the Human story as a whole is a prelude to misunderstanding, miscalculations, and perhaps even destruction. Just as the insularity of Muslims harms them and their view of the world today, so also is it necessary for Western and Eastern Europeans, North Americans, and others to liberate themselves from the shackles of any lingering insular or Proprietarian views of themselves and their historical legacies. At the same time, they should seek diligently to imbibe sound, yet honest and authentic views about where we all belong in our shared Humanity and the universal story of </w:t>
      </w:r>
      <w:r w:rsidRPr="00F9743F">
        <w:rPr>
          <w:rFonts w:ascii="Times-Bold" w:eastAsiaTheme="minorHAnsi" w:hAnsi="Times-Bold" w:cs="Times-Bold"/>
          <w:b/>
          <w:bCs/>
          <w:color w:val="000000"/>
          <w14:ligatures w14:val="standardContextual"/>
        </w:rPr>
        <w:t>synthetic history</w:t>
      </w:r>
      <w:r w:rsidRPr="00F9743F">
        <w:rPr>
          <w:rFonts w:ascii="Times-Roman" w:eastAsiaTheme="minorHAnsi" w:hAnsi="Times-Roman" w:cs="Times-Roman"/>
          <w:color w:val="000000"/>
          <w14:ligatures w14:val="standardContextual"/>
        </w:rPr>
        <w:t xml:space="preserve">, which is one of the chief purposes of </w:t>
      </w:r>
      <w:r w:rsidRPr="00F9743F">
        <w:rPr>
          <w:rFonts w:ascii="Times-Bold" w:eastAsiaTheme="minorHAnsi" w:hAnsi="Times-Bold" w:cs="Times-Bold"/>
          <w:b/>
          <w:bCs/>
          <w:color w:val="000000"/>
          <w14:ligatures w14:val="standardContextual"/>
        </w:rPr>
        <w:t>Occidentalism</w:t>
      </w:r>
      <w:r w:rsidRPr="00F9743F">
        <w:rPr>
          <w:rFonts w:ascii="Times-Roman" w:eastAsiaTheme="minorHAnsi" w:hAnsi="Times-Roman" w:cs="Times-Roman"/>
          <w:color w:val="000000"/>
          <w14:ligatures w14:val="standardContextual"/>
        </w:rPr>
        <w:t xml:space="preserve"> as it is presented in the Syntopicon that follows and Volume Five.</w:t>
      </w:r>
    </w:p>
    <w:p w14:paraId="737EAE5D" w14:textId="1A9F46C2" w:rsidR="00C2298A" w:rsidRPr="00C2298A" w:rsidRDefault="00C2298A" w:rsidP="00E616ED">
      <w:pPr>
        <w:pStyle w:val="ListParagraph"/>
        <w:numPr>
          <w:ilvl w:val="0"/>
          <w:numId w:val="105"/>
        </w:numPr>
        <w:rPr>
          <w:rFonts w:eastAsiaTheme="minorHAnsi"/>
        </w:rPr>
      </w:pPr>
      <w:r w:rsidRPr="00C2298A">
        <w:rPr>
          <w:rFonts w:eastAsiaTheme="minorHAnsi"/>
        </w:rPr>
        <w:t>The proper study of history and languages invites universalism and tends to undo Proprietarianism. Consequently, proper exposure to history and languages belongs to the essentials of a good education and helps lay the foundations for a healthy society based on sound understanding of ourselves and the Other. Such edification helps immensely to broaden the mind, remove narrowness, and offset the types of damage such short-sightedness brings about. Shortly before his assassination in the year that followed Malcolm’s pilgrimage, he asserted wisely: “It is impossible to understand the present or prepare for the future unless we have some knowledge of the past.” Traditional oral storytellers in West Africa say:</w:t>
      </w:r>
    </w:p>
    <w:p w14:paraId="5834F9BD" w14:textId="5DF409D0" w:rsidR="00C2298A" w:rsidRDefault="00C2298A" w:rsidP="00E616ED">
      <w:pPr>
        <w:pStyle w:val="ListParagraph"/>
        <w:numPr>
          <w:ilvl w:val="1"/>
          <w:numId w:val="105"/>
        </w:numPr>
        <w:rPr>
          <w:rFonts w:eastAsiaTheme="minorHAnsi"/>
        </w:rPr>
      </w:pPr>
      <w:r w:rsidRPr="00C2298A">
        <w:rPr>
          <w:rFonts w:eastAsiaTheme="minorHAnsi"/>
        </w:rPr>
        <w:t>We are vessels of speech. We are the repositories that harbor secrets many centuries old. History holds no mystery for us. The world is old, but the future springs from the past.</w:t>
      </w:r>
    </w:p>
    <w:p w14:paraId="69949061" w14:textId="77777777" w:rsidR="00EA6117" w:rsidRPr="00EA6117" w:rsidRDefault="00EA6117" w:rsidP="00E616ED">
      <w:pPr>
        <w:pStyle w:val="ListParagraph"/>
        <w:numPr>
          <w:ilvl w:val="0"/>
          <w:numId w:val="105"/>
        </w:numPr>
        <w:rPr>
          <w:rFonts w:eastAsiaTheme="minorHAnsi"/>
        </w:rPr>
      </w:pPr>
      <w:r w:rsidRPr="00EA6117">
        <w:rPr>
          <w:rFonts w:eastAsiaTheme="minorHAnsi"/>
        </w:rPr>
        <w:t>“Proprietarianism” is a concept inspired by C. S. Lewis (d. 1383/1963) in an essay he wrote called “The Inner Ring.” “The Inner Ring” describes how “proprietarian” myopias often dangerously manifest themselves at the social and cultural level in “inner rings.” Lewis says of such inner circles:</w:t>
      </w:r>
    </w:p>
    <w:p w14:paraId="0373D267" w14:textId="77777777" w:rsidR="00EA6117" w:rsidRPr="00EA6117" w:rsidRDefault="00EA6117" w:rsidP="00E616ED">
      <w:pPr>
        <w:pStyle w:val="ListParagraph"/>
        <w:numPr>
          <w:ilvl w:val="0"/>
          <w:numId w:val="105"/>
        </w:numPr>
        <w:rPr>
          <w:rFonts w:eastAsiaTheme="minorHAnsi"/>
        </w:rPr>
      </w:pPr>
      <w:r w:rsidRPr="00EA6117">
        <w:rPr>
          <w:rFonts w:eastAsiaTheme="minorHAnsi"/>
        </w:rPr>
        <w:t>There are no formal admissions or expulsions. People think they are in it after they have in fact been pushed out of it, or before they have been allowed in it. This provides great amusement for those who are really inside. Such “inner rings” have no fixed names. Their only certain rule is that the insiders and outsiders call it by different names. From inside, it may be designated, in simple cases, by mere enumeration: it may be called “You and Tony and me.” When it is very secure and comparatively stable in membership it calls itself “we.” When it has to be expanded to meet a particular emergency it calls itself “all the sensible people at this place.” From outside, if you have despaired of getting into it, you call it “that gang” or “they” or “so-and-so and his set” or “The Caucus” or “The Inner Ring.” If you are a candidate for admission you probably don’t call it anything. To discuss it with the other outsiders would make you feel outside yourself. And to mention talking to the man who is inside, and who may help you if this present conversation goes well, would be madness.</w:t>
      </w:r>
    </w:p>
    <w:p w14:paraId="6834BCD2" w14:textId="54134AEF" w:rsidR="00C2298A" w:rsidRPr="00F9743F" w:rsidRDefault="00EA6117" w:rsidP="00E616ED">
      <w:pPr>
        <w:pStyle w:val="ListParagraph"/>
        <w:numPr>
          <w:ilvl w:val="0"/>
          <w:numId w:val="105"/>
        </w:numPr>
        <w:rPr>
          <w:rFonts w:eastAsiaTheme="minorHAnsi"/>
        </w:rPr>
      </w:pPr>
      <w:r w:rsidRPr="00EA6117">
        <w:rPr>
          <w:rFonts w:eastAsiaTheme="minorHAnsi"/>
        </w:rPr>
        <w:t>For the purposes of this book, I define “Proprietarianism” as regards Muslims as the attempt by certain persons among them to define and attempt to empower themselves as “insiders” with regard to Islam and the Islamic Tradition, who—by virtue of their belonging to this inner circle—are uniquely different from and privileged above “outsiders,” especially, of course, non-Muslims. This mentality is not unique to Muslims, of course, but pertains in similar ways to certain people belonging in an exclusivist manner to other denominations, sects, cults, and religious or secular groups. As for Muslims, however, experience shows that, for all too many of them today, they easily fall prey to a number of “Proprietarian” traps. Consequently, we—as a people—desperately need the knowledge, broad perspective, and self-esteem that enable us to avoid such pitfalls. For example, we tend to be very proud of whatever non-Muslims have “borrowed” from us in the past, but we are generally uninterested in how much we, in turn, have “borrowed” from them in the present. Our Islamic Tradition—in which I firmly believe—is often misused and even weaponized. Then, instead of being a key to sound understanding, it dictates—in the name of “Proprietarian Islam”—narrow, fragmented, and generally unintelligent views of Islam and the Human story. Such lack of Universalism has the further effect of dismissing Humanity and its vast history as a whole, or it simply takes little or no interest in them. This is especially true whenever such views do not seem to relate directly to Muslims or clearly affirm what Muslims believe. As brilliant as the Islamic Tradition has been in the past, it cannot be revived nor made fully beneficial in the present if we do not render ourselves immune to the blinding disease of “Proprietarianism.” Only in the Spirit of Universalism can our Tradition be properly understood and serve as a source of humility, self-knowledge, true Islamic enlightenment. “Proprietarianism”—in contrast to Universalism—veils us from ourselves and others and, ironically, cuts us off from our Tradition—sometimes in the very name of the Tradition itself—which, at the best of times, was distinctly Universal and non-Proprietarian. The inescapable parochialism of “Proprietarianism” converts our Tradition into a blighted vision leading to self-ignorance, arrogance, and the dismissal of whatever we cannot easily identify as our own or recognize as closely parallel to what we deem to be ours. Such short-sighted “Proprietarianism” also leads us to the brink of greater decline, by casting us into an abyss of dangerous alienation from the world around us, at a time when it is as crucial for us to understand the Other as it has ever been in our history.</w:t>
      </w:r>
      <w:r>
        <w:rPr>
          <w:rFonts w:eastAsiaTheme="minorHAnsi"/>
        </w:rPr>
        <w:t xml:space="preserve"> </w:t>
      </w:r>
    </w:p>
    <w:p w14:paraId="460342AB" w14:textId="77777777" w:rsidR="00FD1A33" w:rsidRDefault="00FD1A33" w:rsidP="00FD1A33">
      <w:pPr>
        <w:rPr>
          <w:rFonts w:asciiTheme="majorBidi" w:eastAsiaTheme="minorHAnsi" w:hAnsiTheme="majorBidi" w:cstheme="majorBidi"/>
        </w:rPr>
      </w:pPr>
      <w:bookmarkStart w:id="233" w:name="_Toc188509454"/>
    </w:p>
    <w:p w14:paraId="06216EB8" w14:textId="77777777" w:rsidR="00FD1A33" w:rsidRPr="00797345" w:rsidRDefault="00FD1A33" w:rsidP="00E616ED">
      <w:pPr>
        <w:pStyle w:val="ListParagraph"/>
        <w:numPr>
          <w:ilvl w:val="0"/>
          <w:numId w:val="7"/>
        </w:numPr>
        <w:rPr>
          <w:rStyle w:val="Heading4Char"/>
          <w:rFonts w:asciiTheme="majorBidi" w:eastAsiaTheme="minorHAnsi" w:hAnsiTheme="majorBidi"/>
          <w:i w:val="0"/>
          <w:iCs w:val="0"/>
          <w:color w:val="auto"/>
          <w:sz w:val="28"/>
          <w:szCs w:val="28"/>
        </w:rPr>
      </w:pPr>
      <w:commentRangeStart w:id="234"/>
      <w:r>
        <w:rPr>
          <w:rStyle w:val="Heading4Char"/>
          <w:rFonts w:asciiTheme="majorBidi" w:hAnsiTheme="majorBidi"/>
          <w:b/>
          <w:bCs/>
          <w:color w:val="C00000"/>
          <w:sz w:val="28"/>
          <w:szCs w:val="28"/>
        </w:rPr>
        <w:t xml:space="preserve"> </w:t>
      </w:r>
      <w:r w:rsidRPr="00817DF4">
        <w:rPr>
          <w:rStyle w:val="Heading4Char"/>
          <w:rFonts w:asciiTheme="majorBidi" w:hAnsiTheme="majorBidi"/>
          <w:b/>
          <w:bCs/>
          <w:color w:val="C00000"/>
          <w:sz w:val="28"/>
          <w:szCs w:val="28"/>
        </w:rPr>
        <w:t>Unveiling (Kashf)</w:t>
      </w:r>
      <w:commentRangeEnd w:id="234"/>
      <w:r w:rsidR="004934AB" w:rsidRPr="00797345">
        <w:rPr>
          <w:rStyle w:val="CommentReference"/>
          <w:rFonts w:asciiTheme="majorBidi" w:eastAsiaTheme="minorHAnsi" w:hAnsiTheme="majorBidi" w:cstheme="majorBidi"/>
          <w:sz w:val="28"/>
          <w:szCs w:val="28"/>
        </w:rPr>
        <w:commentReference w:id="234"/>
      </w:r>
    </w:p>
    <w:p w14:paraId="6F3CCD47" w14:textId="77777777" w:rsidR="00797345" w:rsidRPr="00797345" w:rsidRDefault="00797345" w:rsidP="00797345">
      <w:pPr>
        <w:ind w:left="450"/>
        <w:rPr>
          <w:rFonts w:asciiTheme="majorBidi" w:eastAsiaTheme="minorHAnsi" w:hAnsiTheme="majorBidi" w:cstheme="majorBidi"/>
          <w:sz w:val="28"/>
          <w:szCs w:val="28"/>
        </w:rPr>
      </w:pPr>
    </w:p>
    <w:p w14:paraId="511110B4" w14:textId="52C1E28B" w:rsidR="00FD1A33" w:rsidRDefault="00FD1A33" w:rsidP="008A7DA6">
      <w:pPr>
        <w:rPr>
          <w:rFonts w:eastAsiaTheme="minorHAnsi"/>
          <w:b/>
          <w:bCs/>
          <w:i/>
          <w:iCs/>
        </w:rPr>
      </w:pPr>
      <w:r w:rsidRPr="00AB0CFA">
        <w:rPr>
          <w:rFonts w:eastAsiaTheme="minorHAnsi"/>
          <w:b/>
          <w:bCs/>
          <w:i/>
          <w:iCs/>
        </w:rPr>
        <w:t>Kashf &amp; Sound Discursive Understanding of God</w:t>
      </w:r>
      <w:bookmarkEnd w:id="233"/>
      <w:r w:rsidRPr="00AB0CFA">
        <w:rPr>
          <w:rFonts w:eastAsiaTheme="minorHAnsi"/>
          <w:b/>
          <w:bCs/>
          <w:i/>
          <w:iCs/>
        </w:rPr>
        <w:t xml:space="preserve"> </w:t>
      </w:r>
    </w:p>
    <w:p w14:paraId="606F48E6" w14:textId="77777777" w:rsidR="00797345" w:rsidRDefault="00797345" w:rsidP="008A7DA6">
      <w:pPr>
        <w:rPr>
          <w:rFonts w:eastAsiaTheme="minorHAnsi"/>
          <w:b/>
          <w:bCs/>
          <w:i/>
          <w:iCs/>
        </w:rPr>
      </w:pPr>
    </w:p>
    <w:p w14:paraId="73F3FB64" w14:textId="77777777" w:rsidR="00036925" w:rsidRPr="00036925" w:rsidRDefault="00036925" w:rsidP="00E616ED">
      <w:pPr>
        <w:pStyle w:val="ListParagraph"/>
        <w:numPr>
          <w:ilvl w:val="0"/>
          <w:numId w:val="107"/>
        </w:numPr>
        <w:rPr>
          <w:rFonts w:eastAsiaTheme="minorHAnsi"/>
          <w:b/>
          <w:bCs/>
          <w:i/>
          <w:iCs/>
        </w:rPr>
      </w:pPr>
      <w:r>
        <w:rPr>
          <w:rFonts w:ascii="Times-Roman" w:eastAsiaTheme="minorHAnsi" w:hAnsi="Times-Roman" w:cs="Times-Roman"/>
          <w:color w:val="000000"/>
          <w:sz w:val="28"/>
          <w:szCs w:val="28"/>
          <w14:ligatures w14:val="standardContextual"/>
        </w:rPr>
        <w:t xml:space="preserve">One of the Masters, </w:t>
      </w:r>
      <w:r>
        <w:rPr>
          <w:rFonts w:ascii="Times-Roman" w:eastAsiaTheme="minorHAnsi" w:hAnsi="Times-Roman" w:cs="Times-Roman"/>
          <w:color w:val="FF0000"/>
          <w:sz w:val="28"/>
          <w:szCs w:val="28"/>
          <w14:ligatures w14:val="standardContextual"/>
        </w:rPr>
        <w:t xml:space="preserve">Abū Ṭāhir al-Qazwini, </w:t>
      </w:r>
      <w:r>
        <w:rPr>
          <w:rFonts w:ascii="Times-Roman" w:eastAsiaTheme="minorHAnsi" w:hAnsi="Times-Roman" w:cs="Times-Roman"/>
          <w:color w:val="000000"/>
          <w:sz w:val="28"/>
          <w:szCs w:val="28"/>
          <w14:ligatures w14:val="standardContextual"/>
        </w:rPr>
        <w:t xml:space="preserve">states: </w:t>
      </w:r>
    </w:p>
    <w:p w14:paraId="1C749FDA" w14:textId="75087EFF" w:rsidR="00797345" w:rsidRPr="00036925" w:rsidRDefault="00036925" w:rsidP="00E616ED">
      <w:pPr>
        <w:pStyle w:val="ListParagraph"/>
        <w:numPr>
          <w:ilvl w:val="1"/>
          <w:numId w:val="107"/>
        </w:numPr>
        <w:rPr>
          <w:rFonts w:eastAsiaTheme="minorHAnsi"/>
          <w:b/>
          <w:bCs/>
          <w:i/>
          <w:iCs/>
        </w:rPr>
      </w:pPr>
      <w:r>
        <w:rPr>
          <w:rFonts w:ascii="Times-Roman" w:eastAsiaTheme="minorHAnsi" w:hAnsi="Times-Roman" w:cs="Times-Roman"/>
          <w:color w:val="000000"/>
          <w:sz w:val="28"/>
          <w:szCs w:val="28"/>
          <w14:ligatures w14:val="standardContextual"/>
        </w:rPr>
        <w:t>……</w:t>
      </w:r>
      <w:r w:rsidR="00797345">
        <w:rPr>
          <w:rFonts w:ascii="Times-Roman" w:eastAsiaTheme="minorHAnsi" w:hAnsi="Times-Roman" w:cs="Times-Roman"/>
          <w:color w:val="000000"/>
          <w:sz w:val="28"/>
          <w:szCs w:val="28"/>
          <w14:ligatures w14:val="standardContextual"/>
        </w:rPr>
        <w:t>Even when the person given spiritual unveilings (</w:t>
      </w:r>
      <w:r w:rsidR="00797345">
        <w:rPr>
          <w:rFonts w:ascii="Times-Italic" w:eastAsiaTheme="minorHAnsi" w:hAnsi="Times-Italic" w:cs="Times-Italic"/>
          <w:i/>
          <w:iCs/>
          <w:color w:val="000000"/>
          <w:sz w:val="28"/>
          <w:szCs w:val="28"/>
          <w14:ligatures w14:val="standardContextual"/>
        </w:rPr>
        <w:t>al-mukāshif</w:t>
      </w:r>
      <w:r w:rsidR="00797345">
        <w:rPr>
          <w:rFonts w:ascii="Times-Roman" w:eastAsiaTheme="minorHAnsi" w:hAnsi="Times-Roman" w:cs="Times-Roman"/>
          <w:color w:val="000000"/>
          <w:sz w:val="28"/>
          <w:szCs w:val="28"/>
          <w14:ligatures w14:val="standardContextual"/>
        </w:rPr>
        <w:t>) sees some of these realities through unveiling (</w:t>
      </w:r>
      <w:r w:rsidR="00797345">
        <w:rPr>
          <w:rFonts w:ascii="Times-Italic" w:eastAsiaTheme="minorHAnsi" w:hAnsi="Times-Italic" w:cs="Times-Italic"/>
          <w:i/>
          <w:iCs/>
          <w:color w:val="000000"/>
          <w:sz w:val="28"/>
          <w:szCs w:val="28"/>
          <w14:ligatures w14:val="standardContextual"/>
        </w:rPr>
        <w:t>al-kashf</w:t>
      </w:r>
      <w:r w:rsidR="00797345">
        <w:rPr>
          <w:rFonts w:ascii="Times-Roman" w:eastAsiaTheme="minorHAnsi" w:hAnsi="Times-Roman" w:cs="Times-Roman"/>
          <w:color w:val="000000"/>
          <w:sz w:val="28"/>
          <w:szCs w:val="28"/>
          <w14:ligatures w14:val="standardContextual"/>
        </w:rPr>
        <w:t>), he becomes deprived of the ability to speak [of them], and his intellect is utterly overwhelmed (</w:t>
      </w:r>
      <w:r w:rsidR="00797345">
        <w:rPr>
          <w:rFonts w:ascii="Times-Italic" w:eastAsiaTheme="minorHAnsi" w:hAnsi="Times-Italic" w:cs="Times-Italic"/>
          <w:i/>
          <w:iCs/>
          <w:color w:val="000000"/>
          <w:sz w:val="28"/>
          <w:szCs w:val="28"/>
          <w14:ligatures w14:val="standardContextual"/>
        </w:rPr>
        <w:t>maslūb al-nuṭq wa maghlūb al-‘aql</w:t>
      </w:r>
      <w:r w:rsidR="00797345">
        <w:rPr>
          <w:rFonts w:ascii="Times-Roman" w:eastAsiaTheme="minorHAnsi" w:hAnsi="Times-Roman" w:cs="Times-Roman"/>
          <w:color w:val="000000"/>
          <w:sz w:val="28"/>
          <w:szCs w:val="28"/>
          <w14:ligatures w14:val="standardContextual"/>
        </w:rPr>
        <w:t>), because at that time when he witnesses such things, the receptacles of language sounds (</w:t>
      </w:r>
      <w:r w:rsidR="00797345">
        <w:rPr>
          <w:rFonts w:ascii="Times-Italic" w:eastAsiaTheme="minorHAnsi" w:hAnsi="Times-Italic" w:cs="Times-Italic"/>
          <w:i/>
          <w:iCs/>
          <w:color w:val="000000"/>
          <w:sz w:val="28"/>
          <w:szCs w:val="28"/>
          <w14:ligatures w14:val="standardContextual"/>
        </w:rPr>
        <w:t>ẓurūf al-ḥurūf</w:t>
      </w:r>
      <w:r w:rsidR="00797345">
        <w:rPr>
          <w:rFonts w:ascii="Times-Roman" w:eastAsiaTheme="minorHAnsi" w:hAnsi="Times-Roman" w:cs="Times-Roman"/>
          <w:color w:val="000000"/>
          <w:sz w:val="28"/>
          <w:szCs w:val="28"/>
          <w14:ligatures w14:val="standardContextual"/>
        </w:rPr>
        <w:t xml:space="preserve">) are no longer able to contain them, nor can the intellects [of human beings] attain to their [full] understanding. </w:t>
      </w:r>
      <w:r w:rsidR="00797345" w:rsidRPr="00797345">
        <w:rPr>
          <w:rFonts w:ascii="Times-Roman" w:eastAsiaTheme="minorHAnsi" w:hAnsi="Times-Roman" w:cs="Times-Roman"/>
          <w:b/>
          <w:bCs/>
          <w:color w:val="000000"/>
          <w:sz w:val="28"/>
          <w:szCs w:val="28"/>
          <w14:ligatures w14:val="standardContextual"/>
        </w:rPr>
        <w:t>(</w:t>
      </w:r>
      <w:r w:rsidR="00797345">
        <w:rPr>
          <w:rFonts w:ascii="Times-Roman" w:eastAsiaTheme="minorHAnsi" w:hAnsi="Times-Roman" w:cs="Times-Roman"/>
          <w:b/>
          <w:bCs/>
          <w:color w:val="000000"/>
          <w:sz w:val="28"/>
          <w:szCs w:val="28"/>
          <w14:ligatures w14:val="standardContextual"/>
        </w:rPr>
        <w:t>Volume 18)</w:t>
      </w:r>
    </w:p>
    <w:p w14:paraId="008FBA17" w14:textId="77777777" w:rsidR="00C9179D" w:rsidRPr="00C9179D" w:rsidRDefault="00C9179D" w:rsidP="00E616ED">
      <w:pPr>
        <w:pStyle w:val="ListParagraph"/>
        <w:numPr>
          <w:ilvl w:val="0"/>
          <w:numId w:val="107"/>
        </w:numPr>
        <w:autoSpaceDE w:val="0"/>
        <w:autoSpaceDN w:val="0"/>
        <w:adjustRightInd w:val="0"/>
        <w:rPr>
          <w:rFonts w:ascii="Times-Roman" w:eastAsiaTheme="minorHAnsi" w:hAnsi="Times-Roman" w:cs="Times-Roman"/>
          <w:sz w:val="28"/>
          <w:szCs w:val="28"/>
          <w14:ligatures w14:val="standardContextual"/>
        </w:rPr>
      </w:pPr>
      <w:r w:rsidRPr="00C9179D">
        <w:rPr>
          <w:rFonts w:ascii="Times-Roman" w:eastAsiaTheme="minorHAnsi" w:hAnsi="Times-Roman" w:cs="Times-Roman"/>
          <w:sz w:val="28"/>
          <w:szCs w:val="28"/>
          <w14:ligatures w14:val="standardContextual"/>
        </w:rPr>
        <w:t xml:space="preserve">Al-Kāshānī: An Example of </w:t>
      </w:r>
      <w:r w:rsidRPr="00C9179D">
        <w:rPr>
          <w:rFonts w:ascii="Times-Roman" w:eastAsiaTheme="minorHAnsi" w:hAnsi="Times-Roman" w:cs="Times-Roman"/>
          <w14:ligatures w14:val="standardContextual"/>
        </w:rPr>
        <w:t>Kashf</w:t>
      </w:r>
      <w:r w:rsidRPr="00C9179D">
        <w:rPr>
          <w:rFonts w:ascii="Times-Roman" w:eastAsiaTheme="minorHAnsi" w:hAnsi="Times-Roman" w:cs="Times-Roman"/>
          <w:sz w:val="28"/>
          <w:szCs w:val="28"/>
          <w14:ligatures w14:val="standardContextual"/>
        </w:rPr>
        <w:t>:</w:t>
      </w:r>
    </w:p>
    <w:p w14:paraId="3CB340A7" w14:textId="044C9012" w:rsidR="00036925" w:rsidRPr="00C9179D" w:rsidRDefault="00C9179D" w:rsidP="00E616ED">
      <w:pPr>
        <w:pStyle w:val="ListParagraph"/>
        <w:numPr>
          <w:ilvl w:val="1"/>
          <w:numId w:val="107"/>
        </w:numPr>
        <w:rPr>
          <w:rFonts w:eastAsiaTheme="minorHAnsi"/>
          <w:b/>
          <w:bCs/>
          <w:i/>
          <w:iCs/>
        </w:rPr>
      </w:pPr>
      <w:r>
        <w:rPr>
          <w:rFonts w:ascii="Times-Italic" w:eastAsiaTheme="minorHAnsi" w:hAnsi="Times-Italic" w:cs="Times-Italic"/>
          <w:i/>
          <w:iCs/>
          <w14:ligatures w14:val="standardContextual"/>
        </w:rPr>
        <w:t>Al-Mas’ala al-Ghāmiḍa</w:t>
      </w:r>
      <w:r>
        <w:rPr>
          <w:rFonts w:ascii="Times-Roman" w:eastAsiaTheme="minorHAnsi" w:hAnsi="Times-Roman" w:cs="Times-Roman"/>
          <w:sz w:val="28"/>
          <w:szCs w:val="28"/>
          <w14:ligatures w14:val="standardContextual"/>
        </w:rPr>
        <w:t xml:space="preserve">: It is </w:t>
      </w:r>
      <w:r>
        <w:rPr>
          <w:rFonts w:ascii="Times-Italic" w:eastAsiaTheme="minorHAnsi" w:hAnsi="Times-Italic" w:cs="Times-Italic"/>
          <w:i/>
          <w:iCs/>
          <w:sz w:val="28"/>
          <w:szCs w:val="28"/>
          <w14:ligatures w14:val="standardContextual"/>
        </w:rPr>
        <w:t>baqā’ al-A‘yān al-Thābita ‘alā ‘adamihā ma‘a tajallī al-Ḥaqq bi-’Smi al-Nūr.</w:t>
      </w:r>
      <w:r>
        <w:rPr>
          <w:rFonts w:ascii="Times-Roman" w:eastAsiaTheme="minorHAnsi" w:hAnsi="Times-Roman" w:cs="Times-Roman"/>
          <w:sz w:val="28"/>
          <w:szCs w:val="28"/>
          <w14:ligatures w14:val="standardContextual"/>
        </w:rPr>
        <w:t xml:space="preserve"> That is, it is </w:t>
      </w:r>
      <w:r>
        <w:rPr>
          <w:rFonts w:ascii="Times-Italic" w:eastAsiaTheme="minorHAnsi" w:hAnsi="Times-Italic" w:cs="Times-Italic"/>
          <w:i/>
          <w:iCs/>
          <w:sz w:val="28"/>
          <w:szCs w:val="28"/>
          <w14:ligatures w14:val="standardContextual"/>
        </w:rPr>
        <w:t>al-wujūd al-ẓāhir fī ṣuwarihā wa ẓuhūruhā bi-aḥkāmihā wa burūzuhu fī ṣūrat al-khalq al-jadīd ‘alā al-ināth bi-iḍāfat wujūdihā ilayhā wa ta‘ayyunihi bi-hā ma‘a baqā’ihā ‘alā al-‘adam al-aṣlī</w:t>
      </w:r>
      <w:r>
        <w:rPr>
          <w:rFonts w:ascii="Times-Roman" w:eastAsiaTheme="minorHAnsi" w:hAnsi="Times-Roman" w:cs="Times-Roman"/>
          <w:sz w:val="28"/>
          <w:szCs w:val="28"/>
          <w14:ligatures w14:val="standardContextual"/>
        </w:rPr>
        <w:t xml:space="preserve">. For if it were not for the continuation of the </w:t>
      </w:r>
      <w:r>
        <w:rPr>
          <w:rFonts w:ascii="Times-Italic" w:eastAsiaTheme="minorHAnsi" w:hAnsi="Times-Italic" w:cs="Times-Italic"/>
          <w:i/>
          <w:iCs/>
          <w:sz w:val="28"/>
          <w:szCs w:val="28"/>
          <w14:ligatures w14:val="standardContextual"/>
        </w:rPr>
        <w:t>tarajjuḥ wujūdiha al-iḍāfa ilayhā wa al-ta‘ayyun bi-hā la-mā ẓaharat qaṭ</w:t>
      </w:r>
      <w:r>
        <w:rPr>
          <w:rFonts w:ascii="Times-Roman" w:eastAsiaTheme="minorHAnsi" w:hAnsi="Times-Roman" w:cs="Times-Roman"/>
          <w:sz w:val="28"/>
          <w:szCs w:val="28"/>
          <w14:ligatures w14:val="standardContextual"/>
        </w:rPr>
        <w:t xml:space="preserve">. This is a matter that is </w:t>
      </w:r>
      <w:r>
        <w:rPr>
          <w:rFonts w:ascii="Times-Italic" w:eastAsiaTheme="minorHAnsi" w:hAnsi="Times-Italic" w:cs="Times-Italic"/>
          <w:i/>
          <w:iCs/>
          <w:sz w:val="28"/>
          <w:szCs w:val="28"/>
          <w14:ligatures w14:val="standardContextual"/>
        </w:rPr>
        <w:t>kashfī dhawqī</w:t>
      </w:r>
      <w:r>
        <w:rPr>
          <w:rFonts w:ascii="Times-Roman" w:eastAsiaTheme="minorHAnsi" w:hAnsi="Times-Roman" w:cs="Times-Roman"/>
          <w:sz w:val="28"/>
          <w:szCs w:val="28"/>
          <w14:ligatures w14:val="standardContextual"/>
        </w:rPr>
        <w:t xml:space="preserve"> </w:t>
      </w:r>
      <w:r>
        <w:rPr>
          <w:rFonts w:ascii="Times-Italic" w:eastAsiaTheme="minorHAnsi" w:hAnsi="Times-Italic" w:cs="Times-Italic"/>
          <w:i/>
          <w:iCs/>
          <w:sz w:val="28"/>
          <w:szCs w:val="28"/>
          <w14:ligatures w14:val="standardContextual"/>
        </w:rPr>
        <w:t>yanbū ‘anhu al-fahm wa ya’bāhu al-‘aql</w:t>
      </w:r>
      <w:r>
        <w:rPr>
          <w:rFonts w:ascii="Times-Roman" w:eastAsiaTheme="minorHAnsi" w:hAnsi="Times-Roman" w:cs="Times-Roman"/>
          <w:sz w:val="28"/>
          <w:szCs w:val="28"/>
          <w14:ligatures w14:val="standardContextual"/>
        </w:rPr>
        <w:t xml:space="preserve">. </w:t>
      </w:r>
      <w:r>
        <w:rPr>
          <w:rFonts w:ascii="Times-Roman" w:eastAsiaTheme="minorHAnsi" w:hAnsi="Times-Roman" w:cs="Times-Roman"/>
          <w:b/>
          <w:bCs/>
          <w:sz w:val="28"/>
          <w:szCs w:val="28"/>
          <w14:ligatures w14:val="standardContextual"/>
        </w:rPr>
        <w:t xml:space="preserve">(Volume 9) </w:t>
      </w:r>
    </w:p>
    <w:p w14:paraId="4C9AA824" w14:textId="562F75A1" w:rsidR="0065762C" w:rsidRPr="0065762C" w:rsidRDefault="0065762C" w:rsidP="00E616ED">
      <w:pPr>
        <w:pStyle w:val="ListParagraph"/>
        <w:numPr>
          <w:ilvl w:val="0"/>
          <w:numId w:val="107"/>
        </w:numPr>
        <w:autoSpaceDE w:val="0"/>
        <w:autoSpaceDN w:val="0"/>
        <w:adjustRightInd w:val="0"/>
        <w:rPr>
          <w:rFonts w:ascii="Times-Roman" w:eastAsiaTheme="minorHAnsi" w:hAnsi="Times-Roman" w:cs="Times-Roman"/>
          <w:sz w:val="28"/>
          <w:szCs w:val="28"/>
          <w14:ligatures w14:val="standardContextual"/>
        </w:rPr>
      </w:pPr>
      <w:r w:rsidRPr="0065762C">
        <w:rPr>
          <w:rFonts w:ascii="Times-Roman" w:eastAsiaTheme="minorHAnsi" w:hAnsi="Times-Roman" w:cs="Times-Roman"/>
          <w:sz w:val="28"/>
          <w:szCs w:val="28"/>
          <w14:ligatures w14:val="standardContextual"/>
        </w:rPr>
        <w:t xml:space="preserve">Note: Thus </w:t>
      </w:r>
      <w:r w:rsidRPr="0065762C">
        <w:rPr>
          <w:rFonts w:ascii="Times-Italic" w:eastAsiaTheme="minorHAnsi" w:hAnsi="Times-Italic" w:cs="Times-Italic"/>
          <w:i/>
          <w:iCs/>
          <w:sz w:val="28"/>
          <w:szCs w:val="28"/>
          <w14:ligatures w14:val="standardContextual"/>
        </w:rPr>
        <w:t xml:space="preserve">kashf </w:t>
      </w:r>
      <w:r w:rsidRPr="0065762C">
        <w:rPr>
          <w:rFonts w:ascii="Times-Roman" w:eastAsiaTheme="minorHAnsi" w:hAnsi="Times-Roman" w:cs="Times-Roman"/>
          <w:sz w:val="28"/>
          <w:szCs w:val="28"/>
          <w14:ligatures w14:val="standardContextual"/>
        </w:rPr>
        <w:t xml:space="preserve">is absolutely central to the Corrective Tradition, which is one based upon revelation and </w:t>
      </w:r>
      <w:r w:rsidRPr="0065762C">
        <w:rPr>
          <w:rFonts w:ascii="Times-Italic" w:eastAsiaTheme="minorHAnsi" w:hAnsi="Times-Italic" w:cs="Times-Italic"/>
          <w:i/>
          <w:iCs/>
          <w:sz w:val="28"/>
          <w:szCs w:val="28"/>
          <w14:ligatures w14:val="standardContextual"/>
        </w:rPr>
        <w:t>kashf</w:t>
      </w:r>
      <w:r w:rsidRPr="0065762C">
        <w:rPr>
          <w:rFonts w:ascii="Times-Roman" w:eastAsiaTheme="minorHAnsi" w:hAnsi="Times-Roman" w:cs="Times-Roman"/>
          <w:sz w:val="28"/>
          <w:szCs w:val="28"/>
          <w14:ligatures w14:val="standardContextual"/>
        </w:rPr>
        <w:t xml:space="preserve">, which alone brings </w:t>
      </w:r>
      <w:r w:rsidRPr="0065762C">
        <w:rPr>
          <w:rFonts w:ascii="Times-Italic" w:eastAsiaTheme="minorHAnsi" w:hAnsi="Times-Italic" w:cs="Times-Italic"/>
          <w:i/>
          <w:iCs/>
          <w:sz w:val="28"/>
          <w:szCs w:val="28"/>
          <w14:ligatures w14:val="standardContextual"/>
        </w:rPr>
        <w:t>al-taḥqīq al-ṣaḥīḥ</w:t>
      </w:r>
      <w:r w:rsidRPr="0065762C">
        <w:rPr>
          <w:rFonts w:ascii="Times-Roman" w:eastAsiaTheme="minorHAnsi" w:hAnsi="Times-Roman" w:cs="Times-Roman"/>
          <w:sz w:val="28"/>
          <w:szCs w:val="28"/>
          <w14:ligatures w14:val="standardContextual"/>
        </w:rPr>
        <w:t>, which is the supreme achievement of the passive Intellect when filled with the lights of witnessing.</w:t>
      </w:r>
      <w:r>
        <w:rPr>
          <w:rFonts w:ascii="Times-Roman" w:eastAsiaTheme="minorHAnsi" w:hAnsi="Times-Roman" w:cs="Times-Roman"/>
          <w:sz w:val="28"/>
          <w:szCs w:val="28"/>
          <w14:ligatures w14:val="standardContextual"/>
        </w:rPr>
        <w:t xml:space="preserve"> </w:t>
      </w:r>
      <w:r>
        <w:rPr>
          <w:rFonts w:ascii="Times-Roman" w:eastAsiaTheme="minorHAnsi" w:hAnsi="Times-Roman" w:cs="Times-Roman"/>
          <w:b/>
          <w:bCs/>
          <w:sz w:val="28"/>
          <w:szCs w:val="28"/>
          <w14:ligatures w14:val="standardContextual"/>
        </w:rPr>
        <w:t xml:space="preserve">Volume 9 </w:t>
      </w:r>
    </w:p>
    <w:p w14:paraId="0B1D71A5" w14:textId="2F17E99E" w:rsidR="00257DBF" w:rsidRPr="00257DBF" w:rsidRDefault="00257DBF" w:rsidP="00E616ED">
      <w:pPr>
        <w:pStyle w:val="ListParagraph"/>
        <w:numPr>
          <w:ilvl w:val="0"/>
          <w:numId w:val="107"/>
        </w:numPr>
        <w:autoSpaceDE w:val="0"/>
        <w:autoSpaceDN w:val="0"/>
        <w:adjustRightInd w:val="0"/>
        <w:rPr>
          <w:rFonts w:ascii="Helvetica" w:eastAsiaTheme="minorHAnsi" w:hAnsi="Helvetica" w:cs="Helvetica"/>
          <w:color w:val="000000"/>
          <w14:ligatures w14:val="standardContextual"/>
        </w:rPr>
      </w:pPr>
      <w:r w:rsidRPr="00257DBF">
        <w:rPr>
          <w:rFonts w:ascii="Times-Roman" w:eastAsiaTheme="minorHAnsi" w:hAnsi="Times-Roman" w:cs="Times-Roman"/>
          <w:color w:val="000000"/>
          <w:sz w:val="28"/>
          <w:szCs w:val="28"/>
          <w14:ligatures w14:val="standardContextual"/>
        </w:rPr>
        <w:t xml:space="preserve">The greatest shaykh replied to this that the Prophet only asked the slave girl about </w:t>
      </w:r>
      <w:r w:rsidRPr="00257DBF">
        <w:rPr>
          <w:rFonts w:ascii="Times-Italic" w:eastAsiaTheme="minorHAnsi" w:hAnsi="Times-Italic" w:cs="Times-Italic"/>
          <w:i/>
          <w:iCs/>
          <w:color w:val="000000"/>
          <w:sz w:val="28"/>
          <w:szCs w:val="28"/>
          <w14:ligatures w14:val="standardContextual"/>
        </w:rPr>
        <w:t>ayniyya</w:t>
      </w:r>
      <w:r w:rsidRPr="00257DBF">
        <w:rPr>
          <w:rFonts w:ascii="Times-Roman" w:eastAsiaTheme="minorHAnsi" w:hAnsi="Times-Roman" w:cs="Times-Roman"/>
          <w:color w:val="000000"/>
          <w:sz w:val="28"/>
          <w:szCs w:val="28"/>
          <w14:ligatures w14:val="standardContextual"/>
        </w:rPr>
        <w:t xml:space="preserve"> </w:t>
      </w:r>
      <w:r w:rsidRPr="00257DBF">
        <w:rPr>
          <w:rFonts w:ascii="Times-Italic" w:eastAsiaTheme="minorHAnsi" w:hAnsi="Times-Italic" w:cs="Times-Italic"/>
          <w:i/>
          <w:iCs/>
          <w:color w:val="000000"/>
          <w:sz w:val="28"/>
          <w:szCs w:val="28"/>
          <w14:ligatures w14:val="standardContextual"/>
        </w:rPr>
        <w:t>tanazzulan</w:t>
      </w:r>
      <w:r w:rsidRPr="00257DBF">
        <w:rPr>
          <w:rFonts w:ascii="Times-Roman" w:eastAsiaTheme="minorHAnsi" w:hAnsi="Times-Roman" w:cs="Times-Roman"/>
          <w:color w:val="000000"/>
          <w:sz w:val="28"/>
          <w:szCs w:val="28"/>
          <w14:ligatures w14:val="standardContextual"/>
        </w:rPr>
        <w:t xml:space="preserve"> </w:t>
      </w:r>
      <w:r w:rsidRPr="00257DBF">
        <w:rPr>
          <w:rFonts w:ascii="Times-Italic" w:eastAsiaTheme="minorHAnsi" w:hAnsi="Times-Italic" w:cs="Times-Italic"/>
          <w:i/>
          <w:iCs/>
          <w:color w:val="000000"/>
          <w:sz w:val="28"/>
          <w:szCs w:val="28"/>
          <w14:ligatures w14:val="standardContextual"/>
        </w:rPr>
        <w:t>li-‘aqlih</w:t>
      </w:r>
      <w:r w:rsidRPr="00257DBF">
        <w:rPr>
          <w:rFonts w:ascii="Times-Roman" w:eastAsiaTheme="minorHAnsi" w:hAnsi="Times-Roman" w:cs="Times-Roman"/>
          <w:color w:val="000000"/>
          <w:sz w:val="28"/>
          <w:szCs w:val="28"/>
          <w14:ligatures w14:val="standardContextual"/>
        </w:rPr>
        <w:t xml:space="preserve"> </w:t>
      </w:r>
      <w:r w:rsidRPr="00257DBF">
        <w:rPr>
          <w:rFonts w:ascii="Times-Italic" w:eastAsiaTheme="minorHAnsi" w:hAnsi="Times-Italic" w:cs="Times-Italic"/>
          <w:i/>
          <w:iCs/>
          <w:color w:val="000000"/>
          <w:sz w:val="28"/>
          <w:szCs w:val="28"/>
          <w14:ligatures w14:val="standardContextual"/>
        </w:rPr>
        <w:t>ā</w:t>
      </w:r>
      <w:r w:rsidRPr="00257DBF">
        <w:rPr>
          <w:rFonts w:ascii="Times-Roman" w:eastAsiaTheme="minorHAnsi" w:hAnsi="Times-Roman" w:cs="Times-Roman"/>
          <w:color w:val="000000"/>
          <w:sz w:val="28"/>
          <w:szCs w:val="28"/>
          <w14:ligatures w14:val="standardContextual"/>
        </w:rPr>
        <w:t xml:space="preserve"> , and the Law was revealed in accord with what people have the convention of saying in their usages: “For no Prophet is sent but with the language of his people” (Ibrahim, 4). The human intellect is such that it cannot witness God except in terms of </w:t>
      </w:r>
      <w:r w:rsidRPr="00257DBF">
        <w:rPr>
          <w:rFonts w:ascii="Times-Italic" w:eastAsiaTheme="minorHAnsi" w:hAnsi="Times-Italic" w:cs="Times-Italic"/>
          <w:i/>
          <w:iCs/>
          <w:color w:val="000000"/>
          <w:sz w:val="28"/>
          <w:szCs w:val="28"/>
          <w14:ligatures w14:val="standardContextual"/>
        </w:rPr>
        <w:t>ayn</w:t>
      </w:r>
      <w:r w:rsidRPr="00257DBF">
        <w:rPr>
          <w:rFonts w:ascii="Times-Roman" w:eastAsiaTheme="minorHAnsi" w:hAnsi="Times-Roman" w:cs="Times-Roman"/>
          <w:color w:val="000000"/>
          <w:sz w:val="28"/>
          <w:szCs w:val="28"/>
          <w14:ligatures w14:val="standardContextual"/>
        </w:rPr>
        <w:t xml:space="preserve"> unless God gives them special </w:t>
      </w:r>
      <w:r w:rsidRPr="00257DBF">
        <w:rPr>
          <w:rFonts w:ascii="Times-Italic" w:eastAsiaTheme="minorHAnsi" w:hAnsi="Times-Italic" w:cs="Times-Italic"/>
          <w:i/>
          <w:iCs/>
          <w:color w:val="000000"/>
          <w:sz w:val="28"/>
          <w:szCs w:val="28"/>
          <w14:ligatures w14:val="standardContextual"/>
        </w:rPr>
        <w:t>madad</w:t>
      </w:r>
      <w:r w:rsidRPr="00257DBF">
        <w:rPr>
          <w:rFonts w:ascii="Times-Roman" w:eastAsiaTheme="minorHAnsi" w:hAnsi="Times-Roman" w:cs="Times-Roman"/>
          <w:color w:val="000000"/>
          <w:sz w:val="28"/>
          <w:szCs w:val="28"/>
          <w14:ligatures w14:val="standardContextual"/>
        </w:rPr>
        <w:t xml:space="preserve"> with the light of </w:t>
      </w:r>
      <w:r w:rsidRPr="00257DBF">
        <w:rPr>
          <w:rFonts w:ascii="Times-Italic" w:eastAsiaTheme="minorHAnsi" w:hAnsi="Times-Italic" w:cs="Times-Italic"/>
          <w:i/>
          <w:iCs/>
          <w:color w:val="000000"/>
          <w:sz w:val="28"/>
          <w:szCs w:val="28"/>
          <w14:ligatures w14:val="standardContextual"/>
        </w:rPr>
        <w:t>kashf</w:t>
      </w:r>
      <w:r w:rsidRPr="00257DBF">
        <w:rPr>
          <w:rFonts w:ascii="Times-Roman" w:eastAsiaTheme="minorHAnsi" w:hAnsi="Times-Roman" w:cs="Times-Roman"/>
          <w:color w:val="000000"/>
          <w:sz w:val="28"/>
          <w:szCs w:val="28"/>
          <w14:ligatures w14:val="standardContextual"/>
        </w:rPr>
        <w:t xml:space="preserve"> . Thus, the question reflects the Prophet’s wisdom and knowledge, and we know by this that it was not in the capacity of this slave girl’s intellect to intellect Her Giver of Existence except in terms of what she pictures within herself. The desired benefit would have been lost, if the Prophet had spoken to her in terms above what she was capable of.</w:t>
      </w:r>
      <w:r w:rsidRPr="00257DBF">
        <w:rPr>
          <w:rFonts w:ascii="Helvetica" w:eastAsiaTheme="minorHAnsi" w:hAnsi="Helvetica" w:cs="Helvetica"/>
          <w:color w:val="000000"/>
          <w14:ligatures w14:val="standardContextual"/>
        </w:rPr>
        <w:t xml:space="preserve"> </w:t>
      </w:r>
      <w:r>
        <w:rPr>
          <w:rFonts w:ascii="Helvetica" w:eastAsiaTheme="minorHAnsi" w:hAnsi="Helvetica" w:cs="Helvetica"/>
          <w:color w:val="000000"/>
          <w14:ligatures w14:val="standardContextual"/>
        </w:rPr>
        <w:t xml:space="preserve"> </w:t>
      </w:r>
      <w:r>
        <w:rPr>
          <w:rFonts w:ascii="Helvetica" w:eastAsiaTheme="minorHAnsi" w:hAnsi="Helvetica" w:cs="Helvetica"/>
          <w:b/>
          <w:bCs/>
          <w:color w:val="000000"/>
          <w14:ligatures w14:val="standardContextual"/>
        </w:rPr>
        <w:t>Volume 11</w:t>
      </w:r>
    </w:p>
    <w:p w14:paraId="72E52779" w14:textId="28FA6817" w:rsidR="003A4360" w:rsidRPr="003A4360" w:rsidRDefault="003A4360" w:rsidP="00E616ED">
      <w:pPr>
        <w:pStyle w:val="ListParagraph"/>
        <w:numPr>
          <w:ilvl w:val="0"/>
          <w:numId w:val="107"/>
        </w:numPr>
        <w:autoSpaceDE w:val="0"/>
        <w:autoSpaceDN w:val="0"/>
        <w:adjustRightInd w:val="0"/>
        <w:rPr>
          <w:rFonts w:ascii="Times-Roman" w:eastAsiaTheme="minorHAnsi" w:hAnsi="Times-Roman" w:cs="Times-Roman"/>
          <w:color w:val="000000"/>
          <w:sz w:val="28"/>
          <w:szCs w:val="28"/>
          <w14:ligatures w14:val="standardContextual"/>
        </w:rPr>
      </w:pPr>
      <w:r w:rsidRPr="003A4360">
        <w:rPr>
          <w:rFonts w:eastAsiaTheme="minorHAnsi"/>
        </w:rPr>
        <w:t>I</w:t>
      </w:r>
      <w:r w:rsidR="00257DBF" w:rsidRPr="003A4360">
        <w:rPr>
          <w:rFonts w:eastAsiaTheme="minorHAnsi"/>
          <w:b/>
          <w:bCs/>
          <w:i/>
          <w:iCs/>
        </w:rPr>
        <w:t xml:space="preserve"> </w:t>
      </w:r>
      <w:r w:rsidRPr="003A4360">
        <w:rPr>
          <w:rFonts w:ascii="Times-Roman" w:eastAsiaTheme="minorHAnsi" w:hAnsi="Times-Roman" w:cs="Times-Roman"/>
          <w:color w:val="000000"/>
          <w:sz w:val="28"/>
          <w:szCs w:val="28"/>
          <w14:ligatures w14:val="standardContextual"/>
        </w:rPr>
        <w:t>n Islam, the Paradigms of Epistemological Realism, which is discussed in Volume Seven, which produce and hold up its Truth-claims in the Divine Science in the Corrective Tradition are predicated upon five sources:</w:t>
      </w:r>
    </w:p>
    <w:p w14:paraId="5C2842BE" w14:textId="77777777" w:rsidR="003A4360" w:rsidRDefault="003A4360" w:rsidP="003A4360">
      <w:pPr>
        <w:autoSpaceDE w:val="0"/>
        <w:autoSpaceDN w:val="0"/>
        <w:adjustRightInd w:val="0"/>
        <w:rPr>
          <w:rFonts w:ascii="Times-Roman" w:eastAsiaTheme="minorHAnsi" w:hAnsi="Times-Roman" w:cs="Times-Roman"/>
          <w:color w:val="000000"/>
          <w:sz w:val="28"/>
          <w:szCs w:val="28"/>
          <w14:ligatures w14:val="standardContextual"/>
        </w:rPr>
      </w:pPr>
    </w:p>
    <w:p w14:paraId="0F95618C" w14:textId="77777777" w:rsidR="003A4360" w:rsidRDefault="003A4360" w:rsidP="00E616ED">
      <w:pPr>
        <w:numPr>
          <w:ilvl w:val="0"/>
          <w:numId w:val="108"/>
        </w:numPr>
        <w:tabs>
          <w:tab w:val="left" w:pos="220"/>
          <w:tab w:val="left" w:pos="720"/>
        </w:tabs>
        <w:autoSpaceDE w:val="0"/>
        <w:autoSpaceDN w:val="0"/>
        <w:adjustRightInd w:val="0"/>
        <w:ind w:hanging="720"/>
        <w:rPr>
          <w:rFonts w:ascii="Times-Roman" w:eastAsiaTheme="minorHAnsi" w:hAnsi="Times-Roman" w:cs="Times-Roman"/>
          <w:sz w:val="28"/>
          <w:szCs w:val="28"/>
          <w14:ligatures w14:val="standardContextual"/>
        </w:rPr>
      </w:pPr>
      <w:r>
        <w:rPr>
          <w:rFonts w:ascii="Times-Roman" w:eastAsiaTheme="minorHAnsi" w:hAnsi="Times-Roman" w:cs="Times-Roman"/>
          <w:sz w:val="28"/>
          <w:szCs w:val="28"/>
          <w14:ligatures w14:val="standardContextual"/>
        </w:rPr>
        <w:t>Revelation (</w:t>
      </w:r>
      <w:r>
        <w:rPr>
          <w:rFonts w:ascii="Times-Italic" w:eastAsiaTheme="minorHAnsi" w:hAnsi="Times-Italic" w:cs="Times-Italic"/>
          <w:i/>
          <w:iCs/>
          <w:sz w:val="28"/>
          <w:szCs w:val="28"/>
          <w14:ligatures w14:val="standardContextual"/>
        </w:rPr>
        <w:t>al-Naql</w:t>
      </w:r>
      <w:r>
        <w:rPr>
          <w:rFonts w:ascii="Times-Roman" w:eastAsiaTheme="minorHAnsi" w:hAnsi="Times-Roman" w:cs="Times-Roman"/>
          <w:sz w:val="28"/>
          <w:szCs w:val="28"/>
          <w14:ligatures w14:val="standardContextual"/>
        </w:rPr>
        <w:t xml:space="preserve">). </w:t>
      </w:r>
    </w:p>
    <w:p w14:paraId="70CBE843" w14:textId="77777777" w:rsidR="003A4360" w:rsidRDefault="003A4360" w:rsidP="00E616ED">
      <w:pPr>
        <w:numPr>
          <w:ilvl w:val="0"/>
          <w:numId w:val="108"/>
        </w:numPr>
        <w:tabs>
          <w:tab w:val="left" w:pos="220"/>
          <w:tab w:val="left" w:pos="720"/>
        </w:tabs>
        <w:autoSpaceDE w:val="0"/>
        <w:autoSpaceDN w:val="0"/>
        <w:adjustRightInd w:val="0"/>
        <w:ind w:hanging="720"/>
        <w:rPr>
          <w:rFonts w:ascii="Times-Roman" w:eastAsiaTheme="minorHAnsi" w:hAnsi="Times-Roman" w:cs="Times-Roman"/>
          <w:sz w:val="28"/>
          <w:szCs w:val="28"/>
          <w14:ligatures w14:val="standardContextual"/>
        </w:rPr>
      </w:pPr>
      <w:r>
        <w:rPr>
          <w:rFonts w:ascii="Times-Roman" w:eastAsiaTheme="minorHAnsi" w:hAnsi="Times-Roman" w:cs="Times-Roman"/>
          <w:sz w:val="28"/>
          <w:szCs w:val="28"/>
          <w14:ligatures w14:val="standardContextual"/>
        </w:rPr>
        <w:t>Sound Intellect (</w:t>
      </w:r>
      <w:r>
        <w:rPr>
          <w:rFonts w:ascii="Times-Italic" w:eastAsiaTheme="minorHAnsi" w:hAnsi="Times-Italic" w:cs="Times-Italic"/>
          <w:i/>
          <w:iCs/>
          <w:sz w:val="28"/>
          <w:szCs w:val="28"/>
          <w14:ligatures w14:val="standardContextual"/>
        </w:rPr>
        <w:t>al-‘Aql</w:t>
      </w:r>
      <w:r>
        <w:rPr>
          <w:rFonts w:ascii="Times-Roman" w:eastAsiaTheme="minorHAnsi" w:hAnsi="Times-Roman" w:cs="Times-Roman"/>
          <w:sz w:val="28"/>
          <w:szCs w:val="28"/>
          <w14:ligatures w14:val="standardContextual"/>
        </w:rPr>
        <w:t>).</w:t>
      </w:r>
    </w:p>
    <w:p w14:paraId="599A3937" w14:textId="77777777" w:rsidR="003A4360" w:rsidRDefault="003A4360" w:rsidP="00E616ED">
      <w:pPr>
        <w:numPr>
          <w:ilvl w:val="0"/>
          <w:numId w:val="108"/>
        </w:numPr>
        <w:tabs>
          <w:tab w:val="left" w:pos="220"/>
          <w:tab w:val="left" w:pos="720"/>
        </w:tabs>
        <w:autoSpaceDE w:val="0"/>
        <w:autoSpaceDN w:val="0"/>
        <w:adjustRightInd w:val="0"/>
        <w:ind w:hanging="720"/>
        <w:rPr>
          <w:rFonts w:ascii="Times-Roman" w:eastAsiaTheme="minorHAnsi" w:hAnsi="Times-Roman" w:cs="Times-Roman"/>
          <w:sz w:val="28"/>
          <w:szCs w:val="28"/>
          <w14:ligatures w14:val="standardContextual"/>
        </w:rPr>
      </w:pPr>
      <w:r>
        <w:rPr>
          <w:rFonts w:ascii="Times-Roman" w:eastAsiaTheme="minorHAnsi" w:hAnsi="Times-Roman" w:cs="Times-Roman"/>
          <w:sz w:val="28"/>
          <w:szCs w:val="28"/>
          <w14:ligatures w14:val="standardContextual"/>
        </w:rPr>
        <w:t>The Five Senses and Customary Experience (</w:t>
      </w:r>
      <w:r>
        <w:rPr>
          <w:rFonts w:ascii="Times-Italic" w:eastAsiaTheme="minorHAnsi" w:hAnsi="Times-Italic" w:cs="Times-Italic"/>
          <w:i/>
          <w:iCs/>
          <w:sz w:val="28"/>
          <w:szCs w:val="28"/>
          <w14:ligatures w14:val="standardContextual"/>
        </w:rPr>
        <w:t>al-Ḥawāss wa al-‘Āda</w:t>
      </w:r>
      <w:r>
        <w:rPr>
          <w:rFonts w:ascii="Times-Roman" w:eastAsiaTheme="minorHAnsi" w:hAnsi="Times-Roman" w:cs="Times-Roman"/>
          <w:sz w:val="28"/>
          <w:szCs w:val="28"/>
          <w14:ligatures w14:val="standardContextual"/>
        </w:rPr>
        <w:t>).</w:t>
      </w:r>
    </w:p>
    <w:p w14:paraId="0C91DBF5" w14:textId="77777777" w:rsidR="003A4360" w:rsidRDefault="003A4360" w:rsidP="00E616ED">
      <w:pPr>
        <w:numPr>
          <w:ilvl w:val="0"/>
          <w:numId w:val="108"/>
        </w:numPr>
        <w:tabs>
          <w:tab w:val="left" w:pos="220"/>
          <w:tab w:val="left" w:pos="720"/>
        </w:tabs>
        <w:autoSpaceDE w:val="0"/>
        <w:autoSpaceDN w:val="0"/>
        <w:adjustRightInd w:val="0"/>
        <w:ind w:hanging="720"/>
        <w:rPr>
          <w:rFonts w:ascii="Times-Roman" w:eastAsiaTheme="minorHAnsi" w:hAnsi="Times-Roman" w:cs="Times-Roman"/>
          <w:sz w:val="28"/>
          <w:szCs w:val="28"/>
          <w14:ligatures w14:val="standardContextual"/>
        </w:rPr>
      </w:pPr>
      <w:r>
        <w:rPr>
          <w:rFonts w:ascii="Times-Roman" w:eastAsiaTheme="minorHAnsi" w:hAnsi="Times-Roman" w:cs="Times-Roman"/>
          <w:sz w:val="28"/>
          <w:szCs w:val="28"/>
          <w14:ligatures w14:val="standardContextual"/>
        </w:rPr>
        <w:t xml:space="preserve"> Authoritatively Transmitted Reports (</w:t>
      </w:r>
      <w:r>
        <w:rPr>
          <w:rFonts w:ascii="Times-Italic" w:eastAsiaTheme="minorHAnsi" w:hAnsi="Times-Italic" w:cs="Times-Italic"/>
          <w:i/>
          <w:iCs/>
          <w:sz w:val="28"/>
          <w:szCs w:val="28"/>
          <w14:ligatures w14:val="standardContextual"/>
        </w:rPr>
        <w:t>al-Khabar al-Ṣaḥīḥ</w:t>
      </w:r>
      <w:r>
        <w:rPr>
          <w:rFonts w:ascii="Times-Roman" w:eastAsiaTheme="minorHAnsi" w:hAnsi="Times-Roman" w:cs="Times-Roman"/>
          <w:sz w:val="28"/>
          <w:szCs w:val="28"/>
          <w14:ligatures w14:val="standardContextual"/>
        </w:rPr>
        <w:t xml:space="preserve">). </w:t>
      </w:r>
    </w:p>
    <w:p w14:paraId="52B00BD6" w14:textId="1122317C" w:rsidR="003A4360" w:rsidRDefault="003A4360" w:rsidP="00E616ED">
      <w:pPr>
        <w:numPr>
          <w:ilvl w:val="0"/>
          <w:numId w:val="108"/>
        </w:numPr>
        <w:tabs>
          <w:tab w:val="left" w:pos="220"/>
          <w:tab w:val="left" w:pos="720"/>
        </w:tabs>
        <w:autoSpaceDE w:val="0"/>
        <w:autoSpaceDN w:val="0"/>
        <w:adjustRightInd w:val="0"/>
        <w:ind w:hanging="720"/>
        <w:rPr>
          <w:rFonts w:ascii="Times-Roman" w:eastAsiaTheme="minorHAnsi" w:hAnsi="Times-Roman" w:cs="Times-Roman"/>
          <w:sz w:val="28"/>
          <w:szCs w:val="28"/>
          <w14:ligatures w14:val="standardContextual"/>
        </w:rPr>
      </w:pPr>
      <w:r>
        <w:rPr>
          <w:rFonts w:ascii="Times-Roman" w:eastAsiaTheme="minorHAnsi" w:hAnsi="Times-Roman" w:cs="Times-Roman"/>
          <w:sz w:val="28"/>
          <w:szCs w:val="28"/>
          <w14:ligatures w14:val="standardContextual"/>
        </w:rPr>
        <w:t>Spiritual Unveiling (</w:t>
      </w:r>
      <w:r>
        <w:rPr>
          <w:rFonts w:ascii="Times-Italic" w:eastAsiaTheme="minorHAnsi" w:hAnsi="Times-Italic" w:cs="Times-Italic"/>
          <w:i/>
          <w:iCs/>
          <w:sz w:val="28"/>
          <w:szCs w:val="28"/>
          <w14:ligatures w14:val="standardContextual"/>
        </w:rPr>
        <w:t>al-Kashf</w:t>
      </w:r>
      <w:r>
        <w:rPr>
          <w:rFonts w:ascii="Times-Roman" w:eastAsiaTheme="minorHAnsi" w:hAnsi="Times-Roman" w:cs="Times-Roman"/>
          <w:sz w:val="28"/>
          <w:szCs w:val="28"/>
          <w14:ligatures w14:val="standardContextual"/>
        </w:rPr>
        <w:t>)</w:t>
      </w:r>
      <w:r w:rsidR="00462DD3">
        <w:rPr>
          <w:rFonts w:ascii="Times-Roman" w:eastAsiaTheme="minorHAnsi" w:hAnsi="Times-Roman" w:cs="Times-Roman"/>
          <w:sz w:val="28"/>
          <w:szCs w:val="28"/>
          <w14:ligatures w14:val="standardContextual"/>
        </w:rPr>
        <w:t xml:space="preserve"> </w:t>
      </w:r>
      <w:r w:rsidR="00462DD3">
        <w:rPr>
          <w:rFonts w:ascii="Times-Roman" w:eastAsiaTheme="minorHAnsi" w:hAnsi="Times-Roman" w:cs="Times-Roman"/>
          <w:b/>
          <w:bCs/>
          <w:sz w:val="28"/>
          <w:szCs w:val="28"/>
          <w14:ligatures w14:val="standardContextual"/>
        </w:rPr>
        <w:t xml:space="preserve">(Volume 6 Excerpts) </w:t>
      </w:r>
    </w:p>
    <w:p w14:paraId="79776CC3" w14:textId="08182E96" w:rsidR="00A857BF" w:rsidRPr="00A857BF" w:rsidRDefault="00A857BF" w:rsidP="00E616ED">
      <w:pPr>
        <w:pStyle w:val="ListParagraph"/>
        <w:numPr>
          <w:ilvl w:val="0"/>
          <w:numId w:val="107"/>
        </w:numPr>
        <w:rPr>
          <w:rFonts w:eastAsiaTheme="minorHAnsi"/>
        </w:rPr>
      </w:pPr>
      <w:r w:rsidRPr="00A857BF">
        <w:rPr>
          <w:rFonts w:eastAsiaTheme="minorHAnsi"/>
        </w:rPr>
        <w:t xml:space="preserve">The primary mode of “discursive” reasoning in‘Ilm al-Kalām utilizes the “Active Intellect” (al-‘Aql al-Fi‘lī), which is the Intellect engaged “in the mode of discursive thought” under the direction of Revelation. The Active Intellect contrasts with the “Passive Intellect” (al-‘Aql al-Infi‘ālī), which is fundamentally a product of Spiritual Unveiling, and stands for the Intellect in the mode of being utterly subordinate and receptive (al-‘aql min ḥayth huwa qābil) in subservience to Revelation and sound Spiritual illuminations, most notably Spiritual Unveiling (al-Kashf). In speaking of the discursive Reasoning of the Dialectical Scholars of Divinity (al-Mutakallimīn), Ibn al-‘Arabī observes: </w:t>
      </w:r>
      <w:r>
        <w:rPr>
          <w:rFonts w:eastAsiaTheme="minorHAnsi"/>
          <w:b/>
          <w:bCs/>
        </w:rPr>
        <w:t xml:space="preserve">(Volume 1) </w:t>
      </w:r>
    </w:p>
    <w:p w14:paraId="57BD6262" w14:textId="355D443A" w:rsidR="00A857BF" w:rsidRPr="00A857BF" w:rsidRDefault="00A857BF" w:rsidP="00E616ED">
      <w:pPr>
        <w:pStyle w:val="ListParagraph"/>
        <w:numPr>
          <w:ilvl w:val="1"/>
          <w:numId w:val="107"/>
        </w:numPr>
        <w:rPr>
          <w:rFonts w:eastAsiaTheme="minorHAnsi"/>
        </w:rPr>
      </w:pPr>
      <w:r w:rsidRPr="00A857BF">
        <w:rPr>
          <w:rFonts w:eastAsiaTheme="minorHAnsi"/>
        </w:rPr>
        <w:t>Intellects have a limit, at which they must come to a halt in so far as they are discursive (min ḥayth hiya mutafakkira), but not in so far as they are receptive (min ḥayth hiya qābila).</w:t>
      </w:r>
    </w:p>
    <w:p w14:paraId="61E18549" w14:textId="062A9EBC" w:rsidR="00A857BF" w:rsidRPr="00A857BF" w:rsidRDefault="00A857BF" w:rsidP="00E616ED">
      <w:pPr>
        <w:pStyle w:val="ListParagraph"/>
        <w:numPr>
          <w:ilvl w:val="0"/>
          <w:numId w:val="107"/>
        </w:numPr>
        <w:rPr>
          <w:rFonts w:eastAsiaTheme="minorHAnsi"/>
        </w:rPr>
      </w:pPr>
      <w:r w:rsidRPr="00A857BF">
        <w:rPr>
          <w:rFonts w:eastAsiaTheme="minorHAnsi"/>
        </w:rPr>
        <w:t xml:space="preserve">By this statement, he asserts that the Active Intellect of discursive Divinity is able to demonstrate the validity of the fundamental Articles of faith such as God’s Oneness, His Necessary Being, the infallibility of the Divine Messengers, the role of Revelation, and the reasonability of God’s promises as relating to the Hereafter. But the Active Intellect has limitations that impede its full understanding of the Ultimate Truths (al-Ḥaqā’iq) provided by the very Revelation it has proven to be valid, especially as regarding actual Realities pertaining to God and the Spiritual Domain (al-Malakūt). Sometimes, failure to acknowledge such limitations on the part of the Discursive Scholars has even led them to denying certain Truths altogether on the basis of presumed discursive “proofs” of their apparent Conceptual Impossibility. </w:t>
      </w:r>
      <w:r>
        <w:rPr>
          <w:rFonts w:eastAsiaTheme="minorHAnsi"/>
          <w:b/>
          <w:bCs/>
        </w:rPr>
        <w:t>(Volume 1)</w:t>
      </w:r>
    </w:p>
    <w:p w14:paraId="0F8763E4" w14:textId="2FA5FBCB" w:rsidR="00A857BF" w:rsidRPr="00A857BF" w:rsidRDefault="00A857BF" w:rsidP="00E616ED">
      <w:pPr>
        <w:pStyle w:val="ListParagraph"/>
        <w:numPr>
          <w:ilvl w:val="0"/>
          <w:numId w:val="107"/>
        </w:numPr>
        <w:rPr>
          <w:rFonts w:eastAsiaTheme="minorHAnsi"/>
        </w:rPr>
      </w:pPr>
      <w:r w:rsidRPr="00A857BF">
        <w:rPr>
          <w:rFonts w:eastAsiaTheme="minorHAnsi"/>
        </w:rPr>
        <w:t>Examples of the deficiency of the Active Intellect in Divinity and Metaphysical speculation are exemplified by the Mu‘tazila and their rejection of the Beatific Vision of God in the Hereafter as well as numerous other mistakes made by their drawing false analogies between temporal and Divine Realities—such as their definition of Divine Speech as necessarily being a customary linguistic phenomenon like the Human speech we know. Similarly, the critical mistakes of the Muslim philosophers in their insistence upon the emanation of the Ten Intellects and their repudiation of the bodily resurrection are instances of the blindness of the inadequately aided Discursive or Active Intellect, when it does not observe its limits. In reality, however, the Rational “proofs” of these Scholars were not valid demonstrations at all but empty Logical forms, indicating their incapacity to grasp or prove fundamental Spiritual Realities. For the Ultimate Truths of such matters cannot be arrived at through the exercise of Active Reasoning alone, but require that it be complemented by direct Spiritual Experience (al-Ma‘rifa).</w:t>
      </w:r>
      <w:r w:rsidRPr="00A857BF">
        <w:rPr>
          <w:rFonts w:eastAsiaTheme="minorHAnsi"/>
          <w:b/>
          <w:bCs/>
        </w:rPr>
        <w:t xml:space="preserve"> </w:t>
      </w:r>
      <w:r>
        <w:rPr>
          <w:rFonts w:eastAsiaTheme="minorHAnsi"/>
          <w:b/>
          <w:bCs/>
        </w:rPr>
        <w:t>(Volume 1)</w:t>
      </w:r>
    </w:p>
    <w:p w14:paraId="580FCEDC" w14:textId="1C4D8C1A" w:rsidR="00A857BF" w:rsidRPr="00A857BF" w:rsidRDefault="00A857BF" w:rsidP="00E616ED">
      <w:pPr>
        <w:pStyle w:val="ListParagraph"/>
        <w:numPr>
          <w:ilvl w:val="0"/>
          <w:numId w:val="107"/>
        </w:numPr>
        <w:rPr>
          <w:rFonts w:eastAsiaTheme="minorHAnsi"/>
        </w:rPr>
      </w:pPr>
      <w:r w:rsidRPr="00A857BF">
        <w:rPr>
          <w:rFonts w:eastAsiaTheme="minorHAnsi"/>
        </w:rPr>
        <w:t>The difference in capacities between the Active Discursive Intellect (al-‘Aql min ḥayth huwa mutafakkir) and the Receptive or Passive Intellect (al-‘Aql min ḥayth huwa qābil) also demonstrates the inadequacy of “Pure” Reason as conceived of by Kant and similar Early Modern Philosophers. But the proper combination of the two—the Active and Passive Intellects—has firmly established in the history of the Divine Science and the Corrective Tradition that Islamic thought about Divinity and Metaphysics are capable of accessing the greatest transcendent truths, which are inaccessible to the Active Intellect alone. This enhanced capacity of the Intellect is not limited to Revelation alone but also encompasses its receptivity to all possible types of knowledge, sense experience, secular science, and so forth in addition to Revealed teachings—especially when the Passive Intellect is working with the assistance of sound Spiritual Unveiling (al-Kashf).</w:t>
      </w:r>
      <w:r w:rsidRPr="00A857BF">
        <w:rPr>
          <w:rFonts w:eastAsiaTheme="minorHAnsi"/>
          <w:b/>
          <w:bCs/>
        </w:rPr>
        <w:t xml:space="preserve"> </w:t>
      </w:r>
      <w:r>
        <w:rPr>
          <w:rFonts w:eastAsiaTheme="minorHAnsi"/>
          <w:b/>
          <w:bCs/>
        </w:rPr>
        <w:t>(Volume 1)</w:t>
      </w:r>
    </w:p>
    <w:p w14:paraId="01D7FA31" w14:textId="5FB82499" w:rsidR="0036659A" w:rsidRPr="00A5250C" w:rsidRDefault="0036659A" w:rsidP="00E616ED">
      <w:pPr>
        <w:pStyle w:val="ListParagraph"/>
        <w:numPr>
          <w:ilvl w:val="0"/>
          <w:numId w:val="107"/>
        </w:numPr>
        <w:rPr>
          <w:rFonts w:eastAsiaTheme="minorHAnsi"/>
        </w:rPr>
      </w:pPr>
      <w:r w:rsidRPr="0036659A">
        <w:rPr>
          <w:rFonts w:eastAsiaTheme="minorHAnsi"/>
        </w:rPr>
        <w:t>Knowledge based upon Unveiling (al-‘Ilm al-Kashfī) ranks among the highest of all types of knowledge, and al-Kāshānī indicates that truth in his definition of the persona of the true ‘Abd-al-‘Alīm (Servant of the All-Knowing God), who realizes the hidden meaning of that name within himself by becoming:</w:t>
      </w:r>
      <w:r w:rsidR="00A5250C">
        <w:rPr>
          <w:rFonts w:eastAsiaTheme="minorHAnsi"/>
        </w:rPr>
        <w:t xml:space="preserve"> </w:t>
      </w:r>
      <w:r w:rsidR="00A5250C">
        <w:rPr>
          <w:rFonts w:eastAsiaTheme="minorHAnsi"/>
          <w:b/>
          <w:bCs/>
        </w:rPr>
        <w:t xml:space="preserve">(Volume 6 Excerpts) </w:t>
      </w:r>
    </w:p>
    <w:p w14:paraId="6EDE6D62" w14:textId="246857A8" w:rsidR="0036659A" w:rsidRPr="00A5250C" w:rsidRDefault="0036659A" w:rsidP="00E616ED">
      <w:pPr>
        <w:pStyle w:val="ListParagraph"/>
        <w:numPr>
          <w:ilvl w:val="1"/>
          <w:numId w:val="107"/>
        </w:numPr>
        <w:rPr>
          <w:rFonts w:eastAsiaTheme="minorHAnsi"/>
        </w:rPr>
      </w:pPr>
      <w:r w:rsidRPr="00A5250C">
        <w:rPr>
          <w:rFonts w:eastAsiaTheme="minorHAnsi"/>
        </w:rPr>
        <w:t xml:space="preserve">  </w:t>
      </w:r>
      <w:r w:rsidR="00A5250C" w:rsidRPr="00A5250C">
        <w:rPr>
          <w:rFonts w:eastAsiaTheme="minorHAnsi"/>
        </w:rPr>
        <w:tab/>
      </w:r>
      <w:r w:rsidRPr="00A5250C">
        <w:rPr>
          <w:rFonts w:eastAsiaTheme="minorHAnsi"/>
        </w:rPr>
        <w:t xml:space="preserve"> … The one whom God has taught from His very Presence ‘the knowledge based upon Unveiling’ without contemplation or thought but merely by the unmixed purity of the Primordial Self  and the assistance of [God’s] Holy Light (al-‘Ilm al-Kashfī min ladunhu bi-lā ta‘ammul wa tafakkur bal bi-majarrad al-ṣafā’ al-fiṭrī wa ta’yīd al-nūr al-qudsī)</w:t>
      </w:r>
    </w:p>
    <w:p w14:paraId="24FAC7E6" w14:textId="6F3E8FD6" w:rsidR="0036659A" w:rsidRPr="00A5250C" w:rsidRDefault="0036659A" w:rsidP="00E616ED">
      <w:pPr>
        <w:pStyle w:val="ListParagraph"/>
        <w:numPr>
          <w:ilvl w:val="0"/>
          <w:numId w:val="107"/>
        </w:numPr>
        <w:rPr>
          <w:rFonts w:eastAsiaTheme="minorHAnsi"/>
        </w:rPr>
      </w:pPr>
      <w:r w:rsidRPr="0036659A">
        <w:rPr>
          <w:rFonts w:eastAsiaTheme="minorHAnsi"/>
        </w:rPr>
        <w:t xml:space="preserve">Unveiling or Divine Illumination (al-Kashf or al-Mukāshafa) is a unique type of spiritual disclosure that God gives the purified hearts of His greatest Saints. It must always be stressed that Kashf can only be called by that name when it is authentic. Otherwise, it is only illusion and delusion. One of the principal concerns of the writings of Ibn al-‘Arabī in this regard was to establish the rules by which sound Kashf may be distinguished from various types of illusion and delusion that present themselves wrongly as Kashf. Furthermore, what is true of authentic Kashf may also be extended to the fruits of sound Divine Inspiration (al-Ilhām), which may be seen as a Prelude to Kashf. As al-Imām Abū-al-Ḥasan al-Shādhilī indicates, knowledge based upon sound Divine Inspiration (al-Ilhām) is always superior to knowledge based solely upon speculation. He states: “Types of nowledge [based upon] speculation (al-naẓar) are illusions (awhām) when compared with (idhā qurinat bi-) types of knowledge [based upon] Divine Inspiration (al-Ilhām).” It is also of note that—in the view of Ibn al-‘Arabī—the Discursive insights of the Ash‘arīs are tantamount to a type of valid Kashf when compared with the Rationalist confusions of the Mu‘tazilites. In this regard, Ash‘arī speculation may be said to have been a type of Kashf that opened the doors of even greater Kashf. </w:t>
      </w:r>
      <w:r w:rsidR="00A5250C">
        <w:rPr>
          <w:rFonts w:eastAsiaTheme="minorHAnsi"/>
          <w:b/>
          <w:bCs/>
        </w:rPr>
        <w:t xml:space="preserve">(Volume 6 Excerpts) </w:t>
      </w:r>
    </w:p>
    <w:p w14:paraId="26D34F7F" w14:textId="43239270" w:rsidR="0036659A" w:rsidRPr="00A5250C" w:rsidRDefault="0036659A" w:rsidP="00E616ED">
      <w:pPr>
        <w:pStyle w:val="ListParagraph"/>
        <w:numPr>
          <w:ilvl w:val="0"/>
          <w:numId w:val="107"/>
        </w:numPr>
        <w:rPr>
          <w:rFonts w:eastAsiaTheme="minorHAnsi"/>
        </w:rPr>
      </w:pPr>
      <w:r w:rsidRPr="0036659A">
        <w:rPr>
          <w:rFonts w:eastAsiaTheme="minorHAnsi"/>
        </w:rPr>
        <w:t>Literally, the words al-Kashf and al-Mukāshafa in Arabic means “removing a veil” and “exposing what was concealed.” As a technical term, however, Unveiling (al-Kashf) means to behold, gaze upon, and have knowledge of the ultimate meanings (al-ma‘ānī) of hidden things (al-ghaybiyyāt), which exist—as it were—undisclosed behind the veil of ordinary sense perception. The illuminations of sound Unveilings (al-Kashf) confirm and complement Revelation by revealing the ultimate realities of things (al-ḥaqā’iq) as they truly are in themselves (fī nafs al-amr) and in the Knowledge of God, their Creator. The illuminations of al-Kashf are neither acquired nor earned, but authoritative reception of them requires sound religious training and careful discipline, which are acquired and earned.</w:t>
      </w:r>
      <w:r w:rsidR="00A5250C">
        <w:rPr>
          <w:rFonts w:eastAsiaTheme="minorHAnsi"/>
        </w:rPr>
        <w:t xml:space="preserve"> </w:t>
      </w:r>
      <w:r w:rsidR="00A5250C">
        <w:rPr>
          <w:rFonts w:eastAsiaTheme="minorHAnsi"/>
          <w:b/>
          <w:bCs/>
        </w:rPr>
        <w:t xml:space="preserve">(Volume 6 Excerpts) </w:t>
      </w:r>
    </w:p>
    <w:p w14:paraId="1CDC89DA" w14:textId="6B438277" w:rsidR="0036659A" w:rsidRPr="00A5250C" w:rsidRDefault="0036659A" w:rsidP="00E616ED">
      <w:pPr>
        <w:pStyle w:val="ListParagraph"/>
        <w:numPr>
          <w:ilvl w:val="0"/>
          <w:numId w:val="107"/>
        </w:numPr>
        <w:rPr>
          <w:rFonts w:eastAsiaTheme="minorHAnsi"/>
        </w:rPr>
      </w:pPr>
      <w:r w:rsidRPr="0036659A">
        <w:rPr>
          <w:rFonts w:eastAsiaTheme="minorHAnsi"/>
        </w:rPr>
        <w:t>Each of the elemental levels of creation in its interior organization is analogous to each of the other parts of creation, and hence we can perceive an order that subsists throughout all the levels of creation, and this order extends even to logic. Qualitatively then, Unveiling is very different from the Discursive Reason. The knowledge that God gives His Saints through Kashf pertains to “what is beyond the bounds of Discursive Reason (mā warā’ ṭawr al-‘aql). Yet it must not be deemed irrational or even infrarational. Rather, the truths of sound Unveiling are supra-rational, going above and beyond customary reason but having the capacity to return to the level of reason and transform it. Thus, proper reception of Kashf recasts the Active Intellect—which is self-dependent and limited by nature—to the Passive Intellect—which in its supreme form is dependent upon God and capable of receiving, understanding, and communicating ultimate truths.</w:t>
      </w:r>
      <w:r w:rsidR="00A5250C" w:rsidRPr="00A5250C">
        <w:rPr>
          <w:rFonts w:eastAsiaTheme="minorHAnsi"/>
          <w:b/>
          <w:bCs/>
        </w:rPr>
        <w:t xml:space="preserve"> </w:t>
      </w:r>
      <w:r w:rsidR="00A5250C">
        <w:rPr>
          <w:rFonts w:eastAsiaTheme="minorHAnsi"/>
          <w:b/>
          <w:bCs/>
        </w:rPr>
        <w:t xml:space="preserve">(Volume 6 Excerpts) </w:t>
      </w:r>
    </w:p>
    <w:p w14:paraId="15C768A0" w14:textId="77777777" w:rsidR="00A5250C" w:rsidRPr="00A5250C" w:rsidRDefault="0036659A" w:rsidP="00E616ED">
      <w:pPr>
        <w:pStyle w:val="ListParagraph"/>
        <w:numPr>
          <w:ilvl w:val="0"/>
          <w:numId w:val="107"/>
        </w:numPr>
        <w:rPr>
          <w:rFonts w:eastAsiaTheme="minorHAnsi"/>
        </w:rPr>
      </w:pPr>
      <w:r w:rsidRPr="0036659A">
        <w:rPr>
          <w:rFonts w:eastAsiaTheme="minorHAnsi"/>
        </w:rPr>
        <w:t>Affirmation of the reality of the suprarational phenomenon of Kashf does not affirm that there are distinct and mutually exclusive types of knowledge but that there different and complementary degrees of knowledge. As a rule of thumb, however, in contrast to Kashf, irrational and infrarational thought violate first principles, logic, and the rules of reason, and, consequently, their results are inherently unintelligible, and their adoption leads to even greater unintelligibility. Kashf, on the other hand, and knowledge based on it are utterly Intelligible and lead to thorough-going Intelligibility, which embraces the totality of created Reality, under the guidance of the aegis of the Rightly-Guided Passive Intellect. The disclosures of valid Kashf, therefore, do not contradict first principles or the rules of logic and reason, although discursive reason as a function of the Active unaided Intellect cannot reach this level on its own. Once the illumination of Kashf is present in the mind, however, it is acceptable to the Intellect. Reason assents to its validity, and the supremacy of the Passive Intellect emerges. To repeat, as a consequence, the rules of logic pertain clearly to the realities uncovered by spiritual Unveiling (al-Kashf). For sound, spiritual Disclosure does not reveal new and contradictory orders of reality but profounder levels of the unitary Reality that pervades God’s creation and which we—as His creatures—are immersed.</w:t>
      </w:r>
      <w:r w:rsidR="00A5250C">
        <w:rPr>
          <w:rFonts w:eastAsiaTheme="minorHAnsi"/>
        </w:rPr>
        <w:t xml:space="preserve"> </w:t>
      </w:r>
      <w:r w:rsidR="00A5250C">
        <w:rPr>
          <w:rFonts w:eastAsiaTheme="minorHAnsi"/>
          <w:b/>
          <w:bCs/>
        </w:rPr>
        <w:t xml:space="preserve">(Volume 6 Excerpts) </w:t>
      </w:r>
    </w:p>
    <w:p w14:paraId="6A075674" w14:textId="77777777" w:rsidR="0036659A" w:rsidRPr="00A5250C" w:rsidRDefault="0036659A" w:rsidP="00A5250C">
      <w:pPr>
        <w:rPr>
          <w:rFonts w:eastAsiaTheme="minorHAnsi"/>
        </w:rPr>
      </w:pPr>
    </w:p>
    <w:p w14:paraId="368C8C0A" w14:textId="5358773E" w:rsidR="0036659A" w:rsidRPr="0036659A" w:rsidRDefault="0036659A" w:rsidP="00E616ED">
      <w:pPr>
        <w:pStyle w:val="ListParagraph"/>
        <w:numPr>
          <w:ilvl w:val="0"/>
          <w:numId w:val="107"/>
        </w:numPr>
        <w:rPr>
          <w:rFonts w:eastAsiaTheme="minorHAnsi"/>
        </w:rPr>
      </w:pPr>
      <w:r w:rsidRPr="0036659A">
        <w:rPr>
          <w:rFonts w:eastAsiaTheme="minorHAnsi"/>
        </w:rPr>
        <w:t xml:space="preserve">Al-Imām al-Sha‘rānī emphasizes the central importance of authentic Kashf not just to an illuminated Spiritual Life but to the Divine Science, which is one of the distinctive accords of the Corrective Tradition or the School of Verification (Madhhab al-Taḥqīq). In light of what was said above, the prominence of Kashf in the Divine Science is because the Active Intellect and the Science of Discursive Divinity (‘Ilm-al-Kalām) as based upon it cannot stand alone, and—to use al-Sha‘rānī’s metaphor—the Scholars of the Dialectical Science of Divinity (al-Mutakallim) who lacks the gift of sound personal Kashf is half-blind. Thus, the Science of Religious Beliefs (‘Ilm al-‘Aqā’id) rests upon two groups of Savants: The People of Discursive Thought (Ahl-al-Fikr) and the People of Unveiling (Ahl-al-Kashf), and they must work together in a manner that enables them to complement, strengthen, and buttress each other. Al-Imām al-Sha‘rānī cautions that those thinkers who are incapable of understanding the People of Kashf are required to adhere closely to “the outward Discourse of the Scholars of Dialectical Divinity” (ẓāhir Kalām al-Mutakallimīn), because their competence cannot take them further than that grade. At the same time, however, they should be trained to observe good etiquette (adab) and not object to the findings and disclosures of the People of Kashf, which they do not understand. For them—as for all other thinkers—they must endeavor to keep their ignorance “simplex” (basīṭ)—by knowing what they do not know—and not let it become arrogant and complex (murakkab) by claiming the knowledge of what they do not know. In every age—al-Imām al-Sha‘rānī notes—the people strongest in their enmity of the “Divine Gift” (al-Wahb al-Ilāhī) of the People of Kashf are the argumentative people of contention (al-jidāl), who lack basic courtesy (al-adab). In the end, however, such quarrelsome proponents of controversy become the victims of their approach. For God hardens their hearts, and He may even remove what remains of their faith. </w:t>
      </w:r>
      <w:r>
        <w:rPr>
          <w:rFonts w:eastAsiaTheme="minorHAnsi"/>
          <w:b/>
          <w:bCs/>
        </w:rPr>
        <w:t xml:space="preserve">(Volume 6 Excerpts) </w:t>
      </w:r>
    </w:p>
    <w:p w14:paraId="48E524B0" w14:textId="77777777" w:rsidR="0036659A" w:rsidRPr="0036659A" w:rsidRDefault="0036659A" w:rsidP="0036659A">
      <w:pPr>
        <w:ind w:left="360"/>
        <w:rPr>
          <w:rFonts w:eastAsiaTheme="minorHAnsi"/>
        </w:rPr>
      </w:pPr>
    </w:p>
    <w:p w14:paraId="65DF6B99" w14:textId="77777777" w:rsidR="00A5250C" w:rsidRPr="00A5250C" w:rsidRDefault="0036659A" w:rsidP="00E616ED">
      <w:pPr>
        <w:pStyle w:val="ListParagraph"/>
        <w:numPr>
          <w:ilvl w:val="0"/>
          <w:numId w:val="107"/>
        </w:numPr>
        <w:rPr>
          <w:rFonts w:eastAsiaTheme="minorHAnsi"/>
        </w:rPr>
      </w:pPr>
      <w:r w:rsidRPr="0036659A">
        <w:rPr>
          <w:rFonts w:eastAsiaTheme="minorHAnsi"/>
        </w:rPr>
        <w:t xml:space="preserve">Again, all beliefs and explanations based upon true Kashf must explain, augment, and deepen—but not overturn—those of Discursive Thought (al-Fikr), both of which are required to function under the Rubric of Islamic Revelation and the guidance of sound rules of Logic and Thought. Al-Sha‘rānī emphasizes that Kashf is always subordinate to Revelation and sound Reason, and it can never be given priority over a Revealed Text (al-Naṣṣ) that is authentic and explicit. For the true Kashf only comes in complete confirmation with the outward truth of the Law, and whoever grants priority to any presumed Kashf that violates these norms has broken the golden standard. As we hope to demonstrate in The First Teaching, in some cases the input of Kashf provides better cognitive frames and more effective Paradigms that go so far beyond what was available to discursive logic before that they seem to “overtake” the earlier beliefs by providing much more cogent explanations. At the same time, however, these novel donations of the Passive Intellect do not demonstrate earlier beliefs to have been categorically false—rather, they show them only to have been lacking in fullest Adequacy. </w:t>
      </w:r>
      <w:r w:rsidR="00A5250C">
        <w:rPr>
          <w:rFonts w:eastAsiaTheme="minorHAnsi"/>
          <w:b/>
          <w:bCs/>
        </w:rPr>
        <w:t xml:space="preserve">(Volume 6 Excerpts) </w:t>
      </w:r>
    </w:p>
    <w:p w14:paraId="0EF0365F" w14:textId="77777777" w:rsidR="0036659A" w:rsidRPr="0036659A" w:rsidRDefault="0036659A" w:rsidP="00A5250C">
      <w:pPr>
        <w:rPr>
          <w:rFonts w:eastAsiaTheme="minorHAnsi"/>
        </w:rPr>
      </w:pPr>
    </w:p>
    <w:p w14:paraId="00D9B6A2" w14:textId="77777777" w:rsidR="00A5250C" w:rsidRPr="00A5250C" w:rsidRDefault="0036659A" w:rsidP="00E616ED">
      <w:pPr>
        <w:pStyle w:val="ListParagraph"/>
        <w:numPr>
          <w:ilvl w:val="0"/>
          <w:numId w:val="107"/>
        </w:numPr>
        <w:rPr>
          <w:rFonts w:eastAsiaTheme="minorHAnsi"/>
        </w:rPr>
      </w:pPr>
      <w:r w:rsidRPr="0036659A">
        <w:rPr>
          <w:rFonts w:eastAsiaTheme="minorHAnsi"/>
        </w:rPr>
        <w:t xml:space="preserve">It must be emphasized again at this point that the rules of Logic pertain to the findings of authentic Kashf, and to illustrate this point, it is useful to return to the historic meeting of the Aristotelian Philosopher Ibn Rushd and the youthful Ibn al-‘Arabī, which had often been misunderstood by Spiritual Adepts who do not fully comprehend the nature of Kashf. As noted much earlier at the outset of this work, Ibn al-‘Arabī mentions his meeting with Ibn Rushd (d. 595/1198) in Chapter Fifteen of his Spiritual compendium The Meccan Openings (Al-Futūḥāt al-Makkiyya). Ibn al-‘Arabī’s meeting with Ibn Rushd was hardly as relaxed and familiar as his later correspondence with al-Rāzī, although both relationships belong to the genre of sincere and careful admonitions. </w:t>
      </w:r>
      <w:r w:rsidR="00A5250C">
        <w:rPr>
          <w:rFonts w:eastAsiaTheme="minorHAnsi"/>
          <w:b/>
          <w:bCs/>
        </w:rPr>
        <w:t xml:space="preserve">(Volume 6 Excerpts) </w:t>
      </w:r>
    </w:p>
    <w:p w14:paraId="3062A18C" w14:textId="3B4018C7" w:rsidR="0036659A" w:rsidRPr="0036659A" w:rsidRDefault="0036659A" w:rsidP="00E616ED">
      <w:pPr>
        <w:pStyle w:val="ListParagraph"/>
        <w:numPr>
          <w:ilvl w:val="0"/>
          <w:numId w:val="107"/>
        </w:numPr>
        <w:rPr>
          <w:rFonts w:eastAsiaTheme="minorHAnsi"/>
        </w:rPr>
      </w:pPr>
    </w:p>
    <w:p w14:paraId="52DC32D4" w14:textId="77777777" w:rsidR="0036659A" w:rsidRPr="0036659A" w:rsidRDefault="0036659A" w:rsidP="0036659A">
      <w:pPr>
        <w:rPr>
          <w:rFonts w:eastAsiaTheme="minorHAnsi"/>
        </w:rPr>
      </w:pPr>
    </w:p>
    <w:p w14:paraId="0D7031A3" w14:textId="6DCC4CC2" w:rsidR="00A5250C" w:rsidRPr="00A5250C" w:rsidRDefault="0036659A" w:rsidP="00E616ED">
      <w:pPr>
        <w:pStyle w:val="ListParagraph"/>
        <w:numPr>
          <w:ilvl w:val="0"/>
          <w:numId w:val="107"/>
        </w:numPr>
        <w:rPr>
          <w:rFonts w:eastAsiaTheme="minorHAnsi"/>
        </w:rPr>
      </w:pPr>
      <w:r w:rsidRPr="0036659A">
        <w:rPr>
          <w:rFonts w:eastAsiaTheme="minorHAnsi"/>
        </w:rPr>
        <w:t>The meeting of Ibn al-‘Arabī and Ibn Rushd probably took place in the year 577/1181. At the time, Ibn al-‘Arabī was a young man of seventeen years of age, and Ibn Rushd was an elder, who would die within about five years. Ibn Rushd solicited the meeting from Ibn al-‘Arabī’s father, whom Ibn Rushd knew, and he personally approached the father as an intermediary for a meeting with his precocious son, who—despite his youthfulness—was already well-known for his unique Spiritual gifts. In the meeting, Ibn Rushd intended to ask the young Ibn al-‘Arabī about the validity of his Aristotelian Opus, although Ibn Rushd did not speak the question aloud but formulated it in his heart, which he knew Ibn al-‘Arabī would be able to discern. Ibn al-‘Arabī relates: “I replied: ‘Yes and no. Between the “yes and no,” Spirits take their flight from the matter [of their bodies], and necks are separated from their frames.’” He then states: “Ibn Rushd turned pale. I saw him tremble. And he murmured the ritual phrase: There is no power or strength save in God’ (wa lā ḥawla wa lā quwwata illā bi-‘Llāh).” A number of thinkers and Scholars have misunderstood this famous meeting between Ibn Rushd and Ibn al-‘Arabī, sometimes asserting that it indicates that there is an unbridgeable gap between “Logic and reason”—as embodied in Ibn Rushd and his Aristotelian Philosophy—and spiritual Unveiling (al-Kashf)—as exemplified by Ibn al-‘Arabī. They assert that the meeting shows that even First Principles—such as the Law of Noncontradiction, which is essential to Aristotle’s theory of truth—cease to be valid in the realm of Unveiling, where “all opposites come together.” Although there is a highest dimension of reality in the multiple gradations of being (marātib al-wujūd) where the opposites to meet—or, more exactly, have not yet separated from each other—that is not relevant to this context, and it constitutes a profound misreading of Ibn al-‘Arabī and his dynamic methodology of Unveiling. For Ibn al-‘Arabī, authentic Unveiling never overturns Logic or First Principles—not to mention authentic Prophetic Revelation. It is true, however, and clearly applicable in this case that—for Ibn al-‘Arabī—every perception and articulation of the Intellect is necessarily a delimitation of Reality as including the ultimate Reality of God, the Real, and all the levels of existence (marātib al-wujūd). It is only “the Heart” in its purest form and fullest development that can avoid such delimitations and encompass Reality in its totality. For the great Sufi Masters such as Ibn al-‘Arabī, there are many different levels of being (marātib al-wujūd) as well as different Spiritual states. In the highest of these and the closest of them to God’s absolute and exclusive Unicity (Aḥadiyya), the opposites are indeed resolved or—more accurately—dissolved. But such unique levels of being and perception do not render First Principles invalid—and especially not the Law of Noncontradiction. Rather, such states of exclusive Unicity pertain to dimensions of Reality in which the presence of the opposites is no longer apparent, because they all occur on the same Ontological continuum. Yet such remarkable indeterminacy cannot constitute the grounds of a contradictory opposition—neither Ontological nor Logical—since distinction (al-tamayyuz) is the first necessary element required for contradiction, and no such distinctions exist at these inexpressibly ethereal levels. This observation about determination and contradiction actually goes hand-in-hand with the fact that Ultimate Reality cannot be known by the finite active Intellect, since Being can never be exhausted by knowledge, which remains posterior and dependent upon it. Thus, only God can truly know Himself, Ultimate Reality, and God’s own Ultimate Truth.</w:t>
      </w:r>
      <w:r w:rsidR="00A5250C" w:rsidRPr="00A5250C">
        <w:rPr>
          <w:rFonts w:eastAsiaTheme="minorHAnsi"/>
          <w:b/>
          <w:bCs/>
        </w:rPr>
        <w:t xml:space="preserve"> </w:t>
      </w:r>
      <w:r w:rsidR="00A5250C">
        <w:rPr>
          <w:rFonts w:eastAsiaTheme="minorHAnsi"/>
          <w:b/>
          <w:bCs/>
        </w:rPr>
        <w:t xml:space="preserve">(Volume 6 Excerpts) </w:t>
      </w:r>
    </w:p>
    <w:p w14:paraId="6496C6FB" w14:textId="242D02AC" w:rsidR="0036659A" w:rsidRPr="00A5250C" w:rsidRDefault="0036659A" w:rsidP="00A5250C">
      <w:pPr>
        <w:rPr>
          <w:rFonts w:eastAsiaTheme="minorHAnsi"/>
        </w:rPr>
      </w:pPr>
    </w:p>
    <w:p w14:paraId="492B5A49" w14:textId="46C2F5AC" w:rsidR="00C9179D" w:rsidRPr="00A5250C" w:rsidRDefault="00C9179D" w:rsidP="00A5250C">
      <w:pPr>
        <w:rPr>
          <w:rFonts w:eastAsiaTheme="minorHAnsi"/>
          <w:b/>
          <w:bCs/>
          <w:i/>
          <w:iCs/>
        </w:rPr>
      </w:pPr>
    </w:p>
    <w:p w14:paraId="4390D284" w14:textId="4F53EF1D" w:rsidR="00C9179D" w:rsidRPr="00C9179D" w:rsidRDefault="00C9179D" w:rsidP="00C9179D">
      <w:pPr>
        <w:rPr>
          <w:rFonts w:eastAsiaTheme="minorHAnsi"/>
          <w:b/>
          <w:bCs/>
          <w:i/>
          <w:iCs/>
        </w:rPr>
      </w:pPr>
    </w:p>
    <w:p w14:paraId="16BAAC4C" w14:textId="77777777" w:rsidR="00FD1A33" w:rsidRPr="00AB0CFA" w:rsidRDefault="00FD1A33" w:rsidP="00E616ED">
      <w:pPr>
        <w:pStyle w:val="Heading4"/>
        <w:numPr>
          <w:ilvl w:val="0"/>
          <w:numId w:val="7"/>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AB0CFA">
        <w:rPr>
          <w:rFonts w:asciiTheme="majorBidi" w:eastAsiaTheme="minorHAnsi" w:hAnsiTheme="majorBidi"/>
          <w:b/>
          <w:bCs/>
          <w:color w:val="C00000"/>
          <w:sz w:val="28"/>
          <w:szCs w:val="28"/>
        </w:rPr>
        <w:t>Verification (</w:t>
      </w:r>
      <w:r w:rsidRPr="00AB0CFA">
        <w:rPr>
          <w:rFonts w:asciiTheme="majorBidi" w:hAnsiTheme="majorBidi"/>
          <w:b/>
          <w:bCs/>
          <w:color w:val="C00000"/>
          <w:sz w:val="28"/>
          <w:szCs w:val="28"/>
        </w:rPr>
        <w:t>Taḥqīq) in</w:t>
      </w:r>
      <w:r>
        <w:rPr>
          <w:rFonts w:asciiTheme="majorBidi" w:hAnsiTheme="majorBidi"/>
          <w:b/>
          <w:bCs/>
          <w:color w:val="C00000"/>
          <w:sz w:val="28"/>
          <w:szCs w:val="28"/>
        </w:rPr>
        <w:t xml:space="preserve"> Islam &amp;</w:t>
      </w:r>
      <w:r w:rsidRPr="00AB0CFA">
        <w:rPr>
          <w:rFonts w:asciiTheme="majorBidi" w:hAnsiTheme="majorBidi"/>
          <w:b/>
          <w:bCs/>
          <w:color w:val="C00000"/>
          <w:sz w:val="28"/>
          <w:szCs w:val="28"/>
        </w:rPr>
        <w:t xml:space="preserve"> the Islamic Sciences</w:t>
      </w:r>
    </w:p>
    <w:p w14:paraId="740B6C49" w14:textId="1B58C8D3" w:rsidR="00FD1A33" w:rsidRDefault="00FD1A33" w:rsidP="00E616ED">
      <w:pPr>
        <w:pStyle w:val="ListParagraph"/>
        <w:numPr>
          <w:ilvl w:val="0"/>
          <w:numId w:val="106"/>
        </w:numPr>
        <w:rPr>
          <w:rFonts w:asciiTheme="majorBidi" w:hAnsiTheme="majorBidi" w:cstheme="majorBidi"/>
          <w:color w:val="000000"/>
        </w:rPr>
      </w:pPr>
      <w:r w:rsidRPr="00D32762">
        <w:rPr>
          <w:rFonts w:asciiTheme="majorBidi" w:hAnsiTheme="majorBidi" w:cstheme="majorBidi"/>
          <w:color w:val="000000"/>
        </w:rPr>
        <w:t xml:space="preserve">The word </w:t>
      </w:r>
      <w:r w:rsidRPr="00D32762">
        <w:rPr>
          <w:rFonts w:asciiTheme="majorBidi" w:hAnsiTheme="majorBidi" w:cstheme="majorBidi"/>
          <w:i/>
          <w:iCs/>
          <w:color w:val="000000"/>
        </w:rPr>
        <w:t>Taḥqīq</w:t>
      </w:r>
      <w:r w:rsidRPr="00D32762">
        <w:rPr>
          <w:rFonts w:asciiTheme="majorBidi" w:hAnsiTheme="majorBidi" w:cstheme="majorBidi"/>
          <w:color w:val="000000"/>
        </w:rPr>
        <w:t xml:space="preserve"> (Verification) has several different meanings and applications in the Islamic Intellectual Tradition, all of which go back to a dynamic search for truth by giving the things we study their “due right” (</w:t>
      </w:r>
      <w:r w:rsidRPr="00D32762">
        <w:rPr>
          <w:rFonts w:asciiTheme="majorBidi" w:hAnsiTheme="majorBidi" w:cstheme="majorBidi"/>
          <w:i/>
          <w:iCs/>
          <w:color w:val="000000"/>
        </w:rPr>
        <w:t>ḥaqq</w:t>
      </w:r>
      <w:r w:rsidRPr="00D32762">
        <w:rPr>
          <w:rFonts w:asciiTheme="majorBidi" w:hAnsiTheme="majorBidi" w:cstheme="majorBidi"/>
          <w:color w:val="000000"/>
        </w:rPr>
        <w:t>) as a Right (</w:t>
      </w:r>
      <w:r w:rsidRPr="00D32762">
        <w:rPr>
          <w:rFonts w:asciiTheme="majorBidi" w:hAnsiTheme="majorBidi" w:cstheme="majorBidi"/>
          <w:i/>
          <w:iCs/>
        </w:rPr>
        <w:t>Ḥaqq</w:t>
      </w:r>
      <w:r w:rsidRPr="00D32762">
        <w:rPr>
          <w:rFonts w:asciiTheme="majorBidi" w:hAnsiTheme="majorBidi" w:cstheme="majorBidi"/>
          <w:color w:val="000000"/>
        </w:rPr>
        <w:t>) of God who created them in perfect wisdom. With regard to empirical study, the Method of Verification (</w:t>
      </w:r>
      <w:r w:rsidRPr="00D32762">
        <w:rPr>
          <w:rFonts w:asciiTheme="majorBidi" w:hAnsiTheme="majorBidi" w:cstheme="majorBidi"/>
          <w:i/>
          <w:iCs/>
          <w:color w:val="000000"/>
        </w:rPr>
        <w:t>Manhaj-al-Taḥqīq</w:t>
      </w:r>
      <w:r w:rsidRPr="00D32762">
        <w:rPr>
          <w:rFonts w:asciiTheme="majorBidi" w:hAnsiTheme="majorBidi" w:cstheme="majorBidi"/>
          <w:color w:val="000000"/>
        </w:rPr>
        <w:t xml:space="preserve">) asserted that the “right” or “rights” of the object of study should exercise authority over the cognitive subject carrying out the study. </w:t>
      </w:r>
      <w:r w:rsidRPr="00D32762">
        <w:rPr>
          <w:rFonts w:asciiTheme="majorBidi" w:hAnsiTheme="majorBidi" w:cstheme="majorBidi"/>
          <w:color w:val="1E1E1E"/>
        </w:rPr>
        <w:t>The object of study</w:t>
      </w:r>
      <w:r w:rsidRPr="00D32762">
        <w:rPr>
          <w:rFonts w:asciiTheme="majorBidi" w:hAnsiTheme="majorBidi" w:cstheme="majorBidi"/>
        </w:rPr>
        <w:t>—</w:t>
      </w:r>
      <w:r w:rsidRPr="00D32762">
        <w:rPr>
          <w:rFonts w:asciiTheme="majorBidi" w:hAnsiTheme="majorBidi" w:cstheme="majorBidi"/>
          <w:color w:val="1E1E1E"/>
        </w:rPr>
        <w:t>even if, in Modern terms, it were a white rat in a laboratory</w:t>
      </w:r>
      <w:r w:rsidRPr="00D32762">
        <w:rPr>
          <w:rFonts w:asciiTheme="majorBidi" w:hAnsiTheme="majorBidi" w:cstheme="majorBidi"/>
        </w:rPr>
        <w:t>—</w:t>
      </w:r>
      <w:r w:rsidRPr="00D32762">
        <w:rPr>
          <w:rFonts w:asciiTheme="majorBidi" w:hAnsiTheme="majorBidi" w:cstheme="majorBidi"/>
          <w:color w:val="1E1E1E"/>
        </w:rPr>
        <w:t>must never be taken for granted as if it were not part of the holistic fabric of all created being</w:t>
      </w:r>
      <w:r w:rsidRPr="00D32762">
        <w:rPr>
          <w:rFonts w:asciiTheme="majorBidi" w:hAnsiTheme="majorBidi" w:cstheme="majorBidi"/>
        </w:rPr>
        <w:t>—</w:t>
      </w:r>
      <w:r w:rsidRPr="00D32762">
        <w:rPr>
          <w:rFonts w:asciiTheme="majorBidi" w:hAnsiTheme="majorBidi" w:cstheme="majorBidi"/>
          <w:color w:val="1E1E1E"/>
        </w:rPr>
        <w:t xml:space="preserve">in which no part, however small, is ever insignificant. </w:t>
      </w:r>
      <w:r w:rsidRPr="00D32762">
        <w:rPr>
          <w:rFonts w:asciiTheme="majorBidi" w:hAnsiTheme="majorBidi" w:cstheme="majorBidi"/>
          <w:color w:val="000000"/>
          <w:u w:val="single"/>
        </w:rPr>
        <w:t>T</w:t>
      </w:r>
      <w:r w:rsidRPr="00D32762">
        <w:rPr>
          <w:rFonts w:asciiTheme="majorBidi" w:hAnsiTheme="majorBidi" w:cstheme="majorBidi"/>
          <w:color w:val="0F252D"/>
          <w:u w:val="single"/>
        </w:rPr>
        <w:t>he world as it is in itself does not reveal its secrets to hostile eyes</w:t>
      </w:r>
      <w:r w:rsidRPr="00D32762">
        <w:rPr>
          <w:rFonts w:asciiTheme="majorBidi" w:hAnsiTheme="majorBidi" w:cstheme="majorBidi"/>
          <w:color w:val="0F252D"/>
        </w:rPr>
        <w:t>.</w:t>
      </w:r>
      <w:r w:rsidRPr="00D32762">
        <w:rPr>
          <w:rFonts w:asciiTheme="majorBidi" w:hAnsiTheme="majorBidi" w:cstheme="majorBidi"/>
          <w:color w:val="000000"/>
        </w:rPr>
        <w:t xml:space="preserve"> Thus, just as no object of study is arbitrary, no subject conducting a study is autonomous. All parts are related to the whole, and all of them point in unison to the Grand Source of their being. With regard to Science and empirical realities, </w:t>
      </w:r>
      <w:r w:rsidRPr="00D32762">
        <w:rPr>
          <w:rFonts w:asciiTheme="majorBidi" w:hAnsiTheme="majorBidi" w:cstheme="majorBidi"/>
          <w:i/>
          <w:iCs/>
          <w:color w:val="000000"/>
        </w:rPr>
        <w:t>Taḥqīq</w:t>
      </w:r>
      <w:r w:rsidRPr="00D32762">
        <w:rPr>
          <w:rFonts w:asciiTheme="majorBidi" w:hAnsiTheme="majorBidi" w:cstheme="majorBidi"/>
          <w:color w:val="000000"/>
        </w:rPr>
        <w:t xml:space="preserve"> may also be referred to as the </w:t>
      </w:r>
      <w:r w:rsidRPr="00D32762">
        <w:rPr>
          <w:rFonts w:asciiTheme="majorBidi" w:hAnsiTheme="majorBidi" w:cstheme="majorBidi"/>
          <w:i/>
          <w:iCs/>
          <w:color w:val="000000"/>
        </w:rPr>
        <w:t>substantiating of realities</w:t>
      </w:r>
      <w:r w:rsidRPr="00D32762">
        <w:rPr>
          <w:rFonts w:asciiTheme="majorBidi" w:hAnsiTheme="majorBidi" w:cstheme="majorBidi"/>
          <w:color w:val="000000"/>
        </w:rPr>
        <w:t>, in which case it refers to the inherent ontological and cognitive demands of the objects studied upon the subjects</w:t>
      </w:r>
      <w:r w:rsidRPr="00D32762">
        <w:rPr>
          <w:rFonts w:asciiTheme="majorBidi" w:hAnsiTheme="majorBidi" w:cstheme="majorBidi"/>
        </w:rPr>
        <w:t>—</w:t>
      </w:r>
      <w:r w:rsidRPr="00D32762">
        <w:rPr>
          <w:rFonts w:asciiTheme="majorBidi" w:hAnsiTheme="majorBidi" w:cstheme="majorBidi"/>
          <w:color w:val="000000"/>
        </w:rPr>
        <w:t>ourselves</w:t>
      </w:r>
      <w:r w:rsidRPr="00D32762">
        <w:rPr>
          <w:rFonts w:asciiTheme="majorBidi" w:hAnsiTheme="majorBidi" w:cstheme="majorBidi"/>
        </w:rPr>
        <w:t>—</w:t>
      </w:r>
      <w:r w:rsidRPr="00D32762">
        <w:rPr>
          <w:rFonts w:asciiTheme="majorBidi" w:hAnsiTheme="majorBidi" w:cstheme="majorBidi"/>
          <w:color w:val="000000"/>
        </w:rPr>
        <w:t>who are studying them. When subjects</w:t>
      </w:r>
      <w:r w:rsidRPr="00D32762">
        <w:rPr>
          <w:rFonts w:asciiTheme="majorBidi" w:hAnsiTheme="majorBidi" w:cstheme="majorBidi"/>
        </w:rPr>
        <w:t>—</w:t>
      </w:r>
      <w:r w:rsidRPr="00D32762">
        <w:rPr>
          <w:rFonts w:asciiTheme="majorBidi" w:hAnsiTheme="majorBidi" w:cstheme="majorBidi"/>
          <w:color w:val="000000"/>
        </w:rPr>
        <w:t>such as ourselves</w:t>
      </w:r>
      <w:r w:rsidRPr="00D32762">
        <w:rPr>
          <w:rFonts w:asciiTheme="majorBidi" w:hAnsiTheme="majorBidi" w:cstheme="majorBidi"/>
        </w:rPr>
        <w:t>—</w:t>
      </w:r>
      <w:r w:rsidRPr="00D32762">
        <w:rPr>
          <w:rFonts w:asciiTheme="majorBidi" w:hAnsiTheme="majorBidi" w:cstheme="majorBidi"/>
          <w:color w:val="000000"/>
        </w:rPr>
        <w:t>undertake to study natural phenomena (the objects), for example, it is their ontological right upon us before God, their Maker, that we also seek to discover their unique reality and their God-given right (</w:t>
      </w:r>
      <w:r w:rsidRPr="00D32762">
        <w:rPr>
          <w:rFonts w:asciiTheme="majorBidi" w:hAnsiTheme="majorBidi" w:cstheme="majorBidi"/>
          <w:i/>
          <w:iCs/>
          <w:color w:val="000000"/>
        </w:rPr>
        <w:t>ḥaqq</w:t>
      </w:r>
      <w:r w:rsidRPr="00D32762">
        <w:rPr>
          <w:rFonts w:asciiTheme="majorBidi" w:hAnsiTheme="majorBidi" w:cstheme="majorBidi"/>
          <w:color w:val="000000"/>
        </w:rPr>
        <w:t>) and understand them in terms of their relation to God, which also means to discover their ultimate reality (</w:t>
      </w:r>
      <w:r w:rsidRPr="00D32762">
        <w:rPr>
          <w:rFonts w:asciiTheme="majorBidi" w:hAnsiTheme="majorBidi" w:cstheme="majorBidi"/>
          <w:i/>
          <w:iCs/>
          <w:color w:val="000000"/>
        </w:rPr>
        <w:t>ḥaqīqa</w:t>
      </w:r>
      <w:r w:rsidRPr="00D32762">
        <w:rPr>
          <w:rFonts w:asciiTheme="majorBidi" w:hAnsiTheme="majorBidi" w:cstheme="majorBidi"/>
          <w:color w:val="000000"/>
        </w:rPr>
        <w:t xml:space="preserve">) in the overall scheme of God’s creation. In the language of the </w:t>
      </w:r>
      <w:r w:rsidRPr="00D32762">
        <w:rPr>
          <w:rFonts w:asciiTheme="majorBidi" w:hAnsiTheme="majorBidi" w:cstheme="majorBidi"/>
        </w:rPr>
        <w:t>Qur’ān</w:t>
      </w:r>
      <w:r w:rsidRPr="00D32762">
        <w:rPr>
          <w:rFonts w:asciiTheme="majorBidi" w:hAnsiTheme="majorBidi" w:cstheme="majorBidi"/>
          <w:color w:val="000000"/>
        </w:rPr>
        <w:t xml:space="preserve">, we may call this endeavor the cognitive as well as Spiritual quest to “find the Face of God” in whatever object we study (see </w:t>
      </w:r>
      <w:r w:rsidRPr="00D32762">
        <w:rPr>
          <w:rFonts w:asciiTheme="majorBidi" w:hAnsiTheme="majorBidi" w:cstheme="majorBidi"/>
        </w:rPr>
        <w:t>Qur’ān, 2:115; 6:38; 12:105; 20:50; 27:93; 41:53; 49:29</w:t>
      </w:r>
      <w:r w:rsidRPr="00D32762">
        <w:rPr>
          <w:rFonts w:asciiTheme="majorBidi" w:hAnsiTheme="majorBidi" w:cstheme="majorBidi"/>
          <w:color w:val="000000"/>
        </w:rPr>
        <w:t xml:space="preserve">). In this process, we should also seek to discern the </w:t>
      </w:r>
      <w:r w:rsidRPr="00D32762">
        <w:rPr>
          <w:rFonts w:asciiTheme="majorBidi" w:hAnsiTheme="majorBidi" w:cstheme="majorBidi"/>
          <w:i/>
          <w:iCs/>
          <w:color w:val="000000"/>
        </w:rPr>
        <w:t xml:space="preserve">ḥaqq </w:t>
      </w:r>
      <w:r w:rsidRPr="00D32762">
        <w:rPr>
          <w:rFonts w:asciiTheme="majorBidi" w:hAnsiTheme="majorBidi" w:cstheme="majorBidi"/>
          <w:color w:val="000000"/>
        </w:rPr>
        <w:t>that all created things—especially, today, the Environment and its many climes and creatures—have over us. When we take that holistic approach, we begin to see those objects truly as Signs of God, displaying His Beauty, Majesty, and Perfection in creation. In this process of “Verification,” we also discover ourselves as unique ultimate realities (</w:t>
      </w:r>
      <w:r w:rsidRPr="00D32762">
        <w:rPr>
          <w:rFonts w:asciiTheme="majorBidi" w:hAnsiTheme="majorBidi" w:cstheme="majorBidi"/>
          <w:i/>
          <w:iCs/>
          <w:color w:val="000000"/>
        </w:rPr>
        <w:t>ḥaq</w:t>
      </w:r>
      <w:r w:rsidRPr="00D32762">
        <w:rPr>
          <w:rFonts w:asciiTheme="majorBidi" w:hAnsiTheme="majorBidi" w:cstheme="majorBidi"/>
          <w:i/>
          <w:iCs/>
        </w:rPr>
        <w:t>ā’</w:t>
      </w:r>
      <w:r w:rsidRPr="00D32762">
        <w:rPr>
          <w:rFonts w:asciiTheme="majorBidi" w:hAnsiTheme="majorBidi" w:cstheme="majorBidi"/>
          <w:i/>
          <w:iCs/>
          <w:color w:val="000000"/>
        </w:rPr>
        <w:t>iq</w:t>
      </w:r>
      <w:r w:rsidRPr="00D32762">
        <w:rPr>
          <w:rFonts w:asciiTheme="majorBidi" w:hAnsiTheme="majorBidi" w:cstheme="majorBidi"/>
          <w:color w:val="000000"/>
        </w:rPr>
        <w:t xml:space="preserve">) in the world to which we and everything else belong. Ultimately, such “Verification” is a gesture of true humility that is at once both an act of genuine Scientific study and of sincere Spiritual discipline. To understand anything in the universe or simply to discover ourselves without first “finding the Face of God,” is not just to lose sight of the </w:t>
      </w:r>
      <w:r w:rsidRPr="00D32762">
        <w:rPr>
          <w:rFonts w:asciiTheme="majorBidi" w:hAnsiTheme="majorBidi" w:cstheme="majorBidi"/>
          <w:i/>
          <w:iCs/>
          <w:color w:val="000000"/>
        </w:rPr>
        <w:t>ḥaqq</w:t>
      </w:r>
      <w:r w:rsidRPr="00D32762">
        <w:rPr>
          <w:rFonts w:asciiTheme="majorBidi" w:hAnsiTheme="majorBidi" w:cstheme="majorBidi"/>
          <w:color w:val="000000"/>
        </w:rPr>
        <w:t xml:space="preserve"> of our object of study but of God Himself, who is the Reality (</w:t>
      </w:r>
      <w:r w:rsidRPr="00D32762">
        <w:rPr>
          <w:rFonts w:asciiTheme="majorBidi" w:hAnsiTheme="majorBidi" w:cstheme="majorBidi"/>
          <w:i/>
          <w:iCs/>
          <w:color w:val="000000"/>
        </w:rPr>
        <w:t>al-</w:t>
      </w:r>
      <w:r w:rsidRPr="00D32762">
        <w:rPr>
          <w:rFonts w:asciiTheme="majorBidi" w:hAnsiTheme="majorBidi" w:cstheme="majorBidi"/>
          <w:i/>
          <w:iCs/>
        </w:rPr>
        <w:t>Ḥaqq</w:t>
      </w:r>
      <w:r w:rsidRPr="00D32762">
        <w:rPr>
          <w:rFonts w:asciiTheme="majorBidi" w:hAnsiTheme="majorBidi" w:cstheme="majorBidi"/>
        </w:rPr>
        <w:t>)</w:t>
      </w:r>
      <w:r w:rsidRPr="00D32762">
        <w:rPr>
          <w:rFonts w:asciiTheme="majorBidi" w:hAnsiTheme="majorBidi" w:cstheme="majorBidi"/>
          <w:color w:val="000000"/>
        </w:rPr>
        <w:t xml:space="preserve"> of all realities. Thus, when we lose sight of a thing’s </w:t>
      </w:r>
      <w:r w:rsidRPr="00D32762">
        <w:rPr>
          <w:rFonts w:asciiTheme="majorBidi" w:hAnsiTheme="majorBidi" w:cstheme="majorBidi"/>
          <w:i/>
          <w:iCs/>
          <w:color w:val="000000"/>
        </w:rPr>
        <w:t>ḥaqq,</w:t>
      </w:r>
      <w:r w:rsidRPr="00D32762">
        <w:rPr>
          <w:rFonts w:asciiTheme="majorBidi" w:hAnsiTheme="majorBidi" w:cstheme="majorBidi"/>
          <w:color w:val="000000"/>
        </w:rPr>
        <w:t xml:space="preserve"> we also lose sight of God, and we are in danger of straying from the full reality of God’s supreme Oneness (</w:t>
      </w:r>
      <w:r w:rsidRPr="00D32762">
        <w:rPr>
          <w:rFonts w:asciiTheme="majorBidi" w:hAnsiTheme="majorBidi" w:cstheme="majorBidi"/>
          <w:i/>
          <w:iCs/>
          <w:color w:val="000000"/>
        </w:rPr>
        <w:t>Tawḥīd</w:t>
      </w:r>
      <w:r w:rsidRPr="00D32762">
        <w:rPr>
          <w:rFonts w:asciiTheme="majorBidi" w:hAnsiTheme="majorBidi" w:cstheme="majorBidi"/>
          <w:color w:val="000000"/>
        </w:rPr>
        <w:t>).</w:t>
      </w:r>
    </w:p>
    <w:p w14:paraId="75085361" w14:textId="0AF64A07" w:rsidR="00EC4D15" w:rsidRPr="00EC4D15" w:rsidRDefault="00EC4D15" w:rsidP="00E616ED">
      <w:pPr>
        <w:pStyle w:val="ListParagraph"/>
        <w:numPr>
          <w:ilvl w:val="0"/>
          <w:numId w:val="106"/>
        </w:numPr>
        <w:autoSpaceDE w:val="0"/>
        <w:autoSpaceDN w:val="0"/>
        <w:adjustRightInd w:val="0"/>
        <w:rPr>
          <w:rFonts w:ascii="Times-Roman" w:eastAsiaTheme="minorHAnsi" w:hAnsi="Times-Roman" w:cs="Times-Roman"/>
          <w14:ligatures w14:val="standardContextual"/>
        </w:rPr>
      </w:pPr>
      <w:r w:rsidRPr="00EC4D15">
        <w:rPr>
          <w:rFonts w:ascii="Arial" w:eastAsiaTheme="minorHAnsi" w:hAnsi="Arial" w:cs="Arial"/>
          <w14:ligatures w14:val="standardContextual"/>
        </w:rPr>
        <w:t xml:space="preserve">In Latin, the word </w:t>
      </w:r>
      <w:r w:rsidRPr="00EC4D15">
        <w:rPr>
          <w:rFonts w:ascii="Arial" w:eastAsiaTheme="minorHAnsi" w:hAnsi="Arial" w:cs="Arial"/>
          <w:i/>
          <w:iCs/>
          <w:color w:val="000000"/>
          <w14:ligatures w14:val="standardContextual"/>
        </w:rPr>
        <w:t>intell</w:t>
      </w:r>
      <w:r w:rsidRPr="00EC4D15">
        <w:rPr>
          <w:rFonts w:ascii="Times-Roman" w:eastAsiaTheme="minorHAnsi" w:hAnsi="Times-Roman" w:cs="Times-Roman"/>
          <w:color w:val="000000"/>
          <w14:ligatures w14:val="standardContextual"/>
        </w:rPr>
        <w:t>ē</w:t>
      </w:r>
      <w:r w:rsidRPr="00EC4D15">
        <w:rPr>
          <w:rFonts w:ascii="Arial" w:eastAsiaTheme="minorHAnsi" w:hAnsi="Arial" w:cs="Arial"/>
          <w:i/>
          <w:iCs/>
          <w:color w:val="000000"/>
          <w14:ligatures w14:val="standardContextual"/>
        </w:rPr>
        <w:t>ctus</w:t>
      </w:r>
      <w:r w:rsidRPr="00EC4D15">
        <w:rPr>
          <w:rFonts w:ascii="Arial" w:eastAsiaTheme="minorHAnsi" w:hAnsi="Arial" w:cs="Arial"/>
          <w14:ligatures w14:val="standardContextual"/>
        </w:rPr>
        <w:t xml:space="preserve"> (Intellect), from which we take the English word Intellect, was not just a source of discursive knowledge but also that faculty which gives Human Beings access to transcendent Truth. Similarly, a</w:t>
      </w:r>
      <w:r w:rsidRPr="00EC4D15">
        <w:rPr>
          <w:rFonts w:ascii="Times-Roman" w:eastAsiaTheme="minorHAnsi" w:hAnsi="Times-Roman" w:cs="Times-Roman"/>
          <w14:ligatures w14:val="standardContextual"/>
        </w:rPr>
        <w:t>ccording to Muslim Scholars of Divinity, the Intellect (</w:t>
      </w:r>
      <w:r w:rsidRPr="00EC4D15">
        <w:rPr>
          <w:rFonts w:ascii="Times-Italic" w:eastAsiaTheme="minorHAnsi" w:hAnsi="Times-Italic" w:cs="Times-Italic"/>
          <w:i/>
          <w:iCs/>
          <w14:ligatures w14:val="standardContextual"/>
        </w:rPr>
        <w:t>al-‘Aql</w:t>
      </w:r>
      <w:r w:rsidRPr="00EC4D15">
        <w:rPr>
          <w:rFonts w:ascii="Times-Roman" w:eastAsiaTheme="minorHAnsi" w:hAnsi="Times-Roman" w:cs="Times-Roman"/>
          <w14:ligatures w14:val="standardContextual"/>
        </w:rPr>
        <w:t>) is a Spiritual (</w:t>
      </w:r>
      <w:r w:rsidRPr="00EC4D15">
        <w:rPr>
          <w:rFonts w:ascii="Times-Italic" w:eastAsiaTheme="minorHAnsi" w:hAnsi="Times-Italic" w:cs="Times-Italic"/>
          <w:i/>
          <w:iCs/>
          <w14:ligatures w14:val="standardContextual"/>
        </w:rPr>
        <w:t>Ruḥānī</w:t>
      </w:r>
      <w:r w:rsidRPr="00EC4D15">
        <w:rPr>
          <w:rFonts w:ascii="Times-Roman" w:eastAsiaTheme="minorHAnsi" w:hAnsi="Times-Roman" w:cs="Times-Roman"/>
          <w14:ligatures w14:val="standardContextual"/>
        </w:rPr>
        <w:t>) gift of God, a “Subtle Lordly Reality” (</w:t>
      </w:r>
      <w:r w:rsidRPr="00EC4D15">
        <w:rPr>
          <w:rFonts w:ascii="Times-Italic" w:eastAsiaTheme="minorHAnsi" w:hAnsi="Times-Italic" w:cs="Times-Italic"/>
          <w:i/>
          <w:iCs/>
          <w14:ligatures w14:val="standardContextual"/>
        </w:rPr>
        <w:t>Laṭīfa Rabbāniyya</w:t>
      </w:r>
      <w:r w:rsidRPr="00EC4D15">
        <w:rPr>
          <w:rFonts w:ascii="Times-Roman" w:eastAsiaTheme="minorHAnsi" w:hAnsi="Times-Roman" w:cs="Times-Roman"/>
          <w14:ligatures w14:val="standardContextual"/>
        </w:rPr>
        <w:t>), and an extraordinary Spiritual Light (</w:t>
      </w:r>
      <w:r w:rsidRPr="00EC4D15">
        <w:rPr>
          <w:rFonts w:ascii="Times-Italic" w:eastAsiaTheme="minorHAnsi" w:hAnsi="Times-Italic" w:cs="Times-Italic"/>
          <w:i/>
          <w:iCs/>
          <w14:ligatures w14:val="standardContextual"/>
        </w:rPr>
        <w:t>Nūr Rūḥānī</w:t>
      </w:r>
      <w:r w:rsidRPr="00EC4D15">
        <w:rPr>
          <w:rFonts w:ascii="Times-Roman" w:eastAsiaTheme="minorHAnsi" w:hAnsi="Times-Roman" w:cs="Times-Roman"/>
          <w14:ligatures w14:val="standardContextual"/>
        </w:rPr>
        <w:t>), having its origin in the Unseen realm of the Spirit (</w:t>
      </w:r>
      <w:r w:rsidRPr="00EC4D15">
        <w:rPr>
          <w:rFonts w:ascii="Times-Italic" w:eastAsiaTheme="minorHAnsi" w:hAnsi="Times-Italic" w:cs="Times-Italic"/>
          <w:i/>
          <w:iCs/>
          <w14:ligatures w14:val="standardContextual"/>
        </w:rPr>
        <w:t>al-Rūḥ</w:t>
      </w:r>
      <w:r w:rsidRPr="00EC4D15">
        <w:rPr>
          <w:rFonts w:ascii="Times-Roman" w:eastAsiaTheme="minorHAnsi" w:hAnsi="Times-Roman" w:cs="Times-Roman"/>
          <w14:ligatures w14:val="standardContextual"/>
        </w:rPr>
        <w:t>) and the Angels, and giving Man unique paths of entry into sublime Spiritual Realities. Although Muslim Scholars and physicians generally associated the Intellect with the brain and the muscular heart, they still regarded it as a profound and otherworldly Spiritual inheritance with an intangible connection to the Human body and able to work in masterly fashion with all of thought in the absence of experience, while interpreting soundly all the images, ideas, and input of our five outward and five inward senses, from which it constructs its insights and conclusions. In this process, the Intellect in its highest Spiritual capacity is also able to receive the gifts and sound illumination of authentic Unveiling (</w:t>
      </w:r>
      <w:r w:rsidRPr="00EC4D15">
        <w:rPr>
          <w:rFonts w:ascii="Times-Italic" w:eastAsiaTheme="minorHAnsi" w:hAnsi="Times-Italic" w:cs="Times-Italic"/>
          <w:i/>
          <w:iCs/>
          <w14:ligatures w14:val="standardContextual"/>
        </w:rPr>
        <w:t>al-Kashf</w:t>
      </w:r>
      <w:r w:rsidRPr="00EC4D15">
        <w:rPr>
          <w:rFonts w:ascii="Times-Roman" w:eastAsiaTheme="minorHAnsi" w:hAnsi="Times-Roman" w:cs="Times-Roman"/>
          <w14:ligatures w14:val="standardContextual"/>
        </w:rPr>
        <w:t xml:space="preserve">) and weave them into the most brilliant tapestries of Human insight and thought. </w:t>
      </w:r>
      <w:r>
        <w:rPr>
          <w:rFonts w:ascii="Times-Roman" w:eastAsiaTheme="minorHAnsi" w:hAnsi="Times-Roman" w:cs="Times-Roman"/>
          <w14:ligatures w14:val="standardContextual"/>
        </w:rPr>
        <w:t>(</w:t>
      </w:r>
      <w:r>
        <w:rPr>
          <w:rFonts w:ascii="Times-Roman" w:eastAsiaTheme="minorHAnsi" w:hAnsi="Times-Roman" w:cs="Times-Roman"/>
          <w:b/>
          <w:bCs/>
          <w14:ligatures w14:val="standardContextual"/>
        </w:rPr>
        <w:t xml:space="preserve">Volume 6 Excerpts) </w:t>
      </w:r>
    </w:p>
    <w:p w14:paraId="5B73A4E6" w14:textId="7DB98273" w:rsidR="00EC4D15" w:rsidRPr="00EC4D15" w:rsidRDefault="00EC4D15" w:rsidP="00E616ED">
      <w:pPr>
        <w:pStyle w:val="ListParagraph"/>
        <w:numPr>
          <w:ilvl w:val="0"/>
          <w:numId w:val="106"/>
        </w:numPr>
        <w:autoSpaceDE w:val="0"/>
        <w:autoSpaceDN w:val="0"/>
        <w:adjustRightInd w:val="0"/>
        <w:rPr>
          <w:rFonts w:ascii="Times-Roman" w:eastAsiaTheme="minorHAnsi" w:hAnsi="Times-Roman" w:cs="Times-Roman"/>
          <w14:ligatures w14:val="standardContextual"/>
        </w:rPr>
      </w:pPr>
      <w:r w:rsidRPr="00EC4D15">
        <w:rPr>
          <w:rFonts w:ascii="Times-Roman" w:eastAsiaTheme="minorHAnsi" w:hAnsi="Times-Roman" w:cs="Times-Roman"/>
          <w14:ligatures w14:val="standardContextual"/>
        </w:rPr>
        <w:t xml:space="preserve">Thus, the Intellect is among God’s greatest gifts to Humanity and ranks among the most noble of all things that God created. </w:t>
      </w:r>
      <w:r w:rsidRPr="00EC4D15">
        <w:rPr>
          <w:rFonts w:ascii="Times-Bold" w:eastAsiaTheme="minorHAnsi" w:hAnsi="Times-Bold" w:cs="Times-Bold"/>
          <w:b/>
          <w:bCs/>
          <w14:ligatures w14:val="standardContextual"/>
        </w:rPr>
        <w:t>Al-Ḥakīm al-Tirmidhī</w:t>
      </w:r>
      <w:r w:rsidRPr="00EC4D15">
        <w:rPr>
          <w:rFonts w:ascii="Times-Roman" w:eastAsiaTheme="minorHAnsi" w:hAnsi="Times-Roman" w:cs="Times-Roman"/>
          <w14:ligatures w14:val="standardContextual"/>
        </w:rPr>
        <w:t xml:space="preserve"> transmits from the Successor </w:t>
      </w:r>
      <w:r w:rsidRPr="00EC4D15">
        <w:rPr>
          <w:rFonts w:ascii="Times-Bold" w:eastAsiaTheme="minorHAnsi" w:hAnsi="Times-Bold" w:cs="Times-Bold"/>
          <w:b/>
          <w:bCs/>
          <w14:ligatures w14:val="standardContextual"/>
        </w:rPr>
        <w:t xml:space="preserve">al-Ḥasan al-Baṣrī </w:t>
      </w:r>
      <w:r w:rsidRPr="00EC4D15">
        <w:rPr>
          <w:rFonts w:ascii="Times-Roman" w:eastAsiaTheme="minorHAnsi" w:hAnsi="Times-Roman" w:cs="Times-Roman"/>
          <w14:ligatures w14:val="standardContextual"/>
        </w:rPr>
        <w:t xml:space="preserve">and a number of the Prophet’s Companions: “God did not produce any created thing more honorable in His sight than Intellect.” </w:t>
      </w:r>
      <w:r w:rsidRPr="00EC4D15">
        <w:rPr>
          <w:rFonts w:ascii="Times-Bold" w:eastAsiaTheme="minorHAnsi" w:hAnsi="Times-Bold" w:cs="Times-Bold"/>
          <w:b/>
          <w:bCs/>
          <w:color w:val="1E1E1E"/>
          <w14:ligatures w14:val="standardContextual"/>
        </w:rPr>
        <w:t>Al-Im</w:t>
      </w:r>
      <w:r w:rsidRPr="00EC4D15">
        <w:rPr>
          <w:rFonts w:ascii="Times-Bold" w:eastAsiaTheme="minorHAnsi" w:hAnsi="Times-Bold" w:cs="Times-Bold"/>
          <w:b/>
          <w:bCs/>
          <w14:ligatures w14:val="standardContextual"/>
        </w:rPr>
        <w:t>ā</w:t>
      </w:r>
      <w:r w:rsidRPr="00EC4D15">
        <w:rPr>
          <w:rFonts w:ascii="Times-Bold" w:eastAsiaTheme="minorHAnsi" w:hAnsi="Times-Bold" w:cs="Times-Bold"/>
          <w:b/>
          <w:bCs/>
          <w:color w:val="1E1E1E"/>
          <w14:ligatures w14:val="standardContextual"/>
        </w:rPr>
        <w:t>m al-Ghaz</w:t>
      </w:r>
      <w:r w:rsidRPr="00EC4D15">
        <w:rPr>
          <w:rFonts w:ascii="Times-Bold" w:eastAsiaTheme="minorHAnsi" w:hAnsi="Times-Bold" w:cs="Times-Bold"/>
          <w:b/>
          <w:bCs/>
          <w14:ligatures w14:val="standardContextual"/>
        </w:rPr>
        <w:t>ā</w:t>
      </w:r>
      <w:r w:rsidRPr="00EC4D15">
        <w:rPr>
          <w:rFonts w:ascii="Times-Bold" w:eastAsiaTheme="minorHAnsi" w:hAnsi="Times-Bold" w:cs="Times-Bold"/>
          <w:b/>
          <w:bCs/>
          <w:color w:val="1E1E1E"/>
          <w14:ligatures w14:val="standardContextual"/>
        </w:rPr>
        <w:t>l</w:t>
      </w:r>
      <w:r w:rsidRPr="00EC4D15">
        <w:rPr>
          <w:rFonts w:ascii="Times-Bold" w:eastAsiaTheme="minorHAnsi" w:hAnsi="Times-Bold" w:cs="Times-Bold"/>
          <w:b/>
          <w:bCs/>
          <w14:ligatures w14:val="standardContextual"/>
        </w:rPr>
        <w:t xml:space="preserve">ī </w:t>
      </w:r>
      <w:r w:rsidRPr="00EC4D15">
        <w:rPr>
          <w:rFonts w:ascii="Times-Roman" w:eastAsiaTheme="minorHAnsi" w:hAnsi="Times-Roman" w:cs="Times-Roman"/>
          <w14:ligatures w14:val="standardContextual"/>
        </w:rPr>
        <w:t>said that the Intellect (</w:t>
      </w:r>
      <w:r w:rsidRPr="00EC4D15">
        <w:rPr>
          <w:rFonts w:ascii="Times-Italic" w:eastAsiaTheme="minorHAnsi" w:hAnsi="Times-Italic" w:cs="Times-Italic"/>
          <w:i/>
          <w:iCs/>
          <w14:ligatures w14:val="standardContextual"/>
        </w:rPr>
        <w:t>al-‘Aql</w:t>
      </w:r>
      <w:r w:rsidRPr="00EC4D15">
        <w:rPr>
          <w:rFonts w:ascii="Times-Roman" w:eastAsiaTheme="minorHAnsi" w:hAnsi="Times-Roman" w:cs="Times-Roman"/>
          <w14:ligatures w14:val="standardContextual"/>
        </w:rPr>
        <w:t>) is greater and more illustrious to God than His Throne (</w:t>
      </w:r>
      <w:r w:rsidRPr="00EC4D15">
        <w:rPr>
          <w:rFonts w:ascii="Times-Italic" w:eastAsiaTheme="minorHAnsi" w:hAnsi="Times-Italic" w:cs="Times-Italic"/>
          <w:i/>
          <w:iCs/>
          <w14:ligatures w14:val="standardContextual"/>
        </w:rPr>
        <w:t>al-‘Arsh</w:t>
      </w:r>
      <w:r w:rsidRPr="00EC4D15">
        <w:rPr>
          <w:rFonts w:ascii="Times-Roman" w:eastAsiaTheme="minorHAnsi" w:hAnsi="Times-Roman" w:cs="Times-Roman"/>
          <w14:ligatures w14:val="standardContextual"/>
        </w:rPr>
        <w:t>), which is so vastly more immense than the Seven Heavens, which it contains, that it has no likeness or analogy in Human terms.</w:t>
      </w:r>
      <w:r w:rsidRPr="00EC4D15">
        <w:rPr>
          <w:rFonts w:ascii="Times-Bold" w:eastAsiaTheme="minorHAnsi" w:hAnsi="Times-Bold" w:cs="Times-Bold"/>
          <w:b/>
          <w:bCs/>
          <w14:ligatures w14:val="standardContextual"/>
        </w:rPr>
        <w:t xml:space="preserve"> </w:t>
      </w:r>
      <w:r w:rsidRPr="00EC4D15">
        <w:rPr>
          <w:rFonts w:ascii="Times-Bold" w:eastAsiaTheme="minorHAnsi" w:hAnsi="Times-Bold" w:cs="Times-Bold"/>
          <w:b/>
          <w:bCs/>
          <w:color w:val="1E1E1E"/>
          <w14:ligatures w14:val="standardContextual"/>
        </w:rPr>
        <w:t>Al-Im</w:t>
      </w:r>
      <w:r w:rsidRPr="00EC4D15">
        <w:rPr>
          <w:rFonts w:ascii="Times-Bold" w:eastAsiaTheme="minorHAnsi" w:hAnsi="Times-Bold" w:cs="Times-Bold"/>
          <w:b/>
          <w:bCs/>
          <w14:ligatures w14:val="standardContextual"/>
        </w:rPr>
        <w:t>ā</w:t>
      </w:r>
      <w:r w:rsidRPr="00EC4D15">
        <w:rPr>
          <w:rFonts w:ascii="Times-Bold" w:eastAsiaTheme="minorHAnsi" w:hAnsi="Times-Bold" w:cs="Times-Bold"/>
          <w:b/>
          <w:bCs/>
          <w:color w:val="1E1E1E"/>
          <w14:ligatures w14:val="standardContextual"/>
        </w:rPr>
        <w:t>m al-Dab</w:t>
      </w:r>
      <w:r w:rsidRPr="00EC4D15">
        <w:rPr>
          <w:rFonts w:ascii="Times-Bold" w:eastAsiaTheme="minorHAnsi" w:hAnsi="Times-Bold" w:cs="Times-Bold"/>
          <w:b/>
          <w:bCs/>
          <w14:ligatures w14:val="standardContextual"/>
        </w:rPr>
        <w:t>ū</w:t>
      </w:r>
      <w:r w:rsidRPr="00EC4D15">
        <w:rPr>
          <w:rFonts w:ascii="Times-Bold" w:eastAsiaTheme="minorHAnsi" w:hAnsi="Times-Bold" w:cs="Times-Bold"/>
          <w:b/>
          <w:bCs/>
          <w:color w:val="1E1E1E"/>
          <w14:ligatures w14:val="standardContextual"/>
        </w:rPr>
        <w:t>s</w:t>
      </w:r>
      <w:r w:rsidRPr="00EC4D15">
        <w:rPr>
          <w:rFonts w:ascii="Times-Bold" w:eastAsiaTheme="minorHAnsi" w:hAnsi="Times-Bold" w:cs="Times-Bold"/>
          <w:b/>
          <w:bCs/>
          <w14:ligatures w14:val="standardContextual"/>
        </w:rPr>
        <w:t xml:space="preserve">ī </w:t>
      </w:r>
      <w:r w:rsidRPr="00EC4D15">
        <w:rPr>
          <w:rFonts w:ascii="Times-Roman" w:eastAsiaTheme="minorHAnsi" w:hAnsi="Times-Roman" w:cs="Times-Roman"/>
          <w14:ligatures w14:val="standardContextual"/>
        </w:rPr>
        <w:t>asserted:</w:t>
      </w:r>
      <w:r w:rsidRPr="00EC4D15">
        <w:rPr>
          <w:rFonts w:ascii="Times-Roman" w:eastAsiaTheme="minorHAnsi" w:hAnsi="Times-Roman" w:cs="Times-Roman"/>
          <w:color w:val="1E1E1E"/>
          <w14:ligatures w14:val="standardContextual"/>
        </w:rPr>
        <w:t xml:space="preserve"> When God created the Human Being for the Trust, God honored him with Intellect (</w:t>
      </w:r>
      <w:r w:rsidRPr="00EC4D15">
        <w:rPr>
          <w:rFonts w:ascii="Times-Italic" w:eastAsiaTheme="minorHAnsi" w:hAnsi="Times-Italic" w:cs="Times-Italic"/>
          <w:i/>
          <w:iCs/>
          <w:color w:val="1E1E1E"/>
          <w14:ligatures w14:val="standardContextual"/>
        </w:rPr>
        <w:t>al-‘Aql</w:t>
      </w:r>
      <w:r w:rsidRPr="00EC4D15">
        <w:rPr>
          <w:rFonts w:ascii="Times-Roman" w:eastAsiaTheme="minorHAnsi" w:hAnsi="Times-Roman" w:cs="Times-Roman"/>
          <w:color w:val="1E1E1E"/>
          <w14:ligatures w14:val="standardContextual"/>
        </w:rPr>
        <w:t>) so that he be worthy of that Trust.</w:t>
      </w:r>
      <w:r w:rsidRPr="00EC4D15">
        <w:rPr>
          <w:rFonts w:ascii="Times-Roman" w:eastAsiaTheme="minorHAnsi" w:hAnsi="Times-Roman" w:cs="Times-Roman"/>
          <w14:ligatures w14:val="standardContextual"/>
        </w:rPr>
        <w:t xml:space="preserve"> The Prophet is reported to have advised </w:t>
      </w:r>
      <w:r w:rsidRPr="00EC4D15">
        <w:rPr>
          <w:rFonts w:ascii="Times-Bold" w:eastAsiaTheme="minorHAnsi" w:hAnsi="Times-Bold" w:cs="Times-Bold"/>
          <w:b/>
          <w:bCs/>
          <w14:ligatures w14:val="standardContextual"/>
        </w:rPr>
        <w:t>‘Alī ibn Abī-Ṭālib</w:t>
      </w:r>
      <w:r w:rsidRPr="00EC4D15">
        <w:rPr>
          <w:rFonts w:ascii="Times-Roman" w:eastAsiaTheme="minorHAnsi" w:hAnsi="Times-Roman" w:cs="Times-Roman"/>
          <w14:ligatures w14:val="standardContextual"/>
        </w:rPr>
        <w:t>: “If [other] people draw near to God through the gates of righteousness (</w:t>
      </w:r>
      <w:r w:rsidRPr="00EC4D15">
        <w:rPr>
          <w:rFonts w:ascii="Times-Italic" w:eastAsiaTheme="minorHAnsi" w:hAnsi="Times-Italic" w:cs="Times-Italic"/>
          <w:i/>
          <w:iCs/>
          <w14:ligatures w14:val="standardContextual"/>
        </w:rPr>
        <w:t>abwāb al-birr</w:t>
      </w:r>
      <w:r w:rsidRPr="00EC4D15">
        <w:rPr>
          <w:rFonts w:ascii="Times-Roman" w:eastAsiaTheme="minorHAnsi" w:hAnsi="Times-Roman" w:cs="Times-Roman"/>
          <w14:ligatures w14:val="standardContextual"/>
        </w:rPr>
        <w:t xml:space="preserve">), then let you yourself draw near to Him through your Intellect.” </w:t>
      </w:r>
      <w:r>
        <w:rPr>
          <w:rFonts w:ascii="Times-Roman" w:eastAsiaTheme="minorHAnsi" w:hAnsi="Times-Roman" w:cs="Times-Roman"/>
          <w14:ligatures w14:val="standardContextual"/>
        </w:rPr>
        <w:t>(</w:t>
      </w:r>
      <w:r>
        <w:rPr>
          <w:rFonts w:ascii="Times-Roman" w:eastAsiaTheme="minorHAnsi" w:hAnsi="Times-Roman" w:cs="Times-Roman"/>
          <w:b/>
          <w:bCs/>
          <w14:ligatures w14:val="standardContextual"/>
        </w:rPr>
        <w:t xml:space="preserve">Volume 6 Excerpts) </w:t>
      </w:r>
    </w:p>
    <w:p w14:paraId="0FE3AF4F" w14:textId="082D8ACA" w:rsidR="00EC4D15" w:rsidRPr="00EC4D15" w:rsidRDefault="00EC4D15" w:rsidP="00E616ED">
      <w:pPr>
        <w:pStyle w:val="ListParagraph"/>
        <w:numPr>
          <w:ilvl w:val="0"/>
          <w:numId w:val="106"/>
        </w:numPr>
        <w:autoSpaceDE w:val="0"/>
        <w:autoSpaceDN w:val="0"/>
        <w:adjustRightInd w:val="0"/>
        <w:rPr>
          <w:rFonts w:ascii="Times-Roman" w:eastAsiaTheme="minorHAnsi" w:hAnsi="Times-Roman" w:cs="Times-Roman"/>
          <w14:ligatures w14:val="standardContextual"/>
        </w:rPr>
      </w:pPr>
      <w:r w:rsidRPr="00EC4D15">
        <w:rPr>
          <w:rFonts w:ascii="Times-Roman" w:eastAsiaTheme="minorHAnsi" w:hAnsi="Times-Roman" w:cs="Times-Roman"/>
          <w14:ligatures w14:val="standardContextual"/>
        </w:rPr>
        <w:t xml:space="preserve">The proper cultivation and use of Intellect are essential to well-founded belief, good character, sound knowledge, and to our overall Humanity. Likewise, the neglect and misuse of Intellect lie at the root of disbelief, bad character, ignorance, and inhumanity. God says in the Qur’ān: “In this manner does God make His Signs clear for you that perhaps you may use your Intellects” (The Cow, 2:242). He says in another verse: “It is [God] who gives life and gives death, and unto Him belongs the alteration of the night and the day. Will you not, then, use your Intellects?” (The Believers, 23:80). And He warns: “It is not the prerogative of any soul to believe but by God’s leave, and He will cast defilement upon those who do not use their Intellects” (Jonah, 10:100). </w:t>
      </w:r>
      <w:r>
        <w:rPr>
          <w:rFonts w:ascii="Times-Roman" w:eastAsiaTheme="minorHAnsi" w:hAnsi="Times-Roman" w:cs="Times-Roman"/>
          <w14:ligatures w14:val="standardContextual"/>
        </w:rPr>
        <w:t>(</w:t>
      </w:r>
      <w:r>
        <w:rPr>
          <w:rFonts w:ascii="Times-Roman" w:eastAsiaTheme="minorHAnsi" w:hAnsi="Times-Roman" w:cs="Times-Roman"/>
          <w:b/>
          <w:bCs/>
          <w14:ligatures w14:val="standardContextual"/>
        </w:rPr>
        <w:t xml:space="preserve">Volume 6 Excerpts) </w:t>
      </w:r>
    </w:p>
    <w:p w14:paraId="01EAEECE" w14:textId="621E3836" w:rsidR="00EC4D15" w:rsidRPr="00EC4D15" w:rsidRDefault="00EC4D15" w:rsidP="00E616ED">
      <w:pPr>
        <w:pStyle w:val="ListParagraph"/>
        <w:numPr>
          <w:ilvl w:val="0"/>
          <w:numId w:val="106"/>
        </w:numPr>
        <w:autoSpaceDE w:val="0"/>
        <w:autoSpaceDN w:val="0"/>
        <w:adjustRightInd w:val="0"/>
        <w:rPr>
          <w:rFonts w:ascii="Times-Roman" w:eastAsiaTheme="minorHAnsi" w:hAnsi="Times-Roman" w:cs="Times-Roman"/>
          <w14:ligatures w14:val="standardContextual"/>
        </w:rPr>
      </w:pPr>
      <w:r w:rsidRPr="00EC4D15">
        <w:rPr>
          <w:rFonts w:ascii="Times-Roman" w:eastAsiaTheme="minorHAnsi" w:hAnsi="Times-Roman" w:cs="Times-Roman"/>
          <w14:ligatures w14:val="standardContextual"/>
        </w:rPr>
        <w:t>Like all the gifts of God, Intellect can be lost or taken away.</w:t>
      </w:r>
      <w:r w:rsidRPr="00EC4D15">
        <w:rPr>
          <w:rFonts w:ascii="Times-Roman" w:eastAsiaTheme="minorHAnsi" w:hAnsi="Times-Roman" w:cs="Times-Roman"/>
          <w:color w:val="000000"/>
          <w14:ligatures w14:val="standardContextual"/>
        </w:rPr>
        <w:t xml:space="preserve"> Our challenge today is to restore the Intellect and recover Intellectual integrity. God created each part of the body for a benign function, but our faculties atrophy if they are not allowed to perform their functions. The eye must be allowed to see the light. The heart falls ill when it is unable to acquire knowledge, wisdom, the knowledge and love of God, and delight in His worship and His remembrance. T</w:t>
      </w:r>
      <w:r w:rsidRPr="00EC4D15">
        <w:rPr>
          <w:rFonts w:ascii="Times-Roman" w:eastAsiaTheme="minorHAnsi" w:hAnsi="Times-Roman" w:cs="Times-Roman"/>
          <w14:ligatures w14:val="standardContextual"/>
        </w:rPr>
        <w:t xml:space="preserve">he faculties of the Intellect and sound intuition must be used, or they too may become so atrophied from lack of use and so disorganized through distractions that human beings become unable to comprehend first principles or accept sound intuitions. Indeed, abandoning belief in God and sound discursive understanding of Divinity de-rationalizes and de-moralizes our entire being and ultimately silences the primordial testimony of God in our inner being. </w:t>
      </w:r>
      <w:r>
        <w:rPr>
          <w:rFonts w:ascii="Times-Roman" w:eastAsiaTheme="minorHAnsi" w:hAnsi="Times-Roman" w:cs="Times-Roman"/>
          <w14:ligatures w14:val="standardContextual"/>
        </w:rPr>
        <w:t>(</w:t>
      </w:r>
      <w:r>
        <w:rPr>
          <w:rFonts w:ascii="Times-Roman" w:eastAsiaTheme="minorHAnsi" w:hAnsi="Times-Roman" w:cs="Times-Roman"/>
          <w:b/>
          <w:bCs/>
          <w14:ligatures w14:val="standardContextual"/>
        </w:rPr>
        <w:t xml:space="preserve">Volume 6 Excerpts) </w:t>
      </w:r>
    </w:p>
    <w:p w14:paraId="4652296D" w14:textId="77777777" w:rsidR="00EC4D15" w:rsidRPr="00EC4D15" w:rsidRDefault="00EC4D15" w:rsidP="00EC4D15">
      <w:pPr>
        <w:autoSpaceDE w:val="0"/>
        <w:autoSpaceDN w:val="0"/>
        <w:adjustRightInd w:val="0"/>
        <w:rPr>
          <w:rFonts w:ascii="Times-Roman" w:eastAsiaTheme="minorHAnsi" w:hAnsi="Times-Roman" w:cs="Times-Roman"/>
          <w14:ligatures w14:val="standardContextual"/>
        </w:rPr>
      </w:pPr>
    </w:p>
    <w:p w14:paraId="5013DF87" w14:textId="561F6852" w:rsidR="00A7527E" w:rsidRPr="00A7527E" w:rsidRDefault="00FD1A33" w:rsidP="00E616ED">
      <w:pPr>
        <w:pStyle w:val="Heading4"/>
        <w:numPr>
          <w:ilvl w:val="0"/>
          <w:numId w:val="7"/>
        </w:numPr>
        <w:rPr>
          <w:rFonts w:asciiTheme="majorBidi" w:eastAsiaTheme="minorHAnsi" w:hAnsiTheme="majorBidi"/>
          <w:b/>
          <w:bCs/>
          <w:color w:val="C00000"/>
          <w:sz w:val="28"/>
          <w:szCs w:val="28"/>
        </w:rPr>
      </w:pPr>
      <w:commentRangeStart w:id="235"/>
      <w:r>
        <w:rPr>
          <w:rFonts w:asciiTheme="majorBidi" w:eastAsiaTheme="minorHAnsi" w:hAnsiTheme="majorBidi"/>
          <w:b/>
          <w:bCs/>
          <w:color w:val="C00000"/>
          <w:sz w:val="28"/>
          <w:szCs w:val="28"/>
        </w:rPr>
        <w:t xml:space="preserve"> </w:t>
      </w:r>
      <w:r w:rsidRPr="00AB0CFA">
        <w:rPr>
          <w:rFonts w:asciiTheme="majorBidi" w:eastAsiaTheme="minorHAnsi" w:hAnsiTheme="majorBidi"/>
          <w:b/>
          <w:bCs/>
          <w:color w:val="C00000"/>
          <w:sz w:val="28"/>
          <w:szCs w:val="28"/>
        </w:rPr>
        <w:t>“Wrong-Headedness”</w:t>
      </w:r>
      <w:r w:rsidR="001333F0">
        <w:rPr>
          <w:rFonts w:asciiTheme="majorBidi" w:eastAsiaTheme="minorHAnsi" w:hAnsiTheme="majorBidi"/>
          <w:b/>
          <w:bCs/>
          <w:color w:val="C00000"/>
          <w:sz w:val="28"/>
          <w:szCs w:val="28"/>
        </w:rPr>
        <w:t xml:space="preserve"> </w:t>
      </w:r>
      <w:commentRangeEnd w:id="235"/>
      <w:r w:rsidR="00A7527E" w:rsidRPr="00A7527E">
        <w:rPr>
          <w:rStyle w:val="CommentReference"/>
          <w:rFonts w:asciiTheme="majorBidi" w:eastAsiaTheme="minorHAnsi" w:hAnsiTheme="majorBidi"/>
          <w:b/>
          <w:bCs/>
          <w:color w:val="C00000"/>
          <w:sz w:val="28"/>
          <w:szCs w:val="28"/>
        </w:rPr>
        <w:commentReference w:id="235"/>
      </w:r>
    </w:p>
    <w:p w14:paraId="2573151D" w14:textId="77777777" w:rsidR="00A7527E" w:rsidRPr="00A7527E" w:rsidRDefault="00A7527E" w:rsidP="00E616ED">
      <w:pPr>
        <w:pStyle w:val="ListParagraph"/>
        <w:numPr>
          <w:ilvl w:val="0"/>
          <w:numId w:val="109"/>
        </w:numPr>
        <w:rPr>
          <w:sz w:val="20"/>
          <w:szCs w:val="20"/>
        </w:rPr>
      </w:pPr>
      <w:r w:rsidRPr="00512709">
        <w:rPr>
          <w:rStyle w:val="FootnoteReference"/>
          <w:sz w:val="20"/>
          <w:szCs w:val="20"/>
        </w:rPr>
        <w:footnoteRef/>
      </w:r>
      <w:r w:rsidRPr="00A7527E">
        <w:rPr>
          <w:sz w:val="20"/>
          <w:szCs w:val="20"/>
        </w:rPr>
        <w:t xml:space="preserve"> The notion of “</w:t>
      </w:r>
      <w:r w:rsidRPr="00A7527E">
        <w:rPr>
          <w:b/>
          <w:bCs/>
          <w:sz w:val="20"/>
          <w:szCs w:val="20"/>
        </w:rPr>
        <w:t>wrong-headedness</w:t>
      </w:r>
      <w:r w:rsidRPr="00A7527E">
        <w:rPr>
          <w:sz w:val="20"/>
          <w:szCs w:val="20"/>
        </w:rPr>
        <w:t>” is taken from t</w:t>
      </w:r>
      <w:r w:rsidRPr="00A7527E">
        <w:rPr>
          <w:color w:val="000000"/>
          <w:sz w:val="20"/>
          <w:szCs w:val="20"/>
        </w:rPr>
        <w:t>he Andalusian Saint, Scholar, Sage, and poet</w:t>
      </w:r>
      <w:r w:rsidRPr="00A7527E">
        <w:rPr>
          <w:sz w:val="20"/>
          <w:szCs w:val="20"/>
        </w:rPr>
        <w:t xml:space="preserve"> Muḥammad ibn ‘Alī ibn al-‘Arabī (d. 638/1240), who will be introduced below. For Ibn al-‘Arabī, exclusively horizontal knowledge is “wrong-headed” because it is ill-conceived, ill-intended, and misguided from the start. Horizontal knowledge—as we will see in the coming notes—is circular, because it ascribes things to other things and phenomena to other phenomena, without ever getting to bottom of things. Metaphorical Knowledge, which is defined in the next note, lies at the heart of “wrong-headedness” because it utterly lacks verticality and, thus, can never discover its own true roots or lead to valid understanding of either the subject-knower or the object or thing known. Thus, the nature of existence is concealed by Metaphorical Knowledge as well as a proper understanding of the role we are meant play in this world as Human Beings. Knowledge that is “wrongheaded” or “metaphorical” ultimately produces l</w:t>
      </w:r>
      <w:r w:rsidRPr="00A7527E">
        <w:rPr>
          <w:sz w:val="20"/>
          <w:szCs w:val="20"/>
          <w:u w:val="single"/>
        </w:rPr>
        <w:t>abyrinths of disconnected information without end</w:t>
      </w:r>
      <w:r w:rsidRPr="00A7527E">
        <w:rPr>
          <w:sz w:val="20"/>
          <w:szCs w:val="20"/>
        </w:rPr>
        <w:t xml:space="preserve">, which is our situation today: “The more we learn, the less we know.” Today, we suffer from “information overload” and find ourselves continually unable to understand the endless profusions of facts that we constantly manufacture. For “facts” are not Science any more than a dictionary is literature. Indeed, “facts” taken by themselves are like the dummy sitting on the ventriloquist’s lap. The Scientist must make the “facts” speak, just as the ventriloquist must animate his puppet. Thus, today, we are unable to navigate these seas of information that engulf us or extract real knowledge from them, in any true sense that could promise to give us enlightenment or bring us immediate and long-term benefit, while protecting us from immense potential harm. </w:t>
      </w:r>
    </w:p>
    <w:p w14:paraId="559AF89A" w14:textId="0CB93F29" w:rsidR="00011585" w:rsidRPr="0050757F" w:rsidRDefault="00011585" w:rsidP="00E616ED">
      <w:pPr>
        <w:pStyle w:val="ListParagraph"/>
        <w:numPr>
          <w:ilvl w:val="0"/>
          <w:numId w:val="109"/>
        </w:numPr>
        <w:rPr>
          <w:rFonts w:eastAsiaTheme="minorHAnsi"/>
          <w:b/>
          <w:bCs/>
          <w:i/>
          <w:iCs/>
        </w:rPr>
      </w:pPr>
      <w:r>
        <w:rPr>
          <w:rFonts w:ascii="Times-Roman" w:eastAsiaTheme="minorHAnsi" w:hAnsi="Times-Roman" w:cs="Times-Roman"/>
          <w:sz w:val="28"/>
          <w:szCs w:val="28"/>
          <w14:ligatures w14:val="standardContextual"/>
        </w:rPr>
        <w:t xml:space="preserve">In presenting such alternatives, the book attempts to contribute to the work of replacing </w:t>
      </w:r>
      <w:r w:rsidRPr="00947AA1">
        <w:rPr>
          <w:rFonts w:ascii="Times-Roman" w:eastAsiaTheme="minorHAnsi" w:hAnsi="Times-Roman" w:cs="Times-Roman"/>
          <w:i/>
          <w:iCs/>
          <w:sz w:val="28"/>
          <w:szCs w:val="28"/>
          <w:u w:val="single"/>
          <w14:ligatures w14:val="standardContextual"/>
        </w:rPr>
        <w:t>wrongheadedness</w:t>
      </w:r>
      <w:r>
        <w:rPr>
          <w:rFonts w:ascii="Times-Roman" w:eastAsiaTheme="minorHAnsi" w:hAnsi="Times-Roman" w:cs="Times-Roman"/>
          <w:sz w:val="28"/>
          <w:szCs w:val="28"/>
          <w14:ligatures w14:val="standardContextual"/>
        </w:rPr>
        <w:t xml:space="preserve"> with sound judgment and converting </w:t>
      </w:r>
      <w:r>
        <w:rPr>
          <w:rFonts w:ascii="Times-Bold" w:eastAsiaTheme="minorHAnsi" w:hAnsi="Times-Bold" w:cs="Times-Bold"/>
          <w:b/>
          <w:bCs/>
          <w:sz w:val="28"/>
          <w:szCs w:val="28"/>
          <w14:ligatures w14:val="standardContextual"/>
        </w:rPr>
        <w:t>metaphorical knowledge</w:t>
      </w:r>
      <w:r>
        <w:rPr>
          <w:rFonts w:ascii="Times-Roman" w:eastAsiaTheme="minorHAnsi" w:hAnsi="Times-Roman" w:cs="Times-Roman"/>
          <w:sz w:val="28"/>
          <w:szCs w:val="28"/>
          <w14:ligatures w14:val="standardContextual"/>
        </w:rPr>
        <w:t xml:space="preserve"> into real and truly beneficial knowledge. Only then, will we be able to unravel</w:t>
      </w:r>
      <w:r>
        <w:rPr>
          <w:rFonts w:ascii="Times-Bold" w:eastAsiaTheme="minorHAnsi" w:hAnsi="Times-Bold" w:cs="Times-Bold"/>
          <w:b/>
          <w:bCs/>
          <w:sz w:val="28"/>
          <w:szCs w:val="28"/>
          <w14:ligatures w14:val="standardContextual"/>
        </w:rPr>
        <w:t xml:space="preserve"> the knots of the Modern Souls</w:t>
      </w:r>
      <w:r>
        <w:rPr>
          <w:rFonts w:ascii="Times-Roman" w:eastAsiaTheme="minorHAnsi" w:hAnsi="Times-Roman" w:cs="Times-Roman"/>
          <w:sz w:val="28"/>
          <w:szCs w:val="28"/>
          <w14:ligatures w14:val="standardContextual"/>
        </w:rPr>
        <w:t xml:space="preserve"> and become truly human once again. </w:t>
      </w:r>
      <w:r w:rsidR="00A7527E">
        <w:rPr>
          <w:rFonts w:ascii="Times-Roman" w:eastAsiaTheme="minorHAnsi" w:hAnsi="Times-Roman" w:cs="Times-Roman"/>
          <w:sz w:val="28"/>
          <w:szCs w:val="28"/>
          <w14:ligatures w14:val="standardContextual"/>
        </w:rPr>
        <w:t>(</w:t>
      </w:r>
      <w:r>
        <w:rPr>
          <w:rFonts w:ascii="Times-Roman" w:eastAsiaTheme="minorHAnsi" w:hAnsi="Times-Roman" w:cs="Times-Roman"/>
          <w:b/>
          <w:bCs/>
          <w:sz w:val="28"/>
          <w:szCs w:val="28"/>
          <w14:ligatures w14:val="standardContextual"/>
        </w:rPr>
        <w:t>Volume 6</w:t>
      </w:r>
      <w:r w:rsidR="00A7527E">
        <w:rPr>
          <w:rFonts w:ascii="Times-Roman" w:eastAsiaTheme="minorHAnsi" w:hAnsi="Times-Roman" w:cs="Times-Roman"/>
          <w:b/>
          <w:bCs/>
          <w:sz w:val="28"/>
          <w:szCs w:val="28"/>
          <w14:ligatures w14:val="standardContextual"/>
        </w:rPr>
        <w:t>)</w:t>
      </w:r>
    </w:p>
    <w:p w14:paraId="22A15F42" w14:textId="77777777" w:rsidR="0050757F" w:rsidRPr="0050757F" w:rsidRDefault="0050757F" w:rsidP="0050757F">
      <w:pPr>
        <w:rPr>
          <w:rFonts w:eastAsiaTheme="minorHAnsi"/>
          <w:b/>
          <w:bCs/>
          <w:i/>
          <w:iCs/>
        </w:rPr>
      </w:pPr>
    </w:p>
    <w:p w14:paraId="310116CA" w14:textId="32188469" w:rsidR="009626E3" w:rsidRPr="00A7527E" w:rsidRDefault="009626E3" w:rsidP="00E616ED">
      <w:pPr>
        <w:pStyle w:val="Heading4"/>
        <w:numPr>
          <w:ilvl w:val="0"/>
          <w:numId w:val="7"/>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0050757F">
        <w:rPr>
          <w:rFonts w:asciiTheme="majorBidi" w:eastAsiaTheme="minorHAnsi" w:hAnsiTheme="majorBidi"/>
          <w:b/>
          <w:bCs/>
          <w:color w:val="C00000"/>
          <w:sz w:val="28"/>
          <w:szCs w:val="28"/>
        </w:rPr>
        <w:t xml:space="preserve">The </w:t>
      </w:r>
      <w:r>
        <w:rPr>
          <w:rFonts w:asciiTheme="majorBidi" w:eastAsiaTheme="minorHAnsi" w:hAnsiTheme="majorBidi"/>
          <w:b/>
          <w:bCs/>
          <w:color w:val="C00000"/>
          <w:sz w:val="28"/>
          <w:szCs w:val="28"/>
        </w:rPr>
        <w:t xml:space="preserve">Masculine </w:t>
      </w:r>
      <w:r w:rsidR="0050757F">
        <w:rPr>
          <w:rFonts w:asciiTheme="majorBidi" w:eastAsiaTheme="minorHAnsi" w:hAnsiTheme="majorBidi"/>
          <w:b/>
          <w:bCs/>
          <w:color w:val="C00000"/>
          <w:sz w:val="28"/>
          <w:szCs w:val="28"/>
        </w:rPr>
        <w:t>and</w:t>
      </w:r>
      <w:r>
        <w:rPr>
          <w:rFonts w:asciiTheme="majorBidi" w:eastAsiaTheme="minorHAnsi" w:hAnsiTheme="majorBidi"/>
          <w:b/>
          <w:bCs/>
          <w:color w:val="C00000"/>
          <w:sz w:val="28"/>
          <w:szCs w:val="28"/>
        </w:rPr>
        <w:t xml:space="preserve"> Feminine Principles </w:t>
      </w:r>
    </w:p>
    <w:p w14:paraId="701AD943" w14:textId="77777777" w:rsidR="009626E3" w:rsidRPr="009626E3" w:rsidRDefault="009626E3" w:rsidP="009626E3">
      <w:pPr>
        <w:rPr>
          <w:rFonts w:eastAsiaTheme="minorHAnsi"/>
          <w:b/>
          <w:bCs/>
          <w:i/>
          <w:iCs/>
        </w:rPr>
      </w:pPr>
    </w:p>
    <w:p w14:paraId="070B3758" w14:textId="77777777" w:rsidR="00011585" w:rsidRPr="00A7527E" w:rsidRDefault="00011585" w:rsidP="00A7527E">
      <w:pPr>
        <w:rPr>
          <w:rFonts w:eastAsiaTheme="minorHAnsi"/>
          <w:b/>
          <w:bCs/>
          <w:i/>
          <w:iCs/>
        </w:rPr>
      </w:pPr>
    </w:p>
    <w:p w14:paraId="17EDB265" w14:textId="77777777" w:rsidR="00947AA1" w:rsidRDefault="00947AA1">
      <w:pPr>
        <w:spacing w:after="160" w:line="278" w:lineRule="auto"/>
        <w:rPr>
          <w:rFonts w:asciiTheme="majorBidi" w:eastAsiaTheme="minorHAnsi" w:hAnsiTheme="majorBidi" w:cstheme="majorBidi"/>
          <w:b/>
          <w:bCs/>
          <w:i/>
          <w:iCs/>
          <w:color w:val="0070C0"/>
          <w:sz w:val="36"/>
          <w:szCs w:val="36"/>
        </w:rPr>
      </w:pPr>
      <w:bookmarkStart w:id="236" w:name="_Toc188509455"/>
      <w:bookmarkStart w:id="237" w:name="_Toc192407510"/>
      <w:r>
        <w:br w:type="page"/>
      </w:r>
    </w:p>
    <w:p w14:paraId="09D73BF6" w14:textId="31013F7F" w:rsidR="00FD1A33" w:rsidRDefault="00FD1A33" w:rsidP="009C436F">
      <w:pPr>
        <w:pStyle w:val="Heading2"/>
      </w:pPr>
      <w:r w:rsidRPr="00A20681">
        <w:t>Linguistic &amp; Conceptual Paradigms</w:t>
      </w:r>
      <w:bookmarkEnd w:id="236"/>
      <w:bookmarkEnd w:id="237"/>
    </w:p>
    <w:p w14:paraId="21240637" w14:textId="77777777" w:rsidR="00FD1A33" w:rsidRPr="00DC587F" w:rsidRDefault="00FD1A33" w:rsidP="00FD1A33">
      <w:pPr>
        <w:rPr>
          <w:rFonts w:eastAsiaTheme="minorHAnsi"/>
        </w:rPr>
      </w:pPr>
      <w:r>
        <w:rPr>
          <w:rFonts w:eastAsiaTheme="minorHAnsi"/>
        </w:rPr>
        <w:t>TO HERE LINGUISTIC &amp; CONCEPTUAL PARADIGMS</w:t>
      </w:r>
    </w:p>
    <w:p w14:paraId="7E0F2825" w14:textId="77777777" w:rsidR="00FD1A33" w:rsidRPr="00A20681" w:rsidRDefault="00FD1A33" w:rsidP="00FD1A33">
      <w:pPr>
        <w:rPr>
          <w:rFonts w:eastAsiaTheme="minorHAnsi"/>
        </w:rPr>
      </w:pPr>
    </w:p>
    <w:p w14:paraId="26840E2D" w14:textId="77777777" w:rsidR="00FD1A33" w:rsidRDefault="00FD1A33" w:rsidP="00E616ED">
      <w:pPr>
        <w:pStyle w:val="Heading4"/>
        <w:numPr>
          <w:ilvl w:val="0"/>
          <w:numId w:val="8"/>
        </w:numPr>
        <w:ind w:right="2160"/>
        <w:rPr>
          <w:rFonts w:asciiTheme="majorBidi" w:hAnsiTheme="majorBidi"/>
          <w:b/>
          <w:bCs/>
          <w:color w:val="C00000"/>
          <w:sz w:val="28"/>
          <w:szCs w:val="28"/>
        </w:rPr>
      </w:pPr>
      <w:bookmarkStart w:id="238" w:name="_Toc188509456"/>
      <w:r w:rsidRPr="009D3257">
        <w:rPr>
          <w:rFonts w:asciiTheme="majorBidi" w:hAnsiTheme="majorBidi"/>
          <w:b/>
          <w:bCs/>
          <w:color w:val="C00000"/>
          <w:sz w:val="28"/>
          <w:szCs w:val="28"/>
        </w:rPr>
        <w:t>Arabic, Ancient Languages, Their Purity, &amp; Richness</w:t>
      </w:r>
      <w:bookmarkEnd w:id="238"/>
    </w:p>
    <w:p w14:paraId="33209C0E" w14:textId="77777777" w:rsidR="00FD1A33" w:rsidRPr="00F95BE4" w:rsidRDefault="0A910C68" w:rsidP="00FD1A33">
      <w:pPr>
        <w:rPr>
          <w:i/>
          <w:iCs/>
        </w:rPr>
      </w:pPr>
      <w:r w:rsidRPr="19736EA0">
        <w:rPr>
          <w:rFonts w:asciiTheme="majorBidi" w:hAnsiTheme="majorBidi" w:cstheme="majorBidi"/>
          <w:i/>
          <w:iCs/>
        </w:rPr>
        <w:t xml:space="preserve">Qur’ānic or “Classical” </w:t>
      </w:r>
      <w:r w:rsidRPr="19736EA0">
        <w:rPr>
          <w:rFonts w:eastAsiaTheme="minorEastAsia"/>
          <w:i/>
          <w:iCs/>
        </w:rPr>
        <w:t xml:space="preserve">Arabic—as is frequently noted in The First Teaching—belongs to the most earlierst tier of the family of Ancient Semitic and Hamitic (Afro-Asian) languages. For millennia, its purity was preserved essentially by the geography and Culture of the Arabian Peninsula, as is also discussed in detail in The First Teaching. Regarding the remarkable richness of </w:t>
      </w:r>
      <w:r w:rsidRPr="19736EA0">
        <w:rPr>
          <w:rFonts w:asciiTheme="majorBidi" w:hAnsiTheme="majorBidi" w:cstheme="majorBidi"/>
          <w:i/>
          <w:iCs/>
        </w:rPr>
        <w:t xml:space="preserve">Qur’ānic Arabic, </w:t>
      </w:r>
      <w:r w:rsidRPr="19736EA0">
        <w:rPr>
          <w:i/>
          <w:iCs/>
        </w:rPr>
        <w:t>Alfred Guillaume</w:t>
      </w:r>
      <w:r w:rsidR="00FD1A33" w:rsidRPr="19736EA0">
        <w:rPr>
          <w:rStyle w:val="FootnoteReference"/>
          <w:i/>
          <w:iCs/>
        </w:rPr>
        <w:footnoteReference w:id="182"/>
      </w:r>
      <w:r w:rsidRPr="19736EA0">
        <w:rPr>
          <w:i/>
          <w:iCs/>
        </w:rPr>
        <w:t xml:space="preserve"> remarked that “Arabic is the Greek of the Semitic world.” He then rightly notes:</w:t>
      </w:r>
    </w:p>
    <w:p w14:paraId="050F9869" w14:textId="77777777" w:rsidR="00FD1A33" w:rsidRPr="00F95BE4" w:rsidRDefault="00FD1A33" w:rsidP="001818FF">
      <w:pPr>
        <w:ind w:left="720"/>
        <w:rPr>
          <w:i/>
          <w:iCs/>
        </w:rPr>
      </w:pPr>
      <w:r w:rsidRPr="00F95BE4">
        <w:rPr>
          <w:i/>
          <w:iCs/>
        </w:rPr>
        <w:t>Aramaic was a poverty-stricken tongue compared with Arabic, and not even classical Hebrew at its best could rival Arabic in its astonishing elasticity. From its own inner resources it could evolve by autogenous processes the mot juste [the proper word] which new arts and new sciences demanded for their intellectual expression.</w:t>
      </w:r>
    </w:p>
    <w:p w14:paraId="4256A705" w14:textId="77777777" w:rsidR="00FD1A33" w:rsidRPr="00F95BE4" w:rsidRDefault="00FD1A33" w:rsidP="00FD1A33">
      <w:pPr>
        <w:rPr>
          <w:i/>
          <w:iCs/>
        </w:rPr>
      </w:pPr>
      <w:r w:rsidRPr="00F95BE4">
        <w:rPr>
          <w:i/>
          <w:iCs/>
        </w:rPr>
        <w:t>Arabic was more than capable of coping with all the knowledge of the Greek world and so seldom gave rise to any suspicion that it was being strained beyond its resources. Arabic is fitted to express relations with more conciseness than the Aryan languages because of the extraordinary flexibility of the verb and noun.</w:t>
      </w:r>
    </w:p>
    <w:p w14:paraId="11525179" w14:textId="77777777" w:rsidR="00FD1A33" w:rsidRPr="00F95BE4" w:rsidRDefault="00FD1A33" w:rsidP="00FD1A33">
      <w:pPr>
        <w:rPr>
          <w:i/>
          <w:iCs/>
        </w:rPr>
      </w:pPr>
      <w:r w:rsidRPr="00F95BE4">
        <w:rPr>
          <w:i/>
          <w:iCs/>
        </w:rPr>
        <w:t>With its manifold nuances, every Arabic verb and noun had at its disposal all that was needed to express the scientific terminology of the Classical Greeks.</w:t>
      </w:r>
    </w:p>
    <w:p w14:paraId="1E0C3C97" w14:textId="77777777" w:rsidR="00FD1A33" w:rsidRDefault="00FD1A33" w:rsidP="00FD1A33">
      <w:pPr>
        <w:rPr>
          <w:rFonts w:eastAsiaTheme="minorHAnsi"/>
          <w:i/>
          <w:iCs/>
        </w:rPr>
      </w:pPr>
      <w:r w:rsidRPr="00F95BE4">
        <w:rPr>
          <w:rFonts w:eastAsiaTheme="minorHAnsi"/>
          <w:i/>
          <w:iCs/>
        </w:rPr>
        <w:t>Language Antiquity &amp; Unique Historical Fidelity of the pre-Islamic Arabian Jews</w:t>
      </w:r>
    </w:p>
    <w:p w14:paraId="40522131" w14:textId="77777777" w:rsidR="005F662C" w:rsidRDefault="005F662C" w:rsidP="00FD1A33">
      <w:pPr>
        <w:rPr>
          <w:rFonts w:eastAsiaTheme="minorHAnsi"/>
          <w:i/>
          <w:iCs/>
        </w:rPr>
      </w:pPr>
    </w:p>
    <w:p w14:paraId="7B0908FF" w14:textId="73079552" w:rsidR="005F662C" w:rsidRPr="005F662C" w:rsidRDefault="005F662C" w:rsidP="00E616ED">
      <w:pPr>
        <w:pStyle w:val="ListParagraph"/>
        <w:numPr>
          <w:ilvl w:val="0"/>
          <w:numId w:val="133"/>
        </w:numPr>
        <w:rPr>
          <w:rFonts w:eastAsiaTheme="minorHAnsi"/>
        </w:rPr>
      </w:pPr>
      <w:r w:rsidRPr="005F662C">
        <w:rPr>
          <w:rFonts w:eastAsiaTheme="minorHAnsi"/>
        </w:rPr>
        <w:t>The Qur’ān states of itself repeatedly that it has been revealed as an Arabic Qur’ān (12:2; 20:113; 39:28; 41:3; 42:7) representing the very best formulation of that language: “in a clear Arabic tongue” (26:195; 16:103; 46:12). As we have noted repeatedly--because of its supreme religious importance--Arabic is the only tongue of the Afro-Asian (Semitic-Hamitic) family that has remained essentially unchanged and been kept alive without interruption for thousands and thousands of years--placing it at the very oldest tier of the great Semitic-Hamitic family, with no peer even among Akkadian, Elbite, Pharaonic Egyptian, and other ancient languages of the family. As Muhammad Asad notes in his Introduction to The Message of the Qur’ān, such assertions about the purity of Qur’ānic Arabic go far beyond issue of mere syntax and modes of expression and take in the unique spirit and lifesense of the Arabic tongue, with its extraordinary richness and flexibility, springing from the remarkable genius of its utterly well-preserved sytem of consonantal roots in three, four, five, six, and seven radicals--which again is unmatched in breadth in other known Semitic-Hamitic languages.</w:t>
      </w:r>
      <w:r w:rsidRPr="005F662C">
        <w:rPr>
          <w:rFonts w:eastAsiaTheme="minorHAnsi"/>
          <w:b/>
          <w:bCs/>
        </w:rPr>
        <w:t xml:space="preserve"> </w:t>
      </w:r>
      <w:r>
        <w:rPr>
          <w:rFonts w:eastAsiaTheme="minorHAnsi"/>
          <w:b/>
          <w:bCs/>
        </w:rPr>
        <w:t>Volume 12</w:t>
      </w:r>
      <w:r w:rsidRPr="005F662C">
        <w:rPr>
          <w:rFonts w:eastAsiaTheme="minorHAnsi"/>
        </w:rPr>
        <w:tab/>
      </w:r>
    </w:p>
    <w:p w14:paraId="24AB189F" w14:textId="363D3D00" w:rsidR="005F662C" w:rsidRPr="005F662C" w:rsidRDefault="005F662C" w:rsidP="005F662C">
      <w:pPr>
        <w:ind w:firstLine="1440"/>
        <w:rPr>
          <w:rFonts w:eastAsiaTheme="minorHAnsi"/>
        </w:rPr>
      </w:pPr>
    </w:p>
    <w:p w14:paraId="52DC5A83" w14:textId="0C164A27" w:rsidR="005F662C" w:rsidRPr="005F662C" w:rsidRDefault="005F662C" w:rsidP="00E616ED">
      <w:pPr>
        <w:pStyle w:val="ListParagraph"/>
        <w:numPr>
          <w:ilvl w:val="0"/>
          <w:numId w:val="133"/>
        </w:numPr>
        <w:rPr>
          <w:rFonts w:eastAsiaTheme="minorHAnsi"/>
        </w:rPr>
      </w:pPr>
      <w:r w:rsidRPr="005F662C">
        <w:rPr>
          <w:rFonts w:eastAsiaTheme="minorHAnsi"/>
        </w:rPr>
        <w:t>One of the best examples of this “lifesense” of Qur’ānic Arabic it its “self-understood” ellipsis (al-ḥadhf wa al-taqdīr), which runs through the entirety of the Revelation. Although it is “self-understood” in a pristine Arabic medium, it naturally requires elucidation today, which makes the whole of the Qur’ān read with an eloquence that is literally “beyond words.” As Asad notes, such power of elipticism lies at the foundation of what the Arabs called “succintness” (al-ījāz), which--in their view like that of the Ancients in general--was essential to eloquence. Such succinctness--based especially on elipticism--is integral to the ancient Arabic idiom and the language of the Qur’ān and authentic Prophetic Ḥadīth. As Asad notes, eliptical thought--in Arabic and other languages--is associative. It works though a process of “mental osmosis” that provides the speaker with an “instictive feel” for the language, while imparting intangible qualities of mean that have their own inner life and reality. At the same time, it must be emphasized that ellipsis in Arabic is not subjective or arbitrary but follows set grammatical rules and semantic indications.</w:t>
      </w:r>
      <w:r w:rsidRPr="005F662C">
        <w:rPr>
          <w:rFonts w:eastAsiaTheme="minorHAnsi"/>
          <w:b/>
          <w:bCs/>
        </w:rPr>
        <w:t xml:space="preserve"> </w:t>
      </w:r>
      <w:r>
        <w:rPr>
          <w:rFonts w:eastAsiaTheme="minorHAnsi"/>
          <w:b/>
          <w:bCs/>
        </w:rPr>
        <w:t>Volume 12</w:t>
      </w:r>
      <w:r w:rsidRPr="005F662C">
        <w:rPr>
          <w:rFonts w:eastAsiaTheme="minorHAnsi"/>
        </w:rPr>
        <w:tab/>
      </w:r>
    </w:p>
    <w:p w14:paraId="6A8929C1" w14:textId="77777777" w:rsidR="005F662C" w:rsidRPr="005F662C" w:rsidRDefault="005F662C" w:rsidP="005F662C">
      <w:pPr>
        <w:rPr>
          <w:rFonts w:eastAsiaTheme="minorHAnsi"/>
        </w:rPr>
      </w:pPr>
    </w:p>
    <w:p w14:paraId="2B13CCF9" w14:textId="792AAAA6" w:rsidR="005F662C" w:rsidRPr="005F662C" w:rsidRDefault="005F662C" w:rsidP="00E616ED">
      <w:pPr>
        <w:pStyle w:val="ListParagraph"/>
        <w:numPr>
          <w:ilvl w:val="0"/>
          <w:numId w:val="133"/>
        </w:numPr>
        <w:rPr>
          <w:rFonts w:eastAsiaTheme="minorHAnsi"/>
        </w:rPr>
      </w:pPr>
      <w:r w:rsidRPr="005F662C">
        <w:rPr>
          <w:rFonts w:eastAsiaTheme="minorHAnsi"/>
        </w:rPr>
        <w:t xml:space="preserve">The Qur’ān is fundamentally universal. It rejects any notion of the Muslims as a “Chosen People” and any exclusivist, racialistic, or ethnocentric view of truth. For all atomistic and particularizing visions of Truth are necessarily off-center, whether individually subjective or socially--in terms of race, nation, or sect--and such subjectivity numbs our moral faculties, and ultimately recoils upon itself and becomes its own victim. Although the Qur’ān prides itself on being “an Arabic Qur’ān,” it is worthy of note that it makes strikingly little reference to the Arab people. Thus, the Qur’ān cannot be called--as some Orientalists insisted--the “Salvation History” of the Arabs.On the contrary, it is a universal Salvation History, which relies mainly upon telling the accounts of non-Arab protagonists of the Biblical and extra-Biblical past. He states further that the Qur’ān, “alone among major world Scriptures,” places the great men and women of other non-Arab ethnic groups at the center of its Salvation story. It seeks “not a growth into Arab selfhood,” but a growth into the monotheism that originates in being good neighbors of the Other. In this--in comparison to the excusivist Scribal narrative of today’s Bible--it “inverts the older Covenantal assurances.” Indeed, he continues, the “significant Other” in the Qur’ān is its own Arab recipients, making it a document of radical Prophetic self-criticism. It is the “people itself,” not the neighbors that comprise the barbarians and the most inveterate gentile category. For the Age of Igrnorance (al-Jāhiliyya), which the Qur’ān sought to displance, was indigenous to pre-Islamic Arabia and, therefore, essentially Arab. The Qur’ān never accueses either Jews or Christians of such supreme barbarism.  </w:t>
      </w:r>
      <w:r>
        <w:rPr>
          <w:rFonts w:eastAsiaTheme="minorHAnsi"/>
          <w:b/>
          <w:bCs/>
        </w:rPr>
        <w:t>Volume 12</w:t>
      </w:r>
      <w:r w:rsidRPr="005F662C">
        <w:rPr>
          <w:rFonts w:eastAsiaTheme="minorHAnsi"/>
        </w:rPr>
        <w:tab/>
      </w:r>
    </w:p>
    <w:p w14:paraId="31AB299A" w14:textId="77777777" w:rsidR="005F662C" w:rsidRPr="005F662C" w:rsidRDefault="005F662C" w:rsidP="005F662C">
      <w:pPr>
        <w:rPr>
          <w:rFonts w:eastAsiaTheme="minorHAnsi"/>
        </w:rPr>
      </w:pPr>
    </w:p>
    <w:p w14:paraId="0E67B4D1" w14:textId="62E7FEE6" w:rsidR="005F662C" w:rsidRPr="005F662C" w:rsidRDefault="005F662C" w:rsidP="00E616ED">
      <w:pPr>
        <w:pStyle w:val="ListParagraph"/>
        <w:numPr>
          <w:ilvl w:val="0"/>
          <w:numId w:val="133"/>
        </w:numPr>
        <w:rPr>
          <w:rFonts w:eastAsiaTheme="minorHAnsi"/>
        </w:rPr>
      </w:pPr>
      <w:r w:rsidRPr="005F662C">
        <w:rPr>
          <w:rFonts w:eastAsiaTheme="minorHAnsi"/>
        </w:rPr>
        <w:t>In light of what has been said about the all-important Arabic nature of the Qur’ān, it should not be surprising that translation of the Qur’ān into any other language can never represent anything more than the outer shell of the Book and its message. Muslims need and use translations--especially when they include sound commentary--but they also understand the need to become familiar with Arabic and the sound recitation of the Qur’ān (‘ilm al-tajwīd) so that they can gradually develop an ear spontaneously attuned to the intent underlying the sounds that embody the symbolism of all the words and sentences of the Book. The Muslim believer needs to be able to hear the Qur’ān “sing” in its original language.</w:t>
      </w:r>
      <w:r w:rsidRPr="005F662C">
        <w:rPr>
          <w:rFonts w:eastAsiaTheme="minorHAnsi"/>
          <w:b/>
          <w:bCs/>
        </w:rPr>
        <w:t xml:space="preserve"> </w:t>
      </w:r>
      <w:r>
        <w:rPr>
          <w:rFonts w:eastAsiaTheme="minorHAnsi"/>
          <w:b/>
          <w:bCs/>
        </w:rPr>
        <w:t>Volume 12</w:t>
      </w:r>
      <w:r w:rsidRPr="005F662C">
        <w:rPr>
          <w:rFonts w:eastAsiaTheme="minorHAnsi"/>
        </w:rPr>
        <w:tab/>
      </w:r>
    </w:p>
    <w:p w14:paraId="3B906E6C" w14:textId="77777777" w:rsidR="005F662C" w:rsidRPr="005F662C" w:rsidRDefault="005F662C" w:rsidP="005F662C">
      <w:pPr>
        <w:rPr>
          <w:rFonts w:eastAsiaTheme="minorHAnsi"/>
        </w:rPr>
      </w:pPr>
    </w:p>
    <w:p w14:paraId="2EE8FD6D" w14:textId="76F8262F" w:rsidR="005F662C" w:rsidRPr="005F662C" w:rsidRDefault="005F662C" w:rsidP="00E616ED">
      <w:pPr>
        <w:pStyle w:val="ListParagraph"/>
        <w:numPr>
          <w:ilvl w:val="0"/>
          <w:numId w:val="133"/>
        </w:numPr>
        <w:rPr>
          <w:rFonts w:eastAsiaTheme="minorHAnsi"/>
        </w:rPr>
      </w:pPr>
      <w:r w:rsidRPr="005F662C">
        <w:rPr>
          <w:rFonts w:eastAsiaTheme="minorHAnsi"/>
        </w:rPr>
        <w:t>It is only quite recently that truly competent translations of the Qur’ān have appeared in English in a manner that can make it truly comprehensible to the English-language reader.</w:t>
      </w:r>
      <w:r w:rsidRPr="005F662C">
        <w:rPr>
          <w:rFonts w:eastAsiaTheme="minorHAnsi"/>
          <w:b/>
          <w:bCs/>
        </w:rPr>
        <w:t xml:space="preserve"> </w:t>
      </w:r>
      <w:r>
        <w:rPr>
          <w:rFonts w:eastAsiaTheme="minorHAnsi"/>
          <w:b/>
          <w:bCs/>
        </w:rPr>
        <w:t>Volume 12</w:t>
      </w:r>
      <w:r w:rsidRPr="005F662C">
        <w:rPr>
          <w:rFonts w:eastAsiaTheme="minorHAnsi"/>
        </w:rPr>
        <w:tab/>
      </w:r>
    </w:p>
    <w:p w14:paraId="3B4F106C" w14:textId="77777777" w:rsidR="005F662C" w:rsidRPr="005F662C" w:rsidRDefault="005F662C" w:rsidP="005F662C">
      <w:pPr>
        <w:rPr>
          <w:rFonts w:eastAsiaTheme="minorHAnsi"/>
        </w:rPr>
      </w:pPr>
    </w:p>
    <w:p w14:paraId="333DF3E1" w14:textId="1374C0AB" w:rsidR="005F662C" w:rsidRDefault="005F662C" w:rsidP="00E616ED">
      <w:pPr>
        <w:pStyle w:val="ListParagraph"/>
        <w:numPr>
          <w:ilvl w:val="0"/>
          <w:numId w:val="133"/>
        </w:numPr>
        <w:rPr>
          <w:rFonts w:eastAsiaTheme="minorHAnsi"/>
        </w:rPr>
      </w:pPr>
      <w:r w:rsidRPr="005F662C">
        <w:rPr>
          <w:rFonts w:eastAsiaTheme="minorHAnsi"/>
        </w:rPr>
        <w:t>The unique nature of Arabic morphology and semantics enables it to extract many meanings from a few words, giving it a remarkable verbal symbolism and allow for great depths of reading. A short Qur’ānic phrase can evoke profound theological and metaphysical doctrines, as deep and complete as those that are more explicitly expounded upon. This same richness and profundity pertain also, of course, to the religious terminology of the Qur’ān. We have seen above, for example, the amazing richness of the Arabic word al-Kitāb. At the most basic level, however, Islām, as a further example, is “self-surrender to God, bringing with it the consequence of peace and security in this world and the next.” A Muslim is a person who realizes Islām within himself or herself. Thus, a Muslim is “one who surrenders himself or herself to God and, as a consequence, finds peace and security in this world and the next.” Similarly, kufr is not just the abstract denial of faith but is an existential instance of willful and knowing ingratitude toward God for the gift of existence and everything that comes with it, leading to the denial of truth and failure to respond appropriately to God and His infinite bounties. By the same token, the Kāfir is not just an “unbeliever” but a person who embodies kufr within himself or herself, willfully and knowingly rejecting God in the depths of their inner conscience and their outer reality.</w:t>
      </w:r>
      <w:r w:rsidRPr="005F662C">
        <w:rPr>
          <w:rFonts w:eastAsiaTheme="minorHAnsi"/>
        </w:rPr>
        <w:tab/>
      </w:r>
      <w:r>
        <w:rPr>
          <w:rFonts w:eastAsiaTheme="minorHAnsi"/>
          <w:b/>
          <w:bCs/>
        </w:rPr>
        <w:t>Volume 12</w:t>
      </w:r>
      <w:r w:rsidRPr="005F662C">
        <w:rPr>
          <w:rFonts w:eastAsiaTheme="minorHAnsi"/>
        </w:rPr>
        <w:tab/>
      </w:r>
    </w:p>
    <w:p w14:paraId="494A22BA" w14:textId="77777777" w:rsidR="005F662C" w:rsidRDefault="005F662C" w:rsidP="005F662C">
      <w:pPr>
        <w:rPr>
          <w:rFonts w:eastAsiaTheme="minorHAnsi"/>
        </w:rPr>
      </w:pPr>
    </w:p>
    <w:p w14:paraId="5317281A" w14:textId="75A4D390" w:rsidR="008064E2" w:rsidRPr="00DE0F3A" w:rsidRDefault="008064E2" w:rsidP="00E616ED">
      <w:pPr>
        <w:pStyle w:val="ListParagraph"/>
        <w:numPr>
          <w:ilvl w:val="0"/>
          <w:numId w:val="109"/>
        </w:numPr>
        <w:rPr>
          <w:rFonts w:eastAsiaTheme="minorHAnsi"/>
        </w:rPr>
      </w:pPr>
      <w:r w:rsidRPr="008064E2">
        <w:rPr>
          <w:rFonts w:eastAsiaTheme="minorHAnsi"/>
        </w:rPr>
        <w:t>The Qur’ān is not transparent, nor is it opaque. It is a Book of openings, but it must be approached properly, including the act of learning the basic meanings as set forth in the commentary tradition. In the final analysis, however, the difficulties that the Qur’ān presents spring from the immeasurable disproportion that exists between the infinite world of the Spirit, from which it emanantes, and the limited resources of human beings and their languages--despite the unique suitability of the Arabic tongue for the revelatory task for which God created it.</w:t>
      </w:r>
      <w:r>
        <w:rPr>
          <w:rFonts w:eastAsiaTheme="minorHAnsi"/>
        </w:rPr>
        <w:t xml:space="preserve"> </w:t>
      </w:r>
      <w:r>
        <w:rPr>
          <w:rFonts w:eastAsiaTheme="minorHAnsi"/>
          <w:b/>
          <w:bCs/>
        </w:rPr>
        <w:t>Volume 12</w:t>
      </w:r>
    </w:p>
    <w:p w14:paraId="4379876B" w14:textId="77777777" w:rsidR="00DE0F3A" w:rsidRDefault="00DE0F3A" w:rsidP="00DE0F3A">
      <w:pPr>
        <w:rPr>
          <w:rFonts w:eastAsiaTheme="minorHAnsi"/>
        </w:rPr>
      </w:pPr>
    </w:p>
    <w:p w14:paraId="53C0EC33" w14:textId="7AA91448" w:rsidR="005F662C" w:rsidRPr="00DC3F8D" w:rsidRDefault="00DE0F3A" w:rsidP="00E616ED">
      <w:pPr>
        <w:pStyle w:val="ListParagraph"/>
        <w:numPr>
          <w:ilvl w:val="0"/>
          <w:numId w:val="109"/>
        </w:numPr>
        <w:rPr>
          <w:rFonts w:eastAsiaTheme="minorHAnsi"/>
        </w:rPr>
      </w:pPr>
      <w:r w:rsidRPr="00DE0F3A">
        <w:rPr>
          <w:rFonts w:eastAsiaTheme="minorHAnsi"/>
        </w:rPr>
        <w:t>The speech of the Prophets and Messengers is elegant, eloquent, and masterful. Their voices are sonorous and pleasing to the ear, intellect, and heart. They are the most knowledgeable of all their people in their languages, dialects, and tongues. The Prophet Muḥammad’s speech was the most concise and perfect of Arabic speech. Of all the rich and expressive Semitic-Hamitic tongues, Arabic ranks among the most ancient, pure, and well-preserved. It has been rightfully said that no human being—other than a Prophet—has ever attained full mastery of the Arabic tongue. Yet the Prophet Muḥammad mastered it in all its immeasurable richness and vastness, and his words that have been authentically transmitted to us indicate that beyond question. He not only mastered the language of his tribe, Quraysh, at the highest standard—and their Arabic constituted the gold standard for all other Arab tribes—but he also was proficient in all the local usages of the other tribes, their dialects, and special pronunciations.</w:t>
      </w:r>
      <w:r>
        <w:rPr>
          <w:rFonts w:eastAsiaTheme="minorHAnsi"/>
        </w:rPr>
        <w:t xml:space="preserve"> </w:t>
      </w:r>
      <w:r>
        <w:rPr>
          <w:rFonts w:eastAsiaTheme="minorHAnsi"/>
          <w:b/>
          <w:bCs/>
        </w:rPr>
        <w:t>Volume 13</w:t>
      </w:r>
    </w:p>
    <w:p w14:paraId="6BFAA1BB" w14:textId="77777777" w:rsidR="00F406EF" w:rsidRPr="00F95BE4" w:rsidRDefault="00F406EF" w:rsidP="00FD1A33">
      <w:pPr>
        <w:rPr>
          <w:rFonts w:eastAsiaTheme="minorHAnsi"/>
          <w:b/>
          <w:bCs/>
          <w:i/>
          <w:iCs/>
        </w:rPr>
      </w:pPr>
    </w:p>
    <w:p w14:paraId="7F6F9589" w14:textId="3BFA14E7" w:rsidR="00FD1A33" w:rsidRDefault="00FD1A33" w:rsidP="00EC3237">
      <w:pPr>
        <w:rPr>
          <w:rFonts w:eastAsiaTheme="minorHAnsi"/>
          <w:b/>
          <w:bCs/>
          <w:i/>
          <w:iCs/>
        </w:rPr>
      </w:pPr>
      <w:bookmarkStart w:id="239" w:name="_Toc188509458"/>
      <w:r w:rsidRPr="00F95BE4">
        <w:rPr>
          <w:rFonts w:eastAsiaTheme="minorHAnsi"/>
          <w:b/>
          <w:bCs/>
          <w:i/>
          <w:iCs/>
        </w:rPr>
        <w:t>Metaphysical Precision of Ancient Tongues</w:t>
      </w:r>
      <w:bookmarkStart w:id="240" w:name="_Toc188509459"/>
      <w:bookmarkEnd w:id="239"/>
    </w:p>
    <w:p w14:paraId="208C73E7" w14:textId="77777777" w:rsidR="00EC3237" w:rsidRDefault="00EC3237" w:rsidP="00EC3237">
      <w:pPr>
        <w:rPr>
          <w:rFonts w:eastAsiaTheme="minorHAnsi"/>
          <w:b/>
          <w:bCs/>
          <w:i/>
          <w:iCs/>
        </w:rPr>
      </w:pPr>
    </w:p>
    <w:p w14:paraId="34446A2C" w14:textId="77777777" w:rsidR="00B50683" w:rsidRPr="00B50683" w:rsidRDefault="00B50683" w:rsidP="00E616ED">
      <w:pPr>
        <w:pStyle w:val="ListParagraph"/>
        <w:numPr>
          <w:ilvl w:val="0"/>
          <w:numId w:val="109"/>
        </w:numPr>
        <w:rPr>
          <w:rFonts w:eastAsiaTheme="minorHAnsi"/>
          <w:sz w:val="20"/>
          <w:szCs w:val="20"/>
        </w:rPr>
      </w:pPr>
      <w:commentRangeStart w:id="241"/>
      <w:r w:rsidRPr="00B50683">
        <w:rPr>
          <w:rFonts w:eastAsiaTheme="minorHAnsi"/>
          <w:sz w:val="20"/>
          <w:szCs w:val="20"/>
        </w:rPr>
        <w:t>We asserted in “Occidenalism” that Arabic, Persian, Ottoman Turkish, and Tatar deserve to be considered among the written languages of the Western world. Among all Human languages, however, Arabic stands out as one of the most ancient and singularly greatest tongues of all Humankind. As we noted earlier, Alfred Guillaume classified Arabic as a Western language, also contending that “Arabic is the Greek of the Semitic world.” He then rightly noted:</w:t>
      </w:r>
    </w:p>
    <w:p w14:paraId="3FA9F193" w14:textId="77777777" w:rsidR="00B50683" w:rsidRPr="00B50683" w:rsidRDefault="00B50683" w:rsidP="00E616ED">
      <w:pPr>
        <w:pStyle w:val="ListParagraph"/>
        <w:numPr>
          <w:ilvl w:val="0"/>
          <w:numId w:val="109"/>
        </w:numPr>
        <w:rPr>
          <w:rFonts w:eastAsiaTheme="minorHAnsi"/>
          <w:sz w:val="20"/>
          <w:szCs w:val="20"/>
        </w:rPr>
      </w:pPr>
    </w:p>
    <w:p w14:paraId="75A57B33"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Aramaic was a poverty-stricken tongue compared with Arabic, and not even classical Hebrew at its best could rival Arabic in its astonishing elasticity. From its own inner resources it could evolve by autogenous processes the mot juste which new arts and new sciences demanded for their Intellectual expression.</w:t>
      </w:r>
    </w:p>
    <w:p w14:paraId="68745BD2"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Historically, Arabic—in the Traditional Islamic world as well as Muslim Iberia and Sicily—was perfectly adept at holding its own with all the received knowledge of the Ancient Greeks, Persians, Indians, and other earlier Civilizations, which it came to access. In the process of translation, assimilation, and further development, seldom, if ever, did Arabic give rise to any suspicion that it was being strained beyond its resources. Moreover, Arabic was perfectly suited to express profound semantic relationships with greater concision than the Aryan or Indo-European languages—including Greek—because of the extraordinary flexibility and creativity of its nominal and verbal forms. In addition to this, Arabic, with its inherent manifold nuances, had at its disposal in every Arabic verb and noun all that was needed to express the Scientific terminology of the Classical Greeks and other ancients.</w:t>
      </w:r>
    </w:p>
    <w:p w14:paraId="52F370B6" w14:textId="77777777" w:rsidR="00B50683" w:rsidRPr="00B50683" w:rsidRDefault="00B50683" w:rsidP="00E616ED">
      <w:pPr>
        <w:pStyle w:val="ListParagraph"/>
        <w:numPr>
          <w:ilvl w:val="0"/>
          <w:numId w:val="109"/>
        </w:numPr>
        <w:rPr>
          <w:rFonts w:eastAsiaTheme="minorHAnsi"/>
          <w:sz w:val="20"/>
          <w:szCs w:val="20"/>
        </w:rPr>
      </w:pPr>
    </w:p>
    <w:p w14:paraId="6037E5C2"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Indeed, if Arabic was the “Greek” of the Islamic world, Persian—a distinctly Aryan language—was, by further extension—“the Latin” of the Muslim Civilization, especially in its primary cultural zones extending from the Balkans of Southern Europe through Turkish Anatolia and then Eastward into the large Muslim populations of Central Asia, the Indian Subcontinent, and China, where—until this day—both Arabic and Persian are generally looked upon as sacred Islamic languages. While it is not an overstatement to say that Arabic was more than a match for Classical Greek, Latin—in all of its legal and technical precision—could not easily compare with the remarkable grace, subtlety, and flowing beauty of Islamic Persian. As regards Ottoman Turkish and Tatar, both of these Ural-Altaic Languages borrowed heavily from and were deeply influenced by both Arabic and Persian in addition to their own indigenous Altaic and Turkic foundations.</w:t>
      </w:r>
    </w:p>
    <w:p w14:paraId="5B76360A" w14:textId="77777777" w:rsidR="00B50683" w:rsidRPr="00B50683" w:rsidRDefault="00B50683" w:rsidP="00E616ED">
      <w:pPr>
        <w:pStyle w:val="ListParagraph"/>
        <w:numPr>
          <w:ilvl w:val="0"/>
          <w:numId w:val="109"/>
        </w:numPr>
        <w:rPr>
          <w:rFonts w:eastAsiaTheme="minorHAnsi"/>
          <w:sz w:val="20"/>
          <w:szCs w:val="20"/>
        </w:rPr>
      </w:pPr>
    </w:p>
    <w:p w14:paraId="6104136B"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 xml:space="preserve">Muslims naturally believe in the paramount superiority of the Arabic language as if it were an Article of Faith, although the pure language of ancient Arabia—at the time of the rise of Islam and the first generations following it—was only to be found among the pre-Islamic tribes and the earliest Islamic writers. Yet the charm which the Qur’ān, Ḥadīth, the Arabic language in general, and its vast literature never fail to exert itself upon its Musim devotees, while continually impressing them with its unexpectedness, unaffectedness, and its love of direct speech. In this regard, Arabic is, of course, the closely-related elder sister of the Biblical languages Hebrew, Aramaic, and Syriac. But Arabic differs significantly from them in that it is a rare example of Old Semitic, and—counterintuitively for many—it belongs to the most ancient stratum of the entire family of Afro-Asian tongues. Hebrew, Aramaic, and Syriac, on the other hand, are classified as Middle Semitic and are distinctly less rich and conservative than Arabic. Indeed, Arabic preserves more elements of the most archaic forms of Proto-Semitic (Ursemitisch)—from which all the Afro-Asian languages sprang—than any other known tongue of the family, including Akkadian, Eblaite, Ugaritic, and the Old Egyptian of the pharaohs. Thus, Arabic easily pre-dates its three Biblical sisters by thousands of years—even though Arabic was the last of them to be written down historically. </w:t>
      </w:r>
    </w:p>
    <w:p w14:paraId="7469DE63" w14:textId="77777777" w:rsidR="00B50683" w:rsidRPr="00B50683" w:rsidRDefault="00B50683" w:rsidP="00E616ED">
      <w:pPr>
        <w:pStyle w:val="ListParagraph"/>
        <w:numPr>
          <w:ilvl w:val="0"/>
          <w:numId w:val="109"/>
        </w:numPr>
        <w:rPr>
          <w:rFonts w:eastAsiaTheme="minorHAnsi"/>
          <w:sz w:val="20"/>
          <w:szCs w:val="20"/>
        </w:rPr>
      </w:pPr>
    </w:p>
    <w:p w14:paraId="1C857919"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 xml:space="preserve">Given the ancient bonds and great similarities that unite the Semitic tongues, it should not be surprising—as we will see in this chapter—that the Arabic word for the Creator of the heavens and the earth, the true God, “Allāh,” is without question historically cognate and linguistically identical to the corresponding names for God in the Bible, which in Hebrew are Elōhîm, hā-Elōhîm, and hā-Elôah, in Aramaic Elāhā, and Alōhō and Alāhā in Western and Eastern Syriac. The study of Old Testament Hebrew was greatly enriched in the modern period by careful comparative study of Arabic, Akkadian, Eblaite, Ugaritic, and other ancient tongues, and--as we will show in our study of the word Allāh--its Arabic etymology enhances our understanding of its Biblical counterparts.   </w:t>
      </w:r>
    </w:p>
    <w:p w14:paraId="47837498" w14:textId="77777777" w:rsidR="00B50683" w:rsidRPr="00B50683" w:rsidRDefault="00B50683" w:rsidP="00E616ED">
      <w:pPr>
        <w:pStyle w:val="ListParagraph"/>
        <w:numPr>
          <w:ilvl w:val="0"/>
          <w:numId w:val="109"/>
        </w:numPr>
        <w:rPr>
          <w:rFonts w:eastAsiaTheme="minorHAnsi"/>
          <w:sz w:val="20"/>
          <w:szCs w:val="20"/>
        </w:rPr>
      </w:pPr>
    </w:p>
    <w:p w14:paraId="191CD41F"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Arabic is one of the richest and most ancient languages in the world. Like other Afro-Asian languages, it exhibits a special genius for deriving virtually unlimited significations from shared consonantal roots that enable it to synthesize many concepts and meanings into a single word. In Hebrew, Aramaic, and Syriac these roots are almost without exception made up only of three consonants. In Arabic, the vast majority of roots are formed by three consonants, but there are also myriads of other nominal radicals made up of four, five, six, and even seven consonants.</w:t>
      </w:r>
    </w:p>
    <w:p w14:paraId="02026821" w14:textId="77777777" w:rsidR="00B50683" w:rsidRPr="00B50683" w:rsidRDefault="00B50683" w:rsidP="00E616ED">
      <w:pPr>
        <w:pStyle w:val="ListParagraph"/>
        <w:numPr>
          <w:ilvl w:val="0"/>
          <w:numId w:val="109"/>
        </w:numPr>
        <w:rPr>
          <w:rFonts w:eastAsiaTheme="minorHAnsi"/>
          <w:sz w:val="20"/>
          <w:szCs w:val="20"/>
        </w:rPr>
      </w:pPr>
    </w:p>
    <w:p w14:paraId="31617CAD"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The ancient Egyptians regarded this same aspect of their language’s being rooted in consonants as its greatest secret and hidden power. Arabic not only shares that secret vigor but is distinct among Afro-Asian languages in that it conserves and utilizes this root system to the fullest. In general, Arabic preserves more of the ancient features of Afro-Asian languages than Akkadian, Ugaritic, Ancient Egyptian, Old Canaanite, South Arabian, Hebrew, Syriac, and Ethiopian, even though they were all written down long before Arabic--and in the oldest cases as much three millennia earlier. The conservatism of Arabic is the fruit of the protective geography of the vast Arabian Penninsula and the unbroken continuity of Arab culture over the generations, which that the boundless wilderness made possible. When, in the sixth century of the Common Era, the Prophet Muḥammad was born in Mecca--one of the prime centers of the Arabic language in pre-Islamic Arabia--he imbibed his people’s ancient tongue in its purest and most complete form, which endowed him with the perfect vehicle for the reception of God’s divine message four decades later. In the Qur’ān and the authentic Ḥadīth of the Prophet, the Arabic language attains its highest Classical expression, and the Islamic revelation has continued to preserve Arabic in its original purity until this day.</w:t>
      </w:r>
    </w:p>
    <w:p w14:paraId="03F8C5A8" w14:textId="77777777" w:rsidR="00B50683" w:rsidRPr="00B50683" w:rsidRDefault="00B50683" w:rsidP="00E616ED">
      <w:pPr>
        <w:pStyle w:val="ListParagraph"/>
        <w:numPr>
          <w:ilvl w:val="0"/>
          <w:numId w:val="109"/>
        </w:numPr>
        <w:rPr>
          <w:rFonts w:eastAsiaTheme="minorHAnsi"/>
          <w:sz w:val="20"/>
          <w:szCs w:val="20"/>
        </w:rPr>
      </w:pPr>
    </w:p>
    <w:p w14:paraId="79C3691D"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As we have seen in Occidentalism, the Christians and Jews of al-Andalus (Andalusia)—Muslim Portugal and Spain—knew Arabic well, used it extensively, and generally held it in esteem. There was a very special kindred relation in Muslim Spain and Portugal between Arabic and Hebrew in particular. During the days of the Rightly Guided Caliphate well into the Umayyad period--roughly in the period between10/632 and 92/711--almost ninety percent of world Jewry lived under Islamic rule in a single Caliphate and then transcontinental empire. The Jews of Iberia were an especially important part of this community and would remain under Islamic rule and the direct influence of Arabic for centuries to come. Prior to the Islamic conquest, the large Jewish communities of Iberia had been forcefully converted to Christianity, but were allowed to return to Judaism under Islamic rule and teach and practice in their protected communities. It is said that the Jewish Middle Ages begin in 10/632 with the first Arab conquests, which the Jews called “the fall of the kingdom of evil,” referring to the demise of their cruel former Christian rulers, who had oppressed them for centuries. The intense and long exposure of world Jewry to Arabic during the early and later centuries of Islamic rule stimulated the composition of original linguistic studies on Hebrew including morphology, syntax, and dictionaries, in many cases for the first time in Jewish history. The Andalusian Jewish physician Ibn Tibbūn, who translated Arabic works into Hebrew, held Arabic to be the richest language in the world. He regarded Arabic as the supreme poetic language and the perfect vehicle for every type of prose, but especially Philosophy by virtue of its capacity to penetrate into the heart and Essence of things, making clear what was obscure and expounding upon subtleties. Ibn Tibbūn and several other Jewish translators of Arabic contended that Arabic vocabulary was over a dozen times richer than Hebrew. Evidence of the amazing linguistic richness of Arabic--as compared to Biblical Semitic--will be evidenced throughout this book.</w:t>
      </w:r>
    </w:p>
    <w:p w14:paraId="58A46862" w14:textId="77777777" w:rsidR="00B50683" w:rsidRPr="00B50683" w:rsidRDefault="00B50683" w:rsidP="00E616ED">
      <w:pPr>
        <w:pStyle w:val="ListParagraph"/>
        <w:numPr>
          <w:ilvl w:val="0"/>
          <w:numId w:val="109"/>
        </w:numPr>
        <w:rPr>
          <w:rFonts w:eastAsiaTheme="minorHAnsi"/>
          <w:sz w:val="20"/>
          <w:szCs w:val="20"/>
        </w:rPr>
      </w:pPr>
    </w:p>
    <w:p w14:paraId="36455231" w14:textId="77777777" w:rsidR="00B50683" w:rsidRPr="00B50683" w:rsidRDefault="00B50683" w:rsidP="00E616ED">
      <w:pPr>
        <w:pStyle w:val="ListParagraph"/>
        <w:numPr>
          <w:ilvl w:val="0"/>
          <w:numId w:val="109"/>
        </w:numPr>
        <w:rPr>
          <w:rFonts w:eastAsiaTheme="minorHAnsi"/>
          <w:sz w:val="20"/>
          <w:szCs w:val="20"/>
        </w:rPr>
      </w:pPr>
    </w:p>
    <w:p w14:paraId="1C6EEC6F"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Ancient Semitic Derivation of “Allāh” and Its Biblical Counterparts</w:t>
      </w:r>
    </w:p>
    <w:p w14:paraId="66710E80"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 xml:space="preserve">The Arabic language preserves a rich treasury of beautiful Names of God, well in excess of one hundred. But in the Qur’ānic revelation, Ḥadīth narrations, and Arabic religious texts in general—Muslim, Jewish, and Christian—the Name Allāh stands out as supreme among the many epithets of the true God, the Creator of all things. According to most grammarians, the name Allāh—like its counterparts in its Sister languages such as Hebrew, Aramaic, and Syriac—comes from the root ’-L-H. Ibn Fāris asserts that this radical—in terms of its many different derivative forms—communicates one single root meaning: that of “worship” (ta‘abbud). Thus, the Arabs—employing this same root—would say: “Ta’allaha al-rajul (the man worshipped),” which is identical in meaning to “ta‘abbada” (he worshipped). According to the standard view of the Arab grammarians, God’s name Allāh is derived from the Arabic root ’-L-H, which produces the verbs alaha, ya’lahu and ta’allaha, meaning “to worship,” while worship itself also referred to as al-ilāha. Sībawayh—one of the greatest masters of the Arabic language for all time--held that the name Allāh is a derivative of the root ’-L-H as a modification of the definite nominal al-Ilāh (the God). Accordingly, the nominal ilāh, which is a passive participle, literally means “that which is worshipped.” Morphologically, the word ilāh is identical to the word kitāb (book), which shares the same form and means “that which is written.” Similarly, the acclaimed Arab philologist Ibn Fāris gives the etymological meaning of Allāh as “He who is worshipped” (al-ma‘būd).” As a rule, Muslim Scholars of Divinity define the Divine Name Allāh more fully as “He who is worshipped by right,” meaning, “He who alone has the right to be worshipped.” The prominent Master of Ḥadīth and Scholar of the Sharī‘a Sciences al-Imām al-Bayhaqī notes that the fuller definition of “Allāh” as “He who is worshipped by right” is essentially a consideration based upon the Science of Divinity and not strictly etymological. Nevertheless, the word Allāh may be rendered in English as “He who is worshipped by right.” Since, the basic meaning of God (Allāh) in Arabic is “He who is worshipped” or, as the Scholars put it, “He who is worshipped by right,” the Islamic witness of faith, “There is no god but Allāh,” literally means that nothing exists that deserves by right to be worshipped but God (Allāh) alone. </w:t>
      </w:r>
    </w:p>
    <w:p w14:paraId="1A463CD6" w14:textId="77777777" w:rsidR="00B50683" w:rsidRPr="00B50683" w:rsidRDefault="00B50683" w:rsidP="00E616ED">
      <w:pPr>
        <w:pStyle w:val="ListParagraph"/>
        <w:numPr>
          <w:ilvl w:val="0"/>
          <w:numId w:val="109"/>
        </w:numPr>
        <w:rPr>
          <w:rFonts w:eastAsiaTheme="minorHAnsi"/>
          <w:sz w:val="20"/>
          <w:szCs w:val="20"/>
        </w:rPr>
      </w:pPr>
    </w:p>
    <w:p w14:paraId="1398ACA5"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But the straight-forward derivation of Allāh in the above manner from the root ’-L-H is not a matter of consensus. Furthermore, there are other grammarians who propose the Semitic roots W-L-H and L-W-H for the derivation of Allāh, which make its etymology potentially richer and more complex, although these same observations may also be applied to the standard ’-L-H root. The two roots, W-L-H and L-W-H—which are largely unused in Hebrew, Aramaic, Syriac, and other known Semitic languages—associate the Divine Name in Arabic with the fact that God is hidden from all creation in His manifest glory and that His worship causes dismay and passionate love in the true Believer.</w:t>
      </w:r>
    </w:p>
    <w:p w14:paraId="6323F3AE" w14:textId="77777777" w:rsidR="00B50683" w:rsidRPr="00B50683" w:rsidRDefault="00B50683" w:rsidP="00E616ED">
      <w:pPr>
        <w:pStyle w:val="ListParagraph"/>
        <w:numPr>
          <w:ilvl w:val="0"/>
          <w:numId w:val="109"/>
        </w:numPr>
        <w:rPr>
          <w:rFonts w:eastAsiaTheme="minorHAnsi"/>
          <w:sz w:val="20"/>
          <w:szCs w:val="20"/>
        </w:rPr>
      </w:pPr>
    </w:p>
    <w:p w14:paraId="75484DD3"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Arab grammarians concur that Allāh (God) is not just a proper name (‘alam) but the personal name of the One True God, who is worshipped by right. They agree with Sībawayh that Allāh is, indeed, “the most definite of all definite nominals” (a‘raf al-ma‘ārif). Of all God’s most beautiful Names, Allāh is that Divine Name which is all-encompassing, comprehensive. Thus, it refers simultaneously to God’s Essence, Attributes, and Acts with a completeness and perfection that is not equaled by any other Name, uniting in a single word all of God’s infinite beauty, majesty, and perfection. God’s other Divine Names also refer to His Essence, but the name Allāh includes in itself all other Names in its unique semantic richness. In Arabic, the name Allāh is also pronounced with a special “stateliness” (tafkhīm) through vocal velarization by moving the tongue back toward the soft palate to create a fuller and richer sound. This stately pronunciation of Allāh is meant to honor God by showing His name great respect through special deference.</w:t>
      </w:r>
    </w:p>
    <w:p w14:paraId="71DE7BE7" w14:textId="77777777" w:rsidR="00B50683" w:rsidRPr="00B50683" w:rsidRDefault="00B50683" w:rsidP="00E616ED">
      <w:pPr>
        <w:pStyle w:val="ListParagraph"/>
        <w:numPr>
          <w:ilvl w:val="0"/>
          <w:numId w:val="109"/>
        </w:numPr>
        <w:rPr>
          <w:rFonts w:eastAsiaTheme="minorHAnsi"/>
          <w:sz w:val="20"/>
          <w:szCs w:val="20"/>
        </w:rPr>
      </w:pPr>
    </w:p>
    <w:p w14:paraId="7F444E77"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As God’s proper name, Allāh is uniquely restricted to God alone and cannot be applied to anything in His creation. Because of this restriction of the name Allāh to God and God alone, the Qur’ān states:</w:t>
      </w:r>
    </w:p>
    <w:p w14:paraId="7A832DAD" w14:textId="77777777" w:rsidR="00B50683" w:rsidRPr="00B50683" w:rsidRDefault="00B50683" w:rsidP="00E616ED">
      <w:pPr>
        <w:pStyle w:val="ListParagraph"/>
        <w:numPr>
          <w:ilvl w:val="0"/>
          <w:numId w:val="109"/>
        </w:numPr>
        <w:rPr>
          <w:rFonts w:eastAsiaTheme="minorHAnsi"/>
          <w:sz w:val="20"/>
          <w:szCs w:val="20"/>
        </w:rPr>
      </w:pPr>
    </w:p>
    <w:p w14:paraId="157C4F32"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 xml:space="preserve">So, worship Him and be steadfast in His worship. Do you know any others who share His Name (hal ta‘lamu lahu samiyyan)” (Mary, 19:65). </w:t>
      </w:r>
    </w:p>
    <w:p w14:paraId="5CF6E2B1" w14:textId="77777777" w:rsidR="00B50683" w:rsidRPr="00B50683" w:rsidRDefault="00B50683" w:rsidP="00E616ED">
      <w:pPr>
        <w:pStyle w:val="ListParagraph"/>
        <w:numPr>
          <w:ilvl w:val="0"/>
          <w:numId w:val="109"/>
        </w:numPr>
        <w:rPr>
          <w:rFonts w:eastAsiaTheme="minorHAnsi"/>
          <w:sz w:val="20"/>
          <w:szCs w:val="20"/>
        </w:rPr>
      </w:pPr>
    </w:p>
    <w:p w14:paraId="06637C9E"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In Arabic, the name Allāh occurs exclusively in its singular form and does not have a plural. Lower case “god” (ilāh) in Arabic, which is used for false gods as well as the true God, only has a broken plural (āliha). In Arabic, broken plurals—which are a distinctive part of Ancient Semitic—are customarily used for non-rational and inanimate objects, while strong masculine or feminine plurals are used in Arabic for rational and animate beings as well as those that are non-rational and inanimate. In Arabic lexicography, the broken plural āliha is often rendered first as “idols” and only secondarily as “gods.” This subtle distinction is appropriate because idols, although they are inanimate and non-rational, remain real, nevertheless, while “gods” in any existential sense do not exist and do not constitute objective realities. Some Arabic lexicographers believe, however, that the Arabic language originally possessed no plural for lower-case “god” but only adopted a broken plural for “idols” and “gods” at a later stage with the appearance of idolatry among the pre-Islamic Arabs.</w:t>
      </w:r>
    </w:p>
    <w:p w14:paraId="31B0647C" w14:textId="77777777" w:rsidR="00B50683" w:rsidRPr="00B50683" w:rsidRDefault="00B50683" w:rsidP="00E616ED">
      <w:pPr>
        <w:pStyle w:val="ListParagraph"/>
        <w:numPr>
          <w:ilvl w:val="0"/>
          <w:numId w:val="109"/>
        </w:numPr>
        <w:rPr>
          <w:rFonts w:eastAsiaTheme="minorHAnsi"/>
          <w:sz w:val="20"/>
          <w:szCs w:val="20"/>
        </w:rPr>
      </w:pPr>
    </w:p>
    <w:p w14:paraId="570BAD88" w14:textId="77777777" w:rsidR="00B50683" w:rsidRPr="00B50683" w:rsidRDefault="00B50683" w:rsidP="00E616ED">
      <w:pPr>
        <w:pStyle w:val="ListParagraph"/>
        <w:numPr>
          <w:ilvl w:val="0"/>
          <w:numId w:val="109"/>
        </w:numPr>
        <w:rPr>
          <w:rFonts w:eastAsiaTheme="minorHAnsi"/>
          <w:sz w:val="20"/>
          <w:szCs w:val="20"/>
        </w:rPr>
      </w:pPr>
    </w:p>
    <w:p w14:paraId="760D14FE"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“Allāh” &amp; “God” in the Biblical Tradition</w:t>
      </w:r>
    </w:p>
    <w:p w14:paraId="6EEB4543"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The Arabic word for God (Allāh) is linguistically identical to its counterparts in Biblical Hebrew, Aramaic, and Syriac. All these Semitic names for God may be regarded as derivatives from the same Semitic roots as the Arabic Allāh and inherently carry within them the same semantic meanings and allusions. Given the fundamental association of all of these Biblical and Qur’ānic Names of God with the right to be worshipped, we can assert the principle that Divinity is—first and foremost—the unique and unalienable right of the Creator to be exclusively worshipped by His creation. This is the primary and most fundamental right of God upon us and upon all creation.</w:t>
      </w:r>
    </w:p>
    <w:p w14:paraId="52CD183F"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 xml:space="preserve"> </w:t>
      </w:r>
    </w:p>
    <w:p w14:paraId="2127FAEF"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 xml:space="preserve">Hebrew uses the verb ālāh, which comes from the root ’-L-H, to mean “invoking God”, “making an oath by God,” and “worshipping God.” In Hebrew, the word for “god” is elôah, which also occurs in the form elāh. Both are replicas of each other, while also being Sister cognates of their Arabic counterpart, ilāh, and, like it, they literally mean, as we have seen, “god” simply as “object of worship,” although they can also be applied to upper case “God.” The Biblical words for God are Elōhîm (God)—which occurs throughout the Hebrew Old Testament—but also hā-Elōhîm and hā-Elôah (the God) are also used. As with their Arabic counterparts, all of these words mean “object of worship” and, when applied to God, the Creator—as opposed to lower case “god”—they may be understood as “He who is worshipped by right.” </w:t>
      </w:r>
    </w:p>
    <w:p w14:paraId="15D278B2" w14:textId="77777777" w:rsidR="00B50683" w:rsidRPr="00B50683" w:rsidRDefault="00B50683" w:rsidP="00E616ED">
      <w:pPr>
        <w:pStyle w:val="ListParagraph"/>
        <w:numPr>
          <w:ilvl w:val="0"/>
          <w:numId w:val="109"/>
        </w:numPr>
        <w:rPr>
          <w:rFonts w:eastAsiaTheme="minorHAnsi"/>
          <w:sz w:val="20"/>
          <w:szCs w:val="20"/>
        </w:rPr>
      </w:pPr>
    </w:p>
    <w:p w14:paraId="466CFE49"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The word for lower case “god” in Aramaic is elāh, which in Western and Eastern Syriac is alōh and alāh, respectively. These produce the name “God” or “the God” by placing an emphatic ā or ō at the end of the word, taking the place of the definite article, which does not occur in Aramaic or Syriac. Thus, “God” in Aramaic is Elāhā, while in Western and Eastern Syriac it is Alōhō and Alāhā. Aramaic was probably the language of the Prophets Zacharias (Zakariyyā), John the Baptist (Yaḥyā), and Jesus (ʿĪsā) as well as the Virgin Mary (Maryam), although they would surely have known and used the Hebrew Elōhîm and hā-Elôah too. But there can be no doubt that these four revered figures and their earliest Judaic-Christian followers would all have often referred to God as Elāhā in Aramaic, which their Syriac-speaking followers would have pronounced as Alōhō and Alāhā, all of which look and sound similar to their Arabic cognate Allāh and have exactly the same meaning.</w:t>
      </w:r>
    </w:p>
    <w:p w14:paraId="5E640425" w14:textId="77777777" w:rsidR="00B50683" w:rsidRPr="00B50683" w:rsidRDefault="00B50683" w:rsidP="00E616ED">
      <w:pPr>
        <w:pStyle w:val="ListParagraph"/>
        <w:numPr>
          <w:ilvl w:val="0"/>
          <w:numId w:val="109"/>
        </w:numPr>
        <w:rPr>
          <w:rFonts w:eastAsiaTheme="minorHAnsi"/>
          <w:sz w:val="20"/>
          <w:szCs w:val="20"/>
        </w:rPr>
      </w:pPr>
    </w:p>
    <w:p w14:paraId="3DFFE02D"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The Hebrew Bible—as is well known—uses two primary words for “God” and “the Lord.” The first of these is—as we have just stated—Elōhîm (God) and its offshoots hā-Elōhîm and hā-Elôah. Each of these three names stands as the specific term and proper Name for the Deity. The second is the Nomen Tetragrammaton, YHWH, which for millennia has been translated as “the Lord,” although the word YHWH does not convey that meaning linguistically. In the Biblical text, Elōhîm, hā-Elōhîm, and hā-Elôh, and YHWH are clearly equivalent to each other. The Bible declares emphatically: “YHWH is hā-Elōhîm” (Deut., 4:35). The Bible also states that God says:</w:t>
      </w:r>
    </w:p>
    <w:p w14:paraId="1C47E4EF" w14:textId="77777777" w:rsidR="00B50683" w:rsidRPr="00B50683" w:rsidRDefault="00B50683" w:rsidP="00E616ED">
      <w:pPr>
        <w:pStyle w:val="ListParagraph"/>
        <w:numPr>
          <w:ilvl w:val="0"/>
          <w:numId w:val="109"/>
        </w:numPr>
        <w:rPr>
          <w:rFonts w:eastAsiaTheme="minorHAnsi"/>
          <w:sz w:val="20"/>
          <w:szCs w:val="20"/>
        </w:rPr>
      </w:pPr>
    </w:p>
    <w:p w14:paraId="0D265C59"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I am YHWH. There is none besides Me. There are no gods instead of Me, the Creator of light, Originator of darkness, Maker of peace, and the Fashioner of Humankind. Certainly, I am the Lord, the Maker of all things (Isaiah, 45:5).</w:t>
      </w:r>
    </w:p>
    <w:p w14:paraId="13B18CAA" w14:textId="77777777" w:rsidR="00B50683" w:rsidRPr="00B50683" w:rsidRDefault="00B50683" w:rsidP="00E616ED">
      <w:pPr>
        <w:pStyle w:val="ListParagraph"/>
        <w:numPr>
          <w:ilvl w:val="0"/>
          <w:numId w:val="109"/>
        </w:numPr>
        <w:rPr>
          <w:rFonts w:eastAsiaTheme="minorHAnsi"/>
          <w:sz w:val="20"/>
          <w:szCs w:val="20"/>
        </w:rPr>
      </w:pPr>
    </w:p>
    <w:p w14:paraId="1D6E106E"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In the Theological understanding of many Jews and Christians, Elōhîm, hā-Elōhîm, and hā-Elôah, while standing of course for God, also accentuate His Attributes of judgment and justice. The Biblical Tetragrammaton, YHWH, on the other hand, is called the name of the Covenant and emphasizes God’s special accord with the Children of Israel and, in Christian belief, the Church of Jesus Christ. Consequently, YHWH is regarded as implying special Divine Mercy and forgiveness as opposed to God’s strict Justice and often severe judgment. YHWH is also the most frequently used name for God in the Hebrew Bible. The Brotherhood of the Dead Sea Scrolls refer to the name YHWH as the blessed Name of God and “that Name which is honored above all [other Divine names].” God as YHWH is often spoken of as “the Holy One” (hā-Qadôsh; Arabic: al-Quddūs). In the Hebrew Tradition, the Tetragrammaton was reverently called “the Name” (Hebrew: hash-Shēm; Armaic: Shīmā; Arabic al-Ism) or “the Name of Holiness” (Shēm ha-Miqōdāsh). Similarly, YHWH is called the “great and precious Name” and the “great and holy Name.”</w:t>
      </w:r>
    </w:p>
    <w:p w14:paraId="2279080E" w14:textId="77777777" w:rsidR="00B50683" w:rsidRPr="00B50683" w:rsidRDefault="00B50683" w:rsidP="00E616ED">
      <w:pPr>
        <w:pStyle w:val="ListParagraph"/>
        <w:numPr>
          <w:ilvl w:val="0"/>
          <w:numId w:val="109"/>
        </w:numPr>
        <w:rPr>
          <w:rFonts w:eastAsiaTheme="minorHAnsi"/>
          <w:sz w:val="20"/>
          <w:szCs w:val="20"/>
        </w:rPr>
      </w:pPr>
    </w:p>
    <w:p w14:paraId="1836CE7D"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 xml:space="preserve">The Tetragrammaton, YHWH may be said to be a personal but essentially hidden Name of God. For it is made up of four unvowelled consonants, referring to an unuttered, carefully concealed, and essentially unknown name of God. Ancient Israel carefully guarded the pronunciation of the Nomen Tetragrammaton, either because it was generally an unknown secret or because it was forbidden for the people to pronounce. It is also reasonable that this secret Lordly name of God was hidden so that it not be abused, misused, profaned, or—in other ways—taken lightly. In ancient Israel, it was the High Priests of the First and Second Temples who had the authority to utter the sacred name YHWH loudly. Therefore, the Priests of Israel clearly knew the Name’s correct pronunciation. On the Day of Atonement (Yôm Kippôr or Yôm hā-Kippurîm; Arabic Yawm Kaffāra or Yawm al-Kaffārāt), the High Priest would articulate this holy Name of God out loud, and, at the mention of it, all the Children of Israel present would immediately throw themselves prostrate upon the ground, face downwards in honor of God, the Lord Almighty. </w:t>
      </w:r>
    </w:p>
    <w:p w14:paraId="099C5D3E" w14:textId="77777777" w:rsidR="00B50683" w:rsidRPr="00B50683" w:rsidRDefault="00B50683" w:rsidP="00E616ED">
      <w:pPr>
        <w:pStyle w:val="ListParagraph"/>
        <w:numPr>
          <w:ilvl w:val="0"/>
          <w:numId w:val="109"/>
        </w:numPr>
        <w:rPr>
          <w:rFonts w:eastAsiaTheme="minorHAnsi"/>
          <w:sz w:val="20"/>
          <w:szCs w:val="20"/>
        </w:rPr>
      </w:pPr>
    </w:p>
    <w:p w14:paraId="4EB1C01B"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Until this day, the authentic pronunciation of YHWH remains unknown and may or may not have corresponded directly to the word’s four consonants. In any Semitic language, reading consonants without vowels is the standard procedure, and these consonants would have never served to hide God’s “great and precious Name,” if it was indeed constructed from them. Some Christians render the Nomen Tetragrammaton as “Jehovah” (Yehôwāh) and in the case of the Jehovah’s Witnesses, they insist upon that pronunciation. Jehovah Witnesses even take the liberty of substituting “Jehovah” for every Biblical reference to God, even though the original text may not be using the Tetragrammaton but the names Elōhîm, hā-Elōhîm, and hā-Elôah.</w:t>
      </w:r>
    </w:p>
    <w:p w14:paraId="1423A893" w14:textId="77777777" w:rsidR="00B50683" w:rsidRPr="00B50683" w:rsidRDefault="00B50683" w:rsidP="00E616ED">
      <w:pPr>
        <w:pStyle w:val="ListParagraph"/>
        <w:numPr>
          <w:ilvl w:val="0"/>
          <w:numId w:val="109"/>
        </w:numPr>
        <w:rPr>
          <w:rFonts w:eastAsiaTheme="minorHAnsi"/>
          <w:sz w:val="20"/>
          <w:szCs w:val="20"/>
        </w:rPr>
      </w:pPr>
    </w:p>
    <w:p w14:paraId="3706BDEF"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In the Hebrew and Rabbinical Traditions, the word “my Lord” (Adônay) would be read in place of the Tetragrammaton, and the consonants YHWH were written in the Hebrew text from ancient times with the same vowels as the as the word, “Adônay,” leading to the convention of pronuncing YHWH as “Yehôwāh,” from which comes the English reading, “Jehovah.” The correspondence, however, is not perfectly exact, since in the word Yehôwāh, the initial “a” of Adônāi is converted to a shorter “e” (shwa) in Yehôwāh, instead of an “a,” which would produce the form “Yahôwāh.” The same practice of substituting “the Lord” for the Tetragrammaton was probably already in use at least by the time of the translation of the Greek Septuagint, about two and a half centuries before the birth of Christ. Thus, the Septuagint consistently renders the Nomen Tetragrammaton, YHWH, as Kýrios, Kύριος (the Lord). Because of this Tradition, it has been generally held that YHWH when read as Yehôwāh does not reflect its original vowelling, but there is no Scholarly consensus upon the matter. The Tetragrammaton is also given four vowelled abbreviations in Biblical names, which are readily pronounced out loud: Yāhû, Yāh, Yehô, and Yô, which some scholars use as evidence of the authenticity of the form Yehôwāh. Today, Biblical Scholars customarily render YHWH as Yahweh—the meaning of which has been discussed above—which is even more arbitrary and ahistorical than reading the four consonants as Yehôwāh.</w:t>
      </w:r>
    </w:p>
    <w:p w14:paraId="18B14BF3" w14:textId="77777777" w:rsidR="00B50683" w:rsidRPr="00B50683" w:rsidRDefault="00B50683" w:rsidP="00E616ED">
      <w:pPr>
        <w:pStyle w:val="ListParagraph"/>
        <w:numPr>
          <w:ilvl w:val="0"/>
          <w:numId w:val="109"/>
        </w:numPr>
        <w:rPr>
          <w:rFonts w:eastAsiaTheme="minorHAnsi"/>
          <w:sz w:val="20"/>
          <w:szCs w:val="20"/>
        </w:rPr>
      </w:pPr>
    </w:p>
    <w:p w14:paraId="64BB5FC0" w14:textId="77777777" w:rsidR="00B50683" w:rsidRPr="00B50683" w:rsidRDefault="00B50683" w:rsidP="00E616ED">
      <w:pPr>
        <w:pStyle w:val="ListParagraph"/>
        <w:numPr>
          <w:ilvl w:val="0"/>
          <w:numId w:val="109"/>
        </w:numPr>
        <w:rPr>
          <w:rFonts w:eastAsiaTheme="minorHAnsi"/>
          <w:sz w:val="20"/>
          <w:szCs w:val="20"/>
        </w:rPr>
      </w:pPr>
    </w:p>
    <w:p w14:paraId="0355249E"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“Allāh” &amp; Standard Latin-Based Words for “God” (Deus)</w:t>
      </w:r>
    </w:p>
    <w:p w14:paraId="746A6908"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 xml:space="preserve">Whatever languages Muslims speak, they often prefer to call God “Allāh,” because of their familiarity with the Name and the cherished place it occupies in their daily worship, Qur’ānic recitations, and their Hearts and minds. Many Muslim peoples, however, have two names for God, and sometimes even more. The Arabic name Allāh is one of them, and then there is a second Name from their native language, if it is not Arabic. For centuries, speakers of Persian and Urdu, for example, have correctly used the Indo-European word Khodā in addition to Allāh, although this practice has been systematically attacked in recent times by fundamentalists. Khodā comes from an Old Iranian root Hwa-Taw, which means “the Self-Powerful,” that is, “He who is Self-Sufficient in His Power.” Although this Divine Name emphasizes God’s Power and Self-Sufficiency, it also alludes in Old Persian usage to the fact that God alone is the supreme Ruler of the Universe and Humanity’s Law-Giver.  </w:t>
      </w:r>
    </w:p>
    <w:p w14:paraId="314C5B7C" w14:textId="77777777" w:rsidR="00B50683" w:rsidRPr="00B50683" w:rsidRDefault="00B50683" w:rsidP="00E616ED">
      <w:pPr>
        <w:pStyle w:val="ListParagraph"/>
        <w:numPr>
          <w:ilvl w:val="0"/>
          <w:numId w:val="109"/>
        </w:numPr>
        <w:rPr>
          <w:rFonts w:eastAsiaTheme="minorHAnsi"/>
          <w:sz w:val="20"/>
          <w:szCs w:val="20"/>
        </w:rPr>
      </w:pPr>
    </w:p>
    <w:p w14:paraId="595E6CF3"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 xml:space="preserve">The Latinate words for God—Deus (Latin and Portuguese), Dios (Spanish), Dio (Italian), Dieu (French), and Zeu (Romanian)—are linguistic cognates going back to an ancient Indo-European root, which denotes God as “the Luminous,” “the Light,” or “the Heavenly Lord.” Our English words “Deity,” “Divine,” “Divine,” and “Divinity” come from the Latin Deus. As we have seen, the meaning of “the Light” (al-Nūr) is also one of the meanings implicit in the Arabic name Allāh itself. It is worthy of note, that the earliest Muslims of North Africa and Muslim Spain and Portugal, recognized the Latin Deus as a legitimate translation of God (Allāh). The earliest Arab coins were struck and issued between 92/711 and 93/712, not long after the initial Islamic conquest of Iberia between 92/711. Since Latin was still commonly used among the Christian populations of North Africa and Iberia at that time, the coins carry the Latin inscription: </w:t>
      </w:r>
    </w:p>
    <w:p w14:paraId="16869C5E" w14:textId="77777777" w:rsidR="00B50683" w:rsidRPr="00B50683" w:rsidRDefault="00B50683" w:rsidP="00E616ED">
      <w:pPr>
        <w:pStyle w:val="ListParagraph"/>
        <w:numPr>
          <w:ilvl w:val="0"/>
          <w:numId w:val="109"/>
        </w:numPr>
        <w:rPr>
          <w:rFonts w:eastAsiaTheme="minorHAnsi"/>
          <w:sz w:val="20"/>
          <w:szCs w:val="20"/>
        </w:rPr>
      </w:pPr>
    </w:p>
    <w:p w14:paraId="45297FD0"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“In nomine Domini: Non Deus nisi solus Deus; Non Deo socius”</w:t>
      </w:r>
    </w:p>
    <w:p w14:paraId="64193B35"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(In the name of the Lord: There is no God but God alone; God has no partner).</w:t>
      </w:r>
    </w:p>
    <w:p w14:paraId="370148A1" w14:textId="77777777" w:rsidR="00B50683" w:rsidRPr="00B50683" w:rsidRDefault="00B50683" w:rsidP="00E616ED">
      <w:pPr>
        <w:pStyle w:val="ListParagraph"/>
        <w:numPr>
          <w:ilvl w:val="0"/>
          <w:numId w:val="109"/>
        </w:numPr>
        <w:rPr>
          <w:rFonts w:eastAsiaTheme="minorHAnsi"/>
          <w:sz w:val="20"/>
          <w:szCs w:val="20"/>
        </w:rPr>
      </w:pPr>
    </w:p>
    <w:p w14:paraId="474C234D"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Thus, Deus and its various derivatives in the Romance languages are valid Names of God and bear conspicuous similarity with the Arabic name for God as al-Nūr (the Light), which belongs to the ninety-nine beautiful Names of God in Islamic Revelation. These Romance words for God also hearken back to the primordial monotheism of their ancient speakers who used the proto-Latinate Indo-European tongues in primeval times, thousands of years before the advent of Judaism and Christianity among the Indo-European tribes.</w:t>
      </w:r>
    </w:p>
    <w:p w14:paraId="4EF32081" w14:textId="77777777" w:rsidR="00B50683" w:rsidRPr="00B50683" w:rsidRDefault="00B50683" w:rsidP="00E616ED">
      <w:pPr>
        <w:pStyle w:val="ListParagraph"/>
        <w:numPr>
          <w:ilvl w:val="0"/>
          <w:numId w:val="109"/>
        </w:numPr>
        <w:rPr>
          <w:rFonts w:eastAsiaTheme="minorHAnsi"/>
          <w:sz w:val="20"/>
          <w:szCs w:val="20"/>
        </w:rPr>
      </w:pPr>
    </w:p>
    <w:p w14:paraId="6032E567"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The English word God and its Germanic cognates—God (English, Dutch, and Frisian), Gott (German), and Gud (Scandinavian)—are also ancient Indo-European names that originated millennia ago and which Germanic speakers used for the Creator long before the advent of Judaism and Christianity. Like Deus, these beautiful names for God are also rooted in the primordial monotheism (Tawḥīd) of their ancient speakers. As we will see in Volume Ten in our discussion of Micro-Peoples, Micro-Religions, or so-called “Primitive” peoples and religions, all Micro-Peoples acknowledge the One God, and none of them are either animist or polytheist, indicating that belief in God’s Oneness was originally common to all Human Beings.</w:t>
      </w:r>
    </w:p>
    <w:p w14:paraId="1B9799E1" w14:textId="77777777" w:rsidR="00B50683" w:rsidRPr="00B50683" w:rsidRDefault="00B50683" w:rsidP="00E616ED">
      <w:pPr>
        <w:pStyle w:val="ListParagraph"/>
        <w:numPr>
          <w:ilvl w:val="0"/>
          <w:numId w:val="109"/>
        </w:numPr>
        <w:rPr>
          <w:rFonts w:eastAsiaTheme="minorHAnsi"/>
          <w:sz w:val="20"/>
          <w:szCs w:val="20"/>
        </w:rPr>
      </w:pPr>
    </w:p>
    <w:p w14:paraId="21F71113" w14:textId="77777777" w:rsidR="00B50683" w:rsidRP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The original meaning of God, Gott, and Gud in ancient Indo-European is “He who is supplicated and invoked.” Thus, in English and its Sister languages, the word God originally meant “He who is supplicated in prayer” or “He who is called upon in times of need.” In their original etymologies, these Germanic words for God are surprisingly close to the Semitic cognates for God, Allāh, Elōhîm, hā-Elōhîm, hā-Elôah, Elāhā, Alōhō, and Alāhā, which—as we have seen—refer to God as “He who is worshipped [by right].” The Prophet said: “Supplication (al-du‘ā’) is the essence of worship.” God, who is supplicated and called upon in times of need, is also God who is worshipped by right. Interestingly, our Saxon word “God” is also virtually identical in its connotation to the name for the Supreme Being in the language of the Lenni Lenape tribe of America’s First Nations, who was called: “You to whom we pray.”</w:t>
      </w:r>
    </w:p>
    <w:p w14:paraId="1E56D28E" w14:textId="77777777" w:rsidR="00B50683" w:rsidRPr="00B50683" w:rsidRDefault="00B50683" w:rsidP="00E616ED">
      <w:pPr>
        <w:pStyle w:val="ListParagraph"/>
        <w:numPr>
          <w:ilvl w:val="0"/>
          <w:numId w:val="109"/>
        </w:numPr>
        <w:rPr>
          <w:rFonts w:eastAsiaTheme="minorHAnsi"/>
          <w:sz w:val="20"/>
          <w:szCs w:val="20"/>
        </w:rPr>
      </w:pPr>
    </w:p>
    <w:p w14:paraId="67EF8D90" w14:textId="61EE0EF8" w:rsidR="00B50683" w:rsidRDefault="00B50683" w:rsidP="00E616ED">
      <w:pPr>
        <w:pStyle w:val="ListParagraph"/>
        <w:numPr>
          <w:ilvl w:val="0"/>
          <w:numId w:val="109"/>
        </w:numPr>
        <w:rPr>
          <w:rFonts w:eastAsiaTheme="minorHAnsi"/>
          <w:sz w:val="20"/>
          <w:szCs w:val="20"/>
        </w:rPr>
      </w:pPr>
      <w:r w:rsidRPr="00B50683">
        <w:rPr>
          <w:rFonts w:eastAsiaTheme="minorHAnsi"/>
          <w:sz w:val="20"/>
          <w:szCs w:val="20"/>
        </w:rPr>
        <w:t>In The First Teaching, I prefer to use the English word “God” instead of its beautiful Arabic counterpart, “Allāh,” which many Muslim readers would likely have preferred. I do this out of deference to the integrity of the English language, which is the idiom of this book and which, like almost all Human tongues, has a fully suitable vocabulary for speaking about God, Divinity, Netaphysics, and the Realities of the Unseen. As we have just noted, the word “God” is ancient and authentic, while also possessing awesome intrinsic beauty, however much it may be abused from time to time by ignorant and hypocritical writers and speakers. “God” is a perfectly valid name for the Creator and stands on its own merit. I will restrict the word Allāh to special contexts, despite its unique beauty and stately majesty in Arabic and on Muslim ears. I also do this to emphasize that Jews, Christians, and other theocentric religious Traditions all worship the same God and the same Creator, even though their Theologies about Him sometimes differ. Such emphasis is needed today because of widespread unfamiliarity of the word Allāh to the ears of some readers, listeners, and reader-listeners and the regrettable confusions that have been spread in certain circles that “Allāh” refers to a distinctive Deity other than the “God” of Abraham, the Jews, and the Christians. As noted above, Arabic-speaking Jews and Christians invariably use the word Allāh for God as, interestingly, do Christian Missionaries when speaking or writing in Arabic or translating the Bible into certain Muslim languages that grant priority to that name</w:t>
      </w:r>
      <w:commentRangeEnd w:id="241"/>
      <w:r w:rsidR="00237679">
        <w:rPr>
          <w:rStyle w:val="CommentReference"/>
          <w:rFonts w:eastAsiaTheme="minorHAnsi"/>
          <w:sz w:val="20"/>
          <w:szCs w:val="20"/>
        </w:rPr>
        <w:commentReference w:id="241"/>
      </w:r>
    </w:p>
    <w:p w14:paraId="089058FC" w14:textId="77777777" w:rsidR="00DC3F8D" w:rsidRDefault="00DC3F8D" w:rsidP="00DC3F8D">
      <w:pPr>
        <w:rPr>
          <w:rFonts w:eastAsiaTheme="minorHAnsi"/>
          <w:sz w:val="20"/>
          <w:szCs w:val="20"/>
        </w:rPr>
      </w:pPr>
    </w:p>
    <w:p w14:paraId="67C077BE" w14:textId="6E05F011" w:rsidR="00DC3F8D" w:rsidRPr="00DC3F8D" w:rsidRDefault="00DC3F8D" w:rsidP="00E616ED">
      <w:pPr>
        <w:pStyle w:val="ListParagraph"/>
        <w:numPr>
          <w:ilvl w:val="0"/>
          <w:numId w:val="109"/>
        </w:numPr>
        <w:rPr>
          <w:rFonts w:eastAsiaTheme="minorHAnsi"/>
          <w:sz w:val="20"/>
          <w:szCs w:val="20"/>
        </w:rPr>
      </w:pPr>
      <w:r w:rsidRPr="00DC3F8D">
        <w:rPr>
          <w:rFonts w:eastAsiaTheme="minorHAnsi"/>
          <w:sz w:val="20"/>
          <w:szCs w:val="20"/>
        </w:rPr>
        <w:t>Our record of ancient tongues is modest, but those we do have reliable knowledge of are exceptionally rich, expressive, and discerning. Sanskrit, Old Persian—which is close to Sanskrit—Ancient Greek, Classical Latin, and other ancient Indo-European Tongues, for instance, were superior vehicles for exercising the Intellect, engaging the world, delving into ultimate realities, and accessing the transcendent. As noted above, the word intellectus (Intellect) in Latin was not just a source of knowledge but also that Human faculty which gives Man access to the transcendent, and one of its chief means of that transcendence was the vehicle of pure and precise language. We cannot think without language, and the excellence of the tongues we use profoundly affects the exactitude and depth of our thought as well as its potential to generate new and greater thought or—in light of the above—“to access the transcendent.” Giambattista Vico held that language and thought are so inextricably bound together that the course of language development is an indispensable part of intellectual history. Examined in light of Vico’s postulate, prehistoric and ancient tongues such as Sanskrit, Old Persian, and—as we repeatedly emphasize—Arabic, reflect the remarkable native genius and cultural aptitude of their primeval speakers many millennia ago, while all exhibiting a remarkable natural feel for Metaphysics. Since speech and its fundamental relationship to Intellect are the most distinctive attributes of “[Man,] the [intelligently] speaking animal” (al-ḥayawān al-nāṭiq) and his rational Soul, the magnificence of Humanity’s primeval tongues is standing testimony that Man has actually devolved over the ages and not evolved.</w:t>
      </w:r>
      <w:r w:rsidRPr="00DC3F8D">
        <w:rPr>
          <w:rFonts w:eastAsiaTheme="minorHAnsi"/>
          <w:b/>
          <w:bCs/>
          <w:sz w:val="20"/>
          <w:szCs w:val="20"/>
        </w:rPr>
        <w:t xml:space="preserve"> </w:t>
      </w:r>
      <w:r>
        <w:rPr>
          <w:rFonts w:eastAsiaTheme="minorHAnsi"/>
          <w:b/>
          <w:bCs/>
          <w:sz w:val="20"/>
          <w:szCs w:val="20"/>
        </w:rPr>
        <w:t>Volume 8</w:t>
      </w:r>
    </w:p>
    <w:p w14:paraId="5DBEB127" w14:textId="77777777" w:rsidR="00DC3F8D" w:rsidRPr="00DC3F8D" w:rsidRDefault="00DC3F8D" w:rsidP="00DC3F8D">
      <w:pPr>
        <w:pStyle w:val="ListParagraph"/>
        <w:rPr>
          <w:rFonts w:eastAsiaTheme="minorHAnsi"/>
          <w:sz w:val="20"/>
          <w:szCs w:val="20"/>
        </w:rPr>
      </w:pPr>
    </w:p>
    <w:p w14:paraId="779F0C0B" w14:textId="2C79D69F" w:rsidR="00DC3F8D" w:rsidRPr="00DC3F8D" w:rsidRDefault="00DC3F8D" w:rsidP="00E616ED">
      <w:pPr>
        <w:pStyle w:val="ListParagraph"/>
        <w:numPr>
          <w:ilvl w:val="0"/>
          <w:numId w:val="109"/>
        </w:numPr>
        <w:rPr>
          <w:rFonts w:eastAsiaTheme="minorHAnsi"/>
          <w:sz w:val="20"/>
          <w:szCs w:val="20"/>
        </w:rPr>
      </w:pPr>
      <w:r w:rsidRPr="00DC3F8D">
        <w:rPr>
          <w:rFonts w:eastAsiaTheme="minorHAnsi"/>
          <w:sz w:val="20"/>
          <w:szCs w:val="20"/>
        </w:rPr>
        <w:t>Arnold Toynbee gives a uniquely positive evaluation of prehistoric Man. One of his principal proofs is the research of Wilhelm Schmidt, whose twelve-volume Der Ursprung der Gottesidee (The Origin of the Idea of God), which we will discuss later in Volume Three, fully documents and establishes the fact that the Micro-Religions of so-called “Primitive Peoples”—or more correctly Micro-Peoples, since they live in isolated kinship groups located around the world—are not “Animistic” but essentially Monotheistic. In this regard, Schmidt demonstrated consistently that the Micro-Peoples of the earth universally acknowledge belief in the one God and the immortality of the soul. Based in part on his work, then, Toynbee asserts that Human Beings during the Old Stone Age were actually more “Spiritually advanced” and Humane than those of the New Stone Age, for whom material advance had diverted their energies from the successful Spiritual channels they had formerly mastered in the Old and Middle Stone Ages into material directions, bringing about “regress-in-progress,” that is, Spiritual regression in conjunction with their powerful material advancement.</w:t>
      </w:r>
      <w:r w:rsidRPr="00DC3F8D">
        <w:rPr>
          <w:rFonts w:eastAsiaTheme="minorHAnsi"/>
          <w:b/>
          <w:bCs/>
          <w:sz w:val="20"/>
          <w:szCs w:val="20"/>
        </w:rPr>
        <w:t xml:space="preserve"> </w:t>
      </w:r>
      <w:r>
        <w:rPr>
          <w:rFonts w:eastAsiaTheme="minorHAnsi"/>
          <w:b/>
          <w:bCs/>
          <w:sz w:val="20"/>
          <w:szCs w:val="20"/>
        </w:rPr>
        <w:t>Volume 8</w:t>
      </w:r>
    </w:p>
    <w:p w14:paraId="2B9DEAE6" w14:textId="77777777" w:rsidR="00DC3F8D" w:rsidRPr="00DC3F8D" w:rsidRDefault="00DC3F8D" w:rsidP="00DC3F8D">
      <w:pPr>
        <w:pStyle w:val="ListParagraph"/>
        <w:rPr>
          <w:rFonts w:eastAsiaTheme="minorHAnsi"/>
          <w:sz w:val="20"/>
          <w:szCs w:val="20"/>
        </w:rPr>
      </w:pPr>
    </w:p>
    <w:p w14:paraId="6449386B" w14:textId="0C1EEAAF" w:rsidR="00DC3F8D" w:rsidRPr="00DC3F8D" w:rsidRDefault="00DC3F8D" w:rsidP="00E616ED">
      <w:pPr>
        <w:pStyle w:val="ListParagraph"/>
        <w:numPr>
          <w:ilvl w:val="0"/>
          <w:numId w:val="109"/>
        </w:numPr>
        <w:rPr>
          <w:rFonts w:eastAsiaTheme="minorHAnsi"/>
          <w:sz w:val="20"/>
          <w:szCs w:val="20"/>
        </w:rPr>
      </w:pPr>
      <w:r w:rsidRPr="00DC3F8D">
        <w:rPr>
          <w:rFonts w:eastAsiaTheme="minorHAnsi"/>
          <w:sz w:val="20"/>
          <w:szCs w:val="20"/>
        </w:rPr>
        <w:t>A Sufi aphorism, which we have repeatedly quoted, states: “God sent down wisdom on the hand of the Chinese, the intellect of the Greeks, and the tongue of the Arabs.” Mastery of Arabic is not obligatory in Islam; however, knowledge of the language and familiarity with it constitute one of the roots of faith because of its centrality to the Islamic Revelation, its religious sciences, and its generous spiritual tradition.</w:t>
      </w:r>
      <w:r w:rsidRPr="00DC3F8D">
        <w:rPr>
          <w:rFonts w:eastAsiaTheme="minorHAnsi"/>
          <w:b/>
          <w:bCs/>
          <w:sz w:val="20"/>
          <w:szCs w:val="20"/>
        </w:rPr>
        <w:t xml:space="preserve"> </w:t>
      </w:r>
      <w:r>
        <w:rPr>
          <w:rFonts w:eastAsiaTheme="minorHAnsi"/>
          <w:b/>
          <w:bCs/>
          <w:sz w:val="20"/>
          <w:szCs w:val="20"/>
        </w:rPr>
        <w:t>Volume 8</w:t>
      </w:r>
    </w:p>
    <w:p w14:paraId="680649EB" w14:textId="77777777" w:rsidR="00DC3F8D" w:rsidRPr="00DC3F8D" w:rsidRDefault="00DC3F8D" w:rsidP="00DC3F8D">
      <w:pPr>
        <w:pStyle w:val="ListParagraph"/>
        <w:rPr>
          <w:rFonts w:eastAsiaTheme="minorHAnsi"/>
          <w:sz w:val="20"/>
          <w:szCs w:val="20"/>
        </w:rPr>
      </w:pPr>
    </w:p>
    <w:p w14:paraId="544EAF89" w14:textId="1EC4A844" w:rsidR="00DC3F8D" w:rsidRPr="00DC3F8D" w:rsidRDefault="00DC3F8D" w:rsidP="00E616ED">
      <w:pPr>
        <w:pStyle w:val="ListParagraph"/>
        <w:numPr>
          <w:ilvl w:val="0"/>
          <w:numId w:val="109"/>
        </w:numPr>
        <w:rPr>
          <w:rFonts w:eastAsiaTheme="minorHAnsi"/>
          <w:sz w:val="20"/>
          <w:szCs w:val="20"/>
        </w:rPr>
      </w:pPr>
      <w:r w:rsidRPr="00DC3F8D">
        <w:rPr>
          <w:rFonts w:eastAsiaTheme="minorHAnsi"/>
          <w:sz w:val="20"/>
          <w:szCs w:val="20"/>
        </w:rPr>
        <w:t>Again, it cannot be overemphasized that Arabic is one of the richest and most ancient languages in the world. Like other Afro-Asian languages, Arabic has the special genius of deriving virtually unlimited significations from consonantal roots that enable it to synthesize many concepts and meanings in a single word. As just noted, the ancient Egyptians regarded this aspect of their closely related language to be its greatest secret. But Arabic is distinct among the Afro-Asian languages in that it conserves and utilizes the complete Semitic-Hamitic system to its fullest, preserving forms that are not even found in the earliest Semitic-Hamitic tongues to be written, including Akkadian, Ugaritic, Ancient Egyptian, Old Canaanite, South Arabian, not to mention the Middle Semitic languages of Ethiopic, Hebrew, Syriac, and Aramaic, even though those of them that were literary languages were written down centuries and even millennia before Arabic.</w:t>
      </w:r>
      <w:r w:rsidRPr="00DC3F8D">
        <w:rPr>
          <w:rFonts w:eastAsiaTheme="minorHAnsi"/>
          <w:b/>
          <w:bCs/>
          <w:sz w:val="20"/>
          <w:szCs w:val="20"/>
        </w:rPr>
        <w:t xml:space="preserve"> </w:t>
      </w:r>
      <w:r>
        <w:rPr>
          <w:rFonts w:eastAsiaTheme="minorHAnsi"/>
          <w:b/>
          <w:bCs/>
          <w:sz w:val="20"/>
          <w:szCs w:val="20"/>
        </w:rPr>
        <w:t>Volume 8</w:t>
      </w:r>
    </w:p>
    <w:p w14:paraId="69B0FB93" w14:textId="77777777" w:rsidR="00DC3F8D" w:rsidRPr="00DC3F8D" w:rsidRDefault="00DC3F8D" w:rsidP="00DC3F8D">
      <w:pPr>
        <w:pStyle w:val="ListParagraph"/>
        <w:rPr>
          <w:rFonts w:eastAsiaTheme="minorHAnsi"/>
          <w:sz w:val="20"/>
          <w:szCs w:val="20"/>
        </w:rPr>
      </w:pPr>
    </w:p>
    <w:p w14:paraId="45B02A51" w14:textId="1373812D" w:rsidR="00DC3F8D" w:rsidRPr="00DC3F8D" w:rsidRDefault="00DC3F8D" w:rsidP="00E616ED">
      <w:pPr>
        <w:pStyle w:val="ListParagraph"/>
        <w:numPr>
          <w:ilvl w:val="0"/>
          <w:numId w:val="109"/>
        </w:numPr>
        <w:rPr>
          <w:rFonts w:eastAsiaTheme="minorHAnsi"/>
          <w:sz w:val="20"/>
          <w:szCs w:val="20"/>
        </w:rPr>
      </w:pPr>
      <w:r w:rsidRPr="00DC3F8D">
        <w:rPr>
          <w:rFonts w:eastAsiaTheme="minorHAnsi"/>
          <w:sz w:val="20"/>
          <w:szCs w:val="20"/>
        </w:rPr>
        <w:t>The well-known conservatism of Arabic, however, is the fruit of Arabian geography and the continuity of Arabian culture within the vast and naturally protected Peninsula. When, in the sixth century of the Common Era, the Prophet Muḥammad was born in Mecca in pre-Islamic Arabia on 22 April 571 CE, the township was the religious and cultural center of the many Arabian tribes of the Peninsula and the center of their Arabic language. From childhood, the Prophet fully imbibed his people’s tongue in its purest and most perfect form, which endowed him with the perfect vehicle for the reception of God’s Divine message four decades later. In the Qur’ān and the authentic Ḥadīth of the Prophet, the Arabic language attains its highest Classical expression, and the Islamic revelation has continued to preserve Arabic in its original purity to this day.</w:t>
      </w:r>
      <w:r w:rsidRPr="00DC3F8D">
        <w:rPr>
          <w:rFonts w:eastAsiaTheme="minorHAnsi"/>
          <w:b/>
          <w:bCs/>
          <w:sz w:val="20"/>
          <w:szCs w:val="20"/>
        </w:rPr>
        <w:t xml:space="preserve"> </w:t>
      </w:r>
      <w:r>
        <w:rPr>
          <w:rFonts w:eastAsiaTheme="minorHAnsi"/>
          <w:b/>
          <w:bCs/>
          <w:sz w:val="20"/>
          <w:szCs w:val="20"/>
        </w:rPr>
        <w:t>Volume 8</w:t>
      </w:r>
    </w:p>
    <w:p w14:paraId="12543F31" w14:textId="77777777" w:rsidR="00DC3F8D" w:rsidRPr="00DC3F8D" w:rsidRDefault="00DC3F8D" w:rsidP="00DC3F8D">
      <w:pPr>
        <w:pStyle w:val="ListParagraph"/>
        <w:rPr>
          <w:rFonts w:eastAsiaTheme="minorHAnsi"/>
          <w:sz w:val="20"/>
          <w:szCs w:val="20"/>
        </w:rPr>
      </w:pPr>
    </w:p>
    <w:p w14:paraId="45090581" w14:textId="6380E494" w:rsidR="00DC3F8D" w:rsidRPr="00DC3F8D" w:rsidRDefault="00DC3F8D" w:rsidP="00E616ED">
      <w:pPr>
        <w:pStyle w:val="ListParagraph"/>
        <w:numPr>
          <w:ilvl w:val="0"/>
          <w:numId w:val="109"/>
        </w:numPr>
        <w:rPr>
          <w:rFonts w:eastAsiaTheme="minorHAnsi"/>
          <w:sz w:val="20"/>
          <w:szCs w:val="20"/>
        </w:rPr>
      </w:pPr>
      <w:r w:rsidRPr="00DC3F8D">
        <w:rPr>
          <w:rFonts w:eastAsiaTheme="minorHAnsi"/>
          <w:sz w:val="20"/>
          <w:szCs w:val="20"/>
        </w:rPr>
        <w:t>As noted in Volume One, the Christians and Jews of al-Andalus (Andalusia)—Muslim Portugal and Spain—knew Arabic well, used it extensively, and generally held it in esteem. With regard to the Jews, their intense and centuries-long exposure to Arabic, its poetry, prose, grammar, morphology, and dictionaries inspired the revival of their closely related Hebrew tongue. Indeed, this exposure to Classical Arabic stimulated the composition of original linguistic studies on Hebrew including morphology, syntax, and dictionaries, in many cases for the first time. The Andalusian Jew Ibn Tibbūn, who translated Arabic works into Hebrew, held Arabic to be the richest language in the world and the best suited for every type of prose and poetry, including Science.  He regarded it as the supreme poetic language and the perfect vehicle for Philosophy by virtue of its capacity to penetrate into the heart and essence of things, making clear what was obscure and expounding on subtleties. Ibn Tibbūn and several other Jewish translators of Arabic like him contended that Arabic vocabulary was over a dozen times richer than Hebrew, and that fact is amply indicated in the note below about Hebrew roots beginning in P-R and their Arabic counterparts that start with F-R.</w:t>
      </w:r>
      <w:r w:rsidRPr="00DC3F8D">
        <w:rPr>
          <w:rFonts w:eastAsiaTheme="minorHAnsi"/>
          <w:b/>
          <w:bCs/>
          <w:sz w:val="20"/>
          <w:szCs w:val="20"/>
        </w:rPr>
        <w:t xml:space="preserve"> </w:t>
      </w:r>
      <w:r>
        <w:rPr>
          <w:rFonts w:eastAsiaTheme="minorHAnsi"/>
          <w:b/>
          <w:bCs/>
          <w:sz w:val="20"/>
          <w:szCs w:val="20"/>
        </w:rPr>
        <w:t>Volume 8</w:t>
      </w:r>
    </w:p>
    <w:p w14:paraId="06250361" w14:textId="77777777" w:rsidR="00DC3F8D" w:rsidRPr="00DC3F8D" w:rsidRDefault="00DC3F8D" w:rsidP="00DC3F8D">
      <w:pPr>
        <w:pStyle w:val="ListParagraph"/>
        <w:rPr>
          <w:rFonts w:eastAsiaTheme="minorHAnsi"/>
          <w:sz w:val="20"/>
          <w:szCs w:val="20"/>
        </w:rPr>
      </w:pPr>
    </w:p>
    <w:p w14:paraId="54FF47B9" w14:textId="568349C6" w:rsidR="00DC3F8D" w:rsidRPr="00DC3F8D" w:rsidRDefault="00DC3F8D" w:rsidP="00E616ED">
      <w:pPr>
        <w:pStyle w:val="ListParagraph"/>
        <w:numPr>
          <w:ilvl w:val="0"/>
          <w:numId w:val="109"/>
        </w:numPr>
        <w:rPr>
          <w:rFonts w:eastAsiaTheme="minorHAnsi"/>
          <w:sz w:val="20"/>
          <w:szCs w:val="20"/>
        </w:rPr>
      </w:pPr>
      <w:r w:rsidRPr="00DC3F8D">
        <w:rPr>
          <w:rFonts w:eastAsiaTheme="minorHAnsi"/>
          <w:sz w:val="20"/>
          <w:szCs w:val="20"/>
        </w:rPr>
        <w:t>In the Afro-Asian family of languages, those tongues that preserve all or most of the characteristics of proto-Afro-Asian belong to the “ancient stage,” and—in this regard—no known Afro-Asian language supercedes Qur’ānic Arabic, which conserves all or almost all of those features. Those Afro-Asian languages that preserve no less than two-thirds of these properties are defined as “middle stage,” while others that feature significantly less than two-thirds of these ancient elements are relegated to the “new stage.” The great literary languages of the Semitic family are Akkadian, Hebrew, Syriac, Ethiopic (Ge‘ez), and Arabic. Old Egyptian is also ancient Afro-Asian and was written down since many millennia, although it is not “Semitic” properly speaking but stands between “Semitic” and “Hamitic,” although closer to “Semitic” than its “Hamitic” cousins. Of the five Semitic literary tongues, only Akkadian and Arabic belong to the ancient stage. Akkadian was the first of them to be written down and Arabic the last; yet Arabic is “more ancient” than Akkadian and any other Afro-Asian language. Ugaritic, Eblaite, and Amorite are also “ancient” forms of Canaanite, and the epigraphic South Arabian languages—Thamūdic, Sabaean, Minaean, Qatabānian, and Ḥadramawtian—range between ancient and middle. Ethiopic (Ge‘ez) is technically classified as Middle Semitic but ranks among the closest of all Middle Semitic languages to Ancient Semitic because of the remarkable richness of authentic Semitic vocabulary is the only other Semitic tongue that approaches Arabic in richness of vocabulary. Hebrew, Syriac, Aramaic, Nabatean, and Palmyran are all middle Semitic.</w:t>
      </w:r>
      <w:r>
        <w:rPr>
          <w:rFonts w:eastAsiaTheme="minorHAnsi"/>
          <w:sz w:val="20"/>
          <w:szCs w:val="20"/>
        </w:rPr>
        <w:t xml:space="preserve"> </w:t>
      </w:r>
      <w:r>
        <w:rPr>
          <w:rFonts w:eastAsiaTheme="minorHAnsi"/>
          <w:b/>
          <w:bCs/>
          <w:sz w:val="20"/>
          <w:szCs w:val="20"/>
        </w:rPr>
        <w:t>Volume 8</w:t>
      </w:r>
    </w:p>
    <w:p w14:paraId="5ABA2111" w14:textId="6E3B0665" w:rsidR="00DC3F8D" w:rsidRPr="00DC3F8D" w:rsidRDefault="00DC3F8D" w:rsidP="00DC3F8D">
      <w:pPr>
        <w:ind w:left="360"/>
        <w:rPr>
          <w:rFonts w:eastAsiaTheme="minorHAnsi"/>
          <w:sz w:val="20"/>
          <w:szCs w:val="20"/>
        </w:rPr>
      </w:pPr>
    </w:p>
    <w:p w14:paraId="76C89723" w14:textId="77777777" w:rsidR="00FD1A33" w:rsidRPr="00F95BE4" w:rsidRDefault="00FD1A33" w:rsidP="00E616ED">
      <w:pPr>
        <w:pStyle w:val="Heading4"/>
        <w:numPr>
          <w:ilvl w:val="0"/>
          <w:numId w:val="8"/>
        </w:numPr>
        <w:rPr>
          <w:rFonts w:asciiTheme="majorBidi" w:hAnsiTheme="majorBidi"/>
          <w:b/>
          <w:bCs/>
          <w:color w:val="C00000"/>
          <w:sz w:val="28"/>
          <w:szCs w:val="28"/>
        </w:rPr>
      </w:pPr>
      <w:r w:rsidRPr="00F95BE4">
        <w:rPr>
          <w:rFonts w:asciiTheme="majorBidi" w:hAnsiTheme="majorBidi"/>
          <w:b/>
          <w:bCs/>
          <w:color w:val="C00000"/>
          <w:sz w:val="28"/>
          <w:szCs w:val="28"/>
        </w:rPr>
        <w:t>Apology versus “Apologetic”</w:t>
      </w:r>
    </w:p>
    <w:p w14:paraId="3AACC9F8" w14:textId="5500002F" w:rsidR="00FD1A33" w:rsidRDefault="0A910C68" w:rsidP="00EC3237">
      <w:pPr>
        <w:rPr>
          <w:rFonts w:eastAsiaTheme="minorHAnsi"/>
        </w:rPr>
      </w:pPr>
      <w:r w:rsidRPr="19736EA0">
        <w:rPr>
          <w:b/>
          <w:bCs/>
          <w:i/>
          <w:iCs/>
        </w:rPr>
        <w:t>Apology</w:t>
      </w:r>
      <w:r w:rsidR="00FD1A33" w:rsidRPr="19736EA0">
        <w:rPr>
          <w:rStyle w:val="FootnoteReference"/>
          <w:rFonts w:asciiTheme="majorBidi" w:eastAsiaTheme="minorEastAsia" w:hAnsiTheme="majorBidi" w:cstheme="majorBidi"/>
          <w:b/>
          <w:bCs/>
          <w:i/>
          <w:iCs/>
          <w:color w:val="000000"/>
          <w:u w:val="single"/>
        </w:rPr>
        <w:footnoteReference w:id="183"/>
      </w:r>
      <w:r w:rsidRPr="19736EA0">
        <w:rPr>
          <w:b/>
          <w:bCs/>
          <w:i/>
          <w:iCs/>
        </w:rPr>
        <w:t xml:space="preserve"> versus apologetic.</w:t>
      </w:r>
      <w:r w:rsidR="00FD1A33" w:rsidRPr="19736EA0">
        <w:rPr>
          <w:rStyle w:val="FootnoteReference"/>
          <w:rFonts w:asciiTheme="majorBidi" w:hAnsiTheme="majorBidi" w:cstheme="majorBidi"/>
          <w:b/>
          <w:bCs/>
          <w:i/>
          <w:iCs/>
        </w:rPr>
        <w:footnoteReference w:id="184"/>
      </w:r>
      <w:bookmarkEnd w:id="240"/>
    </w:p>
    <w:p w14:paraId="11CCF142" w14:textId="77777777" w:rsidR="00FD1A33" w:rsidRDefault="00FD1A33" w:rsidP="00E616ED">
      <w:pPr>
        <w:pStyle w:val="Heading4"/>
        <w:numPr>
          <w:ilvl w:val="0"/>
          <w:numId w:val="8"/>
        </w:numPr>
        <w:rPr>
          <w:rFonts w:asciiTheme="majorBidi" w:eastAsiaTheme="minorHAnsi" w:hAnsiTheme="majorBidi"/>
          <w:b/>
          <w:bCs/>
          <w:color w:val="C00000"/>
          <w:sz w:val="28"/>
          <w:szCs w:val="28"/>
        </w:rPr>
      </w:pPr>
      <w:bookmarkStart w:id="242" w:name="_Toc188509460"/>
      <w:r w:rsidRPr="00371AC2">
        <w:rPr>
          <w:rFonts w:asciiTheme="majorBidi" w:eastAsiaTheme="minorHAnsi" w:hAnsiTheme="majorBidi"/>
          <w:b/>
          <w:bCs/>
          <w:color w:val="C00000"/>
          <w:sz w:val="28"/>
          <w:szCs w:val="28"/>
        </w:rPr>
        <w:t>Cognitive Closure in Language</w:t>
      </w:r>
      <w:bookmarkEnd w:id="242"/>
    </w:p>
    <w:p w14:paraId="5CF32044" w14:textId="2E47991E" w:rsidR="00FD1A33" w:rsidRPr="00014A8F" w:rsidRDefault="0A910C68" w:rsidP="00014A8F">
      <w:pPr>
        <w:rPr>
          <w:rFonts w:eastAsiaTheme="minorHAnsi"/>
          <w:b/>
          <w:bCs/>
          <w:i/>
          <w:iCs/>
        </w:rPr>
      </w:pPr>
      <w:r>
        <w:t xml:space="preserve">                     </w:t>
      </w:r>
      <w:r w:rsidRPr="19736EA0">
        <w:rPr>
          <w:b/>
          <w:bCs/>
          <w:i/>
          <w:iCs/>
        </w:rPr>
        <w:t>cognitive closure</w:t>
      </w:r>
      <w:r w:rsidR="00FD1A33" w:rsidRPr="19736EA0">
        <w:rPr>
          <w:rStyle w:val="FootnoteReference"/>
          <w:rFonts w:asciiTheme="majorBidi" w:hAnsiTheme="majorBidi" w:cstheme="majorBidi"/>
          <w:b/>
          <w:bCs/>
          <w:i/>
          <w:iCs/>
          <w:sz w:val="28"/>
          <w:szCs w:val="28"/>
        </w:rPr>
        <w:footnoteReference w:id="185"/>
      </w:r>
    </w:p>
    <w:p w14:paraId="7629CA15" w14:textId="110C6D06" w:rsidR="00FD1A33" w:rsidRDefault="00FD1A33" w:rsidP="00E616ED">
      <w:pPr>
        <w:pStyle w:val="Heading4"/>
        <w:numPr>
          <w:ilvl w:val="0"/>
          <w:numId w:val="8"/>
        </w:numPr>
        <w:rPr>
          <w:rFonts w:asciiTheme="majorBidi" w:eastAsiaTheme="minorHAnsi" w:hAnsiTheme="majorBidi"/>
          <w:b/>
          <w:bCs/>
          <w:color w:val="C00000"/>
          <w:sz w:val="28"/>
          <w:szCs w:val="28"/>
        </w:rPr>
      </w:pPr>
      <w:bookmarkStart w:id="243" w:name="_Toc188509461"/>
      <w:r w:rsidRPr="00F95BE4">
        <w:rPr>
          <w:rFonts w:asciiTheme="majorBidi" w:eastAsiaTheme="minorHAnsi" w:hAnsiTheme="majorBidi"/>
          <w:b/>
          <w:bCs/>
          <w:color w:val="C00000"/>
          <w:sz w:val="28"/>
          <w:szCs w:val="28"/>
        </w:rPr>
        <w:t>Endonyms &amp; Exonyms</w:t>
      </w:r>
      <w:bookmarkEnd w:id="243"/>
    </w:p>
    <w:p w14:paraId="07161FBF" w14:textId="620FAFA6" w:rsidR="00497197" w:rsidRPr="00497197" w:rsidRDefault="00497197" w:rsidP="00E616ED">
      <w:pPr>
        <w:pStyle w:val="ListParagraph"/>
        <w:numPr>
          <w:ilvl w:val="0"/>
          <w:numId w:val="109"/>
        </w:numPr>
        <w:rPr>
          <w:rFonts w:eastAsiaTheme="minorHAnsi"/>
        </w:rPr>
      </w:pPr>
      <w:r w:rsidRPr="00497197">
        <w:rPr>
          <w:rFonts w:eastAsiaTheme="minorHAnsi"/>
        </w:rPr>
        <w:t>exonyms—that is, a name for a place or group of people that is only used by others who are outside that place or group. Its opposite is endonym—a name for a place or group of people that is used internally in that place or by that people as their own self-designation. Thus, for example, “Japan” is an exonym, while its endonym is “Nippon,” meaning “Land of the Rising Sun.” In North America, “Navajo” is an exonym for the First Nation that calls itself by the endonym “Diné” or “Dineh,” which means person or human being. </w:t>
      </w:r>
      <w:r>
        <w:rPr>
          <w:rFonts w:eastAsiaTheme="minorHAnsi"/>
          <w:b/>
          <w:bCs/>
        </w:rPr>
        <w:t xml:space="preserve">Volume 2 </w:t>
      </w:r>
    </w:p>
    <w:p w14:paraId="34FD6C15" w14:textId="53277A87" w:rsidR="00497197" w:rsidRDefault="00E76A9E" w:rsidP="00E616ED">
      <w:pPr>
        <w:pStyle w:val="ListParagraph"/>
        <w:numPr>
          <w:ilvl w:val="0"/>
          <w:numId w:val="109"/>
        </w:numPr>
        <w:rPr>
          <w:rFonts w:eastAsiaTheme="minorHAnsi"/>
        </w:rPr>
      </w:pPr>
      <w:r w:rsidRPr="00E76A9E">
        <w:rPr>
          <w:rFonts w:eastAsiaTheme="minorHAnsi"/>
        </w:rPr>
        <w:t>Avoiding Racist Exonyms Like “the Saracens” &amp; “the Moors”</w:t>
      </w:r>
      <w:r>
        <w:rPr>
          <w:rFonts w:eastAsiaTheme="minorHAnsi"/>
        </w:rPr>
        <w:t xml:space="preserve"> </w:t>
      </w:r>
      <w:r>
        <w:rPr>
          <w:rFonts w:eastAsiaTheme="minorHAnsi"/>
          <w:b/>
          <w:bCs/>
        </w:rPr>
        <w:t xml:space="preserve">Volume 3 </w:t>
      </w:r>
      <w:r w:rsidRPr="00E76A9E">
        <w:rPr>
          <w:rFonts w:eastAsiaTheme="minorHAnsi"/>
          <w:b/>
          <w:bCs/>
        </w:rPr>
        <w:t>Section Title</w:t>
      </w:r>
      <w:r>
        <w:rPr>
          <w:rFonts w:eastAsiaTheme="minorHAnsi"/>
        </w:rPr>
        <w:t xml:space="preserve"> (if interested see more in the V3 Doc) </w:t>
      </w:r>
    </w:p>
    <w:p w14:paraId="5807520F" w14:textId="77777777" w:rsidR="00E76A9E" w:rsidRPr="003C2333" w:rsidRDefault="00E76A9E" w:rsidP="003C2333">
      <w:pPr>
        <w:ind w:left="360"/>
        <w:rPr>
          <w:rFonts w:eastAsiaTheme="minorHAnsi"/>
        </w:rPr>
      </w:pPr>
    </w:p>
    <w:p w14:paraId="2DF5370E" w14:textId="773E63BA" w:rsidR="00FD1A33" w:rsidRDefault="00FD1A33" w:rsidP="00014A8F">
      <w:pPr>
        <w:rPr>
          <w:rFonts w:eastAsiaTheme="minorHAnsi"/>
          <w:b/>
          <w:bCs/>
          <w:i/>
          <w:iCs/>
        </w:rPr>
      </w:pPr>
      <w:bookmarkStart w:id="244" w:name="_Toc188509462"/>
      <w:r w:rsidRPr="00F95BE4">
        <w:rPr>
          <w:rFonts w:eastAsiaTheme="minorHAnsi"/>
          <w:b/>
          <w:bCs/>
          <w:i/>
          <w:iCs/>
        </w:rPr>
        <w:t xml:space="preserve">False Labels &amp; Misnomers as </w:t>
      </w:r>
      <w:r>
        <w:rPr>
          <w:rFonts w:eastAsiaTheme="minorHAnsi"/>
          <w:b/>
          <w:bCs/>
          <w:i/>
          <w:iCs/>
        </w:rPr>
        <w:t xml:space="preserve">Academic </w:t>
      </w:r>
      <w:r w:rsidRPr="00F95BE4">
        <w:rPr>
          <w:rFonts w:eastAsiaTheme="minorHAnsi"/>
          <w:b/>
          <w:bCs/>
          <w:i/>
          <w:iCs/>
        </w:rPr>
        <w:t>Garbage Bags</w:t>
      </w:r>
      <w:bookmarkStart w:id="245" w:name="_Toc188509463"/>
      <w:bookmarkEnd w:id="244"/>
    </w:p>
    <w:p w14:paraId="306DF3A4" w14:textId="53B1A75F" w:rsidR="003C2333" w:rsidRDefault="003C2333" w:rsidP="00E616ED">
      <w:pPr>
        <w:pStyle w:val="ListParagraph"/>
        <w:numPr>
          <w:ilvl w:val="0"/>
          <w:numId w:val="109"/>
        </w:numPr>
        <w:rPr>
          <w:rFonts w:eastAsiaTheme="minorHAnsi"/>
        </w:rPr>
      </w:pPr>
      <w:r w:rsidRPr="003C2333">
        <w:rPr>
          <w:rFonts w:eastAsiaTheme="minorHAnsi"/>
        </w:rPr>
        <w:t>Beware of the historian and his exonyms. Try instead to call people what they call themselves.</w:t>
      </w:r>
    </w:p>
    <w:p w14:paraId="60E6B46E" w14:textId="073FC4C3" w:rsidR="00374170" w:rsidRPr="00374170" w:rsidRDefault="00374170" w:rsidP="00E616ED">
      <w:pPr>
        <w:pStyle w:val="ListParagraph"/>
        <w:numPr>
          <w:ilvl w:val="0"/>
          <w:numId w:val="109"/>
        </w:numPr>
        <w:rPr>
          <w:rFonts w:eastAsiaTheme="minorHAnsi"/>
        </w:rPr>
      </w:pPr>
      <w:r w:rsidRPr="00374170">
        <w:rPr>
          <w:rFonts w:eastAsiaTheme="minorHAnsi"/>
        </w:rPr>
        <w:t>Using LABELS As GARBAGE BAGS. Docetism etc. in Christian History</w:t>
      </w:r>
      <w:r>
        <w:rPr>
          <w:rFonts w:eastAsiaTheme="minorHAnsi"/>
        </w:rPr>
        <w:t xml:space="preserve"> </w:t>
      </w:r>
      <w:r>
        <w:rPr>
          <w:rFonts w:eastAsiaTheme="minorHAnsi"/>
          <w:b/>
          <w:bCs/>
        </w:rPr>
        <w:t>V</w:t>
      </w:r>
      <w:r w:rsidR="002528BD">
        <w:rPr>
          <w:rFonts w:eastAsiaTheme="minorHAnsi"/>
          <w:b/>
          <w:bCs/>
        </w:rPr>
        <w:t>15</w:t>
      </w:r>
    </w:p>
    <w:p w14:paraId="0DA4CBF0" w14:textId="77777777" w:rsidR="00374170" w:rsidRPr="00374170" w:rsidRDefault="00374170" w:rsidP="00E616ED">
      <w:pPr>
        <w:pStyle w:val="ListParagraph"/>
        <w:numPr>
          <w:ilvl w:val="1"/>
          <w:numId w:val="109"/>
        </w:numPr>
        <w:rPr>
          <w:rFonts w:eastAsiaTheme="minorHAnsi"/>
        </w:rPr>
      </w:pPr>
      <w:r w:rsidRPr="00374170">
        <w:rPr>
          <w:rFonts w:eastAsiaTheme="minorHAnsi"/>
        </w:rPr>
        <w:t>Judaizers, Jewish Christians, Heterodoxy</w:t>
      </w:r>
    </w:p>
    <w:p w14:paraId="06305FDA" w14:textId="77777777" w:rsidR="00374170" w:rsidRPr="00374170" w:rsidRDefault="00374170" w:rsidP="00E616ED">
      <w:pPr>
        <w:pStyle w:val="ListParagraph"/>
        <w:numPr>
          <w:ilvl w:val="1"/>
          <w:numId w:val="109"/>
        </w:numPr>
        <w:rPr>
          <w:rFonts w:eastAsiaTheme="minorHAnsi"/>
        </w:rPr>
      </w:pPr>
      <w:r w:rsidRPr="00374170">
        <w:rPr>
          <w:rFonts w:eastAsiaTheme="minorHAnsi"/>
        </w:rPr>
        <w:t xml:space="preserve">NOTE: LABELS AND GARBAGE BAGS. </w:t>
      </w:r>
    </w:p>
    <w:p w14:paraId="08D9E160" w14:textId="77777777" w:rsidR="00374170" w:rsidRPr="00374170" w:rsidRDefault="00374170" w:rsidP="00E616ED">
      <w:pPr>
        <w:pStyle w:val="ListParagraph"/>
        <w:numPr>
          <w:ilvl w:val="1"/>
          <w:numId w:val="109"/>
        </w:numPr>
        <w:rPr>
          <w:rFonts w:eastAsiaTheme="minorHAnsi"/>
        </w:rPr>
      </w:pPr>
      <w:r w:rsidRPr="00374170">
        <w:rPr>
          <w:rFonts w:eastAsiaTheme="minorHAnsi"/>
        </w:rPr>
        <w:t xml:space="preserve">Church History: </w:t>
      </w:r>
    </w:p>
    <w:p w14:paraId="039B9A2E" w14:textId="29A7D5AD" w:rsidR="00374170" w:rsidRDefault="00374170" w:rsidP="00E616ED">
      <w:pPr>
        <w:pStyle w:val="ListParagraph"/>
        <w:numPr>
          <w:ilvl w:val="1"/>
          <w:numId w:val="109"/>
        </w:numPr>
        <w:rPr>
          <w:rFonts w:eastAsiaTheme="minorHAnsi"/>
        </w:rPr>
      </w:pPr>
      <w:r w:rsidRPr="00374170">
        <w:rPr>
          <w:rFonts w:eastAsiaTheme="minorHAnsi"/>
        </w:rPr>
        <w:t>Using labels as garbage bags was one of the chief mechanisms by which emerging Trinitarian orthodoxy weaponized language to protect its newly defined orthodoxy and exclude the orthodox of earlier times as heterodox.</w:t>
      </w:r>
    </w:p>
    <w:p w14:paraId="31DBC3B6" w14:textId="77777777" w:rsidR="002528BD" w:rsidRDefault="002528BD" w:rsidP="002528BD">
      <w:pPr>
        <w:rPr>
          <w:rFonts w:eastAsiaTheme="minorHAnsi"/>
        </w:rPr>
      </w:pPr>
    </w:p>
    <w:p w14:paraId="746839B4" w14:textId="2D55C9E8" w:rsidR="002528BD" w:rsidRPr="002528BD" w:rsidRDefault="002528BD" w:rsidP="00E616ED">
      <w:pPr>
        <w:pStyle w:val="ListParagraph"/>
        <w:numPr>
          <w:ilvl w:val="0"/>
          <w:numId w:val="109"/>
        </w:numPr>
        <w:rPr>
          <w:rFonts w:eastAsiaTheme="minorHAnsi"/>
        </w:rPr>
      </w:pPr>
      <w:r w:rsidRPr="002528BD">
        <w:rPr>
          <w:rFonts w:eastAsiaTheme="minorHAnsi"/>
        </w:rPr>
        <w:t xml:space="preserve">Historical, ideological, and other labels are types of Paradigms and Cognitive Frames that often serve conveniently as garbage bags to dismiss other historical and conceptual Realities, minimize their importance, or even remove them completely from historical memory. Honest thinkers must, therefore, be very careful about naming and labeling persons, ideas, and phenomena, which necessarily relegates them to particular constructs and places limits—often severe limits—upon our understanding of them. </w:t>
      </w:r>
      <w:r w:rsidR="001D3AB7">
        <w:rPr>
          <w:rFonts w:eastAsiaTheme="minorHAnsi"/>
          <w:b/>
          <w:bCs/>
        </w:rPr>
        <w:t>Volume 8</w:t>
      </w:r>
    </w:p>
    <w:p w14:paraId="5D7AACCB" w14:textId="77777777" w:rsidR="002528BD" w:rsidRPr="002528BD" w:rsidRDefault="002528BD" w:rsidP="00E616ED">
      <w:pPr>
        <w:pStyle w:val="ListParagraph"/>
        <w:numPr>
          <w:ilvl w:val="0"/>
          <w:numId w:val="109"/>
        </w:numPr>
        <w:rPr>
          <w:rFonts w:eastAsiaTheme="minorHAnsi"/>
        </w:rPr>
      </w:pPr>
    </w:p>
    <w:p w14:paraId="4643D212" w14:textId="6970F437" w:rsidR="002528BD" w:rsidRPr="002528BD" w:rsidRDefault="002528BD" w:rsidP="00E616ED">
      <w:pPr>
        <w:pStyle w:val="ListParagraph"/>
        <w:numPr>
          <w:ilvl w:val="0"/>
          <w:numId w:val="109"/>
        </w:numPr>
        <w:rPr>
          <w:rFonts w:eastAsiaTheme="minorHAnsi"/>
        </w:rPr>
      </w:pPr>
      <w:r w:rsidRPr="002528BD">
        <w:rPr>
          <w:rFonts w:eastAsiaTheme="minorHAnsi"/>
        </w:rPr>
        <w:t>Thus, for example, Trinitarian Orthodoxy in the Magisterial Church often weaponized language by creating misleading misnomers and powerful labels, Paradigms, and Cognitive Frames to detract from competing Theologies and Churches that rejected Trinitarian notions of Orthodoxy and constituted alternative and sometimes sounder interpretations of the Message of Jesus Christ, while protecting the Trinitarian Church’s newly defined Orthodox and excluding its opponents as Heterodox and unacceptable. As we have seen, there were three fundamental expressions of early Christian teaching—the Jewish Christians, who were the direct heirs of the Jerusalem Church—the Gnostic Christians, and the proto-Trinitarian and Trinitarian Christians. One of the misnomers that “Orthodoxy” used for the Jewish Christians was to call them “Judaizers.” Similarly, the Monarchian Unitarian Christians of ancient Antioch were labeled as Alogici—those who rejected the Doctrinal interpretation of the Lógos as God’s Divine Son. The label is dismissive, although it is not utterly incorrect since the Monarchian Unitarians rejected Metaphysical speculation about the Lógos as Theologically irrelevant to Christ’s true Message. As we have seen amply in earlier discussions, Arian Christianity, which did not reject Metaphysical speculation about the Lógos, was—as we have emphasized—the most formidable opponent to Trinitarian Theology in the Christian East and West alike. They too have been consistently disparaged in Trinitarian Church history until the fourteenth/twentieth century, when they began to be studied more objectively for the first time in Modern history. Although it is valid to refer to Arian Christians as “Arians” and their beliefs as “Arianism,” it is more useful—as has been done with relative consistency in The First Teaching—to refer to them as “Arian Christians,” to emphasize their wholehearted attachment to the Christian faith according to their understanding of it.</w:t>
      </w:r>
      <w:r w:rsidR="001D3AB7" w:rsidRPr="001D3AB7">
        <w:rPr>
          <w:rFonts w:eastAsiaTheme="minorHAnsi"/>
          <w:b/>
          <w:bCs/>
        </w:rPr>
        <w:t xml:space="preserve"> </w:t>
      </w:r>
      <w:r w:rsidR="001D3AB7">
        <w:rPr>
          <w:rFonts w:eastAsiaTheme="minorHAnsi"/>
          <w:b/>
          <w:bCs/>
        </w:rPr>
        <w:t>Volume 8</w:t>
      </w:r>
    </w:p>
    <w:p w14:paraId="32DECCB7" w14:textId="77777777" w:rsidR="002528BD" w:rsidRPr="002528BD" w:rsidRDefault="002528BD" w:rsidP="00E616ED">
      <w:pPr>
        <w:pStyle w:val="ListParagraph"/>
        <w:numPr>
          <w:ilvl w:val="0"/>
          <w:numId w:val="109"/>
        </w:numPr>
        <w:rPr>
          <w:rFonts w:eastAsiaTheme="minorHAnsi"/>
        </w:rPr>
      </w:pPr>
    </w:p>
    <w:p w14:paraId="28604998" w14:textId="0206F0C0" w:rsidR="002528BD" w:rsidRPr="002528BD" w:rsidRDefault="002528BD" w:rsidP="00E616ED">
      <w:pPr>
        <w:pStyle w:val="ListParagraph"/>
        <w:numPr>
          <w:ilvl w:val="0"/>
          <w:numId w:val="109"/>
        </w:numPr>
        <w:rPr>
          <w:rFonts w:eastAsiaTheme="minorHAnsi"/>
        </w:rPr>
      </w:pPr>
      <w:r w:rsidRPr="002528BD">
        <w:rPr>
          <w:rFonts w:eastAsiaTheme="minorHAnsi"/>
        </w:rPr>
        <w:t xml:space="preserve">The Trinitarian account of Church history stands out in its love of labels and labelings, which are not necessarily unfair but tend consistently to relegate the groups labelled as having existed well beyond the pale of “authentic Christian teaching.” In many cases, in fact, it is difficult to determine what the groups so labelled actually stood for. Thus, there are—for example—the Nicolaitans, the the Thomasines,  the Elkesaites, the Cainites, the Sethians, the Ophites, and numerous other labels, which are easily memorized but not so easily understood. </w:t>
      </w:r>
      <w:r w:rsidR="001D3AB7">
        <w:rPr>
          <w:rFonts w:eastAsiaTheme="minorHAnsi"/>
          <w:b/>
          <w:bCs/>
        </w:rPr>
        <w:t>Volume 8</w:t>
      </w:r>
    </w:p>
    <w:p w14:paraId="10F42024" w14:textId="77777777" w:rsidR="002528BD" w:rsidRPr="002528BD" w:rsidRDefault="002528BD" w:rsidP="00E616ED">
      <w:pPr>
        <w:pStyle w:val="ListParagraph"/>
        <w:numPr>
          <w:ilvl w:val="0"/>
          <w:numId w:val="109"/>
        </w:numPr>
        <w:rPr>
          <w:rFonts w:eastAsiaTheme="minorHAnsi"/>
        </w:rPr>
      </w:pPr>
    </w:p>
    <w:p w14:paraId="0081C958" w14:textId="31F18D82" w:rsidR="002528BD" w:rsidRPr="002528BD" w:rsidRDefault="002528BD" w:rsidP="00E616ED">
      <w:pPr>
        <w:pStyle w:val="ListParagraph"/>
        <w:numPr>
          <w:ilvl w:val="0"/>
          <w:numId w:val="109"/>
        </w:numPr>
        <w:rPr>
          <w:rFonts w:eastAsiaTheme="minorHAnsi"/>
        </w:rPr>
      </w:pPr>
      <w:r w:rsidRPr="002528BD">
        <w:rPr>
          <w:rFonts w:eastAsiaTheme="minorHAnsi"/>
        </w:rPr>
        <w:t>Those Christians who firmly believed that Christ was not crucified or crucified only in appearance or through substitution—as we discussed at some length earelier—were broadly amalgamated, despite their many internal differences, as Docetes, Docetics, and adherents to Docetism, while their opponents are often labelled as anti-Docetes, anti-Docetics, espousing anti-Docetism, all of which are less than accurate portrayals of the actual Theologies that the Docetes espoused. The heresies of the Medieval Christian Europe have also classified under a number of labels, which are not helpful in identifying exactly who they were or what they believed. This generalization pertains to the Paulicians, the Sabbath-keeping “Circumcisers” or Pasagians, the Arnoldists of Northern Italy, the Petrobrusians of Southern France, the Henricians of Switzerland and France, the Waldensians of the Piedmont on the border of France and Italy, all of whom were denounced by Trinitarian “Orthodoxy” and violently persecuted and repressed. As we have seen, the Albigensians were a regional sub-group of the broader movement of the Cathars, who were connected to and deeply influenced by the Bogomilians, and, although there is not good reason to doubt that these groups hearkened back to the Gnostic Dualists of early Christianity, the fact remains that they have been largely effaced from the historical memory of European Christianity, and—in fact—we do not very much about any of them or what they actually believed and practiced.</w:t>
      </w:r>
      <w:r w:rsidR="001D3AB7" w:rsidRPr="001D3AB7">
        <w:rPr>
          <w:rFonts w:eastAsiaTheme="minorHAnsi"/>
          <w:b/>
          <w:bCs/>
        </w:rPr>
        <w:t xml:space="preserve"> </w:t>
      </w:r>
      <w:r w:rsidR="001D3AB7">
        <w:rPr>
          <w:rFonts w:eastAsiaTheme="minorHAnsi"/>
          <w:b/>
          <w:bCs/>
        </w:rPr>
        <w:t>Volume 8</w:t>
      </w:r>
    </w:p>
    <w:p w14:paraId="767DF1DF" w14:textId="77777777" w:rsidR="002528BD" w:rsidRPr="001D3AB7" w:rsidRDefault="002528BD" w:rsidP="001D3AB7">
      <w:pPr>
        <w:pStyle w:val="ListParagraph"/>
        <w:rPr>
          <w:rFonts w:eastAsiaTheme="minorHAnsi"/>
        </w:rPr>
      </w:pPr>
    </w:p>
    <w:p w14:paraId="58B4FF4B" w14:textId="20C518D2" w:rsidR="002528BD" w:rsidRPr="002528BD" w:rsidRDefault="002528BD" w:rsidP="00E616ED">
      <w:pPr>
        <w:pStyle w:val="ListParagraph"/>
        <w:numPr>
          <w:ilvl w:val="0"/>
          <w:numId w:val="109"/>
        </w:numPr>
        <w:rPr>
          <w:rFonts w:eastAsiaTheme="minorHAnsi"/>
        </w:rPr>
      </w:pPr>
      <w:r w:rsidRPr="002528BD">
        <w:rPr>
          <w:rFonts w:eastAsiaTheme="minorHAnsi"/>
        </w:rPr>
        <w:t>Misnomers Such as Tools as Opposed to Machines</w:t>
      </w:r>
      <w:r w:rsidR="001D3AB7">
        <w:rPr>
          <w:rFonts w:eastAsiaTheme="minorHAnsi"/>
          <w:b/>
          <w:bCs/>
        </w:rPr>
        <w:t xml:space="preserve"> </w:t>
      </w:r>
    </w:p>
    <w:p w14:paraId="32B2CB78" w14:textId="0E0EB405" w:rsidR="002528BD" w:rsidRPr="002528BD" w:rsidRDefault="002528BD" w:rsidP="00E616ED">
      <w:pPr>
        <w:pStyle w:val="ListParagraph"/>
        <w:numPr>
          <w:ilvl w:val="0"/>
          <w:numId w:val="109"/>
        </w:numPr>
        <w:rPr>
          <w:rFonts w:eastAsiaTheme="minorHAnsi"/>
        </w:rPr>
      </w:pPr>
      <w:r w:rsidRPr="002528BD">
        <w:rPr>
          <w:rFonts w:eastAsiaTheme="minorHAnsi"/>
        </w:rPr>
        <w:t xml:space="preserve">Just as labels can serve as historical garbage bags, so also are misnomers, which misname things in terms that may greatly distort their actual place in the process of historical development. Since the Industrial Revolution of the twelfth/eighteenth and thirteenth/nineteenth centuries, for example, Western and global societies have become increasingly technological, and Human Beings have been fully ushered into the Machine Age. Our machines and new technological devices are often regarded as “perfected tools,” which—like Traditional tools—serve as functional “extensions” of Man himself. </w:t>
      </w:r>
      <w:r w:rsidR="001D3AB7">
        <w:rPr>
          <w:rFonts w:eastAsiaTheme="minorHAnsi"/>
          <w:b/>
          <w:bCs/>
        </w:rPr>
        <w:t>Volume 8</w:t>
      </w:r>
    </w:p>
    <w:p w14:paraId="103491AA" w14:textId="77777777" w:rsidR="002528BD" w:rsidRPr="001D3AB7" w:rsidRDefault="002528BD" w:rsidP="001D3AB7">
      <w:pPr>
        <w:ind w:left="360"/>
        <w:rPr>
          <w:rFonts w:eastAsiaTheme="minorHAnsi"/>
        </w:rPr>
      </w:pPr>
    </w:p>
    <w:p w14:paraId="7342279D" w14:textId="4455E4F7" w:rsidR="002528BD" w:rsidRPr="002528BD" w:rsidRDefault="002528BD" w:rsidP="00E616ED">
      <w:pPr>
        <w:pStyle w:val="ListParagraph"/>
        <w:numPr>
          <w:ilvl w:val="0"/>
          <w:numId w:val="109"/>
        </w:numPr>
        <w:rPr>
          <w:rFonts w:eastAsiaTheme="minorHAnsi"/>
        </w:rPr>
      </w:pPr>
      <w:r w:rsidRPr="002528BD">
        <w:rPr>
          <w:rFonts w:eastAsiaTheme="minorHAnsi"/>
        </w:rPr>
        <w:t>But this misnomer creates a very misleading Paradigm. For the Modern Machine is essentially the opposite of the Traditional tool. Traditional tools reflect earlier societies dominated by crafts and craftsmanship, which developed over generations and often required years of apprenticeship. Tools “symbolized,” “embodied,” and “engendered” their crafts, while “freeing” their Master craftsmen and women to attain often supreme accomplishments of beauty and art as well as utility. The Machine, on the other hand, has tended to dehumanize Man and reduce him to being little more than the servant of his technology. Instead of engendering crafts and craftsmanship—Machines tend to extinguish them. Thus, the history of the rise of the Machine Age and the passing of the Age of craftsmanship and tools marks a fundamental change in Human history, of which—without lamenting the past or taking too negative view of the future—we should still remain fully aware. For Muslims, this distinction between tool and Machine is especially important because Islamic Civilization was—as often noted—was Traditionally a Civilization of crafts and guilds, and every Muslim man and woman—even great Scholars, judges, and kings—also had their tools and crafts, which they were trained to use deftly, just as their training and discipline in their crafts had a profound effect on Islamic perceptions of the socio-economic classes and Muslim culture in general.</w:t>
      </w:r>
      <w:r>
        <w:rPr>
          <w:rFonts w:eastAsiaTheme="minorHAnsi"/>
        </w:rPr>
        <w:t xml:space="preserve"> </w:t>
      </w:r>
      <w:r>
        <w:rPr>
          <w:rFonts w:eastAsiaTheme="minorHAnsi"/>
          <w:b/>
          <w:bCs/>
        </w:rPr>
        <w:t xml:space="preserve">Volume </w:t>
      </w:r>
      <w:r w:rsidR="001D3AB7">
        <w:rPr>
          <w:rFonts w:eastAsiaTheme="minorHAnsi"/>
          <w:b/>
          <w:bCs/>
        </w:rPr>
        <w:t>8</w:t>
      </w:r>
    </w:p>
    <w:p w14:paraId="241F4381" w14:textId="7F8598A5" w:rsidR="00FD1A33" w:rsidRDefault="00FD1A33" w:rsidP="00E616ED">
      <w:pPr>
        <w:pStyle w:val="Heading4"/>
        <w:numPr>
          <w:ilvl w:val="0"/>
          <w:numId w:val="8"/>
        </w:numPr>
        <w:rPr>
          <w:rFonts w:asciiTheme="majorBidi" w:eastAsiaTheme="minorHAnsi" w:hAnsiTheme="majorBidi"/>
          <w:b/>
          <w:bCs/>
          <w:color w:val="C00000"/>
          <w:sz w:val="28"/>
          <w:szCs w:val="28"/>
        </w:rPr>
      </w:pPr>
      <w:r w:rsidRPr="00F95BE4">
        <w:rPr>
          <w:rFonts w:asciiTheme="majorBidi" w:eastAsiaTheme="minorHAnsi" w:hAnsiTheme="majorBidi"/>
          <w:b/>
          <w:bCs/>
          <w:color w:val="C00000"/>
          <w:sz w:val="28"/>
          <w:szCs w:val="28"/>
        </w:rPr>
        <w:t>Humanity</w:t>
      </w:r>
      <w:r w:rsidR="008B7BC9">
        <w:rPr>
          <w:rFonts w:asciiTheme="majorBidi" w:eastAsiaTheme="minorHAnsi" w:hAnsiTheme="majorBidi"/>
          <w:b/>
          <w:bCs/>
          <w:color w:val="C00000"/>
          <w:sz w:val="28"/>
          <w:szCs w:val="28"/>
        </w:rPr>
        <w:t>’</w:t>
      </w:r>
      <w:r w:rsidRPr="00F95BE4">
        <w:rPr>
          <w:rFonts w:asciiTheme="majorBidi" w:eastAsiaTheme="minorHAnsi" w:hAnsiTheme="majorBidi"/>
          <w:b/>
          <w:bCs/>
          <w:color w:val="C00000"/>
          <w:sz w:val="28"/>
          <w:szCs w:val="28"/>
        </w:rPr>
        <w:t>s Rich Legacy of Names for Go</w:t>
      </w:r>
      <w:bookmarkStart w:id="246" w:name="_Toc188509464"/>
      <w:bookmarkEnd w:id="245"/>
      <w:r w:rsidR="00014A8F">
        <w:rPr>
          <w:rFonts w:asciiTheme="majorBidi" w:eastAsiaTheme="minorHAnsi" w:hAnsiTheme="majorBidi"/>
          <w:b/>
          <w:bCs/>
          <w:color w:val="C00000"/>
          <w:sz w:val="28"/>
          <w:szCs w:val="28"/>
        </w:rPr>
        <w:t>d</w:t>
      </w:r>
    </w:p>
    <w:p w14:paraId="301CFDDE" w14:textId="01F2615E" w:rsidR="00806616" w:rsidRPr="006A035D" w:rsidRDefault="006A035D" w:rsidP="00E616ED">
      <w:pPr>
        <w:pStyle w:val="ListParagraph"/>
        <w:numPr>
          <w:ilvl w:val="0"/>
          <w:numId w:val="109"/>
        </w:numPr>
        <w:rPr>
          <w:rFonts w:eastAsiaTheme="minorHAnsi"/>
        </w:rPr>
      </w:pPr>
      <w:r>
        <w:rPr>
          <w:rFonts w:ascii="Times-Roman" w:eastAsiaTheme="minorHAnsi" w:hAnsi="Times-Roman" w:cs="Times-Roman"/>
          <w:color w:val="000000"/>
          <w14:ligatures w14:val="standardContextual"/>
        </w:rPr>
        <w:t xml:space="preserve">The world’s many micro-religions (i.e., primitive religions) contain hundreds of names for God, bearing witness to his oneness, beginninglessness, endless eternity, omnipotence, omniscience, omnipresence, goodness, and justice of the Creator. There is an observable pattern in the micro-religions to regard the Supreme Being as the source of all vital knowledge, moral norms, and essential social conventions. Pre-Islamic Arab paganism did not belong to the micro-religions but was a later synthetic polytheistic development. But somewhat like pre-Islamic Arab paganism, micro-religions have often associated deified human beings, lesser spirits, and intermediaries with God, although they consistently lack the full-blown pantheons typical of the polytheistic religions of many ancient civilizations. </w:t>
      </w:r>
      <w:r>
        <w:rPr>
          <w:rFonts w:ascii="Times-Roman" w:eastAsiaTheme="minorHAnsi" w:hAnsi="Times-Roman" w:cs="Times-Roman"/>
          <w14:ligatures w14:val="standardContextual"/>
        </w:rPr>
        <w:t xml:space="preserve">Numerous micro-religions commemorate a primeval time of the “old religion,” when harmony existed between the Supreme Being and their forebears, an age of pristine happiness which was brought to an end through wrongdoing, estrangement, and alienation. </w:t>
      </w:r>
      <w:r>
        <w:rPr>
          <w:rFonts w:ascii="Times-Roman" w:eastAsiaTheme="minorHAnsi" w:hAnsi="Times-Roman" w:cs="Times-Roman"/>
          <w:b/>
          <w:bCs/>
          <w14:ligatures w14:val="standardContextual"/>
        </w:rPr>
        <w:t xml:space="preserve">Volume 10 </w:t>
      </w:r>
    </w:p>
    <w:p w14:paraId="76E0D3E8" w14:textId="77777777" w:rsidR="006A035D" w:rsidRPr="006A035D" w:rsidRDefault="006A035D" w:rsidP="006A035D">
      <w:pPr>
        <w:rPr>
          <w:rFonts w:eastAsiaTheme="minorHAnsi"/>
        </w:rPr>
      </w:pPr>
    </w:p>
    <w:p w14:paraId="54CD447A" w14:textId="36EBBA1A" w:rsidR="006A035D" w:rsidRPr="006A035D" w:rsidRDefault="006A035D" w:rsidP="00E616ED">
      <w:pPr>
        <w:pStyle w:val="ListParagraph"/>
        <w:numPr>
          <w:ilvl w:val="0"/>
          <w:numId w:val="109"/>
        </w:numPr>
        <w:rPr>
          <w:rFonts w:eastAsiaTheme="minorHAnsi"/>
        </w:rPr>
      </w:pPr>
      <w:r w:rsidRPr="006A035D">
        <w:rPr>
          <w:rFonts w:eastAsiaTheme="minorHAnsi"/>
        </w:rPr>
        <w:t xml:space="preserve">The Wirdyuri of Australia called him “the Eternal,” and several Aboriginal tribes designated him as “the Great Builder” and “the Great Maker.” </w:t>
      </w:r>
      <w:r>
        <w:rPr>
          <w:rFonts w:eastAsiaTheme="minorHAnsi"/>
        </w:rPr>
        <w:t xml:space="preserve"> </w:t>
      </w:r>
      <w:r>
        <w:rPr>
          <w:rFonts w:eastAsiaTheme="minorHAnsi"/>
          <w:b/>
          <w:bCs/>
        </w:rPr>
        <w:t>Volume 10</w:t>
      </w:r>
    </w:p>
    <w:p w14:paraId="61C8D1D0" w14:textId="77777777" w:rsidR="006A035D" w:rsidRPr="006A035D" w:rsidRDefault="006A035D" w:rsidP="006A035D">
      <w:pPr>
        <w:pStyle w:val="ListParagraph"/>
        <w:rPr>
          <w:rFonts w:eastAsiaTheme="minorHAnsi"/>
        </w:rPr>
      </w:pPr>
    </w:p>
    <w:p w14:paraId="7025FC11" w14:textId="44A5A968" w:rsidR="006A035D" w:rsidRPr="006A035D" w:rsidRDefault="006A035D" w:rsidP="00E616ED">
      <w:pPr>
        <w:pStyle w:val="ListParagraph"/>
        <w:numPr>
          <w:ilvl w:val="0"/>
          <w:numId w:val="109"/>
        </w:numPr>
        <w:rPr>
          <w:rFonts w:eastAsiaTheme="minorHAnsi"/>
        </w:rPr>
      </w:pPr>
      <w:r w:rsidRPr="006A035D">
        <w:rPr>
          <w:rFonts w:eastAsiaTheme="minorHAnsi"/>
        </w:rPr>
        <w:t>Names of God Among the First Nations of America</w:t>
      </w:r>
    </w:p>
    <w:p w14:paraId="79F6F885" w14:textId="77777777" w:rsidR="006A035D" w:rsidRPr="006A035D" w:rsidRDefault="006A035D" w:rsidP="00E616ED">
      <w:pPr>
        <w:pStyle w:val="ListParagraph"/>
        <w:numPr>
          <w:ilvl w:val="0"/>
          <w:numId w:val="109"/>
        </w:numPr>
        <w:rPr>
          <w:rFonts w:eastAsiaTheme="minorHAnsi"/>
        </w:rPr>
      </w:pPr>
      <w:r w:rsidRPr="006A035D">
        <w:rPr>
          <w:rFonts w:eastAsiaTheme="minorHAnsi"/>
        </w:rPr>
        <w:t xml:space="preserve">The First Nations of America had many names for God. The Cheyenne called him “Creator of the universe” and “Lord of all the heaven and earth.” The Californian Maidu called him “Ruler of the world.” The Fox called him “the Guide” and “the Good Spirit.” The Lenape called him “Our Creator,” “You to whom we pray,” “Pure Spirit,” and “You to whom we belong.”  </w:t>
      </w:r>
      <w:r>
        <w:rPr>
          <w:rFonts w:eastAsiaTheme="minorHAnsi"/>
          <w:b/>
          <w:bCs/>
        </w:rPr>
        <w:t>Volume 10</w:t>
      </w:r>
    </w:p>
    <w:p w14:paraId="56EA46B7" w14:textId="77777777" w:rsidR="006A035D" w:rsidRPr="006A035D" w:rsidRDefault="006A035D" w:rsidP="006A035D">
      <w:pPr>
        <w:rPr>
          <w:rFonts w:eastAsiaTheme="minorHAnsi"/>
        </w:rPr>
      </w:pPr>
    </w:p>
    <w:p w14:paraId="74A7B9B6" w14:textId="77777777" w:rsidR="006A035D" w:rsidRPr="006A035D" w:rsidRDefault="006A035D" w:rsidP="00E616ED">
      <w:pPr>
        <w:pStyle w:val="ListParagraph"/>
        <w:numPr>
          <w:ilvl w:val="0"/>
          <w:numId w:val="109"/>
        </w:numPr>
        <w:rPr>
          <w:rFonts w:eastAsiaTheme="minorHAnsi"/>
        </w:rPr>
      </w:pPr>
      <w:r w:rsidRPr="006A035D">
        <w:rPr>
          <w:rFonts w:eastAsiaTheme="minorHAnsi"/>
        </w:rPr>
        <w:t>The Culture of Concealing the Great Name of God</w:t>
      </w:r>
    </w:p>
    <w:p w14:paraId="1285638C" w14:textId="77777777" w:rsidR="006A035D" w:rsidRPr="006A035D" w:rsidRDefault="006A035D" w:rsidP="00E616ED">
      <w:pPr>
        <w:pStyle w:val="ListParagraph"/>
        <w:numPr>
          <w:ilvl w:val="0"/>
          <w:numId w:val="109"/>
        </w:numPr>
        <w:rPr>
          <w:rFonts w:eastAsiaTheme="minorHAnsi"/>
        </w:rPr>
      </w:pPr>
      <w:r w:rsidRPr="006A035D">
        <w:rPr>
          <w:rFonts w:eastAsiaTheme="minorHAnsi"/>
        </w:rPr>
        <w:t xml:space="preserve">Among micro-peoples, the “great names” of God were often only taught to adult males after a period of initiation. Micro-peoples often concealed their “great name” for God and made it taboo to teach the secret name of God to outsiders or the children and women within their own group. Somewhat similarly, the Ancient Egyptians concealed the “supreme names” of their gods because they believed that knowledge of them gave supernatural control. The priesthood of Ancient Israel also concealed the “great name” of God, knowledge of which was an exclusive right of the high priest.  </w:t>
      </w:r>
      <w:r>
        <w:rPr>
          <w:rFonts w:eastAsiaTheme="minorHAnsi"/>
          <w:b/>
          <w:bCs/>
        </w:rPr>
        <w:t>Volume 10</w:t>
      </w:r>
    </w:p>
    <w:p w14:paraId="649D7362" w14:textId="77777777" w:rsidR="006A035D" w:rsidRPr="006A035D" w:rsidRDefault="006A035D" w:rsidP="006A035D">
      <w:pPr>
        <w:rPr>
          <w:rFonts w:eastAsiaTheme="minorHAnsi"/>
        </w:rPr>
      </w:pPr>
    </w:p>
    <w:p w14:paraId="07605FCE" w14:textId="77777777" w:rsidR="006A035D" w:rsidRPr="006A035D" w:rsidRDefault="006A035D" w:rsidP="00E616ED">
      <w:pPr>
        <w:pStyle w:val="ListParagraph"/>
        <w:numPr>
          <w:ilvl w:val="0"/>
          <w:numId w:val="109"/>
        </w:numPr>
        <w:rPr>
          <w:rFonts w:eastAsiaTheme="minorHAnsi"/>
        </w:rPr>
      </w:pPr>
      <w:r w:rsidRPr="006A035D">
        <w:rPr>
          <w:rFonts w:eastAsiaTheme="minorHAnsi"/>
        </w:rPr>
        <w:t>These Universal Names Reflect the Fitra as well as the Ancient Legacy of Lost Prophecy</w:t>
      </w:r>
    </w:p>
    <w:p w14:paraId="0E218EAC" w14:textId="77777777" w:rsidR="006A035D" w:rsidRPr="006A035D" w:rsidRDefault="006A035D" w:rsidP="00E616ED">
      <w:pPr>
        <w:pStyle w:val="ListParagraph"/>
        <w:numPr>
          <w:ilvl w:val="0"/>
          <w:numId w:val="109"/>
        </w:numPr>
        <w:rPr>
          <w:rFonts w:eastAsiaTheme="minorHAnsi"/>
        </w:rPr>
      </w:pPr>
      <w:r w:rsidRPr="006A035D">
        <w:rPr>
          <w:rFonts w:eastAsiaTheme="minorHAnsi"/>
        </w:rPr>
        <w:t xml:space="preserve">The languages of the world--especially ancient ones--are filled with legacies of beautiful names of God, indicating His oneness, perfection, majesty, and beauty. On the one hand, these names are proof of primordial human nature (al-fiṭra). On the other hand, however, they also hearken back to an ancient legacy of primeval and generally long-forgotten Prophecy among these people, which gave additional authorization to these names. No human group or community “originated” its belief in God, nor can any ethnic or religious group claim the legacy of belief in the One God as something uniquely its own to the exclusion of others. </w:t>
      </w:r>
      <w:r>
        <w:rPr>
          <w:rFonts w:eastAsiaTheme="minorHAnsi"/>
          <w:b/>
          <w:bCs/>
        </w:rPr>
        <w:t>Volume 10</w:t>
      </w:r>
    </w:p>
    <w:p w14:paraId="4388EE2F" w14:textId="77777777" w:rsidR="006A035D" w:rsidRPr="006A035D" w:rsidRDefault="006A035D" w:rsidP="006A035D">
      <w:pPr>
        <w:rPr>
          <w:rFonts w:eastAsiaTheme="minorHAnsi"/>
        </w:rPr>
      </w:pPr>
    </w:p>
    <w:p w14:paraId="77264F5F" w14:textId="77777777" w:rsidR="006A035D" w:rsidRPr="006A035D" w:rsidRDefault="006A035D" w:rsidP="00E616ED">
      <w:pPr>
        <w:pStyle w:val="ListParagraph"/>
        <w:numPr>
          <w:ilvl w:val="0"/>
          <w:numId w:val="109"/>
        </w:numPr>
        <w:rPr>
          <w:rFonts w:eastAsiaTheme="minorHAnsi"/>
        </w:rPr>
      </w:pPr>
      <w:r w:rsidRPr="006A035D">
        <w:rPr>
          <w:rFonts w:eastAsiaTheme="minorHAnsi"/>
        </w:rPr>
        <w:t>Old Egyptian Names for God</w:t>
      </w:r>
    </w:p>
    <w:p w14:paraId="504EC307" w14:textId="77777777" w:rsidR="006A035D" w:rsidRPr="006A035D" w:rsidRDefault="006A035D" w:rsidP="00E616ED">
      <w:pPr>
        <w:pStyle w:val="ListParagraph"/>
        <w:numPr>
          <w:ilvl w:val="0"/>
          <w:numId w:val="109"/>
        </w:numPr>
        <w:rPr>
          <w:rFonts w:eastAsiaTheme="minorHAnsi"/>
        </w:rPr>
      </w:pPr>
      <w:r w:rsidRPr="006A035D">
        <w:rPr>
          <w:rFonts w:eastAsiaTheme="minorHAnsi"/>
        </w:rPr>
        <w:t>Ancient civilizations also bear witness to a primordial knowledge of the One, which is preserved in their linguistic heritages even after the development of polytheistic pantheons. The pharaonic Egyptians, for example, were highly polytheistic, but their ancient language contained abundant names and attributions for the Supreme Being distinct from the personified gods of their pantheon. Ancient Egyptian was replete with seemingly endless synonyms for God (Neter, Sha', Khabkhab, Ḥepḥep, Shesa, Sedga, Saj, Nethraj, Nekhbaj , Khetraj , Itnuw , and so forth). Of all these Old Egyptian words referring to the Divine or Divine qualities, Neter appears to be the most generic name of “God” as such. In certain ancient morality texts, for example, it is said that Neter --in the sense of God and no particular minor or major diety--desires of human beings certain acts and rewards them, while he loathes others and punishes them. There were names for “the Creator” (Kewen, Kun, Neḥef ), “Creation's God” (Nebirut ), and “the Giver of forms” (Nebi ). They invoked “the High God” (Neter ‘A ), “the Lord” (Nebu ), “the Divinity from eternity without beginning” (Nun, Ḥaḥu ), “the Divinely Merciful” (Ḥetefi ), “the Divine Destroyer” (Ḥetem ), “the God of truth and balance” (Sema Ma‘at ), “the God of humankind” (Itmu ), and “the Lord of all” (Neberdher ). [In all, I was able to collect over one hundred and twenty Old Egyptian names and attributions for God, the Creator, from this dictionary. See Adolf Ermann and Hermann Grapow, Wörterbuch  der ægyptischen Sprache , 13 vols., (Berlin: Akademie Verlag, 1971].</w:t>
      </w:r>
      <w:r>
        <w:rPr>
          <w:rFonts w:eastAsiaTheme="minorHAnsi"/>
        </w:rPr>
        <w:t xml:space="preserve"> </w:t>
      </w:r>
      <w:r>
        <w:rPr>
          <w:rFonts w:eastAsiaTheme="minorHAnsi"/>
          <w:b/>
          <w:bCs/>
        </w:rPr>
        <w:t>Volume 10</w:t>
      </w:r>
    </w:p>
    <w:p w14:paraId="44A854FC" w14:textId="789CD2CF" w:rsidR="006A035D" w:rsidRDefault="006A035D" w:rsidP="006A035D">
      <w:pPr>
        <w:rPr>
          <w:rFonts w:eastAsiaTheme="minorHAnsi"/>
        </w:rPr>
      </w:pPr>
    </w:p>
    <w:p w14:paraId="34215748" w14:textId="4386982A" w:rsidR="007141D3" w:rsidRPr="007141D3" w:rsidRDefault="007141D3" w:rsidP="00E616ED">
      <w:pPr>
        <w:pStyle w:val="ListParagraph"/>
        <w:numPr>
          <w:ilvl w:val="0"/>
          <w:numId w:val="109"/>
        </w:numPr>
        <w:autoSpaceDE w:val="0"/>
        <w:autoSpaceDN w:val="0"/>
        <w:adjustRightInd w:val="0"/>
        <w:rPr>
          <w:rFonts w:ascii="Times-Roman" w:eastAsiaTheme="minorHAnsi" w:hAnsi="Times-Roman" w:cs="Times-Roman"/>
          <w14:ligatures w14:val="standardContextual"/>
        </w:rPr>
      </w:pPr>
      <w:r w:rsidRPr="007141D3">
        <w:rPr>
          <w:rFonts w:ascii="Times-Roman" w:eastAsiaTheme="minorHAnsi" w:hAnsi="Times-Roman" w:cs="Times-Roman"/>
          <w14:ligatures w14:val="standardContextual"/>
        </w:rPr>
        <w:t>Ancient Chinese Names for God</w:t>
      </w:r>
    </w:p>
    <w:p w14:paraId="7E1E43A3" w14:textId="77777777" w:rsidR="007141D3" w:rsidRPr="007141D3" w:rsidRDefault="007141D3" w:rsidP="00E616ED">
      <w:pPr>
        <w:pStyle w:val="ListParagraph"/>
        <w:numPr>
          <w:ilvl w:val="0"/>
          <w:numId w:val="109"/>
        </w:numPr>
        <w:autoSpaceDE w:val="0"/>
        <w:autoSpaceDN w:val="0"/>
        <w:adjustRightInd w:val="0"/>
        <w:rPr>
          <w:rFonts w:ascii="Helvetica" w:eastAsiaTheme="minorHAnsi" w:hAnsi="Helvetica" w:cs="Helvetica"/>
          <w:color w:val="000000"/>
          <w14:ligatures w14:val="standardContextual"/>
        </w:rPr>
      </w:pPr>
      <w:r w:rsidRPr="007141D3">
        <w:rPr>
          <w:rFonts w:ascii="Times-Roman" w:eastAsiaTheme="minorHAnsi" w:hAnsi="Times-Roman" w:cs="Times-Roman"/>
          <w:color w:val="000000"/>
          <w14:ligatures w14:val="standardContextual"/>
        </w:rPr>
        <w:t xml:space="preserve">Ancient China used three principal names for the great God of heaven and earth: </w:t>
      </w:r>
      <w:r w:rsidRPr="007141D3">
        <w:rPr>
          <w:rFonts w:ascii="Times-Italic" w:eastAsiaTheme="minorHAnsi" w:hAnsi="Times-Italic" w:cs="Times-Italic"/>
          <w:i/>
          <w:iCs/>
          <w:color w:val="1A1A1A"/>
          <w14:ligatures w14:val="standardContextual"/>
        </w:rPr>
        <w:t>Ti</w:t>
      </w:r>
      <w:r w:rsidRPr="007141D3">
        <w:rPr>
          <w:rFonts w:ascii="Times-Italic" w:eastAsiaTheme="minorHAnsi" w:hAnsi="Times-Italic" w:cs="Times-Italic"/>
          <w:i/>
          <w:iCs/>
          <w:color w:val="000000"/>
          <w14:ligatures w14:val="standardContextual"/>
        </w:rPr>
        <w:t>ā</w:t>
      </w:r>
      <w:r w:rsidRPr="007141D3">
        <w:rPr>
          <w:rFonts w:ascii="Times-Italic" w:eastAsiaTheme="minorHAnsi" w:hAnsi="Times-Italic" w:cs="Times-Italic"/>
          <w:i/>
          <w:iCs/>
          <w:color w:val="1A1A1A"/>
          <w14:ligatures w14:val="standardContextual"/>
        </w:rPr>
        <w:t>n Dì</w:t>
      </w:r>
      <w:r w:rsidRPr="007141D3">
        <w:rPr>
          <w:rFonts w:ascii="Times-Roman" w:eastAsiaTheme="minorHAnsi" w:hAnsi="Times-Roman" w:cs="Times-Roman"/>
          <w:color w:val="1A1A1A"/>
          <w14:ligatures w14:val="standardContextual"/>
        </w:rPr>
        <w:t xml:space="preserve">  (Heaven’s Lord</w:t>
      </w:r>
      <w:r w:rsidRPr="007141D3">
        <w:rPr>
          <w:rFonts w:ascii="Times-Roman" w:eastAsiaTheme="minorHAnsi" w:hAnsi="Times-Roman" w:cs="Times-Roman"/>
          <w:color w:val="000000"/>
          <w14:ligatures w14:val="standardContextual"/>
        </w:rPr>
        <w:t xml:space="preserve">), </w:t>
      </w:r>
      <w:r w:rsidRPr="007141D3">
        <w:rPr>
          <w:rFonts w:ascii="Times-Italic" w:eastAsiaTheme="minorHAnsi" w:hAnsi="Times-Italic" w:cs="Times-Italic"/>
          <w:i/>
          <w:iCs/>
          <w:color w:val="1A1A1A"/>
          <w14:ligatures w14:val="standardContextual"/>
        </w:rPr>
        <w:t>Dì</w:t>
      </w:r>
      <w:r w:rsidRPr="007141D3">
        <w:rPr>
          <w:rFonts w:ascii="Times-Roman" w:eastAsiaTheme="minorHAnsi" w:hAnsi="Times-Roman" w:cs="Times-Roman"/>
          <w:color w:val="1A1A1A"/>
          <w14:ligatures w14:val="standardContextual"/>
        </w:rPr>
        <w:t xml:space="preserve">  </w:t>
      </w:r>
      <w:r w:rsidRPr="007141D3">
        <w:rPr>
          <w:rFonts w:ascii="Times-Roman" w:eastAsiaTheme="minorHAnsi" w:hAnsi="Times-Roman" w:cs="Times-Roman"/>
          <w:color w:val="000000"/>
          <w14:ligatures w14:val="standardContextual"/>
        </w:rPr>
        <w:t xml:space="preserve">(Lord), </w:t>
      </w:r>
      <w:r w:rsidRPr="007141D3">
        <w:rPr>
          <w:rFonts w:ascii="Times-Italic" w:eastAsiaTheme="minorHAnsi" w:hAnsi="Times-Italic" w:cs="Times-Italic"/>
          <w:i/>
          <w:iCs/>
          <w:color w:val="000000"/>
          <w14:ligatures w14:val="standardContextual"/>
        </w:rPr>
        <w:t>Shàng</w:t>
      </w:r>
      <w:r w:rsidRPr="007141D3">
        <w:rPr>
          <w:rFonts w:ascii="Times-Roman" w:eastAsiaTheme="minorHAnsi" w:hAnsi="Times-Roman" w:cs="Times-Roman"/>
          <w:color w:val="000000"/>
          <w14:ligatures w14:val="standardContextual"/>
        </w:rPr>
        <w:t xml:space="preserve"> </w:t>
      </w:r>
      <w:r w:rsidRPr="007141D3">
        <w:rPr>
          <w:rFonts w:ascii="Times-Italic" w:eastAsiaTheme="minorHAnsi" w:hAnsi="Times-Italic" w:cs="Times-Italic"/>
          <w:i/>
          <w:iCs/>
          <w:color w:val="1A1A1A"/>
          <w14:ligatures w14:val="standardContextual"/>
        </w:rPr>
        <w:t>Dì</w:t>
      </w:r>
      <w:r w:rsidRPr="007141D3">
        <w:rPr>
          <w:rFonts w:ascii="Times-Roman" w:eastAsiaTheme="minorHAnsi" w:hAnsi="Times-Roman" w:cs="Times-Roman"/>
          <w:color w:val="1A1A1A"/>
          <w14:ligatures w14:val="standardContextual"/>
        </w:rPr>
        <w:t xml:space="preserve"> </w:t>
      </w:r>
      <w:r w:rsidRPr="007141D3">
        <w:rPr>
          <w:rFonts w:ascii="Helvetica" w:eastAsiaTheme="minorHAnsi" w:hAnsi="Helvetica" w:cs="Helvetica"/>
          <w:color w:val="000000"/>
          <w14:ligatures w14:val="standardContextual"/>
        </w:rPr>
        <w:t xml:space="preserve"> </w:t>
      </w:r>
      <w:r w:rsidRPr="007141D3">
        <w:rPr>
          <w:rFonts w:ascii="Times-Roman" w:eastAsiaTheme="minorHAnsi" w:hAnsi="Times-Roman" w:cs="Times-Roman"/>
          <w:color w:val="1A1A1A"/>
          <w14:ligatures w14:val="standardContextual"/>
        </w:rPr>
        <w:t>(Lord on High)</w:t>
      </w:r>
      <w:r w:rsidRPr="007141D3">
        <w:rPr>
          <w:rFonts w:ascii="Times-Roman" w:eastAsiaTheme="minorHAnsi" w:hAnsi="Times-Roman" w:cs="Times-Roman"/>
          <w:color w:val="000000"/>
          <w14:ligatures w14:val="standardContextual"/>
        </w:rPr>
        <w:t xml:space="preserve">. </w:t>
      </w:r>
      <w:r w:rsidRPr="007141D3">
        <w:rPr>
          <w:rFonts w:ascii="Times-Italic" w:eastAsiaTheme="minorHAnsi" w:hAnsi="Times-Italic" w:cs="Times-Italic"/>
          <w:i/>
          <w:iCs/>
          <w:color w:val="000000"/>
          <w14:ligatures w14:val="standardContextual"/>
        </w:rPr>
        <w:t xml:space="preserve">Shàng </w:t>
      </w:r>
      <w:r w:rsidRPr="007141D3">
        <w:rPr>
          <w:rFonts w:ascii="Times-Italic" w:eastAsiaTheme="minorHAnsi" w:hAnsi="Times-Italic" w:cs="Times-Italic"/>
          <w:i/>
          <w:iCs/>
          <w:color w:val="1A1A1A"/>
          <w14:ligatures w14:val="standardContextual"/>
        </w:rPr>
        <w:t xml:space="preserve">Dì </w:t>
      </w:r>
      <w:r w:rsidRPr="007141D3">
        <w:rPr>
          <w:rFonts w:ascii="Times-Roman" w:eastAsiaTheme="minorHAnsi" w:hAnsi="Times-Roman" w:cs="Times-Roman"/>
          <w:color w:val="1A1A1A"/>
          <w14:ligatures w14:val="standardContextual"/>
        </w:rPr>
        <w:t>was also the true Ruler of the people, the God of social justice, and the one who would remove the unjust from power. The word “Heaven” (</w:t>
      </w:r>
      <w:r w:rsidRPr="007141D3">
        <w:rPr>
          <w:rFonts w:ascii="Times-Italic" w:eastAsiaTheme="minorHAnsi" w:hAnsi="Times-Italic" w:cs="Times-Italic"/>
          <w:i/>
          <w:iCs/>
          <w:color w:val="1A1A1A"/>
          <w14:ligatures w14:val="standardContextual"/>
        </w:rPr>
        <w:t>Ti</w:t>
      </w:r>
      <w:r w:rsidRPr="007141D3">
        <w:rPr>
          <w:rFonts w:ascii="Times-Italic" w:eastAsiaTheme="minorHAnsi" w:hAnsi="Times-Italic" w:cs="Times-Italic"/>
          <w:i/>
          <w:iCs/>
          <w:color w:val="000000"/>
          <w14:ligatures w14:val="standardContextual"/>
        </w:rPr>
        <w:t>ā</w:t>
      </w:r>
      <w:r w:rsidRPr="007141D3">
        <w:rPr>
          <w:rFonts w:ascii="Times-Italic" w:eastAsiaTheme="minorHAnsi" w:hAnsi="Times-Italic" w:cs="Times-Italic"/>
          <w:i/>
          <w:iCs/>
          <w:color w:val="1A1A1A"/>
          <w14:ligatures w14:val="standardContextual"/>
        </w:rPr>
        <w:t>n</w:t>
      </w:r>
      <w:r w:rsidRPr="007141D3">
        <w:rPr>
          <w:rFonts w:ascii="Times-Roman" w:eastAsiaTheme="minorHAnsi" w:hAnsi="Times-Roman" w:cs="Times-Roman"/>
          <w:color w:val="1A1A1A"/>
          <w14:ligatures w14:val="standardContextual"/>
        </w:rPr>
        <w:t xml:space="preserve">) was not originally the worship of heaven but was used to veil the name of God so that it not be profaned or abused. An Ancient Chinese dictionary explains the reason for doing this because “it is not permissible that the name </w:t>
      </w:r>
      <w:r w:rsidRPr="007141D3">
        <w:rPr>
          <w:rFonts w:ascii="Times-Italic" w:eastAsiaTheme="minorHAnsi" w:hAnsi="Times-Italic" w:cs="Times-Italic"/>
          <w:i/>
          <w:iCs/>
          <w:color w:val="000000"/>
          <w14:ligatures w14:val="standardContextual"/>
        </w:rPr>
        <w:t xml:space="preserve">Shàng </w:t>
      </w:r>
      <w:r w:rsidRPr="007141D3">
        <w:rPr>
          <w:rFonts w:ascii="Times-Italic" w:eastAsiaTheme="minorHAnsi" w:hAnsi="Times-Italic" w:cs="Times-Italic"/>
          <w:i/>
          <w:iCs/>
          <w:color w:val="1A1A1A"/>
          <w14:ligatures w14:val="standardContextual"/>
        </w:rPr>
        <w:t>Dì</w:t>
      </w:r>
      <w:r w:rsidRPr="007141D3">
        <w:rPr>
          <w:rFonts w:ascii="Times-Roman" w:eastAsiaTheme="minorHAnsi" w:hAnsi="Times-Roman" w:cs="Times-Roman"/>
          <w:color w:val="1A1A1A"/>
          <w14:ligatures w14:val="standardContextual"/>
        </w:rPr>
        <w:t xml:space="preserve"> be taken lightly. Such use of “heaven” in place of God was once common in English in expressions such as “in Heaven’s name.” This same dictionary writes </w:t>
      </w:r>
      <w:r w:rsidRPr="007141D3">
        <w:rPr>
          <w:rFonts w:ascii="Times-Italic" w:eastAsiaTheme="minorHAnsi" w:hAnsi="Times-Italic" w:cs="Times-Italic"/>
          <w:i/>
          <w:iCs/>
          <w:color w:val="1A1A1A"/>
          <w14:ligatures w14:val="standardContextual"/>
        </w:rPr>
        <w:t>Ti</w:t>
      </w:r>
      <w:r w:rsidRPr="007141D3">
        <w:rPr>
          <w:rFonts w:ascii="Times-Italic" w:eastAsiaTheme="minorHAnsi" w:hAnsi="Times-Italic" w:cs="Times-Italic"/>
          <w:i/>
          <w:iCs/>
          <w:color w:val="000000"/>
          <w14:ligatures w14:val="standardContextual"/>
        </w:rPr>
        <w:t>ā</w:t>
      </w:r>
      <w:r w:rsidRPr="007141D3">
        <w:rPr>
          <w:rFonts w:ascii="Times-Italic" w:eastAsiaTheme="minorHAnsi" w:hAnsi="Times-Italic" w:cs="Times-Italic"/>
          <w:i/>
          <w:iCs/>
          <w:color w:val="1A1A1A"/>
          <w14:ligatures w14:val="standardContextual"/>
        </w:rPr>
        <w:t>n</w:t>
      </w:r>
      <w:r w:rsidRPr="007141D3">
        <w:rPr>
          <w:rFonts w:ascii="Times-Roman" w:eastAsiaTheme="minorHAnsi" w:hAnsi="Times-Roman" w:cs="Times-Roman"/>
          <w:color w:val="1A1A1A"/>
          <w14:ligatures w14:val="standardContextual"/>
        </w:rPr>
        <w:t xml:space="preserve"> by combining two symbols: the One and He who is the most great.</w:t>
      </w:r>
      <w:r w:rsidRPr="007141D3">
        <w:rPr>
          <w:rFonts w:ascii="Helvetica" w:eastAsiaTheme="minorHAnsi" w:hAnsi="Helvetica" w:cs="Helvetica"/>
          <w:color w:val="000000"/>
          <w14:ligatures w14:val="standardContextual"/>
        </w:rPr>
        <w:t xml:space="preserve"> </w:t>
      </w:r>
    </w:p>
    <w:p w14:paraId="21CAE069" w14:textId="692E0D1F" w:rsidR="006A035D" w:rsidRDefault="007141D3" w:rsidP="00E616ED">
      <w:pPr>
        <w:pStyle w:val="ListParagraph"/>
        <w:numPr>
          <w:ilvl w:val="0"/>
          <w:numId w:val="109"/>
        </w:numPr>
        <w:rPr>
          <w:rFonts w:eastAsiaTheme="minorHAnsi"/>
        </w:rPr>
      </w:pPr>
      <w:r w:rsidRPr="007141D3">
        <w:rPr>
          <w:rFonts w:eastAsiaTheme="minorHAnsi"/>
        </w:rPr>
        <w:t>The ancient Chinese worshipped a personalized “Creator” (Tsao wu chê), “the Ruler of heaven” (Shang Ti), “Heaven's Lord” (Ti'en Ti), and “the Lord” (Ti ), although “Heaven” (Ti'en) later became the most common Chinese name for God and sometimes reflected astral beliefs. But an ancient Chinese dictionary says of “Heaven” (Ti'en) that it means: “The exalted in the highest of his exaltation. His ideogram combines two symbols, which mean ‘the One, who is the most great.’” Some ancient Chinese scholars wrote that “Heaven” (T'ien) had only been substituted for “the Ruler of heaven” (Shang Ti) in the ancient past to protect the sanctity of the divine name, because “it is not permissible that the name Shang Ti  be taken lightly. Therefore, we call him by the name of the place where He abides, which is ‘heaven,’ that is, ti'en on the analogy that ‘the court’ when it signifies ‘the emperor.’”</w:t>
      </w:r>
    </w:p>
    <w:p w14:paraId="7DCE3A29" w14:textId="77777777" w:rsidR="007141D3" w:rsidRDefault="007141D3" w:rsidP="007141D3">
      <w:pPr>
        <w:rPr>
          <w:rFonts w:eastAsiaTheme="minorHAnsi"/>
        </w:rPr>
      </w:pPr>
    </w:p>
    <w:p w14:paraId="4213F4F7" w14:textId="77777777" w:rsidR="00987553" w:rsidRPr="00987553" w:rsidRDefault="00987553" w:rsidP="00E616ED">
      <w:pPr>
        <w:pStyle w:val="ListParagraph"/>
        <w:numPr>
          <w:ilvl w:val="0"/>
          <w:numId w:val="109"/>
        </w:numPr>
        <w:rPr>
          <w:rFonts w:eastAsiaTheme="minorHAnsi"/>
        </w:rPr>
      </w:pPr>
      <w:r w:rsidRPr="00987553">
        <w:rPr>
          <w:rFonts w:eastAsiaTheme="minorHAnsi"/>
        </w:rPr>
        <w:t xml:space="preserve">Whatever languages Muslims speak, they often prefer to call God “Allāh,” because of their familiarity with the Name and the cherished place it occupies in their daily worship, Qur’ānic recitations, and their Hearts and minds. Many Muslim peoples, however, have two names for God, and sometimes even more. The Arabic name Allāh is one of them, and then there is a second Name from their native language, if it is not Arabic. For centuries, speakers of Persian and Urdu, for example, have correctly used the Indo-European word Khodā in addition to Allāh, although this practice has been systematically attacked in recent times by fundamentalists. Khodā comes from an Old Iranian root Hwa-Taw, which means “the Self-Powerful,” that is, “He who is Self-Sufficient in His Power.” Although this Divine Name emphasizes God’s Power and Self-Sufficiency, it also alludes in Old Persian usage to the fact that God alone is the supreme Ruler of the Universe and Humanity’s Law-Giver.  </w:t>
      </w:r>
    </w:p>
    <w:p w14:paraId="12A9829F" w14:textId="77777777" w:rsidR="00987553" w:rsidRPr="00987553" w:rsidRDefault="00987553" w:rsidP="00E616ED">
      <w:pPr>
        <w:pStyle w:val="ListParagraph"/>
        <w:numPr>
          <w:ilvl w:val="0"/>
          <w:numId w:val="109"/>
        </w:numPr>
        <w:rPr>
          <w:rFonts w:eastAsiaTheme="minorHAnsi"/>
        </w:rPr>
      </w:pPr>
    </w:p>
    <w:p w14:paraId="0C04CDE7" w14:textId="77777777" w:rsidR="00987553" w:rsidRPr="00987553" w:rsidRDefault="00987553" w:rsidP="00E616ED">
      <w:pPr>
        <w:pStyle w:val="ListParagraph"/>
        <w:numPr>
          <w:ilvl w:val="0"/>
          <w:numId w:val="109"/>
        </w:numPr>
        <w:rPr>
          <w:rFonts w:eastAsiaTheme="minorHAnsi"/>
        </w:rPr>
      </w:pPr>
      <w:r w:rsidRPr="00987553">
        <w:rPr>
          <w:rFonts w:eastAsiaTheme="minorHAnsi"/>
        </w:rPr>
        <w:t xml:space="preserve">The Latinate words for God—Deus (Latin and Portuguese), Dios (Spanish), Dio (Italian), Dieu (French), and Zeu (Romanian)—are linguistic cognates going back to an ancient Indo-European root, which denotes God as “the Luminous,” “the Light,” or “the Heavenly Lord.” Our English words “Deity,” “Divine,” “Divine,” and “Divinity” come from the Latin Deus. As we have seen, the meaning of “the Light” (al-Nūr) is also one of the meanings implicit in the Arabic name Allāh itself. It is worthy of note, that the earliest Muslims of North Africa and Muslim Spain and Portugal, recognized the Latin Deus as a legitimate translation of God (Allāh). The earliest Arab coins were struck and issued between 92/711 and 93/712, not long after the initial Islamic conquest of Iberia between 92/711. Since Latin was still commonly used among the Christian populations of North Africa and Iberia at that time, the coins carry the Latin inscription: </w:t>
      </w:r>
    </w:p>
    <w:p w14:paraId="2F5BDCFA" w14:textId="77777777" w:rsidR="00987553" w:rsidRPr="00987553" w:rsidRDefault="00987553" w:rsidP="00E616ED">
      <w:pPr>
        <w:pStyle w:val="ListParagraph"/>
        <w:numPr>
          <w:ilvl w:val="0"/>
          <w:numId w:val="109"/>
        </w:numPr>
        <w:rPr>
          <w:rFonts w:eastAsiaTheme="minorHAnsi"/>
        </w:rPr>
      </w:pPr>
    </w:p>
    <w:p w14:paraId="7239364A" w14:textId="77777777" w:rsidR="00987553" w:rsidRPr="00987553" w:rsidRDefault="00987553" w:rsidP="00E616ED">
      <w:pPr>
        <w:pStyle w:val="ListParagraph"/>
        <w:numPr>
          <w:ilvl w:val="0"/>
          <w:numId w:val="109"/>
        </w:numPr>
        <w:rPr>
          <w:rFonts w:eastAsiaTheme="minorHAnsi"/>
        </w:rPr>
      </w:pPr>
      <w:r w:rsidRPr="00987553">
        <w:rPr>
          <w:rFonts w:eastAsiaTheme="minorHAnsi"/>
        </w:rPr>
        <w:t>“In nomine Domini: Non Deus nisi solus Deus; Non Deo socius”</w:t>
      </w:r>
    </w:p>
    <w:p w14:paraId="17E49C10" w14:textId="77777777" w:rsidR="00987553" w:rsidRPr="00987553" w:rsidRDefault="00987553" w:rsidP="00E616ED">
      <w:pPr>
        <w:pStyle w:val="ListParagraph"/>
        <w:numPr>
          <w:ilvl w:val="0"/>
          <w:numId w:val="109"/>
        </w:numPr>
        <w:rPr>
          <w:rFonts w:eastAsiaTheme="minorHAnsi"/>
        </w:rPr>
      </w:pPr>
      <w:r w:rsidRPr="00987553">
        <w:rPr>
          <w:rFonts w:eastAsiaTheme="minorHAnsi"/>
        </w:rPr>
        <w:t>(In the name of the Lord: There is no God but God alone; God has no partner).</w:t>
      </w:r>
    </w:p>
    <w:p w14:paraId="3843C9EF" w14:textId="77777777" w:rsidR="00987553" w:rsidRPr="00987553" w:rsidRDefault="00987553" w:rsidP="00E616ED">
      <w:pPr>
        <w:pStyle w:val="ListParagraph"/>
        <w:numPr>
          <w:ilvl w:val="0"/>
          <w:numId w:val="109"/>
        </w:numPr>
        <w:rPr>
          <w:rFonts w:eastAsiaTheme="minorHAnsi"/>
        </w:rPr>
      </w:pPr>
    </w:p>
    <w:p w14:paraId="1BA6B18A" w14:textId="77777777" w:rsidR="00987553" w:rsidRPr="00987553" w:rsidRDefault="00987553" w:rsidP="00E616ED">
      <w:pPr>
        <w:pStyle w:val="ListParagraph"/>
        <w:numPr>
          <w:ilvl w:val="0"/>
          <w:numId w:val="109"/>
        </w:numPr>
        <w:rPr>
          <w:rFonts w:eastAsiaTheme="minorHAnsi"/>
        </w:rPr>
      </w:pPr>
      <w:r w:rsidRPr="00987553">
        <w:rPr>
          <w:rFonts w:eastAsiaTheme="minorHAnsi"/>
        </w:rPr>
        <w:t>Thus, Deus and its various derivatives in the Romance languages are valid Names of God and bear conspicuous similarity with the Arabic name for God as al-Nūr (the Light), which belongs to the ninety-nine beautiful Names of God in Islamic Revelation. These Romance words for God also hearken back to the primordial monotheism of their ancient speakers who used the proto-Latinate Indo-European tongues in primeval times, thousands of years before the advent of Judaism and Christianity among the Indo-European tribes.</w:t>
      </w:r>
    </w:p>
    <w:p w14:paraId="64F5BB32" w14:textId="77777777" w:rsidR="00987553" w:rsidRPr="00984A75" w:rsidRDefault="00987553" w:rsidP="00984A75">
      <w:pPr>
        <w:ind w:left="360"/>
        <w:rPr>
          <w:rFonts w:eastAsiaTheme="minorHAnsi"/>
        </w:rPr>
      </w:pPr>
    </w:p>
    <w:p w14:paraId="421B529E" w14:textId="77777777" w:rsidR="00987553" w:rsidRPr="00987553" w:rsidRDefault="00987553" w:rsidP="00984A75">
      <w:pPr>
        <w:pStyle w:val="ListParagraph"/>
        <w:rPr>
          <w:rFonts w:eastAsiaTheme="minorHAnsi"/>
        </w:rPr>
      </w:pPr>
    </w:p>
    <w:p w14:paraId="2D3D4EFE" w14:textId="77777777" w:rsidR="00987553" w:rsidRPr="00987553" w:rsidRDefault="00987553" w:rsidP="00E616ED">
      <w:pPr>
        <w:pStyle w:val="ListParagraph"/>
        <w:numPr>
          <w:ilvl w:val="0"/>
          <w:numId w:val="109"/>
        </w:numPr>
        <w:rPr>
          <w:rFonts w:eastAsiaTheme="minorHAnsi"/>
        </w:rPr>
      </w:pPr>
      <w:r w:rsidRPr="00987553">
        <w:rPr>
          <w:rFonts w:eastAsiaTheme="minorHAnsi"/>
        </w:rPr>
        <w:t>“Allāh” &amp; Standard English &amp; Germanic Words for “God”</w:t>
      </w:r>
    </w:p>
    <w:p w14:paraId="240C26B7" w14:textId="77777777" w:rsidR="00987553" w:rsidRPr="00987553" w:rsidRDefault="00987553" w:rsidP="00E616ED">
      <w:pPr>
        <w:pStyle w:val="ListParagraph"/>
        <w:numPr>
          <w:ilvl w:val="0"/>
          <w:numId w:val="109"/>
        </w:numPr>
        <w:rPr>
          <w:rFonts w:eastAsiaTheme="minorHAnsi"/>
        </w:rPr>
      </w:pPr>
      <w:r w:rsidRPr="00987553">
        <w:rPr>
          <w:rFonts w:eastAsiaTheme="minorHAnsi"/>
        </w:rPr>
        <w:t>The English word God and its Germanic cognates—God (English, Dutch, and Frisian), Gott (German), and Gud (Scandinavian)—are also ancient Indo-European names that originated millennia ago and which Germanic speakers used for the Creator long before the advent of Judaism and Christianity. Like Deus, these beautiful names for God are also rooted in the primordial monotheism (Tawḥīd) of their ancient speakers. As we will see in Volume Ten in our discussion of Micro-Peoples, Micro-Religions, or so-called “Primitive” peoples and religions, all Micro-Peoples acknowledge the One God, and none of them are either animist or polytheist, indicating that belief in God’s Oneness was originally common to all Human Beings.</w:t>
      </w:r>
    </w:p>
    <w:p w14:paraId="0135F60D" w14:textId="77777777" w:rsidR="00987553" w:rsidRPr="00987553" w:rsidRDefault="00987553" w:rsidP="00984A75">
      <w:pPr>
        <w:pStyle w:val="ListParagraph"/>
        <w:rPr>
          <w:rFonts w:eastAsiaTheme="minorHAnsi"/>
        </w:rPr>
      </w:pPr>
    </w:p>
    <w:p w14:paraId="0E2D13B6" w14:textId="77777777" w:rsidR="00987553" w:rsidRPr="00987553" w:rsidRDefault="00987553" w:rsidP="00E616ED">
      <w:pPr>
        <w:pStyle w:val="ListParagraph"/>
        <w:numPr>
          <w:ilvl w:val="0"/>
          <w:numId w:val="109"/>
        </w:numPr>
        <w:rPr>
          <w:rFonts w:eastAsiaTheme="minorHAnsi"/>
        </w:rPr>
      </w:pPr>
      <w:r w:rsidRPr="00987553">
        <w:rPr>
          <w:rFonts w:eastAsiaTheme="minorHAnsi"/>
        </w:rPr>
        <w:t>The original meaning of God, Gott, and Gud in ancient Indo-European is “He who is supplicated and invoked.” Thus, in English and its Sister languages, the word God originally meant “He who is supplicated in prayer” or “He who is called upon in times of need.” In their original etymologies, these Germanic words for God are surprisingly close to the Semitic cognates for God, Allāh, Elōhîm, hā-Elōhîm, hā-Elôah, Elāhā, Alōhō, and Alāhā, which—as we have seen—refer to God as “He who is worshipped [by right].” The Prophet said: “Supplication (al-du‘ā’) is the essence of worship.” God, who is supplicated and called upon in times of need, is also God who is worshipped by right. Interestingly, our Saxon word “God” is also virtually identical in its connotation to the name for the Supreme Being in the language of the Lenni Lenape tribe of America’s First Nations, who was called: “You to whom we pray.”</w:t>
      </w:r>
    </w:p>
    <w:p w14:paraId="7259EF6D" w14:textId="77777777" w:rsidR="00987553" w:rsidRPr="00987553" w:rsidRDefault="00987553" w:rsidP="00987553">
      <w:pPr>
        <w:pStyle w:val="ListParagraph"/>
        <w:rPr>
          <w:rFonts w:eastAsiaTheme="minorHAnsi"/>
        </w:rPr>
      </w:pPr>
    </w:p>
    <w:p w14:paraId="4E8123B7" w14:textId="7F432AC8" w:rsidR="007141D3" w:rsidRPr="007141D3" w:rsidRDefault="00987553" w:rsidP="00E616ED">
      <w:pPr>
        <w:pStyle w:val="ListParagraph"/>
        <w:numPr>
          <w:ilvl w:val="0"/>
          <w:numId w:val="109"/>
        </w:numPr>
        <w:rPr>
          <w:rFonts w:eastAsiaTheme="minorHAnsi"/>
        </w:rPr>
      </w:pPr>
      <w:r w:rsidRPr="00987553">
        <w:rPr>
          <w:rFonts w:eastAsiaTheme="minorHAnsi"/>
        </w:rPr>
        <w:t>In The First Teaching, I prefer to use the English word “God” instead of its beautiful Arabic counterpart, “Allāh,” which many Muslim readers would likely have preferred. I do this out of deference to the integrity of the English language, which is the idiom of this book and which, like almost all Human tongues, has a fully suitable vocabulary for speaking about God, Divinity, Netaphysics, and the Realities of the Unseen. As we have just noted, the word “God” is ancient and authentic, while also possessing awesome intrinsic beauty, however much it may be abused from time to time by ignorant and hypocritical writers and speakers. “God” is a perfectly valid name for the Creator and stands on its own merit. I will restrict the word Allāh to special contexts, despite its unique beauty and stately majesty in Arabic and on Muslim ears. I also do this to emphasize that Jews, Christians, and other theocentric religious Traditions all worship the same God and the same Creator, even though their Theologies about Him sometimes differ. Such emphasis is needed today because of widespread unfamiliarity of the word Allāh to the ears of some readers, listeners, and reader-listeners and the regrettable confusions that have been spread in certain circles that “Allāh” refers to a distinctive Deity other than the “God” of Abraham, the Jews, and the Christians. As noted above, Arabic-speaking Jews and Christians invariably use the word Allāh for God as, interestingly, do Christian Missionaries when speaking or writing in Arabic or translating the Bible into certain Muslim languages that grant priority to that name.</w:t>
      </w:r>
    </w:p>
    <w:p w14:paraId="1151F6E3" w14:textId="7BC2A7E0" w:rsidR="00FD1A33" w:rsidRDefault="00FD1A33" w:rsidP="00E616ED">
      <w:pPr>
        <w:pStyle w:val="Heading4"/>
        <w:numPr>
          <w:ilvl w:val="0"/>
          <w:numId w:val="8"/>
        </w:numPr>
        <w:rPr>
          <w:rFonts w:asciiTheme="majorBidi" w:eastAsiaTheme="minorHAnsi" w:hAnsiTheme="majorBidi"/>
          <w:b/>
          <w:bCs/>
          <w:color w:val="C00000"/>
          <w:sz w:val="28"/>
          <w:szCs w:val="28"/>
        </w:rPr>
      </w:pPr>
      <w:commentRangeStart w:id="247"/>
      <w:r w:rsidRPr="00F95BE4">
        <w:rPr>
          <w:rFonts w:asciiTheme="majorBidi" w:eastAsiaTheme="minorHAnsi" w:hAnsiTheme="majorBidi"/>
          <w:b/>
          <w:bCs/>
          <w:color w:val="C00000"/>
          <w:sz w:val="28"/>
          <w:szCs w:val="28"/>
        </w:rPr>
        <w:t>Imperative of Sound Denotation in Language</w:t>
      </w:r>
      <w:bookmarkEnd w:id="246"/>
      <w:commentRangeEnd w:id="247"/>
      <w:r w:rsidR="006B457E">
        <w:rPr>
          <w:rStyle w:val="CommentReference"/>
          <w:rFonts w:asciiTheme="majorBidi" w:eastAsiaTheme="minorHAnsi" w:hAnsiTheme="majorBidi"/>
          <w:b/>
          <w:bCs/>
          <w:color w:val="C00000"/>
          <w:sz w:val="28"/>
          <w:szCs w:val="28"/>
        </w:rPr>
        <w:commentReference w:id="247"/>
      </w:r>
    </w:p>
    <w:p w14:paraId="0062A73E" w14:textId="3FE3A804" w:rsidR="006B457E" w:rsidRPr="00342122" w:rsidRDefault="006B457E" w:rsidP="00E616ED">
      <w:pPr>
        <w:pStyle w:val="ListParagraph"/>
        <w:numPr>
          <w:ilvl w:val="0"/>
          <w:numId w:val="109"/>
        </w:numPr>
        <w:rPr>
          <w:rFonts w:eastAsiaTheme="minorHAnsi"/>
        </w:rPr>
      </w:pPr>
      <w:r w:rsidRPr="006B457E">
        <w:rPr>
          <w:rFonts w:eastAsiaTheme="minorHAnsi"/>
        </w:rPr>
        <w:t xml:space="preserve">We live today in the Age of Plastic Words. A “plastic word” has no denotation or--as is usually the case--they have been disconnected from their fixed denotations. As such, “plastic words” entrap our minds in inescapable labyrinths of essentially intangible “positive” or “negative” connotations. The Crusader notion of “the Reconquest” (la Reconquista) was a “plastic” word, coined centuries before the invention of plastic. Yet, it was masterfully calculated to serve the same purpose. As we have shown, Reconquista has no valid denotation and is absurd if taken literally, but--from the time it was devised--it has effectively brought with it countless “positive” and “negative,” fundamentally distorting the narrative of Iberian history, while serving powerfully as a “strategy” for justifying the unjustifiable and anticipating future violence. </w:t>
      </w:r>
    </w:p>
    <w:p w14:paraId="6361E17C" w14:textId="05E2237E" w:rsidR="00FD1A33" w:rsidRDefault="00FD1A33" w:rsidP="00E616ED">
      <w:pPr>
        <w:pStyle w:val="Heading4"/>
        <w:numPr>
          <w:ilvl w:val="0"/>
          <w:numId w:val="8"/>
        </w:numPr>
        <w:rPr>
          <w:rFonts w:asciiTheme="majorBidi" w:eastAsiaTheme="minorHAnsi" w:hAnsiTheme="majorBidi"/>
          <w:b/>
          <w:bCs/>
          <w:color w:val="C00000"/>
          <w:sz w:val="28"/>
          <w:szCs w:val="28"/>
        </w:rPr>
      </w:pPr>
      <w:r w:rsidRPr="00F95BE4">
        <w:rPr>
          <w:rFonts w:asciiTheme="majorBidi" w:eastAsiaTheme="minorHAnsi" w:hAnsiTheme="majorBidi"/>
          <w:b/>
          <w:bCs/>
          <w:color w:val="C00000"/>
          <w:sz w:val="28"/>
          <w:szCs w:val="28"/>
        </w:rPr>
        <w:t>Modernity versus Modernism</w:t>
      </w:r>
      <w:bookmarkStart w:id="248" w:name="_Toc188509465"/>
    </w:p>
    <w:p w14:paraId="1195A711" w14:textId="18848BB7" w:rsidR="002C6C0B" w:rsidRPr="002C6C0B" w:rsidRDefault="2200D69B" w:rsidP="00E616ED">
      <w:pPr>
        <w:pStyle w:val="ListParagraph"/>
        <w:numPr>
          <w:ilvl w:val="0"/>
          <w:numId w:val="109"/>
        </w:numPr>
        <w:rPr>
          <w:rFonts w:eastAsiaTheme="minorHAnsi"/>
        </w:rPr>
      </w:pPr>
      <w:r w:rsidRPr="62ED6EB9">
        <w:rPr>
          <w:rFonts w:eastAsiaTheme="minorEastAsia"/>
        </w:rPr>
        <w:t>Modernity vs Modernism</w:t>
      </w:r>
      <w:r w:rsidR="002C6C0B" w:rsidRPr="19736EA0">
        <w:rPr>
          <w:rStyle w:val="FootnoteReference"/>
          <w:rFonts w:asciiTheme="majorBidi" w:hAnsiTheme="majorBidi" w:cstheme="majorBidi"/>
          <w:b/>
          <w:bCs/>
          <w:i/>
          <w:iCs/>
        </w:rPr>
        <w:footnoteReference w:id="186"/>
      </w:r>
    </w:p>
    <w:p w14:paraId="5FFE2704" w14:textId="35C6BD0A" w:rsidR="00FD1A33" w:rsidRDefault="00FD1A33" w:rsidP="00E616ED">
      <w:pPr>
        <w:pStyle w:val="Heading4"/>
        <w:numPr>
          <w:ilvl w:val="0"/>
          <w:numId w:val="8"/>
        </w:numPr>
        <w:rPr>
          <w:rFonts w:asciiTheme="majorBidi" w:eastAsiaTheme="minorHAnsi" w:hAnsiTheme="majorBidi"/>
          <w:b/>
          <w:bCs/>
          <w:color w:val="C00000"/>
          <w:sz w:val="28"/>
          <w:szCs w:val="28"/>
        </w:rPr>
      </w:pPr>
      <w:r w:rsidRPr="00F95BE4">
        <w:rPr>
          <w:rFonts w:asciiTheme="majorBidi" w:eastAsiaTheme="minorHAnsi" w:hAnsiTheme="majorBidi"/>
          <w:b/>
          <w:bCs/>
          <w:color w:val="C00000"/>
          <w:sz w:val="28"/>
          <w:szCs w:val="28"/>
        </w:rPr>
        <w:t>Paradigms &amp; Cognitive Frames</w:t>
      </w:r>
      <w:bookmarkEnd w:id="248"/>
    </w:p>
    <w:p w14:paraId="3B6C35F1" w14:textId="29FC2E1F" w:rsidR="001F4BAE" w:rsidRPr="001F4BAE" w:rsidRDefault="3A0C8316" w:rsidP="00E616ED">
      <w:pPr>
        <w:pStyle w:val="ListParagraph"/>
        <w:numPr>
          <w:ilvl w:val="0"/>
          <w:numId w:val="109"/>
        </w:numPr>
        <w:rPr>
          <w:rFonts w:eastAsiaTheme="minorHAnsi"/>
        </w:rPr>
      </w:pPr>
      <w:r w:rsidRPr="62ED6EB9">
        <w:rPr>
          <w:rFonts w:eastAsiaTheme="minorEastAsia"/>
        </w:rPr>
        <w:t>Paradigms and Cognitive Frames</w:t>
      </w:r>
      <w:r w:rsidR="001F4BAE" w:rsidRPr="62ED6EB9">
        <w:rPr>
          <w:rStyle w:val="FootnoteReference"/>
          <w:rFonts w:eastAsiaTheme="minorEastAsia"/>
        </w:rPr>
        <w:footnoteReference w:id="187"/>
      </w:r>
    </w:p>
    <w:p w14:paraId="342BB7FE" w14:textId="77777777" w:rsidR="00FD1A33" w:rsidRPr="00C0580C" w:rsidRDefault="00FD1A33" w:rsidP="00E616ED">
      <w:pPr>
        <w:pStyle w:val="Heading4"/>
        <w:numPr>
          <w:ilvl w:val="0"/>
          <w:numId w:val="8"/>
        </w:numPr>
        <w:rPr>
          <w:rFonts w:asciiTheme="majorBidi" w:eastAsiaTheme="minorHAnsi" w:hAnsiTheme="majorBidi"/>
          <w:b/>
          <w:bCs/>
          <w:color w:val="C00000"/>
          <w:sz w:val="28"/>
          <w:szCs w:val="28"/>
        </w:rPr>
      </w:pPr>
      <w:bookmarkStart w:id="249" w:name="_Toc188509466"/>
      <w:r w:rsidRPr="00C0580C">
        <w:rPr>
          <w:rFonts w:asciiTheme="majorBidi" w:eastAsiaTheme="minorHAnsi" w:hAnsiTheme="majorBidi"/>
          <w:b/>
          <w:bCs/>
          <w:color w:val="C00000"/>
          <w:sz w:val="28"/>
          <w:szCs w:val="28"/>
        </w:rPr>
        <w:t>Plastic Words</w:t>
      </w:r>
      <w:bookmarkEnd w:id="249"/>
      <w:r w:rsidRPr="00C0580C">
        <w:rPr>
          <w:rFonts w:asciiTheme="majorBidi" w:eastAsiaTheme="minorHAnsi" w:hAnsiTheme="majorBidi"/>
          <w:b/>
          <w:bCs/>
          <w:color w:val="C00000"/>
          <w:sz w:val="28"/>
          <w:szCs w:val="28"/>
        </w:rPr>
        <w:t xml:space="preserve"> versus Real Words</w:t>
      </w:r>
    </w:p>
    <w:p w14:paraId="0C3E6890" w14:textId="77777777" w:rsidR="00FD1A33" w:rsidRPr="00F95BE4" w:rsidRDefault="0A910C68" w:rsidP="00FD1A33">
      <w:pPr>
        <w:rPr>
          <w:rFonts w:eastAsiaTheme="minorHAnsi"/>
          <w:b/>
          <w:bCs/>
          <w:i/>
          <w:iCs/>
        </w:rPr>
      </w:pPr>
      <w:r w:rsidRPr="19736EA0">
        <w:rPr>
          <w:b/>
          <w:bCs/>
          <w:i/>
          <w:iCs/>
        </w:rPr>
        <w:t>“The Age of Plastic Words”</w:t>
      </w:r>
      <w:r w:rsidR="00FD1A33" w:rsidRPr="19736EA0">
        <w:rPr>
          <w:rStyle w:val="FootnoteReference"/>
          <w:rFonts w:asciiTheme="majorBidi" w:eastAsiaTheme="minorEastAsia" w:hAnsiTheme="majorBidi" w:cstheme="majorBidi"/>
          <w:b/>
          <w:bCs/>
          <w:i/>
          <w:iCs/>
        </w:rPr>
        <w:footnoteReference w:id="188"/>
      </w:r>
    </w:p>
    <w:p w14:paraId="513E1542" w14:textId="77777777" w:rsidR="00FD1A33" w:rsidRDefault="00FD1A33" w:rsidP="00FD1A33">
      <w:pPr>
        <w:rPr>
          <w:rFonts w:eastAsiaTheme="minorHAnsi"/>
          <w:b/>
          <w:bCs/>
          <w:i/>
          <w:iCs/>
        </w:rPr>
      </w:pPr>
      <w:r>
        <w:rPr>
          <w:rFonts w:eastAsiaTheme="minorHAnsi"/>
        </w:rPr>
        <w:tab/>
      </w:r>
      <w:bookmarkStart w:id="250" w:name="_Toc188509467"/>
      <w:r w:rsidRPr="00F95BE4">
        <w:rPr>
          <w:rFonts w:eastAsiaTheme="minorHAnsi"/>
          <w:b/>
          <w:bCs/>
          <w:i/>
          <w:iCs/>
        </w:rPr>
        <w:t>Brave New World &amp; 1984 in Perspective</w:t>
      </w:r>
      <w:bookmarkEnd w:id="250"/>
    </w:p>
    <w:p w14:paraId="1F7006B9" w14:textId="77777777" w:rsidR="000B00A2" w:rsidRDefault="000B00A2" w:rsidP="00FD1A33">
      <w:pPr>
        <w:rPr>
          <w:rFonts w:eastAsiaTheme="minorHAnsi"/>
          <w:b/>
          <w:bCs/>
          <w:i/>
          <w:iCs/>
        </w:rPr>
      </w:pPr>
    </w:p>
    <w:p w14:paraId="1016FA3A" w14:textId="0FE4D41A" w:rsidR="000B00A2" w:rsidRPr="000B00A2" w:rsidRDefault="000B00A2" w:rsidP="00E616ED">
      <w:pPr>
        <w:pStyle w:val="ListParagraph"/>
        <w:numPr>
          <w:ilvl w:val="0"/>
          <w:numId w:val="109"/>
        </w:numPr>
        <w:autoSpaceDE w:val="0"/>
        <w:autoSpaceDN w:val="0"/>
        <w:adjustRightInd w:val="0"/>
        <w:rPr>
          <w:rFonts w:ascii="Times-BoldItalic" w:eastAsiaTheme="minorHAnsi" w:hAnsi="Times-BoldItalic" w:cs="Times-BoldItalic"/>
          <w:b/>
          <w:bCs/>
          <w:i/>
          <w:iCs/>
          <w:u w:val="single"/>
          <w14:ligatures w14:val="standardContextual"/>
        </w:rPr>
      </w:pPr>
      <w:r w:rsidRPr="000B00A2">
        <w:rPr>
          <w:rFonts w:ascii="Times-BoldItalic" w:eastAsiaTheme="minorHAnsi" w:hAnsi="Times-BoldItalic" w:cs="Times-BoldItalic"/>
          <w:b/>
          <w:bCs/>
          <w:i/>
          <w:iCs/>
          <w:u w:val="single"/>
          <w14:ligatures w14:val="standardContextual"/>
        </w:rPr>
        <w:t>Thorough-Going Linguistic Dissonance of Today’s Brave New World</w:t>
      </w:r>
    </w:p>
    <w:p w14:paraId="5C8A406F" w14:textId="77777777" w:rsidR="000B00A2" w:rsidRPr="000B00A2" w:rsidRDefault="000B00A2" w:rsidP="00E616ED">
      <w:pPr>
        <w:pStyle w:val="ListParagraph"/>
        <w:numPr>
          <w:ilvl w:val="0"/>
          <w:numId w:val="109"/>
        </w:numPr>
        <w:autoSpaceDE w:val="0"/>
        <w:autoSpaceDN w:val="0"/>
        <w:adjustRightInd w:val="0"/>
        <w:rPr>
          <w:rFonts w:ascii="Times-BoldItalic" w:eastAsiaTheme="minorHAnsi" w:hAnsi="Times-BoldItalic" w:cs="Times-BoldItalic"/>
          <w:b/>
          <w:bCs/>
          <w:i/>
          <w:iCs/>
          <w14:ligatures w14:val="standardContextual"/>
        </w:rPr>
      </w:pPr>
      <w:r w:rsidRPr="000B00A2">
        <w:rPr>
          <w:rFonts w:ascii="Times-BoldItalic" w:eastAsiaTheme="minorHAnsi" w:hAnsi="Times-BoldItalic" w:cs="Times-BoldItalic"/>
          <w:b/>
          <w:bCs/>
          <w:i/>
          <w:iCs/>
          <w14:ligatures w14:val="standardContextual"/>
        </w:rPr>
        <w:t>Premonitions of Aldous Huxley &amp; George Orwell</w:t>
      </w:r>
    </w:p>
    <w:p w14:paraId="3ED6D976" w14:textId="77777777" w:rsidR="000B00A2" w:rsidRPr="000B00A2" w:rsidRDefault="000B00A2" w:rsidP="00E616ED">
      <w:pPr>
        <w:pStyle w:val="ListParagraph"/>
        <w:numPr>
          <w:ilvl w:val="0"/>
          <w:numId w:val="109"/>
        </w:numPr>
        <w:autoSpaceDE w:val="0"/>
        <w:autoSpaceDN w:val="0"/>
        <w:adjustRightInd w:val="0"/>
        <w:rPr>
          <w:rFonts w:ascii="Times-Roman" w:eastAsiaTheme="minorHAnsi" w:hAnsi="Times-Roman" w:cs="Times-Roman"/>
          <w14:ligatures w14:val="standardContextual"/>
        </w:rPr>
      </w:pPr>
      <w:r w:rsidRPr="000B00A2">
        <w:rPr>
          <w:rFonts w:ascii="Times-Roman" w:eastAsiaTheme="minorHAnsi" w:hAnsi="Times-Roman" w:cs="Times-Roman"/>
          <w14:ligatures w14:val="standardContextual"/>
        </w:rPr>
        <w:t>Ruthless social engineering, the systematic degradation of language, and the misuse of knowledge would, in the eyes</w:t>
      </w:r>
      <w:r w:rsidRPr="000B00A2">
        <w:rPr>
          <w:rFonts w:ascii="Times-Bold" w:eastAsiaTheme="minorHAnsi" w:hAnsi="Times-Bold" w:cs="Times-Bold"/>
          <w:b/>
          <w:bCs/>
          <w14:ligatures w14:val="standardContextual"/>
        </w:rPr>
        <w:t xml:space="preserve"> </w:t>
      </w:r>
      <w:r w:rsidRPr="000B00A2">
        <w:rPr>
          <w:rFonts w:ascii="Times-Roman" w:eastAsiaTheme="minorHAnsi" w:hAnsi="Times-Roman" w:cs="Times-Roman"/>
          <w14:ligatures w14:val="standardContextual"/>
        </w:rPr>
        <w:t>of</w:t>
      </w:r>
      <w:r w:rsidRPr="000B00A2">
        <w:rPr>
          <w:rFonts w:ascii="Times-Bold" w:eastAsiaTheme="minorHAnsi" w:hAnsi="Times-Bold" w:cs="Times-Bold"/>
          <w:b/>
          <w:bCs/>
          <w14:ligatures w14:val="standardContextual"/>
        </w:rPr>
        <w:t xml:space="preserve"> Aldous Huxley </w:t>
      </w:r>
      <w:r w:rsidRPr="000B00A2">
        <w:rPr>
          <w:rFonts w:ascii="Times-Roman" w:eastAsiaTheme="minorHAnsi" w:hAnsi="Times-Roman" w:cs="Times-Roman"/>
          <w:color w:val="000000"/>
          <w14:ligatures w14:val="standardContextual"/>
        </w:rPr>
        <w:t xml:space="preserve">and </w:t>
      </w:r>
      <w:r w:rsidRPr="000B00A2">
        <w:rPr>
          <w:rFonts w:ascii="Times-Bold" w:eastAsiaTheme="minorHAnsi" w:hAnsi="Times-Bold" w:cs="Times-Bold"/>
          <w:b/>
          <w:bCs/>
          <w:color w:val="000000"/>
          <w14:ligatures w14:val="standardContextual"/>
        </w:rPr>
        <w:t>George Orwell</w:t>
      </w:r>
      <w:r w:rsidRPr="000B00A2">
        <w:rPr>
          <w:rFonts w:ascii="Times-Roman" w:eastAsiaTheme="minorHAnsi" w:hAnsi="Times-Roman" w:cs="Times-Roman"/>
          <w:color w:val="000000"/>
          <w14:ligatures w14:val="standardContextual"/>
        </w:rPr>
        <w:t xml:space="preserve">, </w:t>
      </w:r>
      <w:r w:rsidRPr="000B00A2">
        <w:rPr>
          <w:rFonts w:ascii="Times-Roman" w:eastAsiaTheme="minorHAnsi" w:hAnsi="Times-Roman" w:cs="Times-Roman"/>
          <w14:ligatures w14:val="standardContextual"/>
        </w:rPr>
        <w:t xml:space="preserve">constitute the primary avenues to power, privilege, and control in the Totalitarian State of Modern times, while introducing universal perils for Human Freedom and Civilization. Huxley’s </w:t>
      </w:r>
      <w:r w:rsidRPr="000B00A2">
        <w:rPr>
          <w:rFonts w:ascii="Times-BoldItalic" w:eastAsiaTheme="minorHAnsi" w:hAnsi="Times-BoldItalic" w:cs="Times-BoldItalic"/>
          <w:b/>
          <w:bCs/>
          <w:i/>
          <w:iCs/>
          <w14:ligatures w14:val="standardContextual"/>
        </w:rPr>
        <w:t>Brave New World</w:t>
      </w:r>
      <w:r w:rsidRPr="000B00A2">
        <w:rPr>
          <w:rFonts w:ascii="Times-Roman" w:eastAsiaTheme="minorHAnsi" w:hAnsi="Times-Roman" w:cs="Times-Roman"/>
          <w14:ligatures w14:val="standardContextual"/>
        </w:rPr>
        <w:t xml:space="preserve">, which first appeared in 1350/1932, serves as an inverted narrative of George Orwell’s </w:t>
      </w:r>
      <w:r w:rsidRPr="000B00A2">
        <w:rPr>
          <w:rFonts w:ascii="Times-BoldItalic" w:eastAsiaTheme="minorHAnsi" w:hAnsi="Times-BoldItalic" w:cs="Times-BoldItalic"/>
          <w:b/>
          <w:bCs/>
          <w:i/>
          <w:iCs/>
          <w14:ligatures w14:val="standardContextual"/>
        </w:rPr>
        <w:t>Nineteen Eighty-Four</w:t>
      </w:r>
      <w:r w:rsidRPr="000B00A2">
        <w:rPr>
          <w:rFonts w:ascii="Times-Roman" w:eastAsiaTheme="minorHAnsi" w:hAnsi="Times-Roman" w:cs="Times-Roman"/>
          <w14:ligatures w14:val="standardContextual"/>
        </w:rPr>
        <w:t>, which was published seventeen years later in</w:t>
      </w:r>
      <w:r w:rsidRPr="000B00A2">
        <w:rPr>
          <w:rFonts w:ascii="Times-Roman" w:eastAsiaTheme="minorHAnsi" w:hAnsi="Times-Roman" w:cs="Times-Roman"/>
          <w:color w:val="202122"/>
          <w14:ligatures w14:val="standardContextual"/>
        </w:rPr>
        <w:t xml:space="preserve"> </w:t>
      </w:r>
      <w:r w:rsidRPr="000B00A2">
        <w:rPr>
          <w:rFonts w:ascii="Times-Roman" w:eastAsiaTheme="minorHAnsi" w:hAnsi="Times-Roman" w:cs="Times-Roman"/>
          <w14:ligatures w14:val="standardContextual"/>
        </w:rPr>
        <w:t xml:space="preserve">1368/1949, shortly after the end of World War II. Huxley’s work was written during the early period of the Soviet Union and prior to Nazi Germany. </w:t>
      </w:r>
      <w:r w:rsidRPr="000B00A2">
        <w:rPr>
          <w:rFonts w:ascii="Times-Roman" w:eastAsiaTheme="minorHAnsi" w:hAnsi="Times-Roman" w:cs="Times-Roman"/>
          <w:color w:val="222222"/>
          <w14:ligatures w14:val="standardContextual"/>
        </w:rPr>
        <w:t>In his penetrating fictional novel,</w:t>
      </w:r>
      <w:r w:rsidRPr="000B00A2">
        <w:rPr>
          <w:rFonts w:ascii="Times-Italic" w:eastAsiaTheme="minorHAnsi" w:hAnsi="Times-Italic" w:cs="Times-Italic"/>
          <w:i/>
          <w:iCs/>
          <w14:ligatures w14:val="standardContextual"/>
        </w:rPr>
        <w:t xml:space="preserve"> Brave New World</w:t>
      </w:r>
      <w:r w:rsidRPr="000B00A2">
        <w:rPr>
          <w:rFonts w:ascii="Times-Roman" w:eastAsiaTheme="minorHAnsi" w:hAnsi="Times-Roman" w:cs="Times-Roman"/>
          <w14:ligatures w14:val="standardContextual"/>
        </w:rPr>
        <w:t>, Aldous Huxley imagined a futuristic World State, in which the citizens had been engineered into an intelligence-based hierarchy to create a dystopia—a “negative utopia”—in which Modern Technology is utilized to create and efficiently control a World State, catering to the lusts, whims, and passions of the people so that they are utterly distracted from any higher missions in life and are no longer serious about the Freedoms they have lost but find themselves content to live essentially meaningless lives under indulgent Totalitarian State control.</w:t>
      </w:r>
    </w:p>
    <w:p w14:paraId="5361565D" w14:textId="77777777" w:rsidR="000B00A2" w:rsidRPr="000B00A2" w:rsidRDefault="000B00A2" w:rsidP="000B00A2">
      <w:pPr>
        <w:autoSpaceDE w:val="0"/>
        <w:autoSpaceDN w:val="0"/>
        <w:adjustRightInd w:val="0"/>
        <w:ind w:left="360"/>
        <w:rPr>
          <w:rFonts w:ascii="Times-Roman" w:eastAsiaTheme="minorHAnsi" w:hAnsi="Times-Roman" w:cs="Times-Roman"/>
          <w14:ligatures w14:val="standardContextual"/>
        </w:rPr>
      </w:pPr>
    </w:p>
    <w:p w14:paraId="583B0719" w14:textId="77777777" w:rsidR="000B00A2" w:rsidRPr="000B00A2" w:rsidRDefault="000B00A2" w:rsidP="00E616ED">
      <w:pPr>
        <w:pStyle w:val="ListParagraph"/>
        <w:numPr>
          <w:ilvl w:val="0"/>
          <w:numId w:val="109"/>
        </w:numPr>
        <w:autoSpaceDE w:val="0"/>
        <w:autoSpaceDN w:val="0"/>
        <w:adjustRightInd w:val="0"/>
        <w:rPr>
          <w:rFonts w:ascii="Times-Italic" w:eastAsiaTheme="minorHAnsi" w:hAnsi="Times-Italic" w:cs="Times-Italic"/>
          <w:i/>
          <w:iCs/>
          <w14:ligatures w14:val="standardContextual"/>
        </w:rPr>
      </w:pPr>
      <w:r w:rsidRPr="000B00A2">
        <w:rPr>
          <w:rFonts w:ascii="Times-Roman" w:eastAsiaTheme="minorHAnsi" w:hAnsi="Times-Roman" w:cs="Times-Roman"/>
          <w14:ligatures w14:val="standardContextual"/>
        </w:rPr>
        <w:t xml:space="preserve">Huxley imagined his World State as existing in 2540 CE, which in that society was dated as 632 AF (After Ford). Its citizens would be born in bottles and systematically engineered within artificial wombs. From birth, the members of each cast would be constantly indoctrinated by </w:t>
      </w:r>
      <w:r w:rsidRPr="000B00A2">
        <w:rPr>
          <w:rFonts w:ascii="Times-BoldItalic" w:eastAsiaTheme="minorHAnsi" w:hAnsi="Times-BoldItalic" w:cs="Times-BoldItalic"/>
          <w:b/>
          <w:bCs/>
          <w:i/>
          <w:iCs/>
          <w14:ligatures w14:val="standardContextual"/>
        </w:rPr>
        <w:t>hypnopaedia</w:t>
      </w:r>
      <w:r w:rsidRPr="000B00A2">
        <w:rPr>
          <w:rFonts w:ascii="Times-Roman" w:eastAsiaTheme="minorHAnsi" w:hAnsi="Times-Roman" w:cs="Times-Roman"/>
          <w14:ligatures w14:val="standardContextual"/>
        </w:rPr>
        <w:t xml:space="preserve">, that is, “sleep learning” through listening to recorded voices and repeated slogans while asleep. Each class is made to believe that it is superior to the others, although they are also taught that each class performs needed functions in society and must not be challenged. Thus, the people are carefully prepared to submit to the State willingly and without question, taking up the predetermined social and economic roles of their classes based upon intelligence, some becoming rulers while others labor and serve. The World State that </w:t>
      </w:r>
      <w:r w:rsidRPr="000B00A2">
        <w:rPr>
          <w:rFonts w:ascii="Times-Italic" w:eastAsiaTheme="minorHAnsi" w:hAnsi="Times-Italic" w:cs="Times-Italic"/>
          <w:i/>
          <w:iCs/>
          <w14:ligatures w14:val="standardContextual"/>
        </w:rPr>
        <w:t xml:space="preserve">Brave New World </w:t>
      </w:r>
      <w:r w:rsidRPr="000B00A2">
        <w:rPr>
          <w:rFonts w:ascii="Times-Roman" w:eastAsiaTheme="minorHAnsi" w:hAnsi="Times-Roman" w:cs="Times-Roman"/>
          <w14:ligatures w14:val="standardContextual"/>
        </w:rPr>
        <w:t xml:space="preserve">envisioned created people who loved their servitude and did not have to be flogged or kicked into submission—a radically different view from </w:t>
      </w:r>
      <w:r w:rsidRPr="000B00A2">
        <w:rPr>
          <w:rFonts w:ascii="Times-Italic" w:eastAsiaTheme="minorHAnsi" w:hAnsi="Times-Italic" w:cs="Times-Italic"/>
          <w:i/>
          <w:iCs/>
          <w14:ligatures w14:val="standardContextual"/>
        </w:rPr>
        <w:t>Nineteen Eighty-Four.</w:t>
      </w:r>
    </w:p>
    <w:p w14:paraId="6B8C37B3" w14:textId="77777777" w:rsidR="000B00A2" w:rsidRPr="000B00A2" w:rsidRDefault="000B00A2" w:rsidP="000B00A2">
      <w:pPr>
        <w:pStyle w:val="ListParagraph"/>
        <w:autoSpaceDE w:val="0"/>
        <w:autoSpaceDN w:val="0"/>
        <w:adjustRightInd w:val="0"/>
        <w:rPr>
          <w:rFonts w:ascii="Times-Italic" w:eastAsiaTheme="minorHAnsi" w:hAnsi="Times-Italic" w:cs="Times-Italic"/>
          <w:i/>
          <w:iCs/>
          <w14:ligatures w14:val="standardContextual"/>
        </w:rPr>
      </w:pPr>
    </w:p>
    <w:p w14:paraId="7D41C443" w14:textId="77777777" w:rsidR="000B00A2" w:rsidRPr="000B00A2" w:rsidRDefault="000B00A2" w:rsidP="00E616ED">
      <w:pPr>
        <w:pStyle w:val="ListParagraph"/>
        <w:numPr>
          <w:ilvl w:val="0"/>
          <w:numId w:val="109"/>
        </w:numPr>
        <w:autoSpaceDE w:val="0"/>
        <w:autoSpaceDN w:val="0"/>
        <w:adjustRightInd w:val="0"/>
        <w:rPr>
          <w:rFonts w:ascii="Times-Roman" w:eastAsiaTheme="minorHAnsi" w:hAnsi="Times-Roman" w:cs="Times-Roman"/>
          <w14:ligatures w14:val="standardContextual"/>
        </w:rPr>
      </w:pPr>
      <w:r w:rsidRPr="000B00A2">
        <w:rPr>
          <w:rFonts w:ascii="Times-Roman" w:eastAsiaTheme="minorHAnsi" w:hAnsi="Times-Roman" w:cs="Times-Roman"/>
          <w14:ligatures w14:val="standardContextual"/>
        </w:rPr>
        <w:t xml:space="preserve">Huxleys’ Word State would seek absolute conformity and was built, therefore, upon the principle of the assembly lines of the American industrialist </w:t>
      </w:r>
      <w:r w:rsidRPr="000B00A2">
        <w:rPr>
          <w:rFonts w:ascii="Times-Bold" w:eastAsiaTheme="minorHAnsi" w:hAnsi="Times-Bold" w:cs="Times-Bold"/>
          <w:b/>
          <w:bCs/>
          <w14:ligatures w14:val="standardContextual"/>
        </w:rPr>
        <w:t>Henry Ford</w:t>
      </w:r>
      <w:r w:rsidRPr="000B00A2">
        <w:rPr>
          <w:rFonts w:ascii="Times-Roman" w:eastAsiaTheme="minorHAnsi" w:hAnsi="Times-Roman" w:cs="Times-Roman"/>
          <w14:ligatures w14:val="standardContextual"/>
        </w:rPr>
        <w:t xml:space="preserve">: a society of mass production, homogeneity, predictability, and happy consumption of disposable consumer goods. Huxley’s World State dates the AF Era (“after Ford”) from the year 1326/1908, when Ford’s first “Model T” was manufactured on the assembly line. The “after Ford” World State would suffice without any other-worldly religion, although Henry Ford would be revered as “the creator” of their </w:t>
      </w:r>
      <w:r w:rsidRPr="000B00A2">
        <w:rPr>
          <w:rFonts w:ascii="Times-Italic" w:eastAsiaTheme="minorHAnsi" w:hAnsi="Times-Italic" w:cs="Times-Italic"/>
          <w:i/>
          <w:iCs/>
          <w14:ligatures w14:val="standardContextual"/>
        </w:rPr>
        <w:t>Brave New World</w:t>
      </w:r>
      <w:r w:rsidRPr="000B00A2">
        <w:rPr>
          <w:rFonts w:ascii="Times-Roman" w:eastAsiaTheme="minorHAnsi" w:hAnsi="Times-Roman" w:cs="Times-Roman"/>
          <w14:ligatures w14:val="standardContextual"/>
        </w:rPr>
        <w:t>. He would not be declared “a god,” but the masses would revere him, celebrate Ford’s Day, and swear oaths in his name: “By Ford!” Christian Crosses would have their tops cut off so that they would be changed into “T’s,” representing Henry Ford’s “Model T” Ford car.</w:t>
      </w:r>
    </w:p>
    <w:p w14:paraId="5F13304E" w14:textId="77777777" w:rsidR="000B00A2" w:rsidRPr="000B00A2" w:rsidRDefault="000B00A2" w:rsidP="000B00A2">
      <w:pPr>
        <w:pStyle w:val="ListParagraph"/>
        <w:autoSpaceDE w:val="0"/>
        <w:autoSpaceDN w:val="0"/>
        <w:adjustRightInd w:val="0"/>
        <w:rPr>
          <w:rFonts w:ascii="Times-Roman" w:eastAsiaTheme="minorHAnsi" w:hAnsi="Times-Roman" w:cs="Times-Roman"/>
          <w14:ligatures w14:val="standardContextual"/>
        </w:rPr>
      </w:pPr>
    </w:p>
    <w:p w14:paraId="7E3104D0" w14:textId="77777777" w:rsidR="000B00A2" w:rsidRPr="000B00A2" w:rsidRDefault="000B00A2" w:rsidP="00E616ED">
      <w:pPr>
        <w:pStyle w:val="ListParagraph"/>
        <w:numPr>
          <w:ilvl w:val="0"/>
          <w:numId w:val="109"/>
        </w:numPr>
        <w:autoSpaceDE w:val="0"/>
        <w:autoSpaceDN w:val="0"/>
        <w:adjustRightInd w:val="0"/>
        <w:rPr>
          <w:rFonts w:ascii="Times-Roman" w:eastAsiaTheme="minorHAnsi" w:hAnsi="Times-Roman" w:cs="Times-Roman"/>
          <w14:ligatures w14:val="standardContextual"/>
        </w:rPr>
      </w:pPr>
      <w:r w:rsidRPr="000B00A2">
        <w:rPr>
          <w:rFonts w:ascii="Times-Roman" w:eastAsiaTheme="minorHAnsi" w:hAnsi="Times-Roman" w:cs="Times-Roman"/>
          <w14:ligatures w14:val="standardContextual"/>
        </w:rPr>
        <w:t xml:space="preserve">The World State of </w:t>
      </w:r>
      <w:r w:rsidRPr="000B00A2">
        <w:rPr>
          <w:rFonts w:ascii="Times-Italic" w:eastAsiaTheme="minorHAnsi" w:hAnsi="Times-Italic" w:cs="Times-Italic"/>
          <w:i/>
          <w:iCs/>
          <w14:ligatures w14:val="standardContextual"/>
        </w:rPr>
        <w:t>Brave New World</w:t>
      </w:r>
      <w:r w:rsidRPr="000B00A2">
        <w:rPr>
          <w:rFonts w:ascii="Times-Roman" w:eastAsiaTheme="minorHAnsi" w:hAnsi="Times-Roman" w:cs="Times-Roman"/>
          <w14:ligatures w14:val="standardContextual"/>
        </w:rPr>
        <w:t xml:space="preserve"> controls the masses through sexual indulgence, and its promiscuous women wear contraceptive devices called Malthusian Belts. Thus, Huxley</w:t>
      </w:r>
      <w:r w:rsidRPr="000B00A2">
        <w:rPr>
          <w:rFonts w:ascii="Times-Italic" w:eastAsiaTheme="minorHAnsi" w:hAnsi="Times-Italic" w:cs="Times-Italic"/>
          <w:i/>
          <w:iCs/>
          <w14:ligatures w14:val="standardContextual"/>
        </w:rPr>
        <w:t xml:space="preserve"> </w:t>
      </w:r>
      <w:r w:rsidRPr="000B00A2">
        <w:rPr>
          <w:rFonts w:ascii="Times-Roman" w:eastAsiaTheme="minorHAnsi" w:hAnsi="Times-Roman" w:cs="Times-Roman"/>
          <w14:ligatures w14:val="standardContextual"/>
        </w:rPr>
        <w:t xml:space="preserve">envisioned a Totalitarian World State based on hedonism and self-indulgence, appealing cynically to the lowest elements in the Human Soul. The people would be kept constantly “pain-free” and peaceful, and programed to drink continually a soothingly pacifying, happiness-producing, antidepressant hallucinogenic drug called “soma.” Those who questioned the society would be punished for their “anti-social activities” by exile to remote places like the Falkland Islands, which, as a consequence, would become populated with the only “interesting people” left in the world, since they are aware of the deceptions of the World State and did not fit into the modes of its psychological and social control. </w:t>
      </w:r>
    </w:p>
    <w:p w14:paraId="39928FA8" w14:textId="77777777" w:rsidR="000B00A2" w:rsidRPr="000B00A2" w:rsidRDefault="000B00A2" w:rsidP="000B00A2">
      <w:pPr>
        <w:pStyle w:val="ListParagraph"/>
        <w:autoSpaceDE w:val="0"/>
        <w:autoSpaceDN w:val="0"/>
        <w:adjustRightInd w:val="0"/>
        <w:rPr>
          <w:rFonts w:ascii="Times-Roman" w:eastAsiaTheme="minorHAnsi" w:hAnsi="Times-Roman" w:cs="Times-Roman"/>
          <w14:ligatures w14:val="standardContextual"/>
        </w:rPr>
      </w:pPr>
    </w:p>
    <w:p w14:paraId="469DEFAE" w14:textId="77777777" w:rsidR="000B00A2" w:rsidRPr="000B00A2" w:rsidRDefault="000B00A2" w:rsidP="00E616ED">
      <w:pPr>
        <w:pStyle w:val="ListParagraph"/>
        <w:numPr>
          <w:ilvl w:val="0"/>
          <w:numId w:val="109"/>
        </w:numPr>
        <w:autoSpaceDE w:val="0"/>
        <w:autoSpaceDN w:val="0"/>
        <w:adjustRightInd w:val="0"/>
        <w:rPr>
          <w:rFonts w:ascii="Times-Roman" w:eastAsiaTheme="minorHAnsi" w:hAnsi="Times-Roman" w:cs="Times-Roman"/>
          <w:color w:val="222222"/>
          <w14:ligatures w14:val="standardContextual"/>
        </w:rPr>
      </w:pPr>
      <w:r w:rsidRPr="000B00A2">
        <w:rPr>
          <w:rFonts w:ascii="Times-Roman" w:eastAsiaTheme="minorHAnsi" w:hAnsi="Times-Roman" w:cs="Times-Roman"/>
          <w:color w:val="000000"/>
          <w14:ligatures w14:val="standardContextual"/>
        </w:rPr>
        <w:t xml:space="preserve">Writing after the conclusion of World War II, George Orwell took a fundamentally different approach than Huxley. Moreover, </w:t>
      </w:r>
      <w:r w:rsidRPr="000B00A2">
        <w:rPr>
          <w:rFonts w:ascii="Times-Roman" w:eastAsiaTheme="minorHAnsi" w:hAnsi="Times-Roman" w:cs="Times-Roman"/>
          <w14:ligatures w14:val="standardContextual"/>
        </w:rPr>
        <w:t xml:space="preserve">Orwell’s Totalitarian society in </w:t>
      </w:r>
      <w:r w:rsidRPr="000B00A2">
        <w:rPr>
          <w:rFonts w:ascii="Times-Italic" w:eastAsiaTheme="minorHAnsi" w:hAnsi="Times-Italic" w:cs="Times-Italic"/>
          <w:i/>
          <w:iCs/>
          <w14:ligatures w14:val="standardContextual"/>
        </w:rPr>
        <w:t>Nineteen Eighty-Four</w:t>
      </w:r>
      <w:r w:rsidRPr="000B00A2">
        <w:rPr>
          <w:rFonts w:ascii="Times-Roman" w:eastAsiaTheme="minorHAnsi" w:hAnsi="Times-Roman" w:cs="Times-Roman"/>
          <w14:ligatures w14:val="standardContextual"/>
        </w:rPr>
        <w:t xml:space="preserve"> was based on the historical examples of the Stalinist Soviet Union and Nazi Germany. </w:t>
      </w:r>
      <w:r w:rsidRPr="000B00A2">
        <w:rPr>
          <w:rFonts w:ascii="Times-Roman" w:eastAsiaTheme="minorHAnsi" w:hAnsi="Times-Roman" w:cs="Times-Roman"/>
          <w:color w:val="000000"/>
          <w14:ligatures w14:val="standardContextual"/>
        </w:rPr>
        <w:t xml:space="preserve">Based on the contemporary experience of the Modern Technological Totalitarian State in the Soviet Union and Nazi Germany, Orwell </w:t>
      </w:r>
      <w:r w:rsidRPr="000B00A2">
        <w:rPr>
          <w:rFonts w:ascii="Times-Roman" w:eastAsiaTheme="minorHAnsi" w:hAnsi="Times-Roman" w:cs="Times-Roman"/>
          <w:color w:val="222222"/>
          <w14:ligatures w14:val="standardContextual"/>
        </w:rPr>
        <w:t xml:space="preserve">was convinced that the tyrannical Nation-State could not consolidate its control and power without using force. </w:t>
      </w:r>
    </w:p>
    <w:p w14:paraId="3400C346" w14:textId="77777777" w:rsidR="000B00A2" w:rsidRPr="000B00A2" w:rsidRDefault="000B00A2" w:rsidP="000B00A2">
      <w:pPr>
        <w:pStyle w:val="ListParagraph"/>
        <w:autoSpaceDE w:val="0"/>
        <w:autoSpaceDN w:val="0"/>
        <w:adjustRightInd w:val="0"/>
        <w:rPr>
          <w:rFonts w:ascii="Times-Roman" w:eastAsiaTheme="minorHAnsi" w:hAnsi="Times-Roman" w:cs="Times-Roman"/>
          <w:color w:val="222222"/>
          <w14:ligatures w14:val="standardContextual"/>
        </w:rPr>
      </w:pPr>
    </w:p>
    <w:p w14:paraId="1C501ED6" w14:textId="77777777" w:rsidR="000B00A2" w:rsidRPr="000B00A2" w:rsidRDefault="000B00A2" w:rsidP="00E616ED">
      <w:pPr>
        <w:pStyle w:val="ListParagraph"/>
        <w:numPr>
          <w:ilvl w:val="0"/>
          <w:numId w:val="109"/>
        </w:numPr>
        <w:autoSpaceDE w:val="0"/>
        <w:autoSpaceDN w:val="0"/>
        <w:adjustRightInd w:val="0"/>
        <w:rPr>
          <w:rFonts w:ascii="Times-Roman" w:eastAsiaTheme="minorHAnsi" w:hAnsi="Times-Roman" w:cs="Times-Roman"/>
          <w:color w:val="222222"/>
          <w14:ligatures w14:val="standardContextual"/>
        </w:rPr>
      </w:pPr>
      <w:r w:rsidRPr="000B00A2">
        <w:rPr>
          <w:rFonts w:ascii="Times-Roman" w:eastAsiaTheme="minorHAnsi" w:hAnsi="Times-Roman" w:cs="Times-Roman"/>
          <w:color w:val="222222"/>
          <w14:ligatures w14:val="standardContextual"/>
        </w:rPr>
        <w:t xml:space="preserve">Surveillance and outward control would be necessary to consolidate and protect the domination of the State, but that alone would not be enough. At the same time, the State would also find it necessary to violate systematically the sanctity of language, as both the Soviet Communists and Nazi Germans had done. Thus, </w:t>
      </w:r>
      <w:r w:rsidRPr="000B00A2">
        <w:rPr>
          <w:rFonts w:ascii="Times-Roman" w:eastAsiaTheme="minorHAnsi" w:hAnsi="Times-Roman" w:cs="Times-Roman"/>
          <w14:ligatures w14:val="standardContextual"/>
        </w:rPr>
        <w:t xml:space="preserve">it would manipulate people through terror, fear, and language control. </w:t>
      </w:r>
      <w:r w:rsidRPr="000B00A2">
        <w:rPr>
          <w:rFonts w:ascii="Times-Roman" w:eastAsiaTheme="minorHAnsi" w:hAnsi="Times-Roman" w:cs="Times-Roman"/>
          <w:color w:val="222222"/>
          <w14:ligatures w14:val="standardContextual"/>
        </w:rPr>
        <w:t xml:space="preserve">“Orwellian language”—as it soon came to be called—would be imperative to destroy the well-being and Freedom of formerly open societies. In his crucially important </w:t>
      </w:r>
      <w:r w:rsidRPr="000B00A2">
        <w:rPr>
          <w:rFonts w:ascii="Times-Italic" w:eastAsiaTheme="minorHAnsi" w:hAnsi="Times-Italic" w:cs="Times-Italic"/>
          <w:i/>
          <w:iCs/>
          <w:color w:val="222222"/>
          <w14:ligatures w14:val="standardContextual"/>
        </w:rPr>
        <w:t>Nineteen Eighty-Four</w:t>
      </w:r>
      <w:r w:rsidRPr="000B00A2">
        <w:rPr>
          <w:rFonts w:ascii="Times-Roman" w:eastAsiaTheme="minorHAnsi" w:hAnsi="Times-Roman" w:cs="Times-Roman"/>
          <w:color w:val="222222"/>
          <w14:ligatures w14:val="standardContextual"/>
        </w:rPr>
        <w:t xml:space="preserve">, Orwell warned that the Totalitarian Nation-State would undertake this process of domination and dismantling clear language through brutal policies and draconian control such as his generation had witnessed in the Stalinist Soviet Union and Nazi Germany. </w:t>
      </w:r>
    </w:p>
    <w:p w14:paraId="48BBB961" w14:textId="77777777" w:rsidR="000B00A2" w:rsidRPr="000B00A2" w:rsidRDefault="000B00A2" w:rsidP="000B00A2">
      <w:pPr>
        <w:pStyle w:val="ListParagraph"/>
        <w:autoSpaceDE w:val="0"/>
        <w:autoSpaceDN w:val="0"/>
        <w:adjustRightInd w:val="0"/>
        <w:rPr>
          <w:rFonts w:ascii="Times-Roman" w:eastAsiaTheme="minorHAnsi" w:hAnsi="Times-Roman" w:cs="Times-Roman"/>
          <w:color w:val="222222"/>
          <w14:ligatures w14:val="standardContextual"/>
        </w:rPr>
      </w:pPr>
    </w:p>
    <w:p w14:paraId="64C39C92" w14:textId="77777777" w:rsidR="000B00A2" w:rsidRPr="000B00A2" w:rsidRDefault="000B00A2" w:rsidP="00E616ED">
      <w:pPr>
        <w:pStyle w:val="ListParagraph"/>
        <w:numPr>
          <w:ilvl w:val="0"/>
          <w:numId w:val="109"/>
        </w:numPr>
        <w:autoSpaceDE w:val="0"/>
        <w:autoSpaceDN w:val="0"/>
        <w:adjustRightInd w:val="0"/>
        <w:rPr>
          <w:rFonts w:ascii="Times-Roman" w:eastAsiaTheme="minorHAnsi" w:hAnsi="Times-Roman" w:cs="Times-Roman"/>
          <w:color w:val="222222"/>
          <w14:ligatures w14:val="standardContextual"/>
        </w:rPr>
      </w:pPr>
      <w:r w:rsidRPr="000B00A2">
        <w:rPr>
          <w:rFonts w:ascii="Times-Roman" w:eastAsiaTheme="minorHAnsi" w:hAnsi="Times-Roman" w:cs="Times-Roman"/>
          <w:color w:val="222222"/>
          <w14:ligatures w14:val="standardContextual"/>
        </w:rPr>
        <w:t>The Totalitarian Nation-State also required the full manipulation of language through propaganda, misinformation, and “doublethink”—the systematic inversion of truth in such an effective manner that the listener would eventually cease to be aware of any conflict or contradiction. Thus, the “Ministry of Truth,” which was actually the “Ministry of Falsehood,” engraved the three following Party slogans on the building’s entrance:</w:t>
      </w:r>
    </w:p>
    <w:p w14:paraId="3F5A812E" w14:textId="77777777" w:rsidR="000B00A2" w:rsidRPr="000B00A2" w:rsidRDefault="000B00A2" w:rsidP="000B00A2">
      <w:pPr>
        <w:pStyle w:val="ListParagraph"/>
        <w:autoSpaceDE w:val="0"/>
        <w:autoSpaceDN w:val="0"/>
        <w:adjustRightInd w:val="0"/>
        <w:rPr>
          <w:rFonts w:ascii="Times-Roman" w:eastAsiaTheme="minorHAnsi" w:hAnsi="Times-Roman" w:cs="Times-Roman"/>
          <w:color w:val="222222"/>
          <w14:ligatures w14:val="standardContextual"/>
        </w:rPr>
      </w:pPr>
    </w:p>
    <w:p w14:paraId="0E1A8A05" w14:textId="77777777" w:rsidR="000B00A2" w:rsidRPr="000B00A2" w:rsidRDefault="000B00A2" w:rsidP="00E616ED">
      <w:pPr>
        <w:pStyle w:val="ListParagraph"/>
        <w:numPr>
          <w:ilvl w:val="1"/>
          <w:numId w:val="109"/>
        </w:numPr>
        <w:autoSpaceDE w:val="0"/>
        <w:autoSpaceDN w:val="0"/>
        <w:adjustRightInd w:val="0"/>
        <w:rPr>
          <w:rFonts w:ascii="Times-Roman" w:eastAsiaTheme="minorHAnsi" w:hAnsi="Times-Roman" w:cs="Times-Roman"/>
          <w14:ligatures w14:val="standardContextual"/>
        </w:rPr>
      </w:pPr>
      <w:r w:rsidRPr="000B00A2">
        <w:rPr>
          <w:rFonts w:ascii="Times-Roman" w:eastAsiaTheme="minorHAnsi" w:hAnsi="Times-Roman" w:cs="Times-Roman"/>
          <w14:ligatures w14:val="standardContextual"/>
        </w:rPr>
        <w:t>WAR IS PEACE.</w:t>
      </w:r>
    </w:p>
    <w:p w14:paraId="2B2DA029" w14:textId="77777777" w:rsidR="000B00A2" w:rsidRPr="000B00A2" w:rsidRDefault="000B00A2" w:rsidP="00E616ED">
      <w:pPr>
        <w:pStyle w:val="ListParagraph"/>
        <w:numPr>
          <w:ilvl w:val="1"/>
          <w:numId w:val="109"/>
        </w:numPr>
        <w:autoSpaceDE w:val="0"/>
        <w:autoSpaceDN w:val="0"/>
        <w:adjustRightInd w:val="0"/>
        <w:rPr>
          <w:rFonts w:ascii="Times-Roman" w:eastAsiaTheme="minorHAnsi" w:hAnsi="Times-Roman" w:cs="Times-Roman"/>
          <w14:ligatures w14:val="standardContextual"/>
        </w:rPr>
      </w:pPr>
      <w:r w:rsidRPr="000B00A2">
        <w:rPr>
          <w:rFonts w:ascii="Times-Roman" w:eastAsiaTheme="minorHAnsi" w:hAnsi="Times-Roman" w:cs="Times-Roman"/>
          <w14:ligatures w14:val="standardContextual"/>
        </w:rPr>
        <w:t>FREEDOM IS SLAVERY.</w:t>
      </w:r>
    </w:p>
    <w:p w14:paraId="1065FD2B" w14:textId="77777777" w:rsidR="000B00A2" w:rsidRPr="000B00A2" w:rsidRDefault="000B00A2" w:rsidP="00E616ED">
      <w:pPr>
        <w:pStyle w:val="ListParagraph"/>
        <w:numPr>
          <w:ilvl w:val="1"/>
          <w:numId w:val="109"/>
        </w:numPr>
        <w:autoSpaceDE w:val="0"/>
        <w:autoSpaceDN w:val="0"/>
        <w:adjustRightInd w:val="0"/>
        <w:rPr>
          <w:rFonts w:ascii="Times-Roman" w:eastAsiaTheme="minorHAnsi" w:hAnsi="Times-Roman" w:cs="Times-Roman"/>
          <w14:ligatures w14:val="standardContextual"/>
        </w:rPr>
      </w:pPr>
      <w:r w:rsidRPr="000B00A2">
        <w:rPr>
          <w:rFonts w:ascii="Times-Roman" w:eastAsiaTheme="minorHAnsi" w:hAnsi="Times-Roman" w:cs="Times-Roman"/>
          <w14:ligatures w14:val="standardContextual"/>
        </w:rPr>
        <w:t>IGNORANCE IS STRENGTH.</w:t>
      </w:r>
    </w:p>
    <w:p w14:paraId="33AE1DE8" w14:textId="77777777" w:rsidR="000B00A2" w:rsidRPr="000B00A2" w:rsidRDefault="000B00A2" w:rsidP="000B00A2">
      <w:pPr>
        <w:pStyle w:val="ListParagraph"/>
        <w:autoSpaceDE w:val="0"/>
        <w:autoSpaceDN w:val="0"/>
        <w:adjustRightInd w:val="0"/>
        <w:rPr>
          <w:rFonts w:ascii="Times-Roman" w:eastAsiaTheme="minorHAnsi" w:hAnsi="Times-Roman" w:cs="Times-Roman"/>
          <w14:ligatures w14:val="standardContextual"/>
        </w:rPr>
      </w:pPr>
    </w:p>
    <w:p w14:paraId="39BE2B78" w14:textId="77777777" w:rsidR="000B00A2" w:rsidRPr="000B00A2" w:rsidRDefault="000B00A2" w:rsidP="00E616ED">
      <w:pPr>
        <w:pStyle w:val="ListParagraph"/>
        <w:numPr>
          <w:ilvl w:val="0"/>
          <w:numId w:val="109"/>
        </w:numPr>
        <w:autoSpaceDE w:val="0"/>
        <w:autoSpaceDN w:val="0"/>
        <w:adjustRightInd w:val="0"/>
        <w:rPr>
          <w:rFonts w:ascii="Times-Roman" w:eastAsiaTheme="minorHAnsi" w:hAnsi="Times-Roman" w:cs="Times-Roman"/>
          <w:color w:val="222222"/>
          <w14:ligatures w14:val="standardContextual"/>
        </w:rPr>
      </w:pPr>
      <w:r w:rsidRPr="000B00A2">
        <w:rPr>
          <w:rFonts w:ascii="Times-Roman" w:eastAsiaTheme="minorHAnsi" w:hAnsi="Times-Roman" w:cs="Times-Roman"/>
          <w:color w:val="222222"/>
          <w14:ligatures w14:val="standardContextual"/>
        </w:rPr>
        <w:t>In the Totalitarian “Orwellian” Nation-State, people would themselves be constrained to adopt “doublethink” through peer pressure and the desire to “fit in” with others. To recognize—let alone to mention—the blatant contradictions and complications in the “Orwellian” State would be deemed a form of secular “blasphemy.” History—our communal memory of the past—would also have to be manipulated for ideological purposes, and many great historical figures would be blotted out from memory as “unpersons.”</w:t>
      </w:r>
    </w:p>
    <w:p w14:paraId="4F965A6F" w14:textId="77777777" w:rsidR="000B00A2" w:rsidRPr="000B00A2" w:rsidRDefault="000B00A2" w:rsidP="000B00A2">
      <w:pPr>
        <w:pStyle w:val="ListParagraph"/>
        <w:autoSpaceDE w:val="0"/>
        <w:autoSpaceDN w:val="0"/>
        <w:adjustRightInd w:val="0"/>
        <w:rPr>
          <w:rFonts w:ascii="Times-Roman" w:eastAsiaTheme="minorHAnsi" w:hAnsi="Times-Roman" w:cs="Times-Roman"/>
          <w:color w:val="222222"/>
          <w14:ligatures w14:val="standardContextual"/>
        </w:rPr>
      </w:pPr>
    </w:p>
    <w:p w14:paraId="561824DF" w14:textId="77777777" w:rsidR="000B00A2" w:rsidRPr="000B00A2" w:rsidRDefault="000B00A2" w:rsidP="00E616ED">
      <w:pPr>
        <w:pStyle w:val="ListParagraph"/>
        <w:numPr>
          <w:ilvl w:val="0"/>
          <w:numId w:val="109"/>
        </w:numPr>
        <w:autoSpaceDE w:val="0"/>
        <w:autoSpaceDN w:val="0"/>
        <w:adjustRightInd w:val="0"/>
        <w:rPr>
          <w:rFonts w:ascii="Times-Roman" w:eastAsiaTheme="minorHAnsi" w:hAnsi="Times-Roman" w:cs="Times-Roman"/>
          <w14:ligatures w14:val="standardContextual"/>
        </w:rPr>
      </w:pPr>
      <w:r w:rsidRPr="000B00A2">
        <w:rPr>
          <w:rFonts w:ascii="Times-Roman" w:eastAsiaTheme="minorHAnsi" w:hAnsi="Times-Roman" w:cs="Times-Roman"/>
          <w14:ligatures w14:val="standardContextual"/>
        </w:rPr>
        <w:t xml:space="preserve">Although Huxley wrote </w:t>
      </w:r>
      <w:r w:rsidRPr="000B00A2">
        <w:rPr>
          <w:rFonts w:ascii="Times-Italic" w:eastAsiaTheme="minorHAnsi" w:hAnsi="Times-Italic" w:cs="Times-Italic"/>
          <w:i/>
          <w:iCs/>
          <w14:ligatures w14:val="standardContextual"/>
        </w:rPr>
        <w:t>Brave New World</w:t>
      </w:r>
      <w:r w:rsidRPr="000B00A2">
        <w:rPr>
          <w:rFonts w:ascii="Times-Roman" w:eastAsiaTheme="minorHAnsi" w:hAnsi="Times-Roman" w:cs="Times-Roman"/>
          <w14:ligatures w14:val="standardContextual"/>
        </w:rPr>
        <w:t xml:space="preserve"> almost two decades before Orwell’s </w:t>
      </w:r>
      <w:r w:rsidRPr="000B00A2">
        <w:rPr>
          <w:rFonts w:ascii="Times-Italic" w:eastAsiaTheme="minorHAnsi" w:hAnsi="Times-Italic" w:cs="Times-Italic"/>
          <w:i/>
          <w:iCs/>
          <w14:ligatures w14:val="standardContextual"/>
        </w:rPr>
        <w:t xml:space="preserve">Nineteen Eighty-Four </w:t>
      </w:r>
      <w:r w:rsidRPr="000B00A2">
        <w:rPr>
          <w:rFonts w:ascii="Times-Roman" w:eastAsiaTheme="minorHAnsi" w:hAnsi="Times-Roman" w:cs="Times-Roman"/>
          <w14:ligatures w14:val="standardContextual"/>
        </w:rPr>
        <w:t xml:space="preserve">and prior to Humanity’s full exposure to the systematic controls of the Soviet Union and Nazi Germany, Huxley remained convinced that his intuitions regarding the danger of future Totalitarian domination were more accurate than those of Orwell. Thus, Huxley wrote to George Orwell about his fictional </w:t>
      </w:r>
      <w:r w:rsidRPr="000B00A2">
        <w:rPr>
          <w:rFonts w:ascii="Times-Italic" w:eastAsiaTheme="minorHAnsi" w:hAnsi="Times-Italic" w:cs="Times-Italic"/>
          <w:i/>
          <w:iCs/>
          <w14:ligatures w14:val="standardContextual"/>
        </w:rPr>
        <w:t>Nineteen Eight-Four</w:t>
      </w:r>
      <w:r w:rsidRPr="000B00A2">
        <w:rPr>
          <w:rFonts w:ascii="Times-Roman" w:eastAsiaTheme="minorHAnsi" w:hAnsi="Times-Roman" w:cs="Times-Roman"/>
          <w14:ligatures w14:val="standardContextual"/>
        </w:rPr>
        <w:t xml:space="preserve">, stating that he doubted that “the boot-on-the-face” mode of Totalitarianism as portrayed in </w:t>
      </w:r>
      <w:r w:rsidRPr="000B00A2">
        <w:rPr>
          <w:rFonts w:ascii="Times-Italic" w:eastAsiaTheme="minorHAnsi" w:hAnsi="Times-Italic" w:cs="Times-Italic"/>
          <w:i/>
          <w:iCs/>
          <w14:ligatures w14:val="standardContextual"/>
        </w:rPr>
        <w:t>Nineteen Eighty-Four</w:t>
      </w:r>
      <w:r w:rsidRPr="000B00A2">
        <w:rPr>
          <w:rFonts w:ascii="Times-Roman" w:eastAsiaTheme="minorHAnsi" w:hAnsi="Times-Roman" w:cs="Times-Roman"/>
          <w14:ligatures w14:val="standardContextual"/>
        </w:rPr>
        <w:t xml:space="preserve"> could ever succeed indefinitely over the long term. Huxley feared instead that the ruling oligarchies of the world would find it less arduous and wasteful to govern after the manner set forth in </w:t>
      </w:r>
      <w:r w:rsidRPr="000B00A2">
        <w:rPr>
          <w:rFonts w:ascii="Times-Italic" w:eastAsiaTheme="minorHAnsi" w:hAnsi="Times-Italic" w:cs="Times-Italic"/>
          <w:i/>
          <w:iCs/>
          <w14:ligatures w14:val="standardContextual"/>
        </w:rPr>
        <w:t>Brave New World</w:t>
      </w:r>
      <w:r w:rsidRPr="000B00A2">
        <w:rPr>
          <w:rFonts w:ascii="Times-Roman" w:eastAsiaTheme="minorHAnsi" w:hAnsi="Times-Roman" w:cs="Times-Roman"/>
          <w14:ligatures w14:val="standardContextual"/>
        </w:rPr>
        <w:t xml:space="preserve">, by catering to the lusts and sexual desires of the people by manipulating them in a thoroughly hedonistic State, to which the people would willingly submit. Huxley added that in </w:t>
      </w:r>
      <w:r w:rsidRPr="000B00A2">
        <w:rPr>
          <w:rFonts w:ascii="Times-Italic" w:eastAsiaTheme="minorHAnsi" w:hAnsi="Times-Italic" w:cs="Times-Italic"/>
          <w:i/>
          <w:iCs/>
          <w14:ligatures w14:val="standardContextual"/>
        </w:rPr>
        <w:t>Nineteen Eighty-Four</w:t>
      </w:r>
      <w:r w:rsidRPr="000B00A2">
        <w:rPr>
          <w:rFonts w:ascii="Times-Roman" w:eastAsiaTheme="minorHAnsi" w:hAnsi="Times-Roman" w:cs="Times-Roman"/>
          <w14:ligatures w14:val="standardContextual"/>
        </w:rPr>
        <w:t>, people were controlled by inflicting pain, but in his </w:t>
      </w:r>
      <w:r w:rsidRPr="000B00A2">
        <w:rPr>
          <w:rFonts w:ascii="Times-Italic" w:eastAsiaTheme="minorHAnsi" w:hAnsi="Times-Italic" w:cs="Times-Italic"/>
          <w:i/>
          <w:iCs/>
          <w14:ligatures w14:val="standardContextual"/>
        </w:rPr>
        <w:t>Brave New World</w:t>
      </w:r>
      <w:r w:rsidRPr="000B00A2">
        <w:rPr>
          <w:rFonts w:ascii="Times-Roman" w:eastAsiaTheme="minorHAnsi" w:hAnsi="Times-Roman" w:cs="Times-Roman"/>
          <w14:ligatures w14:val="standardContextual"/>
        </w:rPr>
        <w:t xml:space="preserve">, they would be more effectively governed by “inflicting pleasure.” </w:t>
      </w:r>
      <w:r w:rsidRPr="000B00A2">
        <w:rPr>
          <w:rFonts w:ascii="Times-Roman" w:eastAsiaTheme="minorHAnsi" w:hAnsi="Times-Roman" w:cs="Times-Roman"/>
          <w:u w:val="single"/>
          <w14:ligatures w14:val="standardContextual"/>
        </w:rPr>
        <w:t>Huxley remarked that those who are forever on the alert to oppose Tyranny must never fail to take into account Man’s “almost infinite appetite for distractions</w:t>
      </w:r>
      <w:r w:rsidRPr="000B00A2">
        <w:rPr>
          <w:rFonts w:ascii="Times-Roman" w:eastAsiaTheme="minorHAnsi" w:hAnsi="Times-Roman" w:cs="Times-Roman"/>
          <w14:ligatures w14:val="standardContextual"/>
        </w:rPr>
        <w:t>.” Thus, while Orwell feared that what we hate would ruin us, Aldous Huxley feared that what we crave would ruin us.</w:t>
      </w:r>
    </w:p>
    <w:p w14:paraId="774B62F7" w14:textId="304CF669" w:rsidR="000B00A2" w:rsidRPr="000B00A2" w:rsidRDefault="000B00A2" w:rsidP="000B00A2">
      <w:pPr>
        <w:pStyle w:val="ListParagraph"/>
        <w:autoSpaceDE w:val="0"/>
        <w:autoSpaceDN w:val="0"/>
        <w:adjustRightInd w:val="0"/>
        <w:rPr>
          <w:rFonts w:ascii="Times-Roman" w:eastAsiaTheme="minorHAnsi" w:hAnsi="Times-Roman" w:cs="Times-Roman"/>
          <w14:ligatures w14:val="standardContextual"/>
        </w:rPr>
      </w:pPr>
    </w:p>
    <w:p w14:paraId="22208369" w14:textId="77777777" w:rsidR="000B00A2" w:rsidRPr="000B00A2" w:rsidRDefault="000B00A2" w:rsidP="00E616ED">
      <w:pPr>
        <w:pStyle w:val="ListParagraph"/>
        <w:numPr>
          <w:ilvl w:val="0"/>
          <w:numId w:val="109"/>
        </w:numPr>
        <w:autoSpaceDE w:val="0"/>
        <w:autoSpaceDN w:val="0"/>
        <w:adjustRightInd w:val="0"/>
        <w:rPr>
          <w:rFonts w:ascii="Times-Roman" w:eastAsiaTheme="minorHAnsi" w:hAnsi="Times-Roman" w:cs="Times-Roman"/>
          <w14:ligatures w14:val="standardContextual"/>
        </w:rPr>
      </w:pPr>
      <w:r w:rsidRPr="000B00A2">
        <w:rPr>
          <w:rFonts w:ascii="Times-Roman" w:eastAsiaTheme="minorHAnsi" w:hAnsi="Times-Roman" w:cs="Times-Roman"/>
          <w14:ligatures w14:val="standardContextual"/>
        </w:rPr>
        <w:t xml:space="preserve">In his work </w:t>
      </w:r>
      <w:r w:rsidRPr="000B00A2">
        <w:rPr>
          <w:rFonts w:ascii="Times-Italic" w:eastAsiaTheme="minorHAnsi" w:hAnsi="Times-Italic" w:cs="Times-Italic"/>
          <w:i/>
          <w:iCs/>
          <w14:ligatures w14:val="standardContextual"/>
        </w:rPr>
        <w:t>Amusing Ourselves to Death</w:t>
      </w:r>
      <w:r w:rsidRPr="000B00A2">
        <w:rPr>
          <w:rFonts w:ascii="Times-Roman" w:eastAsiaTheme="minorHAnsi" w:hAnsi="Times-Roman" w:cs="Times-Roman"/>
          <w14:ligatures w14:val="standardContextual"/>
        </w:rPr>
        <w:t xml:space="preserve">, which appeared in 1405/1985—a year after the advent of the historical 1404/1984 of George Orwell, </w:t>
      </w:r>
      <w:r w:rsidRPr="000B00A2">
        <w:rPr>
          <w:rFonts w:ascii="Times-Bold" w:eastAsiaTheme="minorHAnsi" w:hAnsi="Times-Bold" w:cs="Times-Bold"/>
          <w:b/>
          <w:bCs/>
          <w14:ligatures w14:val="standardContextual"/>
        </w:rPr>
        <w:t>Neil Postman</w:t>
      </w:r>
      <w:r w:rsidRPr="000B00A2">
        <w:rPr>
          <w:rFonts w:ascii="Times-Roman" w:eastAsiaTheme="minorHAnsi" w:hAnsi="Times-Roman" w:cs="Times-Roman"/>
          <w14:ligatures w14:val="standardContextual"/>
        </w:rPr>
        <w:t xml:space="preserve"> contrasted the very different outlooks of</w:t>
      </w:r>
      <w:r w:rsidRPr="000B00A2">
        <w:rPr>
          <w:rFonts w:ascii="Times-Italic" w:eastAsiaTheme="minorHAnsi" w:hAnsi="Times-Italic" w:cs="Times-Italic"/>
          <w:i/>
          <w:iCs/>
          <w14:ligatures w14:val="standardContextual"/>
        </w:rPr>
        <w:t xml:space="preserve"> Brave New World</w:t>
      </w:r>
      <w:r w:rsidRPr="000B00A2">
        <w:rPr>
          <w:rFonts w:ascii="Times-Roman" w:eastAsiaTheme="minorHAnsi" w:hAnsi="Times-Roman" w:cs="Times-Roman"/>
          <w14:ligatures w14:val="standardContextual"/>
        </w:rPr>
        <w:t xml:space="preserve"> and </w:t>
      </w:r>
      <w:r w:rsidRPr="000B00A2">
        <w:rPr>
          <w:rFonts w:ascii="Times-Italic" w:eastAsiaTheme="minorHAnsi" w:hAnsi="Times-Italic" w:cs="Times-Italic"/>
          <w:i/>
          <w:iCs/>
          <w14:ligatures w14:val="standardContextual"/>
        </w:rPr>
        <w:t xml:space="preserve">Nineteen Eighty-Four. </w:t>
      </w:r>
      <w:r w:rsidRPr="000B00A2">
        <w:rPr>
          <w:rFonts w:ascii="Times-Roman" w:eastAsiaTheme="minorHAnsi" w:hAnsi="Times-Roman" w:cs="Times-Roman"/>
          <w14:ligatures w14:val="standardContextual"/>
        </w:rPr>
        <w:t>He wrote:</w:t>
      </w:r>
    </w:p>
    <w:p w14:paraId="545E195A" w14:textId="77777777" w:rsidR="000B00A2" w:rsidRPr="000B00A2" w:rsidRDefault="000B00A2" w:rsidP="000B00A2">
      <w:pPr>
        <w:pStyle w:val="ListParagraph"/>
        <w:autoSpaceDE w:val="0"/>
        <w:autoSpaceDN w:val="0"/>
        <w:adjustRightInd w:val="0"/>
        <w:rPr>
          <w:rFonts w:ascii="Times-Roman" w:eastAsiaTheme="minorHAnsi" w:hAnsi="Times-Roman" w:cs="Times-Roman"/>
          <w14:ligatures w14:val="standardContextual"/>
        </w:rPr>
      </w:pPr>
    </w:p>
    <w:p w14:paraId="3AEF8B61" w14:textId="5ECF4C73" w:rsidR="000B00A2" w:rsidRPr="000B00A2" w:rsidRDefault="000B00A2" w:rsidP="00E616ED">
      <w:pPr>
        <w:pStyle w:val="ListParagraph"/>
        <w:numPr>
          <w:ilvl w:val="0"/>
          <w:numId w:val="109"/>
        </w:numPr>
        <w:autoSpaceDE w:val="0"/>
        <w:autoSpaceDN w:val="0"/>
        <w:adjustRightInd w:val="0"/>
        <w:ind w:right="810"/>
        <w:rPr>
          <w:rFonts w:ascii="Times-Roman" w:eastAsiaTheme="minorHAnsi" w:hAnsi="Times-Roman" w:cs="Times-Roman"/>
          <w14:ligatures w14:val="standardContextual"/>
        </w:rPr>
      </w:pPr>
      <w:r w:rsidRPr="000B00A2">
        <w:rPr>
          <w:rFonts w:ascii="Times-Roman" w:eastAsiaTheme="minorHAnsi" w:hAnsi="Times-Roman" w:cs="Times-Roman"/>
          <w14:ligatures w14:val="standardContextual"/>
        </w:rPr>
        <w:t xml:space="preserve">What Orwell feared were those who would ban books. What Huxley feared was that there would be no reason to ban a book, for there would be no one who wanted to read one. Orwell feared those who would deprive us of information. Huxley feared those who would give us so much that we would be reduced to passivity and egoism. Orwell feared that the truth would be concealed from us. Huxley feared the truth would be drowned in a sea of irrelevance. Orwell feared we would become a captive culture. Huxley feared we would become a trivial culture, preoccupied with some equivalent of the feelies, the orgy porgy, and the centrifugal bumblepuppy [of </w:t>
      </w:r>
      <w:r w:rsidRPr="000B00A2">
        <w:rPr>
          <w:rFonts w:ascii="Times-Italic" w:eastAsiaTheme="minorHAnsi" w:hAnsi="Times-Italic" w:cs="Times-Italic"/>
          <w:i/>
          <w:iCs/>
          <w14:ligatures w14:val="standardContextual"/>
        </w:rPr>
        <w:t>Brave New World</w:t>
      </w:r>
      <w:r w:rsidRPr="000B00A2">
        <w:rPr>
          <w:rFonts w:ascii="Times-Roman" w:eastAsiaTheme="minorHAnsi" w:hAnsi="Times-Roman" w:cs="Times-Roman"/>
          <w14:ligatures w14:val="standardContextual"/>
        </w:rPr>
        <w:t>].</w:t>
      </w:r>
    </w:p>
    <w:p w14:paraId="12C2E766" w14:textId="77777777" w:rsidR="000B00A2" w:rsidRPr="000B00A2" w:rsidRDefault="000B00A2" w:rsidP="000B00A2">
      <w:pPr>
        <w:pStyle w:val="ListParagraph"/>
        <w:autoSpaceDE w:val="0"/>
        <w:autoSpaceDN w:val="0"/>
        <w:adjustRightInd w:val="0"/>
        <w:rPr>
          <w:rFonts w:ascii="Times-Roman" w:eastAsiaTheme="minorHAnsi" w:hAnsi="Times-Roman" w:cs="Times-Roman"/>
          <w14:ligatures w14:val="standardContextual"/>
        </w:rPr>
      </w:pPr>
    </w:p>
    <w:p w14:paraId="5A3401C1" w14:textId="77777777" w:rsidR="000B00A2" w:rsidRPr="000B00A2" w:rsidRDefault="000B00A2" w:rsidP="00E616ED">
      <w:pPr>
        <w:pStyle w:val="ListParagraph"/>
        <w:numPr>
          <w:ilvl w:val="0"/>
          <w:numId w:val="109"/>
        </w:numPr>
        <w:autoSpaceDE w:val="0"/>
        <w:autoSpaceDN w:val="0"/>
        <w:adjustRightInd w:val="0"/>
        <w:rPr>
          <w:rFonts w:ascii="Times-BoldItalic" w:eastAsiaTheme="minorHAnsi" w:hAnsi="Times-BoldItalic" w:cs="Times-BoldItalic"/>
          <w:b/>
          <w:bCs/>
          <w:i/>
          <w:iCs/>
          <w14:ligatures w14:val="standardContextual"/>
        </w:rPr>
      </w:pPr>
      <w:r w:rsidRPr="000B00A2">
        <w:rPr>
          <w:rFonts w:ascii="Times-BoldItalic" w:eastAsiaTheme="minorHAnsi" w:hAnsi="Times-BoldItalic" w:cs="Times-BoldItalic"/>
          <w:b/>
          <w:bCs/>
          <w:i/>
          <w:iCs/>
          <w14:ligatures w14:val="standardContextual"/>
        </w:rPr>
        <w:t>A Brave New World of “Plastic Words”</w:t>
      </w:r>
    </w:p>
    <w:p w14:paraId="183430D1" w14:textId="77777777" w:rsidR="000B00A2" w:rsidRPr="000B00A2" w:rsidRDefault="000B00A2" w:rsidP="00E616ED">
      <w:pPr>
        <w:pStyle w:val="ListParagraph"/>
        <w:numPr>
          <w:ilvl w:val="0"/>
          <w:numId w:val="109"/>
        </w:numPr>
        <w:autoSpaceDE w:val="0"/>
        <w:autoSpaceDN w:val="0"/>
        <w:adjustRightInd w:val="0"/>
        <w:rPr>
          <w:rFonts w:ascii="Times-Roman" w:eastAsiaTheme="minorHAnsi" w:hAnsi="Times-Roman" w:cs="Times-Roman"/>
          <w14:ligatures w14:val="standardContextual"/>
        </w:rPr>
      </w:pPr>
      <w:r w:rsidRPr="000B00A2">
        <w:rPr>
          <w:rFonts w:ascii="Times-Roman" w:eastAsiaTheme="minorHAnsi" w:hAnsi="Times-Roman" w:cs="Times-Roman"/>
          <w:color w:val="222222"/>
          <w14:ligatures w14:val="standardContextual"/>
        </w:rPr>
        <w:t>Today, “doublethink,” “spin,” and “newspeak” have reached dangerous proportions in the media and politics of North America, Eurasia, and much of the World. Another ominous phenomenon—and one much more pleasing to the tastes of our “brave new world”—is the phenomenon of “</w:t>
      </w:r>
      <w:r w:rsidRPr="000B00A2">
        <w:rPr>
          <w:rFonts w:ascii="Times-Bold" w:eastAsiaTheme="minorHAnsi" w:hAnsi="Times-Bold" w:cs="Times-Bold"/>
          <w:b/>
          <w:bCs/>
          <w:color w:val="222222"/>
          <w14:ligatures w14:val="standardContextual"/>
        </w:rPr>
        <w:t>Plastic Words</w:t>
      </w:r>
      <w:r w:rsidRPr="000B00A2">
        <w:rPr>
          <w:rFonts w:ascii="Times-Roman" w:eastAsiaTheme="minorHAnsi" w:hAnsi="Times-Roman" w:cs="Times-Roman"/>
          <w:color w:val="222222"/>
          <w14:ligatures w14:val="standardContextual"/>
        </w:rPr>
        <w:t xml:space="preserve">,” mentioned earlier. We have discovered in our time how toxic plastics can be, but today’s so-called “Plastic Words” are even more toxic and fundamentally destroy our capacity to think or communicate clearly. </w:t>
      </w:r>
      <w:r w:rsidRPr="000B00A2">
        <w:rPr>
          <w:rFonts w:ascii="Times-Roman" w:eastAsiaTheme="minorHAnsi" w:hAnsi="Times-Roman" w:cs="Times-Roman"/>
          <w14:ligatures w14:val="standardContextual"/>
        </w:rPr>
        <w:t xml:space="preserve">Today—along with </w:t>
      </w:r>
      <w:r w:rsidRPr="000B00A2">
        <w:rPr>
          <w:rFonts w:ascii="Times-Italic" w:eastAsiaTheme="minorHAnsi" w:hAnsi="Times-Italic" w:cs="Times-Italic"/>
          <w:i/>
          <w:iCs/>
          <w14:ligatures w14:val="standardContextual"/>
        </w:rPr>
        <w:t xml:space="preserve">Brave New World </w:t>
      </w:r>
      <w:r w:rsidRPr="000B00A2">
        <w:rPr>
          <w:rFonts w:ascii="Times-Roman" w:eastAsiaTheme="minorHAnsi" w:hAnsi="Times-Roman" w:cs="Times-Roman"/>
          <w14:ligatures w14:val="standardContextual"/>
        </w:rPr>
        <w:t xml:space="preserve">by Aldous Huxley and George Orwell’s </w:t>
      </w:r>
      <w:r w:rsidRPr="000B00A2">
        <w:rPr>
          <w:rFonts w:ascii="Times-Italic" w:eastAsiaTheme="minorHAnsi" w:hAnsi="Times-Italic" w:cs="Times-Italic"/>
          <w:i/>
          <w:iCs/>
          <w14:ligatures w14:val="standardContextual"/>
        </w:rPr>
        <w:t>Nineteen Eighty-Four</w:t>
      </w:r>
      <w:r w:rsidRPr="000B00A2">
        <w:rPr>
          <w:rFonts w:ascii="Times-Roman" w:eastAsiaTheme="minorHAnsi" w:hAnsi="Times-Roman" w:cs="Times-Roman"/>
          <w14:ligatures w14:val="standardContextual"/>
        </w:rPr>
        <w:t xml:space="preserve">—we must also heed the forewarnings set forth in the invaluable study of </w:t>
      </w:r>
      <w:r w:rsidRPr="000B00A2">
        <w:rPr>
          <w:rFonts w:ascii="Times-Bold" w:eastAsiaTheme="minorHAnsi" w:hAnsi="Times-Bold" w:cs="Times-Bold"/>
          <w:b/>
          <w:bCs/>
          <w14:ligatures w14:val="standardContextual"/>
        </w:rPr>
        <w:t>Uwe Poerksen</w:t>
      </w:r>
      <w:r w:rsidRPr="000B00A2">
        <w:rPr>
          <w:rFonts w:ascii="Times-Roman" w:eastAsiaTheme="minorHAnsi" w:hAnsi="Times-Roman" w:cs="Times-Roman"/>
          <w14:ligatures w14:val="standardContextual"/>
        </w:rPr>
        <w:t xml:space="preserve">, </w:t>
      </w:r>
      <w:r w:rsidRPr="000B00A2">
        <w:rPr>
          <w:rFonts w:ascii="Times-Italic" w:eastAsiaTheme="minorHAnsi" w:hAnsi="Times-Italic" w:cs="Times-Italic"/>
          <w:i/>
          <w:iCs/>
          <w14:ligatures w14:val="standardContextual"/>
        </w:rPr>
        <w:t>Plastic Words</w:t>
      </w:r>
      <w:r w:rsidRPr="000B00A2">
        <w:rPr>
          <w:rFonts w:ascii="Times-Roman" w:eastAsiaTheme="minorHAnsi" w:hAnsi="Times-Roman" w:cs="Times-Roman"/>
          <w14:ligatures w14:val="standardContextual"/>
        </w:rPr>
        <w:t xml:space="preserve">, which may rightfully be regarded as one of the critical classics about the cultural crisis of our time. Both Huxley and Orwell warned the Modern World through imaginary works of fiction, Poerksen, on the other hand, uses linguistics and close observation to make his learned non-fictional contribution, which addresses the linguistic malaise of our time, in which language is used frivolously and in such a way as to undercut meaning and misdirect attention. In Poerksen’s view, </w:t>
      </w:r>
      <w:r w:rsidRPr="000B00A2">
        <w:rPr>
          <w:rFonts w:ascii="Times-Roman" w:eastAsiaTheme="minorHAnsi" w:hAnsi="Times-Roman" w:cs="Times-Roman"/>
          <w:u w:val="single"/>
          <w14:ligatures w14:val="standardContextual"/>
        </w:rPr>
        <w:t>our languages today have been as contaminated with Plastic Words just as our seas have been polluted with plastics and other toxic wastes</w:t>
      </w:r>
      <w:r w:rsidRPr="000B00A2">
        <w:rPr>
          <w:rFonts w:ascii="Times-Roman" w:eastAsiaTheme="minorHAnsi" w:hAnsi="Times-Roman" w:cs="Times-Roman"/>
          <w14:ligatures w14:val="standardContextual"/>
        </w:rPr>
        <w:t xml:space="preserve">. </w:t>
      </w:r>
    </w:p>
    <w:p w14:paraId="25418464" w14:textId="77777777" w:rsidR="000B00A2" w:rsidRPr="000B00A2" w:rsidRDefault="000B00A2" w:rsidP="000B00A2">
      <w:pPr>
        <w:pStyle w:val="ListParagraph"/>
        <w:autoSpaceDE w:val="0"/>
        <w:autoSpaceDN w:val="0"/>
        <w:adjustRightInd w:val="0"/>
        <w:rPr>
          <w:rFonts w:ascii="Times-Roman" w:eastAsiaTheme="minorHAnsi" w:hAnsi="Times-Roman" w:cs="Times-Roman"/>
          <w14:ligatures w14:val="standardContextual"/>
        </w:rPr>
      </w:pPr>
    </w:p>
    <w:p w14:paraId="5D80A839" w14:textId="77777777" w:rsidR="000B00A2" w:rsidRPr="000B00A2" w:rsidRDefault="000B00A2" w:rsidP="00E616ED">
      <w:pPr>
        <w:pStyle w:val="ListParagraph"/>
        <w:numPr>
          <w:ilvl w:val="0"/>
          <w:numId w:val="109"/>
        </w:numPr>
        <w:autoSpaceDE w:val="0"/>
        <w:autoSpaceDN w:val="0"/>
        <w:adjustRightInd w:val="0"/>
        <w:rPr>
          <w:rFonts w:ascii="Times-Roman" w:eastAsiaTheme="minorHAnsi" w:hAnsi="Times-Roman" w:cs="Times-Roman"/>
          <w:color w:val="323232"/>
          <w14:ligatures w14:val="standardContextual"/>
        </w:rPr>
      </w:pPr>
      <w:r w:rsidRPr="000B00A2">
        <w:rPr>
          <w:rFonts w:ascii="Times-Roman" w:eastAsiaTheme="minorHAnsi" w:hAnsi="Times-Roman" w:cs="Times-Roman"/>
          <w14:ligatures w14:val="standardContextual"/>
        </w:rPr>
        <w:t xml:space="preserve">It is of note that Poerksen borrowed his metaphor of “Plastic Words” from Legos. Thus, Plastic Words are Lego Words. In fact, these Lego Words are harmful to us all, but, like Legos, they seem utterly harmless. Also, like Legos, they are malleable in their use and application, but would not be if used correctly. Plastic Words can be combined in all sorts of different ways to fit any circumstance. Like Legos, everyone accepts them, and they can be used again and again without offense. They have international currency. </w:t>
      </w:r>
      <w:r w:rsidRPr="000B00A2">
        <w:rPr>
          <w:rFonts w:ascii="Times-Roman" w:eastAsiaTheme="minorHAnsi" w:hAnsi="Times-Roman" w:cs="Times-Roman"/>
          <w:color w:val="323232"/>
          <w14:ligatures w14:val="standardContextual"/>
        </w:rPr>
        <w:t>Those who acknowledge the reign of the Plastic Words and speak on their behalf gain prestige and power. They become the representatives of “Science, Freedom, progress, and the future.” Those who dissent or ignore the Plastic Words are marginalized.</w:t>
      </w:r>
    </w:p>
    <w:p w14:paraId="2BC27FE1" w14:textId="77777777" w:rsidR="000B00A2" w:rsidRPr="000B00A2" w:rsidRDefault="000B00A2" w:rsidP="000B00A2">
      <w:pPr>
        <w:pStyle w:val="ListParagraph"/>
        <w:autoSpaceDE w:val="0"/>
        <w:autoSpaceDN w:val="0"/>
        <w:adjustRightInd w:val="0"/>
        <w:rPr>
          <w:rFonts w:ascii="Times-Roman" w:eastAsiaTheme="minorHAnsi" w:hAnsi="Times-Roman" w:cs="Times-Roman"/>
          <w:color w:val="323232"/>
          <w14:ligatures w14:val="standardContextual"/>
        </w:rPr>
      </w:pPr>
    </w:p>
    <w:p w14:paraId="5FB0A72A" w14:textId="77777777" w:rsidR="000B00A2" w:rsidRPr="000B00A2" w:rsidRDefault="000B00A2" w:rsidP="00E616ED">
      <w:pPr>
        <w:pStyle w:val="ListParagraph"/>
        <w:numPr>
          <w:ilvl w:val="0"/>
          <w:numId w:val="109"/>
        </w:numPr>
        <w:autoSpaceDE w:val="0"/>
        <w:autoSpaceDN w:val="0"/>
        <w:adjustRightInd w:val="0"/>
        <w:rPr>
          <w:rFonts w:ascii="Times-Roman" w:eastAsiaTheme="minorHAnsi" w:hAnsi="Times-Roman" w:cs="Times-Roman"/>
          <w:color w:val="323232"/>
          <w14:ligatures w14:val="standardContextual"/>
        </w:rPr>
      </w:pPr>
      <w:r w:rsidRPr="000B00A2">
        <w:rPr>
          <w:rFonts w:ascii="Times-Roman" w:eastAsiaTheme="minorHAnsi" w:hAnsi="Times-Roman" w:cs="Times-Roman"/>
          <w14:ligatures w14:val="standardContextual"/>
        </w:rPr>
        <w:t xml:space="preserve">Properly speaking, </w:t>
      </w:r>
      <w:r w:rsidRPr="000B00A2">
        <w:rPr>
          <w:rFonts w:ascii="Times-Roman" w:eastAsiaTheme="minorHAnsi" w:hAnsi="Times-Roman" w:cs="Times-Roman"/>
          <w:u w:val="single"/>
          <w14:ligatures w14:val="standardContextual"/>
        </w:rPr>
        <w:t>Plastic Words are not dictionary words, although they can all be found in dictionaries in non-plastic form</w:t>
      </w:r>
      <w:r w:rsidRPr="000B00A2">
        <w:rPr>
          <w:rFonts w:ascii="Times-Roman" w:eastAsiaTheme="minorHAnsi" w:hAnsi="Times-Roman" w:cs="Times-Roman"/>
          <w14:ligatures w14:val="standardContextual"/>
        </w:rPr>
        <w:t xml:space="preserve">. Dictionary words have denotations, and their connotations are derivative and secondary. Plastic Words, on the other hand, have many connotations but no clear denotations: Everyone knows what they mean, but no one knows exactly what they mean. Thus, </w:t>
      </w:r>
      <w:r w:rsidRPr="000B00A2">
        <w:rPr>
          <w:rFonts w:ascii="Times-Roman" w:eastAsiaTheme="minorHAnsi" w:hAnsi="Times-Roman" w:cs="Times-Roman"/>
          <w:color w:val="323232"/>
          <w14:ligatures w14:val="standardContextual"/>
        </w:rPr>
        <w:t>Plastic Words have been disconnected from their set definitions—they can never be pinned down—yet they carry immense weight and convey tangible auras of “goodness and beneficence” or, in the case of negative Plastic Words, “backwardness and detriment.” Each Plastic Word awakens needs, desires, and expectations. They set up ideals and false universals. Moreover, Plastic Word spawn contrary words that do not fit, that seem unwanted, backward, and out-of-date.</w:t>
      </w:r>
    </w:p>
    <w:p w14:paraId="1709DA97" w14:textId="77777777" w:rsidR="000B00A2" w:rsidRPr="000B00A2" w:rsidRDefault="000B00A2" w:rsidP="000B00A2">
      <w:pPr>
        <w:pStyle w:val="ListParagraph"/>
        <w:autoSpaceDE w:val="0"/>
        <w:autoSpaceDN w:val="0"/>
        <w:adjustRightInd w:val="0"/>
        <w:rPr>
          <w:rFonts w:ascii="Times-Roman" w:eastAsiaTheme="minorHAnsi" w:hAnsi="Times-Roman" w:cs="Times-Roman"/>
          <w:color w:val="323232"/>
          <w14:ligatures w14:val="standardContextual"/>
        </w:rPr>
      </w:pPr>
    </w:p>
    <w:p w14:paraId="70138EA5" w14:textId="77777777" w:rsidR="000B00A2" w:rsidRPr="000B00A2" w:rsidRDefault="000B00A2" w:rsidP="00E616ED">
      <w:pPr>
        <w:pStyle w:val="ListParagraph"/>
        <w:numPr>
          <w:ilvl w:val="0"/>
          <w:numId w:val="109"/>
        </w:numPr>
        <w:autoSpaceDE w:val="0"/>
        <w:autoSpaceDN w:val="0"/>
        <w:adjustRightInd w:val="0"/>
        <w:rPr>
          <w:rFonts w:ascii="Times-Roman" w:eastAsiaTheme="minorHAnsi" w:hAnsi="Times-Roman" w:cs="Times-Roman"/>
          <w14:ligatures w14:val="standardContextual"/>
        </w:rPr>
      </w:pPr>
      <w:r w:rsidRPr="000B00A2">
        <w:rPr>
          <w:rFonts w:ascii="Times-Roman" w:eastAsiaTheme="minorHAnsi" w:hAnsi="Times-Roman" w:cs="Times-Roman"/>
          <w:color w:val="323232"/>
          <w14:ligatures w14:val="standardContextual"/>
        </w:rPr>
        <w:t xml:space="preserve">Like doublethink and newspeak, </w:t>
      </w:r>
      <w:r w:rsidRPr="000B00A2">
        <w:rPr>
          <w:rFonts w:ascii="Times-Roman" w:eastAsiaTheme="minorHAnsi" w:hAnsi="Times-Roman" w:cs="Times-Roman"/>
          <w14:ligatures w14:val="standardContextual"/>
        </w:rPr>
        <w:t xml:space="preserve">Plastic Words have become so familiar to us today that we are unconscious of how cognitively “unfamiliar” they actually are. Among the hosts of Plastic Words that preside over our consciousness today are: </w:t>
      </w:r>
    </w:p>
    <w:p w14:paraId="39544E32" w14:textId="77777777" w:rsidR="000B00A2" w:rsidRPr="000B00A2" w:rsidRDefault="000B00A2" w:rsidP="000B00A2">
      <w:pPr>
        <w:pStyle w:val="ListParagraph"/>
        <w:autoSpaceDE w:val="0"/>
        <w:autoSpaceDN w:val="0"/>
        <w:adjustRightInd w:val="0"/>
        <w:rPr>
          <w:rFonts w:ascii="Times-Roman" w:eastAsiaTheme="minorHAnsi" w:hAnsi="Times-Roman" w:cs="Times-Roman"/>
          <w14:ligatures w14:val="standardContextual"/>
        </w:rPr>
      </w:pPr>
    </w:p>
    <w:p w14:paraId="7248B08C" w14:textId="77777777" w:rsidR="000B00A2" w:rsidRPr="000B00A2" w:rsidRDefault="000B00A2" w:rsidP="00E616ED">
      <w:pPr>
        <w:pStyle w:val="ListParagraph"/>
        <w:numPr>
          <w:ilvl w:val="0"/>
          <w:numId w:val="109"/>
        </w:numPr>
        <w:autoSpaceDE w:val="0"/>
        <w:autoSpaceDN w:val="0"/>
        <w:adjustRightInd w:val="0"/>
        <w:ind w:right="810"/>
        <w:rPr>
          <w:rFonts w:ascii="Times-Roman" w:eastAsiaTheme="minorHAnsi" w:hAnsi="Times-Roman" w:cs="Times-Roman"/>
          <w14:ligatures w14:val="standardContextual"/>
        </w:rPr>
      </w:pPr>
      <w:r w:rsidRPr="000B00A2">
        <w:rPr>
          <w:rFonts w:ascii="Times-Roman" w:eastAsiaTheme="minorHAnsi" w:hAnsi="Times-Roman" w:cs="Times-Roman"/>
          <w:color w:val="323232"/>
          <w14:ligatures w14:val="standardContextual"/>
        </w:rPr>
        <w:t xml:space="preserve">Democracy, scientific, authenticity, freedom, identity, equality, progress, </w:t>
      </w:r>
      <w:r w:rsidRPr="000B00A2">
        <w:rPr>
          <w:rFonts w:ascii="Times-Roman" w:eastAsiaTheme="minorHAnsi" w:hAnsi="Times-Roman" w:cs="Times-Roman"/>
          <w14:ligatures w14:val="standardContextual"/>
        </w:rPr>
        <w:t>care</w:t>
      </w:r>
      <w:r w:rsidRPr="000B00A2">
        <w:rPr>
          <w:rFonts w:ascii="Times-Roman" w:eastAsiaTheme="minorHAnsi" w:hAnsi="Times-Roman" w:cs="Times-Roman"/>
          <w:color w:val="323232"/>
          <w14:ligatures w14:val="standardContextual"/>
        </w:rPr>
        <w:t>, welfare, standard of living, forward-looking, ahead of the times, backward, primitive, out of date, evolution, communication, consumption, originality, development, under-development, production, project, strategy, issues, problems, resources, experts, planners, politicians, and even “okay.</w:t>
      </w:r>
      <w:r w:rsidRPr="000B00A2">
        <w:rPr>
          <w:rFonts w:ascii="Times-Roman" w:eastAsiaTheme="minorHAnsi" w:hAnsi="Times-Roman" w:cs="Times-Roman"/>
          <w14:ligatures w14:val="standardContextual"/>
        </w:rPr>
        <w:t xml:space="preserve">” </w:t>
      </w:r>
    </w:p>
    <w:p w14:paraId="69A9E9A3" w14:textId="77777777" w:rsidR="000B00A2" w:rsidRPr="000B00A2" w:rsidRDefault="000B00A2" w:rsidP="00E616ED">
      <w:pPr>
        <w:pStyle w:val="ListParagraph"/>
        <w:numPr>
          <w:ilvl w:val="0"/>
          <w:numId w:val="109"/>
        </w:numPr>
        <w:autoSpaceDE w:val="0"/>
        <w:autoSpaceDN w:val="0"/>
        <w:adjustRightInd w:val="0"/>
        <w:rPr>
          <w:rFonts w:ascii="Times-Roman" w:eastAsiaTheme="minorHAnsi" w:hAnsi="Times-Roman" w:cs="Times-Roman"/>
          <w14:ligatures w14:val="standardContextual"/>
        </w:rPr>
      </w:pPr>
    </w:p>
    <w:p w14:paraId="3674F8F1" w14:textId="77777777" w:rsidR="000B00A2" w:rsidRPr="000B00A2" w:rsidRDefault="000B00A2" w:rsidP="00E616ED">
      <w:pPr>
        <w:pStyle w:val="ListParagraph"/>
        <w:numPr>
          <w:ilvl w:val="0"/>
          <w:numId w:val="109"/>
        </w:numPr>
        <w:autoSpaceDE w:val="0"/>
        <w:autoSpaceDN w:val="0"/>
        <w:adjustRightInd w:val="0"/>
        <w:rPr>
          <w:rFonts w:ascii="Times-Roman" w:eastAsiaTheme="minorHAnsi" w:hAnsi="Times-Roman" w:cs="Times-Roman"/>
          <w14:ligatures w14:val="standardContextual"/>
        </w:rPr>
      </w:pPr>
      <w:r w:rsidRPr="000B00A2">
        <w:rPr>
          <w:rFonts w:ascii="Times-Roman" w:eastAsiaTheme="minorHAnsi" w:hAnsi="Times-Roman" w:cs="Times-Roman"/>
          <w14:ligatures w14:val="standardContextual"/>
        </w:rPr>
        <w:t>Plastic Words “infiltrate” Reality and subconsciously create new models for it.</w:t>
      </w:r>
      <w:r w:rsidRPr="000B00A2">
        <w:rPr>
          <w:rFonts w:ascii="Times-Roman" w:eastAsiaTheme="minorHAnsi" w:hAnsi="Times-Roman" w:cs="Times-Roman"/>
          <w:color w:val="000000"/>
          <w14:ligatures w14:val="standardContextual"/>
        </w:rPr>
        <w:t xml:space="preserve"> They create a World of tractable truths: One that readily deems as “subjective bias” what is “objectively” real. </w:t>
      </w:r>
      <w:r w:rsidRPr="000B00A2">
        <w:rPr>
          <w:rFonts w:ascii="Times-Roman" w:eastAsiaTheme="minorHAnsi" w:hAnsi="Times-Roman" w:cs="Times-Roman"/>
          <w14:ligatures w14:val="standardContextual"/>
        </w:rPr>
        <w:t xml:space="preserve">In this process, Plastic Words obscure what is immutable, intractable, and Real. In this, they deprive us from access to true meaning and divert us from those matters which should be our principal concerns. It is an imperative of Civilization today that we be vigilant in confronting and turning back the “infiltration” of the Plastic Words. In doing this, </w:t>
      </w:r>
      <w:r w:rsidRPr="000B00A2">
        <w:rPr>
          <w:rFonts w:ascii="Times-Roman" w:eastAsiaTheme="minorHAnsi" w:hAnsi="Times-Roman" w:cs="Times-Roman"/>
          <w:u w:val="single"/>
          <w14:ligatures w14:val="standardContextual"/>
        </w:rPr>
        <w:t>we must regard the restoration of dictionary-based language as a supreme civic responsibility</w:t>
      </w:r>
      <w:r w:rsidRPr="000B00A2">
        <w:rPr>
          <w:rFonts w:ascii="Times-Roman" w:eastAsiaTheme="minorHAnsi" w:hAnsi="Times-Roman" w:cs="Times-Roman"/>
          <w14:ligatures w14:val="standardContextual"/>
        </w:rPr>
        <w:t xml:space="preserve">, along with the systematic revival of the past through the careful and thorough study of history and the true stories of the peoples and personalities of earlier times—great and small, good and bad. </w:t>
      </w:r>
    </w:p>
    <w:p w14:paraId="585D64EE" w14:textId="36AB29F1" w:rsidR="000B00A2" w:rsidRPr="000B00A2" w:rsidRDefault="000B00A2" w:rsidP="000B00A2">
      <w:pPr>
        <w:pStyle w:val="ListParagraph"/>
        <w:rPr>
          <w:rFonts w:eastAsiaTheme="minorHAnsi"/>
          <w:b/>
          <w:bCs/>
          <w:i/>
          <w:iCs/>
        </w:rPr>
      </w:pPr>
    </w:p>
    <w:p w14:paraId="1D01467F" w14:textId="51B4BC8E" w:rsidR="00FD1A33" w:rsidRPr="000B00A2" w:rsidRDefault="00FD1A33" w:rsidP="00014A8F">
      <w:pPr>
        <w:rPr>
          <w:rFonts w:eastAsiaTheme="minorHAnsi"/>
          <w:b/>
          <w:bCs/>
          <w:i/>
          <w:iCs/>
          <w:u w:val="single"/>
        </w:rPr>
      </w:pPr>
      <w:bookmarkStart w:id="251" w:name="_Toc188509468"/>
      <w:r w:rsidRPr="000B00A2">
        <w:rPr>
          <w:rFonts w:eastAsiaTheme="minorHAnsi"/>
          <w:b/>
          <w:bCs/>
          <w:i/>
          <w:iCs/>
          <w:u w:val="single"/>
        </w:rPr>
        <w:t>Living in the Age of Plastic Words</w:t>
      </w:r>
      <w:bookmarkStart w:id="252" w:name="_Toc188509469"/>
      <w:bookmarkEnd w:id="251"/>
    </w:p>
    <w:p w14:paraId="54FA3959" w14:textId="77777777" w:rsidR="00FD1A33" w:rsidRDefault="00FD1A33" w:rsidP="00FD1A33">
      <w:pPr>
        <w:rPr>
          <w:rFonts w:eastAsiaTheme="minorHAnsi"/>
        </w:rPr>
      </w:pPr>
    </w:p>
    <w:p w14:paraId="492AA947" w14:textId="77777777" w:rsidR="00F02CAA" w:rsidRPr="00F02CAA" w:rsidRDefault="00F02CAA" w:rsidP="00E616ED">
      <w:pPr>
        <w:pStyle w:val="ListParagraph"/>
        <w:numPr>
          <w:ilvl w:val="0"/>
          <w:numId w:val="109"/>
        </w:numPr>
        <w:rPr>
          <w:rFonts w:eastAsiaTheme="minorHAnsi"/>
        </w:rPr>
      </w:pPr>
      <w:r w:rsidRPr="00F02CAA">
        <w:rPr>
          <w:rFonts w:eastAsiaTheme="minorHAnsi"/>
        </w:rPr>
        <w:t xml:space="preserve">We live today in the Age of Plastic Words. A “plastic word” has no denotation or--as is usually the case--they have been disconnected from their fixed denotations. As such, “plastic words” entrap our minds in inescapable labyrinths of essentially intangible “positive” or “negative” connotations. The Crusader notion of “the Reconquest” (la Reconquista) was a “plastic” word, coined centuries before the invention of plastic. Yet, it was masterfully calculated to serve the same purpose. As we have shown, Reconquista has no valid denotation and is absurd if taken literally, but--from the time it was devised--it has effectively brought with it countless “positive” and “negative,” fundamentally distorting the narrative of Iberian history, while serving powerfully as a “strategy” for justifying the unjustifiable and anticipating future violence. </w:t>
      </w:r>
    </w:p>
    <w:p w14:paraId="04ACD812" w14:textId="77777777" w:rsidR="00F02CAA" w:rsidRPr="00F02CAA" w:rsidRDefault="00F02CAA" w:rsidP="00F02CAA">
      <w:pPr>
        <w:ind w:left="360"/>
        <w:rPr>
          <w:rFonts w:eastAsiaTheme="minorHAnsi"/>
        </w:rPr>
      </w:pPr>
    </w:p>
    <w:p w14:paraId="75E9E4C1" w14:textId="77777777" w:rsidR="00F02CAA" w:rsidRPr="00F02CAA" w:rsidRDefault="00F02CAA" w:rsidP="00E616ED">
      <w:pPr>
        <w:pStyle w:val="ListParagraph"/>
        <w:numPr>
          <w:ilvl w:val="0"/>
          <w:numId w:val="109"/>
        </w:numPr>
        <w:rPr>
          <w:rFonts w:eastAsiaTheme="minorHAnsi"/>
        </w:rPr>
      </w:pPr>
      <w:r w:rsidRPr="00F02CAA">
        <w:rPr>
          <w:rFonts w:eastAsiaTheme="minorHAnsi"/>
        </w:rPr>
        <w:t xml:space="preserve">The modern Western neologism, “Judeo-Christian civilization” cannot be compared to the Medieval paradigm of “the Reconquest” of Iberia, but it too has distinctive “plastic” qualities, which must be identified, modified, or avoided. As we have seen, to speak of a “Judeo-Christians” of the Apostolic and sub-Apostolic Ages is an accurate historical denotation, since the “Judeo-Christians” of the Jerusalem Church saw themselves as both practicing Jews and Christians at the same time. The post-World War II neologism, “Judeo-Christian,” was undoubtedly conceived with praiseworthy intentions and continues to serve a good purpose. But it must be held within the scope of that beneficial function and not be used to recast history by using it as a synonym for “Western civilization,” nor must it be employed to imply that Christianity superceded Judaism or that Judaism is not a self-sustaining and self-contained faith that gives purpose and identity to its followers and effectively holds their love and loyalty over the centuries and in the midst of the worst of sufferings. It is praiseworthy in its attempt to dispell the old anti-Jewish narrative and defuse ancient and deeply-embedded strategies of agression against the Jews, but it hardly mirrors historical conduct of the Magisterial Church and how it looked upon the Jews and treated them. </w:t>
      </w:r>
    </w:p>
    <w:p w14:paraId="28F9C57D" w14:textId="77777777" w:rsidR="00F02CAA" w:rsidRPr="00F02CAA" w:rsidRDefault="00F02CAA" w:rsidP="00F02CAA">
      <w:pPr>
        <w:pStyle w:val="ListParagraph"/>
        <w:rPr>
          <w:rFonts w:eastAsiaTheme="minorHAnsi"/>
        </w:rPr>
      </w:pPr>
    </w:p>
    <w:p w14:paraId="111A0C2D" w14:textId="2954C8BC" w:rsidR="00F02CAA" w:rsidRPr="00F02CAA" w:rsidRDefault="00F02CAA" w:rsidP="00E616ED">
      <w:pPr>
        <w:pStyle w:val="ListParagraph"/>
        <w:numPr>
          <w:ilvl w:val="0"/>
          <w:numId w:val="109"/>
        </w:numPr>
        <w:rPr>
          <w:rFonts w:eastAsiaTheme="minorHAnsi"/>
        </w:rPr>
      </w:pPr>
      <w:r w:rsidRPr="00F02CAA">
        <w:rPr>
          <w:rFonts w:eastAsiaTheme="minorHAnsi"/>
        </w:rPr>
        <w:t xml:space="preserve">There is, however, another defect in the term “Judeo-Christian,” which--if it has not already become amply clear--should make itself obvious in our treatment of Occidentalism below. “Judeo-Christian” completely “cancels out” and totally excludes Islam and Muslims from its perspective. As we have seen and will see further--one of the most important dimensions of the historical Occident is that it was as much a product of Islam and Muslims as it was of the Jews, Christians, or other groups. Instead of having been exotic, alien, and far away--Islam, Muslims, and their global Civilization, culture, social, and economic system were always part of Europe or--when not--were located on its immediate frontiers from the Atlantic in the West to the Volga Basin and the Urals in the East, which constituted the longest and oldest Civilizational frontier in history. Instead of being far away and out of mind, Islam was, in fact, “too close for comfort” for the Medieval Magisterial Church and its power class-based elites--not only intellectual, religiously, and spiritually but also--for the feudal class-based Medieval Church and its patrons--because it abolished feudalism and created society not based on class divisions wherever it reigned, as we will see below. As this book will demonstrate frequently, the scriptural and creedal linkages between Judaism and Christianity are no closer than those between Judaism, Christianity, and Islam, although--as the Religion of the Middle Way--Islam usually falls in the middle, moderating the extremes of both Judaism and Christianity. </w:t>
      </w:r>
      <w:r>
        <w:rPr>
          <w:rFonts w:eastAsiaTheme="minorHAnsi"/>
          <w:b/>
          <w:bCs/>
        </w:rPr>
        <w:t>Volume 4</w:t>
      </w:r>
    </w:p>
    <w:p w14:paraId="2F51E3EE" w14:textId="77777777" w:rsidR="00F02CAA" w:rsidRPr="00F02CAA" w:rsidRDefault="00F02CAA" w:rsidP="00F02CAA">
      <w:pPr>
        <w:pStyle w:val="ListParagraph"/>
        <w:rPr>
          <w:rFonts w:eastAsiaTheme="minorHAnsi"/>
        </w:rPr>
      </w:pPr>
    </w:p>
    <w:p w14:paraId="73A1E32C" w14:textId="44D48DE8" w:rsidR="00F02CAA" w:rsidRPr="00F02CAA" w:rsidRDefault="00F02CAA" w:rsidP="00E616ED">
      <w:pPr>
        <w:pStyle w:val="ListParagraph"/>
        <w:numPr>
          <w:ilvl w:val="0"/>
          <w:numId w:val="109"/>
        </w:numPr>
        <w:rPr>
          <w:rFonts w:eastAsiaTheme="minorHAnsi"/>
        </w:rPr>
      </w:pPr>
      <w:r w:rsidRPr="00F02CAA">
        <w:rPr>
          <w:rFonts w:eastAsiaTheme="minorHAnsi"/>
        </w:rPr>
        <w:t>Thus, we must also speak of an “Islamic-Judeo-Christian tradition.” To avoid this cumbersome word, we might follow the noted contemporary scholar Richard Bulliet and refer to an “Islamo-Christian civilization.” I do not personally advocate the term, however, because it leaves out the Jews, who also contributed to “Islamo-Christian civilization”--especially in its Islamic domain, intellectually, scientifically, artistically, and otherwise, and they were frequently central to the transmission of the civilization’s “Judeo-Islamic” component to the West as well as serving as cultural intermediareies and economic middle-men. I would suggest that in the proper definition of the Occident, which we will attempt to set forth in “Occidentalism,” it must be understood in the tripartite sense of having truly had three principal dimensions--Islamic, Jewish, and Christian--while also including other pre-Christian and post-Christian elements.</w:t>
      </w:r>
      <w:r w:rsidRPr="00F02CAA">
        <w:rPr>
          <w:rFonts w:eastAsiaTheme="minorHAnsi"/>
          <w:b/>
          <w:bCs/>
        </w:rPr>
        <w:t xml:space="preserve"> </w:t>
      </w:r>
      <w:r>
        <w:rPr>
          <w:rFonts w:eastAsiaTheme="minorHAnsi"/>
          <w:b/>
          <w:bCs/>
        </w:rPr>
        <w:t>Volume 4</w:t>
      </w:r>
    </w:p>
    <w:p w14:paraId="2494F44A" w14:textId="77777777" w:rsidR="00F02CAA" w:rsidRPr="00F02CAA" w:rsidRDefault="00F02CAA" w:rsidP="00F02CAA">
      <w:pPr>
        <w:ind w:left="360"/>
        <w:rPr>
          <w:rFonts w:eastAsiaTheme="minorHAnsi"/>
        </w:rPr>
      </w:pPr>
    </w:p>
    <w:p w14:paraId="1CA99B29" w14:textId="0BA7528A" w:rsidR="00F02CAA" w:rsidRPr="00F02CAA" w:rsidRDefault="00F02CAA" w:rsidP="00E616ED">
      <w:pPr>
        <w:pStyle w:val="ListParagraph"/>
        <w:numPr>
          <w:ilvl w:val="0"/>
          <w:numId w:val="109"/>
        </w:numPr>
        <w:rPr>
          <w:rFonts w:eastAsiaTheme="minorHAnsi"/>
        </w:rPr>
      </w:pPr>
      <w:r w:rsidRPr="00F02CAA">
        <w:rPr>
          <w:rFonts w:eastAsiaTheme="minorHAnsi"/>
        </w:rPr>
        <w:t>The term “Abrahamic religions” has become popular in interfaith circles during the second half of the twentieth century and the first part of the twenty-first. “Abrahamic religions” has little to do with civilization and history per se, since it is essentially a vague theological neologism. Thus, it cannot stand in for “Islamic-Judeo-Christian civilization. Moreover, the term “Abrahamic religions” is no less problematic in its denotation and connotations. Upon examination--it proves itself to be imprecise and inadequate. Although Islam, Judaism, and Christianity share common “Abrahamic” origins, they look upon those origins differently. In the Qur’ān, for example, Islam stands in direct and complete continuity with Abraham, and there is no notion of fundamentally different covenants, teachings, and law coming at a later time. Judaism, however, is the dispensation of Moses and acknowledges significant differences between Mosaic Law and the precepts that bound Abraham and the other Patriarchs. Trinitarian Christianity--while acknowledging Abraham, the Patriarchs, and the Prophets--holds that Christ brought a new dispensation and revealed truths about God and His Son that were not manifest before, most notably the Trinity and the Divinity of Christ. Similarly, the notion of “Abrahamic religions” tends to obscure the fundamental Creedal and theological differences between the three faiths, although they all agree that God is One but may interpret His Oneness is starkly different terms. In light of such differences, the common origin of the three faiths appears peripheral. Moreover, the common understanding of the three major “Abraham faiths” omits many less numerous groups that regard themselves as Abrahamic but are not generally thought of as included by the term--such as the Samaritans, Qaraites--who are technically Jews but not Rabbinic ones--the Druze, and others.</w:t>
      </w:r>
      <w:r>
        <w:rPr>
          <w:rFonts w:eastAsiaTheme="minorHAnsi"/>
        </w:rPr>
        <w:t xml:space="preserve"> </w:t>
      </w:r>
      <w:r>
        <w:rPr>
          <w:rFonts w:eastAsiaTheme="minorHAnsi"/>
          <w:b/>
          <w:bCs/>
        </w:rPr>
        <w:t>Volume 4</w:t>
      </w:r>
    </w:p>
    <w:p w14:paraId="1E76E28D" w14:textId="77777777" w:rsidR="00FD1A33" w:rsidRDefault="00FD1A33" w:rsidP="00E616ED">
      <w:pPr>
        <w:pStyle w:val="Heading4"/>
        <w:numPr>
          <w:ilvl w:val="0"/>
          <w:numId w:val="8"/>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F95BE4">
        <w:rPr>
          <w:rFonts w:asciiTheme="majorBidi" w:eastAsiaTheme="minorHAnsi" w:hAnsiTheme="majorBidi"/>
          <w:b/>
          <w:bCs/>
          <w:color w:val="C00000"/>
          <w:sz w:val="28"/>
          <w:szCs w:val="28"/>
        </w:rPr>
        <w:t>Power of the Well-Chosen Word or Phrase</w:t>
      </w:r>
      <w:bookmarkEnd w:id="252"/>
    </w:p>
    <w:p w14:paraId="184E4F44" w14:textId="73966FD0" w:rsidR="00284793" w:rsidRDefault="00284793" w:rsidP="00E616ED">
      <w:pPr>
        <w:pStyle w:val="ListParagraph"/>
        <w:numPr>
          <w:ilvl w:val="0"/>
          <w:numId w:val="109"/>
        </w:numPr>
        <w:rPr>
          <w:rFonts w:eastAsiaTheme="minorHAnsi"/>
        </w:rPr>
      </w:pPr>
      <w:r w:rsidRPr="00284793">
        <w:rPr>
          <w:rFonts w:eastAsiaTheme="minorHAnsi"/>
        </w:rPr>
        <w:t>As The First Teaching has emphasized, a single well-chosen phrase can alter our perception of Reality</w:t>
      </w:r>
    </w:p>
    <w:p w14:paraId="4D5A4FC9" w14:textId="77777777" w:rsidR="007F15E7" w:rsidRPr="007F15E7" w:rsidRDefault="007F15E7" w:rsidP="00E616ED">
      <w:pPr>
        <w:pStyle w:val="ListParagraph"/>
        <w:numPr>
          <w:ilvl w:val="0"/>
          <w:numId w:val="109"/>
        </w:numPr>
        <w:autoSpaceDE w:val="0"/>
        <w:autoSpaceDN w:val="0"/>
        <w:adjustRightInd w:val="0"/>
        <w:rPr>
          <w:rFonts w:ascii="Times-Roman" w:eastAsiaTheme="minorHAnsi" w:hAnsi="Times-Roman" w:cs="Times-Roman"/>
          <w:color w:val="000000"/>
          <w14:ligatures w14:val="standardContextual"/>
        </w:rPr>
      </w:pPr>
      <w:r w:rsidRPr="007F15E7">
        <w:rPr>
          <w:rFonts w:ascii="Times-Bold" w:eastAsiaTheme="minorHAnsi" w:hAnsi="Times-Bold" w:cs="Times-Bold"/>
          <w:b/>
          <w:bCs/>
          <w14:ligatures w14:val="standardContextual"/>
        </w:rPr>
        <w:t xml:space="preserve">José Ortega y Gasset </w:t>
      </w:r>
      <w:r w:rsidRPr="007F15E7">
        <w:rPr>
          <w:rFonts w:ascii="Times-Roman" w:eastAsiaTheme="minorHAnsi" w:hAnsi="Times-Roman" w:cs="Times-Roman"/>
          <w14:ligatures w14:val="standardContextual"/>
        </w:rPr>
        <w:t xml:space="preserve">said: “The metaphor is probably the most fertile power possessed by Man.” </w:t>
      </w:r>
      <w:r w:rsidRPr="007F15E7">
        <w:rPr>
          <w:rFonts w:ascii="Times-Roman" w:eastAsiaTheme="minorHAnsi" w:hAnsi="Times-Roman" w:cs="Times-Roman"/>
          <w:color w:val="000000"/>
          <w14:ligatures w14:val="standardContextual"/>
        </w:rPr>
        <w:t>The language of Modern Science uses powerfully authoritative metaphors such “Natural Laws” or “Laws of Science” that seriously distort the nature of Science and Scientific knowledge when taken literally. The well-chosen phrase can completely alter our view of Reality, and the metaphors of “Natural Laws” and “Laws of Science”—which are taken from civil law—are among the formidable metaphors of all.</w:t>
      </w:r>
    </w:p>
    <w:p w14:paraId="2AADB6B1" w14:textId="454349B1" w:rsidR="00284793" w:rsidRPr="003D12EB" w:rsidRDefault="003D12EB" w:rsidP="00E616ED">
      <w:pPr>
        <w:pStyle w:val="ListParagraph"/>
        <w:numPr>
          <w:ilvl w:val="0"/>
          <w:numId w:val="109"/>
        </w:numPr>
        <w:rPr>
          <w:rFonts w:eastAsiaTheme="minorHAnsi"/>
        </w:rPr>
      </w:pPr>
      <w:r w:rsidRPr="003D12EB">
        <w:rPr>
          <w:rFonts w:eastAsiaTheme="minorHAnsi"/>
        </w:rPr>
        <w:t>The neologism “Judeo-Christian Civilization” is a carefully chosen word, and well-chosen words can rectify or alter our perception of reality. Ingenuously calculated paradigms--such as the “Reconquest” (la Reconquista) of Spain and Portugal--totally recast history, disguise fundamental truths, mask historical crimes, and make the indefensible appear glorious. We must be honest in how we speak about ourselves, our pasts, and our future expectations--but we must also be vigilant so that we diligently detect all “strategies of false justification and anticipated aggression.” Human language is one of the greatest of all divine gifts, and words are meant to be prisms of truth. But they can also be weaponized and used to distort the truth or serve as opiates and anesthetics. In studying the record of the past, we must move beyond the ordeals and mistakes of the past and seek to avoid their repetition, but we must not “erase” or “recast” the past unfaithfully. We must especially beware of turning victims into oppressors or oppressors into victims. We have the duty to “speak the truth with love,” and, in this, it must be our endeavor to make our objective understanding of the human story a therapeutic exercise, since traumas--real or imagined--must be honestly faced before they can be cured.</w:t>
      </w:r>
      <w:r>
        <w:rPr>
          <w:rFonts w:eastAsiaTheme="minorHAnsi"/>
        </w:rPr>
        <w:t xml:space="preserve"> </w:t>
      </w:r>
      <w:r>
        <w:rPr>
          <w:rFonts w:eastAsiaTheme="minorHAnsi"/>
          <w:b/>
          <w:bCs/>
        </w:rPr>
        <w:t>Volume 4</w:t>
      </w:r>
    </w:p>
    <w:p w14:paraId="28A74E9C" w14:textId="26CD4E59" w:rsidR="003D12EB" w:rsidRPr="00076843" w:rsidRDefault="003D12EB" w:rsidP="00E616ED">
      <w:pPr>
        <w:pStyle w:val="ListParagraph"/>
        <w:numPr>
          <w:ilvl w:val="0"/>
          <w:numId w:val="109"/>
        </w:numPr>
        <w:rPr>
          <w:rFonts w:eastAsiaTheme="minorHAnsi"/>
        </w:rPr>
      </w:pPr>
      <w:r w:rsidRPr="003D12EB">
        <w:rPr>
          <w:rFonts w:eastAsiaTheme="minorHAnsi"/>
        </w:rPr>
        <w:t>As we noted earlier, awesome power resides in the words we use. A truthful, well-chosen phrase may open our eyes to reality as it actually is, but intentionally misleading phrases strategically seek to do the opposite and block us effectively from perceiving reality as it actually is. As we noted earlier, Samuel Huntington engaged in such oversimplification and reductionism in 1993 when he re-coined the injurious term “clash of civilizations,” which he took from antagonistic Christian missionary propaganda of the 1920s. Huntington’s notion of an inherent and essentially inescapable “clash of civilizations” is not only historically false but--more ominously--it was meant to instill in his readers dangerous “strategies of anticipatory aggression.” Huntington’s notion of the “clash of civilizations” amounted to a radical distortion of our understanding of the past, present, and future, and it set the tone for much of the antagonistic sectarian and nationalistic global dissonance that has marked the subsequent decades.</w:t>
      </w:r>
      <w:r>
        <w:rPr>
          <w:rFonts w:eastAsiaTheme="minorHAnsi"/>
        </w:rPr>
        <w:t xml:space="preserve"> </w:t>
      </w:r>
      <w:r>
        <w:rPr>
          <w:rFonts w:eastAsiaTheme="minorHAnsi"/>
          <w:b/>
          <w:bCs/>
        </w:rPr>
        <w:t>Volume 4</w:t>
      </w:r>
    </w:p>
    <w:p w14:paraId="4C937E3F" w14:textId="6E3AF702" w:rsidR="00FD1A33" w:rsidRDefault="00FD1A33" w:rsidP="008F454D">
      <w:pPr>
        <w:rPr>
          <w:rFonts w:eastAsiaTheme="minorHAnsi"/>
        </w:rPr>
      </w:pPr>
      <w:r>
        <w:rPr>
          <w:rFonts w:eastAsiaTheme="minorHAnsi"/>
        </w:rPr>
        <w:t xml:space="preserve"> </w:t>
      </w:r>
    </w:p>
    <w:p w14:paraId="515F1E5D" w14:textId="77777777" w:rsidR="00FD1A33" w:rsidRPr="00916EC3" w:rsidRDefault="00FD1A33" w:rsidP="00E616ED">
      <w:pPr>
        <w:pStyle w:val="Heading4"/>
        <w:numPr>
          <w:ilvl w:val="0"/>
          <w:numId w:val="8"/>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916EC3">
        <w:rPr>
          <w:rFonts w:asciiTheme="majorBidi" w:eastAsiaTheme="minorHAnsi" w:hAnsiTheme="majorBidi"/>
          <w:b/>
          <w:bCs/>
          <w:color w:val="C00000"/>
          <w:sz w:val="28"/>
          <w:szCs w:val="28"/>
        </w:rPr>
        <w:t>University</w:t>
      </w:r>
    </w:p>
    <w:p w14:paraId="6BA74903" w14:textId="4B11C777" w:rsidR="00FD1A33" w:rsidRPr="00014A8F" w:rsidRDefault="0A910C68" w:rsidP="00014A8F">
      <w:pPr>
        <w:rPr>
          <w:rFonts w:eastAsiaTheme="minorHAnsi"/>
          <w:b/>
          <w:bCs/>
          <w:i/>
          <w:iCs/>
        </w:rPr>
      </w:pPr>
      <w:r w:rsidRPr="19736EA0">
        <w:rPr>
          <w:b/>
          <w:bCs/>
          <w:i/>
          <w:iCs/>
        </w:rPr>
        <w:t>University,</w:t>
      </w:r>
      <w:r w:rsidR="00FD1A33" w:rsidRPr="19736EA0">
        <w:rPr>
          <w:rStyle w:val="FootnoteReference"/>
          <w:rFonts w:asciiTheme="majorBidi" w:hAnsiTheme="majorBidi" w:cstheme="majorBidi"/>
          <w:b/>
          <w:bCs/>
          <w:i/>
          <w:iCs/>
        </w:rPr>
        <w:footnoteReference w:id="189"/>
      </w:r>
    </w:p>
    <w:p w14:paraId="547A7A8D" w14:textId="77777777" w:rsidR="00EC3237" w:rsidRDefault="00EC3237">
      <w:pPr>
        <w:spacing w:after="160" w:line="278" w:lineRule="auto"/>
        <w:rPr>
          <w:rFonts w:asciiTheme="majorBidi" w:eastAsiaTheme="minorHAnsi" w:hAnsiTheme="majorBidi" w:cstheme="majorBidi"/>
          <w:b/>
          <w:bCs/>
          <w:i/>
          <w:iCs/>
          <w:color w:val="0070C0"/>
          <w:sz w:val="36"/>
          <w:szCs w:val="36"/>
        </w:rPr>
      </w:pPr>
      <w:bookmarkStart w:id="253" w:name="_Toc188509470"/>
      <w:r>
        <w:br w:type="page"/>
      </w:r>
    </w:p>
    <w:p w14:paraId="0BA8E424" w14:textId="24BF2851" w:rsidR="00FD1A33" w:rsidRDefault="00FD1A33" w:rsidP="009C436F">
      <w:pPr>
        <w:pStyle w:val="Heading2"/>
      </w:pPr>
      <w:r w:rsidRPr="00807CE9">
        <w:t>Scientific, Scientistic, &amp; Other Ruling Paradigms in Modern Thought</w:t>
      </w:r>
      <w:bookmarkEnd w:id="253"/>
    </w:p>
    <w:p w14:paraId="5B52450C" w14:textId="77777777" w:rsidR="00876589" w:rsidRPr="00876589" w:rsidRDefault="00876589" w:rsidP="00876589"/>
    <w:p w14:paraId="45156685" w14:textId="77777777" w:rsidR="00FD1A33" w:rsidRDefault="00FD1A33" w:rsidP="00E616ED">
      <w:pPr>
        <w:pStyle w:val="Heading4"/>
        <w:numPr>
          <w:ilvl w:val="0"/>
          <w:numId w:val="9"/>
        </w:numPr>
        <w:rPr>
          <w:rFonts w:asciiTheme="majorBidi" w:eastAsiaTheme="minorHAnsi" w:hAnsiTheme="majorBidi"/>
          <w:b/>
          <w:bCs/>
          <w:color w:val="C00000"/>
          <w:sz w:val="28"/>
          <w:szCs w:val="28"/>
        </w:rPr>
      </w:pPr>
      <w:bookmarkStart w:id="254" w:name="_Toc188509474"/>
      <w:bookmarkStart w:id="255" w:name="_Toc188509471"/>
      <w:r w:rsidRPr="00F95BE4">
        <w:rPr>
          <w:rFonts w:asciiTheme="majorBidi" w:eastAsiaTheme="minorHAnsi" w:hAnsiTheme="majorBidi"/>
          <w:b/>
          <w:bCs/>
          <w:color w:val="C00000"/>
          <w:sz w:val="28"/>
          <w:szCs w:val="28"/>
        </w:rPr>
        <w:t>Anthropic Principle</w:t>
      </w:r>
      <w:bookmarkEnd w:id="254"/>
    </w:p>
    <w:p w14:paraId="1BF42522" w14:textId="77777777" w:rsidR="00570B07" w:rsidRPr="00570B07" w:rsidRDefault="003822FA" w:rsidP="00E616ED">
      <w:pPr>
        <w:pStyle w:val="ListParagraph"/>
        <w:numPr>
          <w:ilvl w:val="0"/>
          <w:numId w:val="110"/>
        </w:numPr>
        <w:rPr>
          <w:rFonts w:eastAsiaTheme="minorHAnsi"/>
        </w:rPr>
      </w:pPr>
      <w:r w:rsidRPr="003822FA">
        <w:rPr>
          <w:rFonts w:eastAsiaTheme="minorHAnsi"/>
        </w:rPr>
        <w:t xml:space="preserve">The act of creating—bringing things into existence—and giving them order, harmony, and design is necessarily a sign of God and His infinite knowledge and wisdom. The Qur’ān says: “Does He not have knowledge who created? He is the Subtle, the All-Aware” (Sovereignty, 67:14). The Sublime of Subtle Ways (al-Laṭīf) refers to God’s knowledge of the minutest details. The All-Aware (al-Khabīr) refers to God’s all-inclusive foreknowledge of things, even before they are brought into existence. We live in a world that is “mindful of us.” </w:t>
      </w:r>
      <w:r w:rsidRPr="00173A47">
        <w:rPr>
          <w:rFonts w:eastAsiaTheme="minorHAnsi"/>
          <w:u w:val="single"/>
        </w:rPr>
        <w:t>The cosmos is finely tuned to support our life on earth, which is called the anthropic principle</w:t>
      </w:r>
      <w:r w:rsidRPr="003822FA">
        <w:rPr>
          <w:rFonts w:eastAsiaTheme="minorHAnsi"/>
        </w:rPr>
        <w:t>. Our earth is perfectly adapted for living organic creatures including human beings. It is hospitable; its atmosphere protects us. Temperatures normally fluctuate within ranges that uphold life on earth. Our location in the cosmos is uniquely privileged to the extent that it is utterly compatible with our existence. If we were to pick any other location in the universe, it would almost certainly prove lethal. The atomic and molecular structures upon which organic life depend require a delicate balance of opposing forces with almost zero tolerance of imbalance. The charges of electrons and protons are roughly equal and opposite. If this highly precise ratio were slightly changed more than one part to one hundred billion, such a minimal imbalance would be enough to blow our world to bits in a fraction of a second.</w:t>
      </w:r>
      <w:r>
        <w:rPr>
          <w:rFonts w:eastAsiaTheme="minorHAnsi"/>
        </w:rPr>
        <w:t xml:space="preserve"> </w:t>
      </w:r>
      <w:r>
        <w:rPr>
          <w:rFonts w:eastAsiaTheme="minorHAnsi"/>
          <w:b/>
          <w:bCs/>
        </w:rPr>
        <w:t xml:space="preserve">VOLUME 9 </w:t>
      </w:r>
    </w:p>
    <w:p w14:paraId="5343D5AB" w14:textId="487176B5" w:rsidR="003822FA" w:rsidRPr="00570B07" w:rsidRDefault="00570B07" w:rsidP="00E616ED">
      <w:pPr>
        <w:pStyle w:val="ListParagraph"/>
        <w:numPr>
          <w:ilvl w:val="0"/>
          <w:numId w:val="110"/>
        </w:numPr>
        <w:rPr>
          <w:rFonts w:eastAsiaTheme="minorHAnsi"/>
        </w:rPr>
      </w:pPr>
      <w:r w:rsidRPr="00570B07">
        <w:rPr>
          <w:rFonts w:ascii="Times-Roman" w:eastAsiaTheme="minorHAnsi" w:hAnsi="Times-Roman" w:cs="Times-Roman"/>
          <w:color w:val="000000"/>
          <w14:ligatures w14:val="standardContextual"/>
        </w:rPr>
        <w:t>Beauty is never useless or futile. Contemporary materialistic civilization invented--and has sometimes insisted upon--the stark separation of utility from beauty. In the</w:t>
      </w:r>
      <w:r>
        <w:rPr>
          <w:rFonts w:ascii="Times-Roman" w:eastAsiaTheme="minorHAnsi" w:hAnsi="Times-Roman" w:cs="Times-Roman"/>
          <w:color w:val="000000"/>
          <w14:ligatures w14:val="standardContextual"/>
        </w:rPr>
        <w:t xml:space="preserve"> </w:t>
      </w:r>
      <w:r w:rsidRPr="00570B07">
        <w:rPr>
          <w:rFonts w:ascii="Times-Roman" w:eastAsiaTheme="minorHAnsi" w:hAnsi="Times-Roman" w:cs="Times-Roman"/>
          <w:color w:val="000000"/>
          <w14:ligatures w14:val="standardContextual"/>
        </w:rPr>
        <w:t xml:space="preserve">industrial world, art became an exception to the rule—something one hangs on the wall. But, ontologically, </w:t>
      </w:r>
      <w:r w:rsidRPr="00570B07">
        <w:rPr>
          <w:rFonts w:ascii="Times-Roman" w:eastAsiaTheme="minorHAnsi" w:hAnsi="Times-Roman" w:cs="Times-Roman"/>
          <w14:ligatures w14:val="standardContextual"/>
        </w:rPr>
        <w:t xml:space="preserve">beauty and utility can never be separated. Thus, Qur’ānic references to the beauty of creation often combine indications of its practical usefulness. The Qur’ān teaches that even the most distant phenomena--such as the sun, moon, and stars--have been made “subservient” to us. This “subservience” does not mean that such objects obey our wills but, rather, that God has designed them to serve our needs, to be “mindful of us,” and embody the anthropic principle </w:t>
      </w:r>
      <w:r w:rsidRPr="00570B07">
        <w:rPr>
          <w:rFonts w:ascii="Times-Roman" w:eastAsiaTheme="minorHAnsi" w:hAnsi="Times-Roman" w:cs="Times-Roman"/>
          <w:b/>
          <w:bCs/>
          <w14:ligatures w14:val="standardContextual"/>
        </w:rPr>
        <w:t xml:space="preserve">Volume 9 </w:t>
      </w:r>
    </w:p>
    <w:p w14:paraId="23E9DA91" w14:textId="4401129C" w:rsidR="00B67F17" w:rsidRPr="006422C5" w:rsidRDefault="0025343E" w:rsidP="00E616ED">
      <w:pPr>
        <w:pStyle w:val="ListParagraph"/>
        <w:numPr>
          <w:ilvl w:val="0"/>
          <w:numId w:val="110"/>
        </w:numPr>
        <w:rPr>
          <w:rFonts w:eastAsiaTheme="minorHAnsi"/>
        </w:rPr>
      </w:pPr>
      <w:r>
        <w:rPr>
          <w:rFonts w:eastAsiaTheme="minorHAnsi"/>
          <w:sz w:val="14"/>
          <w:szCs w:val="14"/>
          <w:vertAlign w:val="superscript"/>
          <w14:ligatures w14:val="standardContextual"/>
        </w:rPr>
        <w:t xml:space="preserve">1 </w:t>
      </w:r>
      <w:r>
        <w:rPr>
          <w:rFonts w:eastAsiaTheme="minorHAnsi"/>
          <w:sz w:val="20"/>
          <w:szCs w:val="20"/>
          <w14:ligatures w14:val="standardContextual"/>
        </w:rPr>
        <w:t xml:space="preserve">The </w:t>
      </w:r>
      <w:r>
        <w:rPr>
          <w:rFonts w:eastAsiaTheme="minorHAnsi"/>
          <w:b/>
          <w:bCs/>
          <w:sz w:val="20"/>
          <w:szCs w:val="20"/>
          <w14:ligatures w14:val="standardContextual"/>
        </w:rPr>
        <w:t>anthropic principle</w:t>
      </w:r>
      <w:r>
        <w:rPr>
          <w:rFonts w:eastAsiaTheme="minorHAnsi"/>
          <w:sz w:val="20"/>
          <w:szCs w:val="20"/>
          <w14:ligatures w14:val="standardContextual"/>
        </w:rPr>
        <w:t xml:space="preserve"> declares that man is the center of all creation. The principle is perennial and is expressed by Prince Hamlet in Shakespeare’s </w:t>
      </w:r>
      <w:r>
        <w:rPr>
          <w:rFonts w:eastAsiaTheme="minorHAnsi"/>
          <w:i/>
          <w:iCs/>
          <w:sz w:val="20"/>
          <w:szCs w:val="20"/>
          <w14:ligatures w14:val="standardContextual"/>
        </w:rPr>
        <w:t>Hamlet</w:t>
      </w:r>
      <w:r>
        <w:rPr>
          <w:rFonts w:eastAsiaTheme="minorHAnsi"/>
          <w:sz w:val="20"/>
          <w:szCs w:val="20"/>
          <w14:ligatures w14:val="standardContextual"/>
        </w:rPr>
        <w:t xml:space="preserve">, when he says: </w:t>
      </w:r>
      <w:r>
        <w:rPr>
          <w:rFonts w:eastAsiaTheme="minorHAnsi"/>
          <w:color w:val="18191A"/>
          <w:sz w:val="20"/>
          <w:szCs w:val="20"/>
          <w14:ligatures w14:val="standardContextual"/>
        </w:rPr>
        <w:t>“What a piece of work is man, How noble in reason, how infinite in faculty, In form and moving how express and admirable, In action how like an Angel, In apprehension how like a god, The beauty of the world, The paragon of animals.”</w:t>
      </w:r>
      <w:r>
        <w:rPr>
          <w:rFonts w:eastAsiaTheme="minorHAnsi"/>
          <w:sz w:val="20"/>
          <w:szCs w:val="20"/>
          <w14:ligatures w14:val="standardContextual"/>
        </w:rPr>
        <w:t xml:space="preserve"> The anthropic principle is one of the </w:t>
      </w:r>
      <w:r>
        <w:rPr>
          <w:rFonts w:eastAsiaTheme="minorHAnsi"/>
          <w:color w:val="000000"/>
          <w:sz w:val="20"/>
          <w:szCs w:val="20"/>
          <w14:ligatures w14:val="standardContextual"/>
        </w:rPr>
        <w:t>defining characteristics of the traditional worldview in Islam and many other world traditions. It holds that the human being is the microcosm (</w:t>
      </w:r>
      <w:r>
        <w:rPr>
          <w:rFonts w:eastAsiaTheme="minorHAnsi"/>
          <w:i/>
          <w:iCs/>
          <w:color w:val="000000"/>
          <w:sz w:val="20"/>
          <w:szCs w:val="20"/>
          <w14:ligatures w14:val="standardContextual"/>
        </w:rPr>
        <w:t>al-‘</w:t>
      </w:r>
      <w:r>
        <w:rPr>
          <w:rFonts w:eastAsiaTheme="minorHAnsi"/>
          <w:i/>
          <w:iCs/>
          <w:sz w:val="20"/>
          <w:szCs w:val="20"/>
          <w14:ligatures w14:val="standardContextual"/>
        </w:rPr>
        <w:t>ā</w:t>
      </w:r>
      <w:r>
        <w:rPr>
          <w:rFonts w:eastAsiaTheme="minorHAnsi"/>
          <w:i/>
          <w:iCs/>
          <w:color w:val="000000"/>
          <w:sz w:val="20"/>
          <w:szCs w:val="20"/>
          <w14:ligatures w14:val="standardContextual"/>
        </w:rPr>
        <w:t>lam al-</w:t>
      </w:r>
      <w:r>
        <w:rPr>
          <w:rFonts w:eastAsiaTheme="minorHAnsi"/>
          <w:i/>
          <w:iCs/>
          <w:sz w:val="20"/>
          <w:szCs w:val="20"/>
          <w14:ligatures w14:val="standardContextual"/>
        </w:rPr>
        <w:t>ṣ</w:t>
      </w:r>
      <w:r>
        <w:rPr>
          <w:rFonts w:eastAsiaTheme="minorHAnsi"/>
          <w:i/>
          <w:iCs/>
          <w:color w:val="000000"/>
          <w:sz w:val="20"/>
          <w:szCs w:val="20"/>
          <w14:ligatures w14:val="standardContextual"/>
        </w:rPr>
        <w:t>agh</w:t>
      </w:r>
      <w:r>
        <w:rPr>
          <w:rFonts w:eastAsiaTheme="minorHAnsi"/>
          <w:i/>
          <w:iCs/>
          <w:sz w:val="20"/>
          <w:szCs w:val="20"/>
          <w14:ligatures w14:val="standardContextual"/>
        </w:rPr>
        <w:t>īr</w:t>
      </w:r>
      <w:r>
        <w:rPr>
          <w:rFonts w:eastAsiaTheme="minorHAnsi"/>
          <w:color w:val="000000"/>
          <w:sz w:val="20"/>
          <w:szCs w:val="20"/>
          <w14:ligatures w14:val="standardContextual"/>
        </w:rPr>
        <w:t>) and the universe that surrounds us is the macrocosm (</w:t>
      </w:r>
      <w:r>
        <w:rPr>
          <w:rFonts w:eastAsiaTheme="minorHAnsi"/>
          <w:i/>
          <w:iCs/>
          <w:color w:val="000000"/>
          <w:sz w:val="20"/>
          <w:szCs w:val="20"/>
          <w14:ligatures w14:val="standardContextual"/>
        </w:rPr>
        <w:t>al-‘</w:t>
      </w:r>
      <w:r>
        <w:rPr>
          <w:rFonts w:eastAsiaTheme="minorHAnsi"/>
          <w:i/>
          <w:iCs/>
          <w:sz w:val="20"/>
          <w:szCs w:val="20"/>
          <w14:ligatures w14:val="standardContextual"/>
        </w:rPr>
        <w:t>ā</w:t>
      </w:r>
      <w:r>
        <w:rPr>
          <w:rFonts w:eastAsiaTheme="minorHAnsi"/>
          <w:i/>
          <w:iCs/>
          <w:color w:val="000000"/>
          <w:sz w:val="20"/>
          <w:szCs w:val="20"/>
          <w14:ligatures w14:val="standardContextual"/>
        </w:rPr>
        <w:t>lam al-kabir</w:t>
      </w:r>
      <w:r>
        <w:rPr>
          <w:rFonts w:eastAsiaTheme="minorHAnsi"/>
          <w:color w:val="000000"/>
          <w:sz w:val="20"/>
          <w:szCs w:val="20"/>
          <w14:ligatures w14:val="standardContextual"/>
        </w:rPr>
        <w:t>). The anthropic principle is fact; it is not poetic or imaginary, although poetry, song, art, and architecture are its best means of expression. The human being--every human being, every man and woman--shares the same master plan as the cosmos. We all are created according to the same blueprint. Moreover--in contrast and as a remedy to Cartesian dualism--the anthropic principle affirms a thorough-going bond of kinship between the human being and the world in which we live. Therefore, we can truly know reality and serve God’s creation as beneficial Stewards (</w:t>
      </w:r>
      <w:r>
        <w:rPr>
          <w:rFonts w:eastAsiaTheme="minorHAnsi"/>
          <w:i/>
          <w:iCs/>
          <w:color w:val="000000"/>
          <w:sz w:val="20"/>
          <w:szCs w:val="20"/>
          <w14:ligatures w14:val="standardContextual"/>
        </w:rPr>
        <w:t>Khulaf</w:t>
      </w:r>
      <w:r>
        <w:rPr>
          <w:rFonts w:eastAsiaTheme="minorHAnsi"/>
          <w:i/>
          <w:iCs/>
          <w:sz w:val="20"/>
          <w:szCs w:val="20"/>
          <w14:ligatures w14:val="standardContextual"/>
        </w:rPr>
        <w:t>ā</w:t>
      </w:r>
      <w:r>
        <w:rPr>
          <w:rFonts w:eastAsiaTheme="minorHAnsi"/>
          <w:i/>
          <w:iCs/>
          <w:color w:val="000000"/>
          <w:sz w:val="20"/>
          <w:szCs w:val="20"/>
          <w14:ligatures w14:val="standardContextual"/>
        </w:rPr>
        <w:t>’</w:t>
      </w:r>
      <w:r>
        <w:rPr>
          <w:rFonts w:eastAsiaTheme="minorHAnsi"/>
          <w:color w:val="000000"/>
          <w:sz w:val="20"/>
          <w:szCs w:val="20"/>
          <w14:ligatures w14:val="standardContextual"/>
        </w:rPr>
        <w:t>) and trustworthy Guardians (</w:t>
      </w:r>
      <w:r>
        <w:rPr>
          <w:rFonts w:eastAsiaTheme="minorHAnsi"/>
          <w:i/>
          <w:iCs/>
          <w:color w:val="000000"/>
          <w:sz w:val="20"/>
          <w:szCs w:val="20"/>
          <w14:ligatures w14:val="standardContextual"/>
        </w:rPr>
        <w:t>Uman</w:t>
      </w:r>
      <w:r>
        <w:rPr>
          <w:rFonts w:eastAsiaTheme="minorHAnsi"/>
          <w:i/>
          <w:iCs/>
          <w:sz w:val="20"/>
          <w:szCs w:val="20"/>
          <w14:ligatures w14:val="standardContextual"/>
        </w:rPr>
        <w:t>ā</w:t>
      </w:r>
      <w:r>
        <w:rPr>
          <w:rFonts w:eastAsiaTheme="minorHAnsi"/>
          <w:i/>
          <w:iCs/>
          <w:color w:val="000000"/>
          <w:sz w:val="20"/>
          <w:szCs w:val="20"/>
          <w14:ligatures w14:val="standardContextual"/>
        </w:rPr>
        <w:t xml:space="preserve">’ </w:t>
      </w:r>
      <w:r>
        <w:rPr>
          <w:rFonts w:eastAsiaTheme="minorHAnsi"/>
          <w:color w:val="000000"/>
          <w:sz w:val="20"/>
          <w:szCs w:val="20"/>
          <w14:ligatures w14:val="standardContextual"/>
        </w:rPr>
        <w:t xml:space="preserve">and </w:t>
      </w:r>
      <w:r>
        <w:rPr>
          <w:rFonts w:eastAsiaTheme="minorHAnsi"/>
          <w:i/>
          <w:iCs/>
          <w:color w:val="000000"/>
          <w:sz w:val="20"/>
          <w:szCs w:val="20"/>
          <w14:ligatures w14:val="standardContextual"/>
        </w:rPr>
        <w:t>Wukal</w:t>
      </w:r>
      <w:r>
        <w:rPr>
          <w:rFonts w:eastAsiaTheme="minorHAnsi"/>
          <w:i/>
          <w:iCs/>
          <w:sz w:val="20"/>
          <w:szCs w:val="20"/>
          <w14:ligatures w14:val="standardContextual"/>
        </w:rPr>
        <w:t>ā</w:t>
      </w:r>
      <w:r>
        <w:rPr>
          <w:rFonts w:eastAsiaTheme="minorHAnsi"/>
          <w:i/>
          <w:iCs/>
          <w:color w:val="000000"/>
          <w:sz w:val="20"/>
          <w:szCs w:val="20"/>
          <w14:ligatures w14:val="standardContextual"/>
        </w:rPr>
        <w:t>’</w:t>
      </w:r>
      <w:r>
        <w:rPr>
          <w:rFonts w:eastAsiaTheme="minorHAnsi"/>
          <w:color w:val="000000"/>
          <w:sz w:val="20"/>
          <w:szCs w:val="20"/>
          <w14:ligatures w14:val="standardContextual"/>
        </w:rPr>
        <w:t>). We--and every individual man or woman among us in their own right--are not strangers in a hostile or indifferent universe: Rather, we are the very heart of the cosmos itself and its center--whether we live in a geocentric or heliocentric solar system. In modern scientism, by contrast, there is no kinship relation between us and the world, which--naturally--appears indifferent and ultimately hostile. It hopelessly conceives of man as an unlikely anomaly, a precarious molecular formation formed by random chance out of an impossible congruity of astronomical improbability.</w:t>
      </w:r>
    </w:p>
    <w:p w14:paraId="7FAC1DE0" w14:textId="50D91123" w:rsidR="006422C5" w:rsidRPr="006422C5" w:rsidRDefault="006422C5" w:rsidP="00E616ED">
      <w:pPr>
        <w:pStyle w:val="ListParagraph"/>
        <w:numPr>
          <w:ilvl w:val="0"/>
          <w:numId w:val="110"/>
        </w:numPr>
        <w:rPr>
          <w:rFonts w:eastAsiaTheme="minorHAnsi"/>
        </w:rPr>
      </w:pPr>
      <w:r w:rsidRPr="006422C5">
        <w:rPr>
          <w:rFonts w:eastAsiaTheme="minorHAnsi"/>
        </w:rPr>
        <w:t>Metaphysically, the Human senses should never be disparaged as the sound empirical portals that they are, since they bear a kinship relation with the outside world by virtue of the anthropic principle, which holds that the human being is the Microcosm (al-‘Ālam al-Ṣaghīr) and the universe that surrounds us is the Macrocosm (al-‘Ālam al-Kabīr). Our Scientific instruments—however exact they may be—cannot share this same Microcosmic relationship with objective reality. Again, in the Human Microcosm, it is the five outward sensory faculties—our miraculous powers of hearing, sight, touch, tasted, and smell—that are our portals to the Macrocosmic world outside of us. That Macrocosm and we as its Microcosm constitute God’s Lesser Kingdom, al-Mulk,  which again includes ourselves, the physical heavens, the earth, and all that the outward senses are capable of perceiving. Our five inner senses—which will be discussed after the outward senses—are internal counterparts of the five outward senses and serve to construct, interpret, and give meaning to the sensations we receive from the outward world (al-Mulk). The Intellect then works with those constructs in order to understand them more fully. The Outer World—al-Mulk—is a source of truth and constitutes one of the great Books of God, since it mirrors the Malakūt —God’s Greater Kingdom in the world of the Unseen, the greater realm of the Angelic hosts, Spiritual realities, and the Immutable Entities (al-A‘yān al-Thābita) or “Archetypes.” For its part, the Malakūt is a second and more perfect Book of God. Inwardly, by virtue of the perfection of the Promordial Human Self (al-Fiṭra), the tapestry of each Human Soul constitutes a third Book of God, which mirrors perfectly the realities of the Mulk and the Malakūt. Each of these three dimensions of reality—the human Soul, the physical outward world, and the world of the Unseen—mirror the Mother of the Books (Umm al-Kitāb) or the Preserved Tablet of Light (al-Lawḥ al-Maḥfūẓ), which will be discussed below in Volume Five. And all of these various Divine Books are perfectly synthesized in the eternal uncreated speech of the Qur’ān and all other other Revealed Books—such as the Torah, Psalms of David, and the Gospel of Jesus Christ—in their original and authentic forms. Thus, the five outward senses open for our Souls a special type of Revelation from the outside world, which we are created to receive and understand accurately, and which forms the basis of our understanding, practical wisdom, and empirical science—which is a source of truth when based on sound natural Philosophy and correct method.</w:t>
      </w:r>
      <w:r>
        <w:rPr>
          <w:rFonts w:eastAsiaTheme="minorHAnsi"/>
        </w:rPr>
        <w:t xml:space="preserve"> </w:t>
      </w:r>
      <w:r>
        <w:rPr>
          <w:rFonts w:eastAsiaTheme="minorHAnsi"/>
          <w:b/>
          <w:bCs/>
        </w:rPr>
        <w:t>Volume 6</w:t>
      </w:r>
    </w:p>
    <w:p w14:paraId="4BA3A736" w14:textId="6FBE8769" w:rsidR="00186F10" w:rsidRPr="00186F10" w:rsidRDefault="006422C5" w:rsidP="00E616ED">
      <w:pPr>
        <w:pStyle w:val="ListParagraph"/>
        <w:numPr>
          <w:ilvl w:val="0"/>
          <w:numId w:val="110"/>
        </w:numPr>
        <w:rPr>
          <w:rFonts w:eastAsiaTheme="minorHAnsi"/>
        </w:rPr>
      </w:pPr>
      <w:r w:rsidRPr="006422C5">
        <w:rPr>
          <w:rFonts w:eastAsiaTheme="minorHAnsi"/>
        </w:rPr>
        <w:t>Higher truths cannot contradict lower forms of truth. All sound methods of thought and all fields of learning must then be rooted in the same soil and produce compatible fruits. Each science and field of knowledge operates at its own level with its inherent degree of unique compatibility and harmonious correspondence. This correspondence, in turn, reflects the primordial Anthropic Principle, which unites the internal realm of the Human Being with the outer realm of the Cosmos, since everything that is brought into Existence, by virtue of the agency of its Existence, is tied and connected to everything else that shares this same Existence. Thus, each of the parts of creation with their inherent hierarchies and coordinate organization are analogous to each of the other parts, and a symetrical order subsists and points constantly upward through all the levels of being to the One, the Good, the Merciful All-Creator. This order establishes all the outward and inward hierarchies of the created world, including—most importantly—those that govern Epistemology, the sciences, and all branches of human knowledge and creativity, including the arts and crafts. For beauty is the splendor of truth, and truth, virtue, justice, symbolism, and beauty all participate in the same cosmic routing.</w:t>
      </w:r>
      <w:r>
        <w:rPr>
          <w:rFonts w:eastAsiaTheme="minorHAnsi"/>
        </w:rPr>
        <w:t xml:space="preserve"> </w:t>
      </w:r>
      <w:r>
        <w:rPr>
          <w:rFonts w:eastAsiaTheme="minorHAnsi"/>
          <w:b/>
          <w:bCs/>
        </w:rPr>
        <w:t>Volume 6</w:t>
      </w:r>
    </w:p>
    <w:p w14:paraId="2D778073" w14:textId="77777777" w:rsidR="00792880" w:rsidRPr="00792880" w:rsidRDefault="00792880" w:rsidP="00792880">
      <w:pPr>
        <w:rPr>
          <w:rFonts w:eastAsiaTheme="minorHAnsi"/>
        </w:rPr>
      </w:pPr>
    </w:p>
    <w:p w14:paraId="563CE3F2" w14:textId="00DDAE69" w:rsidR="00186F10" w:rsidRPr="00A757CC" w:rsidRDefault="00FD1A33" w:rsidP="00E616ED">
      <w:pPr>
        <w:pStyle w:val="Heading4"/>
        <w:numPr>
          <w:ilvl w:val="0"/>
          <w:numId w:val="9"/>
        </w:numPr>
        <w:rPr>
          <w:rFonts w:asciiTheme="majorBidi" w:eastAsiaTheme="minorHAnsi" w:hAnsiTheme="majorBidi"/>
          <w:b/>
          <w:bCs/>
          <w:color w:val="C00000"/>
          <w:sz w:val="28"/>
          <w:szCs w:val="28"/>
        </w:rPr>
      </w:pPr>
      <w:r w:rsidRPr="00F95BE4">
        <w:rPr>
          <w:rFonts w:asciiTheme="majorBidi" w:eastAsiaTheme="minorHAnsi" w:hAnsiTheme="majorBidi"/>
          <w:b/>
          <w:bCs/>
          <w:color w:val="C00000"/>
          <w:sz w:val="28"/>
          <w:szCs w:val="28"/>
        </w:rPr>
        <w:t>Cartesian Dualism</w:t>
      </w:r>
      <w:bookmarkEnd w:id="255"/>
    </w:p>
    <w:p w14:paraId="66F2A307" w14:textId="4C10628B" w:rsidR="00186F10" w:rsidRPr="00186F10" w:rsidRDefault="00186F10" w:rsidP="00E616ED">
      <w:pPr>
        <w:pStyle w:val="ListParagraph"/>
        <w:numPr>
          <w:ilvl w:val="0"/>
          <w:numId w:val="111"/>
        </w:numPr>
        <w:rPr>
          <w:rFonts w:eastAsiaTheme="minorHAnsi"/>
        </w:rPr>
      </w:pPr>
      <w:r>
        <w:rPr>
          <w:rFonts w:eastAsiaTheme="minorHAnsi"/>
        </w:rPr>
        <w:t>I</w:t>
      </w:r>
      <w:r w:rsidRPr="00186F10">
        <w:rPr>
          <w:rFonts w:eastAsiaTheme="minorHAnsi"/>
        </w:rPr>
        <w:t>n all this, it must be remembered that we live in a corporeal world-not a material world as imagined by Descartes. A corporeal world is composed of configured Essences and informed matter, such that intelligible form imbues each part of the world, even if it simple as in the case of minerals. And matter contributes nothing positive of itself, so if we were to look at the world and see nothing but the intelligible, this would be true. The intelligible permeates matter. Matter only contributes the possibility or potentiality for form to have this contingent existence which is a form of becoming.</w:t>
      </w:r>
    </w:p>
    <w:p w14:paraId="05652601" w14:textId="77777777" w:rsidR="00186F10" w:rsidRPr="00186F10" w:rsidRDefault="00186F10" w:rsidP="00186F10">
      <w:pPr>
        <w:ind w:left="360"/>
        <w:rPr>
          <w:rFonts w:eastAsiaTheme="minorHAnsi"/>
        </w:rPr>
      </w:pPr>
    </w:p>
    <w:p w14:paraId="146F9B67" w14:textId="77777777" w:rsidR="00186F10" w:rsidRDefault="00186F10" w:rsidP="00E616ED">
      <w:pPr>
        <w:pStyle w:val="ListParagraph"/>
        <w:numPr>
          <w:ilvl w:val="0"/>
          <w:numId w:val="111"/>
        </w:numPr>
        <w:rPr>
          <w:rFonts w:eastAsiaTheme="minorHAnsi"/>
        </w:rPr>
      </w:pPr>
      <w:r w:rsidRPr="00186F10">
        <w:rPr>
          <w:rFonts w:eastAsiaTheme="minorHAnsi"/>
        </w:rPr>
        <w:t>Paradigms and cognitive frames color our experiences and perceptions of reality even at the level of "objective" scientific research and observation. We cannot speak meaningfully of experience, empirical observation, or science without carefully addressing our paradigms and the associated cognitive frames. Because they are so critically important and function at the deepest psychological and perceptual levels, we need to be as fully conscious as possible of the paradigms in this sphere. They should always be brought to the forefront and never be overlooked or taken for granted. As an example, Cartesian dualism has constituted one of the banes of Western thought for almost four hundred years.</w:t>
      </w:r>
    </w:p>
    <w:p w14:paraId="6000D6EE" w14:textId="77777777" w:rsidR="00186F10" w:rsidRPr="00186F10" w:rsidRDefault="00186F10" w:rsidP="00186F10">
      <w:pPr>
        <w:rPr>
          <w:rFonts w:eastAsiaTheme="minorHAnsi"/>
        </w:rPr>
      </w:pPr>
    </w:p>
    <w:p w14:paraId="18A98A40" w14:textId="358C1CBA" w:rsidR="00186F10" w:rsidRPr="00186F10" w:rsidRDefault="00186F10" w:rsidP="00E616ED">
      <w:pPr>
        <w:pStyle w:val="ListParagraph"/>
        <w:numPr>
          <w:ilvl w:val="0"/>
          <w:numId w:val="111"/>
        </w:numPr>
        <w:rPr>
          <w:rFonts w:eastAsiaTheme="minorHAnsi"/>
        </w:rPr>
      </w:pPr>
      <w:r w:rsidRPr="00186F10">
        <w:rPr>
          <w:rFonts w:eastAsiaTheme="minorHAnsi"/>
        </w:rPr>
        <w:t>The adjective "Cartesian" refers to the French philosopher Ren</w:t>
      </w:r>
      <w:r>
        <w:rPr>
          <w:rFonts w:eastAsiaTheme="minorHAnsi"/>
        </w:rPr>
        <w:t>e</w:t>
      </w:r>
      <w:r w:rsidRPr="00186F10">
        <w:rPr>
          <w:rFonts w:eastAsiaTheme="minorHAnsi"/>
        </w:rPr>
        <w:t xml:space="preserve"> Descartes. Cartesian dualism derives from Descartes' reductionist division of reality into two distinctive and diametrically opposed elements: physical things and the human mind that perceives them. He defined "thing" as a quantitative "extension in space" (res extensa) and the human mind as "a cognitive thing" (res cognitans). This paradigm created a radical dichotomy between the worlds of perceptive subjects and the perceived objects in the world outside them. Objective and subjective reality became two distinct worlds with nothing in common. This, in turn, led to the paradox that the human subject cannot actually know what exists in objective reality. In the Cartesian view, everything we perceive is merely a mental construct. What we are actually perceiving in the external world is a doubtful question of various possibilities and probabilities. In light of the paradox of Cartesian dualism--which underlies all modern sciences--it has been said that modern physics "does not believe in red apples." The bifurcation of reality inherent in Cartesian dualism creates a "suicidal" empirical rationalism that reduces knowledge only to what the senses can perceive and then insists that the things we perceive are only what "they appear to be" in our cognition, not what they actually are in themselves. In this cognitive prison, we become blinded to the fact that the essences and inherent natures of things pierce through their outward appearances continually to tell us what they are and what they mean in the grand scheme of phenomena. If we cannot know the thing-in-itself, then perception and cognition have no meaning and simply do not exist.  </w:t>
      </w:r>
    </w:p>
    <w:p w14:paraId="3B2965D5" w14:textId="77777777" w:rsidR="00186F10" w:rsidRPr="00186F10" w:rsidRDefault="00186F10" w:rsidP="00186F10">
      <w:pPr>
        <w:ind w:left="360"/>
        <w:rPr>
          <w:rFonts w:eastAsiaTheme="minorHAnsi"/>
        </w:rPr>
      </w:pPr>
    </w:p>
    <w:p w14:paraId="3E347924" w14:textId="77777777" w:rsidR="00186F10" w:rsidRPr="00186F10" w:rsidRDefault="00186F10" w:rsidP="00E616ED">
      <w:pPr>
        <w:pStyle w:val="ListParagraph"/>
        <w:numPr>
          <w:ilvl w:val="0"/>
          <w:numId w:val="111"/>
        </w:numPr>
        <w:rPr>
          <w:rFonts w:eastAsiaTheme="minorHAnsi"/>
        </w:rPr>
      </w:pPr>
      <w:r w:rsidRPr="00186F10">
        <w:rPr>
          <w:rFonts w:eastAsiaTheme="minorHAnsi"/>
        </w:rPr>
        <w:t>Replacing Place with Space</w:t>
      </w:r>
    </w:p>
    <w:p w14:paraId="00CED895" w14:textId="7B50436A" w:rsidR="00186F10" w:rsidRPr="00186F10" w:rsidRDefault="00173A47" w:rsidP="00E616ED">
      <w:pPr>
        <w:pStyle w:val="ListParagraph"/>
        <w:numPr>
          <w:ilvl w:val="0"/>
          <w:numId w:val="111"/>
        </w:numPr>
        <w:rPr>
          <w:rFonts w:eastAsiaTheme="minorHAnsi"/>
        </w:rPr>
      </w:pPr>
      <w:r>
        <w:rPr>
          <w:rFonts w:eastAsiaTheme="minorHAnsi"/>
        </w:rPr>
        <w:t>S</w:t>
      </w:r>
      <w:r w:rsidR="00186F10" w:rsidRPr="00186F10">
        <w:rPr>
          <w:rFonts w:eastAsiaTheme="minorHAnsi"/>
        </w:rPr>
        <w:t>pace and Cartesian Empty Space</w:t>
      </w:r>
    </w:p>
    <w:p w14:paraId="4754FE38" w14:textId="77777777" w:rsidR="00186F10" w:rsidRPr="00186F10" w:rsidRDefault="00186F10" w:rsidP="00E616ED">
      <w:pPr>
        <w:pStyle w:val="ListParagraph"/>
        <w:numPr>
          <w:ilvl w:val="0"/>
          <w:numId w:val="111"/>
        </w:numPr>
        <w:rPr>
          <w:rFonts w:eastAsiaTheme="minorHAnsi"/>
        </w:rPr>
      </w:pPr>
      <w:r w:rsidRPr="00186F10">
        <w:rPr>
          <w:rFonts w:eastAsiaTheme="minorHAnsi"/>
        </w:rPr>
        <w:t xml:space="preserve">For Descartes, there are two very different realities in the world: 1. Extended material substances and 2. Thinking spiritual substances. Both are mysteriously united in the human being. </w:t>
      </w:r>
    </w:p>
    <w:p w14:paraId="22A976E3" w14:textId="77777777" w:rsidR="00186F10" w:rsidRPr="00186F10" w:rsidRDefault="00186F10" w:rsidP="00186F10">
      <w:pPr>
        <w:rPr>
          <w:rFonts w:eastAsiaTheme="minorHAnsi"/>
        </w:rPr>
      </w:pPr>
    </w:p>
    <w:p w14:paraId="5A4297BD" w14:textId="77777777" w:rsidR="00186F10" w:rsidRPr="00186F10" w:rsidRDefault="00186F10" w:rsidP="00E616ED">
      <w:pPr>
        <w:pStyle w:val="ListParagraph"/>
        <w:numPr>
          <w:ilvl w:val="0"/>
          <w:numId w:val="111"/>
        </w:numPr>
        <w:rPr>
          <w:rFonts w:eastAsiaTheme="minorHAnsi"/>
        </w:rPr>
      </w:pPr>
      <w:r w:rsidRPr="00186F10">
        <w:rPr>
          <w:rFonts w:eastAsiaTheme="minorHAnsi"/>
        </w:rPr>
        <w:t>In all this, it must be remembered that we live in a corporeal world-not a material world as imagined by Descartes. A corporeal world is composed of configured Essences and informed matter, such that intelligible form imbues each part of the world, even if it is simple as in the case of minerals. And matter contributes nothing positive of itself, so if we were to look at the world and see nothing but the intelligible, this would be true. The intelligible permeates matter. Matter only contributes the possibility or potentiality for form to have this contingent existence which is a form of becoming.</w:t>
      </w:r>
    </w:p>
    <w:p w14:paraId="47C40D1E" w14:textId="77777777" w:rsidR="00186F10" w:rsidRPr="00186F10" w:rsidRDefault="00186F10" w:rsidP="00E616ED">
      <w:pPr>
        <w:pStyle w:val="ListParagraph"/>
        <w:numPr>
          <w:ilvl w:val="0"/>
          <w:numId w:val="111"/>
        </w:numPr>
        <w:rPr>
          <w:rFonts w:eastAsiaTheme="minorHAnsi"/>
        </w:rPr>
      </w:pPr>
    </w:p>
    <w:p w14:paraId="08B8E050" w14:textId="11BC3BA6" w:rsidR="00186F10" w:rsidRPr="00186F10" w:rsidRDefault="00186F10" w:rsidP="00E616ED">
      <w:pPr>
        <w:pStyle w:val="ListParagraph"/>
        <w:numPr>
          <w:ilvl w:val="0"/>
          <w:numId w:val="111"/>
        </w:numPr>
        <w:rPr>
          <w:rFonts w:eastAsiaTheme="minorHAnsi"/>
        </w:rPr>
      </w:pPr>
      <w:r w:rsidRPr="00186F10">
        <w:rPr>
          <w:rFonts w:eastAsiaTheme="minorHAnsi"/>
        </w:rPr>
        <w:t xml:space="preserve">Descartes, whose place is at the starting point of many specifically modern philosophical and scientific conceptions, tried to define matter in terms of extension, and to make his definition the principle of quantitative physics, which, though not yet quite 'materialism', was at least 'mechanism' and it might be tempting to draw the conclusion that extension, as being directly inherent in matter, represents the fundamental mode of quantity." </w:t>
      </w:r>
    </w:p>
    <w:p w14:paraId="378206E0" w14:textId="77777777" w:rsidR="00186F10" w:rsidRPr="00186F10" w:rsidRDefault="00186F10" w:rsidP="00E616ED">
      <w:pPr>
        <w:pStyle w:val="ListParagraph"/>
        <w:numPr>
          <w:ilvl w:val="0"/>
          <w:numId w:val="111"/>
        </w:numPr>
        <w:rPr>
          <w:rFonts w:eastAsiaTheme="minorHAnsi"/>
        </w:rPr>
      </w:pPr>
    </w:p>
    <w:p w14:paraId="124E807E" w14:textId="77777777" w:rsidR="00186F10" w:rsidRPr="00186F10" w:rsidRDefault="00186F10" w:rsidP="00E616ED">
      <w:pPr>
        <w:pStyle w:val="ListParagraph"/>
        <w:numPr>
          <w:ilvl w:val="0"/>
          <w:numId w:val="111"/>
        </w:numPr>
        <w:rPr>
          <w:rFonts w:eastAsiaTheme="minorHAnsi"/>
        </w:rPr>
      </w:pPr>
      <w:r w:rsidRPr="00186F10">
        <w:rPr>
          <w:rFonts w:eastAsiaTheme="minorHAnsi"/>
        </w:rPr>
        <w:t xml:space="preserve">Descartes was an unqualified dualist, dividing matter from mind. He regarded body as substantia extensa and mind as substantia cognitans. Mind is absolutely indivisible, and matter is infinitely divisible. Body and soul are simply joined by the will of God, but there is no internal principle of unity between them.   </w:t>
      </w:r>
    </w:p>
    <w:p w14:paraId="68A40F54" w14:textId="2B2FA2AA" w:rsidR="00186F10" w:rsidRPr="00186F10" w:rsidRDefault="00186F10" w:rsidP="00186F10">
      <w:pPr>
        <w:ind w:left="360"/>
        <w:rPr>
          <w:rFonts w:eastAsiaTheme="minorHAnsi"/>
        </w:rPr>
      </w:pPr>
    </w:p>
    <w:p w14:paraId="78ECF423" w14:textId="77777777" w:rsidR="00186F10" w:rsidRPr="00186F10" w:rsidRDefault="00186F10" w:rsidP="00E616ED">
      <w:pPr>
        <w:pStyle w:val="ListParagraph"/>
        <w:numPr>
          <w:ilvl w:val="0"/>
          <w:numId w:val="111"/>
        </w:numPr>
        <w:rPr>
          <w:rFonts w:eastAsiaTheme="minorHAnsi"/>
        </w:rPr>
      </w:pPr>
      <w:r w:rsidRPr="00186F10">
        <w:rPr>
          <w:rFonts w:eastAsiaTheme="minorHAnsi"/>
        </w:rPr>
        <w:t>For Descartes, nature must explain nature; the psychical must explain the psychical. The soul cannot explain the physical.</w:t>
      </w:r>
    </w:p>
    <w:p w14:paraId="355ECEC3" w14:textId="77777777" w:rsidR="00186F10" w:rsidRPr="00186F10" w:rsidRDefault="00186F10" w:rsidP="00186F10">
      <w:pPr>
        <w:rPr>
          <w:rFonts w:eastAsiaTheme="minorHAnsi"/>
        </w:rPr>
      </w:pPr>
    </w:p>
    <w:p w14:paraId="4F33F1CC" w14:textId="62EA436E" w:rsidR="00186F10" w:rsidRDefault="00186F10" w:rsidP="00E616ED">
      <w:pPr>
        <w:pStyle w:val="ListParagraph"/>
        <w:numPr>
          <w:ilvl w:val="0"/>
          <w:numId w:val="111"/>
        </w:numPr>
        <w:rPr>
          <w:rFonts w:eastAsiaTheme="minorHAnsi"/>
        </w:rPr>
      </w:pPr>
      <w:r w:rsidRPr="00186F10">
        <w:rPr>
          <w:rFonts w:eastAsiaTheme="minorHAnsi"/>
        </w:rPr>
        <w:t>No system can be proven or explained within itself. Given their derivative natures, all empirical sciences are incomplete in themselves. They cannot stand alone but must be linked to their foundations as well as to other sciences. Knowledge must be rooted and placed in its synthetic hierarchies. This is not true of first principles or demonstrations of God's necessary being based on them because they are "first" and "primary." They are not derivative and secondary. Thus, they are the basis of all proof of other systems but are not themselves subject to proof, which would be a contradition in terms.</w:t>
      </w:r>
    </w:p>
    <w:p w14:paraId="6CC26484" w14:textId="77777777" w:rsidR="00186F10" w:rsidRPr="00186F10" w:rsidRDefault="00186F10" w:rsidP="00186F10">
      <w:pPr>
        <w:rPr>
          <w:rFonts w:eastAsiaTheme="minorHAnsi"/>
        </w:rPr>
      </w:pPr>
    </w:p>
    <w:p w14:paraId="16CFFBA6" w14:textId="77777777" w:rsidR="00186F10" w:rsidRDefault="00186F10" w:rsidP="00E616ED">
      <w:pPr>
        <w:pStyle w:val="ListParagraph"/>
        <w:numPr>
          <w:ilvl w:val="0"/>
          <w:numId w:val="111"/>
        </w:numPr>
        <w:rPr>
          <w:rFonts w:eastAsiaTheme="minorHAnsi"/>
        </w:rPr>
      </w:pPr>
      <w:r w:rsidRPr="00186F10">
        <w:rPr>
          <w:rFonts w:eastAsiaTheme="minorHAnsi"/>
        </w:rPr>
        <w:t>Ibn Sina and Goeddel: The Particular Principles of a Science Cannot Be Proven In That System By Itself</w:t>
      </w:r>
    </w:p>
    <w:p w14:paraId="64DB63E2" w14:textId="77777777" w:rsidR="00186F10" w:rsidRPr="00186F10" w:rsidRDefault="00186F10" w:rsidP="00186F10">
      <w:pPr>
        <w:rPr>
          <w:rFonts w:eastAsiaTheme="minorHAnsi"/>
        </w:rPr>
      </w:pPr>
    </w:p>
    <w:p w14:paraId="481E4EBB" w14:textId="3953ED74" w:rsidR="00186F10" w:rsidRPr="00186F10" w:rsidRDefault="00186F10" w:rsidP="00E616ED">
      <w:pPr>
        <w:pStyle w:val="ListParagraph"/>
        <w:numPr>
          <w:ilvl w:val="0"/>
          <w:numId w:val="111"/>
        </w:numPr>
        <w:rPr>
          <w:rFonts w:eastAsiaTheme="minorHAnsi"/>
        </w:rPr>
      </w:pPr>
      <w:r w:rsidRPr="00186F10">
        <w:rPr>
          <w:rFonts w:eastAsiaTheme="minorHAnsi"/>
        </w:rPr>
        <w:t xml:space="preserve">Ibn Sƒ´na asserted that one cannot prove the principles of any given science through that science itself. In his incompleteness theorem (1931), Kurt G√∂del, who is regarded as one of the greatest Western logicians since Aristotle, demonstrated a similar conclusion by establishing that it is impossible to prove the implications of any given formal system from within that system itself and without going outside of it. Sound metaphysics enables us to do just that. A purely quantitative and absolute horizontal system cannot thoroughly assess itself or produce proof of itself without reference to qualitative verticality from outside that system.  </w:t>
      </w:r>
    </w:p>
    <w:p w14:paraId="3BC69B5E" w14:textId="77777777" w:rsidR="00186F10" w:rsidRPr="00186F10" w:rsidRDefault="00186F10" w:rsidP="00E616ED">
      <w:pPr>
        <w:pStyle w:val="ListParagraph"/>
        <w:numPr>
          <w:ilvl w:val="0"/>
          <w:numId w:val="111"/>
        </w:numPr>
        <w:rPr>
          <w:rFonts w:eastAsiaTheme="minorHAnsi"/>
        </w:rPr>
      </w:pPr>
    </w:p>
    <w:p w14:paraId="4D434A9A" w14:textId="77777777" w:rsidR="00186F10" w:rsidRPr="00186F10" w:rsidRDefault="00186F10" w:rsidP="00E616ED">
      <w:pPr>
        <w:pStyle w:val="ListParagraph"/>
        <w:numPr>
          <w:ilvl w:val="0"/>
          <w:numId w:val="111"/>
        </w:numPr>
        <w:rPr>
          <w:rFonts w:eastAsiaTheme="minorHAnsi"/>
        </w:rPr>
      </w:pPr>
      <w:r w:rsidRPr="00186F10">
        <w:rPr>
          <w:rFonts w:eastAsiaTheme="minorHAnsi"/>
        </w:rPr>
        <w:t>Physics Builds and Measures Things Without Understanding Why They Are As they are, But It Cannot Make Statements about Reality or Understand Itself without Metaphysics</w:t>
      </w:r>
    </w:p>
    <w:p w14:paraId="2991CD8A" w14:textId="77777777" w:rsidR="00186F10" w:rsidRPr="00186F10" w:rsidRDefault="00186F10" w:rsidP="00E616ED">
      <w:pPr>
        <w:pStyle w:val="ListParagraph"/>
        <w:numPr>
          <w:ilvl w:val="0"/>
          <w:numId w:val="111"/>
        </w:numPr>
        <w:rPr>
          <w:rFonts w:eastAsiaTheme="minorHAnsi"/>
        </w:rPr>
      </w:pPr>
      <w:r w:rsidRPr="00186F10">
        <w:rPr>
          <w:rFonts w:eastAsiaTheme="minorHAnsi"/>
        </w:rPr>
        <w:t>Without Sound Metaphysics Nothing In Science Can Make Sense</w:t>
      </w:r>
    </w:p>
    <w:p w14:paraId="5986E792" w14:textId="77777777" w:rsidR="00186F10" w:rsidRPr="00186F10" w:rsidRDefault="00186F10" w:rsidP="00E616ED">
      <w:pPr>
        <w:pStyle w:val="ListParagraph"/>
        <w:numPr>
          <w:ilvl w:val="0"/>
          <w:numId w:val="111"/>
        </w:numPr>
        <w:rPr>
          <w:rFonts w:eastAsiaTheme="minorHAnsi"/>
        </w:rPr>
      </w:pPr>
      <w:r w:rsidRPr="00186F10">
        <w:rPr>
          <w:rFonts w:eastAsiaTheme="minorHAnsi"/>
        </w:rPr>
        <w:t>The true significance of contemporary physics can only be discerned from an authentically metaphysical point of view. Only thus does the new physics become philosophically comprehensible. Only thus does it cease to be what Whitehead characterized as: "a kind of mystic chant over an unintelligible universe." The Fallacy of the Denial of First Principles</w:t>
      </w:r>
    </w:p>
    <w:p w14:paraId="276EADF9" w14:textId="77777777" w:rsidR="00186F10" w:rsidRPr="00186F10" w:rsidRDefault="00186F10" w:rsidP="00E616ED">
      <w:pPr>
        <w:pStyle w:val="ListParagraph"/>
        <w:numPr>
          <w:ilvl w:val="0"/>
          <w:numId w:val="111"/>
        </w:numPr>
        <w:rPr>
          <w:rFonts w:eastAsiaTheme="minorHAnsi"/>
        </w:rPr>
      </w:pPr>
      <w:r w:rsidRPr="00186F10">
        <w:rPr>
          <w:rFonts w:eastAsiaTheme="minorHAnsi"/>
        </w:rPr>
        <w:t xml:space="preserve">Denial of First Principles: To argue that because a statement cannot be empirically verified it is meaningless = the verifiability theory of meaning. We cannot empirically prove proofs based on first principles--like cosmology--therefore we reject the as if that rejection were a priori. This falls under the fallacy of prejudice. </w:t>
      </w:r>
    </w:p>
    <w:p w14:paraId="5C14EC71" w14:textId="77777777" w:rsidR="00186F10" w:rsidRPr="00186F10" w:rsidRDefault="00186F10" w:rsidP="00186F10">
      <w:pPr>
        <w:ind w:left="360"/>
        <w:rPr>
          <w:rFonts w:eastAsiaTheme="minorHAnsi"/>
        </w:rPr>
      </w:pPr>
    </w:p>
    <w:p w14:paraId="29BF93BA" w14:textId="77777777" w:rsidR="00186F10" w:rsidRDefault="00186F10" w:rsidP="00E616ED">
      <w:pPr>
        <w:pStyle w:val="ListParagraph"/>
        <w:numPr>
          <w:ilvl w:val="0"/>
          <w:numId w:val="111"/>
        </w:numPr>
        <w:rPr>
          <w:rFonts w:eastAsiaTheme="minorHAnsi"/>
        </w:rPr>
      </w:pPr>
      <w:r w:rsidRPr="00186F10">
        <w:rPr>
          <w:rFonts w:eastAsiaTheme="minorHAnsi"/>
        </w:rPr>
        <w:t xml:space="preserve">Descartes proposed that space is not an empty void, but rather a plenum, filled with matter. He viewed space as a fundamental aspect of physical reality, closely related to the concept of body and extension. For Descartes, the universe was not empty but filled with matter, and space was not a separate entity from body. </w:t>
      </w:r>
    </w:p>
    <w:p w14:paraId="38C5E67D" w14:textId="77777777" w:rsidR="00186F10" w:rsidRPr="00186F10" w:rsidRDefault="00186F10" w:rsidP="00186F10">
      <w:pPr>
        <w:pStyle w:val="ListParagraph"/>
        <w:rPr>
          <w:rFonts w:eastAsiaTheme="minorHAnsi"/>
        </w:rPr>
      </w:pPr>
    </w:p>
    <w:p w14:paraId="00F7C4EE" w14:textId="77777777" w:rsidR="00DB1579" w:rsidRDefault="00DB1579" w:rsidP="00DB1579">
      <w:pPr>
        <w:autoSpaceDE w:val="0"/>
        <w:autoSpaceDN w:val="0"/>
        <w:adjustRightInd w:val="0"/>
        <w:rPr>
          <w:rFonts w:ascii="Times-Roman" w:eastAsiaTheme="minorHAnsi" w:hAnsi="Times-Roman" w:cs="Times-Roman"/>
          <w:color w:val="001D35"/>
          <w:sz w:val="28"/>
          <w:szCs w:val="28"/>
          <w14:ligatures w14:val="standardContextual"/>
        </w:rPr>
      </w:pPr>
      <w:r>
        <w:rPr>
          <w:rFonts w:ascii="Times-Roman" w:eastAsiaTheme="minorHAnsi" w:hAnsi="Times-Roman" w:cs="Times-Roman"/>
          <w:color w:val="001D35"/>
          <w:sz w:val="28"/>
          <w:szCs w:val="28"/>
          <w14:ligatures w14:val="standardContextual"/>
        </w:rPr>
        <w:t>Here's a more detailed breakdown of Descartes' views on space:</w:t>
      </w:r>
    </w:p>
    <w:p w14:paraId="3C4A9A67" w14:textId="77777777" w:rsidR="00DB1579" w:rsidRDefault="00DB1579" w:rsidP="00E616ED">
      <w:pPr>
        <w:numPr>
          <w:ilvl w:val="0"/>
          <w:numId w:val="108"/>
        </w:numPr>
        <w:tabs>
          <w:tab w:val="left" w:pos="220"/>
          <w:tab w:val="left" w:pos="720"/>
        </w:tabs>
        <w:autoSpaceDE w:val="0"/>
        <w:autoSpaceDN w:val="0"/>
        <w:adjustRightInd w:val="0"/>
        <w:spacing w:after="120"/>
        <w:ind w:left="720" w:hanging="720"/>
        <w:rPr>
          <w:rFonts w:ascii="Times-Roman" w:eastAsiaTheme="minorHAnsi" w:hAnsi="Times-Roman" w:cs="Times-Roman"/>
          <w:color w:val="001D35"/>
          <w:sz w:val="28"/>
          <w:szCs w:val="28"/>
          <w14:ligatures w14:val="standardContextual"/>
        </w:rPr>
      </w:pPr>
      <w:r>
        <w:rPr>
          <w:rFonts w:ascii="Times-Bold" w:eastAsiaTheme="minorHAnsi" w:hAnsi="Times-Bold" w:cs="Times-Bold"/>
          <w:b/>
          <w:bCs/>
          <w:color w:val="681DA8"/>
          <w:sz w:val="28"/>
          <w:szCs w:val="28"/>
          <w14:ligatures w14:val="standardContextual"/>
        </w:rPr>
        <w:t>Plenum</w:t>
      </w:r>
      <w:r>
        <w:rPr>
          <w:rFonts w:ascii="Times-Roman" w:eastAsiaTheme="minorHAnsi" w:hAnsi="Times-Roman" w:cs="Times-Roman"/>
          <w:color w:val="001D35"/>
          <w:sz w:val="28"/>
          <w:szCs w:val="28"/>
          <w14:ligatures w14:val="standardContextual"/>
        </w:rPr>
        <w:t>:</w:t>
      </w:r>
    </w:p>
    <w:p w14:paraId="15124740" w14:textId="77777777" w:rsidR="00DB1579" w:rsidRDefault="00DB1579" w:rsidP="00DB1579">
      <w:pPr>
        <w:autoSpaceDE w:val="0"/>
        <w:autoSpaceDN w:val="0"/>
        <w:adjustRightInd w:val="0"/>
        <w:spacing w:after="120"/>
        <w:ind w:left="720"/>
        <w:rPr>
          <w:rFonts w:ascii="Times-Roman" w:eastAsiaTheme="minorHAnsi" w:hAnsi="Times-Roman" w:cs="Times-Roman"/>
          <w:color w:val="001D35"/>
          <w:spacing w:val="2"/>
          <w:kern w:val="1"/>
          <w:sz w:val="28"/>
          <w:szCs w:val="28"/>
          <w14:ligatures w14:val="standardContextual"/>
        </w:rPr>
      </w:pPr>
      <w:r>
        <w:rPr>
          <w:rFonts w:ascii="Times-Roman" w:eastAsiaTheme="minorHAnsi" w:hAnsi="Times-Roman" w:cs="Times-Roman"/>
          <w:color w:val="001D35"/>
          <w:spacing w:val="2"/>
          <w:kern w:val="1"/>
          <w:sz w:val="28"/>
          <w:szCs w:val="28"/>
          <w14:ligatures w14:val="standardContextual"/>
        </w:rPr>
        <w:t>Descartes rejected the idea of a vacuum, arguing that the universe was filled with matter, not empty space. </w:t>
      </w:r>
    </w:p>
    <w:p w14:paraId="79441B6B" w14:textId="77777777" w:rsidR="00DB1579" w:rsidRDefault="00DB1579" w:rsidP="00E616ED">
      <w:pPr>
        <w:numPr>
          <w:ilvl w:val="0"/>
          <w:numId w:val="112"/>
        </w:numPr>
        <w:tabs>
          <w:tab w:val="left" w:pos="220"/>
          <w:tab w:val="left" w:pos="720"/>
        </w:tabs>
        <w:autoSpaceDE w:val="0"/>
        <w:autoSpaceDN w:val="0"/>
        <w:adjustRightInd w:val="0"/>
        <w:spacing w:after="120"/>
        <w:ind w:hanging="720"/>
        <w:rPr>
          <w:rFonts w:ascii="Times-Roman" w:eastAsiaTheme="minorHAnsi" w:hAnsi="Times-Roman" w:cs="Times-Roman"/>
          <w:color w:val="001D35"/>
          <w:kern w:val="1"/>
          <w:sz w:val="28"/>
          <w:szCs w:val="28"/>
          <w14:ligatures w14:val="standardContextual"/>
        </w:rPr>
      </w:pPr>
      <w:r>
        <w:rPr>
          <w:rFonts w:ascii="Times-Roman" w:eastAsiaTheme="minorHAnsi" w:hAnsi="Times-Roman" w:cs="Times-Roman"/>
          <w:color w:val="001D35"/>
          <w:kern w:val="1"/>
          <w:sz w:val="28"/>
          <w:szCs w:val="28"/>
          <w14:ligatures w14:val="standardContextual"/>
        </w:rPr>
        <w:t>Space and Body:</w:t>
      </w:r>
    </w:p>
    <w:p w14:paraId="44DCC86A" w14:textId="77777777" w:rsidR="00DB1579" w:rsidRDefault="00DB1579" w:rsidP="00DB1579">
      <w:pPr>
        <w:autoSpaceDE w:val="0"/>
        <w:autoSpaceDN w:val="0"/>
        <w:adjustRightInd w:val="0"/>
        <w:spacing w:after="120"/>
        <w:ind w:left="720"/>
        <w:rPr>
          <w:rFonts w:ascii="Times-Roman" w:eastAsiaTheme="minorHAnsi" w:hAnsi="Times-Roman" w:cs="Times-Roman"/>
          <w:color w:val="001D35"/>
          <w:spacing w:val="2"/>
          <w:kern w:val="1"/>
          <w:sz w:val="28"/>
          <w:szCs w:val="28"/>
          <w14:ligatures w14:val="standardContextual"/>
        </w:rPr>
      </w:pPr>
      <w:r>
        <w:rPr>
          <w:rFonts w:ascii="Times-Roman" w:eastAsiaTheme="minorHAnsi" w:hAnsi="Times-Roman" w:cs="Times-Roman"/>
          <w:color w:val="001D35"/>
          <w:spacing w:val="2"/>
          <w:kern w:val="1"/>
          <w:sz w:val="28"/>
          <w:szCs w:val="28"/>
          <w14:ligatures w14:val="standardContextual"/>
        </w:rPr>
        <w:t>He considered space and body to be intrinsically linked, with space being the extension or quantity of a body. </w:t>
      </w:r>
    </w:p>
    <w:p w14:paraId="65015D9A" w14:textId="77777777" w:rsidR="00DB1579" w:rsidRDefault="00DB1579" w:rsidP="00E616ED">
      <w:pPr>
        <w:numPr>
          <w:ilvl w:val="0"/>
          <w:numId w:val="113"/>
        </w:numPr>
        <w:tabs>
          <w:tab w:val="left" w:pos="220"/>
          <w:tab w:val="left" w:pos="720"/>
        </w:tabs>
        <w:autoSpaceDE w:val="0"/>
        <w:autoSpaceDN w:val="0"/>
        <w:adjustRightInd w:val="0"/>
        <w:spacing w:after="120"/>
        <w:ind w:hanging="720"/>
        <w:rPr>
          <w:rFonts w:ascii="Times-Roman" w:eastAsiaTheme="minorHAnsi" w:hAnsi="Times-Roman" w:cs="Times-Roman"/>
          <w:color w:val="001D35"/>
          <w:kern w:val="1"/>
          <w:sz w:val="28"/>
          <w:szCs w:val="28"/>
          <w14:ligatures w14:val="standardContextual"/>
        </w:rPr>
      </w:pPr>
      <w:r>
        <w:rPr>
          <w:rFonts w:ascii="Times-Bold" w:eastAsiaTheme="minorHAnsi" w:hAnsi="Times-Bold" w:cs="Times-Bold"/>
          <w:b/>
          <w:bCs/>
          <w:color w:val="681DA8"/>
          <w:kern w:val="1"/>
          <w:sz w:val="28"/>
          <w:szCs w:val="28"/>
          <w14:ligatures w14:val="standardContextual"/>
        </w:rPr>
        <w:t>Relational View of Space</w:t>
      </w:r>
      <w:r>
        <w:rPr>
          <w:rFonts w:ascii="Times-Roman" w:eastAsiaTheme="minorHAnsi" w:hAnsi="Times-Roman" w:cs="Times-Roman"/>
          <w:color w:val="001D35"/>
          <w:kern w:val="1"/>
          <w:sz w:val="28"/>
          <w:szCs w:val="28"/>
          <w14:ligatures w14:val="standardContextual"/>
        </w:rPr>
        <w:t>:</w:t>
      </w:r>
    </w:p>
    <w:p w14:paraId="0070C7A6" w14:textId="77777777" w:rsidR="00DB1579" w:rsidRDefault="00DB1579" w:rsidP="00DB1579">
      <w:pPr>
        <w:autoSpaceDE w:val="0"/>
        <w:autoSpaceDN w:val="0"/>
        <w:adjustRightInd w:val="0"/>
        <w:spacing w:after="120"/>
        <w:ind w:left="720"/>
        <w:rPr>
          <w:rFonts w:ascii="Times-Roman" w:eastAsiaTheme="minorHAnsi" w:hAnsi="Times-Roman" w:cs="Times-Roman"/>
          <w:color w:val="001D35"/>
          <w:spacing w:val="2"/>
          <w:kern w:val="1"/>
          <w:sz w:val="28"/>
          <w:szCs w:val="28"/>
          <w14:ligatures w14:val="standardContextual"/>
        </w:rPr>
      </w:pPr>
      <w:r>
        <w:rPr>
          <w:rFonts w:ascii="Times-Roman" w:eastAsiaTheme="minorHAnsi" w:hAnsi="Times-Roman" w:cs="Times-Roman"/>
          <w:color w:val="001D35"/>
          <w:spacing w:val="2"/>
          <w:kern w:val="1"/>
          <w:sz w:val="28"/>
          <w:szCs w:val="28"/>
          <w14:ligatures w14:val="standardContextual"/>
        </w:rPr>
        <w:t>Descartes' view of space was relational, meaning that the location of a body was determined by its position relative to other bodies. </w:t>
      </w:r>
    </w:p>
    <w:p w14:paraId="01A7D199" w14:textId="77777777" w:rsidR="00DB1579" w:rsidRDefault="00DB1579" w:rsidP="00E616ED">
      <w:pPr>
        <w:numPr>
          <w:ilvl w:val="0"/>
          <w:numId w:val="114"/>
        </w:numPr>
        <w:tabs>
          <w:tab w:val="left" w:pos="220"/>
          <w:tab w:val="left" w:pos="720"/>
        </w:tabs>
        <w:autoSpaceDE w:val="0"/>
        <w:autoSpaceDN w:val="0"/>
        <w:adjustRightInd w:val="0"/>
        <w:spacing w:after="120"/>
        <w:ind w:hanging="720"/>
        <w:rPr>
          <w:rFonts w:ascii="Times-Roman" w:eastAsiaTheme="minorHAnsi" w:hAnsi="Times-Roman" w:cs="Times-Roman"/>
          <w:color w:val="001D35"/>
          <w:kern w:val="1"/>
          <w:sz w:val="28"/>
          <w:szCs w:val="28"/>
          <w14:ligatures w14:val="standardContextual"/>
        </w:rPr>
      </w:pPr>
      <w:r>
        <w:rPr>
          <w:rFonts w:ascii="Times-Roman" w:eastAsiaTheme="minorHAnsi" w:hAnsi="Times-Roman" w:cs="Times-Roman"/>
          <w:color w:val="001D35"/>
          <w:kern w:val="1"/>
          <w:sz w:val="28"/>
          <w:szCs w:val="28"/>
          <w14:ligatures w14:val="standardContextual"/>
        </w:rPr>
        <w:t>Importance of Motion:</w:t>
      </w:r>
    </w:p>
    <w:p w14:paraId="1E208718" w14:textId="77777777" w:rsidR="00DB1579" w:rsidRDefault="00DB1579" w:rsidP="00DB1579">
      <w:pPr>
        <w:autoSpaceDE w:val="0"/>
        <w:autoSpaceDN w:val="0"/>
        <w:adjustRightInd w:val="0"/>
        <w:spacing w:after="120"/>
        <w:ind w:left="720"/>
        <w:rPr>
          <w:rFonts w:ascii="Times-Roman" w:eastAsiaTheme="minorHAnsi" w:hAnsi="Times-Roman" w:cs="Times-Roman"/>
          <w:color w:val="001D35"/>
          <w:spacing w:val="2"/>
          <w:kern w:val="1"/>
          <w:sz w:val="28"/>
          <w:szCs w:val="28"/>
          <w14:ligatures w14:val="standardContextual"/>
        </w:rPr>
      </w:pPr>
      <w:r>
        <w:rPr>
          <w:rFonts w:ascii="Times-Roman" w:eastAsiaTheme="minorHAnsi" w:hAnsi="Times-Roman" w:cs="Times-Roman"/>
          <w:color w:val="001D35"/>
          <w:spacing w:val="2"/>
          <w:kern w:val="1"/>
          <w:sz w:val="28"/>
          <w:szCs w:val="28"/>
          <w14:ligatures w14:val="standardContextual"/>
        </w:rPr>
        <w:t>Descartes emphasized the role of motion in understanding space, viewing space as the framework within which bodies moved and interacted. </w:t>
      </w:r>
    </w:p>
    <w:p w14:paraId="60EB5EA5" w14:textId="77777777" w:rsidR="00DB1579" w:rsidRDefault="00DB1579" w:rsidP="00E616ED">
      <w:pPr>
        <w:numPr>
          <w:ilvl w:val="0"/>
          <w:numId w:val="115"/>
        </w:numPr>
        <w:tabs>
          <w:tab w:val="left" w:pos="220"/>
          <w:tab w:val="left" w:pos="720"/>
        </w:tabs>
        <w:autoSpaceDE w:val="0"/>
        <w:autoSpaceDN w:val="0"/>
        <w:adjustRightInd w:val="0"/>
        <w:ind w:hanging="720"/>
        <w:rPr>
          <w:rFonts w:ascii="Times-Roman" w:eastAsiaTheme="minorHAnsi" w:hAnsi="Times-Roman" w:cs="Times-Roman"/>
          <w:color w:val="001D35"/>
          <w:kern w:val="1"/>
          <w:sz w:val="28"/>
          <w:szCs w:val="28"/>
          <w14:ligatures w14:val="standardContextual"/>
        </w:rPr>
      </w:pPr>
      <w:r>
        <w:rPr>
          <w:rFonts w:ascii="Times-Roman" w:eastAsiaTheme="minorHAnsi" w:hAnsi="Times-Roman" w:cs="Times-Roman"/>
          <w:color w:val="001D35"/>
          <w:kern w:val="1"/>
          <w:sz w:val="28"/>
          <w:szCs w:val="28"/>
          <w14:ligatures w14:val="standardContextual"/>
        </w:rPr>
        <w:t>Mathematical Framework:</w:t>
      </w:r>
    </w:p>
    <w:p w14:paraId="39D76805" w14:textId="409AD6F7" w:rsidR="00186F10" w:rsidRDefault="00DB1579" w:rsidP="00DB1579">
      <w:pPr>
        <w:rPr>
          <w:rFonts w:ascii="Times-Roman" w:eastAsiaTheme="minorHAnsi" w:hAnsi="Times-Roman" w:cs="Times-Roman"/>
          <w:color w:val="001D35"/>
          <w:spacing w:val="2"/>
          <w:kern w:val="1"/>
          <w:sz w:val="28"/>
          <w:szCs w:val="28"/>
          <w14:ligatures w14:val="standardContextual"/>
        </w:rPr>
      </w:pPr>
      <w:r>
        <w:rPr>
          <w:rFonts w:ascii="Times-Roman" w:eastAsiaTheme="minorHAnsi" w:hAnsi="Times-Roman" w:cs="Times-Roman"/>
          <w:color w:val="001D35"/>
          <w:spacing w:val="2"/>
          <w:kern w:val="1"/>
          <w:sz w:val="28"/>
          <w:szCs w:val="28"/>
          <w14:ligatures w14:val="standardContextual"/>
        </w:rPr>
        <w:t>Descartes also used mathematics to describe the spatial properties of objects, laying the groundwork for later developments in physics. </w:t>
      </w:r>
    </w:p>
    <w:p w14:paraId="3194EF51" w14:textId="77777777" w:rsidR="00DB1579" w:rsidRDefault="00DB1579" w:rsidP="00DB1579">
      <w:pPr>
        <w:rPr>
          <w:rFonts w:ascii="Times-Roman" w:eastAsiaTheme="minorHAnsi" w:hAnsi="Times-Roman" w:cs="Times-Roman"/>
          <w:color w:val="001D35"/>
          <w:spacing w:val="2"/>
          <w:kern w:val="1"/>
          <w:sz w:val="28"/>
          <w:szCs w:val="28"/>
          <w14:ligatures w14:val="standardContextual"/>
        </w:rPr>
      </w:pPr>
    </w:p>
    <w:p w14:paraId="19900041" w14:textId="5EA987F8" w:rsidR="00DB1579" w:rsidRPr="00753100" w:rsidRDefault="00DB1579" w:rsidP="00E616ED">
      <w:pPr>
        <w:pStyle w:val="ListParagraph"/>
        <w:numPr>
          <w:ilvl w:val="0"/>
          <w:numId w:val="116"/>
        </w:numPr>
        <w:autoSpaceDE w:val="0"/>
        <w:autoSpaceDN w:val="0"/>
        <w:adjustRightInd w:val="0"/>
        <w:rPr>
          <w:rFonts w:ascii="Times-Roman" w:eastAsiaTheme="minorHAnsi" w:hAnsi="Times-Roman" w:cs="Times-Roman"/>
          <w14:ligatures w14:val="standardContextual"/>
        </w:rPr>
      </w:pPr>
      <w:r w:rsidRPr="00753100">
        <w:rPr>
          <w:rFonts w:ascii="Times-Roman" w:eastAsiaTheme="minorHAnsi" w:hAnsi="Times-Roman" w:cs="Times-Roman"/>
          <w14:ligatures w14:val="standardContextual"/>
        </w:rPr>
        <w:t xml:space="preserve">Cartesian dualism contrasts sharply with the traditional Islamic metaphysical paradigm of the microcosm-macrocosm relationship between human beings and the cosmos, which is a universal paradigm shared with many other faith and philosophical traditions. This construct may also be called the paradigm of transcendent humanism, in which the totality and all-comprehensiveness of the human form contains and gathers together within itself all the divine names and attributes that manifest themselves in partite fashion throughout the external world. This microcosm-macrocosm paradigm looks upon the human being as “the little world” (microcosm; </w:t>
      </w:r>
      <w:r w:rsidRPr="00753100">
        <w:rPr>
          <w:rFonts w:ascii="Times-Italic" w:eastAsiaTheme="minorHAnsi" w:hAnsi="Times-Italic" w:cs="Times-Italic"/>
          <w:i/>
          <w:iCs/>
          <w14:ligatures w14:val="standardContextual"/>
        </w:rPr>
        <w:t>al-‘ālam al-ṣaghīr</w:t>
      </w:r>
      <w:r w:rsidRPr="00753100">
        <w:rPr>
          <w:rFonts w:ascii="Times-Roman" w:eastAsiaTheme="minorHAnsi" w:hAnsi="Times-Roman" w:cs="Times-Roman"/>
          <w14:ligatures w14:val="standardContextual"/>
        </w:rPr>
        <w:t>) or “the little man” (</w:t>
      </w:r>
      <w:r w:rsidRPr="00753100">
        <w:rPr>
          <w:rFonts w:ascii="Times-Italic" w:eastAsiaTheme="minorHAnsi" w:hAnsi="Times-Italic" w:cs="Times-Italic"/>
          <w:i/>
          <w:iCs/>
          <w14:ligatures w14:val="standardContextual"/>
        </w:rPr>
        <w:t>al-insān al-ṣaghīr</w:t>
      </w:r>
      <w:r w:rsidRPr="00753100">
        <w:rPr>
          <w:rFonts w:ascii="Times-Roman" w:eastAsiaTheme="minorHAnsi" w:hAnsi="Times-Roman" w:cs="Times-Roman"/>
          <w14:ligatures w14:val="standardContextual"/>
        </w:rPr>
        <w:t xml:space="preserve">) and the cosmos as “the great world” (macrocosm; </w:t>
      </w:r>
      <w:r w:rsidRPr="00753100">
        <w:rPr>
          <w:rFonts w:ascii="Times-Italic" w:eastAsiaTheme="minorHAnsi" w:hAnsi="Times-Italic" w:cs="Times-Italic"/>
          <w:i/>
          <w:iCs/>
          <w14:ligatures w14:val="standardContextual"/>
        </w:rPr>
        <w:t>al-‘ālam al-kabīr</w:t>
      </w:r>
      <w:r w:rsidRPr="00753100">
        <w:rPr>
          <w:rFonts w:ascii="Times-Roman" w:eastAsiaTheme="minorHAnsi" w:hAnsi="Times-Roman" w:cs="Times-Roman"/>
          <w14:ligatures w14:val="standardContextual"/>
        </w:rPr>
        <w:t>) or the “great man” (</w:t>
      </w:r>
      <w:r w:rsidRPr="00753100">
        <w:rPr>
          <w:rFonts w:ascii="Times-Italic" w:eastAsiaTheme="minorHAnsi" w:hAnsi="Times-Italic" w:cs="Times-Italic"/>
          <w:i/>
          <w:iCs/>
          <w14:ligatures w14:val="standardContextual"/>
        </w:rPr>
        <w:t>al-insān al-kabīr</w:t>
      </w:r>
      <w:r w:rsidRPr="00753100">
        <w:rPr>
          <w:rFonts w:ascii="Times-Roman" w:eastAsiaTheme="minorHAnsi" w:hAnsi="Times-Roman" w:cs="Times-Roman"/>
          <w14:ligatures w14:val="standardContextual"/>
        </w:rPr>
        <w:t>). It asserts that everything in the universe has its counterpart within us, and everything within us has its counterpart in the world. Because each human being is a totality, however, we are complete without the world, but the world, which is not a totality in the same sense, is never complete without us. One of the important corollaries of the microcosm-macrocosm paradigm is the cognitive frame that human beings are not strangers in the world. There is a kinship relation between us and everything around us. Both worlds--the little world and the great--are completely compatible with each other and there is no dualist dichotomy between them or anything within them. Thus, we can truly know the world, and we can discover ourselves by studying it because of this kinship relation between us and every object in it. True knowledge of the world is not only possible, it is requisite. We participate directly in the world we see as a cognate part of it. If we understand ourselves, we understand the world; if we understand the world, we discover ourselves. This principle was the basis of all the traditional Islamic physical sciences--even chemistry and physics. The cosmos is adapted to and mindful of us. We, in turn, are perfectly adapted to understand the cosmos and are meant to be mindful of it. [used in getting science right]</w:t>
      </w:r>
      <w:r w:rsidR="00753100">
        <w:rPr>
          <w:rFonts w:ascii="Times-Roman" w:eastAsiaTheme="minorHAnsi" w:hAnsi="Times-Roman" w:cs="Times-Roman"/>
          <w14:ligatures w14:val="standardContextual"/>
        </w:rPr>
        <w:t xml:space="preserve"> </w:t>
      </w:r>
      <w:r w:rsidR="00753100">
        <w:rPr>
          <w:rFonts w:ascii="Times-Roman" w:eastAsiaTheme="minorHAnsi" w:hAnsi="Times-Roman" w:cs="Times-Roman"/>
          <w:b/>
          <w:bCs/>
          <w14:ligatures w14:val="standardContextual"/>
        </w:rPr>
        <w:t xml:space="preserve">(Volume 8) </w:t>
      </w:r>
    </w:p>
    <w:p w14:paraId="3A46D064" w14:textId="7B843D7C" w:rsidR="00010369" w:rsidRPr="00010369" w:rsidRDefault="00010369" w:rsidP="00E616ED">
      <w:pPr>
        <w:pStyle w:val="ListParagraph"/>
        <w:numPr>
          <w:ilvl w:val="0"/>
          <w:numId w:val="116"/>
        </w:numPr>
        <w:autoSpaceDE w:val="0"/>
        <w:autoSpaceDN w:val="0"/>
        <w:adjustRightInd w:val="0"/>
        <w:rPr>
          <w:rFonts w:ascii="Times-Roman" w:eastAsiaTheme="minorHAnsi" w:hAnsi="Times-Roman" w:cs="Times-Roman"/>
          <w:color w:val="000000"/>
          <w:sz w:val="28"/>
          <w:szCs w:val="28"/>
          <w14:ligatures w14:val="standardContextual"/>
        </w:rPr>
      </w:pPr>
      <w:r w:rsidRPr="00010369">
        <w:rPr>
          <w:rFonts w:ascii="Times-Roman" w:eastAsiaTheme="minorHAnsi" w:hAnsi="Times-Roman" w:cs="Times-Roman"/>
          <w:color w:val="000000"/>
          <w:sz w:val="28"/>
          <w:szCs w:val="28"/>
          <w14:ligatures w14:val="standardContextual"/>
        </w:rPr>
        <w:t xml:space="preserve">Cartesian reductionism removed all secondary attributes in objective things—such as color—from things. By removing secondary attributes from consideration, Cartesian dualism in one stroke achieved an incalculable simplification of the external world, and, by this, created the kind of external world that mathematical physics could comprehend “without residue.” The price to be paid was that once the real had been split in two, no one knew how to put the pieces back together again. How, for example, does res cognitans gain knowledge of res extensa?  </w:t>
      </w:r>
      <w:r w:rsidR="00753100">
        <w:rPr>
          <w:rFonts w:ascii="Times-Roman" w:eastAsiaTheme="minorHAnsi" w:hAnsi="Times-Roman" w:cs="Times-Roman"/>
          <w:color w:val="000000"/>
          <w:sz w:val="28"/>
          <w:szCs w:val="28"/>
          <w14:ligatures w14:val="standardContextual"/>
        </w:rPr>
        <w:t>(</w:t>
      </w:r>
      <w:r w:rsidR="00753100">
        <w:rPr>
          <w:rFonts w:ascii="Times-Roman" w:eastAsiaTheme="minorHAnsi" w:hAnsi="Times-Roman" w:cs="Times-Roman"/>
          <w:b/>
          <w:bCs/>
          <w14:ligatures w14:val="standardContextual"/>
        </w:rPr>
        <w:t>Volume 8)</w:t>
      </w:r>
    </w:p>
    <w:p w14:paraId="11FBD9BE" w14:textId="1B37B9AE" w:rsidR="00010369" w:rsidRPr="00010369" w:rsidRDefault="00010369" w:rsidP="00E616ED">
      <w:pPr>
        <w:pStyle w:val="ListParagraph"/>
        <w:numPr>
          <w:ilvl w:val="0"/>
          <w:numId w:val="116"/>
        </w:numPr>
        <w:autoSpaceDE w:val="0"/>
        <w:autoSpaceDN w:val="0"/>
        <w:adjustRightInd w:val="0"/>
        <w:rPr>
          <w:rFonts w:ascii="Times-Roman" w:eastAsiaTheme="minorHAnsi" w:hAnsi="Times-Roman" w:cs="Times-Roman"/>
          <w:color w:val="0F252D"/>
          <w:sz w:val="28"/>
          <w:szCs w:val="28"/>
          <w14:ligatures w14:val="standardContextual"/>
        </w:rPr>
      </w:pPr>
      <w:r w:rsidRPr="00010369">
        <w:rPr>
          <w:rFonts w:ascii="Times-Roman" w:eastAsiaTheme="minorHAnsi" w:hAnsi="Times-Roman" w:cs="Times-Roman"/>
          <w:color w:val="0F252D"/>
          <w:sz w:val="28"/>
          <w:szCs w:val="28"/>
          <w14:ligatures w14:val="standardContextual"/>
        </w:rPr>
        <w:t>Cartesian Dualism Also Obscures the Difference between Soul and Spirit and All That Is Not Body</w:t>
      </w:r>
    </w:p>
    <w:p w14:paraId="05DD0B18" w14:textId="77777777" w:rsidR="00010369" w:rsidRPr="00010369" w:rsidRDefault="00010369" w:rsidP="00E616ED">
      <w:pPr>
        <w:pStyle w:val="ListParagraph"/>
        <w:numPr>
          <w:ilvl w:val="0"/>
          <w:numId w:val="116"/>
        </w:numPr>
        <w:autoSpaceDE w:val="0"/>
        <w:autoSpaceDN w:val="0"/>
        <w:adjustRightInd w:val="0"/>
        <w:rPr>
          <w:rFonts w:ascii="Times-Roman" w:eastAsiaTheme="minorHAnsi" w:hAnsi="Times-Roman" w:cs="Times-Roman"/>
          <w:color w:val="000000"/>
          <w:sz w:val="28"/>
          <w:szCs w:val="28"/>
          <w14:ligatures w14:val="standardContextual"/>
        </w:rPr>
      </w:pPr>
      <w:r w:rsidRPr="00010369">
        <w:rPr>
          <w:rFonts w:ascii="Times-Roman" w:eastAsiaTheme="minorHAnsi" w:hAnsi="Times-Roman" w:cs="Times-Roman"/>
          <w:color w:val="000000"/>
          <w:sz w:val="28"/>
          <w:szCs w:val="28"/>
          <w14:ligatures w14:val="standardContextual"/>
        </w:rPr>
        <w:t xml:space="preserve">SOUL AND SPIRIT </w:t>
      </w:r>
    </w:p>
    <w:p w14:paraId="0BFF4C9F" w14:textId="77777777" w:rsidR="00010369" w:rsidRPr="00010369" w:rsidRDefault="00010369" w:rsidP="00E616ED">
      <w:pPr>
        <w:pStyle w:val="ListParagraph"/>
        <w:numPr>
          <w:ilvl w:val="0"/>
          <w:numId w:val="116"/>
        </w:numPr>
        <w:autoSpaceDE w:val="0"/>
        <w:autoSpaceDN w:val="0"/>
        <w:adjustRightInd w:val="0"/>
        <w:rPr>
          <w:rFonts w:ascii="Times-Roman" w:eastAsiaTheme="minorHAnsi" w:hAnsi="Times-Roman" w:cs="Times-Roman"/>
          <w:color w:val="000000"/>
          <w:sz w:val="28"/>
          <w:szCs w:val="28"/>
          <w14:ligatures w14:val="standardContextual"/>
        </w:rPr>
      </w:pPr>
      <w:r w:rsidRPr="00010369">
        <w:rPr>
          <w:rFonts w:ascii="Times-Roman" w:eastAsiaTheme="minorHAnsi" w:hAnsi="Times-Roman" w:cs="Times-Roman"/>
          <w:color w:val="000000"/>
          <w:sz w:val="28"/>
          <w:szCs w:val="28"/>
          <w14:ligatures w14:val="standardContextual"/>
        </w:rPr>
        <w:t xml:space="preserve">Ren é Gu é non, </w:t>
      </w:r>
      <w:r w:rsidRPr="00010369">
        <w:rPr>
          <w:rFonts w:ascii="Times-Italic" w:eastAsiaTheme="minorHAnsi" w:hAnsi="Times-Italic" w:cs="Times-Italic"/>
          <w:i/>
          <w:iCs/>
          <w:color w:val="000000"/>
          <w:sz w:val="28"/>
          <w:szCs w:val="28"/>
          <w14:ligatures w14:val="standardContextual"/>
        </w:rPr>
        <w:t>The Reign of Quantity</w:t>
      </w:r>
      <w:r w:rsidRPr="00010369">
        <w:rPr>
          <w:rFonts w:ascii="Times-Roman" w:eastAsiaTheme="minorHAnsi" w:hAnsi="Times-Roman" w:cs="Times-Roman"/>
          <w:color w:val="000000"/>
          <w:sz w:val="28"/>
          <w:szCs w:val="28"/>
          <w14:ligatures w14:val="standardContextual"/>
        </w:rPr>
        <w:t xml:space="preserve"> , 283: </w:t>
      </w:r>
    </w:p>
    <w:p w14:paraId="5C2B2C61" w14:textId="7076D67B" w:rsidR="00010369" w:rsidRPr="00010369" w:rsidRDefault="00010369" w:rsidP="00E616ED">
      <w:pPr>
        <w:pStyle w:val="ListParagraph"/>
        <w:numPr>
          <w:ilvl w:val="0"/>
          <w:numId w:val="116"/>
        </w:numPr>
        <w:autoSpaceDE w:val="0"/>
        <w:autoSpaceDN w:val="0"/>
        <w:adjustRightInd w:val="0"/>
        <w:rPr>
          <w:rFonts w:ascii="Times-Roman" w:eastAsiaTheme="minorHAnsi" w:hAnsi="Times-Roman" w:cs="Times-Roman"/>
          <w:color w:val="000000"/>
          <w:sz w:val="28"/>
          <w:szCs w:val="28"/>
          <w14:ligatures w14:val="standardContextual"/>
        </w:rPr>
      </w:pPr>
      <w:r w:rsidRPr="00010369">
        <w:rPr>
          <w:rFonts w:ascii="Times-Roman" w:eastAsiaTheme="minorHAnsi" w:hAnsi="Times-Roman" w:cs="Times-Roman"/>
          <w:color w:val="000000"/>
          <w:sz w:val="28"/>
          <w:szCs w:val="28"/>
          <w14:ligatures w14:val="standardContextual"/>
        </w:rPr>
        <w:t xml:space="preserve">“…Westerners have for a very long time past no longer known how to distinguish the ‘soul’ from the ‘spirit’ (Cartesian dualism is to a great extent responsible for this, because it merges into one and the same category everything that is not the body…”. </w:t>
      </w:r>
      <w:r w:rsidR="00753100">
        <w:rPr>
          <w:rFonts w:ascii="Times-Roman" w:eastAsiaTheme="minorHAnsi" w:hAnsi="Times-Roman" w:cs="Times-Roman"/>
          <w:color w:val="000000"/>
          <w:sz w:val="28"/>
          <w:szCs w:val="28"/>
          <w14:ligatures w14:val="standardContextual"/>
        </w:rPr>
        <w:t xml:space="preserve"> (</w:t>
      </w:r>
      <w:r w:rsidR="00753100">
        <w:rPr>
          <w:rFonts w:ascii="Times-Roman" w:eastAsiaTheme="minorHAnsi" w:hAnsi="Times-Roman" w:cs="Times-Roman"/>
          <w:b/>
          <w:bCs/>
          <w14:ligatures w14:val="standardContextual"/>
        </w:rPr>
        <w:t>Volume 8)</w:t>
      </w:r>
    </w:p>
    <w:p w14:paraId="7F525D0D" w14:textId="77777777" w:rsidR="00010369" w:rsidRPr="00753100" w:rsidRDefault="00010369" w:rsidP="00753100">
      <w:pPr>
        <w:autoSpaceDE w:val="0"/>
        <w:autoSpaceDN w:val="0"/>
        <w:adjustRightInd w:val="0"/>
        <w:rPr>
          <w:rFonts w:ascii="Times-Roman" w:eastAsiaTheme="minorHAnsi" w:hAnsi="Times-Roman" w:cs="Times-Roman"/>
          <w:color w:val="000000"/>
          <w:sz w:val="28"/>
          <w:szCs w:val="28"/>
          <w14:ligatures w14:val="standardContextual"/>
        </w:rPr>
      </w:pPr>
    </w:p>
    <w:p w14:paraId="15C8B76F" w14:textId="4ED024F6" w:rsidR="00010369" w:rsidRPr="00010369" w:rsidRDefault="00010369" w:rsidP="00E616ED">
      <w:pPr>
        <w:pStyle w:val="ListParagraph"/>
        <w:numPr>
          <w:ilvl w:val="0"/>
          <w:numId w:val="116"/>
        </w:numPr>
        <w:autoSpaceDE w:val="0"/>
        <w:autoSpaceDN w:val="0"/>
        <w:adjustRightInd w:val="0"/>
        <w:rPr>
          <w:rFonts w:ascii="Times-Roman" w:eastAsiaTheme="minorHAnsi" w:hAnsi="Times-Roman" w:cs="Times-Roman"/>
          <w:color w:val="0F252D"/>
          <w:sz w:val="28"/>
          <w:szCs w:val="28"/>
          <w14:ligatures w14:val="standardContextual"/>
        </w:rPr>
      </w:pPr>
      <w:r w:rsidRPr="00010369">
        <w:rPr>
          <w:rFonts w:ascii="Times-Roman" w:eastAsiaTheme="minorHAnsi" w:hAnsi="Times-Roman" w:cs="Times-Roman"/>
          <w:color w:val="0F252D"/>
          <w:sz w:val="28"/>
          <w:szCs w:val="28"/>
          <w14:ligatures w14:val="standardContextual"/>
        </w:rPr>
        <w:t>The Inability to Distinguish Soul from Spirit</w:t>
      </w:r>
    </w:p>
    <w:p w14:paraId="4E8BEC40" w14:textId="77777777" w:rsidR="00010369" w:rsidRPr="00753100" w:rsidRDefault="00010369" w:rsidP="00753100">
      <w:pPr>
        <w:autoSpaceDE w:val="0"/>
        <w:autoSpaceDN w:val="0"/>
        <w:adjustRightInd w:val="0"/>
        <w:ind w:left="360"/>
        <w:rPr>
          <w:rFonts w:ascii="Times-Roman" w:eastAsiaTheme="minorHAnsi" w:hAnsi="Times-Roman" w:cs="Times-Roman"/>
          <w:color w:val="000000"/>
          <w:sz w:val="28"/>
          <w:szCs w:val="28"/>
          <w14:ligatures w14:val="standardContextual"/>
        </w:rPr>
      </w:pPr>
    </w:p>
    <w:p w14:paraId="68F32465" w14:textId="7AF54953" w:rsidR="00010369" w:rsidRPr="00010369" w:rsidRDefault="00010369" w:rsidP="00E616ED">
      <w:pPr>
        <w:pStyle w:val="ListParagraph"/>
        <w:numPr>
          <w:ilvl w:val="0"/>
          <w:numId w:val="116"/>
        </w:numPr>
        <w:autoSpaceDE w:val="0"/>
        <w:autoSpaceDN w:val="0"/>
        <w:adjustRightInd w:val="0"/>
        <w:rPr>
          <w:rFonts w:ascii="Times-Roman" w:eastAsiaTheme="minorHAnsi" w:hAnsi="Times-Roman" w:cs="Times-Roman"/>
          <w:color w:val="0F252D"/>
          <w:sz w:val="28"/>
          <w:szCs w:val="28"/>
          <w14:ligatures w14:val="standardContextual"/>
        </w:rPr>
      </w:pPr>
      <w:r w:rsidRPr="00010369">
        <w:rPr>
          <w:rFonts w:ascii="Times-Roman" w:eastAsiaTheme="minorHAnsi" w:hAnsi="Times-Roman" w:cs="Times-Roman"/>
          <w:color w:val="0F252D"/>
          <w:sz w:val="28"/>
          <w:szCs w:val="28"/>
          <w14:ligatures w14:val="standardContextual"/>
        </w:rPr>
        <w:t>Cartesian Dualism and the Creation of Provisional Science that Can Describe but Not Explain</w:t>
      </w:r>
    </w:p>
    <w:p w14:paraId="52C82C07" w14:textId="5C8EEB25" w:rsidR="00010369" w:rsidRPr="00010369" w:rsidRDefault="00010369" w:rsidP="00E616ED">
      <w:pPr>
        <w:pStyle w:val="ListParagraph"/>
        <w:numPr>
          <w:ilvl w:val="0"/>
          <w:numId w:val="116"/>
        </w:numPr>
        <w:autoSpaceDE w:val="0"/>
        <w:autoSpaceDN w:val="0"/>
        <w:adjustRightInd w:val="0"/>
        <w:rPr>
          <w:rFonts w:ascii="Times-Roman" w:eastAsiaTheme="minorHAnsi" w:hAnsi="Times-Roman" w:cs="Times-Roman"/>
          <w:color w:val="0F252D"/>
          <w:sz w:val="28"/>
          <w:szCs w:val="28"/>
          <w14:ligatures w14:val="standardContextual"/>
        </w:rPr>
      </w:pPr>
      <w:r w:rsidRPr="00010369">
        <w:rPr>
          <w:rFonts w:ascii="Times-Roman" w:eastAsiaTheme="minorHAnsi" w:hAnsi="Times-Roman" w:cs="Times-Roman"/>
          <w:color w:val="0F252D"/>
          <w:sz w:val="28"/>
          <w:szCs w:val="28"/>
          <w14:ligatures w14:val="standardContextual"/>
        </w:rPr>
        <w:t>Modern Science Is Provisional</w:t>
      </w:r>
    </w:p>
    <w:p w14:paraId="644DF39D" w14:textId="77777777" w:rsidR="00010369" w:rsidRPr="00010369" w:rsidRDefault="00010369" w:rsidP="00E616ED">
      <w:pPr>
        <w:pStyle w:val="ListParagraph"/>
        <w:numPr>
          <w:ilvl w:val="0"/>
          <w:numId w:val="116"/>
        </w:numPr>
        <w:autoSpaceDE w:val="0"/>
        <w:autoSpaceDN w:val="0"/>
        <w:adjustRightInd w:val="0"/>
        <w:rPr>
          <w:rFonts w:ascii="Times-Roman" w:eastAsiaTheme="minorHAnsi" w:hAnsi="Times-Roman" w:cs="Times-Roman"/>
          <w:color w:val="000000"/>
          <w:sz w:val="28"/>
          <w:szCs w:val="28"/>
          <w14:ligatures w14:val="standardContextual"/>
        </w:rPr>
      </w:pPr>
      <w:r w:rsidRPr="00010369">
        <w:rPr>
          <w:rFonts w:ascii="Times-Roman" w:eastAsiaTheme="minorHAnsi" w:hAnsi="Times-Roman" w:cs="Times-Roman"/>
          <w:color w:val="000000"/>
          <w:sz w:val="28"/>
          <w:szCs w:val="28"/>
          <w14:ligatures w14:val="standardContextual"/>
        </w:rPr>
        <w:t xml:space="preserve">Ren é Gu é non, </w:t>
      </w:r>
      <w:r w:rsidRPr="00010369">
        <w:rPr>
          <w:rFonts w:ascii="Times-Italic" w:eastAsiaTheme="minorHAnsi" w:hAnsi="Times-Italic" w:cs="Times-Italic"/>
          <w:i/>
          <w:iCs/>
          <w:color w:val="000000"/>
          <w:sz w:val="28"/>
          <w:szCs w:val="28"/>
          <w14:ligatures w14:val="standardContextual"/>
        </w:rPr>
        <w:t>The Reign of Quantity</w:t>
      </w:r>
      <w:r w:rsidRPr="00010369">
        <w:rPr>
          <w:rFonts w:ascii="Times-Roman" w:eastAsiaTheme="minorHAnsi" w:hAnsi="Times-Roman" w:cs="Times-Roman"/>
          <w:color w:val="000000"/>
          <w:sz w:val="28"/>
          <w:szCs w:val="28"/>
          <w14:ligatures w14:val="standardContextual"/>
        </w:rPr>
        <w:t xml:space="preserve"> , 150: </w:t>
      </w:r>
    </w:p>
    <w:p w14:paraId="1D87BD88" w14:textId="642D0119" w:rsidR="00010369" w:rsidRPr="00010369" w:rsidRDefault="00010369" w:rsidP="00E616ED">
      <w:pPr>
        <w:pStyle w:val="ListParagraph"/>
        <w:numPr>
          <w:ilvl w:val="0"/>
          <w:numId w:val="116"/>
        </w:numPr>
        <w:autoSpaceDE w:val="0"/>
        <w:autoSpaceDN w:val="0"/>
        <w:adjustRightInd w:val="0"/>
        <w:rPr>
          <w:rFonts w:ascii="Times-Roman" w:eastAsiaTheme="minorHAnsi" w:hAnsi="Times-Roman" w:cs="Times-Roman"/>
          <w:color w:val="000000"/>
          <w:sz w:val="28"/>
          <w:szCs w:val="28"/>
          <w14:ligatures w14:val="standardContextual"/>
        </w:rPr>
      </w:pPr>
      <w:r w:rsidRPr="00010369">
        <w:rPr>
          <w:rFonts w:ascii="Times-Roman" w:eastAsiaTheme="minorHAnsi" w:hAnsi="Times-Roman" w:cs="Times-Roman"/>
          <w:color w:val="000000"/>
          <w:sz w:val="28"/>
          <w:szCs w:val="28"/>
          <w14:ligatures w14:val="standardContextual"/>
        </w:rPr>
        <w:t xml:space="preserve">Modern science is “more or less ‘provisional’”.  </w:t>
      </w:r>
      <w:r w:rsidR="00753100">
        <w:rPr>
          <w:rFonts w:ascii="Times-Roman" w:eastAsiaTheme="minorHAnsi" w:hAnsi="Times-Roman" w:cs="Times-Roman"/>
          <w:color w:val="000000"/>
          <w:sz w:val="28"/>
          <w:szCs w:val="28"/>
          <w14:ligatures w14:val="standardContextual"/>
        </w:rPr>
        <w:t>(</w:t>
      </w:r>
      <w:r w:rsidR="00753100">
        <w:rPr>
          <w:rFonts w:ascii="Times-Roman" w:eastAsiaTheme="minorHAnsi" w:hAnsi="Times-Roman" w:cs="Times-Roman"/>
          <w:b/>
          <w:bCs/>
          <w14:ligatures w14:val="standardContextual"/>
        </w:rPr>
        <w:t>Volume 8)</w:t>
      </w:r>
    </w:p>
    <w:p w14:paraId="7B7EC8AB" w14:textId="091076EF" w:rsidR="00010369" w:rsidRPr="00010369" w:rsidRDefault="00010369" w:rsidP="00E616ED">
      <w:pPr>
        <w:pStyle w:val="ListParagraph"/>
        <w:numPr>
          <w:ilvl w:val="0"/>
          <w:numId w:val="116"/>
        </w:numPr>
        <w:autoSpaceDE w:val="0"/>
        <w:autoSpaceDN w:val="0"/>
        <w:adjustRightInd w:val="0"/>
        <w:rPr>
          <w:rFonts w:ascii="Times-Roman" w:eastAsiaTheme="minorHAnsi" w:hAnsi="Times-Roman" w:cs="Times-Roman"/>
          <w:color w:val="000000"/>
          <w:sz w:val="28"/>
          <w:szCs w:val="28"/>
          <w14:ligatures w14:val="standardContextual"/>
        </w:rPr>
      </w:pPr>
      <w:r w:rsidRPr="00010369">
        <w:rPr>
          <w:rFonts w:ascii="Times-Roman" w:eastAsiaTheme="minorHAnsi" w:hAnsi="Times-Roman" w:cs="Times-Roman"/>
          <w:color w:val="000000"/>
          <w:sz w:val="28"/>
          <w:szCs w:val="28"/>
          <w14:ligatures w14:val="standardContextual"/>
        </w:rPr>
        <w:t>NOTE: Likewise its “laws” are provisional.</w:t>
      </w:r>
      <w:r w:rsidR="00753100" w:rsidRPr="00753100">
        <w:rPr>
          <w:rFonts w:ascii="Times-Roman" w:eastAsiaTheme="minorHAnsi" w:hAnsi="Times-Roman" w:cs="Times-Roman"/>
          <w:color w:val="000000"/>
          <w:sz w:val="28"/>
          <w:szCs w:val="28"/>
          <w14:ligatures w14:val="standardContextual"/>
        </w:rPr>
        <w:t xml:space="preserve"> </w:t>
      </w:r>
      <w:r w:rsidR="00753100">
        <w:rPr>
          <w:rFonts w:ascii="Times-Roman" w:eastAsiaTheme="minorHAnsi" w:hAnsi="Times-Roman" w:cs="Times-Roman"/>
          <w:color w:val="000000"/>
          <w:sz w:val="28"/>
          <w:szCs w:val="28"/>
          <w14:ligatures w14:val="standardContextual"/>
        </w:rPr>
        <w:t>(</w:t>
      </w:r>
      <w:r w:rsidR="00753100">
        <w:rPr>
          <w:rFonts w:ascii="Times-Roman" w:eastAsiaTheme="minorHAnsi" w:hAnsi="Times-Roman" w:cs="Times-Roman"/>
          <w:b/>
          <w:bCs/>
          <w14:ligatures w14:val="standardContextual"/>
        </w:rPr>
        <w:t>Volume 8)</w:t>
      </w:r>
    </w:p>
    <w:p w14:paraId="49E54626" w14:textId="3564D72F" w:rsidR="00010369" w:rsidRPr="00010369" w:rsidRDefault="00010369" w:rsidP="00E616ED">
      <w:pPr>
        <w:pStyle w:val="ListParagraph"/>
        <w:numPr>
          <w:ilvl w:val="0"/>
          <w:numId w:val="116"/>
        </w:numPr>
        <w:autoSpaceDE w:val="0"/>
        <w:autoSpaceDN w:val="0"/>
        <w:adjustRightInd w:val="0"/>
        <w:rPr>
          <w:rFonts w:ascii="Times-Roman" w:eastAsiaTheme="minorHAnsi" w:hAnsi="Times-Roman" w:cs="Times-Roman"/>
          <w:color w:val="000000"/>
          <w:sz w:val="28"/>
          <w:szCs w:val="28"/>
          <w14:ligatures w14:val="standardContextual"/>
        </w:rPr>
      </w:pPr>
      <w:r w:rsidRPr="00010369">
        <w:rPr>
          <w:rFonts w:ascii="Times-Roman" w:eastAsiaTheme="minorHAnsi" w:hAnsi="Times-Roman" w:cs="Times-Roman"/>
          <w:color w:val="000000"/>
          <w:sz w:val="28"/>
          <w:szCs w:val="28"/>
          <w14:ligatures w14:val="standardContextual"/>
        </w:rPr>
        <w:t xml:space="preserve">Leibnitz showed that Cartesian mechanism could be nothing but a “representation” of outward appearances lacking genuinely explanatory value. But the modern public at large takes the claims of science seriously and blindly accepts them as “dogmas.” </w:t>
      </w:r>
      <w:r w:rsidR="00753100">
        <w:rPr>
          <w:rFonts w:ascii="Times-Roman" w:eastAsiaTheme="minorHAnsi" w:hAnsi="Times-Roman" w:cs="Times-Roman"/>
          <w:color w:val="000000"/>
          <w:sz w:val="28"/>
          <w:szCs w:val="28"/>
          <w14:ligatures w14:val="standardContextual"/>
        </w:rPr>
        <w:t>(</w:t>
      </w:r>
      <w:r w:rsidR="00753100">
        <w:rPr>
          <w:rFonts w:ascii="Times-Roman" w:eastAsiaTheme="minorHAnsi" w:hAnsi="Times-Roman" w:cs="Times-Roman"/>
          <w:b/>
          <w:bCs/>
          <w14:ligatures w14:val="standardContextual"/>
        </w:rPr>
        <w:t>Volume 8)</w:t>
      </w:r>
    </w:p>
    <w:p w14:paraId="7BC10D92" w14:textId="77777777" w:rsidR="00010369" w:rsidRPr="00753100" w:rsidRDefault="00010369" w:rsidP="00753100">
      <w:pPr>
        <w:autoSpaceDE w:val="0"/>
        <w:autoSpaceDN w:val="0"/>
        <w:adjustRightInd w:val="0"/>
        <w:ind w:left="360"/>
        <w:rPr>
          <w:rFonts w:ascii="Times-Roman" w:eastAsiaTheme="minorHAnsi" w:hAnsi="Times-Roman" w:cs="Times-Roman"/>
          <w:color w:val="000000"/>
          <w:sz w:val="28"/>
          <w:szCs w:val="28"/>
          <w14:ligatures w14:val="standardContextual"/>
        </w:rPr>
      </w:pPr>
    </w:p>
    <w:p w14:paraId="38329E37" w14:textId="36D6206F" w:rsidR="00010369" w:rsidRPr="00010369" w:rsidRDefault="00010369" w:rsidP="00E616ED">
      <w:pPr>
        <w:pStyle w:val="ListParagraph"/>
        <w:numPr>
          <w:ilvl w:val="0"/>
          <w:numId w:val="116"/>
        </w:numPr>
        <w:autoSpaceDE w:val="0"/>
        <w:autoSpaceDN w:val="0"/>
        <w:adjustRightInd w:val="0"/>
        <w:rPr>
          <w:rFonts w:ascii="Times-Roman" w:eastAsiaTheme="minorHAnsi" w:hAnsi="Times-Roman" w:cs="Times-Roman"/>
          <w:color w:val="0F252D"/>
          <w:sz w:val="28"/>
          <w:szCs w:val="28"/>
          <w14:ligatures w14:val="standardContextual"/>
        </w:rPr>
      </w:pPr>
      <w:r w:rsidRPr="00010369">
        <w:rPr>
          <w:rFonts w:ascii="Times-Roman" w:eastAsiaTheme="minorHAnsi" w:hAnsi="Times-Roman" w:cs="Times-Roman"/>
          <w:color w:val="0F252D"/>
          <w:sz w:val="28"/>
          <w:szCs w:val="28"/>
          <w14:ligatures w14:val="standardContextual"/>
        </w:rPr>
        <w:t>Rob People of Their Holistic Qualities And Turn Them into Machines</w:t>
      </w:r>
      <w:r w:rsidR="00753100">
        <w:rPr>
          <w:rFonts w:ascii="Times-Roman" w:eastAsiaTheme="minorHAnsi" w:hAnsi="Times-Roman" w:cs="Times-Roman"/>
          <w:color w:val="0F252D"/>
          <w:sz w:val="28"/>
          <w:szCs w:val="28"/>
          <w14:ligatures w14:val="standardContextual"/>
        </w:rPr>
        <w:t xml:space="preserve"> </w:t>
      </w:r>
      <w:r w:rsidR="00753100">
        <w:rPr>
          <w:rFonts w:ascii="Times-Roman" w:eastAsiaTheme="minorHAnsi" w:hAnsi="Times-Roman" w:cs="Times-Roman"/>
          <w:color w:val="000000"/>
          <w:sz w:val="28"/>
          <w:szCs w:val="28"/>
          <w14:ligatures w14:val="standardContextual"/>
        </w:rPr>
        <w:t>(</w:t>
      </w:r>
      <w:r w:rsidR="00753100">
        <w:rPr>
          <w:rFonts w:ascii="Times-Roman" w:eastAsiaTheme="minorHAnsi" w:hAnsi="Times-Roman" w:cs="Times-Roman"/>
          <w:b/>
          <w:bCs/>
          <w14:ligatures w14:val="standardContextual"/>
        </w:rPr>
        <w:t>Volume 8)</w:t>
      </w:r>
    </w:p>
    <w:p w14:paraId="08EC6758" w14:textId="77777777" w:rsidR="00010369" w:rsidRPr="00010369" w:rsidRDefault="00010369" w:rsidP="00E616ED">
      <w:pPr>
        <w:pStyle w:val="ListParagraph"/>
        <w:numPr>
          <w:ilvl w:val="0"/>
          <w:numId w:val="116"/>
        </w:numPr>
        <w:autoSpaceDE w:val="0"/>
        <w:autoSpaceDN w:val="0"/>
        <w:adjustRightInd w:val="0"/>
        <w:rPr>
          <w:rFonts w:ascii="Times-Roman" w:eastAsiaTheme="minorHAnsi" w:hAnsi="Times-Roman" w:cs="Times-Roman"/>
          <w:color w:val="000000"/>
          <w:sz w:val="28"/>
          <w:szCs w:val="28"/>
          <w14:ligatures w14:val="standardContextual"/>
        </w:rPr>
      </w:pPr>
      <w:r w:rsidRPr="00010369">
        <w:rPr>
          <w:rFonts w:ascii="Times-Roman" w:eastAsiaTheme="minorHAnsi" w:hAnsi="Times-Roman" w:cs="Times-Roman"/>
          <w:color w:val="000000"/>
          <w:sz w:val="28"/>
          <w:szCs w:val="28"/>
          <w14:ligatures w14:val="standardContextual"/>
        </w:rPr>
        <w:t xml:space="preserve">René Guénon, The Reign of Quantity, 66: </w:t>
      </w:r>
    </w:p>
    <w:p w14:paraId="704559C2" w14:textId="4FA71977" w:rsidR="00010369" w:rsidRPr="00010369" w:rsidRDefault="00010369" w:rsidP="00E616ED">
      <w:pPr>
        <w:pStyle w:val="ListParagraph"/>
        <w:numPr>
          <w:ilvl w:val="0"/>
          <w:numId w:val="116"/>
        </w:numPr>
        <w:autoSpaceDE w:val="0"/>
        <w:autoSpaceDN w:val="0"/>
        <w:adjustRightInd w:val="0"/>
        <w:rPr>
          <w:rFonts w:ascii="Times-Roman" w:eastAsiaTheme="minorHAnsi" w:hAnsi="Times-Roman" w:cs="Times-Roman"/>
          <w:color w:val="000000"/>
          <w:sz w:val="28"/>
          <w:szCs w:val="28"/>
          <w14:ligatures w14:val="standardContextual"/>
        </w:rPr>
      </w:pPr>
      <w:r w:rsidRPr="00010369">
        <w:rPr>
          <w:rFonts w:ascii="Times-Roman" w:eastAsiaTheme="minorHAnsi" w:hAnsi="Times-Roman" w:cs="Times-Roman"/>
          <w:color w:val="000000"/>
          <w:sz w:val="28"/>
          <w:szCs w:val="28"/>
          <w14:ligatures w14:val="standardContextual"/>
        </w:rPr>
        <w:t xml:space="preserve">When people are robbed more or less completely of their proper qualities, they are turned into “something as nearly as possible like mere machines; and machines, the typical product of the modern world, are the very things that represent, in the highest degree attained up till now, the predominance of quantity over quality. From a social point of view, ‘democratic’ and ‘egalitarian’ conceptions tend towards exactly the same end, for according to them all individuals are equivalent one to another.” </w:t>
      </w:r>
      <w:r w:rsidR="00753100">
        <w:rPr>
          <w:rFonts w:ascii="Times-Roman" w:eastAsiaTheme="minorHAnsi" w:hAnsi="Times-Roman" w:cs="Times-Roman"/>
          <w:color w:val="000000"/>
          <w:sz w:val="28"/>
          <w:szCs w:val="28"/>
          <w14:ligatures w14:val="standardContextual"/>
        </w:rPr>
        <w:t>(</w:t>
      </w:r>
      <w:r w:rsidR="00753100">
        <w:rPr>
          <w:rFonts w:ascii="Times-Roman" w:eastAsiaTheme="minorHAnsi" w:hAnsi="Times-Roman" w:cs="Times-Roman"/>
          <w:b/>
          <w:bCs/>
          <w14:ligatures w14:val="standardContextual"/>
        </w:rPr>
        <w:t>Volume 8)</w:t>
      </w:r>
    </w:p>
    <w:p w14:paraId="66ADCECE" w14:textId="1343C7CA" w:rsidR="00010369" w:rsidRPr="00753100" w:rsidRDefault="00B72376" w:rsidP="00E616ED">
      <w:pPr>
        <w:pStyle w:val="ListParagraph"/>
        <w:numPr>
          <w:ilvl w:val="0"/>
          <w:numId w:val="116"/>
        </w:numPr>
        <w:autoSpaceDE w:val="0"/>
        <w:autoSpaceDN w:val="0"/>
        <w:adjustRightInd w:val="0"/>
        <w:rPr>
          <w:rFonts w:ascii="Times-Roman" w:eastAsiaTheme="minorHAnsi" w:hAnsi="Times-Roman" w:cs="Times-Roman"/>
          <w14:ligatures w14:val="standardContextual"/>
        </w:rPr>
      </w:pPr>
      <w:r w:rsidRPr="00753100">
        <w:rPr>
          <w:rFonts w:ascii="Times-Roman" w:eastAsiaTheme="minorHAnsi" w:hAnsi="Times-Roman" w:cs="Times-Roman"/>
          <w14:ligatures w14:val="standardContextual"/>
        </w:rPr>
        <w:t>Paradigms and cognitive frames color our experiences and perceptions of reality even at the level of “objective” scientific research and observation. We cannot speak meaningfully of experience, empirical observation, or science without carefully addressing our paradigms and the associated cognitive frames. Because they are so critically important and function at the deepest psychological and perceptual levels, we need to be as fully conscious as possible of the paradigms in this sphere. They should always be brought to the forefront and never be overlooked or taken for granted. As an example, Cartesian dualism has constituted one of the banes of Western thought for almost four hundred years. Edmund Husserl, Alfred Lord Whitehead, and others have made powerful critiques of its bifurcated worldview and the highly problematic role it plays in modern science, psychology, and other fields of knowledge. They have emphasized the imperative that we finally break the “bifurcationist stranglehold,” although, in the absence of anything to replace it, Cartesian dualism still remains a reigning paradigm.</w:t>
      </w:r>
      <w:r w:rsidR="00753100">
        <w:rPr>
          <w:rFonts w:ascii="Times-Roman" w:eastAsiaTheme="minorHAnsi" w:hAnsi="Times-Roman" w:cs="Times-Roman"/>
          <w14:ligatures w14:val="standardContextual"/>
        </w:rPr>
        <w:t xml:space="preserve"> </w:t>
      </w:r>
      <w:r w:rsidR="00753100">
        <w:rPr>
          <w:rFonts w:ascii="Times-Roman" w:eastAsiaTheme="minorHAnsi" w:hAnsi="Times-Roman" w:cs="Times-Roman"/>
          <w:color w:val="000000"/>
          <w:sz w:val="28"/>
          <w:szCs w:val="28"/>
          <w14:ligatures w14:val="standardContextual"/>
        </w:rPr>
        <w:t>(</w:t>
      </w:r>
      <w:r w:rsidR="00753100">
        <w:rPr>
          <w:rFonts w:ascii="Times-Roman" w:eastAsiaTheme="minorHAnsi" w:hAnsi="Times-Roman" w:cs="Times-Roman"/>
          <w:b/>
          <w:bCs/>
          <w14:ligatures w14:val="standardContextual"/>
        </w:rPr>
        <w:t>Volume 8)</w:t>
      </w:r>
    </w:p>
    <w:p w14:paraId="73A3813B" w14:textId="45AE4017" w:rsidR="00DB1579" w:rsidRPr="00C75D1E" w:rsidRDefault="00753100" w:rsidP="00E616ED">
      <w:pPr>
        <w:pStyle w:val="ListParagraph"/>
        <w:numPr>
          <w:ilvl w:val="0"/>
          <w:numId w:val="116"/>
        </w:numPr>
        <w:autoSpaceDE w:val="0"/>
        <w:autoSpaceDN w:val="0"/>
        <w:adjustRightInd w:val="0"/>
        <w:rPr>
          <w:rFonts w:ascii="Times-Roman" w:eastAsiaTheme="minorHAnsi" w:hAnsi="Times-Roman" w:cs="Times-Roman"/>
          <w:sz w:val="28"/>
          <w:szCs w:val="28"/>
          <w14:ligatures w14:val="standardContextual"/>
        </w:rPr>
      </w:pPr>
      <w:r w:rsidRPr="00753100">
        <w:rPr>
          <w:rFonts w:ascii="Times-Roman" w:eastAsiaTheme="minorHAnsi" w:hAnsi="Times-Roman" w:cs="Times-Roman"/>
          <w:sz w:val="28"/>
          <w:szCs w:val="28"/>
          <w14:ligatures w14:val="standardContextual"/>
        </w:rPr>
        <w:t>Paradigms and cognitive frames color our experiences and perceptions of reality even at the level of “objective” scientific research and observation. We cannot speak meaningfully of experience, empirical observation, or science without carefully addressing our paradigms and the associated cognitive frames. Because they are so critically important and function at the deepest psychological and perceptual levels, we need to be as fully conscious as possible of the paradigms in this sphere. They should always be brought to the forefront and never be overlooked or taken for granted. As an example, Cartesian dualism has constituted one of the banes of Western thought for almost four hundred years.</w:t>
      </w:r>
      <w:r>
        <w:rPr>
          <w:rFonts w:ascii="Times-Roman" w:eastAsiaTheme="minorHAnsi" w:hAnsi="Times-Roman" w:cs="Times-Roman"/>
          <w:sz w:val="28"/>
          <w:szCs w:val="28"/>
          <w14:ligatures w14:val="standardContextual"/>
        </w:rPr>
        <w:t xml:space="preserve"> </w:t>
      </w:r>
      <w:r>
        <w:rPr>
          <w:rFonts w:ascii="Times-Roman" w:eastAsiaTheme="minorHAnsi" w:hAnsi="Times-Roman" w:cs="Times-Roman"/>
          <w:color w:val="000000"/>
          <w:sz w:val="28"/>
          <w:szCs w:val="28"/>
          <w14:ligatures w14:val="standardContextual"/>
        </w:rPr>
        <w:t>(</w:t>
      </w:r>
      <w:r>
        <w:rPr>
          <w:rFonts w:ascii="Times-Roman" w:eastAsiaTheme="minorHAnsi" w:hAnsi="Times-Roman" w:cs="Times-Roman"/>
          <w:b/>
          <w:bCs/>
          <w14:ligatures w14:val="standardContextual"/>
        </w:rPr>
        <w:t>Volume 8)</w:t>
      </w:r>
    </w:p>
    <w:p w14:paraId="74F97B9C" w14:textId="77777777" w:rsidR="00C75D1E" w:rsidRPr="00C75D1E" w:rsidRDefault="00C75D1E" w:rsidP="00C75D1E">
      <w:pPr>
        <w:autoSpaceDE w:val="0"/>
        <w:autoSpaceDN w:val="0"/>
        <w:adjustRightInd w:val="0"/>
        <w:rPr>
          <w:rFonts w:ascii="Times-Roman" w:eastAsiaTheme="minorHAnsi" w:hAnsi="Times-Roman" w:cs="Times-Roman"/>
          <w:sz w:val="28"/>
          <w:szCs w:val="28"/>
          <w14:ligatures w14:val="standardContextual"/>
        </w:rPr>
      </w:pPr>
    </w:p>
    <w:p w14:paraId="2243BBFA" w14:textId="22A6EEBC" w:rsidR="00FD1A33" w:rsidRPr="00014A8F" w:rsidRDefault="00FD1A33" w:rsidP="00E616ED">
      <w:pPr>
        <w:pStyle w:val="Heading4"/>
        <w:numPr>
          <w:ilvl w:val="0"/>
          <w:numId w:val="9"/>
        </w:numPr>
        <w:rPr>
          <w:rFonts w:asciiTheme="majorBidi" w:eastAsiaTheme="minorHAnsi" w:hAnsiTheme="majorBidi"/>
          <w:b/>
          <w:bCs/>
          <w:color w:val="C00000"/>
          <w:sz w:val="28"/>
          <w:szCs w:val="28"/>
        </w:rPr>
      </w:pPr>
      <w:bookmarkStart w:id="256" w:name="_Toc188509475"/>
      <w:bookmarkStart w:id="257" w:name="_Toc188509472"/>
      <w:commentRangeStart w:id="258"/>
      <w:r w:rsidRPr="00F95BE4">
        <w:rPr>
          <w:rFonts w:asciiTheme="majorBidi" w:eastAsiaTheme="minorHAnsi" w:hAnsiTheme="majorBidi"/>
          <w:b/>
          <w:bCs/>
          <w:color w:val="C00000"/>
          <w:sz w:val="28"/>
          <w:szCs w:val="28"/>
        </w:rPr>
        <w:t>Copernican Principle</w:t>
      </w:r>
      <w:bookmarkEnd w:id="256"/>
      <w:commentRangeEnd w:id="258"/>
      <w:r w:rsidR="00FF1296" w:rsidRPr="00014A8F">
        <w:rPr>
          <w:rStyle w:val="CommentReference"/>
          <w:rFonts w:asciiTheme="majorBidi" w:eastAsiaTheme="minorHAnsi" w:hAnsiTheme="majorBidi"/>
          <w:b/>
          <w:bCs/>
          <w:color w:val="C00000"/>
          <w:sz w:val="28"/>
          <w:szCs w:val="28"/>
        </w:rPr>
        <w:commentReference w:id="258"/>
      </w:r>
    </w:p>
    <w:p w14:paraId="6133CBF2" w14:textId="27653F00" w:rsidR="00FD1A33" w:rsidRDefault="00FD1A33" w:rsidP="00E616ED">
      <w:pPr>
        <w:pStyle w:val="Heading4"/>
        <w:numPr>
          <w:ilvl w:val="0"/>
          <w:numId w:val="9"/>
        </w:numPr>
        <w:rPr>
          <w:rFonts w:asciiTheme="majorBidi" w:eastAsiaTheme="minorHAnsi" w:hAnsiTheme="majorBidi"/>
          <w:b/>
          <w:bCs/>
          <w:color w:val="C00000"/>
          <w:sz w:val="28"/>
          <w:szCs w:val="28"/>
        </w:rPr>
      </w:pPr>
      <w:r w:rsidRPr="00F95BE4">
        <w:rPr>
          <w:rFonts w:asciiTheme="majorBidi" w:eastAsiaTheme="minorHAnsi" w:hAnsiTheme="majorBidi"/>
          <w:b/>
          <w:bCs/>
          <w:color w:val="C00000"/>
          <w:sz w:val="28"/>
          <w:szCs w:val="28"/>
        </w:rPr>
        <w:t>Cosmological Realism &amp; Modernist Reductionism</w:t>
      </w:r>
      <w:bookmarkEnd w:id="257"/>
    </w:p>
    <w:p w14:paraId="37C167F9" w14:textId="1F077BED" w:rsidR="00AA18A7" w:rsidRPr="00AA18A7" w:rsidRDefault="00AA18A7" w:rsidP="00E616ED">
      <w:pPr>
        <w:pStyle w:val="ListParagraph"/>
        <w:numPr>
          <w:ilvl w:val="0"/>
          <w:numId w:val="117"/>
        </w:numPr>
        <w:rPr>
          <w:rFonts w:eastAsiaTheme="minorHAnsi"/>
        </w:rPr>
      </w:pPr>
      <w:r w:rsidRPr="00AA18A7">
        <w:rPr>
          <w:rFonts w:eastAsiaTheme="minorHAnsi"/>
        </w:rPr>
        <w:t>First Principles and sound thought based upon them are a manifestation of epistemological realism, which leads to cosmological realism. The created world is imbued with reality and, consequently, with meaning. Our thought and the content of our thought is obtained from extra-mental reality. Being is intelligible, and all that exists in the created world can be fathomed and understood. The categorical rejection of first principles, which is typical of much contemporary thought, is not based in principled skepticism innocently stemming from our failure to find demonstrative and objective truth. Rather, it is a matter of personal disposition, psychological inclination, and cultural bias. It is not an act of good faith, which is required to prepare minds to discover the virtue of sound intellectual reasoning. Such ignorance does not amount to virtue and reflects the uncritical adoption of positivism, natural scientism, and their ideological outlooks. People of intellect, in contrast, do not strive to “think as it pleases them” but to think correctly.</w:t>
      </w:r>
      <w:r>
        <w:rPr>
          <w:rFonts w:eastAsiaTheme="minorHAnsi"/>
        </w:rPr>
        <w:t xml:space="preserve"> </w:t>
      </w:r>
      <w:r>
        <w:rPr>
          <w:rFonts w:eastAsiaTheme="minorHAnsi"/>
          <w:b/>
          <w:bCs/>
        </w:rPr>
        <w:t>(Volume 7b)</w:t>
      </w:r>
    </w:p>
    <w:p w14:paraId="4D0095BE" w14:textId="58668AE1" w:rsidR="00AA18A7" w:rsidRPr="00AC17F6" w:rsidRDefault="00AC17F6" w:rsidP="00E616ED">
      <w:pPr>
        <w:pStyle w:val="ListParagraph"/>
        <w:numPr>
          <w:ilvl w:val="0"/>
          <w:numId w:val="117"/>
        </w:numPr>
        <w:rPr>
          <w:rFonts w:eastAsiaTheme="minorHAnsi"/>
        </w:rPr>
      </w:pPr>
      <w:r w:rsidRPr="00AC17F6">
        <w:rPr>
          <w:rFonts w:eastAsiaTheme="minorHAnsi"/>
        </w:rPr>
        <w:t>Traditional PNC: The traditional understanding of the PNC is that it possesses a logical form, a psychological form, and an ontological form. The logical we have dealt with. The psychological form is that it is necessary of anything either to affirm or deny. The ontological form is essentially the principle of identity, “each being is exclusively itself.” This is completely in line with cosmological realism, which asserts that each being is unique, not interchangeable, not expendable.</w:t>
      </w:r>
      <w:r>
        <w:rPr>
          <w:rFonts w:eastAsiaTheme="minorHAnsi"/>
        </w:rPr>
        <w:t xml:space="preserve"> </w:t>
      </w:r>
      <w:r>
        <w:rPr>
          <w:rFonts w:eastAsiaTheme="minorHAnsi"/>
          <w:b/>
          <w:bCs/>
        </w:rPr>
        <w:t>Volume 7b</w:t>
      </w:r>
    </w:p>
    <w:p w14:paraId="78007A89" w14:textId="03F1F9F6" w:rsidR="00AC17F6" w:rsidRPr="00AE1985" w:rsidRDefault="00AE1985" w:rsidP="00E616ED">
      <w:pPr>
        <w:pStyle w:val="ListParagraph"/>
        <w:numPr>
          <w:ilvl w:val="0"/>
          <w:numId w:val="117"/>
        </w:numPr>
        <w:rPr>
          <w:rFonts w:eastAsiaTheme="minorHAnsi"/>
        </w:rPr>
      </w:pPr>
      <w:r w:rsidRPr="00AE1985">
        <w:rPr>
          <w:rFonts w:eastAsiaTheme="minorHAnsi"/>
        </w:rPr>
        <w:t>Cosmological realism goes hand in hand with epistemological realism. In Akbarian cosmology, there are different levels of creation (marātib al-khalq). Reality is One. Therefore, there can be no real contradiction between one realm of existence and another. Rather, there is and must be continuity between them. The logical cannot contradict the ontological. Higher knowledge cannot contradict or disavow lower forms of knowledge. Each operates at its own designated level or a degree of harmonious correspondence. This correspondence unites the internal realm of the human being with the outer cosmos, since everything that is brought into existence, by virtue of the agency of its existence, is tied and connected to everything else that shares this existence. Thus, each of the parts of creation in its interior organization is analogous to each of the other parts of creation, and hence we can perceive an order that subsists throughout all the levels of creation. This order settles the hierarchies in the created world including that of the sciences and of knowledge and epistemology as a whole, because cosmological presuppositions condition our theories of knowledge as well as those of art.</w:t>
      </w:r>
      <w:r>
        <w:rPr>
          <w:rFonts w:eastAsiaTheme="minorHAnsi"/>
        </w:rPr>
        <w:t xml:space="preserve"> (</w:t>
      </w:r>
      <w:r>
        <w:rPr>
          <w:rFonts w:eastAsiaTheme="minorHAnsi"/>
          <w:b/>
          <w:bCs/>
        </w:rPr>
        <w:t>Volume 11)</w:t>
      </w:r>
    </w:p>
    <w:p w14:paraId="74449F03" w14:textId="1724045A" w:rsidR="00912DC8" w:rsidRPr="00912DC8" w:rsidRDefault="00912DC8" w:rsidP="00E616ED">
      <w:pPr>
        <w:pStyle w:val="ListParagraph"/>
        <w:numPr>
          <w:ilvl w:val="0"/>
          <w:numId w:val="117"/>
        </w:numPr>
        <w:rPr>
          <w:rFonts w:eastAsiaTheme="minorHAnsi"/>
        </w:rPr>
      </w:pPr>
      <w:r w:rsidRPr="00912DC8">
        <w:rPr>
          <w:rFonts w:eastAsiaTheme="minorHAnsi"/>
        </w:rPr>
        <w:t xml:space="preserve">This realism is essentially the acceptance of the primacy of being over thought. </w:t>
      </w:r>
      <w:r>
        <w:rPr>
          <w:rFonts w:eastAsiaTheme="minorHAnsi"/>
          <w:b/>
          <w:bCs/>
        </w:rPr>
        <w:t>(Volume 6)</w:t>
      </w:r>
    </w:p>
    <w:p w14:paraId="7FD289B3" w14:textId="13E6867B" w:rsidR="00912DC8" w:rsidRPr="00912DC8" w:rsidRDefault="00912DC8" w:rsidP="00E616ED">
      <w:pPr>
        <w:pStyle w:val="ListParagraph"/>
        <w:numPr>
          <w:ilvl w:val="0"/>
          <w:numId w:val="117"/>
        </w:numPr>
        <w:rPr>
          <w:rFonts w:eastAsiaTheme="minorHAnsi"/>
        </w:rPr>
      </w:pPr>
      <w:r w:rsidRPr="00912DC8">
        <w:rPr>
          <w:rFonts w:eastAsiaTheme="minorHAnsi"/>
        </w:rPr>
        <w:t>Holding to This Is Epistemological Realism</w:t>
      </w:r>
      <w:r>
        <w:rPr>
          <w:rFonts w:eastAsiaTheme="minorHAnsi"/>
        </w:rPr>
        <w:t xml:space="preserve"> </w:t>
      </w:r>
      <w:r>
        <w:rPr>
          <w:rFonts w:eastAsiaTheme="minorHAnsi"/>
          <w:b/>
          <w:bCs/>
        </w:rPr>
        <w:t>(Volume 6)</w:t>
      </w:r>
    </w:p>
    <w:p w14:paraId="4AF998E7" w14:textId="31B968B4" w:rsidR="00912DC8" w:rsidRPr="00912DC8" w:rsidRDefault="00912DC8" w:rsidP="00E616ED">
      <w:pPr>
        <w:pStyle w:val="ListParagraph"/>
        <w:numPr>
          <w:ilvl w:val="0"/>
          <w:numId w:val="117"/>
        </w:numPr>
        <w:rPr>
          <w:rFonts w:eastAsiaTheme="minorHAnsi"/>
        </w:rPr>
      </w:pPr>
      <w:r w:rsidRPr="00912DC8">
        <w:rPr>
          <w:rFonts w:eastAsiaTheme="minorHAnsi"/>
        </w:rPr>
        <w:t>Non-Contradiction &amp; the Primacy of Being</w:t>
      </w:r>
      <w:r>
        <w:rPr>
          <w:rFonts w:eastAsiaTheme="minorHAnsi"/>
        </w:rPr>
        <w:t xml:space="preserve"> </w:t>
      </w:r>
      <w:r>
        <w:rPr>
          <w:rFonts w:eastAsiaTheme="minorHAnsi"/>
          <w:b/>
          <w:bCs/>
        </w:rPr>
        <w:t>(Volume 6)</w:t>
      </w:r>
    </w:p>
    <w:p w14:paraId="646BBFF1" w14:textId="310F27EF" w:rsidR="00912DC8" w:rsidRPr="00912DC8" w:rsidRDefault="00912DC8" w:rsidP="00E616ED">
      <w:pPr>
        <w:pStyle w:val="ListParagraph"/>
        <w:numPr>
          <w:ilvl w:val="0"/>
          <w:numId w:val="117"/>
        </w:numPr>
        <w:rPr>
          <w:rFonts w:eastAsiaTheme="minorHAnsi"/>
        </w:rPr>
      </w:pPr>
      <w:r w:rsidRPr="00912DC8">
        <w:rPr>
          <w:rFonts w:eastAsiaTheme="minorHAnsi"/>
        </w:rPr>
        <w:t xml:space="preserve">Cosmological realism: </w:t>
      </w:r>
      <w:r>
        <w:rPr>
          <w:rFonts w:eastAsiaTheme="minorHAnsi"/>
          <w:b/>
          <w:bCs/>
        </w:rPr>
        <w:t>(Volume 6)</w:t>
      </w:r>
    </w:p>
    <w:p w14:paraId="14AF5B38" w14:textId="75D2BFA6" w:rsidR="00912DC8" w:rsidRPr="00912DC8" w:rsidRDefault="00912DC8" w:rsidP="00E616ED">
      <w:pPr>
        <w:pStyle w:val="ListParagraph"/>
        <w:numPr>
          <w:ilvl w:val="0"/>
          <w:numId w:val="117"/>
        </w:numPr>
        <w:rPr>
          <w:rFonts w:eastAsiaTheme="minorHAnsi"/>
        </w:rPr>
      </w:pPr>
      <w:r w:rsidRPr="00912DC8">
        <w:rPr>
          <w:rFonts w:eastAsiaTheme="minorHAnsi"/>
        </w:rPr>
        <w:t xml:space="preserve">Primacy of being over thought. </w:t>
      </w:r>
      <w:r>
        <w:rPr>
          <w:rFonts w:eastAsiaTheme="minorHAnsi"/>
          <w:b/>
          <w:bCs/>
        </w:rPr>
        <w:t>(Volume 6)</w:t>
      </w:r>
    </w:p>
    <w:p w14:paraId="264B1E94" w14:textId="77777777" w:rsidR="00912DC8" w:rsidRPr="00912DC8" w:rsidRDefault="00912DC8" w:rsidP="00E616ED">
      <w:pPr>
        <w:pStyle w:val="ListParagraph"/>
        <w:numPr>
          <w:ilvl w:val="0"/>
          <w:numId w:val="117"/>
        </w:numPr>
        <w:rPr>
          <w:rFonts w:eastAsiaTheme="minorHAnsi"/>
        </w:rPr>
      </w:pPr>
      <w:r w:rsidRPr="00912DC8">
        <w:rPr>
          <w:rFonts w:eastAsiaTheme="minorHAnsi"/>
        </w:rPr>
        <w:t xml:space="preserve">This realism is essentially the acceptance of the primacy of being over thought. </w:t>
      </w:r>
    </w:p>
    <w:p w14:paraId="10EB91C9" w14:textId="0F2ABE49" w:rsidR="00912DC8" w:rsidRPr="00912DC8" w:rsidRDefault="00912DC8" w:rsidP="00E616ED">
      <w:pPr>
        <w:pStyle w:val="ListParagraph"/>
        <w:numPr>
          <w:ilvl w:val="0"/>
          <w:numId w:val="117"/>
        </w:numPr>
        <w:rPr>
          <w:rFonts w:eastAsiaTheme="minorHAnsi"/>
        </w:rPr>
      </w:pPr>
      <w:r w:rsidRPr="00912DC8">
        <w:rPr>
          <w:rFonts w:eastAsiaTheme="minorHAnsi"/>
        </w:rPr>
        <w:t>Cosmological realism establishes the world is intelligible, and that truth is at once simultaneously objective and subjective. Cosmological realism goes hand in hand with epistemological realism. The cosmology of the great Corrective Tradition, there are different levels of creation (marātib al-khalq), but Reality is One. Thus, truth is a thorough-going correspondence between all levels of being--from highest to lowest, but all rooted in the fundamentals and pointing upward to the One. Thus, in cosmological realism the created world is imbued with reality and supreme intrinsic value--from the simplest of created beings to the most complex, from the lowest to the highest. For this reason, the cosmos and every part of it are also imbued with meaning, and all have various levels of correspondence to what exists in other realms of reality. This correspondence means that nothing can be totally isolated or cut off from everything else, as is the general conviction of modernist reductionism. The created world is not one-dimensional. It is not a static entity that is passively present for us to assert or foist our thoughts, prejudices, and desires upon. Rather, it is a reality that is ordered and suffused with effective and actively meaningful symbolic activity.</w:t>
      </w:r>
      <w:r w:rsidRPr="00912DC8">
        <w:rPr>
          <w:rFonts w:eastAsiaTheme="minorHAnsi"/>
          <w:b/>
          <w:bCs/>
        </w:rPr>
        <w:t xml:space="preserve"> </w:t>
      </w:r>
      <w:r>
        <w:rPr>
          <w:rFonts w:eastAsiaTheme="minorHAnsi"/>
          <w:b/>
          <w:bCs/>
        </w:rPr>
        <w:t>(Volume 6)</w:t>
      </w:r>
    </w:p>
    <w:p w14:paraId="38449766" w14:textId="1B6CE9B6" w:rsidR="00912DC8" w:rsidRPr="00912DC8" w:rsidRDefault="00912DC8" w:rsidP="00E616ED">
      <w:pPr>
        <w:pStyle w:val="ListParagraph"/>
        <w:numPr>
          <w:ilvl w:val="0"/>
          <w:numId w:val="117"/>
        </w:numPr>
        <w:rPr>
          <w:rFonts w:eastAsiaTheme="minorHAnsi"/>
        </w:rPr>
      </w:pPr>
      <w:r w:rsidRPr="00912DC8">
        <w:rPr>
          <w:rFonts w:eastAsiaTheme="minorHAnsi"/>
        </w:rPr>
        <w:t>Epistemological Realism_Cosmological Realism: Being over Thought</w:t>
      </w:r>
      <w:r>
        <w:rPr>
          <w:rFonts w:eastAsiaTheme="minorHAnsi"/>
          <w:b/>
          <w:bCs/>
        </w:rPr>
        <w:t>(Volume 6)</w:t>
      </w:r>
    </w:p>
    <w:p w14:paraId="3A70F38E" w14:textId="09B90E79" w:rsidR="00912DC8" w:rsidRPr="00912DC8" w:rsidRDefault="00912DC8" w:rsidP="00E616ED">
      <w:pPr>
        <w:pStyle w:val="ListParagraph"/>
        <w:numPr>
          <w:ilvl w:val="0"/>
          <w:numId w:val="117"/>
        </w:numPr>
        <w:rPr>
          <w:rFonts w:eastAsiaTheme="minorHAnsi"/>
        </w:rPr>
      </w:pPr>
      <w:r w:rsidRPr="00912DC8">
        <w:rPr>
          <w:rFonts w:eastAsiaTheme="minorHAnsi"/>
        </w:rPr>
        <w:t xml:space="preserve">Our Epistemology and cosmology: </w:t>
      </w:r>
      <w:r>
        <w:rPr>
          <w:rFonts w:eastAsiaTheme="minorHAnsi"/>
          <w:b/>
          <w:bCs/>
        </w:rPr>
        <w:t>(Volume 6)</w:t>
      </w:r>
    </w:p>
    <w:p w14:paraId="1A3C5DB6" w14:textId="58D54B5D" w:rsidR="00912DC8" w:rsidRPr="00912DC8" w:rsidRDefault="00912DC8" w:rsidP="00E616ED">
      <w:pPr>
        <w:pStyle w:val="ListParagraph"/>
        <w:numPr>
          <w:ilvl w:val="0"/>
          <w:numId w:val="117"/>
        </w:numPr>
        <w:rPr>
          <w:rFonts w:eastAsiaTheme="minorHAnsi"/>
        </w:rPr>
      </w:pPr>
      <w:r w:rsidRPr="00912DC8">
        <w:rPr>
          <w:rFonts w:eastAsiaTheme="minorHAnsi"/>
        </w:rPr>
        <w:t xml:space="preserve">Epistemological and cosmological REALISM: </w:t>
      </w:r>
      <w:r>
        <w:rPr>
          <w:rFonts w:eastAsiaTheme="minorHAnsi"/>
          <w:b/>
          <w:bCs/>
        </w:rPr>
        <w:t>(Volume 6)</w:t>
      </w:r>
    </w:p>
    <w:p w14:paraId="18E3E1C4" w14:textId="701460DF" w:rsidR="00912DC8" w:rsidRPr="00912DC8" w:rsidRDefault="00912DC8" w:rsidP="00E616ED">
      <w:pPr>
        <w:pStyle w:val="ListParagraph"/>
        <w:numPr>
          <w:ilvl w:val="0"/>
          <w:numId w:val="117"/>
        </w:numPr>
        <w:rPr>
          <w:rFonts w:eastAsiaTheme="minorHAnsi"/>
        </w:rPr>
      </w:pPr>
      <w:r w:rsidRPr="00912DC8">
        <w:rPr>
          <w:rFonts w:eastAsiaTheme="minorHAnsi"/>
        </w:rPr>
        <w:t xml:space="preserve">Correspondence and objectivity: </w:t>
      </w:r>
      <w:r>
        <w:rPr>
          <w:rFonts w:eastAsiaTheme="minorHAnsi"/>
          <w:b/>
          <w:bCs/>
        </w:rPr>
        <w:t>(Volume 6)</w:t>
      </w:r>
    </w:p>
    <w:p w14:paraId="7958DD16" w14:textId="38DF783C" w:rsidR="00912DC8" w:rsidRPr="00912DC8" w:rsidRDefault="00912DC8" w:rsidP="00E616ED">
      <w:pPr>
        <w:pStyle w:val="ListParagraph"/>
        <w:numPr>
          <w:ilvl w:val="0"/>
          <w:numId w:val="117"/>
        </w:numPr>
        <w:rPr>
          <w:rFonts w:eastAsiaTheme="minorHAnsi"/>
        </w:rPr>
      </w:pPr>
      <w:r w:rsidRPr="00912DC8">
        <w:rPr>
          <w:rFonts w:eastAsiaTheme="minorHAnsi"/>
        </w:rPr>
        <w:t xml:space="preserve">The world is intelligible: </w:t>
      </w:r>
      <w:r>
        <w:rPr>
          <w:rFonts w:eastAsiaTheme="minorHAnsi"/>
          <w:b/>
          <w:bCs/>
        </w:rPr>
        <w:t>(Volume 6)</w:t>
      </w:r>
    </w:p>
    <w:p w14:paraId="21F11CFF" w14:textId="3CA8F583" w:rsidR="00912DC8" w:rsidRPr="00912DC8" w:rsidRDefault="00912DC8" w:rsidP="00E616ED">
      <w:pPr>
        <w:pStyle w:val="ListParagraph"/>
        <w:numPr>
          <w:ilvl w:val="0"/>
          <w:numId w:val="117"/>
        </w:numPr>
        <w:rPr>
          <w:rFonts w:eastAsiaTheme="minorHAnsi"/>
        </w:rPr>
      </w:pPr>
      <w:r w:rsidRPr="00912DC8">
        <w:rPr>
          <w:rFonts w:eastAsiaTheme="minorHAnsi"/>
        </w:rPr>
        <w:t xml:space="preserve">We believe in epistemological realism as well as cosmological realism. Cosmological realism means that the created world is imbued with reality. Thus, it is also imbued with meaning, and this has various levels of correspondence in other realms of reality. This correspondence means that nothing can be totally isolated and [cut off from everything else, as is the general pattern of modernist reductionism]. The created world is not one-dimensional. It is not a static entity that is passively present for us to assert or foist our thoughts, prejudices, and desires upon. Rather, it is a reality that is ordered and suffused with effective and active meaningful symbolic activity.  </w:t>
      </w:r>
      <w:r>
        <w:rPr>
          <w:rFonts w:eastAsiaTheme="minorHAnsi"/>
          <w:b/>
          <w:bCs/>
        </w:rPr>
        <w:t>(Volume 6)</w:t>
      </w:r>
    </w:p>
    <w:p w14:paraId="39F22E2A" w14:textId="13755912" w:rsidR="00912DC8" w:rsidRPr="00912DC8" w:rsidRDefault="00912DC8" w:rsidP="00E616ED">
      <w:pPr>
        <w:pStyle w:val="ListParagraph"/>
        <w:numPr>
          <w:ilvl w:val="0"/>
          <w:numId w:val="117"/>
        </w:numPr>
        <w:rPr>
          <w:rFonts w:eastAsiaTheme="minorHAnsi"/>
        </w:rPr>
      </w:pPr>
      <w:r w:rsidRPr="00912DC8">
        <w:rPr>
          <w:rFonts w:eastAsiaTheme="minorHAnsi"/>
        </w:rPr>
        <w:t>Cosmological realism:</w:t>
      </w:r>
      <w:r>
        <w:rPr>
          <w:rFonts w:eastAsiaTheme="minorHAnsi"/>
        </w:rPr>
        <w:t xml:space="preserve"> </w:t>
      </w:r>
      <w:r>
        <w:rPr>
          <w:rFonts w:eastAsiaTheme="minorHAnsi"/>
          <w:b/>
          <w:bCs/>
        </w:rPr>
        <w:t xml:space="preserve">(Volume 6) </w:t>
      </w:r>
    </w:p>
    <w:p w14:paraId="1AE1DEB2" w14:textId="17E6B566" w:rsidR="00912DC8" w:rsidRPr="00912DC8" w:rsidRDefault="00912DC8" w:rsidP="00E616ED">
      <w:pPr>
        <w:pStyle w:val="ListParagraph"/>
        <w:numPr>
          <w:ilvl w:val="0"/>
          <w:numId w:val="117"/>
        </w:numPr>
        <w:rPr>
          <w:rFonts w:eastAsiaTheme="minorHAnsi"/>
        </w:rPr>
      </w:pPr>
      <w:r w:rsidRPr="00912DC8">
        <w:rPr>
          <w:rFonts w:eastAsiaTheme="minorHAnsi"/>
        </w:rPr>
        <w:t xml:space="preserve">Primacy of being over thought. </w:t>
      </w:r>
      <w:r>
        <w:rPr>
          <w:rFonts w:eastAsiaTheme="minorHAnsi"/>
        </w:rPr>
        <w:t xml:space="preserve"> </w:t>
      </w:r>
      <w:r>
        <w:rPr>
          <w:rFonts w:eastAsiaTheme="minorHAnsi"/>
          <w:b/>
          <w:bCs/>
        </w:rPr>
        <w:t xml:space="preserve">(Volume 6) </w:t>
      </w:r>
    </w:p>
    <w:p w14:paraId="5B322EB8" w14:textId="65960817" w:rsidR="00AE1985" w:rsidRPr="00912DC8" w:rsidRDefault="00912DC8" w:rsidP="00E616ED">
      <w:pPr>
        <w:pStyle w:val="ListParagraph"/>
        <w:numPr>
          <w:ilvl w:val="0"/>
          <w:numId w:val="117"/>
        </w:numPr>
        <w:rPr>
          <w:rFonts w:eastAsiaTheme="minorHAnsi"/>
        </w:rPr>
      </w:pPr>
      <w:r w:rsidRPr="00912DC8">
        <w:rPr>
          <w:rFonts w:eastAsiaTheme="minorHAnsi"/>
        </w:rPr>
        <w:t>This realism is essentially the acceptance of the primacy of being over thought.</w:t>
      </w:r>
      <w:r>
        <w:rPr>
          <w:rFonts w:eastAsiaTheme="minorHAnsi"/>
        </w:rPr>
        <w:t xml:space="preserve"> </w:t>
      </w:r>
      <w:r>
        <w:rPr>
          <w:rFonts w:eastAsiaTheme="minorHAnsi"/>
          <w:b/>
          <w:bCs/>
        </w:rPr>
        <w:t xml:space="preserve">(Volume 6) </w:t>
      </w:r>
    </w:p>
    <w:p w14:paraId="5053E41C" w14:textId="177E2914" w:rsidR="00912DC8" w:rsidRPr="00513B4F" w:rsidRDefault="00513B4F" w:rsidP="00E616ED">
      <w:pPr>
        <w:pStyle w:val="ListParagraph"/>
        <w:numPr>
          <w:ilvl w:val="0"/>
          <w:numId w:val="117"/>
        </w:numPr>
        <w:rPr>
          <w:rFonts w:eastAsiaTheme="minorHAnsi"/>
        </w:rPr>
      </w:pPr>
      <w:r w:rsidRPr="00513B4F">
        <w:rPr>
          <w:rFonts w:eastAsiaTheme="minorHAnsi"/>
        </w:rPr>
        <w:t>As we have repeatedly asserted, Epistemological Realism is the underpinning of Cosmological Realism, which is another word for the study of true Divinity and sound Metaphysics or the Divine Science as “the science of what is as it truly is according to the rubric of Prophetic Revelation.” Although the banners of hierarchy unfurl themselves over all creation, reality itself is One, and there can be no contradiction between one realm of being and another. Rather, there is and must be a harmonious continuity that flows smoothly between them all. Thus—as we noted above—a person’s willingness of engage in the internal and external conducts of “Islām”—“the act of freely rendering submissive obedience [to God]”—is itself a gesture of the acceptance of universal hierarchies and rendering the submission of oneself to God’s Divine Hierarchy, by seeking to situating oneself where one ought to be. This is an act of Supreme Justice (‘Adāla) and Balance, since, in Qur’ānic Arabic, oppression (al-ẓulm)—the contrary of ‘adāla—inheres in imbalance and placing things where they do not belong.</w:t>
      </w:r>
      <w:r>
        <w:rPr>
          <w:rFonts w:eastAsiaTheme="minorHAnsi"/>
        </w:rPr>
        <w:t xml:space="preserve"> </w:t>
      </w:r>
      <w:r w:rsidRPr="00513B4F">
        <w:rPr>
          <w:rFonts w:eastAsiaTheme="minorHAnsi"/>
          <w:b/>
          <w:bCs/>
        </w:rPr>
        <w:t>(Volume 6)</w:t>
      </w:r>
    </w:p>
    <w:p w14:paraId="747644D8" w14:textId="2EDE7DC8" w:rsidR="00513B4F" w:rsidRPr="004349AF" w:rsidRDefault="00513B4F" w:rsidP="00E616ED">
      <w:pPr>
        <w:pStyle w:val="ListParagraph"/>
        <w:numPr>
          <w:ilvl w:val="0"/>
          <w:numId w:val="117"/>
        </w:numPr>
        <w:rPr>
          <w:rFonts w:eastAsiaTheme="minorHAnsi"/>
        </w:rPr>
      </w:pPr>
      <w:r w:rsidRPr="00513B4F">
        <w:rPr>
          <w:rFonts w:eastAsiaTheme="minorHAnsi"/>
        </w:rPr>
        <w:t>Cosmological Realism affirms the Existence of the outward world in perfect correspondence with our perception of it. It proclaims that the created world is imbued with reality and perfectly Intelligible. Thus, it is also imbued with meaning and purpose, and each thing in it displays various levels of correspondence with all other realms of reality. This universal and cosmic correspondence means that nothing—not even the least of atoms or smallest of insects—can be totally isolated or cut off from anything else, contrary to the devastating and earth-destroying tenets of Modernist Reductionism. The created world is not and has never been one-dimensional. It is not a static entity that is passively present before us only to assert our entitlement over it or foist our thoughts, prejudices, and appetites upon it. Rather, it is a magnificent, harmonious, and unitary reality that is ordered in every detail and suffused with effective and meaningful symbolic activity, while also possessing certain inherent and inalienable rights. The Qur’ān states: “Truly, in the creation of the heavens and the earth and the alteration of the night and the day there are [manifest] Signs for those possessing illuminated hearts and intellects (ūlū-’l-albāb)” (The House of ‘Imrān, 3:190).</w:t>
      </w:r>
      <w:r>
        <w:rPr>
          <w:rFonts w:eastAsiaTheme="minorHAnsi"/>
        </w:rPr>
        <w:t xml:space="preserve"> </w:t>
      </w:r>
      <w:r>
        <w:rPr>
          <w:rFonts w:eastAsiaTheme="minorHAnsi"/>
          <w:b/>
          <w:bCs/>
        </w:rPr>
        <w:t xml:space="preserve">(Volume 6) </w:t>
      </w:r>
    </w:p>
    <w:p w14:paraId="2C75E76A" w14:textId="1506EFC8" w:rsidR="004349AF" w:rsidRPr="004349AF" w:rsidRDefault="004349AF" w:rsidP="00E616ED">
      <w:pPr>
        <w:pStyle w:val="ListParagraph"/>
        <w:numPr>
          <w:ilvl w:val="0"/>
          <w:numId w:val="117"/>
        </w:numPr>
        <w:rPr>
          <w:rFonts w:eastAsiaTheme="minorHAnsi"/>
        </w:rPr>
      </w:pPr>
      <w:r>
        <w:rPr>
          <w:rFonts w:ascii="Helvetica" w:eastAsiaTheme="minorHAnsi" w:hAnsi="Helvetica" w:cs="Helvetica"/>
          <w:b/>
          <w:bCs/>
          <w:sz w:val="20"/>
          <w:szCs w:val="20"/>
          <w14:ligatures w14:val="standardContextual"/>
        </w:rPr>
        <w:t>Reductionism</w:t>
      </w:r>
      <w:r>
        <w:rPr>
          <w:rFonts w:ascii="Helvetica" w:eastAsiaTheme="minorHAnsi" w:hAnsi="Helvetica" w:cs="Helvetica"/>
          <w:sz w:val="20"/>
          <w:szCs w:val="20"/>
          <w14:ligatures w14:val="standardContextual"/>
        </w:rPr>
        <w:t xml:space="preserve"> is the propensity to “reduce” our perception of reality to certain ideas and elements of something to the exclusion of others. Systematic reductionism always excludes something crucial from our understanding of things. Reductionism also refers to any ideology or system of ideas and ideals that reduces our perception of reality to certain elements of phenomena to the exclusion of others. In this negative sense, reductionism means that something crucial has been left out of our understanding by means of this reduction. In cosmology and science, reductionism commonly rejects the metaphysical dimension of reality, although possibly seeking to retain its ethical content. Empiricism--or knowledge taken from the experiences of our five outward senses--is a valid and necessary source of knowledge, but, in the present age, empiricism is often accompanied by an ideology of reductionism that excludes from our understanding of reality all phenomena that cannot be directly perceived by the five senses. </w:t>
      </w:r>
      <w:r>
        <w:rPr>
          <w:rFonts w:ascii="Helvetica" w:eastAsiaTheme="minorHAnsi" w:hAnsi="Helvetica" w:cs="Helvetica"/>
          <w:b/>
          <w:bCs/>
          <w:sz w:val="20"/>
          <w:szCs w:val="20"/>
          <w14:ligatures w14:val="standardContextual"/>
        </w:rPr>
        <w:t xml:space="preserve">(Volume 6) </w:t>
      </w:r>
    </w:p>
    <w:p w14:paraId="40C4D7A4" w14:textId="5B12EA55" w:rsidR="004349AF" w:rsidRPr="004349AF" w:rsidRDefault="004349AF" w:rsidP="00E616ED">
      <w:pPr>
        <w:pStyle w:val="ListParagraph"/>
        <w:numPr>
          <w:ilvl w:val="0"/>
          <w:numId w:val="117"/>
        </w:numPr>
        <w:rPr>
          <w:rFonts w:eastAsiaTheme="minorHAnsi"/>
        </w:rPr>
      </w:pPr>
      <w:r w:rsidRPr="004349AF">
        <w:rPr>
          <w:rFonts w:eastAsiaTheme="minorHAnsi"/>
        </w:rPr>
        <w:t>Cosmological realism establishes that the world is intelligible; it affirms that truth is simultaneously and seamlessly both subjective and objective. As we have noted earlier, cosmological realism goes hand in hand with ontological and epistemological realism. Reality is One, and truth is unchanging and eternal. Thus, in no possible world, can there ever actually be such a thing as “post-truth,” except from a groundlessly subjective perspective. For truth is timeless and has no “befores” and no “afters.” In the trellis of creation, unchanging truth is a thorough-going cosmic correspondence between all levels of being--from the highest to the lowest--all of which are rooted in the same fundational principles and point upward toward the One.</w:t>
      </w:r>
      <w:r>
        <w:rPr>
          <w:rFonts w:eastAsiaTheme="minorHAnsi"/>
        </w:rPr>
        <w:t xml:space="preserve"> (</w:t>
      </w:r>
      <w:r>
        <w:rPr>
          <w:rFonts w:eastAsiaTheme="minorHAnsi"/>
          <w:b/>
          <w:bCs/>
        </w:rPr>
        <w:t>Volume 6)</w:t>
      </w:r>
    </w:p>
    <w:p w14:paraId="522210AC" w14:textId="4E7303A6" w:rsidR="004349AF" w:rsidRPr="00AD6844" w:rsidRDefault="00AD6844" w:rsidP="00E616ED">
      <w:pPr>
        <w:pStyle w:val="ListParagraph"/>
        <w:numPr>
          <w:ilvl w:val="0"/>
          <w:numId w:val="117"/>
        </w:numPr>
        <w:rPr>
          <w:rFonts w:eastAsiaTheme="minorHAnsi"/>
          <w:i/>
          <w:iCs/>
        </w:rPr>
      </w:pPr>
      <w:r w:rsidRPr="00AD6844">
        <w:rPr>
          <w:rFonts w:eastAsiaTheme="minorHAnsi"/>
          <w:i/>
          <w:iCs/>
        </w:rPr>
        <w:t xml:space="preserve">Higher truths cannot contradict lower forms of truth. All sound methods of thought and all fields of learning must then be rooted in the same soil and produce compatible and edible fruits. Each Science and field of knowledge operates at its own level with its inherent degree of unique compatibility and harmonious correspondence. This correspondence, in turn, reflects the primordial Anthropic Principle, which unites the internal realm of the Human Being with the outer realm of the Cosmos, since everything that is brought into Existence, by virtue of the agency of its Existence, is tied and connected to everything else that shares this same Existence. Thus, each of the parts of creation with their inherent hierarchies and coordinate organization are analogous to each of the other parts, and a symetrical order subsists and points constantly upward through all the levels of being to the One, the Good, the Merciful All-Creator. This order establishes all the outward and inward hierarchies of the created world, including—most importantly—those that govern Epistemology, the sciences, and all branches of human knowledge and creativity, including the arts and crafts. For beauty is the splendor of truth, and truth, virtue, justice, symbolism, and beauty all participate in the same cosmic routing. </w:t>
      </w:r>
      <w:r w:rsidRPr="00AD6844">
        <w:rPr>
          <w:rFonts w:eastAsiaTheme="minorHAnsi"/>
          <w:b/>
          <w:bCs/>
          <w:i/>
          <w:iCs/>
        </w:rPr>
        <w:t xml:space="preserve">(Volume 6 Excerpts)  </w:t>
      </w:r>
    </w:p>
    <w:p w14:paraId="15035631" w14:textId="509E77EE" w:rsidR="00AD6844" w:rsidRPr="00B71CD6" w:rsidRDefault="00B71CD6" w:rsidP="00E616ED">
      <w:pPr>
        <w:pStyle w:val="ListParagraph"/>
        <w:numPr>
          <w:ilvl w:val="0"/>
          <w:numId w:val="117"/>
        </w:numPr>
        <w:rPr>
          <w:rFonts w:eastAsiaTheme="minorHAnsi"/>
        </w:rPr>
      </w:pPr>
      <w:r w:rsidRPr="00B71CD6">
        <w:rPr>
          <w:rFonts w:eastAsiaTheme="minorHAnsi"/>
        </w:rPr>
        <w:t xml:space="preserve">Common symbolic representations and sketches of the mentally ill may often parody true symbols, but they are neither the source of symbolism nor accurate representations of it. As is usually the case in </w:t>
      </w:r>
      <w:r w:rsidRPr="00B71CD6">
        <w:rPr>
          <w:rFonts w:eastAsiaTheme="minorHAnsi"/>
          <w:b/>
          <w:bCs/>
          <w:u w:val="single"/>
        </w:rPr>
        <w:t>modernist</w:t>
      </w:r>
      <w:r w:rsidRPr="00B71CD6">
        <w:rPr>
          <w:rFonts w:eastAsiaTheme="minorHAnsi"/>
          <w:u w:val="single"/>
        </w:rPr>
        <w:t xml:space="preserve"> </w:t>
      </w:r>
      <w:r w:rsidRPr="00B71CD6">
        <w:rPr>
          <w:rFonts w:eastAsiaTheme="minorHAnsi"/>
          <w:b/>
          <w:bCs/>
          <w:u w:val="single"/>
        </w:rPr>
        <w:t>reductionism</w:t>
      </w:r>
      <w:r w:rsidRPr="00B71CD6">
        <w:rPr>
          <w:rFonts w:eastAsiaTheme="minorHAnsi"/>
        </w:rPr>
        <w:t>, we subvert the truth and tradition under the pretext of “explaining” them. Sigmund Freud misnamed the infra-human and psychotic imaginings of the lower self for imagination and symbolism, both of which, from his perspective, embodied no universal principles but varied from one sick person to another. Carl Jung modified Freud yet still in the direction of false spirituality and a Cartesian inversion of symbolic realities. Jung posited the notion of what he termed the “collective unconscious” (das kollectives Unbewußtes) in order to explain such shared phenomena without appealing to any notion of universal truths outside and above us, that is, while denying symbolism as its actual source. In this regard, Jung, like the vast majority of modernists, was working within the context of Cartesian dualism and its bi-furcationist worldview, which makes it impossible for us to make any truth claims about realities--especially qualitative ones related to the Unseen--that lie outside human consciousness. For Jung, any commonality between symbols must be rooted in shared realities of the cognitive perceptions of the people who perceive them and not possibly in an objective realm independent of the subject.</w:t>
      </w:r>
      <w:r>
        <w:rPr>
          <w:rFonts w:eastAsiaTheme="minorHAnsi"/>
        </w:rPr>
        <w:t xml:space="preserve"> </w:t>
      </w:r>
      <w:r>
        <w:rPr>
          <w:rFonts w:eastAsiaTheme="minorHAnsi"/>
          <w:b/>
          <w:bCs/>
        </w:rPr>
        <w:t>Volume 9</w:t>
      </w:r>
    </w:p>
    <w:p w14:paraId="443213E5" w14:textId="77777777" w:rsidR="009274DB" w:rsidRPr="009274DB" w:rsidRDefault="009274DB" w:rsidP="00E616ED">
      <w:pPr>
        <w:pStyle w:val="ListParagraph"/>
        <w:numPr>
          <w:ilvl w:val="0"/>
          <w:numId w:val="117"/>
        </w:numPr>
        <w:rPr>
          <w:rFonts w:eastAsiaTheme="minorHAnsi"/>
        </w:rPr>
      </w:pPr>
      <w:r w:rsidRPr="009274DB">
        <w:rPr>
          <w:rFonts w:eastAsiaTheme="minorHAnsi"/>
        </w:rPr>
        <w:t xml:space="preserve">DESCARTES &amp; MODERNIST REDUCTIONISM </w:t>
      </w:r>
    </w:p>
    <w:p w14:paraId="50321C12" w14:textId="77777777" w:rsidR="009274DB" w:rsidRPr="009274DB" w:rsidRDefault="009274DB" w:rsidP="00E616ED">
      <w:pPr>
        <w:pStyle w:val="ListParagraph"/>
        <w:numPr>
          <w:ilvl w:val="0"/>
          <w:numId w:val="117"/>
        </w:numPr>
        <w:rPr>
          <w:rFonts w:eastAsiaTheme="minorHAnsi"/>
        </w:rPr>
      </w:pPr>
      <w:r w:rsidRPr="009274DB">
        <w:rPr>
          <w:rFonts w:eastAsiaTheme="minorHAnsi"/>
        </w:rPr>
        <w:t xml:space="preserve">René Guénon, The Reign of Quantity, 112: </w:t>
      </w:r>
    </w:p>
    <w:p w14:paraId="2D7E222D" w14:textId="56D3D10D" w:rsidR="00B71CD6" w:rsidRPr="009274DB" w:rsidRDefault="009274DB" w:rsidP="00E616ED">
      <w:pPr>
        <w:pStyle w:val="ListParagraph"/>
        <w:numPr>
          <w:ilvl w:val="0"/>
          <w:numId w:val="117"/>
        </w:numPr>
        <w:rPr>
          <w:rFonts w:eastAsiaTheme="minorHAnsi"/>
        </w:rPr>
      </w:pPr>
      <w:r w:rsidRPr="009274DB">
        <w:rPr>
          <w:rFonts w:eastAsiaTheme="minorHAnsi"/>
        </w:rPr>
        <w:t>“There is yet another kind of simplification inherent in Cartesian rationalism, and it is manifested in the first place by the reduction of the whole nature of the spirit to ‘thought’ and that of the body to ‘extension’; this reduction of bodies to extension is, as pointed out earlier, the very foundation of ‘mechanistic’ physics, and it can be regarded as the starting-point of a fully quantitative science.”</w:t>
      </w:r>
      <w:r>
        <w:rPr>
          <w:rFonts w:eastAsiaTheme="minorHAnsi"/>
        </w:rPr>
        <w:t xml:space="preserve"> </w:t>
      </w:r>
      <w:r>
        <w:rPr>
          <w:rFonts w:eastAsiaTheme="minorHAnsi"/>
          <w:b/>
          <w:bCs/>
        </w:rPr>
        <w:t xml:space="preserve">Volume 8 </w:t>
      </w:r>
    </w:p>
    <w:p w14:paraId="1B23E4D9" w14:textId="77777777" w:rsidR="00FD1A33" w:rsidRPr="004E09A7" w:rsidRDefault="00FD1A33" w:rsidP="00FD1A33">
      <w:pPr>
        <w:rPr>
          <w:rFonts w:eastAsiaTheme="minorHAnsi"/>
        </w:rPr>
      </w:pPr>
    </w:p>
    <w:p w14:paraId="4B0F1BD1" w14:textId="77777777" w:rsidR="00FD1A33" w:rsidRDefault="00FD1A33" w:rsidP="00E616ED">
      <w:pPr>
        <w:pStyle w:val="Heading4"/>
        <w:numPr>
          <w:ilvl w:val="0"/>
          <w:numId w:val="9"/>
        </w:numPr>
        <w:rPr>
          <w:rFonts w:asciiTheme="majorBidi" w:eastAsiaTheme="minorHAnsi" w:hAnsiTheme="majorBidi"/>
          <w:b/>
          <w:bCs/>
          <w:color w:val="C00000"/>
          <w:sz w:val="28"/>
          <w:szCs w:val="28"/>
        </w:rPr>
      </w:pPr>
      <w:bookmarkStart w:id="259" w:name="_Toc188509476"/>
      <w:r w:rsidRPr="00724D63">
        <w:rPr>
          <w:rFonts w:asciiTheme="majorBidi" w:eastAsiaTheme="minorHAnsi" w:hAnsiTheme="majorBidi"/>
          <w:b/>
          <w:bCs/>
          <w:color w:val="C00000"/>
          <w:sz w:val="28"/>
          <w:szCs w:val="28"/>
        </w:rPr>
        <w:t>Evolution, Evolutionism</w:t>
      </w:r>
      <w:bookmarkEnd w:id="259"/>
      <w:r w:rsidRPr="00724D63">
        <w:rPr>
          <w:rFonts w:asciiTheme="majorBidi" w:eastAsiaTheme="minorHAnsi" w:hAnsiTheme="majorBidi"/>
          <w:b/>
          <w:bCs/>
          <w:color w:val="C00000"/>
          <w:sz w:val="28"/>
          <w:szCs w:val="28"/>
        </w:rPr>
        <w:t>, &amp; “evolution”</w:t>
      </w:r>
    </w:p>
    <w:p w14:paraId="575ACFC0" w14:textId="77777777" w:rsidR="00205F14" w:rsidRDefault="00205F14" w:rsidP="00E616ED">
      <w:pPr>
        <w:pStyle w:val="ListParagraph"/>
        <w:numPr>
          <w:ilvl w:val="0"/>
          <w:numId w:val="118"/>
        </w:numPr>
        <w:rPr>
          <w:sz w:val="20"/>
          <w:szCs w:val="20"/>
        </w:rPr>
      </w:pPr>
      <w:r w:rsidRPr="00512709">
        <w:rPr>
          <w:rStyle w:val="FootnoteReference"/>
          <w:sz w:val="20"/>
          <w:szCs w:val="20"/>
        </w:rPr>
        <w:footnoteRef/>
      </w:r>
      <w:r w:rsidRPr="00205F14">
        <w:rPr>
          <w:sz w:val="20"/>
          <w:szCs w:val="20"/>
        </w:rPr>
        <w:t xml:space="preserve"> </w:t>
      </w:r>
      <w:r w:rsidRPr="00205F14">
        <w:rPr>
          <w:b/>
          <w:bCs/>
          <w:sz w:val="20"/>
          <w:szCs w:val="20"/>
        </w:rPr>
        <w:t xml:space="preserve">Evolution </w:t>
      </w:r>
      <w:r w:rsidRPr="00205F14">
        <w:rPr>
          <w:sz w:val="20"/>
          <w:szCs w:val="20"/>
        </w:rPr>
        <w:t xml:space="preserve">with a capital “E” is used in this book for the valid Scientific Paradigm of the “unfolding” of organic life on earth over vast millennia based upon sound paleontological and archeological findings. In </w:t>
      </w:r>
      <w:r w:rsidRPr="00205F14">
        <w:rPr>
          <w:i/>
          <w:iCs/>
          <w:sz w:val="20"/>
          <w:szCs w:val="20"/>
        </w:rPr>
        <w:t>The First Teaching</w:t>
      </w:r>
      <w:r w:rsidRPr="00205F14">
        <w:rPr>
          <w:sz w:val="20"/>
          <w:szCs w:val="20"/>
        </w:rPr>
        <w:t>, “Evolution” with a capital “E” refers to that scientific Paradigm in the absence of any hypotheses or theories advanced to explain it. “Evolutionism,” on the other hand, refers to particular explanations that have attempted to account for Evolution, especially as a function of random chance and lack of conscious agency. The Latin word “</w:t>
      </w:r>
      <w:r w:rsidRPr="00205F14">
        <w:rPr>
          <w:i/>
          <w:iCs/>
          <w:color w:val="000000" w:themeColor="text1"/>
          <w:sz w:val="20"/>
          <w:szCs w:val="20"/>
        </w:rPr>
        <w:t>ē</w:t>
      </w:r>
      <w:r w:rsidRPr="00205F14">
        <w:rPr>
          <w:i/>
          <w:iCs/>
          <w:sz w:val="20"/>
          <w:szCs w:val="20"/>
        </w:rPr>
        <w:t>vol</w:t>
      </w:r>
      <w:r w:rsidRPr="00205F14">
        <w:rPr>
          <w:i/>
          <w:iCs/>
          <w:color w:val="000000" w:themeColor="text1"/>
          <w:sz w:val="20"/>
          <w:szCs w:val="20"/>
        </w:rPr>
        <w:t>ū</w:t>
      </w:r>
      <w:r w:rsidRPr="00205F14">
        <w:rPr>
          <w:i/>
          <w:iCs/>
          <w:sz w:val="20"/>
          <w:szCs w:val="20"/>
        </w:rPr>
        <w:t>ti</w:t>
      </w:r>
      <w:r w:rsidRPr="00205F14">
        <w:rPr>
          <w:i/>
          <w:iCs/>
          <w:color w:val="000000" w:themeColor="text1"/>
          <w:sz w:val="20"/>
          <w:szCs w:val="20"/>
        </w:rPr>
        <w:t>ō</w:t>
      </w:r>
      <w:r w:rsidRPr="00205F14">
        <w:rPr>
          <w:color w:val="000000" w:themeColor="text1"/>
          <w:sz w:val="20"/>
          <w:szCs w:val="20"/>
        </w:rPr>
        <w:t>,” from which we get our word “Evolution,” is well suited for both the Metaphysical and biological dimensions of “Evolution,” since it comes from the Latin</w:t>
      </w:r>
      <w:r w:rsidRPr="00205F14">
        <w:rPr>
          <w:sz w:val="20"/>
          <w:szCs w:val="20"/>
        </w:rPr>
        <w:t xml:space="preserve"> verb: </w:t>
      </w:r>
      <w:r w:rsidRPr="00205F14">
        <w:rPr>
          <w:i/>
          <w:iCs/>
          <w:sz w:val="20"/>
          <w:szCs w:val="20"/>
        </w:rPr>
        <w:t>ēvolvō</w:t>
      </w:r>
      <w:r w:rsidRPr="00205F14">
        <w:rPr>
          <w:sz w:val="20"/>
          <w:szCs w:val="20"/>
        </w:rPr>
        <w:t xml:space="preserve">, </w:t>
      </w:r>
      <w:r w:rsidRPr="00205F14">
        <w:rPr>
          <w:i/>
          <w:iCs/>
          <w:sz w:val="20"/>
          <w:szCs w:val="20"/>
        </w:rPr>
        <w:t>ēvolvere</w:t>
      </w:r>
      <w:r w:rsidRPr="00205F14">
        <w:rPr>
          <w:sz w:val="20"/>
          <w:szCs w:val="20"/>
        </w:rPr>
        <w:t xml:space="preserve">, meaning “to roll out,” “to unroll,” “to unfold,” “to disclose,” “to extricate,” “to pursue,” and “to explain.” Evolution with a capital “E” as the sound Scientific Paradigm of Modern Science remains close to its original Latin meaning of “unfolding” or “unrolling” (Latin: </w:t>
      </w:r>
      <w:r w:rsidRPr="00205F14">
        <w:rPr>
          <w:i/>
          <w:iCs/>
          <w:color w:val="000000" w:themeColor="text1"/>
          <w:sz w:val="20"/>
          <w:szCs w:val="20"/>
        </w:rPr>
        <w:t>ē</w:t>
      </w:r>
      <w:r w:rsidRPr="00205F14">
        <w:rPr>
          <w:i/>
          <w:iCs/>
          <w:sz w:val="20"/>
          <w:szCs w:val="20"/>
        </w:rPr>
        <w:t>vol</w:t>
      </w:r>
      <w:r w:rsidRPr="00205F14">
        <w:rPr>
          <w:i/>
          <w:iCs/>
          <w:color w:val="000000" w:themeColor="text1"/>
          <w:sz w:val="20"/>
          <w:szCs w:val="20"/>
        </w:rPr>
        <w:t>ū</w:t>
      </w:r>
      <w:r w:rsidRPr="00205F14">
        <w:rPr>
          <w:i/>
          <w:iCs/>
          <w:sz w:val="20"/>
          <w:szCs w:val="20"/>
        </w:rPr>
        <w:t>ti</w:t>
      </w:r>
      <w:r w:rsidRPr="00205F14">
        <w:rPr>
          <w:i/>
          <w:iCs/>
          <w:color w:val="000000" w:themeColor="text1"/>
          <w:sz w:val="20"/>
          <w:szCs w:val="20"/>
        </w:rPr>
        <w:t>ō</w:t>
      </w:r>
      <w:r w:rsidRPr="00205F14">
        <w:rPr>
          <w:sz w:val="20"/>
          <w:szCs w:val="20"/>
        </w:rPr>
        <w:t>), denoting the marvelous “unfolding” of organic life on the earth from the earliest times millions and millions of years ago in the pre-Cambrian Seas until the present. Thus, Evolution in its pristine Latin sense is an excellent example of the Metaphysical and Philosophical precision of ancient tongues, since it describes an observed fact—witnessed in the fossil record and geological structure of the earth’s distant past—without adding any unobserved explanatory elements such as the notion of random, undesigned causation.</w:t>
      </w:r>
    </w:p>
    <w:p w14:paraId="21B90968" w14:textId="77777777" w:rsidR="00205F14" w:rsidRPr="00512709" w:rsidRDefault="00205F14" w:rsidP="00E616ED">
      <w:pPr>
        <w:pStyle w:val="FootnoteText"/>
        <w:numPr>
          <w:ilvl w:val="0"/>
          <w:numId w:val="118"/>
        </w:numPr>
        <w:rPr>
          <w:rFonts w:ascii="Times New Roman" w:hAnsi="Times New Roman" w:cs="Times New Roman"/>
          <w:sz w:val="20"/>
          <w:szCs w:val="20"/>
        </w:rPr>
      </w:pPr>
      <w:r w:rsidRPr="00512709">
        <w:rPr>
          <w:rStyle w:val="FootnoteReference"/>
          <w:rFonts w:ascii="Times New Roman" w:hAnsi="Times New Roman" w:cs="Times New Roman"/>
          <w:sz w:val="20"/>
          <w:szCs w:val="20"/>
        </w:rPr>
        <w:footnoteRef/>
      </w:r>
      <w:r w:rsidRPr="00512709">
        <w:rPr>
          <w:rFonts w:ascii="Times New Roman" w:hAnsi="Times New Roman" w:cs="Times New Roman"/>
          <w:sz w:val="20"/>
          <w:szCs w:val="20"/>
        </w:rPr>
        <w:t xml:space="preserve"> </w:t>
      </w:r>
      <w:r w:rsidRPr="00512709">
        <w:rPr>
          <w:rFonts w:ascii="Times New Roman" w:hAnsi="Times New Roman" w:cs="Times New Roman"/>
          <w:b/>
          <w:bCs/>
          <w:sz w:val="20"/>
          <w:szCs w:val="20"/>
        </w:rPr>
        <w:t xml:space="preserve">Evolutionism </w:t>
      </w:r>
      <w:r w:rsidRPr="00512709">
        <w:rPr>
          <w:rFonts w:ascii="Times New Roman" w:hAnsi="Times New Roman" w:cs="Times New Roman"/>
          <w:sz w:val="20"/>
          <w:szCs w:val="20"/>
        </w:rPr>
        <w:t xml:space="preserve">in </w:t>
      </w:r>
      <w:r w:rsidRPr="00512709">
        <w:rPr>
          <w:rFonts w:ascii="Times New Roman" w:hAnsi="Times New Roman" w:cs="Times New Roman"/>
          <w:i/>
          <w:iCs/>
          <w:sz w:val="20"/>
          <w:szCs w:val="20"/>
        </w:rPr>
        <w:t>The First Teachin</w:t>
      </w:r>
      <w:r w:rsidRPr="00512709">
        <w:rPr>
          <w:rFonts w:ascii="Times New Roman" w:hAnsi="Times New Roman" w:cs="Times New Roman"/>
          <w:b/>
          <w:bCs/>
          <w:i/>
          <w:iCs/>
          <w:sz w:val="20"/>
          <w:szCs w:val="20"/>
        </w:rPr>
        <w:t xml:space="preserve">g </w:t>
      </w:r>
      <w:r w:rsidRPr="00512709">
        <w:rPr>
          <w:rFonts w:ascii="Times New Roman" w:hAnsi="Times New Roman" w:cs="Times New Roman"/>
          <w:sz w:val="20"/>
          <w:szCs w:val="20"/>
        </w:rPr>
        <w:t>refers to various Modernist ideas about how the historical fact of Evolution—the “unfolding” of organic life—took place upon the earth over the many millions of millennia of its ancient past. Modernist Darwinian and neo-Darwinian Evolutionism rank among the most important and globally dominant Paradigms of Evolutionism today and for more than one hundred and fifty years, although they were preceded by other Evolutionist theories—s</w:t>
      </w:r>
      <w:r w:rsidRPr="00512709">
        <w:rPr>
          <w:rFonts w:ascii="Times New Roman" w:hAnsi="Times New Roman" w:cs="Times New Roman"/>
          <w:sz w:val="20"/>
          <w:szCs w:val="20"/>
          <w:u w:val="single"/>
        </w:rPr>
        <w:t>uch as the Lamarkian notion of “inherited” traits and Agassiz’s belief in “Creative Evolution.” Darwinian and neo-Darwinian Evolutionism express the conviction that each species of organic life in this world “evolved</w:t>
      </w:r>
      <w:r w:rsidRPr="00512709">
        <w:rPr>
          <w:rFonts w:ascii="Times New Roman" w:hAnsi="Times New Roman" w:cs="Times New Roman"/>
          <w:sz w:val="20"/>
          <w:szCs w:val="20"/>
        </w:rPr>
        <w:t>” at random and spontaneously, independent of Creation and a Creative Agent or Designer over the vast millennia of the prehistoric and historic geological worlds. Both Evolution and Evolutionism are discussed extensively in Volume Eight.</w:t>
      </w:r>
    </w:p>
    <w:p w14:paraId="2FCD4884" w14:textId="77777777" w:rsidR="00205F14" w:rsidRDefault="00205F14" w:rsidP="00E616ED">
      <w:pPr>
        <w:pStyle w:val="FootnoteText"/>
        <w:numPr>
          <w:ilvl w:val="0"/>
          <w:numId w:val="118"/>
        </w:numPr>
        <w:rPr>
          <w:rFonts w:ascii="Times New Roman" w:hAnsi="Times New Roman" w:cs="Times New Roman"/>
          <w:sz w:val="20"/>
          <w:szCs w:val="20"/>
        </w:rPr>
      </w:pPr>
      <w:bookmarkStart w:id="260" w:name="_Toc188509477"/>
      <w:r w:rsidRPr="00512709">
        <w:rPr>
          <w:rStyle w:val="FootnoteReference"/>
          <w:rFonts w:ascii="Times New Roman" w:hAnsi="Times New Roman" w:cs="Times New Roman"/>
          <w:sz w:val="20"/>
          <w:szCs w:val="20"/>
        </w:rPr>
        <w:footnoteRef/>
      </w:r>
      <w:r w:rsidRPr="00512709">
        <w:rPr>
          <w:rFonts w:ascii="Times New Roman" w:hAnsi="Times New Roman" w:cs="Times New Roman"/>
          <w:sz w:val="20"/>
          <w:szCs w:val="20"/>
        </w:rPr>
        <w:t xml:space="preserve"> The word “</w:t>
      </w:r>
      <w:r w:rsidRPr="00512709">
        <w:rPr>
          <w:rFonts w:ascii="Times New Roman" w:hAnsi="Times New Roman" w:cs="Times New Roman"/>
          <w:b/>
          <w:bCs/>
          <w:sz w:val="20"/>
          <w:szCs w:val="20"/>
        </w:rPr>
        <w:t>evolution</w:t>
      </w:r>
      <w:r w:rsidRPr="00512709">
        <w:rPr>
          <w:rFonts w:ascii="Times New Roman" w:hAnsi="Times New Roman" w:cs="Times New Roman"/>
          <w:sz w:val="20"/>
          <w:szCs w:val="20"/>
        </w:rPr>
        <w:t>” with a lower case “e” refers in this book to other generally non-Scientific usages of “evolution,” which are not directly connected to Evolution or Evolutionism—such as: “Her research underwent a profound evolution over the years.”</w:t>
      </w:r>
    </w:p>
    <w:p w14:paraId="42CB681A" w14:textId="1B04798C" w:rsidR="007918EA" w:rsidRPr="007918EA" w:rsidRDefault="007918EA" w:rsidP="00E616ED">
      <w:pPr>
        <w:pStyle w:val="ListParagraph"/>
        <w:numPr>
          <w:ilvl w:val="0"/>
          <w:numId w:val="118"/>
        </w:numPr>
        <w:autoSpaceDE w:val="0"/>
        <w:autoSpaceDN w:val="0"/>
        <w:adjustRightInd w:val="0"/>
        <w:rPr>
          <w:rFonts w:ascii="Times-Roman" w:eastAsiaTheme="minorHAnsi" w:hAnsi="Times-Roman" w:cs="Times-Roman"/>
          <w:sz w:val="28"/>
          <w:szCs w:val="28"/>
          <w14:ligatures w14:val="standardContextual"/>
        </w:rPr>
      </w:pPr>
      <w:r w:rsidRPr="007918EA">
        <w:rPr>
          <w:rFonts w:ascii="Times-Roman" w:eastAsiaTheme="minorHAnsi" w:hAnsi="Times-Roman" w:cs="Times-Roman"/>
          <w:sz w:val="28"/>
          <w:szCs w:val="28"/>
          <w14:ligatures w14:val="standardContextual"/>
        </w:rPr>
        <w:t xml:space="preserve">Thus, at the present time, the Highest Science must respond intelligently and convincingly to questions about the Environment, Evolution, nationalism, racism, the nature of Cognition, our ability to discern the Truth, the foundations of the Moral Order, and an extensive range of other matters that go far beyond basic Creedal Doctrine. </w:t>
      </w:r>
      <w:r w:rsidRPr="007918EA">
        <w:rPr>
          <w:rFonts w:ascii="Times-Roman" w:eastAsiaTheme="minorHAnsi" w:hAnsi="Times-Roman" w:cs="Times-Roman"/>
          <w:b/>
          <w:bCs/>
          <w:sz w:val="28"/>
          <w:szCs w:val="28"/>
          <w14:ligatures w14:val="standardContextual"/>
        </w:rPr>
        <w:t>(Volume 1)</w:t>
      </w:r>
    </w:p>
    <w:p w14:paraId="4D052A38" w14:textId="42035AEA" w:rsidR="005E1085" w:rsidRPr="00173D51" w:rsidRDefault="00D10B86" w:rsidP="00E616ED">
      <w:pPr>
        <w:pStyle w:val="FootnoteText"/>
        <w:numPr>
          <w:ilvl w:val="0"/>
          <w:numId w:val="118"/>
        </w:numPr>
        <w:rPr>
          <w:rFonts w:ascii="Times New Roman" w:hAnsi="Times New Roman" w:cs="Times New Roman"/>
        </w:rPr>
      </w:pPr>
      <w:r w:rsidRPr="00173D51">
        <w:rPr>
          <w:rFonts w:ascii="Times New Roman" w:hAnsi="Times New Roman" w:cs="Times New Roman"/>
        </w:rPr>
        <w:t xml:space="preserve">NOTE: Evolution as conceived of by materialists is a type of dawr that is rarely if ever encountered, except that here A causes A. The shrew changes itself into a bat. This is the aspect of “pulling ourselves up by our bootstraps” theory of evolution. </w:t>
      </w:r>
      <w:r w:rsidR="006F69E8">
        <w:rPr>
          <w:rFonts w:ascii="Times New Roman" w:hAnsi="Times New Roman" w:cs="Times New Roman"/>
        </w:rPr>
        <w:t>(</w:t>
      </w:r>
      <w:r w:rsidRPr="00173D51">
        <w:rPr>
          <w:rFonts w:ascii="Times New Roman" w:hAnsi="Times New Roman" w:cs="Times New Roman"/>
          <w:b/>
          <w:bCs/>
        </w:rPr>
        <w:t xml:space="preserve">Volume </w:t>
      </w:r>
      <w:r w:rsidR="00173D51" w:rsidRPr="00173D51">
        <w:rPr>
          <w:rFonts w:ascii="Times New Roman" w:hAnsi="Times New Roman" w:cs="Times New Roman"/>
          <w:b/>
          <w:bCs/>
        </w:rPr>
        <w:t>7b</w:t>
      </w:r>
      <w:r w:rsidR="006F69E8">
        <w:rPr>
          <w:rFonts w:ascii="Times New Roman" w:hAnsi="Times New Roman" w:cs="Times New Roman"/>
          <w:b/>
          <w:bCs/>
        </w:rPr>
        <w:t>)</w:t>
      </w:r>
    </w:p>
    <w:p w14:paraId="2E42EC42" w14:textId="71C79992" w:rsidR="00173D51" w:rsidRPr="00173D51" w:rsidRDefault="00173D51" w:rsidP="00E616ED">
      <w:pPr>
        <w:pStyle w:val="FootnoteText"/>
        <w:numPr>
          <w:ilvl w:val="0"/>
          <w:numId w:val="118"/>
        </w:numPr>
        <w:rPr>
          <w:rFonts w:ascii="Times New Roman" w:hAnsi="Times New Roman" w:cs="Times New Roman"/>
        </w:rPr>
      </w:pPr>
      <w:r w:rsidRPr="00173D51">
        <w:rPr>
          <w:rFonts w:ascii="Times New Roman" w:hAnsi="Times New Roman" w:cs="Times New Roman"/>
        </w:rPr>
        <w:t>Materialist Evolution is Tarjih without MurajjiH and One Point Dawr</w:t>
      </w:r>
      <w:r w:rsidR="006F69E8">
        <w:rPr>
          <w:rFonts w:ascii="Times New Roman" w:hAnsi="Times New Roman" w:cs="Times New Roman"/>
        </w:rPr>
        <w:t xml:space="preserve"> (</w:t>
      </w:r>
      <w:r w:rsidR="006F69E8" w:rsidRPr="00173D51">
        <w:rPr>
          <w:rFonts w:ascii="Times New Roman" w:hAnsi="Times New Roman" w:cs="Times New Roman"/>
          <w:b/>
          <w:bCs/>
        </w:rPr>
        <w:t>Volume 7b</w:t>
      </w:r>
      <w:r w:rsidR="006F69E8">
        <w:rPr>
          <w:rFonts w:ascii="Times New Roman" w:hAnsi="Times New Roman" w:cs="Times New Roman"/>
          <w:b/>
          <w:bCs/>
        </w:rPr>
        <w:t>)</w:t>
      </w:r>
    </w:p>
    <w:p w14:paraId="586E6F53" w14:textId="4E26DD6A" w:rsidR="00173D51" w:rsidRPr="00173D51" w:rsidRDefault="00173D51" w:rsidP="00E616ED">
      <w:pPr>
        <w:pStyle w:val="FootnoteText"/>
        <w:numPr>
          <w:ilvl w:val="0"/>
          <w:numId w:val="118"/>
        </w:numPr>
        <w:rPr>
          <w:rFonts w:ascii="Times New Roman" w:hAnsi="Times New Roman" w:cs="Times New Roman"/>
        </w:rPr>
      </w:pPr>
      <w:r w:rsidRPr="00173D51">
        <w:rPr>
          <w:rFonts w:ascii="Times New Roman" w:hAnsi="Times New Roman" w:cs="Times New Roman"/>
        </w:rPr>
        <w:t xml:space="preserve">Message 11: </w:t>
      </w:r>
      <w:r w:rsidR="006F69E8">
        <w:rPr>
          <w:rFonts w:ascii="Times New Roman" w:hAnsi="Times New Roman" w:cs="Times New Roman"/>
        </w:rPr>
        <w:t>(</w:t>
      </w:r>
      <w:r w:rsidR="006F69E8" w:rsidRPr="00173D51">
        <w:rPr>
          <w:rFonts w:ascii="Times New Roman" w:hAnsi="Times New Roman" w:cs="Times New Roman"/>
          <w:b/>
          <w:bCs/>
        </w:rPr>
        <w:t>Volume 7b</w:t>
      </w:r>
      <w:r w:rsidR="006F69E8">
        <w:rPr>
          <w:rFonts w:ascii="Times New Roman" w:hAnsi="Times New Roman" w:cs="Times New Roman"/>
          <w:b/>
          <w:bCs/>
        </w:rPr>
        <w:t>)</w:t>
      </w:r>
    </w:p>
    <w:p w14:paraId="1FB1AAB5" w14:textId="5F2F8E79" w:rsidR="00173D51" w:rsidRPr="00173D51" w:rsidRDefault="00173D51" w:rsidP="00E616ED">
      <w:pPr>
        <w:pStyle w:val="FootnoteText"/>
        <w:numPr>
          <w:ilvl w:val="0"/>
          <w:numId w:val="118"/>
        </w:numPr>
        <w:rPr>
          <w:rFonts w:ascii="Times New Roman" w:hAnsi="Times New Roman" w:cs="Times New Roman"/>
        </w:rPr>
      </w:pPr>
      <w:r w:rsidRPr="00173D51">
        <w:rPr>
          <w:rFonts w:ascii="Times New Roman" w:hAnsi="Times New Roman" w:cs="Times New Roman"/>
        </w:rPr>
        <w:t xml:space="preserve">Al-Taftāzānī on the need to supplement the two main arguments with another. Some think that it is sufficient to establish the impossibility of infinite regress without reference to a Murajjiḥ. They believe it sufficient to assert that among beings there must be a Being that has no need of another, while repudiating circularity and the chain of infinite regress. They do not think that there is any meaning to the Wājib other than this. But this is problematic. Because merely having no need of another does not necessarily indicate al-wujūb and the impossibility of non-being except on the basis of believing in tarjīḥ without a Murajjiḥ. Otherwise, in terms of strict logic, it would be possible that the thing that is without need of another exists at times and not at others without the being or non-being being because of its essence but just happen by chance (al-ittifāq). All of this would be possible, if we believe that there can be tarjīḥ without a Murajjiḥ. We could--like some modernist physicists--believe that universes can just pop into existence, which is tarjīḥ without a Murajjiḥ. Therefore, this is needed to complement and supplement the impossibility of an infinite temporal series.  </w:t>
      </w:r>
      <w:r w:rsidR="006F69E8">
        <w:rPr>
          <w:rFonts w:ascii="Times New Roman" w:hAnsi="Times New Roman" w:cs="Times New Roman"/>
        </w:rPr>
        <w:t>(</w:t>
      </w:r>
      <w:r w:rsidR="006F69E8" w:rsidRPr="00173D51">
        <w:rPr>
          <w:rFonts w:ascii="Times New Roman" w:hAnsi="Times New Roman" w:cs="Times New Roman"/>
          <w:b/>
          <w:bCs/>
        </w:rPr>
        <w:t>Volume 7b</w:t>
      </w:r>
      <w:r w:rsidR="006F69E8">
        <w:rPr>
          <w:rFonts w:ascii="Times New Roman" w:hAnsi="Times New Roman" w:cs="Times New Roman"/>
          <w:b/>
          <w:bCs/>
        </w:rPr>
        <w:t>)</w:t>
      </w:r>
    </w:p>
    <w:p w14:paraId="4508084B" w14:textId="353F5F8E" w:rsidR="00173D51" w:rsidRPr="00173D51" w:rsidRDefault="00173D51" w:rsidP="00E616ED">
      <w:pPr>
        <w:pStyle w:val="FootnoteText"/>
        <w:numPr>
          <w:ilvl w:val="0"/>
          <w:numId w:val="118"/>
        </w:numPr>
        <w:rPr>
          <w:rFonts w:ascii="Times New Roman" w:hAnsi="Times New Roman" w:cs="Times New Roman"/>
        </w:rPr>
      </w:pPr>
      <w:r w:rsidRPr="00173D51">
        <w:rPr>
          <w:rFonts w:ascii="Times New Roman" w:hAnsi="Times New Roman" w:cs="Times New Roman"/>
        </w:rPr>
        <w:t xml:space="preserve">NOTE: Put under the principle of causality that there can be no tarjīḥ without a Murajjiḥ. Worlds do not just “pop” into existence. </w:t>
      </w:r>
      <w:r w:rsidR="006F69E8">
        <w:rPr>
          <w:rFonts w:ascii="Times New Roman" w:hAnsi="Times New Roman" w:cs="Times New Roman"/>
        </w:rPr>
        <w:t>(</w:t>
      </w:r>
      <w:r w:rsidR="006F69E8" w:rsidRPr="00173D51">
        <w:rPr>
          <w:rFonts w:ascii="Times New Roman" w:hAnsi="Times New Roman" w:cs="Times New Roman"/>
          <w:b/>
          <w:bCs/>
        </w:rPr>
        <w:t>Volume 7b</w:t>
      </w:r>
      <w:r w:rsidR="006F69E8">
        <w:rPr>
          <w:rFonts w:ascii="Times New Roman" w:hAnsi="Times New Roman" w:cs="Times New Roman"/>
          <w:b/>
          <w:bCs/>
        </w:rPr>
        <w:t>)</w:t>
      </w:r>
    </w:p>
    <w:p w14:paraId="6084B0C4" w14:textId="6734D6E6" w:rsidR="00173D51" w:rsidRPr="006F69E8" w:rsidRDefault="00173D51" w:rsidP="00E616ED">
      <w:pPr>
        <w:pStyle w:val="FootnoteText"/>
        <w:numPr>
          <w:ilvl w:val="0"/>
          <w:numId w:val="118"/>
        </w:numPr>
        <w:rPr>
          <w:rFonts w:ascii="Times New Roman" w:hAnsi="Times New Roman" w:cs="Times New Roman"/>
        </w:rPr>
      </w:pPr>
      <w:r w:rsidRPr="00173D51">
        <w:rPr>
          <w:rFonts w:ascii="Times New Roman" w:hAnsi="Times New Roman" w:cs="Times New Roman"/>
        </w:rPr>
        <w:t xml:space="preserve">Al-Taftāzānī then looks at those who believe that the contingency argument is satisfactory in itself without establishing the impossibility of infinite regress. He says that this is not the case either because, if there were no Wājib among the beings, then all of them would be mumkināt. This would lead to the logical necessity of the existence of the mumkināt by virtue of their own essences. And this is impossible. Thus, it needs to be supplemented. Since this would be true as long as one mumkin is not dependent upon another for its existence to infinity. This is, of course, the meaning of al-tasalsul. If, however, the entirety of the things-possible is meant as they are in themselves, then it would be necessary to clarify that their ‘illa is not themselves nor a part that makes them up which is beyond them. This is one of the proofs of establishing the impossibility of infinite regress.  </w:t>
      </w:r>
      <w:r w:rsidR="006F69E8">
        <w:rPr>
          <w:rFonts w:ascii="Times New Roman" w:hAnsi="Times New Roman" w:cs="Times New Roman"/>
        </w:rPr>
        <w:t>(</w:t>
      </w:r>
      <w:r w:rsidR="006F69E8" w:rsidRPr="00173D51">
        <w:rPr>
          <w:rFonts w:ascii="Times New Roman" w:hAnsi="Times New Roman" w:cs="Times New Roman"/>
          <w:b/>
          <w:bCs/>
        </w:rPr>
        <w:t>Volume 7b</w:t>
      </w:r>
      <w:r w:rsidR="006F69E8">
        <w:rPr>
          <w:rFonts w:ascii="Times New Roman" w:hAnsi="Times New Roman" w:cs="Times New Roman"/>
          <w:b/>
          <w:bCs/>
        </w:rPr>
        <w:t>)</w:t>
      </w:r>
    </w:p>
    <w:p w14:paraId="13F95E1E" w14:textId="20AE3F07" w:rsidR="006F69E8" w:rsidRPr="006F69E8" w:rsidRDefault="006F69E8" w:rsidP="00E616ED">
      <w:pPr>
        <w:pStyle w:val="FootnoteText"/>
        <w:numPr>
          <w:ilvl w:val="0"/>
          <w:numId w:val="118"/>
        </w:numPr>
        <w:rPr>
          <w:rFonts w:ascii="Times New Roman" w:hAnsi="Times New Roman" w:cs="Times New Roman"/>
        </w:rPr>
      </w:pPr>
      <w:r w:rsidRPr="006F69E8">
        <w:rPr>
          <w:rFonts w:ascii="Times New Roman" w:hAnsi="Times New Roman" w:cs="Times New Roman"/>
        </w:rPr>
        <w:t xml:space="preserve">Karim Lahham, Anatomy of Knowledge, 15: </w:t>
      </w:r>
      <w:r>
        <w:rPr>
          <w:rFonts w:ascii="Times New Roman" w:hAnsi="Times New Roman" w:cs="Times New Roman"/>
        </w:rPr>
        <w:t xml:space="preserve"> </w:t>
      </w:r>
      <w:r w:rsidRPr="006F69E8">
        <w:rPr>
          <w:rFonts w:ascii="Times New Roman" w:hAnsi="Times New Roman" w:cs="Times New Roman"/>
        </w:rPr>
        <w:t>EVOLUTION must be a metaphysical discussion:</w:t>
      </w:r>
      <w:r>
        <w:rPr>
          <w:rFonts w:ascii="Times New Roman" w:hAnsi="Times New Roman" w:cs="Times New Roman"/>
        </w:rPr>
        <w:t xml:space="preserve"> </w:t>
      </w:r>
      <w:r>
        <w:rPr>
          <w:rFonts w:ascii="Times New Roman" w:hAnsi="Times New Roman" w:cs="Times New Roman"/>
          <w:b/>
          <w:bCs/>
        </w:rPr>
        <w:t xml:space="preserve">(Volume 7b) </w:t>
      </w:r>
    </w:p>
    <w:p w14:paraId="30088F73" w14:textId="14FA1B5A"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 xml:space="preserve">Paley defined chance as: the operation of causes without design. Darwin left the development of species to such chance. </w:t>
      </w:r>
      <w:r>
        <w:rPr>
          <w:rFonts w:ascii="Times New Roman" w:hAnsi="Times New Roman" w:cs="Times New Roman"/>
        </w:rPr>
        <w:t>(</w:t>
      </w:r>
      <w:r w:rsidRPr="00173D51">
        <w:rPr>
          <w:rFonts w:ascii="Times New Roman" w:hAnsi="Times New Roman" w:cs="Times New Roman"/>
          <w:b/>
          <w:bCs/>
        </w:rPr>
        <w:t>Volume 7b</w:t>
      </w:r>
      <w:r>
        <w:rPr>
          <w:rFonts w:ascii="Times New Roman" w:hAnsi="Times New Roman" w:cs="Times New Roman"/>
          <w:b/>
          <w:bCs/>
        </w:rPr>
        <w:t>)</w:t>
      </w:r>
    </w:p>
    <w:p w14:paraId="5373FA74" w14:textId="77777777" w:rsidR="00883737" w:rsidRPr="00883737" w:rsidRDefault="00883737" w:rsidP="00E616ED">
      <w:pPr>
        <w:pStyle w:val="FootnoteText"/>
        <w:numPr>
          <w:ilvl w:val="0"/>
          <w:numId w:val="118"/>
        </w:numPr>
        <w:rPr>
          <w:rFonts w:ascii="Times New Roman" w:hAnsi="Times New Roman" w:cs="Times New Roman"/>
        </w:rPr>
      </w:pPr>
    </w:p>
    <w:p w14:paraId="235C1F84" w14:textId="77777777"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ab/>
      </w:r>
      <w:r w:rsidRPr="00883737">
        <w:rPr>
          <w:rFonts w:ascii="Times New Roman" w:hAnsi="Times New Roman" w:cs="Times New Roman"/>
        </w:rPr>
        <w:tab/>
        <w:t>Paley's Definition of Chance as Cause without Design</w:t>
      </w:r>
    </w:p>
    <w:p w14:paraId="2031C998" w14:textId="59F813ED"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ab/>
      </w:r>
      <w:r w:rsidRPr="00883737">
        <w:rPr>
          <w:rFonts w:ascii="Times New Roman" w:hAnsi="Times New Roman" w:cs="Times New Roman"/>
        </w:rPr>
        <w:tab/>
        <w:t>The Basic Meaning of "Chance" in English</w:t>
      </w:r>
      <w:r>
        <w:rPr>
          <w:rFonts w:ascii="Times New Roman" w:hAnsi="Times New Roman" w:cs="Times New Roman"/>
        </w:rPr>
        <w:t>(</w:t>
      </w:r>
      <w:r w:rsidRPr="00173D51">
        <w:rPr>
          <w:rFonts w:ascii="Times New Roman" w:hAnsi="Times New Roman" w:cs="Times New Roman"/>
          <w:b/>
          <w:bCs/>
        </w:rPr>
        <w:t>Volume 7b</w:t>
      </w:r>
      <w:r>
        <w:rPr>
          <w:rFonts w:ascii="Times New Roman" w:hAnsi="Times New Roman" w:cs="Times New Roman"/>
          <w:b/>
          <w:bCs/>
        </w:rPr>
        <w:t>)</w:t>
      </w:r>
    </w:p>
    <w:p w14:paraId="310FA05D" w14:textId="77777777" w:rsidR="00883737" w:rsidRPr="00883737" w:rsidRDefault="00883737" w:rsidP="00E616ED">
      <w:pPr>
        <w:pStyle w:val="FootnoteText"/>
        <w:numPr>
          <w:ilvl w:val="0"/>
          <w:numId w:val="118"/>
        </w:numPr>
        <w:rPr>
          <w:rFonts w:ascii="Times New Roman" w:hAnsi="Times New Roman" w:cs="Times New Roman"/>
        </w:rPr>
      </w:pPr>
    </w:p>
    <w:p w14:paraId="3F87E8F3" w14:textId="20F3F623"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 xml:space="preserve">Darwin’s contradictions of Darwin as noted in his Origin of Species: 1. The complexity of eyes. Darwin stated: “To suppose that they eye with all its inimitable contrivances for adjusting the focus to different distances, for admitting different amounts of light, and for the correction of spherical and chromatic aberration, could have formed by natural selection, seems, I freely confess, absurd in the highest degree.” 2. The existence of similar organs in remotely allied species. Here he noted the electic organs of certain remotely allied species of fish and the luminous organs of certain insects “belonging to widely different families.” He acknowledged that both phenomena present great difficulty. Darwin admitted the paradox of organs that were apparently the same but existed in many remotely allied species. 3. The existence of different organs with an identical function in closely allied species. Here he considered two species of orchids with radically different “contrivances” for pollination. He noted that it was common to find in nature closely allied species with highly diversified manners to accomplishing the same need. 4. Organs and parts with little importance, even though they are often as great as other complex organs. He mentions the tail of the giraffe, which--to him--seemed like “an artificially constructed fly-flapper.” How could it have evolved stage by stage for such a trivial purpose? 5. Complex instincts. He stated: “Many instincts are so wonderful that their development will probably appear to the reader a difficulty sufficient to overthrow my whole theory.” The cites the example of the honey comb, so perfectly adapted to its ends. Mathematicians marvel at how the bees have created perfect cells to store maximum amounts of honey with the least consumption of valuable wax. A human craftsman would be hard put to create such perfect forms, but the bees do it in the darkness of their hives. 6. Neuter ants and their different castes. He regarded this to be possibly destructive of his entire theory. The neuters often differ greatly in instinct and structure from males and females as well as from each other to an incredible degree. Thus, they divide into two or three different castes. 7. The eyes of flat fish. In their youth, the fish have symmetrical bodies with eyes on both sides. As the body matures, the body begins to flatten and the eyes “glide slowly” around the head to the upper side. The adult fish will spend most of its time lying on its side. 8. The absence of transitional forms in the fossil record. Because there had been so much extinction, there must also be an immense number of intermediate forms. But the various strata of fossils is always lacking such intermediate links. Geology does not reveal any such finely-gradated links. 9. The absence of transitional forms even within particular geological formations. 10. The sudden appearance of life forms. Here he notes the Cambrian Explosion as well as the criticisms of his theory on this point by Agassiz, Pictet, and Sedgwick. </w:t>
      </w:r>
      <w:r>
        <w:rPr>
          <w:rFonts w:ascii="Times New Roman" w:hAnsi="Times New Roman" w:cs="Times New Roman"/>
        </w:rPr>
        <w:t>(</w:t>
      </w:r>
      <w:r w:rsidRPr="00173D51">
        <w:rPr>
          <w:rFonts w:ascii="Times New Roman" w:hAnsi="Times New Roman" w:cs="Times New Roman"/>
          <w:b/>
          <w:bCs/>
        </w:rPr>
        <w:t>Volume 7b</w:t>
      </w:r>
      <w:r>
        <w:rPr>
          <w:rFonts w:ascii="Times New Roman" w:hAnsi="Times New Roman" w:cs="Times New Roman"/>
          <w:b/>
          <w:bCs/>
        </w:rPr>
        <w:t>)</w:t>
      </w:r>
    </w:p>
    <w:p w14:paraId="5C0091F6" w14:textId="77777777" w:rsidR="00883737" w:rsidRPr="00883737" w:rsidRDefault="00883737" w:rsidP="00883737">
      <w:pPr>
        <w:pStyle w:val="FootnoteText"/>
        <w:rPr>
          <w:rFonts w:ascii="Times New Roman" w:hAnsi="Times New Roman" w:cs="Times New Roman"/>
        </w:rPr>
      </w:pPr>
    </w:p>
    <w:p w14:paraId="1CEC627C" w14:textId="4A365FA0"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 xml:space="preserve">Our English word, “chance,” comes from the Latin word, cadere (look up in Latin dictionary), which means “to happen, fall, or befall.” Originally, “chance” referred simply to what “happens.” As the word’s usage developed, however, it came to mean what “just happens” with no clear or apparent reason, that is, with no apparent Agency. We speak, for example, of “blind chance.” We use the word for things that happen without clear and identifiable causes, and we generally regard “chance” to be purposeless. We also speak of unexpected things as happening “by chance,” as when events occur and developments take place in the absence of any obvious intent or design on our part. We say, for example: “I met him by chance,” because it was not something we foresaw or planned. In our age of probability statistics, “chance” has also come to be closely associated with customary (not conceptual) possibility and probability. We speak about “chance” as a probability statement that something will “possibly or probably” happen.   </w:t>
      </w:r>
      <w:r>
        <w:rPr>
          <w:rFonts w:ascii="Times New Roman" w:hAnsi="Times New Roman" w:cs="Times New Roman"/>
        </w:rPr>
        <w:t>(</w:t>
      </w:r>
      <w:r w:rsidRPr="00173D51">
        <w:rPr>
          <w:rFonts w:ascii="Times New Roman" w:hAnsi="Times New Roman" w:cs="Times New Roman"/>
          <w:b/>
          <w:bCs/>
        </w:rPr>
        <w:t>Volume 7b</w:t>
      </w:r>
      <w:r>
        <w:rPr>
          <w:rFonts w:ascii="Times New Roman" w:hAnsi="Times New Roman" w:cs="Times New Roman"/>
          <w:b/>
          <w:bCs/>
        </w:rPr>
        <w:t>)</w:t>
      </w:r>
    </w:p>
    <w:p w14:paraId="338AF9E7" w14:textId="77777777" w:rsidR="00883737" w:rsidRPr="00883737" w:rsidRDefault="00883737" w:rsidP="00E616ED">
      <w:pPr>
        <w:pStyle w:val="FootnoteText"/>
        <w:numPr>
          <w:ilvl w:val="0"/>
          <w:numId w:val="118"/>
        </w:numPr>
        <w:rPr>
          <w:rFonts w:ascii="Times New Roman" w:hAnsi="Times New Roman" w:cs="Times New Roman"/>
        </w:rPr>
      </w:pPr>
    </w:p>
    <w:p w14:paraId="75A1D800" w14:textId="77777777"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ab/>
      </w:r>
      <w:r w:rsidRPr="00883737">
        <w:rPr>
          <w:rFonts w:ascii="Times New Roman" w:hAnsi="Times New Roman" w:cs="Times New Roman"/>
        </w:rPr>
        <w:tab/>
        <w:t>The Basic Meaning of "Random" in English</w:t>
      </w:r>
    </w:p>
    <w:p w14:paraId="5CE863F8" w14:textId="22FF5ED5"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 xml:space="preserve">We say that “things happen by accident” when they happen without our paying sufficient attention to them. We also speak of things as happening “at random.” Whatever is “random” is made, done, happens, or is chosen without our conscious decision or a known plan or method. The root for our English word, “random,” goes back to Middle English and an Old French root, meaning for something to happen at a “great speed” or in an “impetuous headlong rush.” We speak about “random selections” of numbers or statistics. We perceive things that occur “at random” as aimless, unplanned, irregular, arbitrary, and without purpose. </w:t>
      </w:r>
      <w:r>
        <w:rPr>
          <w:rFonts w:ascii="Times New Roman" w:hAnsi="Times New Roman" w:cs="Times New Roman"/>
        </w:rPr>
        <w:t>(</w:t>
      </w:r>
      <w:r w:rsidRPr="00173D51">
        <w:rPr>
          <w:rFonts w:ascii="Times New Roman" w:hAnsi="Times New Roman" w:cs="Times New Roman"/>
          <w:b/>
          <w:bCs/>
        </w:rPr>
        <w:t>Volume 7b</w:t>
      </w:r>
      <w:r>
        <w:rPr>
          <w:rFonts w:ascii="Times New Roman" w:hAnsi="Times New Roman" w:cs="Times New Roman"/>
          <w:b/>
          <w:bCs/>
        </w:rPr>
        <w:t>)</w:t>
      </w:r>
    </w:p>
    <w:p w14:paraId="5A50178E" w14:textId="77777777" w:rsidR="00883737" w:rsidRPr="00883737" w:rsidRDefault="00883737" w:rsidP="00E616ED">
      <w:pPr>
        <w:pStyle w:val="FootnoteText"/>
        <w:numPr>
          <w:ilvl w:val="0"/>
          <w:numId w:val="118"/>
        </w:numPr>
        <w:rPr>
          <w:rFonts w:ascii="Times New Roman" w:hAnsi="Times New Roman" w:cs="Times New Roman"/>
        </w:rPr>
      </w:pPr>
    </w:p>
    <w:p w14:paraId="4DA48318" w14:textId="77777777"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ab/>
      </w:r>
      <w:r w:rsidRPr="00883737">
        <w:rPr>
          <w:rFonts w:ascii="Times New Roman" w:hAnsi="Times New Roman" w:cs="Times New Roman"/>
        </w:rPr>
        <w:tab/>
        <w:t>Random Chance Is Among the Greatest and Most Obvious of All Impossibilities</w:t>
      </w:r>
    </w:p>
    <w:p w14:paraId="3B4607C3" w14:textId="39E5E5D3"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 xml:space="preserve">As a cosmic reality, random chance belongs to the most manifest of impossibilities. In everyday discourse, we say that something happens randomly or by chance if we did not expect or plan it to happen. For example, we meet someone that we had no intention or expectation of meeting. Proper use of the word “chance” does not imply that the event itself happened independent of God’s cosmic will. Rather it occurred independent of our planning and choice. Everything that happens in God's creation, even a leaf falling from a tree, happens by virtue of God's perfect and absolute cosmic will. </w:t>
      </w:r>
      <w:r>
        <w:rPr>
          <w:rFonts w:ascii="Times New Roman" w:hAnsi="Times New Roman" w:cs="Times New Roman"/>
        </w:rPr>
        <w:t>(</w:t>
      </w:r>
      <w:r w:rsidRPr="00173D51">
        <w:rPr>
          <w:rFonts w:ascii="Times New Roman" w:hAnsi="Times New Roman" w:cs="Times New Roman"/>
          <w:b/>
          <w:bCs/>
        </w:rPr>
        <w:t>Volume 7b</w:t>
      </w:r>
      <w:r>
        <w:rPr>
          <w:rFonts w:ascii="Times New Roman" w:hAnsi="Times New Roman" w:cs="Times New Roman"/>
          <w:b/>
          <w:bCs/>
        </w:rPr>
        <w:t>)</w:t>
      </w:r>
    </w:p>
    <w:p w14:paraId="08A487BB" w14:textId="77777777" w:rsidR="00883737" w:rsidRPr="00883737" w:rsidRDefault="00883737" w:rsidP="00E616ED">
      <w:pPr>
        <w:pStyle w:val="FootnoteText"/>
        <w:numPr>
          <w:ilvl w:val="0"/>
          <w:numId w:val="118"/>
        </w:numPr>
        <w:rPr>
          <w:rFonts w:ascii="Times New Roman" w:hAnsi="Times New Roman" w:cs="Times New Roman"/>
        </w:rPr>
      </w:pPr>
    </w:p>
    <w:p w14:paraId="2AF7B3C7" w14:textId="77777777"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Repudiation of Chance and Random Coincidence:</w:t>
      </w:r>
    </w:p>
    <w:p w14:paraId="7BB89E86" w14:textId="77777777"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Ibn 'Ashir and Mayyara Reject That Things Just Happen By Themselves</w:t>
      </w:r>
    </w:p>
    <w:p w14:paraId="74A67496" w14:textId="43AE9E54"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 xml:space="preserve">Ibn ‘Āshir asserts in his didactic poem, “The Helpful Guide,” that things simply cannot happen “by themselves:” </w:t>
      </w:r>
      <w:r>
        <w:rPr>
          <w:rFonts w:ascii="Times New Roman" w:hAnsi="Times New Roman" w:cs="Times New Roman"/>
        </w:rPr>
        <w:t>(</w:t>
      </w:r>
      <w:r w:rsidRPr="00173D51">
        <w:rPr>
          <w:rFonts w:ascii="Times New Roman" w:hAnsi="Times New Roman" w:cs="Times New Roman"/>
          <w:b/>
          <w:bCs/>
        </w:rPr>
        <w:t>Volume 7b</w:t>
      </w:r>
      <w:r>
        <w:rPr>
          <w:rFonts w:ascii="Times New Roman" w:hAnsi="Times New Roman" w:cs="Times New Roman"/>
          <w:b/>
          <w:bCs/>
        </w:rPr>
        <w:t>)</w:t>
      </w:r>
    </w:p>
    <w:p w14:paraId="30D38CB7" w14:textId="77777777" w:rsidR="00883737" w:rsidRPr="00883737" w:rsidRDefault="00883737" w:rsidP="00E616ED">
      <w:pPr>
        <w:pStyle w:val="FootnoteText"/>
        <w:numPr>
          <w:ilvl w:val="0"/>
          <w:numId w:val="118"/>
        </w:numPr>
        <w:rPr>
          <w:rFonts w:ascii="Times New Roman" w:hAnsi="Times New Roman" w:cs="Times New Roman"/>
        </w:rPr>
      </w:pPr>
    </w:p>
    <w:p w14:paraId="3ECA0373" w14:textId="77777777"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 xml:space="preserve">                     If created things had occurred by themselves, </w:t>
      </w:r>
    </w:p>
    <w:p w14:paraId="66F32ABE" w14:textId="77777777"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 xml:space="preserve">                           Then equality and preponderance would be the same. </w:t>
      </w:r>
    </w:p>
    <w:p w14:paraId="19BB9E4E" w14:textId="1CFCCBB8"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 xml:space="preserve">                     And that is [Conceptually] Impossible…”. </w:t>
      </w:r>
      <w:r>
        <w:rPr>
          <w:rFonts w:ascii="Times New Roman" w:hAnsi="Times New Roman" w:cs="Times New Roman"/>
        </w:rPr>
        <w:t>(</w:t>
      </w:r>
      <w:r w:rsidRPr="00173D51">
        <w:rPr>
          <w:rFonts w:ascii="Times New Roman" w:hAnsi="Times New Roman" w:cs="Times New Roman"/>
          <w:b/>
          <w:bCs/>
        </w:rPr>
        <w:t>Volume 7b</w:t>
      </w:r>
      <w:r>
        <w:rPr>
          <w:rFonts w:ascii="Times New Roman" w:hAnsi="Times New Roman" w:cs="Times New Roman"/>
          <w:b/>
          <w:bCs/>
        </w:rPr>
        <w:t>)</w:t>
      </w:r>
    </w:p>
    <w:p w14:paraId="4DB4E3A9" w14:textId="77777777" w:rsidR="00883737" w:rsidRPr="00883737" w:rsidRDefault="00883737" w:rsidP="00E616ED">
      <w:pPr>
        <w:pStyle w:val="FootnoteText"/>
        <w:numPr>
          <w:ilvl w:val="0"/>
          <w:numId w:val="118"/>
        </w:numPr>
        <w:rPr>
          <w:rFonts w:ascii="Times New Roman" w:hAnsi="Times New Roman" w:cs="Times New Roman"/>
        </w:rPr>
      </w:pPr>
    </w:p>
    <w:p w14:paraId="2F8EB59E" w14:textId="4E169B9A"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 xml:space="preserve">The expression that equality and preponderance would be joined—that is, they  would be the same thing—is obviously impossible. The two words are contradictory and mutually exclusive terms. Equality in this case would be the equivalence of existence and nonexistence as primary attributes in the case of things-possible. Preponderance refers to the reality of greater weight being given to one of them over the other such that a thing exists instead of not existing or does not exist instead of existing. Mayyāra notes that this assumes that existence and nonexistence are essentially equivalent, which is what most theologians say. It is valid to say instead though, Mayyāra points out, that nonexistence has preponderance in the case of things-possible, because it is their initial and essential state. All temporal things begin in the state of nonexistence. Therefore, existence is the exception, and it requires preponderance—not over equivalence—but over the preliminary preponderance of nonexistence. Every temporal thing requires something to bring it into existence. Most theologians regarded this to be necessary (ḍarūrī ) knowledge, which the intellect knows immediately without proof. Others, including Mayyāra, held that it is not necessary knowledge but reflective (naẓarī ). It requires so little reflection, however, that it is virtually necessary and, consequently, can be easilty confused with what is necessary. </w:t>
      </w:r>
      <w:r>
        <w:rPr>
          <w:rFonts w:ascii="Times New Roman" w:hAnsi="Times New Roman" w:cs="Times New Roman"/>
        </w:rPr>
        <w:t>(</w:t>
      </w:r>
      <w:r w:rsidRPr="00173D51">
        <w:rPr>
          <w:rFonts w:ascii="Times New Roman" w:hAnsi="Times New Roman" w:cs="Times New Roman"/>
          <w:b/>
          <w:bCs/>
        </w:rPr>
        <w:t>Volume 7b</w:t>
      </w:r>
      <w:r>
        <w:rPr>
          <w:rFonts w:ascii="Times New Roman" w:hAnsi="Times New Roman" w:cs="Times New Roman"/>
          <w:b/>
          <w:bCs/>
        </w:rPr>
        <w:t>)</w:t>
      </w:r>
    </w:p>
    <w:p w14:paraId="10DA4578" w14:textId="77777777" w:rsidR="00883737" w:rsidRPr="00883737" w:rsidRDefault="00883737" w:rsidP="00E616ED">
      <w:pPr>
        <w:pStyle w:val="FootnoteText"/>
        <w:numPr>
          <w:ilvl w:val="0"/>
          <w:numId w:val="118"/>
        </w:numPr>
        <w:rPr>
          <w:rFonts w:ascii="Times New Roman" w:hAnsi="Times New Roman" w:cs="Times New Roman"/>
        </w:rPr>
      </w:pPr>
    </w:p>
    <w:p w14:paraId="20A7C29F" w14:textId="77777777"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ab/>
      </w:r>
      <w:r w:rsidRPr="00883737">
        <w:rPr>
          <w:rFonts w:ascii="Times New Roman" w:hAnsi="Times New Roman" w:cs="Times New Roman"/>
        </w:rPr>
        <w:tab/>
        <w:t>Qur'an: No Leaf Falls But that God Knows It</w:t>
      </w:r>
    </w:p>
    <w:p w14:paraId="5EE1FFD0" w14:textId="545C384A"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 xml:space="preserve">God states in the Qur’ān: “And with Him are the keys of the Unseen. None knows them but He, and He knows what is on the land and the sea: No leaf falls but that He knows it, nor [is there] any seed in the dark recesses of the earth, nor anything moist or dry but that it is [registered] in a Book [that makes all things] clear” (Livestock, 6:59). Here the Unseen refers to all realities--including what appears to us as random chance--that lie beyond the reach of ordinary human perception. God’s knowledge of even the seemingly most insignificant particulars--such as a leaf falling from a tree or a seed hidden away in the dark recesses of the earth--serves as a warning to us--as moral agents--that God is aware of all that we do, however hidden or small it may seem to us. </w:t>
      </w:r>
      <w:r>
        <w:rPr>
          <w:rFonts w:ascii="Times New Roman" w:hAnsi="Times New Roman" w:cs="Times New Roman"/>
        </w:rPr>
        <w:t>(</w:t>
      </w:r>
      <w:r w:rsidRPr="00173D51">
        <w:rPr>
          <w:rFonts w:ascii="Times New Roman" w:hAnsi="Times New Roman" w:cs="Times New Roman"/>
          <w:b/>
          <w:bCs/>
        </w:rPr>
        <w:t>Volume 7b</w:t>
      </w:r>
      <w:r>
        <w:rPr>
          <w:rFonts w:ascii="Times New Roman" w:hAnsi="Times New Roman" w:cs="Times New Roman"/>
          <w:b/>
          <w:bCs/>
        </w:rPr>
        <w:t>)</w:t>
      </w:r>
    </w:p>
    <w:p w14:paraId="1F1FB54B" w14:textId="77777777" w:rsidR="00883737" w:rsidRPr="00883737" w:rsidRDefault="00883737" w:rsidP="00E616ED">
      <w:pPr>
        <w:pStyle w:val="FootnoteText"/>
        <w:numPr>
          <w:ilvl w:val="0"/>
          <w:numId w:val="118"/>
        </w:numPr>
        <w:rPr>
          <w:rFonts w:ascii="Times New Roman" w:hAnsi="Times New Roman" w:cs="Times New Roman"/>
        </w:rPr>
      </w:pPr>
    </w:p>
    <w:p w14:paraId="1E7AB2D9" w14:textId="77777777"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ab/>
      </w:r>
      <w:r w:rsidRPr="00883737">
        <w:rPr>
          <w:rFonts w:ascii="Times New Roman" w:hAnsi="Times New Roman" w:cs="Times New Roman"/>
        </w:rPr>
        <w:tab/>
        <w:t>The Qur'an Asks Us: Can This Order Be by Chance or Is It Purposive?</w:t>
      </w:r>
    </w:p>
    <w:p w14:paraId="642BF5F0" w14:textId="77777777"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 xml:space="preserve">Fazlur Rahman, Major Themes of the Qur’an, p. 11: </w:t>
      </w:r>
    </w:p>
    <w:p w14:paraId="0586E07E" w14:textId="70E84473"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 xml:space="preserve">But the crucial part with regard to the Q: is it more rational to believe that this natural order, so vast and so complex, is also a purposive order, or is it more rational to believe that it is pure chance? Can chance order be cohesive and lasting order? Does not chance itself, in fact, presuppose a framework of more fundamental purposiveness? </w:t>
      </w:r>
      <w:r>
        <w:rPr>
          <w:rFonts w:ascii="Times New Roman" w:hAnsi="Times New Roman" w:cs="Times New Roman"/>
        </w:rPr>
        <w:t>(</w:t>
      </w:r>
      <w:r w:rsidRPr="00173D51">
        <w:rPr>
          <w:rFonts w:ascii="Times New Roman" w:hAnsi="Times New Roman" w:cs="Times New Roman"/>
          <w:b/>
          <w:bCs/>
        </w:rPr>
        <w:t>Volume 7b</w:t>
      </w:r>
      <w:r>
        <w:rPr>
          <w:rFonts w:ascii="Times New Roman" w:hAnsi="Times New Roman" w:cs="Times New Roman"/>
          <w:b/>
          <w:bCs/>
        </w:rPr>
        <w:t>)</w:t>
      </w:r>
    </w:p>
    <w:p w14:paraId="225EEF42" w14:textId="77777777" w:rsidR="00883737" w:rsidRPr="00883737" w:rsidRDefault="00883737" w:rsidP="00E616ED">
      <w:pPr>
        <w:pStyle w:val="FootnoteText"/>
        <w:numPr>
          <w:ilvl w:val="0"/>
          <w:numId w:val="118"/>
        </w:numPr>
        <w:rPr>
          <w:rFonts w:ascii="Times New Roman" w:hAnsi="Times New Roman" w:cs="Times New Roman"/>
        </w:rPr>
      </w:pPr>
    </w:p>
    <w:p w14:paraId="2F0D7445" w14:textId="03509298"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God Is the Determinator and Differentiators and Nothing Occurs at Random</w:t>
      </w:r>
      <w:r>
        <w:rPr>
          <w:rFonts w:ascii="Times New Roman" w:hAnsi="Times New Roman" w:cs="Times New Roman"/>
        </w:rPr>
        <w:t xml:space="preserve"> (</w:t>
      </w:r>
      <w:r w:rsidRPr="00173D51">
        <w:rPr>
          <w:rFonts w:ascii="Times New Roman" w:hAnsi="Times New Roman" w:cs="Times New Roman"/>
          <w:b/>
          <w:bCs/>
        </w:rPr>
        <w:t>Volume 7b</w:t>
      </w:r>
      <w:r>
        <w:rPr>
          <w:rFonts w:ascii="Times New Roman" w:hAnsi="Times New Roman" w:cs="Times New Roman"/>
          <w:b/>
          <w:bCs/>
        </w:rPr>
        <w:t>)</w:t>
      </w:r>
    </w:p>
    <w:p w14:paraId="323244DF" w14:textId="45148ECF"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 xml:space="preserve">God is the necessary Determinator and Differentiator of all things in the temporal world. It is impossible for created things to exist without the direct intervention of God’s determination and differentiation. Such preponderation and specification are, in reality, among the most manifest contingencies of the possible world. All things that exist in the physical world are made up of elements. Those elements are ordered and combined in special ways. They manifest remarkable patterns and meaningful design. The combinations of the possibilities that we see in them are divinely selected and specified from an infinite set of other similar or different possibilities. This ordering and combination of possibilities cannot occur at random. </w:t>
      </w:r>
      <w:r>
        <w:rPr>
          <w:rFonts w:ascii="Times New Roman" w:hAnsi="Times New Roman" w:cs="Times New Roman"/>
        </w:rPr>
        <w:t>(</w:t>
      </w:r>
      <w:r w:rsidRPr="00173D51">
        <w:rPr>
          <w:rFonts w:ascii="Times New Roman" w:hAnsi="Times New Roman" w:cs="Times New Roman"/>
          <w:b/>
          <w:bCs/>
        </w:rPr>
        <w:t>Volume 7b</w:t>
      </w:r>
      <w:r>
        <w:rPr>
          <w:rFonts w:ascii="Times New Roman" w:hAnsi="Times New Roman" w:cs="Times New Roman"/>
          <w:b/>
          <w:bCs/>
        </w:rPr>
        <w:t>)</w:t>
      </w:r>
    </w:p>
    <w:p w14:paraId="4D88F5A1" w14:textId="77777777" w:rsidR="00883737" w:rsidRPr="00883737" w:rsidRDefault="00883737" w:rsidP="00E616ED">
      <w:pPr>
        <w:pStyle w:val="FootnoteText"/>
        <w:numPr>
          <w:ilvl w:val="0"/>
          <w:numId w:val="118"/>
        </w:numPr>
        <w:rPr>
          <w:rFonts w:ascii="Times New Roman" w:hAnsi="Times New Roman" w:cs="Times New Roman"/>
        </w:rPr>
      </w:pPr>
    </w:p>
    <w:p w14:paraId="1A43FA6E" w14:textId="23FAD145"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Computers Imitate the World Around Us But Cannot Be Self-Organized or Produced By Chance</w:t>
      </w:r>
      <w:r>
        <w:rPr>
          <w:rFonts w:ascii="Times New Roman" w:hAnsi="Times New Roman" w:cs="Times New Roman"/>
        </w:rPr>
        <w:t xml:space="preserve"> (</w:t>
      </w:r>
      <w:r w:rsidRPr="00173D51">
        <w:rPr>
          <w:rFonts w:ascii="Times New Roman" w:hAnsi="Times New Roman" w:cs="Times New Roman"/>
          <w:b/>
          <w:bCs/>
        </w:rPr>
        <w:t>Volume 7b</w:t>
      </w:r>
      <w:r>
        <w:rPr>
          <w:rFonts w:ascii="Times New Roman" w:hAnsi="Times New Roman" w:cs="Times New Roman"/>
          <w:b/>
          <w:bCs/>
        </w:rPr>
        <w:t>)</w:t>
      </w:r>
    </w:p>
    <w:p w14:paraId="3CEB18BD" w14:textId="683AFC69"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 xml:space="preserve">Computers are patterned on the structures of organisms and things we know in the world. To imagine that a hard drive could just happen at random or “self-organize itself” is utterly absurd. </w:t>
      </w:r>
      <w:r>
        <w:rPr>
          <w:rFonts w:ascii="Times New Roman" w:hAnsi="Times New Roman" w:cs="Times New Roman"/>
        </w:rPr>
        <w:t>(</w:t>
      </w:r>
      <w:r w:rsidRPr="00173D51">
        <w:rPr>
          <w:rFonts w:ascii="Times New Roman" w:hAnsi="Times New Roman" w:cs="Times New Roman"/>
          <w:b/>
          <w:bCs/>
        </w:rPr>
        <w:t>Volume 7b</w:t>
      </w:r>
      <w:r>
        <w:rPr>
          <w:rFonts w:ascii="Times New Roman" w:hAnsi="Times New Roman" w:cs="Times New Roman"/>
          <w:b/>
          <w:bCs/>
        </w:rPr>
        <w:t>)</w:t>
      </w:r>
    </w:p>
    <w:p w14:paraId="2220EF24" w14:textId="77777777" w:rsidR="00883737" w:rsidRPr="00883737" w:rsidRDefault="00883737" w:rsidP="00E616ED">
      <w:pPr>
        <w:pStyle w:val="FootnoteText"/>
        <w:numPr>
          <w:ilvl w:val="0"/>
          <w:numId w:val="118"/>
        </w:numPr>
        <w:rPr>
          <w:rFonts w:ascii="Times New Roman" w:hAnsi="Times New Roman" w:cs="Times New Roman"/>
        </w:rPr>
      </w:pPr>
    </w:p>
    <w:p w14:paraId="648301CE" w14:textId="52AA067E"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Life Cannot Have Created Itself: Again, Secular Scientists Cannot Use the Language of Metaphysics, only Probability</w:t>
      </w:r>
      <w:r>
        <w:rPr>
          <w:rFonts w:ascii="Times New Roman" w:hAnsi="Times New Roman" w:cs="Times New Roman"/>
        </w:rPr>
        <w:t>(</w:t>
      </w:r>
      <w:r w:rsidRPr="00173D51">
        <w:rPr>
          <w:rFonts w:ascii="Times New Roman" w:hAnsi="Times New Roman" w:cs="Times New Roman"/>
          <w:b/>
          <w:bCs/>
        </w:rPr>
        <w:t>Volume 7b</w:t>
      </w:r>
      <w:r>
        <w:rPr>
          <w:rFonts w:ascii="Times New Roman" w:hAnsi="Times New Roman" w:cs="Times New Roman"/>
          <w:b/>
          <w:bCs/>
        </w:rPr>
        <w:t>)</w:t>
      </w:r>
    </w:p>
    <w:p w14:paraId="10E931DA" w14:textId="5FC80329"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 xml:space="preserve">Douglas R. Hofstadter, an evolutionist, faces this question: “How did the Genetic Code, along with the mechanisms for its translation (ribosomes and RNA molecules) originate? For the moment, we will have to content ourselves with a sense of wonder and awe, rather than with an answer.” </w:t>
      </w:r>
      <w:r>
        <w:rPr>
          <w:rFonts w:ascii="Times New Roman" w:hAnsi="Times New Roman" w:cs="Times New Roman"/>
        </w:rPr>
        <w:t>(</w:t>
      </w:r>
      <w:r w:rsidRPr="00173D51">
        <w:rPr>
          <w:rFonts w:ascii="Times New Roman" w:hAnsi="Times New Roman" w:cs="Times New Roman"/>
          <w:b/>
          <w:bCs/>
        </w:rPr>
        <w:t>Volume 7b</w:t>
      </w:r>
      <w:r>
        <w:rPr>
          <w:rFonts w:ascii="Times New Roman" w:hAnsi="Times New Roman" w:cs="Times New Roman"/>
          <w:b/>
          <w:bCs/>
        </w:rPr>
        <w:t>)</w:t>
      </w:r>
    </w:p>
    <w:p w14:paraId="5D2A2EE4" w14:textId="77777777" w:rsidR="00883737" w:rsidRPr="00883737" w:rsidRDefault="00883737" w:rsidP="00E616ED">
      <w:pPr>
        <w:pStyle w:val="FootnoteText"/>
        <w:numPr>
          <w:ilvl w:val="0"/>
          <w:numId w:val="118"/>
        </w:numPr>
        <w:rPr>
          <w:rFonts w:ascii="Times New Roman" w:hAnsi="Times New Roman" w:cs="Times New Roman"/>
        </w:rPr>
      </w:pPr>
    </w:p>
    <w:p w14:paraId="3655D199" w14:textId="77777777"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 xml:space="preserve">Leslie Orgel, a molecular biologist and evolutionist, states: “It is extremely improbable that proteins and nucleic acids, both of which are structurally complex, arose spontaneously in the same place at the same time. Yet it also seems impossible to have one without the other. And so, at first glance, one might have to conclude that life could never, in fact, have originated by chemical means.” This is, of course, the same as asserting that organic life could not have originated by itself. </w:t>
      </w:r>
    </w:p>
    <w:p w14:paraId="15569C39" w14:textId="6231EEDC"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 xml:space="preserve">It must be emphasized, however, that Orgel and other scientists like him are using the wrong language and the wrong paradigms. This is not a question of probability in any legitimate sense but falls directly under the category of the conceptually impossible, in which probability has no meaning or application at all. </w:t>
      </w:r>
      <w:r>
        <w:rPr>
          <w:rFonts w:ascii="Times New Roman" w:hAnsi="Times New Roman" w:cs="Times New Roman"/>
        </w:rPr>
        <w:t>(</w:t>
      </w:r>
      <w:r w:rsidRPr="00173D51">
        <w:rPr>
          <w:rFonts w:ascii="Times New Roman" w:hAnsi="Times New Roman" w:cs="Times New Roman"/>
          <w:b/>
          <w:bCs/>
        </w:rPr>
        <w:t>Volume 7b</w:t>
      </w:r>
      <w:r>
        <w:rPr>
          <w:rFonts w:ascii="Times New Roman" w:hAnsi="Times New Roman" w:cs="Times New Roman"/>
          <w:b/>
          <w:bCs/>
        </w:rPr>
        <w:t>)</w:t>
      </w:r>
    </w:p>
    <w:p w14:paraId="36B3EEAE" w14:textId="77777777" w:rsidR="00883737" w:rsidRPr="00883737" w:rsidRDefault="00883737" w:rsidP="00E616ED">
      <w:pPr>
        <w:pStyle w:val="FootnoteText"/>
        <w:numPr>
          <w:ilvl w:val="0"/>
          <w:numId w:val="118"/>
        </w:numPr>
        <w:rPr>
          <w:rFonts w:ascii="Times New Roman" w:hAnsi="Times New Roman" w:cs="Times New Roman"/>
        </w:rPr>
      </w:pPr>
    </w:p>
    <w:p w14:paraId="2FD856FD" w14:textId="30A548D0"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 xml:space="preserve">Caryl P. Haskins, an evolutionist, states: “But the most sweeping evolutionary questions at the level of biochemical genetics are still unanswered. How the genetic code first appeared and then evolved and, earlier even than that, how life itself originated on earth remain for the future to resolve… Did the code and the means of translating it appear simultaneously in evolution? It seems almost incredible that any such coincidence could have occurred, given the extraordinary complexities of both sides and the requirement that they be coordinated accurately for survival. By a pre-Darwinian (or a skeptic of evolution after Darwin) this puzzle would surely have been interpreted as the most powerful sort of evidence for special creation.” </w:t>
      </w:r>
      <w:r>
        <w:rPr>
          <w:rFonts w:ascii="Times New Roman" w:hAnsi="Times New Roman" w:cs="Times New Roman"/>
        </w:rPr>
        <w:t>(</w:t>
      </w:r>
      <w:r w:rsidRPr="00173D51">
        <w:rPr>
          <w:rFonts w:ascii="Times New Roman" w:hAnsi="Times New Roman" w:cs="Times New Roman"/>
          <w:b/>
          <w:bCs/>
        </w:rPr>
        <w:t>Volume 7b</w:t>
      </w:r>
      <w:r>
        <w:rPr>
          <w:rFonts w:ascii="Times New Roman" w:hAnsi="Times New Roman" w:cs="Times New Roman"/>
          <w:b/>
          <w:bCs/>
        </w:rPr>
        <w:t>)</w:t>
      </w:r>
    </w:p>
    <w:p w14:paraId="198DF038" w14:textId="77777777" w:rsidR="00883737" w:rsidRPr="00883737" w:rsidRDefault="00883737" w:rsidP="00E616ED">
      <w:pPr>
        <w:pStyle w:val="FootnoteText"/>
        <w:numPr>
          <w:ilvl w:val="0"/>
          <w:numId w:val="118"/>
        </w:numPr>
        <w:rPr>
          <w:rFonts w:ascii="Times New Roman" w:hAnsi="Times New Roman" w:cs="Times New Roman"/>
        </w:rPr>
      </w:pPr>
    </w:p>
    <w:p w14:paraId="754552AE" w14:textId="4FE713B3"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 xml:space="preserve">Jacques Monod, a strong defender of neo-Darwinism and Nobel Prize winner, writes: “The code is meaningless unless translated. The modern cell’s translating machinery consists of at least 50 macromolecular components, which are themselves coded in DNA: the code cannot be translated otherwise than by produces of translation themselves. It is the modern expression of omne vivum ex ovo [what came first, the chicken or the egg?]. When and how did this circle become closed? It is exceedingly difficult to imagine.” </w:t>
      </w:r>
      <w:r>
        <w:rPr>
          <w:rFonts w:ascii="Times New Roman" w:hAnsi="Times New Roman" w:cs="Times New Roman"/>
        </w:rPr>
        <w:t>(</w:t>
      </w:r>
      <w:r w:rsidRPr="00173D51">
        <w:rPr>
          <w:rFonts w:ascii="Times New Roman" w:hAnsi="Times New Roman" w:cs="Times New Roman"/>
          <w:b/>
          <w:bCs/>
        </w:rPr>
        <w:t>Volume 7b</w:t>
      </w:r>
      <w:r>
        <w:rPr>
          <w:rFonts w:ascii="Times New Roman" w:hAnsi="Times New Roman" w:cs="Times New Roman"/>
          <w:b/>
          <w:bCs/>
        </w:rPr>
        <w:t>)</w:t>
      </w:r>
    </w:p>
    <w:p w14:paraId="7F81E235" w14:textId="77777777" w:rsidR="00883737" w:rsidRPr="00883737" w:rsidRDefault="00883737" w:rsidP="00E616ED">
      <w:pPr>
        <w:pStyle w:val="FootnoteText"/>
        <w:numPr>
          <w:ilvl w:val="0"/>
          <w:numId w:val="118"/>
        </w:numPr>
        <w:rPr>
          <w:rFonts w:ascii="Times New Roman" w:hAnsi="Times New Roman" w:cs="Times New Roman"/>
        </w:rPr>
      </w:pPr>
    </w:p>
    <w:p w14:paraId="34CFF4FB" w14:textId="77777777" w:rsidR="00883737" w:rsidRPr="00883737"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ab/>
      </w:r>
      <w:r w:rsidRPr="00883737">
        <w:rPr>
          <w:rFonts w:ascii="Times New Roman" w:hAnsi="Times New Roman" w:cs="Times New Roman"/>
        </w:rPr>
        <w:tab/>
        <w:t>Fred Hoyle: Like a Tornado Constucting a Jumbo Jet in a Junk Yard</w:t>
      </w:r>
    </w:p>
    <w:p w14:paraId="4C81F314" w14:textId="33EDE9C5" w:rsidR="006F69E8" w:rsidRPr="00F85535" w:rsidRDefault="00883737" w:rsidP="00E616ED">
      <w:pPr>
        <w:pStyle w:val="FootnoteText"/>
        <w:numPr>
          <w:ilvl w:val="0"/>
          <w:numId w:val="118"/>
        </w:numPr>
        <w:rPr>
          <w:rFonts w:ascii="Times New Roman" w:hAnsi="Times New Roman" w:cs="Times New Roman"/>
        </w:rPr>
      </w:pPr>
      <w:r w:rsidRPr="00883737">
        <w:rPr>
          <w:rFonts w:ascii="Times New Roman" w:hAnsi="Times New Roman" w:cs="Times New Roman"/>
        </w:rPr>
        <w:t>Sir Fred Hoyle--mathematician, astronomer, and evolutionist--wrote about the cell in November 12, 1981 Nature . That the notion that higher life forms emerged by mere chance is lie believing that “a tornado sweeping through a junk-yard might assemble a Boeing 747 from the materials therein</w:t>
      </w:r>
      <w:r w:rsidR="00F85535">
        <w:rPr>
          <w:rFonts w:ascii="Times New Roman" w:hAnsi="Times New Roman" w:cs="Times New Roman"/>
        </w:rPr>
        <w:t xml:space="preserve"> </w:t>
      </w:r>
      <w:r>
        <w:rPr>
          <w:rFonts w:ascii="Times New Roman" w:hAnsi="Times New Roman" w:cs="Times New Roman"/>
        </w:rPr>
        <w:t>(</w:t>
      </w:r>
      <w:r w:rsidRPr="00173D51">
        <w:rPr>
          <w:rFonts w:ascii="Times New Roman" w:hAnsi="Times New Roman" w:cs="Times New Roman"/>
          <w:b/>
          <w:bCs/>
        </w:rPr>
        <w:t>Volume 7b</w:t>
      </w:r>
      <w:r>
        <w:rPr>
          <w:rFonts w:ascii="Times New Roman" w:hAnsi="Times New Roman" w:cs="Times New Roman"/>
          <w:b/>
          <w:bCs/>
        </w:rPr>
        <w:t>)</w:t>
      </w:r>
    </w:p>
    <w:p w14:paraId="7108CA59" w14:textId="77777777" w:rsidR="00F85535" w:rsidRPr="00F85535" w:rsidRDefault="00F85535" w:rsidP="00E616ED">
      <w:pPr>
        <w:pStyle w:val="FootnoteText"/>
        <w:numPr>
          <w:ilvl w:val="0"/>
          <w:numId w:val="118"/>
        </w:numPr>
        <w:rPr>
          <w:rFonts w:ascii="Times New Roman" w:hAnsi="Times New Roman" w:cs="Times New Roman"/>
        </w:rPr>
      </w:pPr>
    </w:p>
    <w:p w14:paraId="7947ABDE" w14:textId="298A7131" w:rsidR="00F85535" w:rsidRPr="00F85535" w:rsidRDefault="00F85535" w:rsidP="00E616ED">
      <w:pPr>
        <w:pStyle w:val="FootnoteText"/>
        <w:numPr>
          <w:ilvl w:val="0"/>
          <w:numId w:val="118"/>
        </w:numPr>
        <w:rPr>
          <w:rFonts w:ascii="Times New Roman" w:hAnsi="Times New Roman" w:cs="Times New Roman"/>
        </w:rPr>
      </w:pPr>
      <w:r w:rsidRPr="00F85535">
        <w:rPr>
          <w:rFonts w:ascii="Times New Roman" w:hAnsi="Times New Roman" w:cs="Times New Roman"/>
        </w:rPr>
        <w:t>The Sudden Appearance of Egyptian Civilization Defies All Notions of Evolution</w:t>
      </w:r>
      <w:r>
        <w:rPr>
          <w:rFonts w:ascii="Times New Roman" w:hAnsi="Times New Roman" w:cs="Times New Roman"/>
        </w:rPr>
        <w:t xml:space="preserve"> (</w:t>
      </w:r>
      <w:r w:rsidRPr="00173D51">
        <w:rPr>
          <w:rFonts w:ascii="Times New Roman" w:hAnsi="Times New Roman" w:cs="Times New Roman"/>
          <w:b/>
          <w:bCs/>
        </w:rPr>
        <w:t>Volume 7b</w:t>
      </w:r>
      <w:r>
        <w:rPr>
          <w:rFonts w:ascii="Times New Roman" w:hAnsi="Times New Roman" w:cs="Times New Roman"/>
          <w:b/>
          <w:bCs/>
        </w:rPr>
        <w:t>)</w:t>
      </w:r>
    </w:p>
    <w:p w14:paraId="4D99674C" w14:textId="29CC9C07" w:rsidR="00F85535" w:rsidRPr="00F85535" w:rsidRDefault="00F85535" w:rsidP="00E616ED">
      <w:pPr>
        <w:pStyle w:val="FootnoteText"/>
        <w:numPr>
          <w:ilvl w:val="0"/>
          <w:numId w:val="118"/>
        </w:numPr>
        <w:rPr>
          <w:rFonts w:ascii="Times New Roman" w:hAnsi="Times New Roman" w:cs="Times New Roman"/>
        </w:rPr>
      </w:pPr>
      <w:r w:rsidRPr="00F85535">
        <w:rPr>
          <w:rFonts w:ascii="Times New Roman" w:hAnsi="Times New Roman" w:cs="Times New Roman"/>
        </w:rPr>
        <w:t xml:space="preserve">Lucie Lamy, Egyptian Mysteries, 68: </w:t>
      </w:r>
      <w:r>
        <w:rPr>
          <w:rFonts w:ascii="Times New Roman" w:hAnsi="Times New Roman" w:cs="Times New Roman"/>
        </w:rPr>
        <w:t>(</w:t>
      </w:r>
      <w:r w:rsidRPr="00173D51">
        <w:rPr>
          <w:rFonts w:ascii="Times New Roman" w:hAnsi="Times New Roman" w:cs="Times New Roman"/>
          <w:b/>
          <w:bCs/>
        </w:rPr>
        <w:t>Volume 7b</w:t>
      </w:r>
      <w:r>
        <w:rPr>
          <w:rFonts w:ascii="Times New Roman" w:hAnsi="Times New Roman" w:cs="Times New Roman"/>
          <w:b/>
          <w:bCs/>
        </w:rPr>
        <w:t>)</w:t>
      </w:r>
    </w:p>
    <w:p w14:paraId="111CADFF" w14:textId="3F252491" w:rsidR="00F85535" w:rsidRPr="00F85535" w:rsidRDefault="00F85535" w:rsidP="00E616ED">
      <w:pPr>
        <w:pStyle w:val="FootnoteText"/>
        <w:numPr>
          <w:ilvl w:val="0"/>
          <w:numId w:val="118"/>
        </w:numPr>
        <w:rPr>
          <w:rFonts w:ascii="Times New Roman" w:hAnsi="Times New Roman" w:cs="Times New Roman"/>
        </w:rPr>
      </w:pPr>
      <w:r w:rsidRPr="00F85535">
        <w:rPr>
          <w:rFonts w:ascii="Times New Roman" w:hAnsi="Times New Roman" w:cs="Times New Roman"/>
        </w:rPr>
        <w:t xml:space="preserve">Predynastic remains of the Nile Valley show high culture and the quest for perfection in craftsmansip. But the sudden appearance of a complete civilization with the first dynasty around 3200 BCE utterly defies all of our notions of evolution.  </w:t>
      </w:r>
      <w:r>
        <w:rPr>
          <w:rFonts w:ascii="Times New Roman" w:hAnsi="Times New Roman" w:cs="Times New Roman"/>
        </w:rPr>
        <w:t>(</w:t>
      </w:r>
      <w:r w:rsidRPr="00173D51">
        <w:rPr>
          <w:rFonts w:ascii="Times New Roman" w:hAnsi="Times New Roman" w:cs="Times New Roman"/>
          <w:b/>
          <w:bCs/>
        </w:rPr>
        <w:t>Volume 7b</w:t>
      </w:r>
      <w:r>
        <w:rPr>
          <w:rFonts w:ascii="Times New Roman" w:hAnsi="Times New Roman" w:cs="Times New Roman"/>
          <w:b/>
          <w:bCs/>
        </w:rPr>
        <w:t>)</w:t>
      </w:r>
    </w:p>
    <w:p w14:paraId="75D5D23A" w14:textId="036076CB" w:rsidR="00205F14" w:rsidRDefault="00205F14" w:rsidP="00F85535">
      <w:pPr>
        <w:pStyle w:val="FootnoteText"/>
        <w:ind w:left="360"/>
        <w:rPr>
          <w:rFonts w:ascii="Times New Roman" w:hAnsi="Times New Roman" w:cs="Times New Roman"/>
        </w:rPr>
      </w:pPr>
    </w:p>
    <w:p w14:paraId="0A84E129" w14:textId="77777777" w:rsidR="00933C05" w:rsidRPr="00933C05" w:rsidRDefault="00933C05" w:rsidP="00E616ED">
      <w:pPr>
        <w:pStyle w:val="FootnoteText"/>
        <w:numPr>
          <w:ilvl w:val="0"/>
          <w:numId w:val="118"/>
        </w:numPr>
        <w:rPr>
          <w:rFonts w:ascii="Times New Roman" w:hAnsi="Times New Roman" w:cs="Times New Roman"/>
        </w:rPr>
      </w:pPr>
      <w:commentRangeStart w:id="261"/>
      <w:commentRangeStart w:id="262"/>
      <w:r w:rsidRPr="00933C05">
        <w:rPr>
          <w:rFonts w:ascii="Times New Roman" w:hAnsi="Times New Roman" w:cs="Times New Roman"/>
        </w:rPr>
        <w:t>Probability Cannot Be Our Reference in Proving or Disproving These Matters--Probability Is Just an Empirical Calculation in the Realm of Possibility</w:t>
      </w:r>
    </w:p>
    <w:p w14:paraId="26BE8D6E" w14:textId="77777777"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 xml:space="preserve">The necessary, possible, and impossible--as indicated earlier--are fundamental and conclusive metaphysical principles. They are the beacons by which the intellect distinguishes truth from falsehood and lays the foundations for a sound Natural Philosophy. Probability is an empirical calculation based on our experience with things as they are. It has no metaphysical value at all and cannot be used as an adequate reference in determining the truth about cosmic origins or other types of matters. Behe, Demski, Meyer and others are attempting to establish the truth of creation and the impossibility of spontanteous abiogenisis and evolution on the basis of probability. They show that such notions have extremely high levels of improbability. But the necessary and impossible are never questions of probability. The improbability of these calculations brings us to the doors of the necessary and impossible as regards the issue, but we must have sound intellect and the courage to use it to go through that door and insist upon the truth as truth and falsehood as falsehood. </w:t>
      </w:r>
    </w:p>
    <w:p w14:paraId="77447CE4" w14:textId="77777777" w:rsidR="00933C05" w:rsidRPr="00933C05" w:rsidRDefault="00933C05" w:rsidP="00E616ED">
      <w:pPr>
        <w:pStyle w:val="FootnoteText"/>
        <w:numPr>
          <w:ilvl w:val="0"/>
          <w:numId w:val="118"/>
        </w:numPr>
        <w:rPr>
          <w:rFonts w:ascii="Times New Roman" w:hAnsi="Times New Roman" w:cs="Times New Roman"/>
        </w:rPr>
      </w:pPr>
    </w:p>
    <w:p w14:paraId="19781F0E" w14:textId="1804F1CF"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The Improbable Does Occur in Single Events</w:t>
      </w:r>
    </w:p>
    <w:p w14:paraId="74CF2D03" w14:textId="434AD3C9"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 xml:space="preserve">Gamblers are sometimes lucky. </w:t>
      </w:r>
    </w:p>
    <w:p w14:paraId="28DC8E6E" w14:textId="33E1F932"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Nevertheless, the occurrence of highly improbable sequences is a sign of divine agency.</w:t>
      </w:r>
    </w:p>
    <w:p w14:paraId="3050DC97" w14:textId="77777777" w:rsid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 xml:space="preserve">The story of ‘Abd al-Muttalib’s sacrificial camels was not understood as an amazingly improbable occurrence but a clear Sign of God, which it was. </w:t>
      </w:r>
    </w:p>
    <w:p w14:paraId="426B9D14" w14:textId="77777777" w:rsidR="00933C05" w:rsidRPr="00933C05" w:rsidRDefault="00933C05" w:rsidP="00933C05">
      <w:pPr>
        <w:pStyle w:val="FootnoteText"/>
        <w:rPr>
          <w:rFonts w:ascii="Times New Roman" w:hAnsi="Times New Roman" w:cs="Times New Roman"/>
        </w:rPr>
      </w:pPr>
    </w:p>
    <w:p w14:paraId="00911208" w14:textId="4D63C0D0"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The Story of ‘Abd-al-Muṭṭalib and the Sacrificial Camels</w:t>
      </w:r>
    </w:p>
    <w:p w14:paraId="586D6571" w14:textId="77777777" w:rsidR="00933C05" w:rsidRPr="00933C05" w:rsidRDefault="00933C05" w:rsidP="00933C05">
      <w:pPr>
        <w:pStyle w:val="FootnoteText"/>
        <w:ind w:left="360"/>
        <w:rPr>
          <w:rFonts w:ascii="Times New Roman" w:hAnsi="Times New Roman" w:cs="Times New Roman"/>
        </w:rPr>
      </w:pPr>
    </w:p>
    <w:p w14:paraId="6EAFCB3E" w14:textId="595E7905"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 xml:space="preserve">‘Abd al-Muṭṭalib, the Prophet’s grandfather, made a vow to God that if God gave him ten sons and they grew to manhood, he would sacrifice one of them to God at the Ka‘ba. At the time, he had nine sons. ‘Abd-Allāh, the Prophet’s father, was the son he loved the most. ‘Abd-Allāh had remarkable beauty, and he feared that God would choose him for himself. He gathered his ten sons and told them of his vow and asked them to help him. Each made his mark on an arrow. He took them to the Ka‘ba and called upon the best diviner to help him keep his vow. The lots were cast, and it was‘Abd-Allāh’s that came up. He was going to sacrifice ‘Abd-Allāh, but ‘Abd-Allāh’s mother, Fāṭima, intervened. She was of Quraysh and the powerful clan of Makhzūm, and she was a descendant of Quṣayy on her mother’s side. All her family were at hand. Three of the sons were hers: al-Zubayr, Abū Ṭālib, and ‘Abd-Allāh. She also was the mother of ‘Abd al-Muṭṭalib’s five daughters, who were devouted to their brothers. Al-Mughīra, the chief of Makhzūm asserted: “You will not sacrifice him, but you will offer a sacrifice in his stead, and though his ransom be all the property of the sons of Makhzūm, we will redeem him.” ‘Abd al-Muṭṭalib consulted a wise woman in Yathrib whether expiation was possible. What is the diya among you. They said, “Ten camels.” She said, “Put your man and ten camels side by side and cast lots between them. If the arrow fall against your man, add more camels and cast lots again, and, if need be, add more camels until your Lord accepts them and the arrow falls against them. Then sacrifice the camels and let the man live.” They brought the camels and ‘Abd-Allāh to the Ka‘ba. They cast lots, and ten times the lots fell against ‘Abd-Allāh. Only when they reached 100 did the lots come against the camels. Still, ‘Abd al-Muṭṭalib cast the lots a second and third time, and each time the arrow fell against the camels. He was not certain that God had accepted his expiation, and he sacrificed the one hunded camels. </w:t>
      </w:r>
    </w:p>
    <w:p w14:paraId="69150C1F" w14:textId="6CF05A67"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Probability Can Be Quantified. Impossibility and Possibility Cannot. It Is Meaningless in these Metaphysical Categories</w:t>
      </w:r>
    </w:p>
    <w:p w14:paraId="674E2C9C" w14:textId="0DDEFD51"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Probability and lack of it can be quantified. Impossibility cannot be quantified, nor, for that matter, does quantification pertain to the realm of possibility. For that realm must be delimited and formed from potentially infinite All-Possibility as a function of knowledge, will, and power.</w:t>
      </w:r>
    </w:p>
    <w:p w14:paraId="3D12518F" w14:textId="77777777"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Conceptual Impossibility (al-Mustaḥīl al-‘Aqlī)</w:t>
      </w:r>
    </w:p>
    <w:p w14:paraId="77686341" w14:textId="6F479F80"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Conceptual impossibility is an essence-based statement about necessary nonexistence with no alternative to exist. That which is conceptually impossible (al-mustaḥīl; al-muḥāl; or al-mumtani‘) or “things-impossible” pertain to any statement or thing that does not admit of affirmation in its essence. Things-impossible do not and cannot exist in any possible world, although their existence may be entertained as an illusion in our consciousness. Impossibility always involves the conception of statements or things the existence of which involves a necessary contradiction. Conceptual impossibility is the extreme counter position of necessity. Possibility lies between these two poles in the infinite realm of all-possibility. Whenever we establish the inherent necessity of a statement or thing, all of its opposites and contraries are known to be impossible in essence.</w:t>
      </w:r>
    </w:p>
    <w:p w14:paraId="02D14FDD" w14:textId="2526ED4D"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 xml:space="preserve">The following propositions involve contradictions of necessary statements or things. Consequently, we recognize each of them to be intrinsically and conceptually impossible: The part is greater than the whole; seven is an even number; two times two is five; there exists a mountain with no top; the greater proceeds from the lesser; and there is an effect without a cause. Each of these statements is impossible by its essence, no matter how much presumed evidence might be cited to indicate differently. All statements that are intrinsically impossible must be excluded as valid foundations for knowledge and the interpretation of experience and reports. </w:t>
      </w:r>
    </w:p>
    <w:p w14:paraId="73AA9F1A" w14:textId="6196B45E"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Many theologians defined the conceptually impossible as: “Whatever the intellect cannot conceive of its ever existing” (mā lā yutaṣawwaru fī al-‘aql wujūduhu). As before, al-Bājūrī prefers the modification of al-Dardīr: “The impossible is whatever does not admit in its essence of affirmation, the contrary of [the necessary].” Again, the reason for this preference is that al-Dardīr’s definition establishes that what is conceptually impossible is objectively so in all real worlds, and the expression removes any suggestion that the impossible is merely a construct of the mind.</w:t>
      </w:r>
    </w:p>
    <w:p w14:paraId="59A9B09B" w14:textId="7D61AAFA"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The impossible cannot exist in the real world. Things-impossible remain forever in the state of outward nonexistence. Their exclusion from existence is not subject to change. Their necessary nonexistence is universal and holds for all possible worlds. The fact that they have not been discovered does not entail the “possibility” that someday or in some other world they might be discovered. The notion that they might exist somehow and somewhere is a fantasy of the mind and can exist only in the mind.</w:t>
      </w:r>
    </w:p>
    <w:p w14:paraId="5DE9226B" w14:textId="77777777"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Conceptual Impossibility</w:t>
      </w:r>
    </w:p>
    <w:p w14:paraId="53DA433A" w14:textId="26E92312"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Alice in Wonderland Using Different Bases in Apparently Impossible Calculations</w:t>
      </w:r>
    </w:p>
    <w:p w14:paraId="1EB89243" w14:textId="249F8513"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 xml:space="preserve">In Alice in Wonderland, Alice sets forth a series of apparent impossibilities: “... four time five is twelve, and four times six is thirteen, and four times seven is--oh dear! I shall never get to twenty at that rate!” In fact, the series is only impossible when using base ten and is an allusion to the fact that the multiplication tables of her time traditionally stopped with the twelves. Thus, four time twelve is nineteen is the highest she can go. But four times five--which is where she began--does actually equal twelve in base eighteen. Four times six does equal thirteen in base twenty-one. And if we increase the base by three, the scheme breaks down at twenty. For in base forty-two, four times thirteen does not equal twenty, but one. </w:t>
      </w:r>
    </w:p>
    <w:p w14:paraId="26564A63" w14:textId="1AE09EBF"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Confusing Impossibility with High Improbabilities: The Fallacy of Probability</w:t>
      </w:r>
    </w:p>
    <w:p w14:paraId="57708E5B" w14:textId="77777777"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 xml:space="preserve">PROBABILITY: </w:t>
      </w:r>
    </w:p>
    <w:p w14:paraId="16E716A6" w14:textId="7C6963C5"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 xml:space="preserve">The main fallacy in probability statements is failure to attend to the fact that a probability is relative to certain evidence and changes as the evidence changes. </w:t>
      </w:r>
    </w:p>
    <w:p w14:paraId="3A5C9B4C" w14:textId="77777777"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The Prophets Required Nothing of Us in Their Teachings That Pertains to the Conceptually Impossible, but They Did Teach Things That We Cannot Grasp because they lie beyond Customary Experience—not because they lie beyond the Conceptually Possible</w:t>
      </w:r>
    </w:p>
    <w:p w14:paraId="0DBE86E8" w14:textId="77777777"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 xml:space="preserve">[Abū al-‘Abbās Aḥmad Al-Qurṭubī]. Al-I‘lām, 1:98: </w:t>
      </w:r>
    </w:p>
    <w:p w14:paraId="2B59A2D8" w14:textId="509FE3E0"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 xml:space="preserve">The Prophets never teach us to believe in the conceptually impossible. They may, however, teach things that the intellect falls short of comprehending such as the Primordial Covenant. </w:t>
      </w:r>
    </w:p>
    <w:p w14:paraId="28C8FC48" w14:textId="77777777"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We Do Not Speak of God As Having Power Over or Not Having Power Over the Impossible: It is Incoherent</w:t>
      </w:r>
    </w:p>
    <w:p w14:paraId="41831865" w14:textId="77777777"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 xml:space="preserve">[Abū al-‘Abbās Aḥmad Al-Qurṭubī]. Al-I‘lām, 1:151: </w:t>
      </w:r>
    </w:p>
    <w:p w14:paraId="39E13388" w14:textId="3E088F96"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God may not be described as “having power” over the impossible, neither can He be described as ‘aajiz with regard to the impossible.</w:t>
      </w:r>
    </w:p>
    <w:p w14:paraId="0F82B3B6" w14:textId="77777777"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The Trinitarians Kaabaruu al-Ma'quulaat wa 'Rtakabuu al-MuHaalaat</w:t>
      </w:r>
    </w:p>
    <w:p w14:paraId="243515A6" w14:textId="77777777"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 xml:space="preserve">[Abū al-‘Abbās Aḥmad Al-Qurṭubī]. Al-I‘lām, 1:88: </w:t>
      </w:r>
    </w:p>
    <w:p w14:paraId="2FB9078C" w14:textId="492D9251"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 xml:space="preserve">The Trinitarians kaabaruu al-Daruuriyyaat wa jaHaduu al-ma‘quulaat. Wa man ankar al-Daruuriyyat irtaka al-muHaalaat. </w:t>
      </w:r>
    </w:p>
    <w:p w14:paraId="6863597A" w14:textId="74A491E3"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Indian Sages Regarded Christians As Rebelling against Intellect and Spreading Impossibilities Throughout the world</w:t>
      </w:r>
    </w:p>
    <w:p w14:paraId="466C926F" w14:textId="77777777"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 xml:space="preserve">[Abū al-‘Abbās Aḥmad Al-Qurṭubī]. Al-I‘lām , 2:167: </w:t>
      </w:r>
    </w:p>
    <w:p w14:paraId="35ACF144" w14:textId="030D3BB3"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 xml:space="preserve">Indian sages replied to Christians: “You have gone against the intellect and spread impossibilities” (muDaaddat al-‘aql wa bathth al-istiHaalaat ). We could say this as: “You have rebelled against the Intellect and spread impossibilities throughout the world.” </w:t>
      </w:r>
    </w:p>
    <w:p w14:paraId="46B0A135" w14:textId="77777777"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 xml:space="preserve">Martin Luther is an example of this: </w:t>
      </w:r>
    </w:p>
    <w:p w14:paraId="0F8D83E9" w14:textId="08DD0951"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Martin Luther took a rude and disparaging view of reason and--in a manner not foreign to the Trinitarian tradition--rejected the divine right of first principles, since adherence to them overturns the illogical doctrines of his faith such as the Trinity. He wrote: “Reason is a whore, the greatest enemy that faith has; it never comes to the aid of spiritual things, but more frequently than not struggles against the divine Word, treating with contempt all that emanates from God.” On the one hand, Luther’s view of reason may pertain to reason’s inability to explain doctrines such as the Trinity and Incarnation, which go against appeals to the intellect and first principles, not to mention the proper reading of scripture. On the other hand, though, the gist of Luther’s critique of reason is not utterly false when referring to modern reductionist reason and secular rationalism as we know them today.</w:t>
      </w:r>
    </w:p>
    <w:p w14:paraId="321886F9" w14:textId="2B8C58B6"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Martin Luther took a rude and disparaging view of reason. He wrote: “Reason is a whore, the greatest enemy that faith has; it never comes to the aid of spiritual things, but more frequently than not struggles against the divine Word, treating with contempt all that emanates from God.” On the one hand, Luther’s view of reason may pertain to reason’s inability to explain doctrines such as the Trinity and Incarnation, which go against appeals to the intellect and first principles, not to mention the proper reading of scripture. On the other hand, though, the gist of Luther’s critique of reason is not utterly false when referring to modern reductionist reason and secular rationalism as we know them today.</w:t>
      </w:r>
    </w:p>
    <w:p w14:paraId="71FECFD4" w14:textId="77777777"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 xml:space="preserve">Defining Conceptual Impossibility (al-Mustaḥīl al-‘Aqlī) </w:t>
      </w:r>
    </w:p>
    <w:p w14:paraId="2C3BBEFA" w14:textId="49A2332F"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 xml:space="preserve">Confusing Impossibility with High Improbabilities: The Fallacy of Probability </w:t>
      </w:r>
    </w:p>
    <w:p w14:paraId="6AF2CB23" w14:textId="11448F0D"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Conceptual Impossibility of Random Chance</w:t>
      </w:r>
    </w:p>
    <w:p w14:paraId="51124E4F" w14:textId="0556D9B0" w:rsidR="00933C05" w:rsidRPr="00933C0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Axiom: Whoever Is Too Proud to Follow Necessary Truths Will of Necessity Fall into the Labyriths of Conceptual Impossiblities</w:t>
      </w:r>
    </w:p>
    <w:p w14:paraId="46097E57" w14:textId="46531D2B" w:rsidR="00F85535" w:rsidRDefault="00933C05" w:rsidP="00E616ED">
      <w:pPr>
        <w:pStyle w:val="FootnoteText"/>
        <w:numPr>
          <w:ilvl w:val="0"/>
          <w:numId w:val="118"/>
        </w:numPr>
        <w:rPr>
          <w:rFonts w:ascii="Times New Roman" w:hAnsi="Times New Roman" w:cs="Times New Roman"/>
        </w:rPr>
      </w:pPr>
      <w:r w:rsidRPr="00933C05">
        <w:rPr>
          <w:rFonts w:ascii="Times New Roman" w:hAnsi="Times New Roman" w:cs="Times New Roman"/>
        </w:rPr>
        <w:t>Axiom: It is conceptually impossible that what is dependent upon a condition exist without that condition (wujūd al-mashrūṭ bi-dūn sharṭihi mustaḥīl)</w:t>
      </w:r>
    </w:p>
    <w:p w14:paraId="3DD53E94"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Evolution is the Golden Calf of Modernist thought, which has rejected true hierarchy—the rule of the sacred—and established its counterhierarchy in its place.</w:t>
      </w:r>
    </w:p>
    <w:p w14:paraId="38CE836A" w14:textId="77777777" w:rsidR="009223E3" w:rsidRPr="009223E3" w:rsidRDefault="009223E3" w:rsidP="00903C65">
      <w:pPr>
        <w:pStyle w:val="FootnoteText"/>
        <w:ind w:left="720"/>
        <w:rPr>
          <w:rFonts w:ascii="Times New Roman" w:hAnsi="Times New Roman" w:cs="Times New Roman"/>
        </w:rPr>
      </w:pPr>
    </w:p>
    <w:p w14:paraId="65945691"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Using “Nature” As a Substitute for God Is Part of Modern Idolatry</w:t>
      </w:r>
    </w:p>
    <w:p w14:paraId="06C9E972"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A similar misuse of language in the modernist period is our careless use of the word “nature” without ever defining it and specifying what we do and do not actually mean by the word.</w:t>
      </w:r>
    </w:p>
    <w:p w14:paraId="0B0D7C0E" w14:textId="77777777" w:rsidR="009223E3" w:rsidRPr="009223E3" w:rsidRDefault="009223E3" w:rsidP="00903C65">
      <w:pPr>
        <w:pStyle w:val="FootnoteText"/>
        <w:ind w:left="360"/>
        <w:rPr>
          <w:rFonts w:ascii="Times New Roman" w:hAnsi="Times New Roman" w:cs="Times New Roman"/>
        </w:rPr>
      </w:pPr>
    </w:p>
    <w:p w14:paraId="1F5CDD0F"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Evolution Is a Fact &amp; a Sign of God</w:t>
      </w:r>
    </w:p>
    <w:p w14:paraId="48995639" w14:textId="77777777" w:rsidR="009223E3" w:rsidRPr="009223E3" w:rsidRDefault="009223E3" w:rsidP="00903C65">
      <w:pPr>
        <w:pStyle w:val="FootnoteText"/>
        <w:ind w:left="360"/>
        <w:rPr>
          <w:rFonts w:ascii="Times New Roman" w:hAnsi="Times New Roman" w:cs="Times New Roman"/>
        </w:rPr>
      </w:pPr>
    </w:p>
    <w:p w14:paraId="3D8DB760"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Latin: ēvolvō, ēvolvere = to roll out, to unroll, to disclose, to unfold, to extricate, to pursue, to explain.</w:t>
      </w:r>
    </w:p>
    <w:p w14:paraId="00C0C295"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There is nothing problematic about the word Evolution itself, which has a profoundly appropriate meaning in Latin.</w:t>
      </w:r>
    </w:p>
    <w:p w14:paraId="7DF58666" w14:textId="77777777" w:rsidR="009223E3" w:rsidRPr="009223E3" w:rsidRDefault="009223E3" w:rsidP="00903C65">
      <w:pPr>
        <w:pStyle w:val="FootnoteText"/>
        <w:ind w:left="360"/>
        <w:rPr>
          <w:rFonts w:ascii="Times New Roman" w:hAnsi="Times New Roman" w:cs="Times New Roman"/>
        </w:rPr>
      </w:pPr>
    </w:p>
    <w:p w14:paraId="4F31E0B4"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It is useful to distinguish between Evolution—which is a historical fact of life on earth—and Evolutionism, which is a Paradigm of Modernist thought with virtually countless Cognitive Frames.</w:t>
      </w:r>
    </w:p>
    <w:p w14:paraId="4786431D" w14:textId="77777777" w:rsidR="009223E3" w:rsidRPr="009223E3" w:rsidRDefault="009223E3" w:rsidP="00903C65">
      <w:pPr>
        <w:pStyle w:val="FootnoteText"/>
        <w:ind w:left="360"/>
        <w:rPr>
          <w:rFonts w:ascii="Times New Roman" w:hAnsi="Times New Roman" w:cs="Times New Roman"/>
        </w:rPr>
      </w:pPr>
    </w:p>
    <w:p w14:paraId="04C994B1"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Evolutionism Is Not a Fact but a Metaphysically Clumsy &amp; Uninspired Sub-Philosophy &amp; Dominant Ideology</w:t>
      </w:r>
    </w:p>
    <w:p w14:paraId="445A0605" w14:textId="77777777" w:rsidR="009223E3" w:rsidRPr="009223E3" w:rsidRDefault="009223E3" w:rsidP="00903C65">
      <w:pPr>
        <w:pStyle w:val="FootnoteText"/>
        <w:ind w:left="720"/>
        <w:rPr>
          <w:rFonts w:ascii="Times New Roman" w:hAnsi="Times New Roman" w:cs="Times New Roman"/>
        </w:rPr>
      </w:pPr>
    </w:p>
    <w:p w14:paraId="4CA5BEBD"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The necessary, possible, and impossible--as indicated earlier--are fundamental and conclusive metaphysical principles. They are the beacons by which the intellect distinguishes truth from falsehood and lays the foundations for a sound Natural Philosophy. Probability is an empirical calculation based on our experience with things as they are. It has no metaphysical value at all and cannot be used as an adequate reference in determining the truth about cosmic origins or other types of matters. Behe, Demski, Meyer and others are attempting to establish the truth of creation and the impossibility of spontanteous abiogenisis and evolution on the basis of probability. They show that such notions have extremely high levels of improbability. But the necessary and impossible are never questions of probability. The improbability of these calculations brings us to the doors of the necessary and impossible as regards the issue, but we must have sound intellect and the courage to use it to go through that door and insist upon the truth as truth and falsehood as falsehood. </w:t>
      </w:r>
    </w:p>
    <w:p w14:paraId="0D933919" w14:textId="77777777" w:rsidR="009223E3" w:rsidRPr="009223E3" w:rsidRDefault="009223E3" w:rsidP="00E616ED">
      <w:pPr>
        <w:pStyle w:val="FootnoteText"/>
        <w:numPr>
          <w:ilvl w:val="0"/>
          <w:numId w:val="118"/>
        </w:numPr>
        <w:rPr>
          <w:rFonts w:ascii="Times New Roman" w:hAnsi="Times New Roman" w:cs="Times New Roman"/>
        </w:rPr>
      </w:pPr>
    </w:p>
    <w:p w14:paraId="64021ECA"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As it stands, Darwinian and post-Darwinian Evolutionism is Metaphysically awkward, clumsy, and uninspired. destitute and Philosophically. EVOLUTION must be a metaphysical discussion: </w:t>
      </w:r>
    </w:p>
    <w:p w14:paraId="406419C1"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Any account of origins as well as development from origins must begin at the beginning, and Evolutionism Is Based upon Sciences Which Are Not Capable of Examining Origins</w:t>
      </w:r>
    </w:p>
    <w:p w14:paraId="5B3CC9F1"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Put with Evolutionism as a Modernist Paradigm: NOTE: It is not valid, for example, that biology, botany, and zoology be systems of knowledge for examining the origins of organic life on earth. Rather, they classify and study organic life after its origins but are unable to discover the origins by their unique methods.  </w:t>
      </w:r>
    </w:p>
    <w:p w14:paraId="70FC4323" w14:textId="77777777" w:rsidR="009223E3" w:rsidRPr="00B461FB" w:rsidRDefault="009223E3" w:rsidP="00B461FB">
      <w:pPr>
        <w:pStyle w:val="FootnoteText"/>
        <w:ind w:left="720"/>
        <w:rPr>
          <w:rFonts w:ascii="Times New Roman" w:hAnsi="Times New Roman" w:cs="Times New Roman"/>
        </w:rPr>
      </w:pPr>
    </w:p>
    <w:p w14:paraId="18A88523"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There must be hierarchy in Science:</w:t>
      </w:r>
    </w:p>
    <w:p w14:paraId="14084717"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Hierarchy in science: </w:t>
      </w:r>
    </w:p>
    <w:p w14:paraId="1C9BF9C0"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The intellectual sciences require a contextualization and delimitation that can only be fully realized through the process of hierarchical ordering. </w:t>
      </w:r>
    </w:p>
    <w:p w14:paraId="3D679FE4" w14:textId="77777777" w:rsidR="009223E3" w:rsidRPr="00903C65" w:rsidRDefault="009223E3" w:rsidP="00E616ED">
      <w:pPr>
        <w:pStyle w:val="FootnoteText"/>
        <w:numPr>
          <w:ilvl w:val="0"/>
          <w:numId w:val="118"/>
        </w:numPr>
        <w:rPr>
          <w:rFonts w:ascii="Times New Roman" w:hAnsi="Times New Roman" w:cs="Times New Roman"/>
        </w:rPr>
      </w:pPr>
      <w:r w:rsidRPr="00903C65">
        <w:rPr>
          <w:rFonts w:ascii="Times New Roman" w:hAnsi="Times New Roman" w:cs="Times New Roman"/>
        </w:rPr>
        <w:t>Transformist Evolution Turns Hierarchy Inside Out</w:t>
      </w:r>
    </w:p>
    <w:p w14:paraId="4B6DBC81"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Meaning of Hierarchy </w:t>
      </w:r>
    </w:p>
    <w:p w14:paraId="4BE57010"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Hierarchy: </w:t>
      </w:r>
    </w:p>
    <w:p w14:paraId="3C08EF6D"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TRANSFORMIST evolution is a materialist substitute for the metaphysical concept of the solidification and segmenting “materialization” of the subtle and suprasensorial primordial substance, in which were prefigured all the diverse possibilities of the a posteriori material world--the Muhammadan light. The answer to transformist evolutionism is to be found in the doctrine of the archetypes, pure Being, the attribute of divine knowledge of all-possibility and the function of will and power. All archetypes are manifested in the first creation--all names and all attributes and the creative act in its most perfect expression. </w:t>
      </w:r>
    </w:p>
    <w:p w14:paraId="3DD60BBA" w14:textId="77777777" w:rsidR="009223E3" w:rsidRPr="009223E3" w:rsidRDefault="009223E3" w:rsidP="00E616ED">
      <w:pPr>
        <w:pStyle w:val="FootnoteText"/>
        <w:numPr>
          <w:ilvl w:val="0"/>
          <w:numId w:val="118"/>
        </w:numPr>
        <w:rPr>
          <w:rFonts w:ascii="Times New Roman" w:hAnsi="Times New Roman" w:cs="Times New Roman"/>
        </w:rPr>
      </w:pPr>
    </w:p>
    <w:p w14:paraId="578CC452"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The hierarchy of sciences: </w:t>
      </w:r>
    </w:p>
    <w:p w14:paraId="4E547141"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Evolution: </w:t>
      </w:r>
    </w:p>
    <w:p w14:paraId="1889A0EF"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Natural Philosophy: </w:t>
      </w:r>
    </w:p>
    <w:p w14:paraId="72EFADE3"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Henology: </w:t>
      </w:r>
    </w:p>
    <w:p w14:paraId="6FEEDF17"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This hierarchy is not meant to furnish a mere historical catalogue of the different taxonomies found in Islamic intellectual history. Rather, the primary purpose is to set out principles by which the parameters of each science and their requisite boundaries and competences are established as a window onto the structure of knowledge and objective reality.  </w:t>
      </w:r>
    </w:p>
    <w:p w14:paraId="39F15856"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NOTE: The so-called “universality” of science in this sense constitutes an act of sedition and usurpation. It is one of the fundamental assertions at the basis of scientism.</w:t>
      </w:r>
    </w:p>
    <w:p w14:paraId="7AD6B321"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Scientism is a leading Paradigm. </w:t>
      </w:r>
    </w:p>
    <w:p w14:paraId="19A2FBAA"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NOTE: The notion of an autonomous, self-run “evolution” of living things that literally “pull themselves up by their bootstraps” is a self-evident contradiction that could only be possible in the usurped kingdom of modern scientism that rejected the natural hierarchy of reality, logic, and science in order to create the kingdom of its universality, which, not surprisingly, has led to the destruction of the environment, climate, and even our own social and political structures. </w:t>
      </w:r>
    </w:p>
    <w:p w14:paraId="1C9D7A35"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Distinguish between Evolution (evolvo, evolvere, evolvi, evolutuspursue. roll out, unroll) the unfolling and unfolding of life and the Scientistic paradigm of “pull-themselves-up-by-their-bootstraps” self-run evolutionism.</w:t>
      </w:r>
    </w:p>
    <w:p w14:paraId="606607BD" w14:textId="77777777" w:rsidR="009223E3" w:rsidRPr="009223E3" w:rsidRDefault="009223E3" w:rsidP="00903C65">
      <w:pPr>
        <w:pStyle w:val="FootnoteText"/>
        <w:ind w:left="720"/>
        <w:rPr>
          <w:rFonts w:ascii="Times New Roman" w:hAnsi="Times New Roman" w:cs="Times New Roman"/>
        </w:rPr>
      </w:pPr>
    </w:p>
    <w:p w14:paraId="4543B840"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The Biological and Related Sciences Study Changing Phenomena But Must Be Based upon Changeless Truth</w:t>
      </w:r>
    </w:p>
    <w:p w14:paraId="520039E1" w14:textId="77777777" w:rsidR="009223E3" w:rsidRPr="009223E3" w:rsidRDefault="009223E3" w:rsidP="00E616ED">
      <w:pPr>
        <w:pStyle w:val="FootnoteText"/>
        <w:numPr>
          <w:ilvl w:val="0"/>
          <w:numId w:val="118"/>
        </w:numPr>
        <w:rPr>
          <w:rFonts w:ascii="Times New Roman" w:hAnsi="Times New Roman" w:cs="Times New Roman"/>
        </w:rPr>
      </w:pPr>
    </w:p>
    <w:p w14:paraId="6DB94347"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The sciences treat of changing phenomena but must state a truth that is changeless. </w:t>
      </w:r>
    </w:p>
    <w:p w14:paraId="7756F320"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NOTE: Evolutionism again as Paradigm. We must treat the changes of organic phenomena through geological history, but this must be based--as in any valid science--upon truths that are beyond change, time and space. </w:t>
      </w:r>
    </w:p>
    <w:p w14:paraId="5DBA07E3" w14:textId="77777777" w:rsidR="009223E3" w:rsidRPr="009223E3" w:rsidRDefault="009223E3" w:rsidP="00E616ED">
      <w:pPr>
        <w:pStyle w:val="FootnoteText"/>
        <w:numPr>
          <w:ilvl w:val="0"/>
          <w:numId w:val="118"/>
        </w:numPr>
        <w:rPr>
          <w:rFonts w:ascii="Times New Roman" w:hAnsi="Times New Roman" w:cs="Times New Roman"/>
        </w:rPr>
      </w:pPr>
    </w:p>
    <w:p w14:paraId="44CD73A5" w14:textId="77777777" w:rsidR="009223E3" w:rsidRPr="009223E3" w:rsidRDefault="009223E3" w:rsidP="00E616ED">
      <w:pPr>
        <w:pStyle w:val="FootnoteText"/>
        <w:numPr>
          <w:ilvl w:val="0"/>
          <w:numId w:val="118"/>
        </w:numPr>
        <w:rPr>
          <w:rFonts w:ascii="Times New Roman" w:hAnsi="Times New Roman" w:cs="Times New Roman"/>
        </w:rPr>
      </w:pPr>
    </w:p>
    <w:p w14:paraId="18DA552A"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The Natural Sciences Must Be Properly Delimited in Terms of What They Can and Cannot Do</w:t>
      </w:r>
    </w:p>
    <w:p w14:paraId="0B01E608"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The hierarchy of sciences: </w:t>
      </w:r>
    </w:p>
    <w:p w14:paraId="62E2761B"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Evolution: </w:t>
      </w:r>
    </w:p>
    <w:p w14:paraId="24D9C24D"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Natural Philosophy: </w:t>
      </w:r>
    </w:p>
    <w:p w14:paraId="50FFCB4E"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Henology: </w:t>
      </w:r>
    </w:p>
    <w:p w14:paraId="0027462F"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This hierarchy is not meant to furnish a mere historical catalogue of the different taxonomies found in Islamic intellectual history. Rather, the primary purpose is to set out principles by which the parameters of each science and their requisite boundaries and competences are established as a window onto the structure of knowledge and objective reality.  </w:t>
      </w:r>
    </w:p>
    <w:p w14:paraId="7DBC1A30"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NOTE: The so-called “universality” of science in this sense constitutes an act of sedition and usurpation. It is one of the fundamental assertions at the basis of scientism.</w:t>
      </w:r>
    </w:p>
    <w:p w14:paraId="3445AE95"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Scientism is a leading Paradigm. </w:t>
      </w:r>
    </w:p>
    <w:p w14:paraId="704757AD"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NOTE: The notion of an autonomous, self-run “evolution” of living things that literally “pull themselves up by their bootstraps” is a self-evident contradiction that could only be possible in the usurped kingdom of modern scientism that rejected the natural hierarchy of reality, logic, and science in order to create the kingdom of its universality, which, not surprisingly, has led to the destruction of the environment, climate, and even our own social and political structures. </w:t>
      </w:r>
    </w:p>
    <w:p w14:paraId="7BFB87F9"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Distinguish between Evolution (evolvo, evolvere, evolvi, evolutuspursue. roll out, unroll) the unfolling and unfolding of life and the Scientistic paradigm of “pull-themselves-up-by-their-bootstraps” self-run evolutionism.</w:t>
      </w:r>
    </w:p>
    <w:p w14:paraId="7B9C4C85" w14:textId="77777777" w:rsidR="009223E3" w:rsidRPr="009223E3" w:rsidRDefault="009223E3" w:rsidP="00E616ED">
      <w:pPr>
        <w:pStyle w:val="FootnoteText"/>
        <w:numPr>
          <w:ilvl w:val="0"/>
          <w:numId w:val="118"/>
        </w:numPr>
        <w:rPr>
          <w:rFonts w:ascii="Times New Roman" w:hAnsi="Times New Roman" w:cs="Times New Roman"/>
        </w:rPr>
      </w:pPr>
    </w:p>
    <w:p w14:paraId="36308E44" w14:textId="77777777" w:rsidR="009223E3" w:rsidRPr="009223E3" w:rsidRDefault="009223E3" w:rsidP="00E616ED">
      <w:pPr>
        <w:pStyle w:val="FootnoteText"/>
        <w:numPr>
          <w:ilvl w:val="0"/>
          <w:numId w:val="118"/>
        </w:numPr>
        <w:rPr>
          <w:rFonts w:ascii="Times New Roman" w:hAnsi="Times New Roman" w:cs="Times New Roman"/>
        </w:rPr>
      </w:pPr>
    </w:p>
    <w:p w14:paraId="7FCE9B98"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Evolutionism has no true explanatory value and Presents Us with a Contingent Chain of Insignificant Forms that Do Not and Cannot Speak for Themselves</w:t>
      </w:r>
    </w:p>
    <w:p w14:paraId="34340EB4"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Darwinianism and Neodarwinianism Present a Contingent Chain of Insignificant Forms</w:t>
      </w:r>
    </w:p>
    <w:p w14:paraId="4C24EC3A"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Spontaneous evolution is the negation of archetypes and consequently of God’s knowledge and wisdom. It is the negation of an entire dimension of the real, namely that of form, of the static, of the immutable; it is as if one sought to make a fabric or the wefts only without warps. THIS SHOWS THE FALSEHOOD OF TRANSFORMATIVE EVOLUTION and the notion that man--in spirit as well as form--is merely some phase among thousands of others. Thus, there is nothing quasi-absolute, perfect, definitive in this phenomenon. Instead of projecting the meaningful archetype there is nothing but an altogether contingent chain of INSIGNIFICANT FORMS, always transitory and ipso facto monstrous. WHAT TRANSFORMIST DARWINIST SEE IS NOTHING BUT INSIGNIFCANT FORMS. WE MUST TRANSFORM THE FORMS INTO THEIR TRUE SIGNFICANCE, which can only be done by getting the paradigms and cognitive frames right. </w:t>
      </w:r>
    </w:p>
    <w:p w14:paraId="3F8748EF"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     The least that can be said about nuclear physics and its “conquest of space” and similar enterprises is that it lacks baraka . </w:t>
      </w:r>
    </w:p>
    <w:p w14:paraId="2CA969DD" w14:textId="77777777" w:rsidR="009223E3" w:rsidRPr="00B461FB" w:rsidRDefault="009223E3" w:rsidP="00B461FB">
      <w:pPr>
        <w:pStyle w:val="FootnoteText"/>
        <w:ind w:left="360"/>
        <w:rPr>
          <w:rFonts w:ascii="Times New Roman" w:hAnsi="Times New Roman" w:cs="Times New Roman"/>
        </w:rPr>
      </w:pPr>
    </w:p>
    <w:p w14:paraId="7A4F1B9F"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 The notion of autonomous self-directed, self-organizing Evolutionism</w:t>
      </w:r>
    </w:p>
    <w:p w14:paraId="47E3A8E2"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NOTE: The notion of an autonomous, self-run “evolution” of living things that literally “pull themselves up by their bootstraps” is a self-evident contradiction that could only be possible in the usurped kingdom of modern scientism that rejected the natural hierarchy of reality, logic, and science in order to create the kingdom of its universality, which, not surprisingly, has led to the destruction of the environment, climate, and even our own social and political structures.</w:t>
      </w:r>
    </w:p>
    <w:p w14:paraId="03D2C531" w14:textId="77777777" w:rsidR="009223E3" w:rsidRPr="009223E3" w:rsidRDefault="009223E3" w:rsidP="00E616ED">
      <w:pPr>
        <w:pStyle w:val="FootnoteText"/>
        <w:numPr>
          <w:ilvl w:val="0"/>
          <w:numId w:val="118"/>
        </w:numPr>
        <w:rPr>
          <w:rFonts w:ascii="Times New Roman" w:hAnsi="Times New Roman" w:cs="Times New Roman"/>
        </w:rPr>
      </w:pPr>
    </w:p>
    <w:p w14:paraId="47E3892B"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SELF-TRANSMUTATIONAL EVOLUTIONISM:</w:t>
      </w:r>
    </w:p>
    <w:p w14:paraId="7F122270"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Bats Had to Evolve from Shrews: Because There Were No Other Mammals for Them to Come From</w:t>
      </w:r>
    </w:p>
    <w:p w14:paraId="75C0317F"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Transmutational evolutionists do not, in fact, know that bats came from insect-eating shrews. They simply make such conclusions because they are dictated by their ontological naturalism and its paradigms. Thus, what they are actually saying is that “there were no other mammals around for them to have come from.” This assumes that the process and all of its steps are the consequences of agents that cannot be agents and independently functioning biological mechanisms. Again, this is retroductive or abductive reasoning which allows for such misuse of and misplacement of true agency. Theory B is that the tree shrew is the agent through which Surprising fact A occurred--the evolution of the bat. Therefore, B must follow. In speculating on how insect eating tree shrews may have developed into bats, some literally say that these animals as if they were the agents of their own evolution. </w:t>
      </w:r>
    </w:p>
    <w:p w14:paraId="6937DD47"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trans·mu·ta·tion| ˌtranzmyo͞oˈtāSHən, ˌtran(t)smyo͞oˈtāSHən | nounthe action of changing or the state of being changed into another form: the transmutation of the political economy of the postwar years was complete . • Physics the changing of one element into another by radioactive decay, nuclear bombardment, or similar processes. • Biology, mainly historical the conversion or transformation of one species into another. •  the supposed alchemical process of changing base metals into gold.</w:t>
      </w:r>
    </w:p>
    <w:p w14:paraId="1F30EEA5"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An evolutionist might be called a transmutationalist.</w:t>
      </w:r>
    </w:p>
    <w:p w14:paraId="33400177" w14:textId="2ED14B2D" w:rsidR="009223E3" w:rsidRPr="009223E3" w:rsidRDefault="009223E3" w:rsidP="00B461FB">
      <w:pPr>
        <w:pStyle w:val="FootnoteText"/>
        <w:ind w:left="360"/>
        <w:rPr>
          <w:rFonts w:ascii="Times New Roman" w:hAnsi="Times New Roman" w:cs="Times New Roman"/>
        </w:rPr>
      </w:pPr>
    </w:p>
    <w:p w14:paraId="3984FDAF" w14:textId="41993D4B" w:rsidR="009223E3" w:rsidRPr="009223E3" w:rsidRDefault="009223E3" w:rsidP="00B461FB">
      <w:pPr>
        <w:pStyle w:val="FootnoteText"/>
        <w:ind w:left="360"/>
        <w:rPr>
          <w:rFonts w:ascii="Times New Roman" w:hAnsi="Times New Roman" w:cs="Times New Roman"/>
        </w:rPr>
      </w:pPr>
    </w:p>
    <w:p w14:paraId="3E04F90B"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LOOK AT THE BLUE BUTTERFLY RAISED BY ANTS</w:t>
      </w:r>
    </w:p>
    <w:p w14:paraId="5FD2E5FF"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Atheism's Four Principle Points: Pancosmism, Sensationalism, Rejection of Design, and Relativity of Knowledge</w:t>
      </w:r>
    </w:p>
    <w:p w14:paraId="38CE6105"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Atheist protests against theistic belief have generally been based upon four points: </w:t>
      </w:r>
    </w:p>
    <w:p w14:paraId="606CE08B"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ab/>
        <w:t>•</w:t>
      </w:r>
      <w:r w:rsidRPr="009223E3">
        <w:rPr>
          <w:rFonts w:ascii="Times New Roman" w:hAnsi="Times New Roman" w:cs="Times New Roman"/>
        </w:rPr>
        <w:tab/>
        <w:t xml:space="preserve">1)     Materialism: the notion that matter and physical forces alone constitute the ultimate reality in the universe. Organic life and consciousness originated from various unwilled and undirected aggregations of the elements. </w:t>
      </w:r>
    </w:p>
    <w:p w14:paraId="4BEF2BA2"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ab/>
        <w:t>•</w:t>
      </w:r>
      <w:r w:rsidRPr="009223E3">
        <w:rPr>
          <w:rFonts w:ascii="Times New Roman" w:hAnsi="Times New Roman" w:cs="Times New Roman"/>
        </w:rPr>
        <w:tab/>
        <w:t xml:space="preserve">2)     Sensationalism: (This arises among the early Greeks and finds expression in Locke). Locke was a devout theist, but his ideas led to much atheism in England and France. Locke said: “Though all our ideas arise out of sensations or from reflexion on sensations, the human mind is compelled to postulate an adequate creative cause for all material and psychical existences.” Atheistic sensationalists held that if all our ideas arise from sensations, we can have no conception either of an infinite God or of an ultimate causation or of an absolute moral imperative. </w:t>
      </w:r>
    </w:p>
    <w:p w14:paraId="3169B859"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ab/>
        <w:t>•</w:t>
      </w:r>
      <w:r w:rsidRPr="009223E3">
        <w:rPr>
          <w:rFonts w:ascii="Times New Roman" w:hAnsi="Times New Roman" w:cs="Times New Roman"/>
        </w:rPr>
        <w:tab/>
        <w:t xml:space="preserve">3)     Distrust of the argument from design: (especially in the wake of evolutionary theory): The argument of design has been basic to theism from Anaxagoras. </w:t>
      </w:r>
    </w:p>
    <w:p w14:paraId="3FD207A6"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4)     Relativity of knowledge: (Greek skeptic Carneades): in the modern period Mansel and H. Spencer. This relativity precludes all insight into the essential nature and character of the ultimate cause and ground of the universe. This leads to complete agnosticism.</w:t>
      </w:r>
    </w:p>
    <w:p w14:paraId="777C328F" w14:textId="77777777" w:rsidR="009223E3" w:rsidRPr="009223E3" w:rsidRDefault="009223E3" w:rsidP="00E616ED">
      <w:pPr>
        <w:pStyle w:val="FootnoteText"/>
        <w:numPr>
          <w:ilvl w:val="0"/>
          <w:numId w:val="118"/>
        </w:numPr>
        <w:rPr>
          <w:rFonts w:ascii="Times New Roman" w:hAnsi="Times New Roman" w:cs="Times New Roman"/>
        </w:rPr>
      </w:pPr>
    </w:p>
    <w:p w14:paraId="72AC8E2F"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ab/>
        <w:t>•</w:t>
      </w:r>
      <w:r w:rsidRPr="009223E3">
        <w:rPr>
          <w:rFonts w:ascii="Times New Roman" w:hAnsi="Times New Roman" w:cs="Times New Roman"/>
        </w:rPr>
        <w:tab/>
        <w:t xml:space="preserve">Distrust of the argument from design: (especially in the wake of evolutionary theory): The argument of design has been basic to theism from Anaxagoras. </w:t>
      </w:r>
    </w:p>
    <w:p w14:paraId="4930CB1D" w14:textId="77777777" w:rsidR="009223E3" w:rsidRPr="00B461FB" w:rsidRDefault="009223E3" w:rsidP="00B461FB">
      <w:pPr>
        <w:pStyle w:val="FootnoteText"/>
        <w:ind w:left="720"/>
        <w:rPr>
          <w:rFonts w:ascii="Times New Roman" w:hAnsi="Times New Roman" w:cs="Times New Roman"/>
        </w:rPr>
      </w:pPr>
    </w:p>
    <w:p w14:paraId="6FECE143"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Ontology and logic go together: </w:t>
      </w:r>
    </w:p>
    <w:p w14:paraId="6D8ABD59"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Cosmology and epistemology to together: </w:t>
      </w:r>
    </w:p>
    <w:p w14:paraId="7E8F02D4"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Levels of being: levels of creation: </w:t>
      </w:r>
    </w:p>
    <w:p w14:paraId="4F6C76D3"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Batin and Zahir must go together: They cannot contradict each other: </w:t>
      </w:r>
    </w:p>
    <w:p w14:paraId="0F176794"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Knowledges all are rooted in One reality: there can be no real contradiction between them if they are real and not metaphorical and phantasmal: </w:t>
      </w:r>
    </w:p>
    <w:p w14:paraId="0FED53F6"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EVOLUTION: lower knowledge cannot contradict higher knowledge, nor vice versa: Evolution must be made to fit in perfectly with a unitary view of ontology and reality. Until this is properly done, it cannot be considered to be true science: rather it is merely metaphorical, and, in this case, a phantasm and mirage: </w:t>
      </w:r>
    </w:p>
    <w:p w14:paraId="1EBACAE1"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NOTE: EVOLUTIONISM IS SUB-PHILOSOPHY. IT IS FUZZY THINKING, LACKING EXAMINATION OF ITS OWN PRESUMPTIONS AND UNDERLYING PARADIGMS AND COGNITIVE FRAMES. IT IS THE FIZZIEST OF FUZZY THINKING.</w:t>
      </w:r>
    </w:p>
    <w:p w14:paraId="7F05CA4A" w14:textId="77777777" w:rsidR="009223E3" w:rsidRPr="009223E3" w:rsidRDefault="009223E3" w:rsidP="00B461FB">
      <w:pPr>
        <w:pStyle w:val="FootnoteText"/>
        <w:ind w:left="720"/>
        <w:rPr>
          <w:rFonts w:ascii="Times New Roman" w:hAnsi="Times New Roman" w:cs="Times New Roman"/>
        </w:rPr>
      </w:pPr>
    </w:p>
    <w:p w14:paraId="1C2E6DB3"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Evolutionism also is based on the single cause fallacy:</w:t>
      </w:r>
    </w:p>
    <w:p w14:paraId="3C332666"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The single cause fallacy or the fallacy of the single cause is a type of false dilemma, when conjoint possibilities are ignored. It belongs to the category informal fallacies of the sub-category of causal fallacies or questionable causes. It is when the proponent only accepts a single explanation for an event, which probably has more than one cause or a number of jointly sufficient causes. It is also called the reduction fallacy, causal oversimplification, causal reductionism, reduction fallacy. It is a type of causal fallacy or false cause—Latin: non causa pro causa (non-cause for cause), such as: “Whenever I go to sleep, the sun goes down. There, my going to sleep causes the sun to go down.” In this case, the two events coincide, but have no causal connection. It is a type of false correlation fallacy: Latin: cum hoc, ergo propter hoc. </w:t>
      </w:r>
    </w:p>
    <w:p w14:paraId="1154DDA4" w14:textId="77777777" w:rsidR="009223E3" w:rsidRPr="009223E3" w:rsidRDefault="009223E3" w:rsidP="00B461FB">
      <w:pPr>
        <w:pStyle w:val="FootnoteText"/>
        <w:ind w:left="720"/>
        <w:rPr>
          <w:rFonts w:ascii="Times New Roman" w:hAnsi="Times New Roman" w:cs="Times New Roman"/>
        </w:rPr>
      </w:pPr>
    </w:p>
    <w:p w14:paraId="7FC79419"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We must get the beginning right. We must also begin at the beginning. This is especially true of our discussions of Evolution. We must account for the origin or life in the first place before we can speak truthfully and meaningfully about its unfolding in creation.</w:t>
      </w:r>
    </w:p>
    <w:p w14:paraId="268973C7" w14:textId="77777777" w:rsidR="009223E3" w:rsidRPr="009223E3" w:rsidRDefault="009223E3" w:rsidP="00B461FB">
      <w:pPr>
        <w:pStyle w:val="FootnoteText"/>
        <w:ind w:left="720"/>
        <w:rPr>
          <w:rFonts w:ascii="Times New Roman" w:hAnsi="Times New Roman" w:cs="Times New Roman"/>
        </w:rPr>
      </w:pPr>
    </w:p>
    <w:p w14:paraId="022B53F7"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PROBABILITY: </w:t>
      </w:r>
    </w:p>
    <w:p w14:paraId="5340E6D2"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The main fallacy in probability statements is failure to attend to the fact that a probability is relative to certain evidence and changes as the evidence changes. </w:t>
      </w:r>
    </w:p>
    <w:p w14:paraId="7BE3FA0D" w14:textId="77777777" w:rsidR="009223E3" w:rsidRPr="009223E3" w:rsidRDefault="009223E3" w:rsidP="00B461FB">
      <w:pPr>
        <w:pStyle w:val="FootnoteText"/>
        <w:ind w:left="360"/>
        <w:rPr>
          <w:rFonts w:ascii="Times New Roman" w:hAnsi="Times New Roman" w:cs="Times New Roman"/>
        </w:rPr>
      </w:pPr>
    </w:p>
    <w:p w14:paraId="73FCCDEA" w14:textId="426854E2"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Probability Cannot Be Our Reference in Proving or Disproving These Matters--Probability Is Just an Empirical Calculation in the Realm of Possibility</w:t>
      </w:r>
    </w:p>
    <w:p w14:paraId="44747A53" w14:textId="77777777" w:rsidR="009223E3" w:rsidRPr="009223E3" w:rsidRDefault="009223E3" w:rsidP="00E616ED">
      <w:pPr>
        <w:pStyle w:val="FootnoteText"/>
        <w:numPr>
          <w:ilvl w:val="1"/>
          <w:numId w:val="118"/>
        </w:numPr>
        <w:rPr>
          <w:rFonts w:ascii="Times New Roman" w:hAnsi="Times New Roman" w:cs="Times New Roman"/>
        </w:rPr>
      </w:pPr>
      <w:r w:rsidRPr="009223E3">
        <w:rPr>
          <w:rFonts w:ascii="Times New Roman" w:hAnsi="Times New Roman" w:cs="Times New Roman"/>
        </w:rPr>
        <w:t xml:space="preserve">The necessary, possible, and impossible--as indicated earlier--are fundamental and conclusive metaphysical principles. They are the beacons by which the intellect distinguishes truth from falsehood and lays the foundations for a sound Natural Philosophy. Probability is an empirical calculation based on our experience with things as they are. It has no metaphysical value at all and cannot be used as an adequate reference in determining the truth about cosmic origins or other types of matters. Behe, Demski, Meyer and others are attempting to establish the truth of creation and the impossibility of spontanteous abiogenisis and evolution on the basis of probability. They show that such notions have extremely high levels of improbability. But the necessary and impossible are never questions of probability. The improbability of these calculations brings us to the doors of the necessary and impossible as regards the issue, but we must have sound intellect and the courage to use it to go through that door and insist upon the truth as truth and falsehood as falsehood. </w:t>
      </w:r>
    </w:p>
    <w:p w14:paraId="795C1E52" w14:textId="211B772E" w:rsidR="009223E3" w:rsidRPr="00B461FB" w:rsidRDefault="009223E3" w:rsidP="00E616ED">
      <w:pPr>
        <w:pStyle w:val="FootnoteText"/>
        <w:numPr>
          <w:ilvl w:val="0"/>
          <w:numId w:val="118"/>
        </w:numPr>
        <w:rPr>
          <w:rFonts w:ascii="Times New Roman" w:hAnsi="Times New Roman" w:cs="Times New Roman"/>
        </w:rPr>
      </w:pPr>
      <w:r w:rsidRPr="00B461FB">
        <w:rPr>
          <w:rFonts w:ascii="Times New Roman" w:hAnsi="Times New Roman" w:cs="Times New Roman"/>
        </w:rPr>
        <w:t>The Improbable Does Occur in Single Events</w:t>
      </w:r>
    </w:p>
    <w:p w14:paraId="5E041D8F"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Gamblers are sometimes lucky. </w:t>
      </w:r>
    </w:p>
    <w:p w14:paraId="5EEED4D5" w14:textId="3E70701F" w:rsidR="009223E3" w:rsidRPr="009223E3" w:rsidRDefault="009223E3" w:rsidP="00B461FB">
      <w:pPr>
        <w:pStyle w:val="FootnoteText"/>
        <w:ind w:left="720"/>
        <w:rPr>
          <w:rFonts w:ascii="Times New Roman" w:hAnsi="Times New Roman" w:cs="Times New Roman"/>
        </w:rPr>
      </w:pPr>
    </w:p>
    <w:p w14:paraId="0B67E013"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Nevertheless, the occurrence of highly improbable sequences is a sign of divine agency. </w:t>
      </w:r>
    </w:p>
    <w:p w14:paraId="2B0BF393" w14:textId="5DA2825F" w:rsidR="009223E3" w:rsidRPr="009223E3" w:rsidRDefault="009223E3" w:rsidP="00E616ED">
      <w:pPr>
        <w:pStyle w:val="FootnoteText"/>
        <w:numPr>
          <w:ilvl w:val="0"/>
          <w:numId w:val="118"/>
        </w:numPr>
        <w:rPr>
          <w:rFonts w:ascii="Times New Roman" w:hAnsi="Times New Roman" w:cs="Times New Roman"/>
        </w:rPr>
      </w:pPr>
    </w:p>
    <w:p w14:paraId="048C0A80"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Life Cannot Have Created Itself: Again, Secular Scientists Cannot Use the Language of Metaphysics, only Probability</w:t>
      </w:r>
    </w:p>
    <w:p w14:paraId="0B7B778B"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Douglas R. Hofstadter, an evolutionist, faces this question: “How did the Genetic Code, along with the mechanisms for its translation (ribosomes and RNA molecules) originate? For the moment, we will have to content ourselves with a sense of wonder and awe, rather than with an answer.” </w:t>
      </w:r>
    </w:p>
    <w:p w14:paraId="1AA5B4F6" w14:textId="599253B7" w:rsidR="009223E3" w:rsidRPr="009223E3" w:rsidRDefault="009223E3" w:rsidP="00B461FB">
      <w:pPr>
        <w:pStyle w:val="FootnoteText"/>
        <w:ind w:left="360"/>
        <w:rPr>
          <w:rFonts w:ascii="Times New Roman" w:hAnsi="Times New Roman" w:cs="Times New Roman"/>
        </w:rPr>
      </w:pPr>
    </w:p>
    <w:p w14:paraId="621C1450"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Leslie Orgel, a molecular biologist and evolutionist, states: “It is extremely improbable that proteins and nucleic acids, both of which are structurally complex, arose spontaneously in the same place at the same time. Yet it also seems impossible to have one without the other. And so, at first glance, one might have to conclude that life could never, in fact, have originated by chemical means.” This is, of course, the same as asserting that organic life could not have originated by itself. </w:t>
      </w:r>
    </w:p>
    <w:p w14:paraId="6A441DD2" w14:textId="5BA8109E" w:rsidR="009223E3" w:rsidRPr="009223E3" w:rsidRDefault="009223E3" w:rsidP="00B461FB">
      <w:pPr>
        <w:pStyle w:val="FootnoteText"/>
        <w:ind w:left="360"/>
        <w:rPr>
          <w:rFonts w:ascii="Times New Roman" w:hAnsi="Times New Roman" w:cs="Times New Roman"/>
        </w:rPr>
      </w:pPr>
    </w:p>
    <w:p w14:paraId="5238FC8C"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Caryl P. Haskins, an evolutionist, states: “But the most sweeping evolutionary questions at the level of biochemical genetics are still unanswered. How the genetic code first appeared and then evolved and, earlier even than that, how life itself originated on earth remain for the future to resolve… Did the code and the means of translating it appear simultaneously in evolution? It seems almost incredible that any such coincidence could have occurred, given the extraordinary complexities of both sides and the requirement that they be coordinated accurately for survival. By a pre-Darwinian (or a skeptic of evolution after Darwin) this puzzle would surely have been interpreted as the most powerful sort of evidence for special creation.” </w:t>
      </w:r>
    </w:p>
    <w:p w14:paraId="6F3D58FA" w14:textId="096A5DDE" w:rsidR="009223E3" w:rsidRPr="009223E3" w:rsidRDefault="009223E3" w:rsidP="00B461FB">
      <w:pPr>
        <w:pStyle w:val="FootnoteText"/>
        <w:ind w:left="720"/>
        <w:rPr>
          <w:rFonts w:ascii="Times New Roman" w:hAnsi="Times New Roman" w:cs="Times New Roman"/>
        </w:rPr>
      </w:pPr>
    </w:p>
    <w:p w14:paraId="00E49155" w14:textId="77777777" w:rsidR="00B461FB"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Jacques Monod, a strong defender of neo-Darwinism and Nobel Prize winner, writes:</w:t>
      </w:r>
    </w:p>
    <w:p w14:paraId="1F8B7206" w14:textId="1BB81AB0" w:rsidR="009223E3" w:rsidRPr="009223E3" w:rsidRDefault="009223E3" w:rsidP="00E616ED">
      <w:pPr>
        <w:pStyle w:val="FootnoteText"/>
        <w:numPr>
          <w:ilvl w:val="1"/>
          <w:numId w:val="118"/>
        </w:numPr>
        <w:rPr>
          <w:rFonts w:ascii="Times New Roman" w:hAnsi="Times New Roman" w:cs="Times New Roman"/>
        </w:rPr>
      </w:pPr>
      <w:r w:rsidRPr="009223E3">
        <w:rPr>
          <w:rFonts w:ascii="Times New Roman" w:hAnsi="Times New Roman" w:cs="Times New Roman"/>
        </w:rPr>
        <w:t xml:space="preserve">“The code is meaningless unless translated. The modern cell’s translating machinery consists of at least 50 macromolecular components, which are themselves coded in DNA: the code cannot be translated otherwise than by produces of translation themselves. It is the modern expression of omne vivum ex ovo [what came first, the chicken or the egg?]. When and how did this circle become closed? It is exceedingly difficult to imagine.” </w:t>
      </w:r>
    </w:p>
    <w:p w14:paraId="43A205C1" w14:textId="77777777" w:rsidR="009223E3" w:rsidRPr="009223E3" w:rsidRDefault="009223E3" w:rsidP="00E616ED">
      <w:pPr>
        <w:pStyle w:val="FootnoteText"/>
        <w:numPr>
          <w:ilvl w:val="0"/>
          <w:numId w:val="118"/>
        </w:numPr>
        <w:rPr>
          <w:rFonts w:ascii="Times New Roman" w:hAnsi="Times New Roman" w:cs="Times New Roman"/>
        </w:rPr>
      </w:pPr>
    </w:p>
    <w:p w14:paraId="39C39215" w14:textId="651C4AB1"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Fred Hoyle: Like a Tornado Constucting a Jumbo Jet in a Junk Yard</w:t>
      </w:r>
    </w:p>
    <w:p w14:paraId="1EC808B9" w14:textId="77777777" w:rsidR="009223E3" w:rsidRPr="009223E3" w:rsidRDefault="009223E3" w:rsidP="00E616ED">
      <w:pPr>
        <w:pStyle w:val="FootnoteText"/>
        <w:numPr>
          <w:ilvl w:val="1"/>
          <w:numId w:val="118"/>
        </w:numPr>
        <w:rPr>
          <w:rFonts w:ascii="Times New Roman" w:hAnsi="Times New Roman" w:cs="Times New Roman"/>
        </w:rPr>
      </w:pPr>
      <w:r w:rsidRPr="009223E3">
        <w:rPr>
          <w:rFonts w:ascii="Times New Roman" w:hAnsi="Times New Roman" w:cs="Times New Roman"/>
        </w:rPr>
        <w:t xml:space="preserve">Sir Fred Hoyle--mathematician, astronomer, and evolutionist--wrote about the cell in November 12, 1981 Nature . That the notion that higher life forms emerged by mere chance is lie believing that “a tornado sweeping through a junk-yard might assemble a Boeing 747 from the materials therein.” </w:t>
      </w:r>
    </w:p>
    <w:p w14:paraId="7B03538E" w14:textId="77777777" w:rsidR="009223E3" w:rsidRPr="009223E3" w:rsidRDefault="009223E3" w:rsidP="00B461FB">
      <w:pPr>
        <w:pStyle w:val="FootnoteText"/>
        <w:ind w:left="720"/>
        <w:rPr>
          <w:rFonts w:ascii="Times New Roman" w:hAnsi="Times New Roman" w:cs="Times New Roman"/>
        </w:rPr>
      </w:pPr>
    </w:p>
    <w:p w14:paraId="49A97130"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the “cosmic jackpot.”</w:t>
      </w:r>
    </w:p>
    <w:p w14:paraId="046808FF" w14:textId="77777777" w:rsidR="009223E3" w:rsidRPr="009223E3" w:rsidRDefault="009223E3" w:rsidP="00B461FB">
      <w:pPr>
        <w:pStyle w:val="FootnoteText"/>
        <w:ind w:left="360"/>
        <w:rPr>
          <w:rFonts w:ascii="Times New Roman" w:hAnsi="Times New Roman" w:cs="Times New Roman"/>
        </w:rPr>
      </w:pPr>
    </w:p>
    <w:p w14:paraId="262DC7D9"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Martineau: Such Extremely Clever Matter, Up to Everything</w:t>
      </w:r>
    </w:p>
    <w:p w14:paraId="4558A5ED" w14:textId="77777777" w:rsidR="009223E3" w:rsidRPr="009223E3" w:rsidRDefault="009223E3" w:rsidP="00E616ED">
      <w:pPr>
        <w:pStyle w:val="FootnoteText"/>
        <w:numPr>
          <w:ilvl w:val="1"/>
          <w:numId w:val="118"/>
        </w:numPr>
        <w:rPr>
          <w:rFonts w:ascii="Times New Roman" w:hAnsi="Times New Roman" w:cs="Times New Roman"/>
        </w:rPr>
      </w:pPr>
      <w:r w:rsidRPr="009223E3">
        <w:rPr>
          <w:rFonts w:ascii="Times New Roman" w:hAnsi="Times New Roman" w:cs="Times New Roman"/>
        </w:rPr>
        <w:t xml:space="preserve">Martineau in refutation of Tyndall: “…Such extremely clever Matter--matter that is up to everything, even to writing Hamlet  and finding out its own evolution, and substituting a molecular plebescite for a divine monarchy of the world--may fairly be regarded as a little too modest in its disclaimer of the attributes of Mind.” </w:t>
      </w:r>
    </w:p>
    <w:p w14:paraId="4A13D78A" w14:textId="77777777" w:rsidR="009223E3" w:rsidRPr="00B461FB" w:rsidRDefault="009223E3" w:rsidP="00B461FB">
      <w:pPr>
        <w:pStyle w:val="FootnoteText"/>
        <w:ind w:left="720"/>
        <w:rPr>
          <w:rFonts w:ascii="Times New Roman" w:hAnsi="Times New Roman" w:cs="Times New Roman"/>
        </w:rPr>
      </w:pPr>
    </w:p>
    <w:p w14:paraId="7640B1CE"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DNA has an extremely complex structure, and random effects cause it harm--not benefit. </w:t>
      </w:r>
    </w:p>
    <w:p w14:paraId="2AF22286"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NOTE: DNA REMOVES MISTAKES AND MUTATIONS.</w:t>
      </w:r>
    </w:p>
    <w:p w14:paraId="26233DBB" w14:textId="77777777" w:rsidR="009223E3" w:rsidRPr="009223E3" w:rsidRDefault="009223E3" w:rsidP="00B461FB">
      <w:pPr>
        <w:pStyle w:val="FootnoteText"/>
        <w:ind w:left="720"/>
        <w:rPr>
          <w:rFonts w:ascii="Times New Roman" w:hAnsi="Times New Roman" w:cs="Times New Roman"/>
        </w:rPr>
      </w:pPr>
    </w:p>
    <w:p w14:paraId="3103FA9D" w14:textId="1E726C92"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Genetic Diseases Indicate that Nothing Random Can Be Allowed in the DNA Molecule</w:t>
      </w:r>
    </w:p>
    <w:p w14:paraId="00B21E0C"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Genetic diseases reveal that the genetic code is sensitive and well-balanced. It is minutely calculated such that the smallest change can lead to seriously harmful consequences.</w:t>
      </w:r>
    </w:p>
    <w:p w14:paraId="4C377100" w14:textId="77777777" w:rsidR="009223E3" w:rsidRPr="009223E3" w:rsidRDefault="009223E3" w:rsidP="006301E6">
      <w:pPr>
        <w:pStyle w:val="FootnoteText"/>
        <w:ind w:left="360"/>
        <w:rPr>
          <w:rFonts w:ascii="Times New Roman" w:hAnsi="Times New Roman" w:cs="Times New Roman"/>
        </w:rPr>
      </w:pPr>
    </w:p>
    <w:p w14:paraId="05F6E126"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Right- and Left-Handed Proteins: For This To Happen By Chance Would Be Like Flipping a Coin One Million Times And Always Getting "Heads."</w:t>
      </w:r>
    </w:p>
    <w:p w14:paraId="6B282D11" w14:textId="77777777" w:rsidR="009223E3" w:rsidRPr="009223E3" w:rsidRDefault="009223E3" w:rsidP="00E616ED">
      <w:pPr>
        <w:pStyle w:val="FootnoteText"/>
        <w:numPr>
          <w:ilvl w:val="1"/>
          <w:numId w:val="118"/>
        </w:numPr>
        <w:rPr>
          <w:rFonts w:ascii="Times New Roman" w:hAnsi="Times New Roman" w:cs="Times New Roman"/>
        </w:rPr>
      </w:pPr>
      <w:r w:rsidRPr="009223E3">
        <w:rPr>
          <w:rFonts w:ascii="Times New Roman" w:hAnsi="Times New Roman" w:cs="Times New Roman"/>
        </w:rPr>
        <w:t>Thus, life-giving proteins are characterized by left-handed asymmetry. There are two different types of amino acids: right-handed and left-handed. The correct sequence of amino acids is not all that is needed in the formation of a protein molecule. Each of the twenty different types of amino acids present in the composition of proteins must, without exception, be “left-handed.” The difference between them is in the mirror-like symmetry between their three-dimensional structures, which is similar to that of a person’s right and left hands. For this to happen by coincidence would be like tossing a coin a million times and always getting heads.</w:t>
      </w:r>
    </w:p>
    <w:p w14:paraId="7F55E334" w14:textId="77777777" w:rsidR="009223E3" w:rsidRPr="009223E3" w:rsidRDefault="009223E3" w:rsidP="006301E6">
      <w:pPr>
        <w:pStyle w:val="FootnoteText"/>
        <w:ind w:left="360"/>
        <w:rPr>
          <w:rFonts w:ascii="Times New Roman" w:hAnsi="Times New Roman" w:cs="Times New Roman"/>
        </w:rPr>
      </w:pPr>
    </w:p>
    <w:p w14:paraId="1CFA2FAA"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DNA SERVES NO PURPOSE IN ITSELF--ONLY IN OTHERS: MOREOVER: IT REQUIRES THE COEXISTENCE OF THE ENZYMES IT REQUIRES AND PRODUCES</w:t>
      </w:r>
    </w:p>
    <w:p w14:paraId="45034448" w14:textId="77777777" w:rsidR="009223E3" w:rsidRPr="009223E3" w:rsidRDefault="009223E3" w:rsidP="00E616ED">
      <w:pPr>
        <w:pStyle w:val="FootnoteText"/>
        <w:numPr>
          <w:ilvl w:val="1"/>
          <w:numId w:val="118"/>
        </w:numPr>
        <w:rPr>
          <w:rFonts w:ascii="Times New Roman" w:hAnsi="Times New Roman" w:cs="Times New Roman"/>
        </w:rPr>
      </w:pPr>
      <w:r w:rsidRPr="009223E3">
        <w:rPr>
          <w:rFonts w:ascii="Times New Roman" w:hAnsi="Times New Roman" w:cs="Times New Roman"/>
        </w:rPr>
        <w:t xml:space="preserve">DNA exists with extraordinary information capacity and is the central pillar of all organic life that we know in the earth’s long history. Amazingly, however, DNA serves no purpose of its own--other than to serve as the chief instrument for the the creation of life in other things. In order to bring about life, the enzymes must read the DNA chain, copy them, and produce proteins. Yet--paradoxically--the enzymes that read DNA and carry out its production are themselves produced according to the codes in the DNA. Thus, the codes in DNA and the enzymes that read it and apply it must necessarily co-exist. </w:t>
      </w:r>
    </w:p>
    <w:p w14:paraId="295F487D" w14:textId="77777777" w:rsidR="009223E3" w:rsidRPr="009223E3" w:rsidRDefault="009223E3" w:rsidP="00E616ED">
      <w:pPr>
        <w:pStyle w:val="FootnoteText"/>
        <w:numPr>
          <w:ilvl w:val="1"/>
          <w:numId w:val="118"/>
        </w:numPr>
        <w:rPr>
          <w:rFonts w:ascii="Times New Roman" w:hAnsi="Times New Roman" w:cs="Times New Roman"/>
        </w:rPr>
      </w:pPr>
      <w:r w:rsidRPr="009223E3">
        <w:rPr>
          <w:rFonts w:ascii="Times New Roman" w:hAnsi="Times New Roman" w:cs="Times New Roman"/>
        </w:rPr>
        <w:t>NOTE; our response to DNA demonstrates what moral morons we have become. Instead of understanding it as a Sign of God, which it absolutely is, we seek to play with it and manipulate it to our own purposes.</w:t>
      </w:r>
    </w:p>
    <w:p w14:paraId="476C9E14" w14:textId="77777777" w:rsidR="009223E3" w:rsidRPr="009223E3" w:rsidRDefault="009223E3" w:rsidP="006301E6">
      <w:pPr>
        <w:pStyle w:val="FootnoteText"/>
        <w:ind w:left="360"/>
        <w:rPr>
          <w:rFonts w:ascii="Times New Roman" w:hAnsi="Times New Roman" w:cs="Times New Roman"/>
        </w:rPr>
      </w:pPr>
    </w:p>
    <w:p w14:paraId="2CF947B9"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Neodarwinism and the Logic of Coincidence: Grasse Science Should Not Be Based on Day-Dreaming</w:t>
      </w:r>
    </w:p>
    <w:p w14:paraId="7241519B" w14:textId="77777777" w:rsidR="009223E3" w:rsidRP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Neodarwinism is based on a “logic of coincidence.” Pierre Grassé, a French zoologist, former head of the French Academy of Science, and a Neodarwinist, remarks: “The opportune appearance of mutations permitting animals and plants to meet their needs seems hard to believe. Yet Darwinian theory is even more demanding: A single plant, a single animal would require thousands and thousands of lucky, appropriate events. Thus, miracles would become the rule: events with an infinitesimal probability could not fail to occur… There is no law against day-dreaming, but science must not indulge in it.</w:t>
      </w:r>
    </w:p>
    <w:p w14:paraId="4EE49980" w14:textId="77777777" w:rsidR="009223E3" w:rsidRPr="009223E3" w:rsidRDefault="009223E3" w:rsidP="006301E6">
      <w:pPr>
        <w:pStyle w:val="FootnoteText"/>
        <w:ind w:left="360"/>
        <w:rPr>
          <w:rFonts w:ascii="Times New Roman" w:hAnsi="Times New Roman" w:cs="Times New Roman"/>
        </w:rPr>
      </w:pPr>
    </w:p>
    <w:p w14:paraId="5397EF88" w14:textId="77777777" w:rsidR="006301E6"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In Spontaneous Evolution, Chance Is Personified and Worship As If It Were Providence: Pierre Grasse</w:t>
      </w:r>
    </w:p>
    <w:p w14:paraId="4FBD433E" w14:textId="495B6E01" w:rsidR="009223E3" w:rsidRPr="006301E6" w:rsidRDefault="009223E3" w:rsidP="00E616ED">
      <w:pPr>
        <w:pStyle w:val="FootnoteText"/>
        <w:numPr>
          <w:ilvl w:val="1"/>
          <w:numId w:val="118"/>
        </w:numPr>
        <w:rPr>
          <w:rFonts w:ascii="Times New Roman" w:hAnsi="Times New Roman" w:cs="Times New Roman"/>
        </w:rPr>
      </w:pPr>
      <w:r w:rsidRPr="006301E6">
        <w:rPr>
          <w:rFonts w:ascii="Times New Roman" w:hAnsi="Times New Roman" w:cs="Times New Roman"/>
        </w:rPr>
        <w:t xml:space="preserve">Pierre Grassé comments on the notion of coincidence in spontaneous evolution: “Chance becomes a sort of providence, which, under the cover of atheism, is not named but which is secretly worshipped.” [note 133]. </w:t>
      </w:r>
    </w:p>
    <w:p w14:paraId="2AC973A5" w14:textId="77777777" w:rsidR="009223E3" w:rsidRPr="009223E3" w:rsidRDefault="009223E3" w:rsidP="00E616ED">
      <w:pPr>
        <w:pStyle w:val="FootnoteText"/>
        <w:numPr>
          <w:ilvl w:val="0"/>
          <w:numId w:val="118"/>
        </w:numPr>
        <w:rPr>
          <w:rFonts w:ascii="Times New Roman" w:hAnsi="Times New Roman" w:cs="Times New Roman"/>
        </w:rPr>
      </w:pPr>
    </w:p>
    <w:p w14:paraId="0D665DC8" w14:textId="77777777" w:rsidR="009223E3" w:rsidRDefault="009223E3" w:rsidP="00E616ED">
      <w:pPr>
        <w:pStyle w:val="FootnoteText"/>
        <w:numPr>
          <w:ilvl w:val="0"/>
          <w:numId w:val="118"/>
        </w:numPr>
        <w:rPr>
          <w:rFonts w:ascii="Times New Roman" w:hAnsi="Times New Roman" w:cs="Times New Roman"/>
        </w:rPr>
      </w:pPr>
      <w:r w:rsidRPr="009223E3">
        <w:rPr>
          <w:rFonts w:ascii="Times New Roman" w:hAnsi="Times New Roman" w:cs="Times New Roman"/>
        </w:rPr>
        <w:t xml:space="preserve">Evolution as conceived of by materialists is a type of dawr that is rarely if ever encountered, except that here A causes A. The shrew changes itself into a bat. This is the aspect of “pulling ourselves up by our bootstraps” theory of evolution. </w:t>
      </w:r>
    </w:p>
    <w:p w14:paraId="1C1AD9FF" w14:textId="77777777" w:rsidR="009223E3" w:rsidRDefault="009223E3" w:rsidP="009223E3">
      <w:pPr>
        <w:pStyle w:val="FootnoteText"/>
        <w:rPr>
          <w:rFonts w:ascii="Times New Roman" w:hAnsi="Times New Roman" w:cs="Times New Roman"/>
        </w:rPr>
      </w:pPr>
    </w:p>
    <w:p w14:paraId="1334C85F"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EVOLUTION: lower knowledge cannot contradict higher knowledge, nor vice versa: Evolution must be made to fit in perfectly with a unitary view of ontology and reality. Until this is properly done, it cannot be considered to be true science: rather it is merely metaphorical, and, in this case, a phantasm and mirage: </w:t>
      </w:r>
    </w:p>
    <w:p w14:paraId="6AF7B103"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NOTE: EVOLUTIONISM IS SUB-PHILOSOPHY. IT IS FUZZY THINKING, LACKING EXAMINATION OF ITS OWN PRESUMPTIONS AND UNDERLYING PARADIGMS AND COGNITIVE FRAMES. IT IS THE FIZZIEST OF FUZZY THINKING.</w:t>
      </w:r>
    </w:p>
    <w:p w14:paraId="3B4EAB63" w14:textId="77777777" w:rsidR="00483A5C" w:rsidRPr="00483A5C" w:rsidRDefault="00483A5C" w:rsidP="006301E6">
      <w:pPr>
        <w:pStyle w:val="FootnoteText"/>
        <w:ind w:left="720"/>
        <w:rPr>
          <w:rFonts w:ascii="Times New Roman" w:hAnsi="Times New Roman" w:cs="Times New Roman"/>
        </w:rPr>
      </w:pPr>
    </w:p>
    <w:p w14:paraId="7102238A" w14:textId="2E8565CD" w:rsid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Evolution is a fact established clearly by the paleontological and archeological findings of Modern Science. As a Scientific fact, “Evolution” also constitutes a central Paradigm of Modern Science, but it is not a false Paradigm and is clearly based in the strongest factual evidence of the earth’s vast paleontological and archeological past of the last millennia of millions of years. In this book, Evolution with a capital “E” is used for the Scientific Paradigm of “the unfolding” or “unrolling” (Latin: ēvolūtiō) of organic life on the earth from the earliest times until the present. Evolution with a lower case “e” is used for “evolution” in general—such as the “evolution” of a particular writer’s art. The Latin word “ēvolūtiō” is perfectly suited for the biological fact of “Evolution,” since it comes from the Latin verb: ēvolvō, ēvolvere, meaning “to roll out,” “to unroll,” “to unfold,” “to disclose,” “to extricate,” “to pursue,” and “to explain.” Evolution in its pristine Latin sense is an excellent example of the Metaphysical and Philosophical precision of ancient tongues, since it describes a an observed fact—witnessed in the geological story of the earth’s distant past—without adding ideological elements such as the notion of random, undesigned causation.</w:t>
      </w:r>
    </w:p>
    <w:p w14:paraId="5F678264" w14:textId="77777777" w:rsidR="006301E6" w:rsidRPr="006301E6" w:rsidRDefault="006301E6" w:rsidP="006301E6">
      <w:pPr>
        <w:pStyle w:val="FootnoteText"/>
        <w:ind w:left="720"/>
        <w:rPr>
          <w:rFonts w:ascii="Times New Roman" w:hAnsi="Times New Roman" w:cs="Times New Roman"/>
        </w:rPr>
      </w:pPr>
    </w:p>
    <w:p w14:paraId="7A1A5479"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Accounting for Regulation, Direction, and Convergence</w:t>
      </w:r>
    </w:p>
    <w:p w14:paraId="5F27A303"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The macro-evolutionary process is marked by regulation, direction, and convergence. This fits the Hellenic metaphysical principles of formal and final causality. Evolution is the unfolding of inherent possibilities, not random mutations. </w:t>
      </w:r>
    </w:p>
    <w:p w14:paraId="0EA58A14" w14:textId="77777777" w:rsidR="00483A5C" w:rsidRPr="00483A5C" w:rsidRDefault="00483A5C" w:rsidP="006301E6">
      <w:pPr>
        <w:pStyle w:val="FootnoteText"/>
        <w:ind w:left="360"/>
        <w:rPr>
          <w:rFonts w:ascii="Times New Roman" w:hAnsi="Times New Roman" w:cs="Times New Roman"/>
        </w:rPr>
      </w:pPr>
    </w:p>
    <w:p w14:paraId="7FAEC886"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Darwin Was Aware of the Cambrian Explosion</w:t>
      </w:r>
    </w:p>
    <w:p w14:paraId="6F4FC3C6"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Darwin was aware of the Cambrian Explosion. He regarded this ancient paleontological fact as fatal to his conception: “If numerous species, belonging to the same genera or families, have really started into life all at once, the fact would be fatal to the theory of descent with slow modification through natural selection.” </w:t>
      </w:r>
    </w:p>
    <w:p w14:paraId="62166FF3" w14:textId="77777777" w:rsidR="00483A5C" w:rsidRPr="00483A5C" w:rsidRDefault="00483A5C" w:rsidP="006301E6">
      <w:pPr>
        <w:pStyle w:val="FootnoteText"/>
        <w:ind w:left="360"/>
        <w:rPr>
          <w:rFonts w:ascii="Times New Roman" w:hAnsi="Times New Roman" w:cs="Times New Roman"/>
        </w:rPr>
      </w:pPr>
    </w:p>
    <w:p w14:paraId="11D1A235" w14:textId="06FC923B"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Knowledge in Creation: Each Cell Contains a Vast Universe of Information (Detailed Knowledge Pertaining to Its Needs and Purposes)</w:t>
      </w:r>
    </w:p>
    <w:p w14:paraId="3248986E"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The ability of cells to reproduce is because they contain extensive genetic information. If we imagine the spontaneous generation of a first cell, it would have had to have had such information, without which it would not have been able to reproduce. Not only are single organisms--even the smallest and apparently most simple--extremely well designed internally. Each part of the cell complements the others and works in harmony with them, but they also require this same relationship outside of themselves in the world of cells. No cell of lives absolutely alone, nor can any cell live absolutely alone. In fact, they live in complex symbiosis with other cells as well as the plants and animals around them, and this relationship takes in their entire environment. That environment, in turn, is part of an amazingly detailed and perfectly designed global network. </w:t>
      </w:r>
    </w:p>
    <w:p w14:paraId="260C9140" w14:textId="77777777" w:rsidR="00483A5C" w:rsidRPr="00483A5C" w:rsidRDefault="00483A5C" w:rsidP="006301E6">
      <w:pPr>
        <w:pStyle w:val="FootnoteText"/>
        <w:ind w:left="720"/>
        <w:rPr>
          <w:rFonts w:ascii="Times New Roman" w:hAnsi="Times New Roman" w:cs="Times New Roman"/>
        </w:rPr>
      </w:pPr>
    </w:p>
    <w:p w14:paraId="4B2CFD32"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Darwin's Personal Struggle with Design</w:t>
      </w:r>
    </w:p>
    <w:p w14:paraId="17FA42CE"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Darwin wrote to Asa Gray on April 3, 1860: “I remember well the time when the thought of the eye made me cold all over, but I have got over this stage of complaint…”. He continues: “… and now trifling particulars of structure often make me very uncomfortable. The sight of a feather in a peacock’s tail, whenever I gaze at it, makes me sick.” [In Norman Macbeth, Darwin Retired: An Appeal to Reason, (Boston: Gambit, 1971), 101.     </w:t>
      </w:r>
    </w:p>
    <w:p w14:paraId="76E191EE" w14:textId="25519586" w:rsidR="00483A5C" w:rsidRPr="00483A5C" w:rsidRDefault="00483A5C" w:rsidP="006301E6">
      <w:pPr>
        <w:pStyle w:val="FootnoteText"/>
        <w:ind w:left="720"/>
        <w:rPr>
          <w:rFonts w:ascii="Times New Roman" w:hAnsi="Times New Roman" w:cs="Times New Roman"/>
        </w:rPr>
      </w:pPr>
    </w:p>
    <w:p w14:paraId="46A84109"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Darwin’s blood ran cold because of the obvious fact of agency and design in these creative acts.  </w:t>
      </w:r>
    </w:p>
    <w:p w14:paraId="3FD3CD90" w14:textId="77777777" w:rsidR="00483A5C" w:rsidRPr="00483A5C" w:rsidRDefault="00483A5C" w:rsidP="006301E6">
      <w:pPr>
        <w:pStyle w:val="FootnoteText"/>
        <w:ind w:left="720"/>
        <w:rPr>
          <w:rFonts w:ascii="Times New Roman" w:hAnsi="Times New Roman" w:cs="Times New Roman"/>
        </w:rPr>
      </w:pPr>
    </w:p>
    <w:p w14:paraId="3B81D83E"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Evolutionists have done amazing work and have laboriously produced great treasures that must be properly interpreted, contemplated, studied, and expanded upon. Darwinism’s claim to validity is its workability. But, in fact, paleontology, biology, zoology, and other organic Sciences have no need of the Darwinian or neo-Darwinian Paradigms, and sounder hypotheses and theories will work much better and reveal what is presently concealed.</w:t>
      </w:r>
    </w:p>
    <w:p w14:paraId="76D78540" w14:textId="77777777" w:rsidR="00483A5C" w:rsidRPr="006301E6" w:rsidRDefault="00483A5C" w:rsidP="006301E6">
      <w:pPr>
        <w:pStyle w:val="FootnoteText"/>
        <w:ind w:left="720"/>
        <w:rPr>
          <w:rFonts w:ascii="Times New Roman" w:hAnsi="Times New Roman" w:cs="Times New Roman"/>
        </w:rPr>
      </w:pPr>
    </w:p>
    <w:p w14:paraId="451FDF03"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Evolutionism</w:t>
      </w:r>
    </w:p>
    <w:p w14:paraId="72BB4C2E"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Darwinism and synthetic neo-Darwinism are scientific paradigms that propose a fully naturalistic account of the process of organic evolution through the transformation and transmutation of older species into newer ones, driven solely by naturalistic mechanisms--such as genetics--that are guided by natural selection. Transformist Darwinism proposes a secular alternative to the teleological argument. As such, the present themselves as a materialist cosmologies. Darwinism has proven itself to be a formidable, functional paradigm, which like other presiding paradigms generates a large number of supporting cognitive frames, including social, political, and economic Darwinism, which we will also examine briefly. No other paradigm has been as influential in the formation of the modern secular mindset. Darwinism constitutes, without doubt, the most powerful paradigm of the last one hundred and fifty years. As a top-level presiding paradigm, Darwinism is a prime example of how paradigms and cognitive frames govern our thought and become the invisible monitors and unconscious prisms through which we see everything.</w:t>
      </w:r>
    </w:p>
    <w:p w14:paraId="1666759A" w14:textId="77777777" w:rsidR="00483A5C" w:rsidRPr="00483A5C" w:rsidRDefault="00483A5C" w:rsidP="006301E6">
      <w:pPr>
        <w:pStyle w:val="FootnoteText"/>
        <w:ind w:left="720"/>
        <w:rPr>
          <w:rFonts w:ascii="Times New Roman" w:hAnsi="Times New Roman" w:cs="Times New Roman"/>
        </w:rPr>
      </w:pPr>
    </w:p>
    <w:p w14:paraId="73BA5634"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Al-Biruni held that “on the whole, one must say nature preserves its genera and species such as they are. So, too, does nature proceed in all other matters.”</w:t>
      </w:r>
    </w:p>
    <w:p w14:paraId="4E8A111C" w14:textId="77777777" w:rsidR="00483A5C" w:rsidRPr="00483A5C" w:rsidRDefault="00483A5C" w:rsidP="006301E6">
      <w:pPr>
        <w:pStyle w:val="FootnoteText"/>
        <w:ind w:left="720"/>
        <w:rPr>
          <w:rFonts w:ascii="Times New Roman" w:hAnsi="Times New Roman" w:cs="Times New Roman"/>
        </w:rPr>
      </w:pPr>
    </w:p>
    <w:p w14:paraId="21BF418E"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ADD: The sciences were transmitted into the Arabic language from different parts of the world. By it, they were embellished and penetrated the hearts of Men, while the beauties of the language flowed in their veins and arteries. (al-Biruni, d. 1048).</w:t>
      </w:r>
    </w:p>
    <w:p w14:paraId="4142AB05" w14:textId="77777777" w:rsidR="00483A5C" w:rsidRPr="00483A5C" w:rsidRDefault="00483A5C" w:rsidP="006301E6">
      <w:pPr>
        <w:pStyle w:val="FootnoteText"/>
        <w:ind w:left="720"/>
        <w:rPr>
          <w:rFonts w:ascii="Times New Roman" w:hAnsi="Times New Roman" w:cs="Times New Roman"/>
        </w:rPr>
      </w:pPr>
    </w:p>
    <w:p w14:paraId="35A7AEC4"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The great Swedish botanist, zoologist, and physician Carl Linnaeus (d. 1778)--the father of modern taxonomy--developed the modern system of classifying and naming living organisms. He framed the principles for defining natural genera and species and created a uniform system of naming, which is called binomial nomenclature. The Linnaean system of binomial nomenclature--giving genus and species--was established in the 1750s.</w:t>
      </w:r>
    </w:p>
    <w:p w14:paraId="7CE867C5" w14:textId="77777777" w:rsidR="00483A5C" w:rsidRPr="00483A5C" w:rsidRDefault="00483A5C" w:rsidP="006301E6">
      <w:pPr>
        <w:pStyle w:val="FootnoteText"/>
        <w:ind w:left="720"/>
        <w:rPr>
          <w:rFonts w:ascii="Times New Roman" w:hAnsi="Times New Roman" w:cs="Times New Roman"/>
        </w:rPr>
      </w:pPr>
    </w:p>
    <w:p w14:paraId="7AE1F736"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The scholar, saint, and spiritual master ‘Azīz al-Dīn al-Nasafī (7th/13th centuries), in his work Kashf al-Ḥaqā’iq (The Unveiling of Ultimate Realities), demonstrated the analogical relationship between the natural order--as a book of God--and the Qur’ānic revelation. He asserted that each genus found in nature corresponds to a particular chapter of the Qur’ān, each species correlates with a verse, and each individual plant or animal is embodied in a letter.</w:t>
      </w:r>
    </w:p>
    <w:p w14:paraId="49D5BC31" w14:textId="31113FDD" w:rsidR="00483A5C" w:rsidRPr="00483A5C" w:rsidRDefault="00483A5C" w:rsidP="006301E6">
      <w:pPr>
        <w:pStyle w:val="FootnoteText"/>
        <w:ind w:left="720"/>
        <w:rPr>
          <w:rFonts w:ascii="Times New Roman" w:hAnsi="Times New Roman" w:cs="Times New Roman"/>
        </w:rPr>
      </w:pPr>
    </w:p>
    <w:p w14:paraId="27A17B18"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Dinosaurs and mammals appeared within ten million years of each other during the late Triassic about 200 MYA.</w:t>
      </w:r>
    </w:p>
    <w:p w14:paraId="78FC12A5" w14:textId="77777777" w:rsidR="00483A5C" w:rsidRPr="00483A5C" w:rsidRDefault="00483A5C" w:rsidP="006301E6">
      <w:pPr>
        <w:pStyle w:val="FootnoteText"/>
        <w:ind w:left="360"/>
        <w:rPr>
          <w:rFonts w:ascii="Times New Roman" w:hAnsi="Times New Roman" w:cs="Times New Roman"/>
        </w:rPr>
      </w:pPr>
    </w:p>
    <w:p w14:paraId="7964365B"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The fossil record, for example, does not provide what empiricists would call categorical proof of Darwinism. Darwin himself acknowledged what he called the “incompleteness of the fossil record,” since it does not show “missing links” between established species and “new, evolving” ones, which is the decisive issue in Darwinism that needs demonstration. In fact, the “Cambrian explosion”--of which Darwin and his contemporaries had adequate knowledge and which Darwin regarded as nature’s “conspiracy” against his thesis--and the lack of linear development in fossil evidence tend to disprove Darwinism. In fossils, morphological change tends to be limited and directionless. The American paleontologist, biologist, and historian of science Steven Jay Gould (d. 2002), a committed evolutionist who abandoned “orthodox” Darwinism, says: “Most species exhibit no directional change during their tenure on earth. They appear in the fossil record looking pretty much the same as when they disappear.” Phillip E. Johnson, a vocal contemporary critic of Darwin, states: “Darwinism apparently passed the fossil test, but only because it was not allowed to fail.”</w:t>
      </w:r>
    </w:p>
    <w:p w14:paraId="148628FD" w14:textId="77777777" w:rsidR="00483A5C" w:rsidRPr="00483A5C" w:rsidRDefault="00483A5C" w:rsidP="00E616ED">
      <w:pPr>
        <w:pStyle w:val="FootnoteText"/>
        <w:numPr>
          <w:ilvl w:val="0"/>
          <w:numId w:val="118"/>
        </w:numPr>
        <w:rPr>
          <w:rFonts w:ascii="Times New Roman" w:hAnsi="Times New Roman" w:cs="Times New Roman"/>
        </w:rPr>
      </w:pPr>
    </w:p>
    <w:p w14:paraId="79DF22FC"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PRECAMBRIAN PERIOD (4600-541 MYA): This is 88% of the earth’s history.</w:t>
      </w:r>
    </w:p>
    <w:p w14:paraId="004E1CC8"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Hadean Period (4600 MYA-4000 MYA). This is the first period of the earth’s history. It was volcanic and fiery. From the word “hades.” This is the formation period.</w:t>
      </w:r>
    </w:p>
    <w:p w14:paraId="4FB2C21A"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Archaen Period (4000 MYA-2500 MYA): The earth cools. This means “the beginning period” or the period of “origin.”</w:t>
      </w:r>
    </w:p>
    <w:p w14:paraId="17CD480D"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PROTEROZOIC PERIOD (2500-541 MYA):</w:t>
      </w:r>
    </w:p>
    <w:p w14:paraId="3951CC1A"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Cryogenian Period (720-635 MYA):</w:t>
      </w:r>
    </w:p>
    <w:p w14:paraId="120FCFD3"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Sturtian Ice Age (717 till 643 MYA or 715-680 MYA): longest period of glaciation</w:t>
      </w:r>
    </w:p>
    <w:p w14:paraId="03A484FB"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Marinoan Ice Age (from 650 MYA to 635 MYA): total glaciation, worldwide glaciation: Snowball Earth</w:t>
      </w:r>
    </w:p>
    <w:p w14:paraId="598E54EB"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Ediacaran Period (635-541 MYA): First tubular life appears. Named after Ediacara hills in Australia.</w:t>
      </w:r>
    </w:p>
    <w:p w14:paraId="445C9D01"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During this period PROCARYOTIC CELLS (bacteria and archae cells) appear and then EUKARYOTIC CELLS (plant and animal cells)</w:t>
      </w:r>
    </w:p>
    <w:p w14:paraId="2FFFFCD7"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During this period Ediacaran biota appear: TUBULAR AND FROND-SHAPED LIFE.</w:t>
      </w:r>
    </w:p>
    <w:p w14:paraId="0A9396E8"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During the PreCambrian the first “complex life” appears: TRILOBITES &amp; CORALS.</w:t>
      </w:r>
    </w:p>
    <w:p w14:paraId="5B10EABE" w14:textId="77777777" w:rsidR="00483A5C" w:rsidRPr="00483A5C" w:rsidRDefault="00483A5C" w:rsidP="00E616ED">
      <w:pPr>
        <w:pStyle w:val="FootnoteText"/>
        <w:numPr>
          <w:ilvl w:val="0"/>
          <w:numId w:val="118"/>
        </w:numPr>
        <w:rPr>
          <w:rFonts w:ascii="Times New Roman" w:hAnsi="Times New Roman" w:cs="Times New Roman"/>
        </w:rPr>
      </w:pPr>
    </w:p>
    <w:p w14:paraId="330A5829"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PHANEROZOIC EON (541-PRESENT): THE PERIOD OF VISIBLE LIFE.</w:t>
      </w:r>
    </w:p>
    <w:p w14:paraId="2EE4EE45" w14:textId="77777777" w:rsidR="00483A5C" w:rsidRPr="00483A5C" w:rsidRDefault="00483A5C" w:rsidP="00E616ED">
      <w:pPr>
        <w:pStyle w:val="FootnoteText"/>
        <w:numPr>
          <w:ilvl w:val="0"/>
          <w:numId w:val="118"/>
        </w:numPr>
        <w:rPr>
          <w:rFonts w:ascii="Times New Roman" w:hAnsi="Times New Roman" w:cs="Times New Roman"/>
        </w:rPr>
      </w:pPr>
    </w:p>
    <w:p w14:paraId="1F958A96"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PALEOZOIC PERIOD (541-251.9 MYA). The Old Life.</w:t>
      </w:r>
    </w:p>
    <w:p w14:paraId="46F254D7"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Cambrian Period (541 MYA-485 MYA): Anthropods, mollusks, fish, amphibians, synapsids, diapsids appear.</w:t>
      </w:r>
    </w:p>
    <w:p w14:paraId="59AD865C"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Synapsids:</w:t>
      </w:r>
    </w:p>
    <w:p w14:paraId="7108517C"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Synapsids evolved from basal amniotes and are one of the two major groups of the later amniotes; the other is the sauropsids, a group that includes modern reptiles and birds. The distinctive temporal fenestra developed in the ancestral synapsid about 312 million years ago, during the Late Carboniferous period.</w:t>
      </w:r>
    </w:p>
    <w:p w14:paraId="672AE89F"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Diapsids:</w:t>
      </w:r>
    </w:p>
    <w:p w14:paraId="742B0F39"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Diapsids are a group of amniote tetrapods that developed two holes in each side of their skulls about 300 million years ago during the late Carboniferous period. The diapsids are extremely diverse, and include all crocodiles, lizards, snakes, tuatara, turtles, and birds.</w:t>
      </w:r>
    </w:p>
    <w:p w14:paraId="32F3FA64" w14:textId="77777777" w:rsidR="00483A5C" w:rsidRPr="00483A5C" w:rsidRDefault="00483A5C" w:rsidP="006301E6">
      <w:pPr>
        <w:pStyle w:val="FootnoteText"/>
        <w:ind w:left="360"/>
        <w:rPr>
          <w:rFonts w:ascii="Times New Roman" w:hAnsi="Times New Roman" w:cs="Times New Roman"/>
        </w:rPr>
      </w:pPr>
    </w:p>
    <w:p w14:paraId="54D98B65"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Ordovician Period (485-443 MYA)</w:t>
      </w:r>
    </w:p>
    <w:p w14:paraId="38C57CF4"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FIRST MAJOR EXTINCTION and second largest of them all. It is called the Ordovician-Silurian Extinction (450-440 MYA).</w:t>
      </w:r>
    </w:p>
    <w:p w14:paraId="0B577FA0"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Silurian Period (443.8-419.2 MYA)</w:t>
      </w:r>
    </w:p>
    <w:p w14:paraId="36C7CE94"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Devonian Period (419.2-358.9 MYA): First life on dry land. Forests appear. This is the AGE OF FISH.</w:t>
      </w:r>
    </w:p>
    <w:p w14:paraId="2A4CD91C"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SECOND MAJOR EXTINCTION (375-360 MYA): Late Devonian Extinction.</w:t>
      </w:r>
    </w:p>
    <w:p w14:paraId="6131DCBD"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Carboniferous Period (358.9-298.9 MYA):</w:t>
      </w:r>
    </w:p>
    <w:p w14:paraId="50EE2922"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Permian Period (298.9-251.9 MYA): Therapsids appear. Therapsids: They belong to Synapsids. They appear in the Permian-Triassic 299-200 MYA, they are mammal-like reptiles.</w:t>
      </w:r>
    </w:p>
    <w:p w14:paraId="5BACDB76"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This is the end of the Paleozoic Age (Old Life). This is the AMPHIBIAN AGE. There are ancient mammals, turtles, lepidosaurs, archosaurs. Early Permian: First reptile appears in record: Seymouria (280-270 MYA).</w:t>
      </w:r>
    </w:p>
    <w:p w14:paraId="116C1D1B"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MESSOZOIC PERIOD (251.9-66 MYA) Middle Life: THE AGE OF REPTILES</w:t>
      </w:r>
    </w:p>
    <w:p w14:paraId="7BA5431C"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Cisuralian Epoch (298.9 and 272.3 MYA)</w:t>
      </w:r>
    </w:p>
    <w:p w14:paraId="0E0C931E"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This ends with the PERMIAN-TRIASSIC EXTINCTION, the biggest of them all, 90-96% of marine life and 60% of terrestrial life. (252 MYA). This is the LARGEST EXTINCTION. It brings the end of the synapsids and the therapsids--mammal-like reptiles.</w:t>
      </w:r>
    </w:p>
    <w:p w14:paraId="1374A8D0"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Triassic Period (251.9-201.3 MYA). This is also a time of the therapsids.</w:t>
      </w:r>
    </w:p>
    <w:p w14:paraId="7D7CEEE7"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This is the FOURTH LARGE EXTINCTION: Triassic-Jurassic Extinction (201.3 MYA): It is the end of the LARGE AMPHIBIANS, leaving the DINOSAURS.</w:t>
      </w:r>
    </w:p>
    <w:p w14:paraId="3CE60EBA"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Jurassic Period (201.3 MYA-145 MYA): The AGE OF REPTILES.</w:t>
      </w:r>
    </w:p>
    <w:p w14:paraId="60CFC451"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Cretaceous Period (145-66 MYA): Dinosaurs on land, mammals, birds, flowering plants.</w:t>
      </w:r>
    </w:p>
    <w:p w14:paraId="1DAB53F6"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FIFTH AND LAST MAJOR EXTINCTION: Cretaceous-Palogene Extinction (66 MYA): All non-avian DINOSAURS go extinct.</w:t>
      </w:r>
    </w:p>
    <w:p w14:paraId="50C0B37F"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 xml:space="preserve"> Paleogene Period (66 MYA-23 MYA): MAMMALS DIVERSIFY.</w:t>
      </w:r>
    </w:p>
    <w:p w14:paraId="0BB2F2A5"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Paleocene Epoch (66 MYA-56 MYA)</w:t>
      </w:r>
    </w:p>
    <w:p w14:paraId="6B135FCF"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 xml:space="preserve">Eocene Epoch (56-33.9 MYA): Mean “new dawn.” This ends with a major extinction, the Great Break or the Eocene-Oligocene Extinction. </w:t>
      </w:r>
    </w:p>
    <w:p w14:paraId="614F670F"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Oligocene Epoch (33.9-23 MYA)</w:t>
      </w:r>
    </w:p>
    <w:p w14:paraId="3E3182A4"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CENOZOIC PERIOD (66 MYA-present): New Life: THE AGE OF MAMMALS. This used to be called the TERTIARY PERIOD, but that term is no longer used.</w:t>
      </w:r>
    </w:p>
    <w:p w14:paraId="0C6D9F67"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 xml:space="preserve"> Neogene Period (23-2.58 MYA): Mammals, birds, hominids.</w:t>
      </w:r>
    </w:p>
    <w:p w14:paraId="6488F361"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MIOCENE (23-5.3 MYA):</w:t>
      </w:r>
    </w:p>
    <w:p w14:paraId="74EDBC95"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PLIOCENE (5.3-2.58 MYA):</w:t>
      </w:r>
    </w:p>
    <w:p w14:paraId="5F6892FE"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PLEISTOCENE (2.58 MYA-11,650 years ago): The ICE AGE. The last glacial age.</w:t>
      </w:r>
    </w:p>
    <w:p w14:paraId="49DC05A5"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 xml:space="preserve"> Quaternary Period (2.58 MYA-present).</w:t>
      </w:r>
    </w:p>
    <w:p w14:paraId="18D16FF3"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Holocene Period (11,650 years ago-present) This is the present period after the last glaciation.</w:t>
      </w:r>
    </w:p>
    <w:p w14:paraId="35C06B0F" w14:textId="77777777" w:rsidR="00483A5C" w:rsidRPr="00483A5C" w:rsidRDefault="00483A5C" w:rsidP="006301E6">
      <w:pPr>
        <w:pStyle w:val="FootnoteText"/>
        <w:rPr>
          <w:rFonts w:ascii="Times New Roman" w:hAnsi="Times New Roman" w:cs="Times New Roman"/>
        </w:rPr>
      </w:pPr>
    </w:p>
    <w:p w14:paraId="454321B8" w14:textId="77777777" w:rsidR="00483A5C" w:rsidRPr="006301E6" w:rsidRDefault="00483A5C" w:rsidP="006301E6">
      <w:pPr>
        <w:pStyle w:val="FootnoteText"/>
        <w:rPr>
          <w:rFonts w:ascii="Times New Roman" w:hAnsi="Times New Roman" w:cs="Times New Roman"/>
        </w:rPr>
      </w:pPr>
    </w:p>
    <w:p w14:paraId="3B7167F6"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Evolutionism refers to various philosophies and ideologies of how the fact of Evolution took place upon the earth over the many millions of millennia of its ancient past. Modernist Darwinian and neo-Darwinian Evolutionism are the dominant Paradigms of Evolutionism today and for more than one hundred and fifty years, although they were preceded by other Evolutionist theories—such as Lamark’s notion of “inherited” traits and Agassiz’s belief in “Creative Evolution.” Darwinian and neo-Darwinian Evolutionism express the conviction that the species of organic life in this world “evolved” at random and spontaneously, independent of Creation and a Creative Agent or Designer over the vast millennia of the prehistoric and historic worlds.</w:t>
      </w:r>
    </w:p>
    <w:p w14:paraId="08AE1339" w14:textId="77777777" w:rsidR="00483A5C" w:rsidRPr="00483A5C" w:rsidRDefault="00483A5C" w:rsidP="006301E6">
      <w:pPr>
        <w:pStyle w:val="FootnoteText"/>
        <w:ind w:left="360"/>
        <w:rPr>
          <w:rFonts w:ascii="Times New Roman" w:hAnsi="Times New Roman" w:cs="Times New Roman"/>
        </w:rPr>
      </w:pPr>
    </w:p>
    <w:p w14:paraId="192436CB"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The paradigm of Darwinian evolution and the many cognitive frames branching off of it have proven to be highly workable in modern science, while also suiting various materialist convictions central to secular thought. For the many multitudes who believe in some form of Darwinian evolution, it is an indisputable fact and, for the most part, not open to discussion. But, in the light of sound methodological and scientific criteria, Darwinism--in any of the various forms it takes--does not meet the standards required for an empirical hypothesis or theory. Therefore, from the very outset, it can make no scientific assumption of or claim to truth. Darwinism is the “emperor’s invisible, new clothes,” but few dare to say that he actually has no clothes for fear of being seen as stupid, incompetent, and unfit for their positions. Its failure to meet these standards has been known for years, but Darwinism has still been enthusiastically endorsed and stubbornly maintained under the auspices of the “principle of charity,” and with extremely generous acts of charity at that. Materialist evolutionists are not held unaccountable for answering the difficult questions their “theory” raises, while those who dare raise such questions are quickly marginalized and made pariahs in the media, the “liberal” academic establishment, and the mainstream scientific community as if they had committed heresy or violated a holy sacrament. </w:t>
      </w:r>
    </w:p>
    <w:p w14:paraId="1D56CF5B" w14:textId="77777777" w:rsidR="00483A5C" w:rsidRPr="00483A5C" w:rsidRDefault="00483A5C" w:rsidP="006301E6">
      <w:pPr>
        <w:pStyle w:val="FootnoteText"/>
        <w:ind w:left="360"/>
        <w:rPr>
          <w:rFonts w:ascii="Times New Roman" w:hAnsi="Times New Roman" w:cs="Times New Roman"/>
        </w:rPr>
      </w:pPr>
    </w:p>
    <w:p w14:paraId="265DA615"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Darwinism is a mental disposition that characterizes our secular age and its profound psychological need for validation, which brings with it unmistakable “cultural baggage.” In Europe and North America, this temperament is often rooted, among other things, in widespread dissatisfaction with organized religion--not just because of its overwhelming literalism, lack of metaphysics, and general failure to address critical social, political, economic, and global challenges--but also because of its inability to make sense of science in our times. The mathematician Kurt Gödel, who was a theist but distrusted organized religion, speaks for many of this age when he said that “religion” is good, but “religions” are not. When we discuss below the common consensus argument for God and secular alternatives to religion, we will see that religion is one of the most fundamental of all human needs. But authentic religion cannot fulfill this requirement if it fails to answer honestly the questions of the age. In modern times, the observed fact of the gradational unfolding of organic life over the last hundreds of millions of years is one of the critical scientific discoveries that require sound theological and metaphysical explanation along with so many other issues that have arisen over the last centuries in the colonial, post-colonial, and global worlds. When taken as a scientific cosmology, Darwinism becomes a secular alternative to religion. Because of the inherent weakness of its cosmology, however, it deadens the soul and fails in that purpose. NOTE: GUENON: Westerners are led into error about the importance of “corporeity” because of the extraordinary insufficiency of their conceptions concerning the constitution of the human being. NOTE: in Darwinism when speaking about the ignorance and vulnerability of the West, it might be better to say: because of the extraordinary insufficiency of their conception of reality.</w:t>
      </w:r>
    </w:p>
    <w:p w14:paraId="6CD246C8" w14:textId="77777777" w:rsidR="00483A5C" w:rsidRPr="00483A5C" w:rsidRDefault="00483A5C" w:rsidP="006301E6">
      <w:pPr>
        <w:pStyle w:val="FootnoteText"/>
        <w:rPr>
          <w:rFonts w:ascii="Times New Roman" w:hAnsi="Times New Roman" w:cs="Times New Roman"/>
        </w:rPr>
      </w:pPr>
    </w:p>
    <w:p w14:paraId="40083E35" w14:textId="44629CA0" w:rsidR="00483A5C" w:rsidRPr="006301E6"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Begging the Principle: Using the Conclusion as a Premise</w:t>
      </w:r>
    </w:p>
    <w:p w14:paraId="17475810"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“Survival of the fittest” implies that nature produces small random mutations that are then passed on to the genetic line through the survival of the fittest. This is the “key to the riddle of evolution.” It is a tautology such as “the rich have much money.” This is what Karl Popper (d. 1994) meant when he said that Darwinism is not falsifiable, which means that it is void of scientific content. This is also the fallacy of “begging the question” which is to use the conclusion as a premise. This does not support the conclusion. </w:t>
      </w:r>
    </w:p>
    <w:p w14:paraId="270A2B5D"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Karl Popper (d. 1994) focused on the notion of “natural selection” (survival of the fittest), “the key to the riddle of evolution”--as exemplifying the fact that Darwinism is not falsifiable and, therefore, void of scientific content. This concept holds that nature produces small random mutations that are then passed on through the genetic line through the mechanism of the survival of the fittest. Popper identified this notion as a tautology such as “the rich have lots of money.” A tautology--such as “the rich have lots of money”--is an example of the fallacy of “begging the question,” because the conclusion (survival) is used as its own premise (the fittest), but, logically, does not support that conclusion unless given other outside proof. </w:t>
      </w:r>
    </w:p>
    <w:p w14:paraId="4C2E688D" w14:textId="77777777" w:rsidR="00483A5C" w:rsidRPr="00483A5C" w:rsidRDefault="00483A5C" w:rsidP="00E616ED">
      <w:pPr>
        <w:pStyle w:val="FootnoteText"/>
        <w:numPr>
          <w:ilvl w:val="0"/>
          <w:numId w:val="118"/>
        </w:numPr>
        <w:rPr>
          <w:rFonts w:ascii="Times New Roman" w:hAnsi="Times New Roman" w:cs="Times New Roman"/>
        </w:rPr>
      </w:pPr>
    </w:p>
    <w:p w14:paraId="2B6DB3EE"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As a paradigm, it colors empirical findings, affecting our conception of them. We never see Darwinism as a “fact,” rather, we see the factual evidence of the biological past through the prism of Darwinism. What we are seeing is the paradigm and its cognitive frames, not the facts themselves and their conclusive explanation. SAVING THE HYPOTHESIS: Ernest Mayr: “Somehow or other by adjusting these figures we will come out all right. We are comforted by the fact that evolution has occurred.” Ernest Mayr on the human eye: “Somehow or other, by adjusting these figures, we will come out all right. We are comforted by the fact that evolution has occurred .” Mayer said this with regard to the fact that there is not enough time for Darwinism to occur. Mayr said this with regard to the complexity of the human eye. His statement shows that, at least for him, Darwinism is an ideology, not science. Evidence ceases to be primary or even necessary. The paradigm stands on ideological grounds.</w:t>
      </w:r>
    </w:p>
    <w:p w14:paraId="2A9C689C" w14:textId="77777777" w:rsidR="00483A5C" w:rsidRPr="00483A5C" w:rsidRDefault="00483A5C" w:rsidP="00E616ED">
      <w:pPr>
        <w:pStyle w:val="FootnoteText"/>
        <w:numPr>
          <w:ilvl w:val="0"/>
          <w:numId w:val="118"/>
        </w:numPr>
        <w:rPr>
          <w:rFonts w:ascii="Times New Roman" w:hAnsi="Times New Roman" w:cs="Times New Roman"/>
        </w:rPr>
      </w:pPr>
    </w:p>
    <w:p w14:paraId="4D65F686"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Darwinism is spontaneous generation writ large.</w:t>
      </w:r>
    </w:p>
    <w:p w14:paraId="5BAF41F4" w14:textId="77777777" w:rsidR="00483A5C" w:rsidRPr="00483A5C" w:rsidRDefault="00483A5C" w:rsidP="00E616ED">
      <w:pPr>
        <w:pStyle w:val="FootnoteText"/>
        <w:numPr>
          <w:ilvl w:val="0"/>
          <w:numId w:val="118"/>
        </w:numPr>
        <w:rPr>
          <w:rFonts w:ascii="Times New Roman" w:hAnsi="Times New Roman" w:cs="Times New Roman"/>
        </w:rPr>
      </w:pPr>
    </w:p>
    <w:p w14:paraId="6D820E39"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w:t>
      </w:r>
    </w:p>
    <w:p w14:paraId="31687FB8"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PETITIO PRINCIPII: To beg the question. That is to use the conclusion as the premise. It is formally valid. A conclusion cannot fail to follow from a set of premises that includes it. Yet such an argument gives no support to its conclusion. </w:t>
      </w:r>
    </w:p>
    <w:p w14:paraId="10F8759C"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Thus, Evolution is True Because Evolution is True. After This, Therefore Because of This</w:t>
      </w:r>
    </w:p>
    <w:p w14:paraId="26C4AB41"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w:t>
      </w:r>
    </w:p>
    <w:p w14:paraId="61EA9E53"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Post hoc ergo propter hoc: Much respectable inductive reasoning falls under this traditional fallacy. Here it is argued “reasonably” that a certain likely-to-be-relevant change causes the result that follows. The fallacy here is to ignore other often likely-to-be-relevant changes. Some Animals appear after other animals, therefore the later animals must be because of those animals. </w:t>
      </w:r>
    </w:p>
    <w:p w14:paraId="00C8BB76" w14:textId="77777777" w:rsidR="00483A5C" w:rsidRPr="00483A5C" w:rsidRDefault="00483A5C" w:rsidP="00E616ED">
      <w:pPr>
        <w:pStyle w:val="FootnoteText"/>
        <w:numPr>
          <w:ilvl w:val="0"/>
          <w:numId w:val="118"/>
        </w:numPr>
        <w:rPr>
          <w:rFonts w:ascii="Times New Roman" w:hAnsi="Times New Roman" w:cs="Times New Roman"/>
        </w:rPr>
      </w:pPr>
    </w:p>
    <w:p w14:paraId="2FCC4129"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AUTOMATIC EVOLUTIONISM. </w:t>
      </w:r>
    </w:p>
    <w:p w14:paraId="49EC8A93"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early 17th century: via Latin from Greek, neuter of automatos ‘acting of itself’, from autos ‘self’.</w:t>
      </w:r>
    </w:p>
    <w:p w14:paraId="128D1617"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TRANSFORMATIVE EVOLUTIONISM--ACTING IN AND OF ITSELF.</w:t>
      </w:r>
    </w:p>
    <w:p w14:paraId="499522B5" w14:textId="77777777" w:rsidR="00483A5C" w:rsidRPr="00483A5C" w:rsidRDefault="00483A5C" w:rsidP="00E616ED">
      <w:pPr>
        <w:pStyle w:val="FootnoteText"/>
        <w:numPr>
          <w:ilvl w:val="0"/>
          <w:numId w:val="118"/>
        </w:numPr>
        <w:rPr>
          <w:rFonts w:ascii="Times New Roman" w:hAnsi="Times New Roman" w:cs="Times New Roman"/>
        </w:rPr>
      </w:pPr>
    </w:p>
    <w:p w14:paraId="796155FD"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self-ordering evolutionism</w:t>
      </w:r>
    </w:p>
    <w:p w14:paraId="262CBBC1"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self-driven evolutionism</w:t>
      </w:r>
    </w:p>
    <w:p w14:paraId="1D2BA3B9"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self-evolving life</w:t>
      </w:r>
    </w:p>
    <w:p w14:paraId="2E34A40F"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SELF-EVOLUTIONISM</w:t>
      </w:r>
    </w:p>
    <w:p w14:paraId="3486A19A" w14:textId="77777777" w:rsidR="00483A5C" w:rsidRPr="00483A5C" w:rsidRDefault="00483A5C" w:rsidP="00E616ED">
      <w:pPr>
        <w:pStyle w:val="FootnoteText"/>
        <w:numPr>
          <w:ilvl w:val="0"/>
          <w:numId w:val="118"/>
        </w:numPr>
        <w:rPr>
          <w:rFonts w:ascii="Times New Roman" w:hAnsi="Times New Roman" w:cs="Times New Roman"/>
        </w:rPr>
      </w:pPr>
    </w:p>
    <w:p w14:paraId="2BF255BB"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There Is Always Intelligence Behind the Most Perfect Machinery: Darwinism Forgets This</w:t>
      </w:r>
    </w:p>
    <w:p w14:paraId="0ACFB709"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A E Taylor, “Theism,” 12:270: </w:t>
      </w:r>
    </w:p>
    <w:p w14:paraId="5DAD8E6A"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Modern materialists tend to forget that behind the most complicated and perfect machinery--Descartes reduced the natural world to mechanics--there is always an intelligence that is not that of the machine to start it, direct its workings, and repair it. </w:t>
      </w:r>
    </w:p>
    <w:p w14:paraId="663D508C"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Darwinism regards the intelligence to be the machine itself. It starts itself, directs its development, and repairs itself. </w:t>
      </w:r>
    </w:p>
    <w:p w14:paraId="5947F51B"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SELF-STARTING, SELF-DIRECTING, SELF-DEVELOPING, SELF-REPAIRING EVOLUTIONISM.</w:t>
      </w:r>
    </w:p>
    <w:p w14:paraId="3892FC61"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Evolutionism without an Evolver--without an Agent.</w:t>
      </w:r>
    </w:p>
    <w:p w14:paraId="79E8DA78"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Agentless evolutionism. Intelligent evolutionism without Intelligence.</w:t>
      </w:r>
    </w:p>
    <w:p w14:paraId="75122780" w14:textId="77777777" w:rsidR="00483A5C" w:rsidRPr="00483A5C" w:rsidRDefault="00483A5C" w:rsidP="00E616ED">
      <w:pPr>
        <w:pStyle w:val="FootnoteText"/>
        <w:numPr>
          <w:ilvl w:val="0"/>
          <w:numId w:val="118"/>
        </w:numPr>
        <w:rPr>
          <w:rFonts w:ascii="Times New Roman" w:hAnsi="Times New Roman" w:cs="Times New Roman"/>
        </w:rPr>
      </w:pPr>
    </w:p>
    <w:p w14:paraId="548247B8"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Design Is the Mechanism for Storing "Information" (Knowledge). Self-Ordering Patterns Do Not Have This Quality but They are SOLDIERS OF GOD AND HIS ANGELS</w:t>
      </w:r>
    </w:p>
    <w:p w14:paraId="25063F2D" w14:textId="77777777" w:rsidR="00483A5C" w:rsidRPr="00483A5C" w:rsidRDefault="00483A5C" w:rsidP="00E616ED">
      <w:pPr>
        <w:pStyle w:val="FootnoteText"/>
        <w:numPr>
          <w:ilvl w:val="0"/>
          <w:numId w:val="118"/>
        </w:numPr>
        <w:rPr>
          <w:rFonts w:ascii="Times New Roman" w:hAnsi="Times New Roman" w:cs="Times New Roman"/>
        </w:rPr>
      </w:pPr>
    </w:p>
    <w:p w14:paraId="7BB2794F" w14:textId="77777777" w:rsidR="00483A5C" w:rsidRPr="00483A5C" w:rsidRDefault="00483A5C" w:rsidP="00E616ED">
      <w:pPr>
        <w:pStyle w:val="FootnoteText"/>
        <w:numPr>
          <w:ilvl w:val="0"/>
          <w:numId w:val="118"/>
        </w:numPr>
        <w:rPr>
          <w:rFonts w:ascii="Times New Roman" w:hAnsi="Times New Roman" w:cs="Times New Roman"/>
        </w:rPr>
      </w:pPr>
    </w:p>
    <w:p w14:paraId="08E4D559"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DNA and Its Nucleotides Must Fit Together In a Perfect Ornate Jizsaw Puzzle for DNA to work. It Is the Greatest and Most Unbiquitous of All Natural Mechanisms.</w:t>
      </w:r>
    </w:p>
    <w:p w14:paraId="4DD95E5F"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Vastly more complicated than a detailed jigsaw puzzle, all the neucleotides--like the pieces of the puzzle--must fit together in precisely correct order for the DNA molecule to work. Only then can they produce a living organism, and sustain that organism’s survival over its lifespan. DNA is one of the greatest and most ubiquitous natural mechanisms of all. It seems almost to have the power of creation, life, and death. Yet it too is utterly under God’s control like the Angelic hosts that direct it. </w:t>
      </w:r>
    </w:p>
    <w:p w14:paraId="27062E57" w14:textId="77777777" w:rsidR="00483A5C" w:rsidRPr="00483A5C" w:rsidRDefault="00483A5C" w:rsidP="00E616ED">
      <w:pPr>
        <w:pStyle w:val="FootnoteText"/>
        <w:numPr>
          <w:ilvl w:val="0"/>
          <w:numId w:val="118"/>
        </w:numPr>
        <w:rPr>
          <w:rFonts w:ascii="Times New Roman" w:hAnsi="Times New Roman" w:cs="Times New Roman"/>
        </w:rPr>
      </w:pPr>
    </w:p>
    <w:p w14:paraId="332C928D"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Part of the Issue of Agency Is That Any Statement about Evolution Must Begin at Zero (the Beginning) and Account for Everything. There Can Be No Impossible Premiss in any part of the Process.</w:t>
      </w:r>
    </w:p>
    <w:p w14:paraId="4FFF07FC"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See Qarafi’s logic statement in opening of dissertation. </w:t>
      </w:r>
    </w:p>
    <w:p w14:paraId="05E22372"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If any step of the organic evolutionary process is shown to be impossible, this falsifies and invalidates the entire conception. When we understand that protein formation cannot occur haphazardly, all other claims regarding the subsequent steps of organic evolution are ruled out. This renders meaningless our subsequent speculations about similarities in fossil and genetic structures. [Organic evolution must stand on its own legs from the very beginning and at each subsequent point in order to rank as a valid hypothesis or theory.] </w:t>
      </w:r>
    </w:p>
    <w:p w14:paraId="4F76782C" w14:textId="77777777" w:rsidR="00483A5C" w:rsidRPr="00483A5C" w:rsidRDefault="00483A5C" w:rsidP="00E616ED">
      <w:pPr>
        <w:pStyle w:val="FootnoteText"/>
        <w:numPr>
          <w:ilvl w:val="0"/>
          <w:numId w:val="118"/>
        </w:numPr>
        <w:rPr>
          <w:rFonts w:ascii="Times New Roman" w:hAnsi="Times New Roman" w:cs="Times New Roman"/>
        </w:rPr>
      </w:pPr>
    </w:p>
    <w:p w14:paraId="0EED0CD3"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r>
      <w:r w:rsidRPr="00483A5C">
        <w:rPr>
          <w:rFonts w:ascii="Times New Roman" w:hAnsi="Times New Roman" w:cs="Times New Roman"/>
        </w:rPr>
        <w:tab/>
        <w:t>That Is, the Agent Must Be Sufficient to Explain the Cosmos and All In It</w:t>
      </w:r>
    </w:p>
    <w:p w14:paraId="3711B027"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r>
      <w:r w:rsidRPr="00483A5C">
        <w:rPr>
          <w:rFonts w:ascii="Times New Roman" w:hAnsi="Times New Roman" w:cs="Times New Roman"/>
        </w:rPr>
        <w:tab/>
        <w:t>Ubiquitous Optimal Design</w:t>
      </w:r>
    </w:p>
    <w:p w14:paraId="3C9F962B"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THE MINDMAP UBIQUITOUS OPTIMAL DESIGN</w:t>
      </w:r>
    </w:p>
    <w:p w14:paraId="5150CCD5"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Cellular life consistently demonstrates not just design--which reflects profound knowledge--but also optimal design. This applies to the compound eyes of the ancient tribolites as well as to similar eyes in bees, dragon flies, and other insects. But it applies in general to every living creature of earth without exception. The Qur’ān commands us rhetorically: “...No disproportion do you see in the creation of the All-Compassionate. Look again [and again]: Do you see any defect?” (Sovereignty, 67:3).   </w:t>
      </w:r>
    </w:p>
    <w:p w14:paraId="23CEDFB9"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The short arms of Tyrannasaurus Rex are also part of that as well as the ugly noses of the Central Asian antelope. And the design of those creatures they put on the moon. TARDIGRADES (water bears or moss piglets).</w:t>
      </w:r>
    </w:p>
    <w:p w14:paraId="5269759A" w14:textId="77777777" w:rsidR="00483A5C" w:rsidRPr="00483A5C" w:rsidRDefault="00483A5C" w:rsidP="00E616ED">
      <w:pPr>
        <w:pStyle w:val="FootnoteText"/>
        <w:numPr>
          <w:ilvl w:val="0"/>
          <w:numId w:val="118"/>
        </w:numPr>
        <w:rPr>
          <w:rFonts w:ascii="Times New Roman" w:hAnsi="Times New Roman" w:cs="Times New Roman"/>
        </w:rPr>
      </w:pPr>
    </w:p>
    <w:p w14:paraId="32D17408" w14:textId="77777777" w:rsidR="00483A5C" w:rsidRPr="00483A5C" w:rsidRDefault="00483A5C" w:rsidP="00E616ED">
      <w:pPr>
        <w:pStyle w:val="FootnoteText"/>
        <w:numPr>
          <w:ilvl w:val="0"/>
          <w:numId w:val="118"/>
        </w:numPr>
        <w:rPr>
          <w:rFonts w:ascii="Times New Roman" w:hAnsi="Times New Roman" w:cs="Times New Roman"/>
        </w:rPr>
      </w:pPr>
    </w:p>
    <w:p w14:paraId="285D1DA4"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Jean-Baptiste de Lamarck and Geoffroy Saint-Hilaire.</w:t>
      </w:r>
    </w:p>
    <w:p w14:paraId="1746E20A"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Étienne Geoffroy Saint-Hilaire (15 April 1772 – 19 June 1844) was a French naturalist who established the principle of "unity of composition". He was a colleague of Jean-Baptiste Lamarck and expanded and defended Lamarck's evolutionary theories. Geoffroy's scientific views had a transcendental flavor (unlike Lamarck's materialistic views) and were similar to those of German morphologists like Lorenz Oken. He believed in the underlying unity of organismal design, and the possibility of the transmutation of species in time, amassing evidence for his claims through research in comparative anatomy, paleontology, and embryology.</w:t>
      </w:r>
    </w:p>
    <w:p w14:paraId="155A5BB9" w14:textId="77777777" w:rsidR="00483A5C" w:rsidRPr="00483A5C" w:rsidRDefault="00483A5C" w:rsidP="006301E6">
      <w:pPr>
        <w:pStyle w:val="FootnoteText"/>
        <w:ind w:left="720"/>
        <w:rPr>
          <w:rFonts w:ascii="Times New Roman" w:hAnsi="Times New Roman" w:cs="Times New Roman"/>
        </w:rPr>
      </w:pPr>
    </w:p>
    <w:p w14:paraId="467D83A0"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Among those who preceded Darwin in positing a materialist theory of evolution was Jean-Baptiste (Pierre-Antoine) Lamarck (1744-1829), who is best known for his theory that acquired traits are inheritable (Lamarckism), said: “Time is insignificant and never a difficulty for Nature. It is always at her disposal and represents an unlimited power with which she accomplishes her greatest and smallest tasks.” Lamarck imagined vast sequences of life forms extending like a series of staircases from simplest to most complex. Impelled by “excitations” and “subtle and ever-moving fluids”, the organs of animals became more complex and took their place on successively higher levels. He held to two “laws”: 1) organs are improved with repeated use and weakened by disuse; 2) such environmentally determined acquisitions or losses of organs “are preserved by reproduction for the new individuals which arise.” Originally, Lamarck’s theory was “an elaborate surmise about processes for whose operations Lamarck had no direct evidence.” Lamarck had no conception of genetics.</w:t>
      </w:r>
    </w:p>
    <w:p w14:paraId="582F6C89"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NOTE: This is the “help-yourself” theory of nature and time.</w:t>
      </w:r>
    </w:p>
    <w:p w14:paraId="2E63B4B0" w14:textId="77777777" w:rsidR="00483A5C" w:rsidRPr="00483A5C" w:rsidRDefault="00483A5C" w:rsidP="006301E6">
      <w:pPr>
        <w:pStyle w:val="FootnoteText"/>
        <w:ind w:left="360"/>
        <w:rPr>
          <w:rFonts w:ascii="Times New Roman" w:hAnsi="Times New Roman" w:cs="Times New Roman"/>
        </w:rPr>
      </w:pPr>
    </w:p>
    <w:p w14:paraId="42179383"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The definition of organic life: Biological life refers to the capability of an organic body to nourish itself, grow, reproduce, die, and decay. In animals and human beings, we also associate life with receptivity to perception, communication, power, and will in various degrees. As we learn about plants--especially trees--they also have certain powers of perception and communication as well as the fungi that live in their root systems. Darwinian theory does not give a complete explanation of the existence of the teleological order in the world. It is not an alternative to theistic explanation. Darwinian theory requires the complement of a biochemical theory for the origin of life from lifeless matter. No such theory has been established, although science attempts to.</w:t>
      </w:r>
    </w:p>
    <w:p w14:paraId="40A5AE19" w14:textId="77777777" w:rsidR="00483A5C" w:rsidRPr="006301E6" w:rsidRDefault="00483A5C" w:rsidP="006301E6">
      <w:pPr>
        <w:pStyle w:val="FootnoteText"/>
        <w:ind w:left="360"/>
        <w:rPr>
          <w:rFonts w:ascii="Times New Roman" w:hAnsi="Times New Roman" w:cs="Times New Roman"/>
        </w:rPr>
      </w:pPr>
    </w:p>
    <w:p w14:paraId="0DFE5CCC" w14:textId="77777777" w:rsidR="006301E6"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Martin Wight (d. 1972) remarked to Toynbee: </w:t>
      </w:r>
    </w:p>
    <w:p w14:paraId="2F14DCB6" w14:textId="390EF5F4" w:rsidR="00483A5C" w:rsidRPr="00483A5C" w:rsidRDefault="00483A5C" w:rsidP="00E616ED">
      <w:pPr>
        <w:pStyle w:val="FootnoteText"/>
        <w:numPr>
          <w:ilvl w:val="1"/>
          <w:numId w:val="118"/>
        </w:numPr>
        <w:rPr>
          <w:rFonts w:ascii="Times New Roman" w:hAnsi="Times New Roman" w:cs="Times New Roman"/>
        </w:rPr>
      </w:pPr>
      <w:r w:rsidRPr="00483A5C">
        <w:rPr>
          <w:rFonts w:ascii="Times New Roman" w:hAnsi="Times New Roman" w:cs="Times New Roman"/>
        </w:rPr>
        <w:t xml:space="preserve">When you speak of sub-man as “achieving” the “difficult feat of turning into human beings”, you imply…an evolutionary pulling-oneself-up-by-one’s-own-bootstraps. The reader is invited to ask: “Did man make himself? Or did God create him?” There can be no conflation of the two views that does not give the second an absolute logical and historical priority.” </w:t>
      </w:r>
    </w:p>
    <w:p w14:paraId="4E63ED9C" w14:textId="77777777" w:rsidR="00483A5C" w:rsidRPr="00483A5C" w:rsidRDefault="00483A5C" w:rsidP="00E616ED">
      <w:pPr>
        <w:pStyle w:val="FootnoteText"/>
        <w:numPr>
          <w:ilvl w:val="0"/>
          <w:numId w:val="118"/>
        </w:numPr>
        <w:rPr>
          <w:rFonts w:ascii="Times New Roman" w:hAnsi="Times New Roman" w:cs="Times New Roman"/>
        </w:rPr>
      </w:pPr>
    </w:p>
    <w:p w14:paraId="6A9F5C0D"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Marcel Proust (d. 1922) remarked: “The highest praise of God consists in the Atheist who denies Him because he finds creation so perfect that he can dispense with a Creator. Fazlur Rahman, Major Themes of the Qur’an , p. 10: </w:t>
      </w:r>
    </w:p>
    <w:p w14:paraId="7E9B4B84" w14:textId="33860F8A" w:rsidR="00483A5C" w:rsidRPr="00483A5C" w:rsidRDefault="00483A5C" w:rsidP="00E616ED">
      <w:pPr>
        <w:pStyle w:val="FootnoteText"/>
        <w:numPr>
          <w:ilvl w:val="1"/>
          <w:numId w:val="118"/>
        </w:numPr>
        <w:rPr>
          <w:rFonts w:ascii="Times New Roman" w:hAnsi="Times New Roman" w:cs="Times New Roman"/>
        </w:rPr>
      </w:pPr>
      <w:r w:rsidRPr="00483A5C">
        <w:rPr>
          <w:rFonts w:ascii="Times New Roman" w:hAnsi="Times New Roman" w:cs="Times New Roman"/>
        </w:rPr>
        <w:t xml:space="preserve"> “To many, this order, where all parts are interdependent, is less in need of a God than is a single contingent being, for in an ordered whole all parts play a role in supporting it and each other, without the need for an exterior being. Yet, although the parts of any organism are mutually supportive, the organism as a whole does not explain its own genesis.” This argument assimilates unjustifiably an objective order to a subjective expectation born of certain human practices. “Regularity, correspondence, and proportionate variations in natural phenomena were termed ‘order’ by natural scientists without any necessary reference to expectations born of human practices; which is why this objective order is ‘discovered.’” </w:t>
      </w:r>
    </w:p>
    <w:p w14:paraId="26ACFD44" w14:textId="77777777" w:rsidR="00483A5C" w:rsidRPr="00483A5C" w:rsidRDefault="00483A5C" w:rsidP="006301E6">
      <w:pPr>
        <w:pStyle w:val="FootnoteText"/>
        <w:ind w:left="720"/>
        <w:rPr>
          <w:rFonts w:ascii="Times New Roman" w:hAnsi="Times New Roman" w:cs="Times New Roman"/>
        </w:rPr>
      </w:pPr>
    </w:p>
    <w:p w14:paraId="557CEC59"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Pierre Grassé comments on the notion of coincidence in spontaneous evolution: “Chance becomes a sort of providence, which, under the cover of atheism, is not named but which is secretly worshipped.” </w:t>
      </w:r>
    </w:p>
    <w:p w14:paraId="3483F996" w14:textId="77777777" w:rsidR="00483A5C" w:rsidRPr="00483A5C" w:rsidRDefault="00483A5C" w:rsidP="006301E6">
      <w:pPr>
        <w:pStyle w:val="FootnoteText"/>
        <w:ind w:left="360"/>
        <w:rPr>
          <w:rFonts w:ascii="Times New Roman" w:hAnsi="Times New Roman" w:cs="Times New Roman"/>
        </w:rPr>
      </w:pPr>
    </w:p>
    <w:p w14:paraId="460AAE82"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The Issue of Self-Ordering and Self-Organization: Life Requires Not Just Order But the Storing of Knowledge</w:t>
      </w:r>
    </w:p>
    <w:p w14:paraId="22D581DA"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The Issue of “Self-Organization.” </w:t>
      </w:r>
    </w:p>
    <w:p w14:paraId="73E34CC0"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Some evolutionists have argued that matter has the power of self-organization. The American scientists Thaxton, Bradley, and Olsen reply in their book The Mystery of Life’s Origin: “Prigogine, Eigen, and others have suggested that a similar sort of self-organization may be intrinsic in organic chemistry and can potentially account for the highly complex macromolecules essential for living systems. Such analogies have little relevance, however, to the question of the origin of life on earth. One reason for this is because they fail to distinguish between order and complexity. Mere regularity and order cannot serve to store the large amount of knowledge (information) that living systems require. A highly irregular, but specified, structure is required rather than just an ordered structure. This is a serious flaw in the analogy offered. There is no apparent connection between the kind of spontaneous ordering that occurs from energy flow through such systems and the work required to build aperiodic information-intensive macromolecules like DNA and proteins.”</w:t>
      </w:r>
    </w:p>
    <w:p w14:paraId="720469AB" w14:textId="77777777" w:rsidR="00483A5C" w:rsidRPr="00483A5C" w:rsidRDefault="00483A5C" w:rsidP="006301E6">
      <w:pPr>
        <w:pStyle w:val="FootnoteText"/>
        <w:ind w:left="360"/>
        <w:rPr>
          <w:rFonts w:ascii="Times New Roman" w:hAnsi="Times New Roman" w:cs="Times New Roman"/>
        </w:rPr>
      </w:pPr>
    </w:p>
    <w:p w14:paraId="2E56B1FE"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Causes Must Be Equal to Or Greater Than Effects: Causes Must Be Sufficient Cause. Agents Must Be Sufficient Agents</w:t>
      </w:r>
    </w:p>
    <w:p w14:paraId="4EF73444"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Energy, matter, and so-called “natural laws,” which are simply generalizations about how normative nature behaves, are not Agents. Rather, they are the objects upon which Agency works. </w:t>
      </w:r>
    </w:p>
    <w:p w14:paraId="2ACE83CD" w14:textId="77777777" w:rsidR="00483A5C" w:rsidRPr="00483A5C" w:rsidRDefault="00483A5C" w:rsidP="006301E6">
      <w:pPr>
        <w:pStyle w:val="FootnoteText"/>
        <w:rPr>
          <w:rFonts w:ascii="Times New Roman" w:hAnsi="Times New Roman" w:cs="Times New Roman"/>
        </w:rPr>
      </w:pPr>
    </w:p>
    <w:p w14:paraId="4FA30F89" w14:textId="3D047AE0"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Fallacies in Discourse: Inconsistency: Incompatible Statements and Beliefs</w:t>
      </w:r>
    </w:p>
    <w:p w14:paraId="3D97E039"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FALLACIES IN DISCOURSE:   </w:t>
      </w:r>
    </w:p>
    <w:p w14:paraId="0681C24D"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Inconsistency.   </w:t>
      </w:r>
    </w:p>
    <w:p w14:paraId="3B07C469"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A position or system of thought cannot be sound if it contains incompatible statements or beliefs.   </w:t>
      </w:r>
    </w:p>
    <w:p w14:paraId="3406D214"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This might go with hypothesis. The hypothesis cannot contain anything that is impossible such as the greater cannot proceed from the lesser. To believe the contrary is fallacious because it introduces incompatible statements or beliefs into the hypothesis.   </w:t>
      </w:r>
    </w:p>
    <w:p w14:paraId="04B60C41" w14:textId="323A93E1" w:rsidR="00483A5C" w:rsidRPr="00483A5C" w:rsidRDefault="00483A5C" w:rsidP="006301E6">
      <w:pPr>
        <w:pStyle w:val="FootnoteText"/>
        <w:ind w:left="720"/>
        <w:rPr>
          <w:rFonts w:ascii="Times New Roman" w:hAnsi="Times New Roman" w:cs="Times New Roman"/>
        </w:rPr>
      </w:pPr>
    </w:p>
    <w:p w14:paraId="5700DBEC"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Inconsistency is a formal feature. Thus, it can be formally checked. But it may be concealed by the use of different expressions with a single meaning. </w:t>
      </w:r>
    </w:p>
    <w:p w14:paraId="5701E36B" w14:textId="77777777" w:rsidR="00483A5C" w:rsidRPr="00483A5C" w:rsidRDefault="00483A5C" w:rsidP="00E616ED">
      <w:pPr>
        <w:pStyle w:val="FootnoteText"/>
        <w:numPr>
          <w:ilvl w:val="0"/>
          <w:numId w:val="118"/>
        </w:numPr>
        <w:rPr>
          <w:rFonts w:ascii="Times New Roman" w:hAnsi="Times New Roman" w:cs="Times New Roman"/>
        </w:rPr>
      </w:pPr>
    </w:p>
    <w:p w14:paraId="7E7E7548"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Any argument with incompatible (or self-contradictory) premises will be formally valid. Thus, one must detect inconsistency in the premises. For an argument with inconsistent premises can be formally valid. Yet it gives no support to its conclusion. </w:t>
      </w:r>
    </w:p>
    <w:p w14:paraId="54663D32" w14:textId="77777777" w:rsidR="00483A5C" w:rsidRPr="00483A5C" w:rsidRDefault="00483A5C" w:rsidP="006301E6">
      <w:pPr>
        <w:pStyle w:val="FootnoteText"/>
        <w:ind w:left="360"/>
        <w:rPr>
          <w:rFonts w:ascii="Times New Roman" w:hAnsi="Times New Roman" w:cs="Times New Roman"/>
        </w:rPr>
      </w:pPr>
    </w:p>
    <w:p w14:paraId="71469289"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Inconsistency is the same as invalidity. </w:t>
      </w:r>
    </w:p>
    <w:p w14:paraId="3B7076C6" w14:textId="77777777" w:rsidR="00483A5C" w:rsidRPr="00483A5C" w:rsidRDefault="00483A5C" w:rsidP="006301E6">
      <w:pPr>
        <w:pStyle w:val="FootnoteText"/>
        <w:ind w:left="360"/>
        <w:rPr>
          <w:rFonts w:ascii="Times New Roman" w:hAnsi="Times New Roman" w:cs="Times New Roman"/>
        </w:rPr>
      </w:pPr>
    </w:p>
    <w:p w14:paraId="64895E12" w14:textId="61817982"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What Is Dependent upon a Condition Cannot Exist without that Condition: Causation Principle</w:t>
      </w:r>
    </w:p>
    <w:p w14:paraId="04EAD812"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Mayāra al-Kubrā (p. 37): </w:t>
      </w:r>
    </w:p>
    <w:p w14:paraId="406FE3DC"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Principle: It is impossible that what is dependent upon a condition exist without that condition (wujuud al-mashruuT bi-duun sharTihi mustaHiil). </w:t>
      </w:r>
    </w:p>
    <w:p w14:paraId="1F85470A"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Thus, the existence of the world would be impossible without the sharT, which is the effective causation of the Necessary Being. </w:t>
      </w:r>
    </w:p>
    <w:p w14:paraId="5703157C" w14:textId="77777777" w:rsidR="00483A5C" w:rsidRPr="00483A5C" w:rsidRDefault="00483A5C" w:rsidP="006301E6">
      <w:pPr>
        <w:pStyle w:val="FootnoteText"/>
        <w:ind w:left="360"/>
        <w:rPr>
          <w:rFonts w:ascii="Times New Roman" w:hAnsi="Times New Roman" w:cs="Times New Roman"/>
        </w:rPr>
      </w:pPr>
    </w:p>
    <w:p w14:paraId="2C5C217F" w14:textId="0DD3B832"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Self-Engineered Change: Cell Cognition</w:t>
      </w:r>
    </w:p>
    <w:p w14:paraId="657DCABE" w14:textId="3F1F638B"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e</w:t>
      </w:r>
      <w:r w:rsidR="006301E6">
        <w:rPr>
          <w:rFonts w:ascii="Times New Roman" w:hAnsi="Times New Roman" w:cs="Times New Roman"/>
        </w:rPr>
        <w:t>x</w:t>
      </w:r>
      <w:r w:rsidRPr="00483A5C">
        <w:rPr>
          <w:rFonts w:ascii="Times New Roman" w:hAnsi="Times New Roman" w:cs="Times New Roman"/>
        </w:rPr>
        <w:t xml:space="preserve">. Natural genetic engineering  </w:t>
      </w:r>
    </w:p>
    <w:p w14:paraId="25D7D169"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In this theory, which was formulated by James Shapiro, the randomness of novel variation that neo-Darwinists (and Darwin before) emphasize is rejected. Instead, a view of the evolutionary process is favored that emphasizes preprogrammed adaptive capacity or ”engineered” change, where organisms respond in a “cognitive” way to environmental changes, rearranging or mutating their genetic information in regulated ways to maintain viability. Although Shapiro’s research is bringing insights into how the cell’s information-processing system modifies, directs the expression of its genetic information in real time in response to different signals and how observable evolutionary changes occur in living populations, his model does not account for the origin of the “preprogrammed adaptive capacity.”  </w:t>
      </w:r>
    </w:p>
    <w:p w14:paraId="1FD54C63" w14:textId="77777777" w:rsidR="006301E6" w:rsidRDefault="006301E6" w:rsidP="006301E6">
      <w:pPr>
        <w:pStyle w:val="FootnoteText"/>
        <w:ind w:left="720"/>
        <w:rPr>
          <w:rFonts w:ascii="Times New Roman" w:hAnsi="Times New Roman" w:cs="Times New Roman"/>
        </w:rPr>
      </w:pPr>
    </w:p>
    <w:p w14:paraId="6EB469B5" w14:textId="1C0FA90E" w:rsidR="00483A5C" w:rsidRPr="006301E6"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SELF-ENGINEERED EVOLUTIONISM </w:t>
      </w:r>
    </w:p>
    <w:p w14:paraId="1A4844F5" w14:textId="472D6EF1"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Life Cannot Have Created Itself: Again, Secular Scientists Cannot Use the Language of Metaphysics, only Probability &amp; Escaping the Necessity of Agency</w:t>
      </w:r>
    </w:p>
    <w:p w14:paraId="618A3CC0"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Douglas R. Hofstadter, an evolutionist, faces this question: “How did the Genetic Code, along with the mechanisms for its translation (ribosomes and RNA molecules) originate? For the moment, we will have to content ourselves with a sense of wonder and awe, rather than with an answer.” </w:t>
      </w:r>
    </w:p>
    <w:p w14:paraId="0F49721C" w14:textId="02EC9752" w:rsidR="00483A5C" w:rsidRPr="00483A5C" w:rsidRDefault="00483A5C" w:rsidP="006301E6">
      <w:pPr>
        <w:pStyle w:val="FootnoteText"/>
        <w:ind w:left="360"/>
        <w:rPr>
          <w:rFonts w:ascii="Times New Roman" w:hAnsi="Times New Roman" w:cs="Times New Roman"/>
        </w:rPr>
      </w:pPr>
    </w:p>
    <w:p w14:paraId="0FAB6647"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Leslie Orgel, a molecular biologist and evolutionist, states: “It is extremely improbable that proteins and nucleic acids, both of which are structurally complex, arose spontaneously in the same place at the same time. Yet it also seems impossible to have one without the other. And so, at first glance, one might have to conclude that life could never, in fact, have originated by chemical means.” This is, of course, the same as asserting that organic life could not have originated by itself. </w:t>
      </w:r>
    </w:p>
    <w:p w14:paraId="3D7F7DEC" w14:textId="47BB9915" w:rsidR="00483A5C" w:rsidRPr="00483A5C" w:rsidRDefault="00483A5C" w:rsidP="006301E6">
      <w:pPr>
        <w:pStyle w:val="FootnoteText"/>
        <w:rPr>
          <w:rFonts w:ascii="Times New Roman" w:hAnsi="Times New Roman" w:cs="Times New Roman"/>
        </w:rPr>
      </w:pPr>
    </w:p>
    <w:p w14:paraId="5F0E8F30"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Caryl P. Haskins, an evolutionist, states: “But the most sweeping evolutionary questions at the level of biochemical genetics are still unanswered. How the genetic code first appeared and then evolved and, earlier even than that, how life itself originated on earth remain for the future to resolve… Did the code and the means of translating it appear simultaneously in evolution? It seems almost incredible that any such coincidence could have occurred, given the extraordinary complexities of both sides and the requirement that they be coordinated accurately for survival. By a pre-Darwinian (or a skeptic of evolution after Darwin) this puzzle would surely have been interpreted as the most powerful sort of evidence for special creation.” </w:t>
      </w:r>
    </w:p>
    <w:p w14:paraId="4C981714" w14:textId="76C6E7E8" w:rsidR="00483A5C" w:rsidRPr="00483A5C" w:rsidRDefault="00483A5C" w:rsidP="006301E6">
      <w:pPr>
        <w:pStyle w:val="FootnoteText"/>
        <w:ind w:left="360"/>
        <w:rPr>
          <w:rFonts w:ascii="Times New Roman" w:hAnsi="Times New Roman" w:cs="Times New Roman"/>
        </w:rPr>
      </w:pPr>
    </w:p>
    <w:p w14:paraId="01BA30A9"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Jacques Monod, a strong defender of neo-Darwinism and Nobel Prize winner, writes: “The code is meaningless unless translated. The modern cell’s translating machinery consists of at least 50 macromolecular components, which are themselves coded in DNA: the code cannot be translated otherwise than by produces of translation themselves. It is the modern expression of omne vivum ex ovo [what came first, the chicken or the egg?]. When and how did this circle become closed? It is exceedingly difficult to imagine.” </w:t>
      </w:r>
    </w:p>
    <w:p w14:paraId="5EE9876E" w14:textId="77777777" w:rsidR="00483A5C" w:rsidRPr="00483A5C" w:rsidRDefault="00483A5C" w:rsidP="00E616ED">
      <w:pPr>
        <w:pStyle w:val="FootnoteText"/>
        <w:numPr>
          <w:ilvl w:val="0"/>
          <w:numId w:val="118"/>
        </w:numPr>
        <w:rPr>
          <w:rFonts w:ascii="Times New Roman" w:hAnsi="Times New Roman" w:cs="Times New Roman"/>
        </w:rPr>
      </w:pPr>
    </w:p>
    <w:p w14:paraId="3FFD5E1B"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PRE-SELF-ORGANIZATION THEORY </w:t>
      </w:r>
    </w:p>
    <w:p w14:paraId="761005CD"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Critique: the theory does not explain where the equipment in the cell came from. </w:t>
      </w:r>
    </w:p>
    <w:p w14:paraId="5FBB7B10" w14:textId="77777777" w:rsidR="00483A5C" w:rsidRPr="00483A5C" w:rsidRDefault="00483A5C" w:rsidP="00E616ED">
      <w:pPr>
        <w:pStyle w:val="FootnoteText"/>
        <w:numPr>
          <w:ilvl w:val="0"/>
          <w:numId w:val="118"/>
        </w:numPr>
        <w:rPr>
          <w:rFonts w:ascii="Times New Roman" w:hAnsi="Times New Roman" w:cs="Times New Roman"/>
        </w:rPr>
      </w:pPr>
    </w:p>
    <w:p w14:paraId="366CFCBD" w14:textId="77777777" w:rsidR="00483A5C" w:rsidRPr="00483A5C" w:rsidRDefault="00483A5C" w:rsidP="00E616ED">
      <w:pPr>
        <w:pStyle w:val="FootnoteText"/>
        <w:numPr>
          <w:ilvl w:val="0"/>
          <w:numId w:val="118"/>
        </w:numPr>
        <w:rPr>
          <w:rFonts w:ascii="Times New Roman" w:hAnsi="Times New Roman" w:cs="Times New Roman"/>
        </w:rPr>
      </w:pPr>
    </w:p>
    <w:p w14:paraId="0E28B608"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Teleology Is the Mistress of the Biologist: He Cannot Be Seen with Her in Public</w:t>
      </w:r>
    </w:p>
    <w:p w14:paraId="4ADBFC70"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Wynand de Beer, From Logos to Bios, 60: </w:t>
      </w:r>
    </w:p>
    <w:p w14:paraId="747042FB"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J. B. S. Haldane said: “Teleology is like a mistress to the biologist: he cannot live without her, but he’s unwilling to be seen with her in public.” This is the rejection of final cause. </w:t>
      </w:r>
    </w:p>
    <w:p w14:paraId="11C67F69" w14:textId="77777777" w:rsidR="00483A5C" w:rsidRPr="00483A5C" w:rsidRDefault="00483A5C" w:rsidP="00E616ED">
      <w:pPr>
        <w:pStyle w:val="FootnoteText"/>
        <w:numPr>
          <w:ilvl w:val="0"/>
          <w:numId w:val="118"/>
        </w:numPr>
        <w:rPr>
          <w:rFonts w:ascii="Times New Roman" w:hAnsi="Times New Roman" w:cs="Times New Roman"/>
        </w:rPr>
      </w:pPr>
    </w:p>
    <w:p w14:paraId="0712AC1A" w14:textId="017E977A"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Agency Must Also Be Adequate to the Task: 1 Million Monkeys</w:t>
      </w:r>
    </w:p>
    <w:p w14:paraId="72610376"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A million monkeys at one million typewriters are not going to produce a single page of Shakespeare’s work. </w:t>
      </w:r>
    </w:p>
    <w:p w14:paraId="0ECEB18B" w14:textId="77777777" w:rsidR="00483A5C" w:rsidRPr="00483A5C" w:rsidRDefault="00483A5C" w:rsidP="00E616ED">
      <w:pPr>
        <w:pStyle w:val="FootnoteText"/>
        <w:numPr>
          <w:ilvl w:val="0"/>
          <w:numId w:val="118"/>
        </w:numPr>
        <w:rPr>
          <w:rFonts w:ascii="Times New Roman" w:hAnsi="Times New Roman" w:cs="Times New Roman"/>
        </w:rPr>
      </w:pPr>
    </w:p>
    <w:p w14:paraId="2A7DD5B9" w14:textId="5A7CB70C"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The DNA-Enzyme Paradox: Each </w:t>
      </w:r>
      <w:r w:rsidR="00DC40D6">
        <w:rPr>
          <w:rFonts w:ascii="Times New Roman" w:hAnsi="Times New Roman" w:cs="Times New Roman"/>
        </w:rPr>
        <w:t>o</w:t>
      </w:r>
      <w:r w:rsidRPr="00483A5C">
        <w:rPr>
          <w:rFonts w:ascii="Times New Roman" w:hAnsi="Times New Roman" w:cs="Times New Roman"/>
        </w:rPr>
        <w:t>f Them Requires the Other to Exist</w:t>
      </w:r>
    </w:p>
    <w:p w14:paraId="387CE4D6"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THE DNA-ENZYME PARADOX: </w:t>
      </w:r>
    </w:p>
    <w:p w14:paraId="2A63BC49"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But natural selection has no consciousness. It cannot explain the “irreducible complexity” [and perfect organization and symbiosis] of biological systems. These systems and organs are composed of great numbers of perfectly designed parts that cooperate with each other. Moreover, they are of no use if even one of these parts is missing or defective.</w:t>
      </w:r>
    </w:p>
    <w:p w14:paraId="4F3B0E7E"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But DNA must first exist in order for the enzyme to exist. But likewise, the enzyme has to exist for the DNA to exist. Moreover, the cell must exist in its complete form from the membrane to all the other complex organelles it contains. This process does not and cannot happen step by step as a result of “beneficial” coincidences or mutations. </w:t>
      </w:r>
    </w:p>
    <w:p w14:paraId="27A7C6AD" w14:textId="77777777" w:rsidR="00483A5C" w:rsidRPr="00483A5C" w:rsidRDefault="00483A5C" w:rsidP="00E616ED">
      <w:pPr>
        <w:pStyle w:val="FootnoteText"/>
        <w:numPr>
          <w:ilvl w:val="0"/>
          <w:numId w:val="118"/>
        </w:numPr>
        <w:rPr>
          <w:rFonts w:ascii="Times New Roman" w:hAnsi="Times New Roman" w:cs="Times New Roman"/>
        </w:rPr>
      </w:pPr>
    </w:p>
    <w:p w14:paraId="6A7D9896" w14:textId="77777777" w:rsidR="00483A5C" w:rsidRPr="00483A5C" w:rsidRDefault="00483A5C" w:rsidP="00E616ED">
      <w:pPr>
        <w:pStyle w:val="FootnoteText"/>
        <w:numPr>
          <w:ilvl w:val="0"/>
          <w:numId w:val="118"/>
        </w:numPr>
        <w:rPr>
          <w:rFonts w:ascii="Times New Roman" w:hAnsi="Times New Roman" w:cs="Times New Roman"/>
        </w:rPr>
      </w:pPr>
    </w:p>
    <w:p w14:paraId="6F53A61B"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Evolution is a Scientific Paradigm supported by many valid Cognitive Frames as an established fact based on sound paleontological and archeological findings of Modern Earth Science. In The First Teaching, “Evolution” with a capital “E” refers to the Paradigm of the unfolding of organic life on earth over the eons. “Evolutionism” refers to a particular sub-philosophy, which attempts to account for Evolution through chance and random agency. Evolution with a lower case “e” refers to other normal non-Scientific and sometimes Scientific usages of “evolution,” which are not directly connected to Evolution or Evolutionism—such as: “Her research underwent a profound evolution over the years.” The Latin word “ēvolūtiō,” from which we get our word “Evolution,” is perfectly suited for the biological fact of “Evolution,” since it comes from the Latin verb: ēvolvō, ēvolvere, meaning “to roll out,” “to unroll,” “to unfold,” “to disclose,” “to extricate,” “to pursue,” and “to explain.” Evolution with a capital “E” as the sound Scientific Paradigm of Modern Science remains close to its original Latin meaning of “unfolding” or “unrolling” (Latin: ēvolūtiō), denoting the marvelous “unfolding” of organic life on the earth from the earliest times millions and millions of years ago in the pre-Cambrian Seas until the present. Thus, Evolution in its pristine Latin sense is an excellent example of the Metaphysical and Philosophical care and precision of ancient tongues, since it describes an observed fact—witnessed in the fossil record and geological structure of the earth’s distant past—without adding any unobserved ideological elements such as the notion of random, undesigned causation.</w:t>
      </w:r>
    </w:p>
    <w:p w14:paraId="77183E0F"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   The earliest animals known to have appeared on earth emerged during this period, preceding the Dinosaurs by vast periods of thousands of millions of years. They were the Giant Prehistoric Amphibians or Temnospondyls, then—much later—the Synaspids, Therapsids, and Diapsids—which are too frequently overlooked when we speak of the earth’s long organic prehistory history.</w:t>
      </w:r>
    </w:p>
    <w:p w14:paraId="7811C6FF"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   The first epoch of the earth’s known long history is the pre-Cambrian Eon, which makes up the vast majority of that existence—that is, roughly eighty-eight percent (88%) of it from roughly 4600 MYA until 541 MYA. The pre-Cambrian Period itself comprises the Hadean Period from about 4600 MYA until 4000 MYA, which is regarded as the first and formative period of the earth’s history. The term is taken from the Greek word “Hades” (Háidēs, ᾍδης) for the Underworld—because it was a fiery period of virtually universal volcanic activity. The Hadean Period was followed by the Archaean Period from the Greek work arkhaîos, ἀρχαῖος, meaning “ancient” or “from the beginning,” which lasted from about 4000 MYA until about 2500 MYA. During this time, the earth’s volcanic activity diminished, and the planet began to cool, making the Archaean Period the time of the earth’s organic origin or the beginning period of its later biological Evolution. </w:t>
      </w:r>
    </w:p>
    <w:p w14:paraId="5D0C2716"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    The Archaean Period was followed by the Proterozoic Period from the Greek prόteros, πρότερος for “prior” or “former” and zōόs,  ζωός for “living” or “living thing.” The Proterozoic Period, which continued from about 2500 MYA until 541 MYA, was the time when identifiable living forms—in the appearance of one-celled living things—is first known to have appeared on earth. The Proterozoic then divides into the Cryogenian Period from the Greek krýos, krýos, meaning “cold,” and génesis, γένεσις for “birth,” and lasting from about 720 MYA until 635 MYA. The early Cryogenian Period witnessed the first know Ice Age, which is called the Sturtian Ice Age—which is names after the Sturt Stony Desert of South Australia—and lasted from about 717 or 715 MYA until 680 or 643 MYA. The Sturtian Ice Age is the longest period of glaciation known in geological history. The Sturtian Ice Age ended with the Marinoan Ice Age—named after Marino near Adelaide in Southern Australia—which lasted from about 650 MYA until 635 MYA. It was one of the coldest and most severe of all the earth’s Ice Ages. It witnessed total worldwide glaciation, which took in the entire planet, possibly with glaciers extending from the North to the South Pole and producing what some Scientists call “the Snowball Earth.” The pre-Cambrian Period ends, however, with the Ediacaran Period—named after the Ediacara Hills of Southern Australia—which lasted from about 635 MYA until 541 MYA. </w:t>
      </w:r>
    </w:p>
    <w:p w14:paraId="364459F9"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   It was during this time that the highly complex DNA molecule—the basis of all known organic life on earth—makes its first known appearance in the form of the earliest known examples of tubular life, which are called “prokaryotic cells”—from the Greek words prό, πρό for “before” or “in front of” and káryon κάρυον for “nut” or “kernel”—which make up two primary microbiotic organisms in the pre-Cambrian Seas: the archaeans or archaea (Greek: arkhaíon, αρχαίον or “first” or “ancient” life) and bacteria. Although Evolutionism often seeks to distinguish between “simple” and “complex” forms of life in the process of Evolution, it must be emphasized that all organic life is highly complex—from the earliest archaea to the most complex Human Beings—this is, among other reasons as well, because DNA is the basis of all known organic life on earth, and the DNA molecule—as we will discuss further in what follows—is more complex than the most developed Modern computers and Artificial Intelligence. Thus, Evolution—the Great Unfolding of organic life on earth—is essentially an “opening out” of the infinite potentials of the DNA molecule in all its internal complexities and new and expanding compounds. In addition to archaeans and bacteria, this period saw the emergence of “eukaryotic cells”—from the Greek eû, εὖ, meaning “good,” “well-formed,” “true,” or “genuine” and káryon κάρυον for “nut” or “kernel”—all of which, again, were “unfoldings” of the limitless potentials of the DNA molecule. These earliest eukaryotic cells were the most ancient known plant and animal cells—all of which, like the prokaryotic cells, were “complex” because they were based upon the highly integrated DNA molecule. Thus, during the Archaean Period, three kingdoms of organic life emerged in the cellular life of the seas: 1) The Kingdom of Archaebacteria, which included both Archaea and Ancient Bacteria, 2) the Plant Kingdom, and 3) the Animal Kingdom. The pre-Cambrian Eon—making up, as it does, about eighty-eight percent of the earth’s known prehistory—was a relatively stable period, bearing in mind it long Volcanic and Ice-Age Periods, in the sense that it does not give evidence of a single major Extinction. All know Extinctions would occur millions of years later during the Cambrian or Paleozoic Period, which would witness five major extinctions—as will be noted in what follows. Thus, there was a notable continuity of life between the pre-Cambrian and Cambrian Eons, although—as noted—the Cambrian Period would witness a remarkable zenith of apparently unprecedented life in the Cambrian Explosion at the outset of the new Eon. The Tribolites of the pre-Cambrian Period, for example, would continue to flourish in the Cambrian Period but would ultimately be extinguished about 445 MYA in the First Major Extinction, the Ordovician-Silurian Extinction, which was the second largest of all the five Extinctions.</w:t>
      </w:r>
    </w:p>
    <w:p w14:paraId="773C7D45"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   During the Ediacaran Period, tubular and fond-shaped living forms also appeared—made up of these single celled creatures and DNA—producing the first known “intricate forms of compound-structured life” of the pre-Cambrian Period and the earth in general in the form of corals and trilobites (from the Greek:  tri, τρι for “three” and lobόs, λοβός for “lobe”), an extinct form of marine invertebrates or arthropod—or “jointed legged” animal from the Greek words árthron, ἄρθρον, meaning “joint,” and poýs, πούς for “foot” with the plural podês, ποδής—producing the meaning of “jointed leg” or “jointed legs.” Tribolites look similar to present-day Horseshoe Crabs, but the two species are distinctly different and actually not related. Although Tribolites may look deceptively “primitive” on first impression, it must be emphasized that they were highly complex predators, especially as regards their eyes, which were made of calcite, providing them with types of vision possibly unparalleled in the history of organic life. Today, calcite crystals are used to provide pinpoint vision, allowing for bursts of colors and streams of light, which may also have been the case for the ancient Tribolites. Many Tribolites from an early period exhibited dazzling arrays of highly effective “space-age” eyes in various sizes and shapes. Some Tribolite eyes seem to have provided nearly or perhaps fully a range of vision of three-hundred-and-six degrees (360-degrees). Others had extended eyes that enabled them to eye well while lurking under thick layers of mud or silt along the ocean bottom. Some Tribolites were endowed with huge wrap-around compound eyes, featuring over one thousand small and tightly packed lenses, which probably allowed for a virtually uninterrupted panorama of the entire ocean floor beneath them. Some Tribolites possessed what were probably the most complex optic attachments ever found in the animal kingdom, with dozens of individual lenses stacked in rigid symmetrical rows, providing a brilliant view of the world around the animal appropriate for the different levels of water in which they lived. </w:t>
      </w:r>
    </w:p>
    <w:p w14:paraId="669EBBC5"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The pre-Cambrian Era came to a close remarkably with the Cambrian Explosion, which suddenly filled the seas and the earth with all known phyla of living organisms and many others that later went extinct. With the Cambrian Explosion began the second and last great epoch of ancient Evolution is the Phanerozoic Eon from 541 MYA until the present, making up only twelve percent (12%) of the entire known history of the world from its beginnings in the pre-Cambrian Period. Phanerozoic means “visible life,” from the Greek words phanerόs, φανερός, meaning “shining,” “bright,” “visible,” and “evident,” zôion, ζῷον for “animal.” Thus, the Phanerozoic Eon is the period of readily “visible life” on earth. It began with what Scientists have labeled the Paleozoic Period from about 541 MYA until 252 MYA, meaning the period of “Old Life,” from the Greek palaiόs, παλαιός for “ancient” or “long ago” and zōόs, ζωός for “living” or “living thing.”  The Paleozoic begins with the Cambrian Period, which lasted from about 541 MYA until 485 MYA. In the seas, it was the age of the arthropods such as the Trelobites—which had appeared in the pre-Cambrian Age—as well as the mollusks and fish. On the earth, it witnessed the emergence of the great Amphibians, followed much later by the Synapsids and Diapsids. </w:t>
      </w:r>
    </w:p>
    <w:p w14:paraId="72967092"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   Fifty-six million years after the beginning of the first period of the early Cambrian Age, it ushered its second period, which is called the Ordovician Period from about 485 MYA until 443 MYA. During the Ordovician Period, today’s tropics were almost entirely ocean, and most of the earth was made up of a single super-continent in its Southern realms, which is referred to as Gondwana, which takes its name from a region in Central India by that name, which means in Sanskrit “the Forest of the Gonds.” The Ordovician Period was followed by the Silurian Period, the third period of the Paleozoic, which lasted from about 44 MYA until 419 MYA.  The earth underwent profound changes during the Silurian Period, and its large glacial formations melted, leading to a rise in sea levels everywhere. Coral had appeared in the pre-Cambrian Period, but Coral Reefs are a product of the Silurian Age, which also witnessed the wide and rapid appearance of many types of jawless fishes as well as the first known appearance of fishes with jaws—including fresh water fishes. During all these initial epochs of the earth’s pre-history, however, organic life was almost exclusively restricted to the seas, oceans, rivers, and streams. It was, however, also during the Silurian Period that there is clear evidence of life on earth in the form of scorpions, centipedes, and spiders as well as a number of early vascular plants. Tribolites continued to flourish in the oceans during this period as well as mollusks and other animals from the pre-Cambrian Era. But, in the period between 450 MYA and 440 MYA, the Ordovician-Silurian Extinction took place, which is the first known major extinction in the earth’s prehistory and the second largest of all extinctions. It brought an end to the Tribolites, many ancient Corals, and many other species that had flourished in the pre-Cambrian and early Cambrian Periods. </w:t>
      </w:r>
    </w:p>
    <w:p w14:paraId="1069827C"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   The Ordovician-Silurian Extinction was followed by the Devonian Period, which lasted from about 420 MYA until 359 MYA. The Devonian Period takes its name from the County of Devon in Southwestern England, where some of the earliest evidence of the Devonian Period first appeared in the early thirteenth/nineteenth century. The Devonian Period is known as the Age of Fishes, since great diversities of jawless and jawed fishes came to dominate the seas and inland waterways during this epoch. The Devonian was also an age of reef building, sponges, and more complex corals. It was, however, during the Devonian Period that organic life is first known to have been established on dry land in the form of forests and the early arthropods (invertebrates with exoskeletons and compound eyes like centipedes and spiders) such as myriapods (like millipedes and centipedes), arachnids (spiders), and hexapods (insects with six legs and three-part bodies)—although first evidence of such creatures of the earth can be traced back much to the Ordovician Period. The Devonian Period closes, however, with the Late Devonian Extinction from 375 MYA until 360 MYA—which was the second major extinction in the earth’s prehistory—and it eradicate multiple forms of ancient life such as certain ancient sponges (stromatoporoids), brachiopods (shelled mollusks), and the special coral reefs with which they were associated. </w:t>
      </w:r>
    </w:p>
    <w:p w14:paraId="3ABF82AC"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 xml:space="preserve">    After the Devonian Period, came the Carboniferous Period, which lasted about sixty million years from about 359 MYA until 299 MYA. The name Carboniferous means “coal bearing” and comes from a combination of the Latin words carbō (carbōnis) for coal and the verb ferō (ferre), meaning “to bear” or “to carry.” The Carboniferous Period is known primarily for its dense and vast rainforests and swamps, filled with trees and plant life, which laid down the substrata of the earth’s rich coal beds. But terrestrial animal life was also well established in the Carboniferous Period which was the Age of the Giant Prehistoric Amphibians or Temnospondyls, which became the dominant land vertebrates of the period, making the Carboniferous Period also the Age of the Amphibians. It was also during this period, however, that the mammal-like Synapsids and the reptile and bird-like Sauropsids appeared. The earth was also filled—as it had been earlier—with spiders, scorpions, centipedes, millipedes, and insects—including now insects that could fly. Glaciation occurred during the later half of the Carboniferous Period, which lower the sea levels around the earth, and towering mountain ranges were built as the continents collided to form Pangaea. The Carboniferous Extinction took place at the end of the Carboniferous period with the collapse of the world system of rainforests and swamps, although it was only minor marine and terrestrial extinction when compared with the earlier Ordovician-Silurian Extinction and Late Devonian Extinctions.</w:t>
      </w:r>
    </w:p>
    <w:p w14:paraId="7CEE189F" w14:textId="77777777" w:rsidR="00483A5C" w:rsidRPr="00483A5C" w:rsidRDefault="00483A5C" w:rsidP="00483A5C">
      <w:pPr>
        <w:pStyle w:val="FootnoteText"/>
        <w:rPr>
          <w:rFonts w:ascii="Times New Roman" w:hAnsi="Times New Roman" w:cs="Times New Roman"/>
        </w:rPr>
      </w:pPr>
    </w:p>
    <w:p w14:paraId="553376D5"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Permian Period (298.9-251.9 MYA): Therapsids appear. Therapsids: They belong to Synapsids. They appear in the Permian-Triassic 299-200 MYA, they are mammal-like reptiles.</w:t>
      </w:r>
    </w:p>
    <w:p w14:paraId="3262B8F3"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This is the end of the Paleozoic Age (Old Life). This is the AMPHIBIAN AGE. There are ancient mammals, turtles, lepidosaurs, archosaurs. Early Permian: First reptile appears in record: Seymouria (280-270 MYA).</w:t>
      </w:r>
    </w:p>
    <w:p w14:paraId="105E0784"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The Cambrian ended with the greatest extinction of species in earth’s known history and was followed by the Mesozoic Period, which saw the appearance of the dinosaurs after an interval of tens of millions of years.</w:t>
      </w:r>
    </w:p>
    <w:p w14:paraId="4698B922" w14:textId="77777777" w:rsidR="00483A5C" w:rsidRPr="00483A5C" w:rsidRDefault="00483A5C" w:rsidP="00483A5C">
      <w:pPr>
        <w:pStyle w:val="FootnoteText"/>
        <w:rPr>
          <w:rFonts w:ascii="Times New Roman" w:hAnsi="Times New Roman" w:cs="Times New Roman"/>
        </w:rPr>
      </w:pPr>
    </w:p>
    <w:p w14:paraId="6C032A43"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MESSOZOIC PERIOD (251.9-66 MYA) Middle Life: THE AGE OF REPTILES</w:t>
      </w:r>
    </w:p>
    <w:p w14:paraId="50792F2B"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Cisuralian Epoch (298.9 and 272.3 MYA)</w:t>
      </w:r>
    </w:p>
    <w:p w14:paraId="541374F0"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This ends with the PERMIAN-TRIASSIC EXTINCTION, the biggest of them all, 90-96% of marine life and 60% of terrestrial life. (252 MYA). This is the LARGEST EXTINCTION. It brings the end of the synapsids and the therapsids--mammal-like reptiles.</w:t>
      </w:r>
    </w:p>
    <w:p w14:paraId="0979FFBF"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Triassic Period (251.9-201.3 MYA). This is also a time of the therapsids.</w:t>
      </w:r>
    </w:p>
    <w:p w14:paraId="2854ECB9"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This is the FOURTH LARGE EXTINCTION: Triassic-Jurassic Extinction (201.3 MYA): It is the end of the LARGE AMPHIBIANS, leaving the DINOSAURS.</w:t>
      </w:r>
    </w:p>
    <w:p w14:paraId="5D0A40BC"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Jurassic Period (201.3 MYA-145 MYA): The AGE OF REPTILES.</w:t>
      </w:r>
    </w:p>
    <w:p w14:paraId="6D6249BB"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Cretaceous Period (145-66 MYA): Dinosaurs on land, mammals, birds, flowering plants.</w:t>
      </w:r>
    </w:p>
    <w:p w14:paraId="6EB3782D"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FIFTH AND LAST MAJOR EXTINCTION: Cretaceous-Palogene Extinction (66 MYA): All non-avian DINOSAURS go extinct.</w:t>
      </w:r>
    </w:p>
    <w:p w14:paraId="7616501A"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 xml:space="preserve"> Paleogene Period (66 MYA-23 MYA): MAMMALS DIVERSIFY.</w:t>
      </w:r>
    </w:p>
    <w:p w14:paraId="510BFC17"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Paleocene Epoch (66 MYA-56 MYA)</w:t>
      </w:r>
    </w:p>
    <w:p w14:paraId="53D2E7EE"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 xml:space="preserve">Eocene Epoch (56-33.9 MYA): Mean “new dawn.” This ends with a major extinction, the Great Break or the Eocene-Oligocene Extinction. </w:t>
      </w:r>
    </w:p>
    <w:p w14:paraId="5D186CAD"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Oligocene Epoch (33.9-23 MYA)</w:t>
      </w:r>
    </w:p>
    <w:p w14:paraId="0D0E132D"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CENOZOIC PERIOD (66 MYA-present): New Life: THE AGE OF MAMMALS. This used to be called the TERTIARY PERIOD, but that term is no longer used.</w:t>
      </w:r>
    </w:p>
    <w:p w14:paraId="70024F28"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 xml:space="preserve"> Neogene Period (23-2.58 MYA): Mammals, birds, hominids.</w:t>
      </w:r>
    </w:p>
    <w:p w14:paraId="23A39902"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MIOCENE (23-5.3 MYA):</w:t>
      </w:r>
    </w:p>
    <w:p w14:paraId="5631B5B8"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PLIOCENE (5.3-2.58 MYA):</w:t>
      </w:r>
    </w:p>
    <w:p w14:paraId="4C15456F"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PLEISTOCENE (2.58 MYA-11,650 years ago): The ICE AGE. The last glacial age.</w:t>
      </w:r>
    </w:p>
    <w:p w14:paraId="67159B3F" w14:textId="77777777" w:rsidR="00483A5C"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 xml:space="preserve"> Quaternary Period (2.58 MYA-present).</w:t>
      </w:r>
    </w:p>
    <w:p w14:paraId="07DFE6EE" w14:textId="1ED6BDEF" w:rsidR="00933C05" w:rsidRPr="00483A5C" w:rsidRDefault="00483A5C" w:rsidP="00E616ED">
      <w:pPr>
        <w:pStyle w:val="FootnoteText"/>
        <w:numPr>
          <w:ilvl w:val="0"/>
          <w:numId w:val="118"/>
        </w:numPr>
        <w:rPr>
          <w:rFonts w:ascii="Times New Roman" w:hAnsi="Times New Roman" w:cs="Times New Roman"/>
        </w:rPr>
      </w:pPr>
      <w:r w:rsidRPr="00483A5C">
        <w:rPr>
          <w:rFonts w:ascii="Times New Roman" w:hAnsi="Times New Roman" w:cs="Times New Roman"/>
        </w:rPr>
        <w:tab/>
        <w:t>•</w:t>
      </w:r>
      <w:r w:rsidRPr="00483A5C">
        <w:rPr>
          <w:rFonts w:ascii="Times New Roman" w:hAnsi="Times New Roman" w:cs="Times New Roman"/>
        </w:rPr>
        <w:tab/>
        <w:t>Holocene Period (11,650 years ago-present) This is the present period after the last glaciation.</w:t>
      </w:r>
    </w:p>
    <w:p w14:paraId="4088D815" w14:textId="77777777" w:rsidR="00933C05" w:rsidRPr="00F85535" w:rsidRDefault="00933C05" w:rsidP="00933C05">
      <w:pPr>
        <w:pStyle w:val="FootnoteText"/>
        <w:rPr>
          <w:rFonts w:ascii="Times New Roman" w:hAnsi="Times New Roman" w:cs="Times New Roman"/>
        </w:rPr>
      </w:pPr>
    </w:p>
    <w:p w14:paraId="459C2945" w14:textId="5C4ED58E" w:rsidR="00FD1A33" w:rsidRPr="00F95BE4" w:rsidRDefault="00FD1A33" w:rsidP="00FD1A33">
      <w:pPr>
        <w:rPr>
          <w:rFonts w:eastAsiaTheme="minorHAnsi"/>
          <w:b/>
          <w:bCs/>
          <w:i/>
          <w:iCs/>
        </w:rPr>
      </w:pPr>
      <w:r w:rsidRPr="00F95BE4">
        <w:rPr>
          <w:rFonts w:eastAsiaTheme="minorHAnsi"/>
          <w:b/>
          <w:bCs/>
          <w:i/>
          <w:iCs/>
        </w:rPr>
        <w:t>Evolutionism &amp; the Need for Metaphysics</w:t>
      </w:r>
      <w:bookmarkEnd w:id="260"/>
      <w:r w:rsidR="004D7334">
        <w:rPr>
          <w:rFonts w:eastAsiaTheme="minorHAnsi"/>
          <w:b/>
          <w:bCs/>
          <w:i/>
          <w:iCs/>
        </w:rPr>
        <w:t xml:space="preserve"> </w:t>
      </w:r>
    </w:p>
    <w:p w14:paraId="6AFF4993" w14:textId="02BB3B4F" w:rsidR="00FD1A33" w:rsidRDefault="00FD1A33" w:rsidP="00645FC0">
      <w:pPr>
        <w:rPr>
          <w:rFonts w:eastAsiaTheme="minorHAnsi"/>
          <w:b/>
          <w:bCs/>
          <w:i/>
          <w:iCs/>
        </w:rPr>
      </w:pPr>
      <w:bookmarkStart w:id="263" w:name="_Toc188509478"/>
      <w:r w:rsidRPr="00F95BE4">
        <w:rPr>
          <w:rFonts w:eastAsiaTheme="minorHAnsi"/>
          <w:b/>
          <w:bCs/>
          <w:i/>
          <w:iCs/>
        </w:rPr>
        <w:t>Unity of Composition &amp; Relative Position in Animals</w:t>
      </w:r>
      <w:bookmarkEnd w:id="263"/>
    </w:p>
    <w:p w14:paraId="4EA250C5" w14:textId="514BCD97" w:rsidR="002E64BE" w:rsidRDefault="002E64BE" w:rsidP="00E616ED">
      <w:pPr>
        <w:pStyle w:val="ListParagraph"/>
        <w:numPr>
          <w:ilvl w:val="0"/>
          <w:numId w:val="119"/>
        </w:numPr>
        <w:rPr>
          <w:rFonts w:eastAsiaTheme="minorHAnsi"/>
        </w:rPr>
      </w:pPr>
      <w:r w:rsidRPr="002E64BE">
        <w:rPr>
          <w:rFonts w:eastAsiaTheme="minorHAnsi"/>
        </w:rPr>
        <w:t>Étienne Saint-Hilaire Geoffroy (d. 1844) was a French biologist, zoologist, and naturalist. He articulated the principle of the “unity of composition,” which posited a single constituent structural plan basic to all animals, which became a major tenet of comparative anatomy. He founded the study of teratology or animal malformation. During the French Revolution of 1792, Geoffroy risked his life to save several of his teachers, students, and followers from execution. He accompanied Napoleon to Egypt. He collaborated with Georges Cuvier. He established the unity of organic composition among vertebrates and the law of development, which states that no organ arises or disappears suddenly. He also explained the presence of vestiges. He articulated the law of compensation, which states that an organ can grow disproportionately only at the expense of another. And the law of relative position: the parts of all animals maintain the same position relative to each other.</w:t>
      </w:r>
    </w:p>
    <w:p w14:paraId="1BE27F0E" w14:textId="09F04CE4" w:rsidR="00004BCC" w:rsidRDefault="00004BCC" w:rsidP="00E616ED">
      <w:pPr>
        <w:pStyle w:val="ListParagraph"/>
        <w:numPr>
          <w:ilvl w:val="0"/>
          <w:numId w:val="119"/>
        </w:numPr>
        <w:rPr>
          <w:rFonts w:eastAsiaTheme="minorHAnsi"/>
        </w:rPr>
      </w:pPr>
      <w:r w:rsidRPr="00004BCC">
        <w:rPr>
          <w:rFonts w:eastAsiaTheme="minorHAnsi"/>
        </w:rPr>
        <w:t>Saint-Hilaire Étienne Geoffroy (d. 1844), French naturalist, established the principle of the “unity of composition” in animals. It posits that a single consitutent structural plan basic to all animals as a major tenet of comparative anatomy. The “law of development”: no organ arises or disappears suddenly. The “law of compensation”: an organ can grow disproportionately only at the expense of another. The “law of relative position”: the parts of all animals maintain the same position relative to each other. Geoffroy believed that ancestral species historically gave rise to unchanging modern forms through occasional evolutionary appearance of successful monstrosities. Cuvier denied that completely. Geoffroy’s views did much to create a receptive atmosphere for Darwin in the scientific community. NOTE: All animal parts are immensely complex in smallest detail and perfectly coordinated with all other parts in perfect harmony. DNA has an even greater unity which is reflected in the embryo. This explodes Darwin because Darwin is based on movement from utter insignificance to simple cell to complex. Yet the simplest amoeba as an astounding DNA code that programs its simplicity, and virus also work with the code. The computer is patterned on the structures of organisms and things we know in the world. To imagine that the hard drive could just happen is absurd.</w:t>
      </w:r>
      <w:r>
        <w:rPr>
          <w:rFonts w:eastAsiaTheme="minorHAnsi"/>
        </w:rPr>
        <w:t xml:space="preserve"> </w:t>
      </w:r>
    </w:p>
    <w:p w14:paraId="1B1F153D" w14:textId="17AD4F59" w:rsidR="00E6497E" w:rsidRPr="002E64BE" w:rsidRDefault="00E6497E" w:rsidP="00E616ED">
      <w:pPr>
        <w:pStyle w:val="ListParagraph"/>
        <w:numPr>
          <w:ilvl w:val="0"/>
          <w:numId w:val="119"/>
        </w:numPr>
        <w:rPr>
          <w:rFonts w:eastAsiaTheme="minorHAnsi"/>
        </w:rPr>
      </w:pPr>
      <w:r w:rsidRPr="00E6497E">
        <w:rPr>
          <w:rFonts w:eastAsiaTheme="minorHAnsi"/>
        </w:rPr>
        <w:t xml:space="preserve">NOTE: All animal parts are immensely complex in small and large detail--beginning with the DNA structure--their parts are also perfectly coordinated with all other parts in perfect harmony. Geoffroy noted the unity of embryology without knowing of the even greater unity in the DNA as reflected in embryos. This explodes Darwinism because it was based on movement from utterly insignificant simple cell creatures to complex. Yet the simplest amoeba has an astounding DNA and viruses are also part of that complex.  </w:t>
      </w:r>
      <w:commentRangeEnd w:id="261"/>
      <w:r w:rsidR="0007441D" w:rsidRPr="002E64BE">
        <w:rPr>
          <w:rStyle w:val="CommentReference"/>
          <w:rFonts w:eastAsiaTheme="minorHAnsi"/>
          <w:sz w:val="24"/>
          <w:szCs w:val="24"/>
        </w:rPr>
        <w:commentReference w:id="261"/>
      </w:r>
      <w:commentRangeEnd w:id="262"/>
      <w:r>
        <w:rPr>
          <w:rStyle w:val="CommentReference"/>
        </w:rPr>
        <w:commentReference w:id="262"/>
      </w:r>
    </w:p>
    <w:p w14:paraId="5EB677C6" w14:textId="77777777" w:rsidR="00FD1A33" w:rsidRDefault="00FD1A33" w:rsidP="00FD1A33">
      <w:pPr>
        <w:rPr>
          <w:rFonts w:eastAsiaTheme="minorHAnsi"/>
        </w:rPr>
      </w:pPr>
    </w:p>
    <w:p w14:paraId="191DCC03" w14:textId="7111A14D" w:rsidR="00FD1A33" w:rsidRPr="00F95BE4" w:rsidRDefault="00FD1A33" w:rsidP="00E616ED">
      <w:pPr>
        <w:pStyle w:val="Heading4"/>
        <w:numPr>
          <w:ilvl w:val="0"/>
          <w:numId w:val="9"/>
        </w:numPr>
        <w:rPr>
          <w:rFonts w:asciiTheme="majorBidi" w:eastAsiaTheme="minorHAnsi" w:hAnsiTheme="majorBidi"/>
          <w:b/>
          <w:bCs/>
          <w:color w:val="C00000"/>
          <w:sz w:val="28"/>
          <w:szCs w:val="28"/>
        </w:rPr>
      </w:pPr>
      <w:r w:rsidRPr="00F95BE4">
        <w:rPr>
          <w:rFonts w:asciiTheme="majorBidi" w:eastAsiaTheme="minorHAnsi" w:hAnsiTheme="majorBidi"/>
          <w:b/>
          <w:bCs/>
          <w:color w:val="C00000"/>
          <w:sz w:val="28"/>
          <w:szCs w:val="28"/>
        </w:rPr>
        <w:t>Hypothesis &amp; Theory</w:t>
      </w:r>
      <w:r w:rsidR="00BE1F88">
        <w:rPr>
          <w:rFonts w:asciiTheme="majorBidi" w:eastAsiaTheme="minorHAnsi" w:hAnsiTheme="majorBidi"/>
          <w:b/>
          <w:bCs/>
          <w:color w:val="C00000"/>
          <w:sz w:val="28"/>
          <w:szCs w:val="28"/>
        </w:rPr>
        <w:t xml:space="preserve"> </w:t>
      </w:r>
    </w:p>
    <w:p w14:paraId="272843D7" w14:textId="77777777" w:rsidR="00FD1A33" w:rsidRDefault="00FD1A33" w:rsidP="00FD1A33">
      <w:pPr>
        <w:rPr>
          <w:rFonts w:eastAsiaTheme="minorHAnsi"/>
          <w:b/>
          <w:bCs/>
          <w:i/>
          <w:iCs/>
        </w:rPr>
      </w:pPr>
      <w:bookmarkStart w:id="264" w:name="_Toc188509496"/>
      <w:r w:rsidRPr="003B5FED">
        <w:rPr>
          <w:rFonts w:eastAsiaTheme="minorHAnsi"/>
          <w:b/>
          <w:bCs/>
          <w:i/>
          <w:iCs/>
        </w:rPr>
        <w:t>Systematically Observing Rigorous Standards for All Hypothesis &amp; Theory</w:t>
      </w:r>
      <w:bookmarkEnd w:id="264"/>
    </w:p>
    <w:p w14:paraId="1982494B" w14:textId="77777777" w:rsidR="00F85FD0" w:rsidRDefault="00F85FD0" w:rsidP="00FD1A33">
      <w:pPr>
        <w:rPr>
          <w:rFonts w:eastAsiaTheme="minorHAnsi"/>
          <w:b/>
          <w:bCs/>
          <w:i/>
          <w:iCs/>
        </w:rPr>
      </w:pPr>
    </w:p>
    <w:p w14:paraId="5388B228" w14:textId="77777777" w:rsidR="00F85FD0" w:rsidRPr="00F85FD0" w:rsidRDefault="00F85FD0" w:rsidP="00E616ED">
      <w:pPr>
        <w:pStyle w:val="ListParagraph"/>
        <w:numPr>
          <w:ilvl w:val="0"/>
          <w:numId w:val="120"/>
        </w:numPr>
        <w:rPr>
          <w:rFonts w:eastAsiaTheme="minorHAnsi"/>
        </w:rPr>
      </w:pPr>
      <w:commentRangeStart w:id="265"/>
      <w:r w:rsidRPr="00F85FD0">
        <w:rPr>
          <w:rFonts w:eastAsiaTheme="minorHAnsi"/>
        </w:rPr>
        <w:t xml:space="preserve">Empirical hypotheses must meet rigorous standards, all of which apply to theories as well. Both hypotheses and theories must be plausible, value-neutral, inclusive , testable , and falsifiable . Theory adds a sixth element of conclusiveness , which hypotheses lack because of their preliminary nature. The more inclusive of available data and the more conclusive a theory is, the stronger its claim to lasting validity. Regarding the shared requirements of hypotheses and theories, they must first meet the precondition of plausibility . Empirical plausibility refers to the capability of a hypothesis or theory to organize as wide a range of phenomena as possible under a single idea or group of ideas. Philosophically and methodologically, plausibility also requires that a hypothesis or theory be logically, methodologically, and philosophically sound and not violate first principles and necessary truths. Second, a valid hypothesis or theory must have value neutrality . They must be “neutral” regarding the beliefs and values we hold, meaning that valid hypotheses and theories must be directed only by the quest for objective proof and not driven by the need to conform to or buttress particular ideologies, theologies, philosophies, moral codes, or other concerns. Sound use of the empirical method requires science to be “purely rational” and “disinterested,” that is, to lack ulterior motives. Moreover, to avoid fallacy in general, all problems must be clearly and calmly considered. It is said that “a clearly stated fallacy would not deceive a child, but when a fallacy is diluted in an entire volume, it can deceive the world .” But when fallacies and fallacious reasoning are charged with passionate interests, they are easily obscured. Third, an empirical hypothesis or theory must have inclusiveness ; it must seek to include all data available. Hypotheses and theories must take in all known principles, considerations, and facts. Failure to be inclusive in this manner constitutes a grave statistical fallacy , which necessarily skews evidence and leads to misrepresentation. As an example of the statistical fallacy of not being inclusive, a white racist might justify his prejudice about white supremacy by “cherry picking” and focusing on a narrow sample of examples, while taking a limited look at himself, his history, the groups he looks down upon, and their histories. Inclusiveness, however, would immediately give the broader and truer picture, overturn his view, and establish it as false. Fourth comes the precondition of testability ; an empirical hypothesis or theory is not valid if it cannot be tested . Typically, in scientific investigation, many competing hypotheses are tested until one of them stands out as superior to the others. Fifth, a valid hypothesis or theory must fulfill the precondition of falsifiability . In order to be falsifiable , a proposed hypothesis or theory must provide us with a null hypothesis , derived from the suppositions upon which it is based. It is by virtue of the null hypothesis that we are actually able to test the original hypothesis or theory to see if it is true or false. A null hypothesis is a broad generalization about the hypothesis or theory stating that any apparent variations from it are insignificant and that there is no significant contradictory evidence . For example, a person from the tropics seeing apples for the first time, might conclude that all ripe apples are red. This proposition implies a null hypothesis that, first of all, although ripe apples have different shades of red, those differences are insignificant and do not falsify the hypothesis of the redness of apples. Secondly, the null hypothesis implies that no other colors of apples exist. When, however, after further investigation of the null hypothesis, the person from the tropics discovers that some ripe apples are actually not red at all but, for example, green or yellow, then the null hypothesis that apples are red has been falsified, and the hypothesis has been invalidated. We then modify the original point of view about apple colors to include the new variations we have discovered.  </w:t>
      </w:r>
    </w:p>
    <w:p w14:paraId="3E278FEF" w14:textId="77777777" w:rsidR="00F85FD0" w:rsidRPr="00F85FD0" w:rsidRDefault="00F85FD0" w:rsidP="00E616ED">
      <w:pPr>
        <w:pStyle w:val="ListParagraph"/>
        <w:numPr>
          <w:ilvl w:val="0"/>
          <w:numId w:val="120"/>
        </w:numPr>
        <w:rPr>
          <w:rFonts w:eastAsiaTheme="minorHAnsi"/>
        </w:rPr>
      </w:pPr>
      <w:r w:rsidRPr="00F85FD0">
        <w:rPr>
          <w:rFonts w:eastAsiaTheme="minorHAnsi"/>
        </w:rPr>
        <w:t xml:space="preserve">     Plausibility is the Darwinian paradigm’s first obstacle. In discussing these “mechanisms”--some of which like genetics, which came to light after Darwin, are clearly established as fact--Darwinism takes the origins of such mechanisms for granted. It does not explain adequately how these mechanisms arose or the facts of ontological causation , direction (orderly guidance), complexity , intelligent design , and purpose . Random chance and the interplay of energy and matter under “natural law” do not constitute valid existential causes; they are also incapable of producing direction, complexity, design, or purpose. Moreover, the chief goal of Darwinism is to establish that simple organs and organisms evolve into complex ones without being directed by an external agency. This presumption violates the first principle that the greater cannot proceed from the lesser. Darwin had no knowledge of genetics, and early genetics as it developed in the nineteenth and early twentieth century had no knowledge of DNA. It is now clear that all organic life on earth from its first appearance until now has always contained the same DNA molecule, which gives each created thing its organic blue print. DNA exemplifies the “greater” element that must necessarily be prior to the appearance of “lesser” elements in ostensibly simpler life forms. DNA is beautifully and perfectly designed--as noted, it follows the golden sequence--and DNA is so complexly and carefully arranged that it can no more be a product of random chance than a laptop, iPhone, or Apple watch. The complexity of the DNA molecule also raises plausibility questions about Darwin’s basic assumption regarding “simpler” and “more complex” life forms. In reality, all atomic and molecular structures are irreducibly complex, and this inherent complexity pertains even to the first and apparently “simplest” living organisms such as prokaryotic (basic bacterial and archaeal) and eukaryotic (basic plant and animal) cells that emerged in the pre-Cambrian oceans. These prokaryotic and eukaryotic cells are the building blocks of organic creation as we know it. As a rule, however, blocks do not make themselves, nor do they build the structures out of which they are made. Furthermore, if one presumes that Darwinian evolution could, in fact, have happened by chance and the random interplay of matter and energy under “natural laws,” the process of evolution would require such an infinitely long trial period that it cannot be accommodated by the earth’s long yet ultimately finite 4600 million year-long history, during the first 600 million years of which the earth was a fiery furnace, followed in the later pre-Cambrian period by almost 90 million years of extreme cold, during which the earth’s surface became an icy wasteland covered with thick glaciers that sometimes extended over all or most of its surface. By all scientific calculations, the earth’s finite history is far too short to produce a single Darwinian miracle without outside direction. Finally, Darwinism is entirely devoted to the study of purposeful design in creation; this is why it is said to constitute a materialist teleology or henology. Perhaps, no other field of study focuses on the perfection of design and unitary order in creation more than Darwinism. The advanced studies in population genetics, which are the buttress of synthetic neo-Darwinism, constitute thorough descriptions of intelligent design and ordered hierarchy in some of its fullest and most perfect patterns. As we have observed in the preceding discussions on teleology and henology, it is conceptual impossible--and therefore totally implausible--for design or synchronic order to occur without a designer or agency of order. The world around us is replete with and never deficient in ubiquitous displays of “active intelligence,” “complex specified information” (CSI), and “irreducible complexity,” which cannot conceivably be due to chance or the presumably undirected workings of the “laws” of natural and mechanical causation. Darwinians are extremely resistant of any objective and meaningful discussion of design and metaphysical hierarchy, and this is because the least acknowledgement of the obvious fact of universal intelligent design or intrinsic qualitative rankings overturns their argument and makes it vanish in thin air like the morning dew on a bright sunny morning.  </w:t>
      </w:r>
    </w:p>
    <w:p w14:paraId="0EC990C7" w14:textId="77777777" w:rsidR="00F85FD0" w:rsidRPr="00F85FD0" w:rsidRDefault="00F85FD0" w:rsidP="00E616ED">
      <w:pPr>
        <w:pStyle w:val="ListParagraph"/>
        <w:numPr>
          <w:ilvl w:val="0"/>
          <w:numId w:val="120"/>
        </w:numPr>
        <w:rPr>
          <w:rFonts w:eastAsiaTheme="minorHAnsi"/>
        </w:rPr>
      </w:pPr>
      <w:r w:rsidRPr="00F85FD0">
        <w:rPr>
          <w:rFonts w:eastAsiaTheme="minorHAnsi"/>
        </w:rPr>
        <w:t xml:space="preserve">    As regards value neutrality, Darwinism has never been neutral but has been tied to explicit secular and materialist objectives from the beginning. As we will see, when Alfred Russell Wallace--who was Darwin’s scientific copartner in establishing materialist evolution--began to doubt that random chance and natural laws could account for biological variations, Darwin spurned him for his having “a failure of nerve, a hankering after miraculous origins for man.” It is especially in their fierce hostility to intelligent design that Darwinians exhibit their profound lack of objective disinterest. We must insist on value neutrality when discussing Darwinism; one of the greatest injustices that we do to ourselves and science is to charge our treatments of Darwinism with such strongly held passions that no constructive, free, and open discussion remains possible. Especially for those who believe that Darwinism constitutes a valid hypothesis or theory, they must open their minds to allow free discussion of their paradigm both by its supporters and critics alike. Without value-neutrality, spontaneous transmutational evolution becomes nothing more than a dogmatic system of belief.  </w:t>
      </w:r>
    </w:p>
    <w:p w14:paraId="65C3EAAC" w14:textId="77777777" w:rsidR="00F85FD0" w:rsidRPr="00F85FD0" w:rsidRDefault="00F85FD0" w:rsidP="00E616ED">
      <w:pPr>
        <w:pStyle w:val="ListParagraph"/>
        <w:numPr>
          <w:ilvl w:val="0"/>
          <w:numId w:val="120"/>
        </w:numPr>
        <w:rPr>
          <w:rFonts w:eastAsiaTheme="minorHAnsi"/>
        </w:rPr>
      </w:pPr>
      <w:r w:rsidRPr="00F85FD0">
        <w:rPr>
          <w:rFonts w:eastAsiaTheme="minorHAnsi"/>
        </w:rPr>
        <w:t xml:space="preserve">     As regards inclusiveness, Darwinism has never included the entire spectrum of organic life, which is a fatal statistical fallacy. The Darwinian onlooker comes in very late in the game, focusing exclusively on a limited--although immensely large--segment of organic life after the unexplained fact of its appearance and initial development, as if its origins and direction were irrelevant and could be taken for granted. Darwinism also fails to account for such observed aspects of biological prehistory as the “Cambrian explosion” or “Cambrian radiation,” when most living phyla spontaneously appear in the fossil record for the first time without any observable prior stages of progressive development. </w:t>
      </w:r>
    </w:p>
    <w:p w14:paraId="280EB428" w14:textId="77777777" w:rsidR="00F85FD0" w:rsidRPr="00F85FD0" w:rsidRDefault="00F85FD0" w:rsidP="00E616ED">
      <w:pPr>
        <w:pStyle w:val="ListParagraph"/>
        <w:numPr>
          <w:ilvl w:val="0"/>
          <w:numId w:val="120"/>
        </w:numPr>
        <w:rPr>
          <w:rFonts w:eastAsiaTheme="minorHAnsi"/>
        </w:rPr>
      </w:pPr>
      <w:r w:rsidRPr="00F85FD0">
        <w:rPr>
          <w:rFonts w:eastAsiaTheme="minorHAnsi"/>
        </w:rPr>
        <w:t xml:space="preserve">     WORK ON: As regards testability and falsifiability , we have never witnessed one species being transformed into another. For this reason, Darwinism cannot be witnessed, tested, proven, or disproven as an observed empirical fact, it has never been testable of falsifiable. Consequently, it cannot be reproduced or tested in a laboratory or in the field, and it does not have an empirically valid null hypothesis that can be falsified by research . Darwinists and their supporters in the media, academia, and elsewhere are continually citing further “evidence” to prove their paradigm through new discoveries, although, in reality, such findings only “prove” the power of the Darwinian paradigm, through the lenses of which such findings are being interpreted. Scientifically, however, they should be seeking to “prove” Darwinism by finding for it a null hypothesis and then showing that it cannot be disproven. Karl Popper (d. 1994) focused on the Darwinian presumption of “natural selection” (survival of the fittest)--which is called “the key to the riddle of evolution”--as exemplifying the fact that Darwinism is not falsifiable and, therefore, void of scientific content and disqualified as a hypothesis or theory. Natural selection holds that nature produces small random mutations that are then passed on through the genetic line through the mechanism of the survival of the fittest. Popper identified this notion as a tautology. Tautologies--such as “the rich have lots of money”--are examples of the fallacy of “begging the question,” because the conclusion (survival) is used as its own premise (the fittest), but, logically, does not support that conclusion unless given other outside proof. Furthermore, as the Scottish empiricist David Hume demonstrated, the notion of the “uniformity of nature,” which is part of the Darwinian worldview and that of modern science, is only a working presumption and--like Darwinism itself--does not qualify as an empirical hypothesis or theory, because we do not have practical means--testable in the laboratory or the field--that can falsify its null hypothesis. The truth of uniformitarianism and related concepts such as the problematic notion of linear time also cannot be taken for granted. They appear self-evident only through a purely quantitative reductionist lens, but are metaphysically suspect whenever quality--which is essential to the perception of design--is brought into the picture. The same is true of “natural and mechanical” causation, as Islamic theology and Hume clearly established centuries ago. </w:t>
      </w:r>
    </w:p>
    <w:p w14:paraId="57223D0B" w14:textId="77777777" w:rsidR="00F85FD0" w:rsidRPr="00F85FD0" w:rsidRDefault="00F85FD0" w:rsidP="00F85FD0">
      <w:pPr>
        <w:rPr>
          <w:rFonts w:eastAsiaTheme="minorHAnsi"/>
        </w:rPr>
      </w:pPr>
    </w:p>
    <w:p w14:paraId="578CB905" w14:textId="6B055164" w:rsidR="00F85FD0" w:rsidRPr="00F85FD0" w:rsidRDefault="00F85FD0" w:rsidP="00E616ED">
      <w:pPr>
        <w:pStyle w:val="ListParagraph"/>
        <w:numPr>
          <w:ilvl w:val="0"/>
          <w:numId w:val="120"/>
        </w:numPr>
        <w:rPr>
          <w:rFonts w:eastAsiaTheme="minorHAnsi"/>
        </w:rPr>
      </w:pPr>
      <w:r w:rsidRPr="00F85FD0">
        <w:rPr>
          <w:rFonts w:eastAsiaTheme="minorHAnsi"/>
        </w:rPr>
        <w:t>Semantically Hypothesis and Theory Are Semantic: But They Are Qualitatively Different in Scientific Parlance</w:t>
      </w:r>
    </w:p>
    <w:p w14:paraId="4CA2CF7B" w14:textId="77777777" w:rsidR="00F85FD0" w:rsidRPr="00F85FD0" w:rsidRDefault="00F85FD0" w:rsidP="00E616ED">
      <w:pPr>
        <w:pStyle w:val="ListParagraph"/>
        <w:numPr>
          <w:ilvl w:val="0"/>
          <w:numId w:val="120"/>
        </w:numPr>
        <w:rPr>
          <w:rFonts w:eastAsiaTheme="minorHAnsi"/>
        </w:rPr>
      </w:pPr>
      <w:r w:rsidRPr="00F85FD0">
        <w:rPr>
          <w:rFonts w:eastAsiaTheme="minorHAnsi"/>
        </w:rPr>
        <w:t xml:space="preserve">Semantically, “hypothesis” and “theory” can be used interchangeably as synonyms. As scientific terms in empirical methodology, however, their meanings differ. Yet they still share identical requirements. The difference between them scientifically is that a “theory” is a well-established hypothesis that is able to make the assumption of truth and has realistic hopes of being proven. Technically, therefore, “theory” constitutes a higher form of supposition than hypothesis, although theories too remain provisional until they are well established by exhaustive proof. </w:t>
      </w:r>
    </w:p>
    <w:p w14:paraId="1CFE7348" w14:textId="77777777" w:rsidR="00F85FD0" w:rsidRPr="00F85FD0" w:rsidRDefault="00F85FD0" w:rsidP="00E616ED">
      <w:pPr>
        <w:pStyle w:val="ListParagraph"/>
        <w:numPr>
          <w:ilvl w:val="0"/>
          <w:numId w:val="120"/>
        </w:numPr>
        <w:rPr>
          <w:rFonts w:eastAsiaTheme="minorHAnsi"/>
        </w:rPr>
      </w:pPr>
    </w:p>
    <w:p w14:paraId="68996393" w14:textId="55E5C6B8" w:rsidR="00F85FD0" w:rsidRPr="00F85FD0" w:rsidRDefault="00F85FD0" w:rsidP="00E616ED">
      <w:pPr>
        <w:pStyle w:val="ListParagraph"/>
        <w:numPr>
          <w:ilvl w:val="0"/>
          <w:numId w:val="120"/>
        </w:numPr>
        <w:rPr>
          <w:rFonts w:eastAsiaTheme="minorHAnsi"/>
        </w:rPr>
      </w:pPr>
      <w:r w:rsidRPr="00F85FD0">
        <w:rPr>
          <w:rFonts w:eastAsiaTheme="minorHAnsi"/>
        </w:rPr>
        <w:t>The Meaning of Hypothesis</w:t>
      </w:r>
    </w:p>
    <w:p w14:paraId="5F8DF71C" w14:textId="77777777" w:rsidR="00F85FD0" w:rsidRPr="00F85FD0" w:rsidRDefault="00F85FD0" w:rsidP="00E616ED">
      <w:pPr>
        <w:pStyle w:val="ListParagraph"/>
        <w:numPr>
          <w:ilvl w:val="0"/>
          <w:numId w:val="120"/>
        </w:numPr>
        <w:rPr>
          <w:rFonts w:eastAsiaTheme="minorHAnsi"/>
        </w:rPr>
      </w:pPr>
      <w:r w:rsidRPr="00F85FD0">
        <w:rPr>
          <w:rFonts w:eastAsiaTheme="minorHAnsi"/>
        </w:rPr>
        <w:t xml:space="preserve">“Hypothesis ” comes from Ancient Greek, in which it meant “supposition,” such as a reasonable intuition or a sensible idea. As a scientific term, “hypothesis” is applied to any sound investigative approach intended for further research. A hypothesis begins as an educated guess or suggested explanation based on available evidence.  </w:t>
      </w:r>
    </w:p>
    <w:p w14:paraId="644DDEE9" w14:textId="77777777" w:rsidR="00F85FD0" w:rsidRPr="00F85FD0" w:rsidRDefault="00F85FD0" w:rsidP="00E616ED">
      <w:pPr>
        <w:pStyle w:val="ListParagraph"/>
        <w:numPr>
          <w:ilvl w:val="0"/>
          <w:numId w:val="120"/>
        </w:numPr>
        <w:rPr>
          <w:rFonts w:eastAsiaTheme="minorHAnsi"/>
        </w:rPr>
      </w:pPr>
    </w:p>
    <w:p w14:paraId="1A6D8682" w14:textId="77777777" w:rsidR="00F85FD0" w:rsidRPr="00F85FD0" w:rsidRDefault="00F85FD0" w:rsidP="00E616ED">
      <w:pPr>
        <w:pStyle w:val="ListParagraph"/>
        <w:numPr>
          <w:ilvl w:val="0"/>
          <w:numId w:val="120"/>
        </w:numPr>
        <w:rPr>
          <w:rFonts w:eastAsiaTheme="minorHAnsi"/>
        </w:rPr>
      </w:pPr>
      <w:r w:rsidRPr="00F85FD0">
        <w:rPr>
          <w:rFonts w:eastAsiaTheme="minorHAnsi"/>
        </w:rPr>
        <w:tab/>
        <w:t>Metaphysics Is What Insures Sound Hypothesis and Theory</w:t>
      </w:r>
    </w:p>
    <w:p w14:paraId="76CDF859" w14:textId="77777777" w:rsidR="00F85FD0" w:rsidRPr="00F85FD0" w:rsidRDefault="00F85FD0" w:rsidP="00E616ED">
      <w:pPr>
        <w:pStyle w:val="ListParagraph"/>
        <w:numPr>
          <w:ilvl w:val="0"/>
          <w:numId w:val="120"/>
        </w:numPr>
        <w:rPr>
          <w:rFonts w:eastAsiaTheme="minorHAnsi"/>
        </w:rPr>
      </w:pPr>
      <w:r w:rsidRPr="00F85FD0">
        <w:rPr>
          <w:rFonts w:eastAsiaTheme="minorHAnsi"/>
        </w:rPr>
        <w:t xml:space="preserve">Karim Lahham, Anatomy of Knowledge , xii: </w:t>
      </w:r>
    </w:p>
    <w:p w14:paraId="4EBF6426" w14:textId="20B0973D" w:rsidR="00FD1A33" w:rsidRDefault="00F85FD0" w:rsidP="00E616ED">
      <w:pPr>
        <w:pStyle w:val="ListParagraph"/>
        <w:numPr>
          <w:ilvl w:val="0"/>
          <w:numId w:val="120"/>
        </w:numPr>
        <w:rPr>
          <w:rFonts w:eastAsiaTheme="minorHAnsi"/>
        </w:rPr>
      </w:pPr>
      <w:r w:rsidRPr="00F85FD0">
        <w:rPr>
          <w:rFonts w:eastAsiaTheme="minorHAnsi"/>
        </w:rPr>
        <w:t>Metaphysics insures that the framework of knowledge belongs to theoria , insuring the necessity of vision for the completion or perfection of the cognitive process.</w:t>
      </w:r>
      <w:commentRangeEnd w:id="265"/>
      <w:r>
        <w:rPr>
          <w:rStyle w:val="CommentReference"/>
          <w:rFonts w:eastAsiaTheme="minorHAnsi"/>
          <w:sz w:val="24"/>
          <w:szCs w:val="24"/>
        </w:rPr>
        <w:commentReference w:id="265"/>
      </w:r>
    </w:p>
    <w:p w14:paraId="67CBB316" w14:textId="77777777" w:rsidR="002067ED" w:rsidRPr="002067ED" w:rsidRDefault="002067ED" w:rsidP="002067ED">
      <w:pPr>
        <w:rPr>
          <w:rFonts w:eastAsiaTheme="minorHAnsi"/>
        </w:rPr>
      </w:pPr>
    </w:p>
    <w:p w14:paraId="1F71E5DD" w14:textId="77777777" w:rsidR="00FD1A33" w:rsidRPr="003B5FED" w:rsidRDefault="00FD1A33" w:rsidP="00E616ED">
      <w:pPr>
        <w:pStyle w:val="Heading4"/>
        <w:numPr>
          <w:ilvl w:val="0"/>
          <w:numId w:val="9"/>
        </w:numPr>
        <w:rPr>
          <w:rFonts w:asciiTheme="majorBidi" w:eastAsiaTheme="minorHAnsi" w:hAnsiTheme="majorBidi"/>
          <w:b/>
          <w:bCs/>
          <w:color w:val="C00000"/>
          <w:sz w:val="28"/>
          <w:szCs w:val="28"/>
        </w:rPr>
      </w:pPr>
      <w:bookmarkStart w:id="266" w:name="_Toc188509479"/>
      <w:r w:rsidRPr="00F95BE4">
        <w:rPr>
          <w:rFonts w:asciiTheme="majorBidi" w:eastAsiaTheme="minorHAnsi" w:hAnsiTheme="majorBidi"/>
          <w:b/>
          <w:bCs/>
          <w:color w:val="C00000"/>
          <w:sz w:val="28"/>
          <w:szCs w:val="28"/>
        </w:rPr>
        <w:t xml:space="preserve">Instruments, Modern Science, &amp; </w:t>
      </w:r>
      <w:commentRangeStart w:id="267"/>
      <w:r w:rsidRPr="00F95BE4">
        <w:rPr>
          <w:rFonts w:asciiTheme="majorBidi" w:eastAsiaTheme="minorHAnsi" w:hAnsiTheme="majorBidi"/>
          <w:b/>
          <w:bCs/>
          <w:color w:val="C00000"/>
          <w:sz w:val="28"/>
          <w:szCs w:val="28"/>
        </w:rPr>
        <w:t>Scientism</w:t>
      </w:r>
      <w:commentRangeEnd w:id="267"/>
      <w:r w:rsidR="00AF0F69" w:rsidRPr="003B5FED">
        <w:rPr>
          <w:rStyle w:val="CommentReference"/>
          <w:rFonts w:asciiTheme="majorBidi" w:eastAsiaTheme="minorHAnsi" w:hAnsiTheme="majorBidi"/>
          <w:b/>
          <w:bCs/>
          <w:color w:val="C00000"/>
          <w:sz w:val="28"/>
          <w:szCs w:val="28"/>
        </w:rPr>
        <w:commentReference w:id="267"/>
      </w:r>
    </w:p>
    <w:p w14:paraId="6F8C23E0" w14:textId="2474BA97" w:rsidR="00FD1A33" w:rsidRDefault="00FD1A33" w:rsidP="00FD1A33">
      <w:pPr>
        <w:rPr>
          <w:rFonts w:eastAsiaTheme="minorHAnsi"/>
          <w:b/>
          <w:bCs/>
          <w:i/>
          <w:iCs/>
        </w:rPr>
      </w:pPr>
      <w:r w:rsidRPr="00722B01">
        <w:rPr>
          <w:rFonts w:eastAsiaTheme="minorHAnsi"/>
          <w:b/>
          <w:bCs/>
          <w:i/>
          <w:iCs/>
        </w:rPr>
        <w:t>"Empirical" Reliance upon Instruments &amp; Measurement instead of the Senses</w:t>
      </w:r>
      <w:bookmarkEnd w:id="266"/>
    </w:p>
    <w:p w14:paraId="02B8758A" w14:textId="49EED1F5" w:rsidR="002C3F54" w:rsidRPr="002C3F54" w:rsidRDefault="002C3F54" w:rsidP="00E616ED">
      <w:pPr>
        <w:pStyle w:val="ListParagraph"/>
        <w:numPr>
          <w:ilvl w:val="0"/>
          <w:numId w:val="121"/>
        </w:numPr>
        <w:rPr>
          <w:rFonts w:eastAsiaTheme="minorHAnsi"/>
        </w:rPr>
      </w:pPr>
      <w:r w:rsidRPr="002C3F54">
        <w:rPr>
          <w:rFonts w:eastAsiaTheme="minorHAnsi"/>
        </w:rPr>
        <w:t xml:space="preserve">It must be emphasized, however, that, in fact, Western Empiricism makes little direct use of the five outward Human senses. Instead, it relies systematically upon instruments, which it regards as “extending” the outward senses. In fact, it is valid to assert that—as a general rule—Western Scientists neither trust nor personally develop the five physical senses, since they place their fullest trust in scientific instruments instead, which are more precise. Thus, the role of the outward senses in Western Science has long atrophied. </w:t>
      </w:r>
      <w:r w:rsidRPr="002C3F54">
        <w:rPr>
          <w:rFonts w:eastAsiaTheme="minorHAnsi"/>
          <w:b/>
          <w:bCs/>
        </w:rPr>
        <w:t>(Volume 6)</w:t>
      </w:r>
    </w:p>
    <w:p w14:paraId="7981D485" w14:textId="77777777" w:rsidR="002C3F54" w:rsidRPr="002C3F54" w:rsidRDefault="002C3F54" w:rsidP="00E616ED">
      <w:pPr>
        <w:pStyle w:val="ListParagraph"/>
        <w:numPr>
          <w:ilvl w:val="0"/>
          <w:numId w:val="121"/>
        </w:numPr>
        <w:rPr>
          <w:rFonts w:eastAsiaTheme="minorHAnsi"/>
        </w:rPr>
      </w:pPr>
    </w:p>
    <w:p w14:paraId="04C2E4AA" w14:textId="06B33A46" w:rsidR="002C3F54" w:rsidRPr="002C3F54" w:rsidRDefault="002C3F54" w:rsidP="00E616ED">
      <w:pPr>
        <w:pStyle w:val="ListParagraph"/>
        <w:numPr>
          <w:ilvl w:val="0"/>
          <w:numId w:val="121"/>
        </w:numPr>
        <w:rPr>
          <w:rFonts w:eastAsiaTheme="minorHAnsi"/>
        </w:rPr>
      </w:pPr>
      <w:r w:rsidRPr="002C3F54">
        <w:rPr>
          <w:rFonts w:eastAsiaTheme="minorHAnsi"/>
        </w:rPr>
        <w:t>Only in recent years, have Western Scientists begun to understand the problematic role that their instruments may play in subtly constructing and sometimes distorting the very reality that they seek to study “objectively.” And, in this regard, it should also be noted that certain things—even in the present day—require direct sense experience, for which instruments simply cannot serve as substitutes. To know the purity, quality, and special use of olive oils and coffee, for example, full utilization of the personal human smelling, sampling, and tasting of at least eight trained samplers is required, and chemical analysis or other instrumental examinations simply cannot take their place.</w:t>
      </w:r>
      <w:r w:rsidRPr="002C3F54">
        <w:rPr>
          <w:rFonts w:eastAsiaTheme="minorHAnsi"/>
          <w:b/>
          <w:bCs/>
        </w:rPr>
        <w:t xml:space="preserve"> (Volume 6)</w:t>
      </w:r>
    </w:p>
    <w:p w14:paraId="43CAF8D7" w14:textId="77777777" w:rsidR="002C3F54" w:rsidRPr="002C3F54" w:rsidRDefault="002C3F54" w:rsidP="00E616ED">
      <w:pPr>
        <w:pStyle w:val="ListParagraph"/>
        <w:numPr>
          <w:ilvl w:val="0"/>
          <w:numId w:val="121"/>
        </w:numPr>
        <w:rPr>
          <w:rFonts w:eastAsiaTheme="minorHAnsi"/>
        </w:rPr>
      </w:pPr>
    </w:p>
    <w:p w14:paraId="42713E09" w14:textId="6829A227" w:rsidR="002C3F54" w:rsidRPr="00536544" w:rsidRDefault="002C3F54" w:rsidP="00E616ED">
      <w:pPr>
        <w:pStyle w:val="ListParagraph"/>
        <w:numPr>
          <w:ilvl w:val="0"/>
          <w:numId w:val="121"/>
        </w:numPr>
        <w:rPr>
          <w:rFonts w:eastAsiaTheme="minorHAnsi"/>
        </w:rPr>
      </w:pPr>
      <w:r w:rsidRPr="002C3F54">
        <w:rPr>
          <w:rFonts w:eastAsiaTheme="minorHAnsi"/>
        </w:rPr>
        <w:t>The believer must be fully conscious that the five outward human senses are remarkable gifts of God, and they—themselves and unaided—are, despite their limitations, excellent and unmatched empirical tools. Muslim Scientists created brilliant instruments, machines, and mechanisms. From the earliest period, Islamic science—as we have illustrated in Volume One—was brilliantly empirical, abstract, quantifiable, testable, and strictly non-mythological. Ibn Sīnā, for example, wrote on machines and developed an astronomical instrument to make careful observations of the stars and determine easily the arcs of their positions and in terms of minutes and seconds. As we have also shown in Occidentalism, The Compendium on the Theory and Practice of the Mechanical Arts (Al-Jāmi‘ bayn al-‘Ilm wa al-‘Amal al-Nāfi‘ fī Ṣinā‘at al-Ḥiyal) on engineering and mechanics by the Muslim inventor Ibn al-Rizāz al-Jazarī is a good indication of how technically advanced Muslim scientists, architects, and engineers were. But, at the same time, it was profoundly rooted in sound natural Philosophy and Metaphysics, which enabled it to constitute real as opposed to metaphorical knowledge.</w:t>
      </w:r>
      <w:r>
        <w:rPr>
          <w:rFonts w:eastAsiaTheme="minorHAnsi"/>
        </w:rPr>
        <w:t xml:space="preserve"> </w:t>
      </w:r>
      <w:r w:rsidRPr="002C3F54">
        <w:rPr>
          <w:rFonts w:eastAsiaTheme="minorHAnsi"/>
          <w:b/>
          <w:bCs/>
        </w:rPr>
        <w:t>(Volume 6)</w:t>
      </w:r>
    </w:p>
    <w:p w14:paraId="77BB10B0" w14:textId="77777777" w:rsidR="00536544" w:rsidRPr="00536544" w:rsidRDefault="00536544" w:rsidP="00536544">
      <w:pPr>
        <w:rPr>
          <w:rFonts w:eastAsiaTheme="minorHAnsi"/>
        </w:rPr>
      </w:pPr>
    </w:p>
    <w:p w14:paraId="1EF79AA6" w14:textId="29B36747" w:rsidR="00536544" w:rsidRPr="00536544" w:rsidRDefault="00536544" w:rsidP="00E616ED">
      <w:pPr>
        <w:pStyle w:val="ListParagraph"/>
        <w:numPr>
          <w:ilvl w:val="0"/>
          <w:numId w:val="121"/>
        </w:numPr>
        <w:rPr>
          <w:rFonts w:eastAsiaTheme="minorHAnsi"/>
        </w:rPr>
      </w:pPr>
      <w:r w:rsidRPr="00536544">
        <w:rPr>
          <w:rFonts w:eastAsiaTheme="minorHAnsi"/>
        </w:rPr>
        <w:t>Al-Ghazālī and his commentator al-Zabīdī speak of our outward senses as the five hosts or armies (junūd) of the Heart or the five “outward hosts of the Soul” (al-junūd al-ẓāhira). In a manner not inconsistent with this metaphor, Traditional Muslim Physicians and Scientists also made it a practice to develop fully their five outward senses—these extremely efficacious “outward hosts of the soul”—and rely upon them to the furthest extent possible. We mentioned earlier how Ibn Sīnā relied upon his immediate outward perceptions to find typically brilliant yet simple and inexpensive ways of conducting scientific observations and experiments to arrive at major conclusions. For example, he explained the diffraction of water particles in sunlight simply by studying how the water in Islamic gardens and bathhouses was refracted into rainbows. He studied and gave ingenious accounts of lightning, thunder, and sound based on common analogies with the clapping of human hands and the behavior of sound in caves. He made further analogies for lightning by reference to the ancient custom of making fire by rubbing two sticks together or striking two stones together to give off sparks. To these analogies, he added the effect of the humidity in clouds, using the correlation of a blacksmith placing hot iron in water. Similarly, al-Bīrūnī could readily calculate the earth’s circumference with surprising accuracy just by climbing a mountain close to the sea and watching the setting sun and the dip of the horizon with the naked eye. From this, he would determine the value of the perpendicular from the mountain. From this value, he calculated the ratio of the earth’s circumference to the height of the mountain by multiplying its height by the sine of the complementary angle of the dip and dividing the resultant by the sine of the dip, while multiplying this quotient by 2. Nevertheless, al-Bīrūnī would add that “such matters, however, need actual experiments and can only be verified by testing.”</w:t>
      </w:r>
      <w:r w:rsidRPr="00536544">
        <w:rPr>
          <w:rFonts w:eastAsiaTheme="minorHAnsi"/>
          <w:b/>
          <w:bCs/>
        </w:rPr>
        <w:t xml:space="preserve"> </w:t>
      </w:r>
      <w:r>
        <w:rPr>
          <w:rFonts w:eastAsiaTheme="minorHAnsi"/>
          <w:b/>
          <w:bCs/>
        </w:rPr>
        <w:t>(Volume 6)</w:t>
      </w:r>
    </w:p>
    <w:p w14:paraId="1BF484A9" w14:textId="77777777" w:rsidR="00536544" w:rsidRPr="00536544" w:rsidRDefault="00536544" w:rsidP="00E616ED">
      <w:pPr>
        <w:pStyle w:val="ListParagraph"/>
        <w:numPr>
          <w:ilvl w:val="0"/>
          <w:numId w:val="121"/>
        </w:numPr>
        <w:rPr>
          <w:rFonts w:eastAsiaTheme="minorHAnsi"/>
        </w:rPr>
      </w:pPr>
    </w:p>
    <w:p w14:paraId="252C0B10" w14:textId="2DD4EBD8" w:rsidR="002C3F54" w:rsidRPr="00536544" w:rsidRDefault="00536544" w:rsidP="00E616ED">
      <w:pPr>
        <w:pStyle w:val="ListParagraph"/>
        <w:numPr>
          <w:ilvl w:val="0"/>
          <w:numId w:val="121"/>
        </w:numPr>
        <w:rPr>
          <w:rFonts w:eastAsiaTheme="minorHAnsi"/>
        </w:rPr>
      </w:pPr>
      <w:r w:rsidRPr="00536544">
        <w:rPr>
          <w:rFonts w:eastAsiaTheme="minorHAnsi"/>
        </w:rPr>
        <w:t>Metaphysically, the Human senses should never be disparaged as the sound empirical portals that they are, since they bear a kinship relation with the outside world by virtue of the anthropic principle, which holds that the human being is the Microcosm (al-‘Ālam al-Ṣaghīr) and the universe that surrounds us is the Macrocosm (al-‘Ālam al-Kabīr). Our Scientific instruments—however exact they may be—cannot share this same Microcosmic relationship with objective reality. Again, in the Human Microcosm, it is the five outward sensory faculties—our miraculous powers of hearing, sight, touch, tasted, and smell—that are our portals to the Macrocosmic world outside of us. That Macrocosm and we as its Microcosm constitute God’s Lesser Kingdom, al-Mulk,  which again includes ourselves, the physical heavens, the earth, and all that the outward senses are capable of perceiving. Our five inner senses—which will be discussed after the outward senses—are internal counterparts of the five outward senses and serve to construct, interpret, and give meaning to the sensations we receive from the outward world (al-Mulk). The Intellect then works with those constructs in order to understand them more fully. The Outer World—al-Mulk—is a source of truth and constitutes one of the great Books of God, since it mirrors the Malakūt —God’s Greater Kingdom in the world of the Unseen, the greater realm of the Angelic hosts, Spiritual realities, and the Immutable Entities (al-A‘yān al-Thābita) or “Archetypes.” For its part, the Malakūt is a second and more perfect Book of God. Inwardly, by virtue of the perfection of the Promordial Human Self (al-Fiṭra), the tapestry of each Human Soul constitutes a third Book of God, which mirrors perfectly the realities of the Mulk and the Malakūt. Each of these three dimensions of reality—the human Soul, the physical outward world, and the world of the Unseen—mirror the Mother of the Books (Umm al-Kitāb) or the Preserved Tablet of Light (al-Lawḥ al-Maḥfūẓ), which will be discussed below in Volume Five. And all of these various Divine Books are perfectly synthesized in the eternal uncreated speech of the Qur’ān and all other other Revealed Books—such as the Torah, Psalms of David, and the Gospel of Jesus Christ—in their original and authentic forms. Thus, the five outward senses open for our Souls a special type of Revelation from the outside world, which we are created to receive and understand accurately, and which forms the basis of our understanding, practical wisdom, and empirical science—which is a source of truth when based on sound natural Philosophy and correct method.</w:t>
      </w:r>
      <w:r>
        <w:rPr>
          <w:rFonts w:eastAsiaTheme="minorHAnsi"/>
          <w:b/>
          <w:bCs/>
        </w:rPr>
        <w:t xml:space="preserve"> (Volume 6) </w:t>
      </w:r>
    </w:p>
    <w:p w14:paraId="613E3582" w14:textId="54BFEC18" w:rsidR="00536544" w:rsidRPr="00351881" w:rsidRDefault="00351881" w:rsidP="00E616ED">
      <w:pPr>
        <w:pStyle w:val="ListParagraph"/>
        <w:numPr>
          <w:ilvl w:val="0"/>
          <w:numId w:val="121"/>
        </w:numPr>
        <w:rPr>
          <w:rFonts w:eastAsiaTheme="minorHAnsi"/>
        </w:rPr>
      </w:pPr>
      <w:r w:rsidRPr="00351881">
        <w:rPr>
          <w:rFonts w:eastAsiaTheme="minorHAnsi"/>
        </w:rPr>
        <w:t>God Himself in His Omniscience derives no benefit and has utterly no need of the Scrolls. His Knowledge is sufficient in itself to know His servants and stands in no need of any instruments, Angels, or reminders. Thus, none of the Books of Deeds is for God’s use, since He has Knowledge of all things and there is never a moment when He forgets or when anything becomes unknown or hidden from Him. God says in the Qur’ān:</w:t>
      </w:r>
      <w:r>
        <w:rPr>
          <w:rFonts w:eastAsiaTheme="minorHAnsi"/>
        </w:rPr>
        <w:t xml:space="preserve"> (</w:t>
      </w:r>
      <w:r>
        <w:rPr>
          <w:rFonts w:eastAsiaTheme="minorHAnsi"/>
          <w:b/>
          <w:bCs/>
        </w:rPr>
        <w:t>Volume 6)</w:t>
      </w:r>
    </w:p>
    <w:p w14:paraId="327DC3E8" w14:textId="6F97CBBB" w:rsidR="00351881" w:rsidRPr="00431BCF" w:rsidRDefault="00431BCF" w:rsidP="00E616ED">
      <w:pPr>
        <w:pStyle w:val="ListParagraph"/>
        <w:numPr>
          <w:ilvl w:val="0"/>
          <w:numId w:val="121"/>
        </w:numPr>
        <w:rPr>
          <w:rFonts w:eastAsiaTheme="minorHAnsi"/>
        </w:rPr>
      </w:pPr>
      <w:r w:rsidRPr="00431BCF">
        <w:rPr>
          <w:rFonts w:eastAsiaTheme="minorHAnsi"/>
        </w:rPr>
        <w:t>Our understanding of scientific anatomy and human and veterinary medicine arose through the catalyst of those disciplines coming from the Islamic World as well as the technological refinement of surgical instruments and the development of pharmacies and hospitals. Our colleges and universities and their academic architecture, chairs, robes, degrees, and scholastic culture are not without a sizeable debt to the world of Islamic learning—as we will see in what follows—and its joint scholastic and humanistic traditions. The West also benefitted greatly and until the present day from the rich intellectual heritage of Arabic numerals, mathematics, algebra, graph paper, dimensional geometry, and spherical trigonometry. In the same vein, the West was not too proud to borrow and build on the learning of Muslim astronomers or study the figures and charts of their observatories. Our glossaries—as we will see—overflow with Arabic names for the stars and heavenly bodies, and the monumental discoveries by sea and the subsequent global explorations of the West, which—as we have noted—literally “turned the Old World inside out,” would have been incomprehensible without the achievements of more than seven centuries of great Islamic cartographers and geographers, their geographical theories—which discovered that the earth is round during the early Islamic period—as well as arts of navigation and direction-finding instruments like the compass and astrolabe.</w:t>
      </w:r>
      <w:r>
        <w:rPr>
          <w:rFonts w:eastAsiaTheme="minorHAnsi"/>
        </w:rPr>
        <w:t xml:space="preserve"> </w:t>
      </w:r>
      <w:r w:rsidRPr="00431BCF">
        <w:rPr>
          <w:rFonts w:eastAsiaTheme="minorHAnsi"/>
          <w:b/>
          <w:bCs/>
        </w:rPr>
        <w:t>(Volume 6)</w:t>
      </w:r>
    </w:p>
    <w:p w14:paraId="33D9623D" w14:textId="27C9B2E4" w:rsidR="00431BCF" w:rsidRPr="00E5717C" w:rsidRDefault="00E5717C" w:rsidP="00E616ED">
      <w:pPr>
        <w:pStyle w:val="ListParagraph"/>
        <w:numPr>
          <w:ilvl w:val="0"/>
          <w:numId w:val="121"/>
        </w:numPr>
        <w:rPr>
          <w:rFonts w:eastAsiaTheme="minorHAnsi"/>
        </w:rPr>
      </w:pPr>
      <w:r w:rsidRPr="00E5717C">
        <w:rPr>
          <w:rFonts w:eastAsiaTheme="minorHAnsi"/>
        </w:rPr>
        <w:t>Ultimately, after more than seven centuries in its search to find direct and viable routes around the Muslim world to the markets of the East, this same geo-political imperative would drive Western Europe to circumnavigate Africa, cross the Atlantic, and—inadvertently—lead to the West’s discovery the Americas. As we will see below, the fortuitous discovery of the New World in conjunction with a profound shift from agrarian-based commerce to that of industry directed by modern science gradually turned the ancient global economic order inside out. European naval power, which manifested itself magnificently in the twelfth/eighteenth century, gained a clear advantage, ushering in the period of nineteenth-century colonialism. In the context of this new reality, the West could develop immense new economic and political possibilities far beyond the imagination of earlier generations. On the other hand—in this newly emerging axial age—the old agrarian-based Islamic economic structure, which for centuries had stood astride the ancient trade routes of Eurasia and Africa, was quickly becoming relegated to a mere backwater on the periphery of the emerging modern world order, where it would eventually in the height of European imperialism be hobbled completely or, at best, merely plod along until the rise of the petrochemical-based economy of the twentieth century.</w:t>
      </w:r>
      <w:r>
        <w:rPr>
          <w:rFonts w:eastAsiaTheme="minorHAnsi"/>
        </w:rPr>
        <w:t xml:space="preserve"> </w:t>
      </w:r>
      <w:r>
        <w:rPr>
          <w:rFonts w:eastAsiaTheme="minorHAnsi"/>
          <w:b/>
          <w:bCs/>
        </w:rPr>
        <w:t xml:space="preserve">(Volume 5) </w:t>
      </w:r>
    </w:p>
    <w:p w14:paraId="3CC5AA95" w14:textId="77777777" w:rsidR="000C065E" w:rsidRDefault="000C065E" w:rsidP="00E616ED">
      <w:pPr>
        <w:pStyle w:val="ListParagraph"/>
        <w:numPr>
          <w:ilvl w:val="0"/>
          <w:numId w:val="121"/>
        </w:numPr>
        <w:rPr>
          <w:rFonts w:eastAsiaTheme="minorHAnsi"/>
        </w:rPr>
      </w:pPr>
      <w:r w:rsidRPr="000C065E">
        <w:rPr>
          <w:rFonts w:eastAsiaTheme="minorHAnsi"/>
        </w:rPr>
        <w:t xml:space="preserve">al-Ḥasan ibn al-Haytham (d. 430/1039)—the “father of modern optics”—who developed his famous “dark room” over a thousand years ago, which he called al-qumra (the dark room). Muslim scientists have long referred to his invention as “Ibn al-Haytham’s dark room” (qumrat Ibn al-Haytham) </w:t>
      </w:r>
    </w:p>
    <w:p w14:paraId="73305869" w14:textId="226FF98F" w:rsidR="000C065E" w:rsidRPr="000C065E" w:rsidRDefault="000C065E" w:rsidP="00E616ED">
      <w:pPr>
        <w:pStyle w:val="ListParagraph"/>
        <w:numPr>
          <w:ilvl w:val="1"/>
          <w:numId w:val="121"/>
        </w:numPr>
        <w:rPr>
          <w:rFonts w:eastAsiaTheme="minorHAnsi"/>
        </w:rPr>
      </w:pPr>
      <w:r w:rsidRPr="000C065E">
        <w:rPr>
          <w:rFonts w:eastAsiaTheme="minorHAnsi"/>
        </w:rPr>
        <w:t xml:space="preserve">Ibn al-Haytham “the world’s first true scientist,” which would make him “the father of modern science.” </w:t>
      </w:r>
    </w:p>
    <w:p w14:paraId="68A272EA" w14:textId="317F46C3" w:rsidR="00E5717C" w:rsidRPr="000C065E" w:rsidRDefault="000C065E" w:rsidP="00E616ED">
      <w:pPr>
        <w:pStyle w:val="ListParagraph"/>
        <w:numPr>
          <w:ilvl w:val="1"/>
          <w:numId w:val="121"/>
        </w:numPr>
        <w:rPr>
          <w:rFonts w:eastAsiaTheme="minorHAnsi"/>
        </w:rPr>
      </w:pPr>
      <w:r w:rsidRPr="000C065E">
        <w:rPr>
          <w:rFonts w:eastAsiaTheme="minorHAnsi"/>
        </w:rPr>
        <w:t>Because of his work in the psychology of visual perception and optical illusions, it may also be argued that Ibn al-Haytham was the “father of experimental psychology” as well as “psychophysics,” a sub-division of modern psychology.</w:t>
      </w:r>
      <w:r>
        <w:rPr>
          <w:rFonts w:eastAsiaTheme="minorHAnsi"/>
        </w:rPr>
        <w:t xml:space="preserve"> </w:t>
      </w:r>
      <w:r>
        <w:rPr>
          <w:rFonts w:eastAsiaTheme="minorHAnsi"/>
          <w:b/>
          <w:bCs/>
        </w:rPr>
        <w:t xml:space="preserve">(Volume 5) </w:t>
      </w:r>
    </w:p>
    <w:p w14:paraId="4D647578" w14:textId="51CC980B" w:rsidR="000A0E0A" w:rsidRPr="000A0E0A" w:rsidRDefault="000A0E0A" w:rsidP="00E616ED">
      <w:pPr>
        <w:pStyle w:val="ListParagraph"/>
        <w:numPr>
          <w:ilvl w:val="0"/>
          <w:numId w:val="121"/>
        </w:numPr>
        <w:rPr>
          <w:rFonts w:eastAsiaTheme="minorHAnsi"/>
        </w:rPr>
      </w:pPr>
      <w:r w:rsidRPr="000A0E0A">
        <w:rPr>
          <w:rFonts w:eastAsiaTheme="minorHAnsi"/>
        </w:rPr>
        <w:t>Modern Scientific disciplines generally seek the explanation of things by focusing on their quantitative aspect, which naturally makes Mathematics a key discipline. The “quantitative side of things” is the appearance of things as discrete individuals that can be further subdivided and analyzed. By contrast, the “qualitative side of things” represents everything that allows phenomena to be conceptualized in terms of the qualities, accidents, and attributes that derive from Pure Quality. Investigating the quantitative side of things is perfectly legitimate, and Modern Science illustrates how practical such analysis can be. It only becomes illegitimate when the claim is made that quantity alone represents true knowledge and that the elucidation of the qualitative side of Reality adds nothing of significance. One of the critical dimensions of “Scientism” is the belief that real knowledge is grounded in empirical Science alone, which creates a legacy of virtually compulsory quantification.</w:t>
      </w:r>
      <w:r>
        <w:rPr>
          <w:rFonts w:eastAsiaTheme="minorHAnsi"/>
        </w:rPr>
        <w:t xml:space="preserve"> </w:t>
      </w:r>
      <w:r>
        <w:rPr>
          <w:rFonts w:eastAsiaTheme="minorHAnsi"/>
          <w:b/>
          <w:bCs/>
        </w:rPr>
        <w:t xml:space="preserve">(Volume 5) </w:t>
      </w:r>
    </w:p>
    <w:p w14:paraId="21FB5B3B" w14:textId="77777777" w:rsidR="000A0E0A" w:rsidRPr="000A0E0A" w:rsidRDefault="000A0E0A" w:rsidP="00E616ED">
      <w:pPr>
        <w:pStyle w:val="ListParagraph"/>
        <w:numPr>
          <w:ilvl w:val="0"/>
          <w:numId w:val="121"/>
        </w:numPr>
        <w:rPr>
          <w:rFonts w:eastAsiaTheme="minorHAnsi"/>
        </w:rPr>
      </w:pPr>
    </w:p>
    <w:p w14:paraId="59E3F890" w14:textId="130343CA" w:rsidR="000A0E0A" w:rsidRPr="000A0E0A" w:rsidRDefault="000A0E0A" w:rsidP="00E616ED">
      <w:pPr>
        <w:pStyle w:val="ListParagraph"/>
        <w:numPr>
          <w:ilvl w:val="0"/>
          <w:numId w:val="121"/>
        </w:numPr>
        <w:rPr>
          <w:rFonts w:eastAsiaTheme="minorHAnsi"/>
        </w:rPr>
      </w:pPr>
      <w:r w:rsidRPr="000A0E0A">
        <w:rPr>
          <w:rFonts w:eastAsiaTheme="minorHAnsi"/>
        </w:rPr>
        <w:t>As a result of this Reign of Quantity today, Human Beings come to see the World around them and their own selves only in terms of their being discrete, quantifiable things—each of which can be given a number. Thus, when we look at things, we often can only perceive them as “things”—but not as markers, pointers, Signs, and Symbols of greater Truths and Realities. Thus, we are taught that concrete “things” constitute what is real in themselves, and this point of view arose in the Early Modern period and has long become central to Modernist and post-Modernist Epistemologies. When some qualities—such as colors, for example—can be expressed in numbers, they become “real,” while other qualities that cannot be expressed quantitatively—and most of them cannot—are relegated to what is “unreal” or certainly of little Scientific merit. This phenomenon has also led to the “dehumanization” of Modern Science and Technology. Although, as Categories, quantity and quality are value neutral, in the Islamic Intellectual Tradition Reality may be said to lie in “quality,” because it is the basis of individuation and uniqueness. Beyond this, Reality lies on the side of universal Principles and fundamental qualities, more than it does on the side of quantification.</w:t>
      </w:r>
      <w:r>
        <w:rPr>
          <w:rFonts w:eastAsiaTheme="minorHAnsi"/>
        </w:rPr>
        <w:t xml:space="preserve"> </w:t>
      </w:r>
      <w:r>
        <w:rPr>
          <w:rFonts w:eastAsiaTheme="minorHAnsi"/>
          <w:b/>
          <w:bCs/>
        </w:rPr>
        <w:t>(Volume 5)</w:t>
      </w:r>
    </w:p>
    <w:p w14:paraId="2FC863C4" w14:textId="04AC108B" w:rsidR="000A0E0A" w:rsidRPr="00E864E4" w:rsidRDefault="00E864E4" w:rsidP="00E616ED">
      <w:pPr>
        <w:pStyle w:val="ListParagraph"/>
        <w:numPr>
          <w:ilvl w:val="0"/>
          <w:numId w:val="121"/>
        </w:numPr>
        <w:rPr>
          <w:rFonts w:eastAsiaTheme="minorHAnsi"/>
        </w:rPr>
      </w:pPr>
      <w:r w:rsidRPr="00E864E4">
        <w:rPr>
          <w:rFonts w:eastAsiaTheme="minorHAnsi"/>
        </w:rPr>
        <w:t>One of the critical dimensions of “Scientism” is the belief that real knowledge is grounded in empirical Science alone, which creates a legacy of virtually compulsory quantification.</w:t>
      </w:r>
      <w:r>
        <w:rPr>
          <w:rFonts w:eastAsiaTheme="minorHAnsi"/>
        </w:rPr>
        <w:t xml:space="preserve"> (</w:t>
      </w:r>
      <w:r>
        <w:rPr>
          <w:rFonts w:eastAsiaTheme="minorHAnsi"/>
          <w:b/>
          <w:bCs/>
        </w:rPr>
        <w:t>Volume 1)</w:t>
      </w:r>
    </w:p>
    <w:p w14:paraId="13193FB8" w14:textId="02481174" w:rsidR="00E864E4" w:rsidRPr="008F5C44" w:rsidRDefault="00583578" w:rsidP="00E616ED">
      <w:pPr>
        <w:pStyle w:val="ListParagraph"/>
        <w:numPr>
          <w:ilvl w:val="0"/>
          <w:numId w:val="121"/>
        </w:numPr>
        <w:rPr>
          <w:rFonts w:eastAsiaTheme="minorHAnsi"/>
        </w:rPr>
      </w:pPr>
      <w:r w:rsidRPr="00583578">
        <w:rPr>
          <w:rFonts w:eastAsiaTheme="minorHAnsi"/>
        </w:rPr>
        <w:t>Scientism is an example of “metaphorical” as opposed to “real knowledge.” Sound empirical Science—based on well-grounded natural Philosophy and careful methodology—must not be confused with “Scientism,” which is an ideology based on ontological naturalism, which we may define as a type of naïve empiricism that reduces reality only to what the senses can perceive, which—as we will see below—ultimately leads to ignorance of both object, subject, and instrument. Scientism holds that real knowledge and essentially all knowledge come from empirical data and calculations alone with little or no need of first principles, natural Philosophy, or sound Metaphysics. It is a myopic way of thinking that has been criticized by hosts of contemporary intellectuals, although it still permeates secular education and popular culture.</w:t>
      </w:r>
      <w:r>
        <w:rPr>
          <w:rFonts w:eastAsiaTheme="minorHAnsi"/>
        </w:rPr>
        <w:t xml:space="preserve"> (</w:t>
      </w:r>
      <w:r>
        <w:rPr>
          <w:rFonts w:eastAsiaTheme="minorHAnsi"/>
          <w:b/>
          <w:bCs/>
        </w:rPr>
        <w:t>Syntopicon)</w:t>
      </w:r>
    </w:p>
    <w:p w14:paraId="374203CE" w14:textId="6360B112" w:rsidR="008F5C44" w:rsidRPr="008F5C44" w:rsidRDefault="008F5C44" w:rsidP="00E616ED">
      <w:pPr>
        <w:pStyle w:val="ListParagraph"/>
        <w:numPr>
          <w:ilvl w:val="0"/>
          <w:numId w:val="121"/>
        </w:numPr>
        <w:rPr>
          <w:rFonts w:eastAsiaTheme="minorHAnsi"/>
        </w:rPr>
      </w:pPr>
      <w:r w:rsidRPr="008F5C44">
        <w:rPr>
          <w:rFonts w:eastAsiaTheme="minorHAnsi"/>
        </w:rPr>
        <w:t>Alfred Lord Whitehead, and others have made powerful critiques of its bifurcated worldview and the highly problematic role it plays in modern science, psychology, and other fields of knowledge. They have emphasized the imperative that we finally break the “bifurcationist stranglehold,” although, in the absence of anything to replace it, Cartesian dualism still remains a reigning paradigm</w:t>
      </w:r>
      <w:r w:rsidRPr="008F5C44">
        <w:rPr>
          <w:rFonts w:eastAsiaTheme="minorHAnsi"/>
          <w:b/>
          <w:bCs/>
        </w:rPr>
        <w:t>. (Volume</w:t>
      </w:r>
      <w:r>
        <w:rPr>
          <w:rFonts w:eastAsiaTheme="minorHAnsi"/>
          <w:b/>
          <w:bCs/>
        </w:rPr>
        <w:t xml:space="preserve"> 8)</w:t>
      </w:r>
    </w:p>
    <w:p w14:paraId="3C2EB5B7" w14:textId="4448A1A6" w:rsidR="008F5C44" w:rsidRPr="007C629E" w:rsidRDefault="007C629E" w:rsidP="00E616ED">
      <w:pPr>
        <w:pStyle w:val="ListParagraph"/>
        <w:numPr>
          <w:ilvl w:val="0"/>
          <w:numId w:val="121"/>
        </w:numPr>
        <w:rPr>
          <w:rFonts w:eastAsiaTheme="minorHAnsi"/>
        </w:rPr>
      </w:pPr>
      <w:r w:rsidRPr="007C629E">
        <w:rPr>
          <w:rFonts w:eastAsiaTheme="minorHAnsi"/>
        </w:rPr>
        <w:t>Modern science was the most potent factor in overthrowing dualism because it demonstrated the dependence of psychic life upon the body and bodily conditions.</w:t>
      </w:r>
      <w:r>
        <w:rPr>
          <w:rFonts w:eastAsiaTheme="minorHAnsi"/>
        </w:rPr>
        <w:t xml:space="preserve"> </w:t>
      </w:r>
      <w:r>
        <w:rPr>
          <w:rFonts w:eastAsiaTheme="minorHAnsi"/>
          <w:b/>
          <w:bCs/>
        </w:rPr>
        <w:t>Volume 8</w:t>
      </w:r>
    </w:p>
    <w:p w14:paraId="686103DF" w14:textId="77777777" w:rsidR="008A52DB" w:rsidRPr="008A52DB" w:rsidRDefault="008A52DB" w:rsidP="00E616ED">
      <w:pPr>
        <w:pStyle w:val="ListParagraph"/>
        <w:numPr>
          <w:ilvl w:val="0"/>
          <w:numId w:val="121"/>
        </w:numPr>
        <w:rPr>
          <w:rFonts w:eastAsiaTheme="minorHAnsi"/>
        </w:rPr>
      </w:pPr>
      <w:r w:rsidRPr="008A52DB">
        <w:rPr>
          <w:rFonts w:eastAsiaTheme="minorHAnsi"/>
        </w:rPr>
        <w:t>Modern Science Is Provisional</w:t>
      </w:r>
    </w:p>
    <w:p w14:paraId="6CDE6E35" w14:textId="77777777" w:rsidR="008A52DB" w:rsidRPr="008A52DB" w:rsidRDefault="008A52DB" w:rsidP="00E616ED">
      <w:pPr>
        <w:pStyle w:val="ListParagraph"/>
        <w:numPr>
          <w:ilvl w:val="0"/>
          <w:numId w:val="121"/>
        </w:numPr>
        <w:rPr>
          <w:rFonts w:eastAsiaTheme="minorHAnsi"/>
        </w:rPr>
      </w:pPr>
      <w:r w:rsidRPr="008A52DB">
        <w:rPr>
          <w:rFonts w:eastAsiaTheme="minorHAnsi"/>
        </w:rPr>
        <w:t xml:space="preserve">Ren é Gu é non, The Reign of Quantity , 150: </w:t>
      </w:r>
    </w:p>
    <w:p w14:paraId="2C36CC2F" w14:textId="77777777" w:rsidR="008A52DB" w:rsidRPr="008A52DB" w:rsidRDefault="008A52DB" w:rsidP="00E616ED">
      <w:pPr>
        <w:pStyle w:val="ListParagraph"/>
        <w:numPr>
          <w:ilvl w:val="0"/>
          <w:numId w:val="121"/>
        </w:numPr>
        <w:rPr>
          <w:rFonts w:eastAsiaTheme="minorHAnsi"/>
        </w:rPr>
      </w:pPr>
      <w:r w:rsidRPr="008A52DB">
        <w:rPr>
          <w:rFonts w:eastAsiaTheme="minorHAnsi"/>
        </w:rPr>
        <w:t xml:space="preserve">Modern science is “more or less ‘provisional’”.  </w:t>
      </w:r>
    </w:p>
    <w:p w14:paraId="4D43F453" w14:textId="40B92E49" w:rsidR="008A52DB" w:rsidRPr="008A52DB" w:rsidRDefault="008A52DB" w:rsidP="00E616ED">
      <w:pPr>
        <w:pStyle w:val="ListParagraph"/>
        <w:numPr>
          <w:ilvl w:val="0"/>
          <w:numId w:val="121"/>
        </w:numPr>
        <w:rPr>
          <w:rFonts w:eastAsiaTheme="minorHAnsi"/>
        </w:rPr>
      </w:pPr>
      <w:r w:rsidRPr="008A52DB">
        <w:rPr>
          <w:rFonts w:eastAsiaTheme="minorHAnsi"/>
        </w:rPr>
        <w:t>NOTE: Likewise its “laws” are provisional.</w:t>
      </w:r>
    </w:p>
    <w:p w14:paraId="6BB69E94" w14:textId="701DC270" w:rsidR="007C629E" w:rsidRPr="00263813" w:rsidRDefault="008A52DB" w:rsidP="00E616ED">
      <w:pPr>
        <w:pStyle w:val="ListParagraph"/>
        <w:numPr>
          <w:ilvl w:val="0"/>
          <w:numId w:val="121"/>
        </w:numPr>
        <w:rPr>
          <w:rFonts w:eastAsiaTheme="minorHAnsi"/>
        </w:rPr>
      </w:pPr>
      <w:r w:rsidRPr="008A52DB">
        <w:rPr>
          <w:rFonts w:eastAsiaTheme="minorHAnsi"/>
        </w:rPr>
        <w:t>Leibnitz showed that Cartesian mechanism could be nothing but a “representation” of outward appearances lacking genuinely explanatory value. But the modern public at large takes the claims of science seriously and blindly accepts them as “dogmas.”</w:t>
      </w:r>
      <w:r>
        <w:rPr>
          <w:rFonts w:eastAsiaTheme="minorHAnsi"/>
        </w:rPr>
        <w:t xml:space="preserve"> </w:t>
      </w:r>
      <w:r>
        <w:rPr>
          <w:rFonts w:eastAsiaTheme="minorHAnsi"/>
          <w:b/>
          <w:bCs/>
        </w:rPr>
        <w:t>Volume 8</w:t>
      </w:r>
    </w:p>
    <w:p w14:paraId="445D4781" w14:textId="7995BEA9" w:rsidR="00263813" w:rsidRPr="00263813" w:rsidRDefault="00263813" w:rsidP="00E616ED">
      <w:pPr>
        <w:pStyle w:val="ListParagraph"/>
        <w:numPr>
          <w:ilvl w:val="0"/>
          <w:numId w:val="121"/>
        </w:numPr>
        <w:rPr>
          <w:rFonts w:eastAsiaTheme="minorHAnsi"/>
        </w:rPr>
      </w:pPr>
      <w:r w:rsidRPr="00263813">
        <w:rPr>
          <w:rFonts w:eastAsiaTheme="minorHAnsi"/>
        </w:rPr>
        <w:t>Faced with the challenge of modern scientism--and generally unaware of their underlying worldview--which constitute a very different conception of the world, Muslims today must bring a valid Islamic view of the cosmos into light if they are to avoid the dangerous dichotomy that results from seeking any superficial “harmony” between the “Islamic perspective” and modern science and technology. Until now, they have constituted an “artificial tail” grafted upon the body of Islam or even an alien element, the ingestion of which endangers the life of the Islamic world and others. Muslims must again find the universal criteria in the light of which the validity of all sciences must be judged, and this is a task that they accomplished remarkably in the past.</w:t>
      </w:r>
      <w:r>
        <w:rPr>
          <w:rFonts w:eastAsiaTheme="minorHAnsi"/>
        </w:rPr>
        <w:t xml:space="preserve"> </w:t>
      </w:r>
      <w:r w:rsidRPr="00263813">
        <w:rPr>
          <w:rFonts w:eastAsiaTheme="minorHAnsi"/>
          <w:b/>
          <w:bCs/>
        </w:rPr>
        <w:t>(Volume 18)</w:t>
      </w:r>
    </w:p>
    <w:p w14:paraId="6C402B16" w14:textId="3F813484" w:rsidR="00263813" w:rsidRPr="00534E3C" w:rsidRDefault="00534E3C" w:rsidP="00E616ED">
      <w:pPr>
        <w:pStyle w:val="ListParagraph"/>
        <w:numPr>
          <w:ilvl w:val="0"/>
          <w:numId w:val="121"/>
        </w:numPr>
        <w:rPr>
          <w:rFonts w:eastAsiaTheme="minorHAnsi"/>
        </w:rPr>
      </w:pPr>
      <w:r w:rsidRPr="00534E3C">
        <w:rPr>
          <w:rFonts w:eastAsiaTheme="minorHAnsi"/>
        </w:rPr>
        <w:t>The political nightmares we face today reflect the deeper moral, epistemological, and metaphysical malaise of the time. The same must be said about the environmental crisis and, in fact, the other problems mentioned below such as sophism and scientism.</w:t>
      </w:r>
      <w:r>
        <w:rPr>
          <w:rFonts w:eastAsiaTheme="minorHAnsi"/>
        </w:rPr>
        <w:t xml:space="preserve"> (</w:t>
      </w:r>
      <w:r>
        <w:rPr>
          <w:rFonts w:eastAsiaTheme="minorHAnsi"/>
          <w:b/>
          <w:bCs/>
        </w:rPr>
        <w:t>Volume 18)</w:t>
      </w:r>
    </w:p>
    <w:p w14:paraId="5820C12B" w14:textId="117A8FD2" w:rsidR="00534E3C" w:rsidRPr="00A57D52" w:rsidRDefault="00A57D52" w:rsidP="00E616ED">
      <w:pPr>
        <w:pStyle w:val="ListParagraph"/>
        <w:numPr>
          <w:ilvl w:val="0"/>
          <w:numId w:val="121"/>
        </w:numPr>
        <w:rPr>
          <w:rFonts w:eastAsiaTheme="minorHAnsi"/>
        </w:rPr>
      </w:pPr>
      <w:r w:rsidRPr="00A57D52">
        <w:rPr>
          <w:rFonts w:eastAsiaTheme="minorHAnsi"/>
        </w:rPr>
        <w:t>Ruskin discovered an all-pervasive change in the atmosphere, which indicated a crisis that spanned the whole range of the physical world and human civilization. This great pollution of the atmosphere, in Ruskin’s view, had been caused by Blasphemy: “For the last twenty years, England, and all foreign nations, either tempting her, or following her, have blasphemed the name of God deliberately and openly.” He meant more by this Blasphemy than just the irreverence of the irreligious tongue. Rather, he viewed this Blasphemy as the tendency of the “vulgar scientific mind” to degrade the “good works and purposes of Nature” and reduce them to the most ignoble and ugly particulars. Thus, the public had come to view the natural world as nothing more than an arena for competition and exploitation, “every man doing as much injustice to his brother as it is in his power to do.” Ruskin’s Blasphemy stood for rampant capitalism and crass materialism. It was a world-destroying force and had both physical and spiritual causes and consequences. Ruskin invoked instead the wisdom of Solomon: “Better a dry morsel and quietness therewith, than a house full of good eating, with strife.” He insisted that human beings must reject the abundance, competition, and consumption ethic of capitalism and industrial society and rediscover the peace of modest living.</w:t>
      </w:r>
      <w:r>
        <w:rPr>
          <w:rFonts w:eastAsiaTheme="minorHAnsi"/>
        </w:rPr>
        <w:t xml:space="preserve"> </w:t>
      </w:r>
      <w:r>
        <w:rPr>
          <w:rFonts w:eastAsiaTheme="minorHAnsi"/>
          <w:b/>
          <w:bCs/>
        </w:rPr>
        <w:t xml:space="preserve">Volume 18 </w:t>
      </w:r>
    </w:p>
    <w:p w14:paraId="2EABB9EB" w14:textId="2877106C" w:rsidR="00A57D52" w:rsidRPr="00A57D52" w:rsidRDefault="00A57D52" w:rsidP="00E616ED">
      <w:pPr>
        <w:pStyle w:val="ListParagraph"/>
        <w:numPr>
          <w:ilvl w:val="0"/>
          <w:numId w:val="121"/>
        </w:numPr>
        <w:rPr>
          <w:rFonts w:eastAsiaTheme="minorHAnsi"/>
        </w:rPr>
      </w:pPr>
      <w:r w:rsidRPr="00A57D52">
        <w:rPr>
          <w:rFonts w:eastAsiaTheme="minorHAnsi"/>
        </w:rPr>
        <w:t>Totalitarian Scientism and Its Role In Destroying the Environment</w:t>
      </w:r>
      <w:r>
        <w:rPr>
          <w:rFonts w:eastAsiaTheme="minorHAnsi"/>
        </w:rPr>
        <w:t xml:space="preserve"> </w:t>
      </w:r>
      <w:r>
        <w:rPr>
          <w:rFonts w:eastAsiaTheme="minorHAnsi"/>
          <w:b/>
          <w:bCs/>
        </w:rPr>
        <w:t xml:space="preserve">Volume 18 </w:t>
      </w:r>
    </w:p>
    <w:p w14:paraId="0D0825C5" w14:textId="77777777" w:rsidR="00A57D52" w:rsidRPr="00A57D52" w:rsidRDefault="00A57D52" w:rsidP="00E616ED">
      <w:pPr>
        <w:pStyle w:val="ListParagraph"/>
        <w:numPr>
          <w:ilvl w:val="1"/>
          <w:numId w:val="121"/>
        </w:numPr>
        <w:rPr>
          <w:rFonts w:eastAsiaTheme="minorHAnsi"/>
        </w:rPr>
      </w:pPr>
      <w:r w:rsidRPr="00A57D52">
        <w:rPr>
          <w:rFonts w:eastAsiaTheme="minorHAnsi"/>
        </w:rPr>
        <w:t xml:space="preserve">Seyyed Hossein Nasr, Man and Nature, 4: </w:t>
      </w:r>
    </w:p>
    <w:p w14:paraId="71EE8E22" w14:textId="634A2BD1" w:rsidR="00A57D52" w:rsidRPr="00147B26" w:rsidRDefault="00A57D52" w:rsidP="00E616ED">
      <w:pPr>
        <w:pStyle w:val="ListParagraph"/>
        <w:numPr>
          <w:ilvl w:val="1"/>
          <w:numId w:val="121"/>
        </w:numPr>
        <w:rPr>
          <w:rFonts w:eastAsiaTheme="minorHAnsi"/>
        </w:rPr>
      </w:pPr>
      <w:r w:rsidRPr="00A57D52">
        <w:rPr>
          <w:rFonts w:eastAsiaTheme="minorHAnsi"/>
        </w:rPr>
        <w:t xml:space="preserve">“One of the chief causes of this lack of acceptance of the spiritual dimension of the ecological crisis is the survival of a scientism which continues to present modern science not as a particular way of knowing nature, but as a complete and totalitarian philosophy which reduces all reality to the physical domain and does not wish under any condition to accept the possibility of the existence of non-scientistic world-views. While not denying the legitimacy of a science limited to the physical dimension of reality, alternative world-views drawn from traditional doctrines remain constantly aware of the inner nexus which binds physical nature to the realm of the Spirit, and the outward face of things to an inner reality which they at once veil and reveal. This reductionism and scientism has prevented Western science, for the most part, from turning to the more inward causes of the environmental crisis, while many individual scientists become ever more interested in ecological questions and even somewhat more responsible for the often catastrophic effects of their ‘disinterested’ and ‘pure’ research.”  </w:t>
      </w:r>
      <w:r>
        <w:rPr>
          <w:rFonts w:eastAsiaTheme="minorHAnsi"/>
          <w:b/>
          <w:bCs/>
        </w:rPr>
        <w:t xml:space="preserve">Volume 18 </w:t>
      </w:r>
    </w:p>
    <w:p w14:paraId="4D6375FA" w14:textId="77777777" w:rsidR="00147B26" w:rsidRPr="00147B26" w:rsidRDefault="00147B26" w:rsidP="00E616ED">
      <w:pPr>
        <w:pStyle w:val="ListParagraph"/>
        <w:numPr>
          <w:ilvl w:val="0"/>
          <w:numId w:val="121"/>
        </w:numPr>
        <w:rPr>
          <w:rFonts w:eastAsiaTheme="minorHAnsi"/>
        </w:rPr>
      </w:pPr>
      <w:r w:rsidRPr="00147B26">
        <w:rPr>
          <w:rFonts w:eastAsiaTheme="minorHAnsi"/>
        </w:rPr>
        <w:t>NOTE: The so-called “universality” of science in this sense constitutes an act of sedition and usurpation. It is one of the fundamental assertions at the basis of scientism.</w:t>
      </w:r>
    </w:p>
    <w:p w14:paraId="7BB1D241" w14:textId="1B9719B8" w:rsidR="00147B26" w:rsidRPr="00147B26" w:rsidRDefault="00147B26" w:rsidP="00E616ED">
      <w:pPr>
        <w:pStyle w:val="ListParagraph"/>
        <w:numPr>
          <w:ilvl w:val="0"/>
          <w:numId w:val="121"/>
        </w:numPr>
        <w:rPr>
          <w:rFonts w:eastAsiaTheme="minorHAnsi"/>
        </w:rPr>
      </w:pPr>
      <w:r w:rsidRPr="00147B26">
        <w:rPr>
          <w:rFonts w:eastAsiaTheme="minorHAnsi"/>
        </w:rPr>
        <w:t xml:space="preserve">Scientism is a leading Paradigm. </w:t>
      </w:r>
      <w:r>
        <w:rPr>
          <w:rFonts w:eastAsiaTheme="minorHAnsi"/>
          <w:b/>
          <w:bCs/>
        </w:rPr>
        <w:t>Volume 8</w:t>
      </w:r>
    </w:p>
    <w:p w14:paraId="6FDC1107" w14:textId="4B2D154D" w:rsidR="00147B26" w:rsidRPr="00147B26" w:rsidRDefault="00147B26" w:rsidP="00E616ED">
      <w:pPr>
        <w:pStyle w:val="ListParagraph"/>
        <w:numPr>
          <w:ilvl w:val="0"/>
          <w:numId w:val="121"/>
        </w:numPr>
        <w:rPr>
          <w:rFonts w:eastAsiaTheme="minorHAnsi"/>
        </w:rPr>
      </w:pPr>
      <w:r w:rsidRPr="00147B26">
        <w:rPr>
          <w:rFonts w:eastAsiaTheme="minorHAnsi"/>
        </w:rPr>
        <w:t xml:space="preserve">NOTE: The notion of an autonomous, self-run “evolution” of living things that literally “pull themselves up by their bootstraps” is a self-evident contradiction that could only be possible in the usurped kingdom of modern scientism that rejected the natural hierarchy of reality, logic, and science in order to create the kingdom of its universality, which, not surprisingly, has led to the destruction of the environment, climate, and even our own social and political structures. </w:t>
      </w:r>
      <w:r>
        <w:rPr>
          <w:rFonts w:eastAsiaTheme="minorHAnsi"/>
          <w:b/>
          <w:bCs/>
        </w:rPr>
        <w:t>Volume 8</w:t>
      </w:r>
    </w:p>
    <w:p w14:paraId="4C5E32A7" w14:textId="67675D57" w:rsidR="00147B26" w:rsidRPr="00147B26" w:rsidRDefault="00147B26" w:rsidP="00E616ED">
      <w:pPr>
        <w:pStyle w:val="ListParagraph"/>
        <w:numPr>
          <w:ilvl w:val="0"/>
          <w:numId w:val="121"/>
        </w:numPr>
        <w:rPr>
          <w:rFonts w:eastAsiaTheme="minorHAnsi"/>
        </w:rPr>
      </w:pPr>
      <w:r w:rsidRPr="00147B26">
        <w:rPr>
          <w:rFonts w:eastAsiaTheme="minorHAnsi"/>
        </w:rPr>
        <w:t>Distinguish between Evolution (evolvo, evolvere, evolvi, evolutuspursue. roll out, unroll) the unfolling and unfolding of life and the Scientistic paradigm of “pull-themselves-up-by-their-bootstraps” self-run evolutionism.</w:t>
      </w:r>
      <w:r>
        <w:rPr>
          <w:rFonts w:eastAsiaTheme="minorHAnsi"/>
        </w:rPr>
        <w:t xml:space="preserve"> </w:t>
      </w:r>
      <w:r>
        <w:rPr>
          <w:rFonts w:eastAsiaTheme="minorHAnsi"/>
          <w:b/>
          <w:bCs/>
        </w:rPr>
        <w:t xml:space="preserve">Volume 8 </w:t>
      </w:r>
    </w:p>
    <w:p w14:paraId="53E24BAE" w14:textId="05235D57" w:rsidR="00147B26" w:rsidRPr="00F65E37" w:rsidRDefault="00F65E37" w:rsidP="00E616ED">
      <w:pPr>
        <w:pStyle w:val="ListParagraph"/>
        <w:numPr>
          <w:ilvl w:val="0"/>
          <w:numId w:val="121"/>
        </w:numPr>
        <w:rPr>
          <w:rFonts w:eastAsiaTheme="minorHAnsi"/>
        </w:rPr>
      </w:pPr>
      <w:r w:rsidRPr="00F65E37">
        <w:rPr>
          <w:rFonts w:eastAsiaTheme="minorHAnsi"/>
        </w:rPr>
        <w:t>Therefore, Scientism constitutes a totalitarian reductionist view of an empirical world that is constructed by a delimitation of “Reality” to the unexamined physical domain, while rejecting the Conceptual Possibility that non-Scientistic views of the world may also be valid, especially when the Intellect is fully operable.</w:t>
      </w:r>
      <w:r>
        <w:rPr>
          <w:rFonts w:eastAsiaTheme="minorHAnsi"/>
        </w:rPr>
        <w:t xml:space="preserve"> </w:t>
      </w:r>
      <w:r>
        <w:rPr>
          <w:rFonts w:eastAsiaTheme="minorHAnsi"/>
          <w:b/>
          <w:bCs/>
        </w:rPr>
        <w:t>Volume 1 Syntopicon</w:t>
      </w:r>
    </w:p>
    <w:p w14:paraId="06458455" w14:textId="456CD4C9" w:rsidR="00B44822" w:rsidRDefault="00B44822" w:rsidP="00E616ED">
      <w:pPr>
        <w:pStyle w:val="ListParagraph"/>
        <w:numPr>
          <w:ilvl w:val="0"/>
          <w:numId w:val="121"/>
        </w:numPr>
        <w:rPr>
          <w:rFonts w:eastAsiaTheme="minorHAnsi"/>
        </w:rPr>
      </w:pPr>
      <w:r w:rsidRPr="00B44822">
        <w:rPr>
          <w:rFonts w:eastAsiaTheme="minorHAnsi"/>
        </w:rPr>
        <w:t>It Is Valid To Study Quantity, but It Must Not Be to the Exclusion of Quality (von Goethe)</w:t>
      </w:r>
      <w:r>
        <w:rPr>
          <w:rFonts w:eastAsiaTheme="minorHAnsi"/>
        </w:rPr>
        <w:t xml:space="preserve"> </w:t>
      </w:r>
      <w:r>
        <w:rPr>
          <w:rFonts w:eastAsiaTheme="minorHAnsi"/>
          <w:b/>
          <w:bCs/>
        </w:rPr>
        <w:t>Volume 9</w:t>
      </w:r>
    </w:p>
    <w:p w14:paraId="4DF2D925" w14:textId="07453D18" w:rsidR="00F65E37" w:rsidRDefault="00B44822" w:rsidP="00E616ED">
      <w:pPr>
        <w:pStyle w:val="ListParagraph"/>
        <w:numPr>
          <w:ilvl w:val="1"/>
          <w:numId w:val="121"/>
        </w:numPr>
        <w:rPr>
          <w:rFonts w:eastAsiaTheme="minorHAnsi"/>
        </w:rPr>
      </w:pPr>
      <w:r w:rsidRPr="00B44822">
        <w:rPr>
          <w:rFonts w:eastAsiaTheme="minorHAnsi"/>
        </w:rPr>
        <w:t>Investigating the quantitative side of things is not only legitimate; it is required. Modern science in its focus on quantifications illustrates how useful such investigation can be in the practical terms of applied technology. What is, however, clearly illegitimate is when we claim that this quantitative perspective alone constitutes “science” and “real knowledge” and that the elucidation of the qualitative side to reality tells us nothing of significance. This perspective is properly described, not as “science,” but as “scientism,” and ontological naturalism falls under this heading as well. Scientism holds that real knowledge comes from empirical calculations alone. This myopic way of thinking has been criticized by hosts of modern intellectuals, but it still permeates modern education and popular culture and has left us with a legacy of compulsory quantification in our approach to the world. As a result, people tend to see the world around them and their own selves only in terms of discreteness and reification. They look at things, and cannot see them as anything but things--never as signs, markers, symbols, or pointers to higher realities. Thus, they can never give the objects they study their proper rights and cannot see the forest for the trees. Indeed, they can only see the leaves and bark of the trees and not the tree themselves. From grade school the culture of compulsory quantification teaches us to believe that things are real only in themselves, and that this reality can be expressed only scientifically, which means mathematically and quantitatively. If some qualities, such as colors, can be expressed in numbers, they are real, but those qualities that cannot be expressed quantitatively--and most cannot--are unreal and of no great significance. This is one of the reasons why Johann Wolfgang von Goethe deserves lasting acclaim for his emphasis on the study of plants and colors, because he understood that both approaches ultimately require the introduction of fundamental quality into the realm of quantification.</w:t>
      </w:r>
    </w:p>
    <w:p w14:paraId="61F7D0F0" w14:textId="050E99E7" w:rsidR="00B44822" w:rsidRPr="000C484F" w:rsidRDefault="000C484F" w:rsidP="00E616ED">
      <w:pPr>
        <w:pStyle w:val="ListParagraph"/>
        <w:numPr>
          <w:ilvl w:val="0"/>
          <w:numId w:val="121"/>
        </w:numPr>
        <w:rPr>
          <w:rFonts w:eastAsiaTheme="minorHAnsi"/>
        </w:rPr>
      </w:pPr>
      <w:r w:rsidRPr="000C484F">
        <w:rPr>
          <w:rFonts w:eastAsiaTheme="minorHAnsi"/>
        </w:rPr>
        <w:t>Man is Homō religiōsus. This is the most important lesson today from these last three types of proof based on anthroplogy, hagiology, and apology. It is a corollary of this psychological and anthropological fact that man’s religion needs to be correct, beneficial, and good. It needs to be healthy. It needs to be civilizing and fulfilling. It needs to give us our human moorings and restore our intellect. This is something that the West--over the last five hundred years--has simply not been able to do. During this period, the West found its own religious tradition to be unequal to the task of modernism and modern scientism</w:t>
      </w:r>
      <w:r>
        <w:rPr>
          <w:rFonts w:eastAsiaTheme="minorHAnsi"/>
        </w:rPr>
        <w:t xml:space="preserve"> </w:t>
      </w:r>
      <w:r>
        <w:rPr>
          <w:rFonts w:eastAsiaTheme="minorHAnsi"/>
          <w:b/>
          <w:bCs/>
        </w:rPr>
        <w:t>Volume 10</w:t>
      </w:r>
    </w:p>
    <w:p w14:paraId="3C52FF86" w14:textId="4CE109E7" w:rsidR="00D03B3C" w:rsidRPr="00D03B3C" w:rsidRDefault="00D03B3C" w:rsidP="00E616ED">
      <w:pPr>
        <w:pStyle w:val="ListParagraph"/>
        <w:numPr>
          <w:ilvl w:val="0"/>
          <w:numId w:val="121"/>
        </w:numPr>
        <w:rPr>
          <w:rFonts w:eastAsiaTheme="minorHAnsi"/>
        </w:rPr>
      </w:pPr>
      <w:r w:rsidRPr="00D03B3C">
        <w:rPr>
          <w:rFonts w:eastAsiaTheme="minorHAnsi"/>
        </w:rPr>
        <w:t>Toynbee and the Heavy Artillery of Modern Scientism</w:t>
      </w:r>
      <w:r>
        <w:rPr>
          <w:rFonts w:eastAsiaTheme="minorHAnsi"/>
        </w:rPr>
        <w:t xml:space="preserve"> </w:t>
      </w:r>
      <w:r>
        <w:rPr>
          <w:rFonts w:eastAsiaTheme="minorHAnsi"/>
          <w:b/>
          <w:bCs/>
        </w:rPr>
        <w:t xml:space="preserve">Volume 10 </w:t>
      </w:r>
    </w:p>
    <w:p w14:paraId="67CEC196" w14:textId="57219856" w:rsidR="000C484F" w:rsidRDefault="00D03B3C" w:rsidP="00E616ED">
      <w:pPr>
        <w:pStyle w:val="ListParagraph"/>
        <w:numPr>
          <w:ilvl w:val="1"/>
          <w:numId w:val="121"/>
        </w:numPr>
        <w:rPr>
          <w:rFonts w:eastAsiaTheme="minorHAnsi"/>
        </w:rPr>
      </w:pPr>
      <w:r w:rsidRPr="00D03B3C">
        <w:rPr>
          <w:rFonts w:eastAsiaTheme="minorHAnsi"/>
        </w:rPr>
        <w:t>Toynbee refers to the “heavy artillery” of modern Western scholarship. Certain religious interpretations of history immediately invite themselves to be decimated in the “cross-fire” of modern scientific dogmatism on the one flank and modern agnostic skepticism on the other, not to mention the post-modern Western historian philosopher.</w:t>
      </w:r>
    </w:p>
    <w:p w14:paraId="374B555C" w14:textId="3E4808C7" w:rsidR="00D03B3C" w:rsidRPr="00D03B3C" w:rsidRDefault="00D03B3C" w:rsidP="00E616ED">
      <w:pPr>
        <w:pStyle w:val="ListParagraph"/>
        <w:numPr>
          <w:ilvl w:val="0"/>
          <w:numId w:val="121"/>
        </w:numPr>
        <w:rPr>
          <w:rFonts w:eastAsiaTheme="minorHAnsi"/>
        </w:rPr>
      </w:pPr>
      <w:r w:rsidRPr="00D03B3C">
        <w:rPr>
          <w:rFonts w:eastAsiaTheme="minorHAnsi"/>
        </w:rPr>
        <w:t>Scientism Lies at the Heart of Modern Culture</w:t>
      </w:r>
      <w:r>
        <w:rPr>
          <w:rFonts w:eastAsiaTheme="minorHAnsi"/>
        </w:rPr>
        <w:t xml:space="preserve"> </w:t>
      </w:r>
      <w:r>
        <w:rPr>
          <w:rFonts w:eastAsiaTheme="minorHAnsi"/>
          <w:b/>
          <w:bCs/>
        </w:rPr>
        <w:t xml:space="preserve">Volume 10 </w:t>
      </w:r>
    </w:p>
    <w:p w14:paraId="3E924E35" w14:textId="601669BC" w:rsidR="00D03B3C" w:rsidRDefault="00D03B3C" w:rsidP="00E616ED">
      <w:pPr>
        <w:pStyle w:val="ListParagraph"/>
        <w:numPr>
          <w:ilvl w:val="1"/>
          <w:numId w:val="121"/>
        </w:numPr>
        <w:rPr>
          <w:rFonts w:eastAsiaTheme="minorHAnsi"/>
        </w:rPr>
      </w:pPr>
      <w:r w:rsidRPr="00D03B3C">
        <w:rPr>
          <w:rFonts w:eastAsiaTheme="minorHAnsi"/>
        </w:rPr>
        <w:t>But we live in a scientistic culture. When a scientist speaks, he is taken to be an authority irrespective of what the topic is. And that attitude reflects poorly on the educational level of the public. Scientism lies at the heart of Western culture. Philosophical naturalism with its unjustifiable scientism has helped to create an intellectually unsophisticated culture. It is only when science attempts to take on itself the cloak of being a valid philosophy and metaphysics of ultimate reality does it necessarily comes into conflict with a spiritual interpretation of the universe.</w:t>
      </w:r>
    </w:p>
    <w:p w14:paraId="0D069AEC" w14:textId="52CD045B" w:rsidR="00FE5015" w:rsidRPr="00FE5015" w:rsidRDefault="00FE5015" w:rsidP="00E616ED">
      <w:pPr>
        <w:pStyle w:val="ListParagraph"/>
        <w:numPr>
          <w:ilvl w:val="0"/>
          <w:numId w:val="121"/>
        </w:numPr>
        <w:rPr>
          <w:rFonts w:eastAsiaTheme="minorHAnsi"/>
        </w:rPr>
      </w:pPr>
      <w:r w:rsidRPr="00FE5015">
        <w:rPr>
          <w:rFonts w:eastAsiaTheme="minorHAnsi"/>
        </w:rPr>
        <w:t>Atheists Have Myths of Their Own: Scientism</w:t>
      </w:r>
      <w:r>
        <w:rPr>
          <w:rFonts w:eastAsiaTheme="minorHAnsi"/>
        </w:rPr>
        <w:t xml:space="preserve"> </w:t>
      </w:r>
      <w:r>
        <w:rPr>
          <w:rFonts w:eastAsiaTheme="minorHAnsi"/>
          <w:b/>
          <w:bCs/>
        </w:rPr>
        <w:t>Volume 10</w:t>
      </w:r>
    </w:p>
    <w:p w14:paraId="1E25BDF7" w14:textId="6F861D33" w:rsidR="00FE5015" w:rsidRPr="00FE5015" w:rsidRDefault="00FE5015" w:rsidP="00E616ED">
      <w:pPr>
        <w:pStyle w:val="ListParagraph"/>
        <w:numPr>
          <w:ilvl w:val="1"/>
          <w:numId w:val="121"/>
        </w:numPr>
        <w:rPr>
          <w:rFonts w:eastAsiaTheme="minorHAnsi"/>
        </w:rPr>
      </w:pPr>
      <w:r w:rsidRPr="00FE5015">
        <w:rPr>
          <w:rFonts w:eastAsiaTheme="minorHAnsi"/>
        </w:rPr>
        <w:t xml:space="preserve">Atheists and iconoclasts have myths of their own, the most prominent of which is “scientistic belief” and “one scientististic fantasy after another.” Not all doctrine is sacred doctrine. We must be able to “break through the barrier of scientistic belief.” We must separate observed scientific fact from scientistic fiction, which is scientistic interpretation of fact and not fact itself. This is half of the work. We must also interpret the observed facts of science properly which science has disclosed. Failure to do this leads from one scientistic fantasy to another.   </w:t>
      </w:r>
    </w:p>
    <w:p w14:paraId="59EA2108" w14:textId="28F5624E" w:rsidR="00D03B3C" w:rsidRDefault="00FE5015" w:rsidP="00E616ED">
      <w:pPr>
        <w:pStyle w:val="ListParagraph"/>
        <w:numPr>
          <w:ilvl w:val="1"/>
          <w:numId w:val="121"/>
        </w:numPr>
        <w:rPr>
          <w:rFonts w:eastAsiaTheme="minorHAnsi"/>
        </w:rPr>
      </w:pPr>
      <w:r w:rsidRPr="00FE5015">
        <w:rPr>
          <w:rFonts w:eastAsiaTheme="minorHAnsi"/>
        </w:rPr>
        <w:t>The so-called “new atheism” rests on scientism and advances scientistic ideology as proof against traditional belief in God. It relies heavily on evolutionism. It is also political. New atheists want to change to way people think and behave. It has little reference to theology or philosophy. It believes they have been replaced by "science.”</w:t>
      </w:r>
    </w:p>
    <w:p w14:paraId="77291518" w14:textId="740F05F5" w:rsidR="002B3488" w:rsidRPr="002B3488" w:rsidRDefault="002B3488" w:rsidP="00E616ED">
      <w:pPr>
        <w:pStyle w:val="ListParagraph"/>
        <w:numPr>
          <w:ilvl w:val="0"/>
          <w:numId w:val="121"/>
        </w:numPr>
        <w:rPr>
          <w:rFonts w:eastAsiaTheme="minorHAnsi"/>
        </w:rPr>
      </w:pPr>
      <w:r w:rsidRPr="002B3488">
        <w:rPr>
          <w:rFonts w:eastAsiaTheme="minorHAnsi"/>
        </w:rPr>
        <w:t xml:space="preserve">Shoaib Malik, Islam and Evolution , 312: </w:t>
      </w:r>
      <w:r>
        <w:rPr>
          <w:rFonts w:eastAsiaTheme="minorHAnsi"/>
        </w:rPr>
        <w:t xml:space="preserve"> </w:t>
      </w:r>
      <w:r>
        <w:rPr>
          <w:rFonts w:eastAsiaTheme="minorHAnsi"/>
          <w:b/>
          <w:bCs/>
        </w:rPr>
        <w:t>Volume 16</w:t>
      </w:r>
    </w:p>
    <w:p w14:paraId="7E1B374C" w14:textId="77777777" w:rsidR="002B3488" w:rsidRPr="002B3488" w:rsidRDefault="002B3488" w:rsidP="00E616ED">
      <w:pPr>
        <w:pStyle w:val="ListParagraph"/>
        <w:numPr>
          <w:ilvl w:val="1"/>
          <w:numId w:val="121"/>
        </w:numPr>
        <w:rPr>
          <w:rFonts w:eastAsiaTheme="minorHAnsi"/>
        </w:rPr>
      </w:pPr>
      <w:r w:rsidRPr="002B3488">
        <w:rPr>
          <w:rFonts w:eastAsiaTheme="minorHAnsi"/>
        </w:rPr>
        <w:t xml:space="preserve">SOME hold that the splitting of the moon would be contrary to science. </w:t>
      </w:r>
    </w:p>
    <w:p w14:paraId="6E494B59" w14:textId="75D3A1D6" w:rsidR="00FD1A33" w:rsidRPr="002B3488" w:rsidRDefault="002B3488" w:rsidP="00E616ED">
      <w:pPr>
        <w:pStyle w:val="ListParagraph"/>
        <w:numPr>
          <w:ilvl w:val="1"/>
          <w:numId w:val="121"/>
        </w:numPr>
        <w:rPr>
          <w:rFonts w:eastAsiaTheme="minorHAnsi"/>
        </w:rPr>
      </w:pPr>
      <w:r w:rsidRPr="002B3488">
        <w:rPr>
          <w:rFonts w:eastAsiaTheme="minorHAnsi"/>
        </w:rPr>
        <w:t>NOTE: Whether or not the splitting of the moon--which was for Quraysh in Mecca--was visible throughout the world would depend upon atmospheric conditions to be observable. “Scientism” cannot rule it out. It can potentially affirm it but not deny it.</w:t>
      </w:r>
    </w:p>
    <w:p w14:paraId="0CDC82A8" w14:textId="77777777" w:rsidR="00FD1A33" w:rsidRDefault="00FD1A33" w:rsidP="00FD1A33">
      <w:pPr>
        <w:rPr>
          <w:rFonts w:eastAsiaTheme="minorHAnsi"/>
          <w:b/>
          <w:bCs/>
          <w:i/>
          <w:iCs/>
        </w:rPr>
      </w:pPr>
    </w:p>
    <w:p w14:paraId="028D1B1C" w14:textId="77777777" w:rsidR="00FD1A33" w:rsidRDefault="00FD1A33" w:rsidP="00E616ED">
      <w:pPr>
        <w:pStyle w:val="Heading4"/>
        <w:numPr>
          <w:ilvl w:val="0"/>
          <w:numId w:val="9"/>
        </w:numPr>
        <w:rPr>
          <w:rFonts w:asciiTheme="majorBidi" w:eastAsiaTheme="minorHAnsi" w:hAnsiTheme="majorBidi"/>
          <w:b/>
          <w:bCs/>
          <w:color w:val="C00000"/>
          <w:sz w:val="28"/>
          <w:szCs w:val="28"/>
        </w:rPr>
      </w:pPr>
      <w:bookmarkStart w:id="268" w:name="_Toc188509484"/>
      <w:r w:rsidRPr="00397CBB">
        <w:rPr>
          <w:rFonts w:asciiTheme="majorBidi" w:eastAsiaTheme="minorHAnsi" w:hAnsiTheme="majorBidi"/>
          <w:b/>
          <w:bCs/>
          <w:color w:val="C00000"/>
          <w:sz w:val="28"/>
          <w:szCs w:val="28"/>
        </w:rPr>
        <w:t>Laws of Nature Are Not Laws</w:t>
      </w:r>
      <w:bookmarkEnd w:id="268"/>
    </w:p>
    <w:p w14:paraId="575A70D1" w14:textId="59329142" w:rsidR="001A4035" w:rsidRPr="001A4035" w:rsidRDefault="001A4035" w:rsidP="00E616ED">
      <w:pPr>
        <w:pStyle w:val="ListParagraph"/>
        <w:numPr>
          <w:ilvl w:val="0"/>
          <w:numId w:val="122"/>
        </w:numPr>
        <w:rPr>
          <w:rFonts w:eastAsiaTheme="minorHAnsi"/>
        </w:rPr>
      </w:pPr>
      <w:r w:rsidRPr="001A4035">
        <w:rPr>
          <w:rFonts w:eastAsiaTheme="minorHAnsi"/>
        </w:rPr>
        <w:t>New Atheism Is Entrapped in Cartesian Dualism</w:t>
      </w:r>
      <w:r>
        <w:rPr>
          <w:rFonts w:eastAsiaTheme="minorHAnsi"/>
        </w:rPr>
        <w:t xml:space="preserve"> </w:t>
      </w:r>
      <w:r>
        <w:rPr>
          <w:rFonts w:eastAsiaTheme="minorHAnsi"/>
          <w:b/>
          <w:bCs/>
        </w:rPr>
        <w:t>Volume 10</w:t>
      </w:r>
    </w:p>
    <w:p w14:paraId="66CF1457" w14:textId="43A6D446" w:rsidR="001A4035" w:rsidRDefault="001A4035" w:rsidP="00E616ED">
      <w:pPr>
        <w:pStyle w:val="ListParagraph"/>
        <w:numPr>
          <w:ilvl w:val="1"/>
          <w:numId w:val="122"/>
        </w:numPr>
        <w:rPr>
          <w:rFonts w:eastAsiaTheme="minorHAnsi"/>
        </w:rPr>
      </w:pPr>
      <w:r w:rsidRPr="001A4035">
        <w:rPr>
          <w:rFonts w:eastAsiaTheme="minorHAnsi"/>
        </w:rPr>
        <w:t>The new atheism is trapped in Cartesian dualism. The new atheists do not believe in the external reality as an objective truth that exists objectively in essentially the way we perceive it. They do not believe in red apples. They believe--like most modern physicists and cognitive psychologists--that our minds "construct" whatever is "out there." Religion and belief in God are no different. They must arrive from within our minds. Therefore, they must have natural explanations. We must understand that many things we believe are caused by the thing we believe in. I believe there is a laptop in front of me because there is. I believe I am standing on my feet because I am. Dawkins et al fail to acknowledge that the mechanisms leading us toward belief in God may well be the causal consequences of God's creative activity in the world around us. As J. P. Moreland notes: “Laws of nature" do not create anything. They are ‘formal causes’ and not efficient causes. They indicate how causation flows through the world. They do not produce causation like efficient causes would do. To think of natural laws as EFFICIENT CAUSES is a major FALLACY.” The laws of nature do not apply unless there is already a universe. These laws describe the transitions that things go through. But the things must exist prior to the laws. Thus, the laws of nature cannot explain how the universe came into being. These laws presuppose an existing universe.</w:t>
      </w:r>
    </w:p>
    <w:p w14:paraId="418A43BC" w14:textId="77777777" w:rsidR="00316EB1" w:rsidRPr="00316EB1" w:rsidRDefault="00316EB1" w:rsidP="00E616ED">
      <w:pPr>
        <w:pStyle w:val="ListParagraph"/>
        <w:numPr>
          <w:ilvl w:val="0"/>
          <w:numId w:val="122"/>
        </w:numPr>
        <w:rPr>
          <w:rFonts w:eastAsiaTheme="minorHAnsi"/>
        </w:rPr>
      </w:pPr>
      <w:commentRangeStart w:id="269"/>
      <w:r w:rsidRPr="00316EB1">
        <w:rPr>
          <w:rFonts w:eastAsiaTheme="minorHAnsi"/>
        </w:rPr>
        <w:t>Laws of Nature Require Principle</w:t>
      </w:r>
    </w:p>
    <w:p w14:paraId="70554827"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Since all scientific knowledge depends upon primary and immediate propositions, it depends on principles.  </w:t>
      </w:r>
    </w:p>
    <w:p w14:paraId="12BDFD9A" w14:textId="77777777" w:rsidR="00316EB1" w:rsidRPr="00316EB1" w:rsidRDefault="00316EB1" w:rsidP="00E616ED">
      <w:pPr>
        <w:pStyle w:val="ListParagraph"/>
        <w:numPr>
          <w:ilvl w:val="0"/>
          <w:numId w:val="122"/>
        </w:numPr>
        <w:rPr>
          <w:rFonts w:eastAsiaTheme="minorHAnsi"/>
        </w:rPr>
      </w:pPr>
    </w:p>
    <w:p w14:paraId="1DB6B2F9" w14:textId="77777777" w:rsidR="00316EB1" w:rsidRPr="00316EB1" w:rsidRDefault="00316EB1" w:rsidP="00E616ED">
      <w:pPr>
        <w:pStyle w:val="ListParagraph"/>
        <w:numPr>
          <w:ilvl w:val="0"/>
          <w:numId w:val="122"/>
        </w:numPr>
        <w:rPr>
          <w:rFonts w:eastAsiaTheme="minorHAnsi"/>
        </w:rPr>
      </w:pPr>
      <w:r w:rsidRPr="00316EB1">
        <w:rPr>
          <w:rFonts w:eastAsiaTheme="minorHAnsi"/>
        </w:rPr>
        <w:t>Natural Laws Are Not “Laws,” First Principles, or Universal Grounds of Thought</w:t>
      </w:r>
    </w:p>
    <w:p w14:paraId="04FCAC83" w14:textId="77777777" w:rsidR="00316EB1" w:rsidRPr="00316EB1" w:rsidRDefault="00316EB1" w:rsidP="00E616ED">
      <w:pPr>
        <w:pStyle w:val="ListParagraph"/>
        <w:numPr>
          <w:ilvl w:val="0"/>
          <w:numId w:val="122"/>
        </w:numPr>
        <w:rPr>
          <w:rFonts w:eastAsiaTheme="minorHAnsi"/>
        </w:rPr>
      </w:pPr>
      <w:r w:rsidRPr="00316EB1">
        <w:rPr>
          <w:rFonts w:eastAsiaTheme="minorHAnsi"/>
        </w:rPr>
        <w:t>Methodological Naturalism versus Ontological Naturalism</w:t>
      </w:r>
    </w:p>
    <w:p w14:paraId="6C72DDF3"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“Ontological naturalism” must never be conflated with “methodological or operational naturalism.” The first is dogmatic and self-defeating; the second is truly scientific and leads to the sound rudiments of knowledge. Methodological naturalism is value-neutral and committed to empirical evidence, while understanding that such evidence--the facts--never speaks for itself. The evidence always requires hypothesis, theory, and interpretation, which is potentially precarious and much more difficult than direct observation and recording. “Ontological naturalism,” on the other hand, claims that what is “naturalistic”--that is, directly observed in nature--is all that there is. It typically excludes affirmation of God and divine intervention, because God does not belong to the natural order, and, in their view, His existence cannot be directly demonstrated by empirical methods, meaning to say that He cannot actually be seen, heard, or directly perceived by the senses, although His perfect signs and designs are everywhere. “Ontological naturalism” requires clausal closure in a closed-system universe of blindly and independently functioning material causes and effects. Although existence as we know it is theoretically impossible in such a universe, “ontological naturalism” refuses to admit any outside influence or vertical pattern of causation. Thus, in reality, it is nothing but a “metaphysics,” as Hume and others Westerner thinkers have observed. It is, however, one of the most simplistic and poorly thought-out metaphysical systems that the human mind has ever devised.  </w:t>
      </w:r>
    </w:p>
    <w:p w14:paraId="0DB9B49B" w14:textId="77777777" w:rsidR="00316EB1" w:rsidRPr="00316EB1" w:rsidRDefault="00316EB1" w:rsidP="00E616ED">
      <w:pPr>
        <w:pStyle w:val="ListParagraph"/>
        <w:numPr>
          <w:ilvl w:val="0"/>
          <w:numId w:val="122"/>
        </w:numPr>
        <w:rPr>
          <w:rFonts w:eastAsiaTheme="minorHAnsi"/>
        </w:rPr>
      </w:pPr>
    </w:p>
    <w:p w14:paraId="2852656B" w14:textId="77777777" w:rsidR="00316EB1" w:rsidRPr="00316EB1" w:rsidRDefault="00316EB1" w:rsidP="00E616ED">
      <w:pPr>
        <w:pStyle w:val="ListParagraph"/>
        <w:numPr>
          <w:ilvl w:val="0"/>
          <w:numId w:val="122"/>
        </w:numPr>
        <w:rPr>
          <w:rFonts w:eastAsiaTheme="minorHAnsi"/>
        </w:rPr>
      </w:pPr>
      <w:r w:rsidRPr="00316EB1">
        <w:rPr>
          <w:rFonts w:eastAsiaTheme="minorHAnsi"/>
        </w:rPr>
        <w:t>Ontological Naturalism Is Naive Empiricism</w:t>
      </w:r>
    </w:p>
    <w:p w14:paraId="7C097BCE" w14:textId="77777777" w:rsidR="00316EB1" w:rsidRPr="00316EB1" w:rsidRDefault="00316EB1" w:rsidP="00E616ED">
      <w:pPr>
        <w:pStyle w:val="ListParagraph"/>
        <w:numPr>
          <w:ilvl w:val="0"/>
          <w:numId w:val="122"/>
        </w:numPr>
        <w:rPr>
          <w:rFonts w:eastAsiaTheme="minorHAnsi"/>
        </w:rPr>
      </w:pPr>
      <w:r w:rsidRPr="00316EB1">
        <w:rPr>
          <w:rFonts w:eastAsiaTheme="minorHAnsi"/>
        </w:rPr>
        <w:t>Scientism is an example of “metaphorical knowledge.” Sound empirical science must not be confused with “scientism,” which is an ideology based on ontological naturalism, which we may define as naïve empiricism which reduces reality only to what the senses can perceive. Scientism holds that real knowledge comes from empirical calculations alone. It is a myopic way of thinking that has been criticized by hosts of contemporary intellectuals, although it still permeates secular education and popular culture.</w:t>
      </w:r>
    </w:p>
    <w:p w14:paraId="12DF880C" w14:textId="77777777" w:rsidR="00316EB1" w:rsidRPr="00316EB1" w:rsidRDefault="00316EB1" w:rsidP="00E616ED">
      <w:pPr>
        <w:pStyle w:val="ListParagraph"/>
        <w:numPr>
          <w:ilvl w:val="0"/>
          <w:numId w:val="122"/>
        </w:numPr>
        <w:rPr>
          <w:rFonts w:eastAsiaTheme="minorHAnsi"/>
        </w:rPr>
      </w:pPr>
    </w:p>
    <w:p w14:paraId="2472F1BA" w14:textId="77777777" w:rsidR="00316EB1" w:rsidRPr="00316EB1" w:rsidRDefault="00316EB1" w:rsidP="00E616ED">
      <w:pPr>
        <w:pStyle w:val="ListParagraph"/>
        <w:numPr>
          <w:ilvl w:val="0"/>
          <w:numId w:val="122"/>
        </w:numPr>
        <w:rPr>
          <w:rFonts w:eastAsiaTheme="minorHAnsi"/>
        </w:rPr>
      </w:pPr>
      <w:r w:rsidRPr="00316EB1">
        <w:rPr>
          <w:rFonts w:eastAsiaTheme="minorHAnsi"/>
        </w:rPr>
        <w:t>NATURAL LAWS AND THE NOTION OF THE UNIFORMITY OF NATURE</w:t>
      </w:r>
    </w:p>
    <w:p w14:paraId="68B03D57" w14:textId="2B64D255" w:rsidR="00316EB1" w:rsidRPr="00316EB1" w:rsidRDefault="00316EB1" w:rsidP="00E616ED">
      <w:pPr>
        <w:pStyle w:val="ListParagraph"/>
        <w:numPr>
          <w:ilvl w:val="0"/>
          <w:numId w:val="122"/>
        </w:numPr>
        <w:rPr>
          <w:rFonts w:eastAsiaTheme="minorHAnsi"/>
        </w:rPr>
      </w:pPr>
      <w:r w:rsidRPr="00316EB1">
        <w:rPr>
          <w:rFonts w:eastAsiaTheme="minorHAnsi"/>
        </w:rPr>
        <w:t>Al-Biruni and Natural Laws</w:t>
      </w:r>
    </w:p>
    <w:p w14:paraId="4C2E2B77"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Al-Bīrūnī held that the “laws of nature” are not valid throughout history of the cosmos but change during the life of the world like the form and function of a living organism during the various periods of its life.  </w:t>
      </w:r>
    </w:p>
    <w:p w14:paraId="22464D8C" w14:textId="77777777" w:rsidR="00316EB1" w:rsidRPr="00316EB1" w:rsidRDefault="00316EB1" w:rsidP="00E616ED">
      <w:pPr>
        <w:pStyle w:val="ListParagraph"/>
        <w:numPr>
          <w:ilvl w:val="0"/>
          <w:numId w:val="122"/>
        </w:numPr>
        <w:rPr>
          <w:rFonts w:eastAsiaTheme="minorHAnsi"/>
        </w:rPr>
      </w:pPr>
    </w:p>
    <w:p w14:paraId="3C2C3DC6" w14:textId="0F7F7322" w:rsidR="00316EB1" w:rsidRPr="00DC40D6" w:rsidRDefault="00316EB1" w:rsidP="00E616ED">
      <w:pPr>
        <w:pStyle w:val="ListParagraph"/>
        <w:numPr>
          <w:ilvl w:val="0"/>
          <w:numId w:val="122"/>
        </w:numPr>
        <w:rPr>
          <w:rFonts w:eastAsiaTheme="minorHAnsi"/>
        </w:rPr>
      </w:pPr>
      <w:r w:rsidRPr="00316EB1">
        <w:rPr>
          <w:rFonts w:eastAsiaTheme="minorHAnsi"/>
        </w:rPr>
        <w:t>Natural Laws and the Uniformity of Nature</w:t>
      </w:r>
    </w:p>
    <w:p w14:paraId="084AA089"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The presumption of the uniformity of nature is one of the most important unproven paradigms of modern science and scientism--one that al-Bīrūnī regarded as unfounded. In an evolutionary universe such as ours, in which different species of plants and animals continually “unfold,” it is illogical to presume that the “habits” and “laws” of the natural order do not themselves evolve or change from time to time.  </w:t>
      </w:r>
    </w:p>
    <w:p w14:paraId="31FD65D0" w14:textId="77777777" w:rsidR="00316EB1" w:rsidRPr="00316EB1" w:rsidRDefault="00316EB1" w:rsidP="00E616ED">
      <w:pPr>
        <w:pStyle w:val="ListParagraph"/>
        <w:numPr>
          <w:ilvl w:val="0"/>
          <w:numId w:val="122"/>
        </w:numPr>
        <w:rPr>
          <w:rFonts w:eastAsiaTheme="minorHAnsi"/>
        </w:rPr>
      </w:pPr>
    </w:p>
    <w:p w14:paraId="2DE806EC" w14:textId="228A9E84" w:rsidR="00316EB1" w:rsidRDefault="00316EB1" w:rsidP="00E616ED">
      <w:pPr>
        <w:pStyle w:val="ListParagraph"/>
        <w:numPr>
          <w:ilvl w:val="0"/>
          <w:numId w:val="122"/>
        </w:numPr>
        <w:rPr>
          <w:rFonts w:eastAsiaTheme="minorHAnsi"/>
        </w:rPr>
      </w:pPr>
      <w:r w:rsidRPr="00316EB1">
        <w:rPr>
          <w:rFonts w:eastAsiaTheme="minorHAnsi"/>
        </w:rPr>
        <w:t>Natural Laws Are Not Constants of a Metaphysical or Principial Order</w:t>
      </w:r>
    </w:p>
    <w:p w14:paraId="2079E132" w14:textId="77777777" w:rsidR="00DC40D6" w:rsidRPr="00DC40D6" w:rsidRDefault="00DC40D6" w:rsidP="00DC40D6">
      <w:pPr>
        <w:rPr>
          <w:rFonts w:eastAsiaTheme="minorHAnsi"/>
        </w:rPr>
      </w:pPr>
    </w:p>
    <w:p w14:paraId="395E686C"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Constant relations between things on a universal scale would require self-evident, a priori premises that are prior to experience, and that is not generally the business of our empirical scientific endeavors, especially when they lack reliable philosophical and metaphysical foundations. </w:t>
      </w:r>
    </w:p>
    <w:p w14:paraId="75D8C528" w14:textId="77777777" w:rsidR="00316EB1" w:rsidRPr="00316EB1" w:rsidRDefault="00316EB1" w:rsidP="00E616ED">
      <w:pPr>
        <w:pStyle w:val="ListParagraph"/>
        <w:numPr>
          <w:ilvl w:val="0"/>
          <w:numId w:val="122"/>
        </w:numPr>
        <w:rPr>
          <w:rFonts w:eastAsiaTheme="minorHAnsi"/>
        </w:rPr>
      </w:pPr>
    </w:p>
    <w:p w14:paraId="18108C24" w14:textId="71D8F06A" w:rsidR="00316EB1" w:rsidRPr="00316EB1" w:rsidRDefault="00316EB1" w:rsidP="00E616ED">
      <w:pPr>
        <w:pStyle w:val="ListParagraph"/>
        <w:numPr>
          <w:ilvl w:val="0"/>
          <w:numId w:val="122"/>
        </w:numPr>
        <w:rPr>
          <w:rFonts w:eastAsiaTheme="minorHAnsi"/>
        </w:rPr>
      </w:pPr>
      <w:r w:rsidRPr="00316EB1">
        <w:rPr>
          <w:rFonts w:eastAsiaTheme="minorHAnsi"/>
        </w:rPr>
        <w:t>The Metaphor of Natural Law from Civil Law: If Rocks Obey Laws, They Are Citizens (C S Lewis)</w:t>
      </w:r>
    </w:p>
    <w:p w14:paraId="4DDCF740" w14:textId="77777777" w:rsidR="00316EB1" w:rsidRPr="00316EB1" w:rsidRDefault="00316EB1" w:rsidP="00E616ED">
      <w:pPr>
        <w:pStyle w:val="ListParagraph"/>
        <w:numPr>
          <w:ilvl w:val="0"/>
          <w:numId w:val="122"/>
        </w:numPr>
        <w:rPr>
          <w:rFonts w:eastAsiaTheme="minorHAnsi"/>
        </w:rPr>
      </w:pPr>
    </w:p>
    <w:p w14:paraId="3106389A"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In calling these regularities “laws,” Western science borrowed its metaphor from human laws--such as those that govern traffic--although the origin of the metaphor has generally been long forgotten or was never known in the first place. Thus, “natural law” is an anthropocentric figure of speech taken from human civil law. Only human beings have such civil laws, which they generally make and evolve for themselves or take from other sources such as revelation. Fully cognizant of the nature and limitation of this anthropocentric metaphor, however, C. S. Lewis [Note on C. S. Lewis: Clive Staples Lewis (d. 1963) was an Irish-British writer and Christian theologian. He taught English literature at Oxford and Cambridge and wrote more than thirty works. He is best known for The Chronicles of Narnia and The Screwtape Letters. He was a close friend of J. R. R. Tolkien. ] remarked that: “To say that a stone falls to the earth because it is obeying a law makes it a man and even a citizen.” </w:t>
      </w:r>
    </w:p>
    <w:p w14:paraId="56B64A6E" w14:textId="77777777" w:rsidR="00316EB1" w:rsidRPr="00316EB1" w:rsidRDefault="00316EB1" w:rsidP="00DC40D6">
      <w:pPr>
        <w:pStyle w:val="ListParagraph"/>
        <w:rPr>
          <w:rFonts w:eastAsiaTheme="minorHAnsi"/>
        </w:rPr>
      </w:pPr>
    </w:p>
    <w:p w14:paraId="2A5239AD" w14:textId="5F75A508" w:rsidR="00316EB1" w:rsidRPr="00316EB1" w:rsidRDefault="00316EB1" w:rsidP="00E616ED">
      <w:pPr>
        <w:pStyle w:val="ListParagraph"/>
        <w:numPr>
          <w:ilvl w:val="0"/>
          <w:numId w:val="122"/>
        </w:numPr>
        <w:rPr>
          <w:rFonts w:eastAsiaTheme="minorHAnsi"/>
        </w:rPr>
      </w:pPr>
      <w:r w:rsidRPr="00316EB1">
        <w:rPr>
          <w:rFonts w:eastAsiaTheme="minorHAnsi"/>
        </w:rPr>
        <w:t>IT IS THE LAW OF GOD--and Not Laws of Nature That Rules</w:t>
      </w:r>
    </w:p>
    <w:p w14:paraId="2F7B61EA"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Toynbee says: “The ‘laws of nature’ make sense when they are pictured as the wheels that God has fitted to His own chariot.” Toynbee asserts that the belief that “the whole life of the universe is governed by the “Law of God” was the qibla of the Judaic Weltanschauung that was the common heritage o the Orthodox Christian, Western Christian, Arabic Muslim, and Iranic Muslim societies.” The “laws of nature” display the regularities of recurrent movement such as the motion of a wheel revolving ceaselessly around its axis. It has always been the belief of Western man that the universe is subject to Law and not given to Chaos. The late modern Western deist or atheist held the Law of the Universe was a system of “laws of nature” accessible to progressive investigation, discovery, and formulation by a collective human intellect. The human intellect is incapable of thinking except in terms of uniformities, recurrences, regularities, laws, rhythms, plots, and other patterns. Yet each pattern is only an arrangement of facts. </w:t>
      </w:r>
    </w:p>
    <w:p w14:paraId="2B680D19" w14:textId="77777777" w:rsidR="00316EB1" w:rsidRPr="00316EB1" w:rsidRDefault="00316EB1" w:rsidP="00DC40D6">
      <w:pPr>
        <w:pStyle w:val="ListParagraph"/>
        <w:rPr>
          <w:rFonts w:eastAsiaTheme="minorHAnsi"/>
        </w:rPr>
      </w:pPr>
    </w:p>
    <w:p w14:paraId="51CB4FAC" w14:textId="0CF7E037" w:rsidR="00316EB1" w:rsidRPr="00316EB1" w:rsidRDefault="00316EB1" w:rsidP="00E616ED">
      <w:pPr>
        <w:pStyle w:val="ListParagraph"/>
        <w:numPr>
          <w:ilvl w:val="0"/>
          <w:numId w:val="122"/>
        </w:numPr>
        <w:rPr>
          <w:rFonts w:eastAsiaTheme="minorHAnsi"/>
        </w:rPr>
      </w:pPr>
      <w:r w:rsidRPr="00316EB1">
        <w:rPr>
          <w:rFonts w:eastAsiaTheme="minorHAnsi"/>
        </w:rPr>
        <w:t>Toynbee: Natural Laws Are Wheels God Has Fitted On His Chariot: The LAW OF GOD IS WHAT RULES</w:t>
      </w:r>
    </w:p>
    <w:p w14:paraId="7FBC6048"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Toynbee says: “The ‘laws of nature’ make sense when they are pictured as the wheels that God has fitted to His own chariot.” Toynbee asserts that the belief that “the whole life of the universe is governed by the “Law of God” was the qibla of the Judaic Weltanschauung that was the common heritage o the Orthodox Christian, Western Christian, Arabic Muslim, and Iranic Muslim societies.” The “laws of nature” display the regularities of recurrent movement such as the motion of a wheel revolving ceaselessly around its axis. It has always been the belief of Western man that the universe is subject to Law and not given to Chaos. The late modern Western deist or atheist held the Law of the Universe was a system of “laws of nature” accessible to progressive investigation, discovery, and formulation by a collective human intellect. The human intellect is incapable of thinking except in terms of uniformities, recurrences, regularities, laws, rhythms, plots, and other patterns. Yet each pattern is only an arrangement of facts. </w:t>
      </w:r>
    </w:p>
    <w:p w14:paraId="78C6B273" w14:textId="77777777" w:rsidR="00316EB1" w:rsidRPr="00316EB1" w:rsidRDefault="00316EB1" w:rsidP="00E616ED">
      <w:pPr>
        <w:pStyle w:val="ListParagraph"/>
        <w:numPr>
          <w:ilvl w:val="0"/>
          <w:numId w:val="122"/>
        </w:numPr>
        <w:rPr>
          <w:rFonts w:eastAsiaTheme="minorHAnsi"/>
        </w:rPr>
      </w:pPr>
    </w:p>
    <w:p w14:paraId="79B8CF33" w14:textId="77777777" w:rsidR="00316EB1" w:rsidRPr="00316EB1" w:rsidRDefault="00316EB1" w:rsidP="00E616ED">
      <w:pPr>
        <w:pStyle w:val="ListParagraph"/>
        <w:numPr>
          <w:ilvl w:val="0"/>
          <w:numId w:val="122"/>
        </w:numPr>
        <w:rPr>
          <w:rFonts w:eastAsiaTheme="minorHAnsi"/>
        </w:rPr>
      </w:pPr>
      <w:r w:rsidRPr="00316EB1">
        <w:rPr>
          <w:rFonts w:eastAsiaTheme="minorHAnsi"/>
        </w:rPr>
        <w:tab/>
      </w:r>
      <w:r w:rsidRPr="00316EB1">
        <w:rPr>
          <w:rFonts w:eastAsiaTheme="minorHAnsi"/>
        </w:rPr>
        <w:tab/>
        <w:t>Using The Language of "LAW" however, Natural Laws Are Part of the Heavy Artillery of Modern Science As It Seeks To Impose Itself As Authoritative in Realms Where It Should Be More Humble</w:t>
      </w:r>
    </w:p>
    <w:p w14:paraId="41F1C73F"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What we call natural laws are useful and meaningful empirical generalizations that we impose upon and match with customary reality.  </w:t>
      </w:r>
    </w:p>
    <w:p w14:paraId="73758F21" w14:textId="77777777" w:rsidR="00316EB1" w:rsidRPr="00316EB1" w:rsidRDefault="00316EB1" w:rsidP="00E616ED">
      <w:pPr>
        <w:pStyle w:val="ListParagraph"/>
        <w:numPr>
          <w:ilvl w:val="0"/>
          <w:numId w:val="122"/>
        </w:numPr>
        <w:rPr>
          <w:rFonts w:eastAsiaTheme="minorHAnsi"/>
        </w:rPr>
      </w:pPr>
      <w:r w:rsidRPr="00316EB1">
        <w:rPr>
          <w:rFonts w:eastAsiaTheme="minorHAnsi"/>
        </w:rPr>
        <w:t> </w:t>
      </w:r>
    </w:p>
    <w:p w14:paraId="0000DDA1"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Again, they are not literally laws, because they have no inherent necessity. They are simply familiar patterns or habits that repeat themselves in the world we know. We are reasonable in expecting them to repeat themselves and predicting that they will do so. They are valid objects of empirical study, and Muslims have excelled in the empirical sciences for centuries.  </w:t>
      </w:r>
    </w:p>
    <w:p w14:paraId="6F8766DD" w14:textId="77777777" w:rsidR="00316EB1" w:rsidRPr="00316EB1" w:rsidRDefault="00316EB1" w:rsidP="00E616ED">
      <w:pPr>
        <w:pStyle w:val="ListParagraph"/>
        <w:numPr>
          <w:ilvl w:val="0"/>
          <w:numId w:val="122"/>
        </w:numPr>
        <w:rPr>
          <w:rFonts w:eastAsiaTheme="minorHAnsi"/>
        </w:rPr>
      </w:pPr>
    </w:p>
    <w:p w14:paraId="388212B7" w14:textId="5E616E64" w:rsidR="00316EB1" w:rsidRPr="00316EB1" w:rsidRDefault="00316EB1" w:rsidP="00E616ED">
      <w:pPr>
        <w:pStyle w:val="ListParagraph"/>
        <w:numPr>
          <w:ilvl w:val="0"/>
          <w:numId w:val="122"/>
        </w:numPr>
        <w:rPr>
          <w:rFonts w:eastAsiaTheme="minorHAnsi"/>
        </w:rPr>
      </w:pPr>
      <w:r w:rsidRPr="00316EB1">
        <w:rPr>
          <w:rFonts w:eastAsiaTheme="minorHAnsi"/>
        </w:rPr>
        <w:t>Natural Laws Are Formal and Not Effective Causation</w:t>
      </w:r>
    </w:p>
    <w:p w14:paraId="7114B5A4"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“Natural laws” may only be called “formal” causes--that simply indicate the structure of the world and the directions it takes--they are never “efficient” causes, which actually bring things about. Both of them--formal causes and efficient causes--point to the supreme final cause--God’s power of existentiation--which is the ultimate ground for their being.  </w:t>
      </w:r>
    </w:p>
    <w:p w14:paraId="42895980" w14:textId="77777777" w:rsidR="00316EB1" w:rsidRPr="00316EB1" w:rsidRDefault="00316EB1" w:rsidP="00E616ED">
      <w:pPr>
        <w:pStyle w:val="ListParagraph"/>
        <w:numPr>
          <w:ilvl w:val="0"/>
          <w:numId w:val="122"/>
        </w:numPr>
        <w:rPr>
          <w:rFonts w:eastAsiaTheme="minorHAnsi"/>
        </w:rPr>
      </w:pPr>
    </w:p>
    <w:p w14:paraId="2A3B662F" w14:textId="680EF052" w:rsidR="00316EB1" w:rsidRPr="00316EB1" w:rsidRDefault="00316EB1" w:rsidP="00E616ED">
      <w:pPr>
        <w:pStyle w:val="ListParagraph"/>
        <w:numPr>
          <w:ilvl w:val="0"/>
          <w:numId w:val="122"/>
        </w:numPr>
        <w:rPr>
          <w:rFonts w:eastAsiaTheme="minorHAnsi"/>
        </w:rPr>
      </w:pPr>
      <w:r w:rsidRPr="00316EB1">
        <w:rPr>
          <w:rFonts w:eastAsiaTheme="minorHAnsi"/>
        </w:rPr>
        <w:t>Remember al-Majaz al-Mursal</w:t>
      </w:r>
    </w:p>
    <w:p w14:paraId="43CBD504" w14:textId="6AD62B99" w:rsidR="00316EB1" w:rsidRPr="00316EB1" w:rsidRDefault="00316EB1" w:rsidP="00E616ED">
      <w:pPr>
        <w:pStyle w:val="ListParagraph"/>
        <w:numPr>
          <w:ilvl w:val="0"/>
          <w:numId w:val="122"/>
        </w:numPr>
        <w:rPr>
          <w:rFonts w:eastAsiaTheme="minorHAnsi"/>
        </w:rPr>
      </w:pPr>
      <w:r w:rsidRPr="00316EB1">
        <w:rPr>
          <w:rFonts w:eastAsiaTheme="minorHAnsi"/>
        </w:rPr>
        <w:t>Natural Laws Have No Power of Causation or of Creation</w:t>
      </w:r>
    </w:p>
    <w:p w14:paraId="7DB7E047"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“Natural laws” may only be called “formal” causes--that simply indicate the structure of the world and the directions it takes--they are never “efficient” causes, which actually bring things about. Both of them--formal causes and efficient causes--point to the supreme final cause--God’s power of existentiation--which is the ultimate ground for their being.  </w:t>
      </w:r>
    </w:p>
    <w:p w14:paraId="1223FE3B" w14:textId="77777777" w:rsidR="00316EB1" w:rsidRPr="00316EB1" w:rsidRDefault="00316EB1" w:rsidP="00E616ED">
      <w:pPr>
        <w:pStyle w:val="ListParagraph"/>
        <w:numPr>
          <w:ilvl w:val="0"/>
          <w:numId w:val="122"/>
        </w:numPr>
        <w:rPr>
          <w:rFonts w:eastAsiaTheme="minorHAnsi"/>
        </w:rPr>
      </w:pPr>
    </w:p>
    <w:p w14:paraId="09DCC945" w14:textId="77777777" w:rsidR="00316EB1" w:rsidRPr="00316EB1" w:rsidRDefault="00316EB1" w:rsidP="00E616ED">
      <w:pPr>
        <w:pStyle w:val="ListParagraph"/>
        <w:numPr>
          <w:ilvl w:val="0"/>
          <w:numId w:val="122"/>
        </w:numPr>
        <w:rPr>
          <w:rFonts w:eastAsiaTheme="minorHAnsi"/>
        </w:rPr>
      </w:pPr>
      <w:r w:rsidRPr="00316EB1">
        <w:rPr>
          <w:rFonts w:eastAsiaTheme="minorHAnsi"/>
        </w:rPr>
        <w:t>Principle: Intelligibility &amp; Partial Intelligibility Can Never Be Accidents of the Physical Empirical Features of Nature Alone</w:t>
      </w:r>
    </w:p>
    <w:p w14:paraId="76221981"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This rationality allows us to “posit” natural laws. Yet the rationality is a proof of God and not of the Laws. </w:t>
      </w:r>
    </w:p>
    <w:p w14:paraId="153967F8" w14:textId="77777777" w:rsidR="00316EB1" w:rsidRPr="00316EB1" w:rsidRDefault="00316EB1" w:rsidP="00E616ED">
      <w:pPr>
        <w:pStyle w:val="ListParagraph"/>
        <w:numPr>
          <w:ilvl w:val="0"/>
          <w:numId w:val="122"/>
        </w:numPr>
        <w:rPr>
          <w:rFonts w:eastAsiaTheme="minorHAnsi"/>
        </w:rPr>
      </w:pPr>
    </w:p>
    <w:p w14:paraId="5656638B" w14:textId="77777777" w:rsidR="00316EB1" w:rsidRPr="00316EB1" w:rsidRDefault="00316EB1" w:rsidP="00E616ED">
      <w:pPr>
        <w:pStyle w:val="ListParagraph"/>
        <w:numPr>
          <w:ilvl w:val="0"/>
          <w:numId w:val="122"/>
        </w:numPr>
        <w:rPr>
          <w:rFonts w:eastAsiaTheme="minorHAnsi"/>
        </w:rPr>
      </w:pPr>
      <w:r w:rsidRPr="00316EB1">
        <w:rPr>
          <w:rFonts w:eastAsiaTheme="minorHAnsi"/>
        </w:rPr>
        <w:t>Axiom: Natural Laws Are Themselves Proof of First Principles</w:t>
      </w:r>
    </w:p>
    <w:p w14:paraId="4B35AC27" w14:textId="77777777" w:rsidR="00316EB1" w:rsidRPr="00316EB1" w:rsidRDefault="00316EB1" w:rsidP="00E616ED">
      <w:pPr>
        <w:pStyle w:val="ListParagraph"/>
        <w:numPr>
          <w:ilvl w:val="0"/>
          <w:numId w:val="122"/>
        </w:numPr>
        <w:rPr>
          <w:rFonts w:eastAsiaTheme="minorHAnsi"/>
        </w:rPr>
      </w:pPr>
    </w:p>
    <w:p w14:paraId="651A3A25" w14:textId="77777777" w:rsidR="00316EB1" w:rsidRPr="00316EB1" w:rsidRDefault="00316EB1" w:rsidP="00E616ED">
      <w:pPr>
        <w:pStyle w:val="ListParagraph"/>
        <w:numPr>
          <w:ilvl w:val="0"/>
          <w:numId w:val="122"/>
        </w:numPr>
        <w:rPr>
          <w:rFonts w:eastAsiaTheme="minorHAnsi"/>
        </w:rPr>
      </w:pPr>
      <w:r w:rsidRPr="00316EB1">
        <w:rPr>
          <w:rFonts w:eastAsiaTheme="minorHAnsi"/>
        </w:rPr>
        <w:t>Axiom: It is the First Principles that Allow Rationality to “Posit” Natural Laws</w:t>
      </w:r>
    </w:p>
    <w:p w14:paraId="3A357F73" w14:textId="77777777" w:rsidR="00316EB1" w:rsidRPr="00316EB1" w:rsidRDefault="00316EB1" w:rsidP="00E616ED">
      <w:pPr>
        <w:pStyle w:val="ListParagraph"/>
        <w:numPr>
          <w:ilvl w:val="0"/>
          <w:numId w:val="122"/>
        </w:numPr>
        <w:rPr>
          <w:rFonts w:eastAsiaTheme="minorHAnsi"/>
        </w:rPr>
      </w:pPr>
    </w:p>
    <w:p w14:paraId="316728BC" w14:textId="77777777" w:rsidR="00316EB1" w:rsidRPr="00316EB1" w:rsidRDefault="00316EB1" w:rsidP="00E616ED">
      <w:pPr>
        <w:pStyle w:val="ListParagraph"/>
        <w:numPr>
          <w:ilvl w:val="0"/>
          <w:numId w:val="122"/>
        </w:numPr>
        <w:rPr>
          <w:rFonts w:eastAsiaTheme="minorHAnsi"/>
        </w:rPr>
      </w:pPr>
      <w:r w:rsidRPr="00316EB1">
        <w:rPr>
          <w:rFonts w:eastAsiaTheme="minorHAnsi"/>
        </w:rPr>
        <w:t>Axiom: The First Principles that Allow the Intellect to “Posit” Natural Laws Are Proofs of God &amp; Not Proofs of the Natural Laws</w:t>
      </w:r>
    </w:p>
    <w:p w14:paraId="5D92727C" w14:textId="77777777" w:rsidR="00316EB1" w:rsidRPr="00DC40D6" w:rsidRDefault="00316EB1" w:rsidP="00DC40D6">
      <w:pPr>
        <w:ind w:left="360"/>
        <w:rPr>
          <w:rFonts w:eastAsiaTheme="minorHAnsi"/>
        </w:rPr>
      </w:pPr>
    </w:p>
    <w:p w14:paraId="48745BB3" w14:textId="77777777" w:rsidR="00316EB1" w:rsidRPr="00316EB1" w:rsidRDefault="00316EB1" w:rsidP="00E616ED">
      <w:pPr>
        <w:pStyle w:val="ListParagraph"/>
        <w:numPr>
          <w:ilvl w:val="0"/>
          <w:numId w:val="122"/>
        </w:numPr>
        <w:rPr>
          <w:rFonts w:eastAsiaTheme="minorHAnsi"/>
        </w:rPr>
      </w:pPr>
      <w:r w:rsidRPr="00316EB1">
        <w:rPr>
          <w:rFonts w:eastAsiaTheme="minorHAnsi"/>
        </w:rPr>
        <w:t>The Personification of Nature:</w:t>
      </w:r>
    </w:p>
    <w:p w14:paraId="32EEBF77" w14:textId="77777777" w:rsidR="00316EB1" w:rsidRPr="00316EB1" w:rsidRDefault="00316EB1" w:rsidP="00E616ED">
      <w:pPr>
        <w:pStyle w:val="ListParagraph"/>
        <w:numPr>
          <w:ilvl w:val="0"/>
          <w:numId w:val="122"/>
        </w:numPr>
        <w:rPr>
          <w:rFonts w:eastAsiaTheme="minorHAnsi"/>
        </w:rPr>
      </w:pPr>
      <w:r w:rsidRPr="00316EB1">
        <w:rPr>
          <w:rFonts w:eastAsiaTheme="minorHAnsi"/>
        </w:rPr>
        <w:t>Nature is but a name for an effect whose cause is God. (William Cowper, d. 1800)</w:t>
      </w:r>
    </w:p>
    <w:p w14:paraId="0C33FF1E" w14:textId="77777777" w:rsidR="00316EB1" w:rsidRPr="00316EB1" w:rsidRDefault="00316EB1" w:rsidP="00E616ED">
      <w:pPr>
        <w:pStyle w:val="ListParagraph"/>
        <w:numPr>
          <w:ilvl w:val="0"/>
          <w:numId w:val="122"/>
        </w:numPr>
        <w:rPr>
          <w:rFonts w:eastAsiaTheme="minorHAnsi"/>
        </w:rPr>
      </w:pPr>
    </w:p>
    <w:p w14:paraId="41CECEEE" w14:textId="77777777" w:rsidR="00316EB1" w:rsidRPr="00316EB1" w:rsidRDefault="00316EB1" w:rsidP="00E616ED">
      <w:pPr>
        <w:pStyle w:val="ListParagraph"/>
        <w:numPr>
          <w:ilvl w:val="0"/>
          <w:numId w:val="122"/>
        </w:numPr>
        <w:rPr>
          <w:rFonts w:eastAsiaTheme="minorHAnsi"/>
        </w:rPr>
      </w:pPr>
      <w:r w:rsidRPr="00316EB1">
        <w:rPr>
          <w:rFonts w:eastAsiaTheme="minorHAnsi"/>
        </w:rPr>
        <w:t>Using “Nature” As a Substitute for God Is Part of Modern Idolatry</w:t>
      </w:r>
    </w:p>
    <w:p w14:paraId="35E560AB" w14:textId="77777777" w:rsidR="00316EB1" w:rsidRPr="00316EB1" w:rsidRDefault="00316EB1" w:rsidP="00E616ED">
      <w:pPr>
        <w:pStyle w:val="ListParagraph"/>
        <w:numPr>
          <w:ilvl w:val="0"/>
          <w:numId w:val="122"/>
        </w:numPr>
        <w:rPr>
          <w:rFonts w:eastAsiaTheme="minorHAnsi"/>
        </w:rPr>
      </w:pPr>
      <w:r w:rsidRPr="00316EB1">
        <w:rPr>
          <w:rFonts w:eastAsiaTheme="minorHAnsi"/>
        </w:rPr>
        <w:t>A similar misuse of language in the modernist period is our careless use of the word “nature” without ever defining it and specifying what we do and do not actually mean by the word.</w:t>
      </w:r>
    </w:p>
    <w:p w14:paraId="3BBA62A7" w14:textId="77777777" w:rsidR="00316EB1" w:rsidRPr="00316EB1" w:rsidRDefault="00316EB1" w:rsidP="00E616ED">
      <w:pPr>
        <w:pStyle w:val="ListParagraph"/>
        <w:numPr>
          <w:ilvl w:val="0"/>
          <w:numId w:val="122"/>
        </w:numPr>
        <w:rPr>
          <w:rFonts w:eastAsiaTheme="minorHAnsi"/>
        </w:rPr>
      </w:pPr>
    </w:p>
    <w:p w14:paraId="78677509" w14:textId="77777777" w:rsidR="00316EB1" w:rsidRPr="00316EB1" w:rsidRDefault="00316EB1" w:rsidP="00E616ED">
      <w:pPr>
        <w:pStyle w:val="ListParagraph"/>
        <w:numPr>
          <w:ilvl w:val="0"/>
          <w:numId w:val="122"/>
        </w:numPr>
        <w:rPr>
          <w:rFonts w:eastAsiaTheme="minorHAnsi"/>
        </w:rPr>
      </w:pPr>
      <w:r w:rsidRPr="00316EB1">
        <w:rPr>
          <w:rFonts w:eastAsiaTheme="minorHAnsi"/>
        </w:rPr>
        <w:t>The Original Meaning of Nature and Physikos</w:t>
      </w:r>
    </w:p>
    <w:p w14:paraId="3401C857" w14:textId="77777777" w:rsidR="00316EB1" w:rsidRPr="00316EB1" w:rsidRDefault="00316EB1" w:rsidP="00E616ED">
      <w:pPr>
        <w:pStyle w:val="ListParagraph"/>
        <w:numPr>
          <w:ilvl w:val="0"/>
          <w:numId w:val="122"/>
        </w:numPr>
        <w:rPr>
          <w:rFonts w:eastAsiaTheme="minorHAnsi"/>
        </w:rPr>
      </w:pPr>
    </w:p>
    <w:p w14:paraId="436F8500"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In common English usage, the word nature has come to mean something significantly different from its origins and its valid usage. It has come to be used for “the power that presides over and actuates the material word.” In conjunction with this expanded use for the word nature, it has become one of the thousands of meaningless, plastic words which are a blight of the present age. </w:t>
      </w:r>
    </w:p>
    <w:p w14:paraId="5AC2A0C9" w14:textId="77777777" w:rsidR="00316EB1" w:rsidRPr="00DC40D6" w:rsidRDefault="00316EB1" w:rsidP="00E616ED">
      <w:pPr>
        <w:pStyle w:val="ListParagraph"/>
        <w:numPr>
          <w:ilvl w:val="0"/>
          <w:numId w:val="122"/>
        </w:numPr>
        <w:rPr>
          <w:rFonts w:eastAsiaTheme="minorHAnsi"/>
        </w:rPr>
      </w:pPr>
    </w:p>
    <w:p w14:paraId="779F1363"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We generally associate natural and mechanistic causes with what we call nature. Our word nature is from the Latin word natura. Natura comes from a Latin verbal construction meaning to be born. The word was used for kinship relationships and the natural features, qualities, and dispositions we find in animals and human beings. The word was also used in Latin for things, elements, and substances and the nature, course, or order of things. In this regard, the Latin word natura corresponded closely to the Greek word for nature and the physical world (phýsis and physikós), from which we get our words physics and physical. But natura came also to be used for the orderly world and universe in a manner similar to the Greek use of the word kósmos, from which we get cosmos—the beautiful, harmonious, and orderly universe. When English took over the Latin word natura and it became our word nature, it was applied validly to material world and universe that surrounds us. It can also apply to the myriad phenomena that occur in the material world or in life in general. It is valid for us to speak of the study of nature in this sense. </w:t>
      </w:r>
    </w:p>
    <w:p w14:paraId="2CB7AB09" w14:textId="77777777" w:rsidR="00316EB1" w:rsidRPr="00316EB1" w:rsidRDefault="00316EB1" w:rsidP="00E616ED">
      <w:pPr>
        <w:pStyle w:val="ListParagraph"/>
        <w:numPr>
          <w:ilvl w:val="0"/>
          <w:numId w:val="122"/>
        </w:numPr>
        <w:rPr>
          <w:rFonts w:eastAsiaTheme="minorHAnsi"/>
        </w:rPr>
      </w:pPr>
    </w:p>
    <w:p w14:paraId="544898F7" w14:textId="1724A561" w:rsidR="00316EB1" w:rsidRPr="00DC40D6" w:rsidRDefault="00316EB1" w:rsidP="00E616ED">
      <w:pPr>
        <w:pStyle w:val="ListParagraph"/>
        <w:numPr>
          <w:ilvl w:val="0"/>
          <w:numId w:val="122"/>
        </w:numPr>
        <w:rPr>
          <w:rFonts w:eastAsiaTheme="minorHAnsi"/>
        </w:rPr>
      </w:pPr>
      <w:r w:rsidRPr="00316EB1">
        <w:rPr>
          <w:rFonts w:eastAsiaTheme="minorHAnsi"/>
        </w:rPr>
        <w:t>How the Modern Secular World Uses Nature Instead of God</w:t>
      </w:r>
    </w:p>
    <w:p w14:paraId="00211E44"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It is common for us today to use the term “nature” as a vague personification. We speak of nature as if mere use of the word provided sufficient explanation for the marvels of the world around us, its oddities, and even its calamities. We are told that nature made us distinct by giving us the gifts of intelligence, language, and opposable thumbs.  We hear how nature gave the alpine moth its camouflage, how nature fashioned insects with their remarkable double tails, tassel tails, armed or unarmed tails; their many varieties of wings, while making some of them half-winged, or wingless, or—in some cases—just winged for a time. We hear how nature gave some of them—in the absence of voices and lungs—body sounds that can be heard for miles. We are told about how nature gave the birds-of-paradise their other-worldly beauty and bower birds their amazing courtship rituals. </w:t>
      </w:r>
    </w:p>
    <w:p w14:paraId="1192C4B6" w14:textId="65B89730" w:rsidR="00316EB1" w:rsidRPr="00316EB1" w:rsidRDefault="00316EB1" w:rsidP="00DC40D6">
      <w:pPr>
        <w:pStyle w:val="ListParagraph"/>
        <w:rPr>
          <w:rFonts w:eastAsiaTheme="minorHAnsi"/>
        </w:rPr>
      </w:pPr>
    </w:p>
    <w:p w14:paraId="469141D3"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But we never hear who or what this nature is. Where does it come from? Where is it to be found? Does it have life, or is it lifeless? Is it one entity, two, or more? Is it male or female or without gender? Does it have a beginning? Does it have an end? Is it like any other power that we know? Is it self-sufficient, or does it depend on other contingencies? How does it fashion things in such amazing ways? Does it have knowledge? Does it have will and power? Does it want anything from us in return for all it has done, or does it not want anything at all?  Does nature pertain to necessary, possible, or impossible being? Is it a person, persona, or an animate power? Does it guide, command, prohibit, and grant rewards? </w:t>
      </w:r>
    </w:p>
    <w:p w14:paraId="4D971D57" w14:textId="372D7399" w:rsidR="00316EB1" w:rsidRPr="00316EB1" w:rsidRDefault="00316EB1" w:rsidP="00DC40D6">
      <w:pPr>
        <w:pStyle w:val="ListParagraph"/>
        <w:rPr>
          <w:rFonts w:eastAsiaTheme="minorHAnsi"/>
        </w:rPr>
      </w:pPr>
    </w:p>
    <w:p w14:paraId="394D6EEB"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The word nature has become an accepted exit route by which intelligent people, confronted by the bewildering marvels of the physical world, are allowed to escape their intellectual and spiritual responsibility to account for the world’s existence in a reasonable manner. The word also enables us to sidestep deftly the profound philosophical and theological implications of the fact that purposeful design of the most perfect order runs through the entire weft of creation like a precious golden thread. Because of the word’s familiarity and general acceptance in intelligent conversation, it conveniently allows us to avoid the fundamental metaphysical questions that confront us when we look at the miracle of existence as if those questions had been sufficiently accounted for.  </w:t>
      </w:r>
    </w:p>
    <w:p w14:paraId="6AA4FED1" w14:textId="1A66CAEC" w:rsidR="00316EB1" w:rsidRPr="00DC40D6" w:rsidRDefault="00316EB1" w:rsidP="00DC40D6">
      <w:pPr>
        <w:ind w:left="360"/>
        <w:rPr>
          <w:rFonts w:eastAsiaTheme="minorHAnsi"/>
        </w:rPr>
      </w:pPr>
    </w:p>
    <w:p w14:paraId="56D082C6"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In reality, however, the word nature in contemporary discourse stands for the algebraic X, which we use for the unknown, the undefined. Unlike our use of X in Algebra, however, when we use the word nature, we rarely complete the equation. We leave it unsolved and consequently fail in our examination of life. </w:t>
      </w:r>
    </w:p>
    <w:p w14:paraId="1835C085" w14:textId="5EB68059" w:rsidR="00316EB1" w:rsidRPr="00316EB1" w:rsidRDefault="00316EB1" w:rsidP="00DC40D6">
      <w:pPr>
        <w:pStyle w:val="ListParagraph"/>
        <w:rPr>
          <w:rFonts w:eastAsiaTheme="minorHAnsi"/>
        </w:rPr>
      </w:pPr>
    </w:p>
    <w:p w14:paraId="612778F1"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We find it inappropriate to use words like the Unknown or X instead of nature, because such words would be too honest and too unadorned. They would alert us and all people of active intellects to search out the reality of this great and marvelous Unknown, this mysterious X. That search would necessarily lead to the knowledge of God, the Necessary Being, the One, who alone accounts for the marvels of nature, and whose glory and praises are sung by the birds-of-paradise and each of God’s creatures day and night. </w:t>
      </w:r>
    </w:p>
    <w:p w14:paraId="4257B275" w14:textId="77777777" w:rsidR="00316EB1" w:rsidRPr="00316EB1" w:rsidRDefault="00316EB1" w:rsidP="00E616ED">
      <w:pPr>
        <w:pStyle w:val="ListParagraph"/>
        <w:numPr>
          <w:ilvl w:val="0"/>
          <w:numId w:val="122"/>
        </w:numPr>
        <w:rPr>
          <w:rFonts w:eastAsiaTheme="minorHAnsi"/>
        </w:rPr>
      </w:pPr>
    </w:p>
    <w:p w14:paraId="19C68B39" w14:textId="36B5276E" w:rsidR="00316EB1" w:rsidRPr="00DC40D6" w:rsidRDefault="00316EB1" w:rsidP="00E616ED">
      <w:pPr>
        <w:pStyle w:val="ListParagraph"/>
        <w:numPr>
          <w:ilvl w:val="0"/>
          <w:numId w:val="122"/>
        </w:numPr>
        <w:rPr>
          <w:rFonts w:eastAsiaTheme="minorHAnsi"/>
        </w:rPr>
      </w:pPr>
      <w:r w:rsidRPr="00316EB1">
        <w:rPr>
          <w:rFonts w:eastAsiaTheme="minorHAnsi"/>
        </w:rPr>
        <w:t>God Is Not Nature, and Nature Is Not God</w:t>
      </w:r>
    </w:p>
    <w:p w14:paraId="70D7C772"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God is a personal, living God, and He is not nature or any other power that we may construe. Nature and natural processes possess no intrinsic or borrowed power of cause and effect. The use of words that are not carefully defined and agreed upon is one of the greatest and most destructive of all forms of logical fallacy. One of the important principles of our Islamic scholarly tradition is that we must carefully define the terms we use, and, when we use them, we must stick to our definitions. The word nature must not be used as an alternative for speaking about God. No doubt nature appeals as an alternative for God for many people in this materialistic age because they are embarrassed by or feel uncomfortable with the word God. </w:t>
      </w:r>
    </w:p>
    <w:p w14:paraId="0AFCBBFB" w14:textId="77777777" w:rsidR="00316EB1" w:rsidRPr="00DC40D6" w:rsidRDefault="00316EB1" w:rsidP="00DC40D6">
      <w:pPr>
        <w:pStyle w:val="ListParagraph"/>
        <w:rPr>
          <w:rFonts w:eastAsiaTheme="minorHAnsi"/>
        </w:rPr>
      </w:pPr>
    </w:p>
    <w:p w14:paraId="1CC43E3D" w14:textId="2C367CBF" w:rsidR="00316EB1" w:rsidRPr="00316EB1" w:rsidRDefault="00316EB1" w:rsidP="00E616ED">
      <w:pPr>
        <w:pStyle w:val="ListParagraph"/>
        <w:numPr>
          <w:ilvl w:val="0"/>
          <w:numId w:val="122"/>
        </w:numPr>
        <w:rPr>
          <w:rFonts w:eastAsiaTheme="minorHAnsi"/>
        </w:rPr>
      </w:pPr>
      <w:r w:rsidRPr="00316EB1">
        <w:rPr>
          <w:rFonts w:eastAsiaTheme="minorHAnsi"/>
        </w:rPr>
        <w:t>THE UTILITY OF NATURAL LAW</w:t>
      </w:r>
    </w:p>
    <w:p w14:paraId="6BC771A4" w14:textId="7030D185" w:rsidR="00316EB1" w:rsidRPr="00DC40D6" w:rsidRDefault="00316EB1" w:rsidP="00E616ED">
      <w:pPr>
        <w:pStyle w:val="ListParagraph"/>
        <w:numPr>
          <w:ilvl w:val="0"/>
          <w:numId w:val="122"/>
        </w:numPr>
        <w:rPr>
          <w:rFonts w:eastAsiaTheme="minorHAnsi"/>
        </w:rPr>
      </w:pPr>
      <w:r w:rsidRPr="00316EB1">
        <w:rPr>
          <w:rFonts w:eastAsiaTheme="minorHAnsi"/>
        </w:rPr>
        <w:t>Natural Law: Nature is Intelligible because it Constitutes a Rational Order of Rational Principles</w:t>
      </w:r>
    </w:p>
    <w:p w14:paraId="692021D4" w14:textId="77777777" w:rsidR="00316EB1" w:rsidRPr="00316EB1" w:rsidRDefault="00316EB1" w:rsidP="00316EB1">
      <w:pPr>
        <w:pStyle w:val="ListParagraph"/>
        <w:rPr>
          <w:rFonts w:eastAsiaTheme="minorHAnsi"/>
        </w:rPr>
      </w:pPr>
    </w:p>
    <w:p w14:paraId="10BEB14A" w14:textId="77777777" w:rsidR="00316EB1" w:rsidRPr="00316EB1" w:rsidRDefault="00316EB1" w:rsidP="00E616ED">
      <w:pPr>
        <w:pStyle w:val="ListParagraph"/>
        <w:numPr>
          <w:ilvl w:val="0"/>
          <w:numId w:val="122"/>
        </w:numPr>
        <w:rPr>
          <w:rFonts w:eastAsiaTheme="minorHAnsi"/>
        </w:rPr>
      </w:pPr>
      <w:r w:rsidRPr="00316EB1">
        <w:rPr>
          <w:rFonts w:eastAsiaTheme="minorHAnsi"/>
        </w:rPr>
        <w:t>In the structure of modernist thought and scientism, “natural laws” are often invoked as proof as if they constituted first principles. It is important to understand, therefore, that “natural laws”--as close as they appear to come to first principles in contemporary cognifition--are not actually laws and are extremely flimsy hooks upon which to predicate any assessment of the metaphysical realities of the world around us. Calling them “laws” is an ideological misuse of language and misleading metaphor (taken from civil law) characteristic of the modernist period. If “natural laws” were actually laws--as C. S. Lewis observed--then if a rock observes such laws in falling to the ground, it should rightfully be regarded as a good citizen.</w:t>
      </w:r>
    </w:p>
    <w:p w14:paraId="7EA40D3D" w14:textId="77777777" w:rsidR="00316EB1" w:rsidRPr="00316EB1" w:rsidRDefault="00316EB1" w:rsidP="00E616ED">
      <w:pPr>
        <w:pStyle w:val="ListParagraph"/>
        <w:numPr>
          <w:ilvl w:val="0"/>
          <w:numId w:val="122"/>
        </w:numPr>
        <w:rPr>
          <w:rFonts w:eastAsiaTheme="minorHAnsi"/>
        </w:rPr>
      </w:pPr>
    </w:p>
    <w:p w14:paraId="769CE78D" w14:textId="77777777" w:rsidR="00316EB1" w:rsidRPr="00316EB1" w:rsidRDefault="00316EB1" w:rsidP="00E616ED">
      <w:pPr>
        <w:pStyle w:val="ListParagraph"/>
        <w:numPr>
          <w:ilvl w:val="0"/>
          <w:numId w:val="122"/>
        </w:numPr>
        <w:rPr>
          <w:rFonts w:eastAsiaTheme="minorHAnsi"/>
        </w:rPr>
      </w:pPr>
      <w:r w:rsidRPr="00316EB1">
        <w:rPr>
          <w:rFonts w:eastAsiaTheme="minorHAnsi"/>
        </w:rPr>
        <w:t>The Materialism Notion of Natural Laws As Sufficient to Explain Everything</w:t>
      </w:r>
    </w:p>
    <w:p w14:paraId="7C6BF8F1"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Keith Campbell, “Materialism,” 5:179: </w:t>
      </w:r>
    </w:p>
    <w:p w14:paraId="553A24F8" w14:textId="77777777" w:rsidR="00316EB1" w:rsidRPr="00316EB1" w:rsidRDefault="00316EB1" w:rsidP="00E616ED">
      <w:pPr>
        <w:pStyle w:val="ListParagraph"/>
        <w:numPr>
          <w:ilvl w:val="0"/>
          <w:numId w:val="122"/>
        </w:numPr>
        <w:rPr>
          <w:rFonts w:eastAsiaTheme="minorHAnsi"/>
        </w:rPr>
      </w:pPr>
      <w:r w:rsidRPr="00316EB1">
        <w:rPr>
          <w:rFonts w:eastAsiaTheme="minorHAnsi"/>
        </w:rPr>
        <w:t>The second major tenet of extreme materialism is: “Everything that can be explained can be explained on the basis of laws involving only the antecedence physical conditions.”</w:t>
      </w:r>
    </w:p>
    <w:p w14:paraId="32A91BD5"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See here the principle that you must begin at the beginning. </w:t>
      </w:r>
    </w:p>
    <w:p w14:paraId="1C9D76C6" w14:textId="77777777" w:rsidR="00316EB1" w:rsidRPr="00316EB1" w:rsidRDefault="00316EB1" w:rsidP="00E616ED">
      <w:pPr>
        <w:pStyle w:val="ListParagraph"/>
        <w:numPr>
          <w:ilvl w:val="0"/>
          <w:numId w:val="122"/>
        </w:numPr>
        <w:rPr>
          <w:rFonts w:eastAsiaTheme="minorHAnsi"/>
        </w:rPr>
      </w:pPr>
      <w:r w:rsidRPr="00316EB1">
        <w:rPr>
          <w:rFonts w:eastAsiaTheme="minorHAnsi"/>
        </w:rPr>
        <w:t>How Modern Science Imposes Its Authority. Yet Authentic Science Knows No Laws That Cannot Be Broken</w:t>
      </w:r>
    </w:p>
    <w:p w14:paraId="5FE24CD7"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In the modern age, the inventions and categories of science have radically altered our environments, societies, and private lives. This transformative effect of empirical science has created as sense of conclusiveness for the empirical process of reasoning that has made many inclined to believe that science has the ability to speak with authority about anything, including the Unseen and the ultimate nature of the cosmos. The language of modern science uses authoritative metaphors such “natural laws” or “laws of science” that seriously distort the nature of scientific knowledge if taken literally. As Islamic theology rightly observes, we must never lose sight of the reality that the conclusions of observed science are only generalizations about experience. Authentic science—a sound Philosophy of Nature—knows nothing of natural laws that can never be broken. The laws of science are probabilities. They are not necessary statements of constant relations between things in all future times and places. Constant relations between things on a universal scale would require a priori premises that are prior to experience, and that is not the business of the scientific endeavor. </w:t>
      </w:r>
    </w:p>
    <w:p w14:paraId="07AAB5D1" w14:textId="77777777" w:rsidR="00316EB1" w:rsidRPr="00316EB1" w:rsidRDefault="00316EB1" w:rsidP="00E616ED">
      <w:pPr>
        <w:pStyle w:val="ListParagraph"/>
        <w:numPr>
          <w:ilvl w:val="0"/>
          <w:numId w:val="122"/>
        </w:numPr>
        <w:rPr>
          <w:rFonts w:eastAsiaTheme="minorHAnsi"/>
        </w:rPr>
      </w:pPr>
    </w:p>
    <w:p w14:paraId="3B0DC102" w14:textId="77777777" w:rsidR="00316EB1" w:rsidRPr="00316EB1" w:rsidRDefault="00316EB1" w:rsidP="00E616ED">
      <w:pPr>
        <w:pStyle w:val="ListParagraph"/>
        <w:numPr>
          <w:ilvl w:val="0"/>
          <w:numId w:val="122"/>
        </w:numPr>
        <w:rPr>
          <w:rFonts w:eastAsiaTheme="minorHAnsi"/>
        </w:rPr>
      </w:pPr>
      <w:r w:rsidRPr="00316EB1">
        <w:rPr>
          <w:rFonts w:eastAsiaTheme="minorHAnsi"/>
        </w:rPr>
        <w:tab/>
        <w:t>WHAT ARE SO-CALLED NATURAL LAWS</w:t>
      </w:r>
    </w:p>
    <w:p w14:paraId="19B23867" w14:textId="77777777" w:rsidR="00316EB1" w:rsidRPr="00316EB1" w:rsidRDefault="00316EB1" w:rsidP="00E616ED">
      <w:pPr>
        <w:pStyle w:val="ListParagraph"/>
        <w:numPr>
          <w:ilvl w:val="0"/>
          <w:numId w:val="122"/>
        </w:numPr>
        <w:rPr>
          <w:rFonts w:eastAsiaTheme="minorHAnsi"/>
        </w:rPr>
      </w:pPr>
      <w:r w:rsidRPr="00316EB1">
        <w:rPr>
          <w:rFonts w:eastAsiaTheme="minorHAnsi"/>
        </w:rPr>
        <w:tab/>
      </w:r>
      <w:r w:rsidRPr="00316EB1">
        <w:rPr>
          <w:rFonts w:eastAsiaTheme="minorHAnsi"/>
        </w:rPr>
        <w:tab/>
        <w:t>Natural Laws Are Not Laws</w:t>
      </w:r>
    </w:p>
    <w:p w14:paraId="652A969D" w14:textId="77777777" w:rsidR="00316EB1" w:rsidRPr="00316EB1" w:rsidRDefault="00316EB1" w:rsidP="00E616ED">
      <w:pPr>
        <w:pStyle w:val="ListParagraph"/>
        <w:numPr>
          <w:ilvl w:val="0"/>
          <w:numId w:val="122"/>
        </w:numPr>
        <w:rPr>
          <w:rFonts w:eastAsiaTheme="minorHAnsi"/>
        </w:rPr>
      </w:pPr>
      <w:r w:rsidRPr="00316EB1">
        <w:rPr>
          <w:rFonts w:eastAsiaTheme="minorHAnsi"/>
        </w:rPr>
        <w:tab/>
      </w:r>
      <w:r w:rsidRPr="00316EB1">
        <w:rPr>
          <w:rFonts w:eastAsiaTheme="minorHAnsi"/>
        </w:rPr>
        <w:tab/>
      </w:r>
      <w:r w:rsidRPr="00316EB1">
        <w:rPr>
          <w:rFonts w:eastAsiaTheme="minorHAnsi"/>
        </w:rPr>
        <w:tab/>
        <w:t>Natural Laws Are Purely Descriptive and Functionally Predictive. They Do Not Work In the Past Tense. They Cannot Account for Their Own Creation or the Existence of the World.</w:t>
      </w:r>
    </w:p>
    <w:p w14:paraId="2DE10504" w14:textId="77777777" w:rsidR="00316EB1" w:rsidRPr="00316EB1" w:rsidRDefault="00316EB1" w:rsidP="00E616ED">
      <w:pPr>
        <w:pStyle w:val="ListParagraph"/>
        <w:numPr>
          <w:ilvl w:val="0"/>
          <w:numId w:val="122"/>
        </w:numPr>
        <w:rPr>
          <w:rFonts w:eastAsiaTheme="minorHAnsi"/>
        </w:rPr>
      </w:pPr>
    </w:p>
    <w:p w14:paraId="2C8A2739"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Natural laws are purely descriptive and functionally predictive. The things themselves, however, and their “natures” must necessarily exist prior to the “natural laws” that describe them. Since these “laws” presuppose an existing universe, they can never explain how that universe came into being. To regard “natural laws” as efficient causes is one of the most detrimental of all scientific fallacies. </w:t>
      </w:r>
    </w:p>
    <w:p w14:paraId="4B0F7519" w14:textId="77777777" w:rsidR="00316EB1" w:rsidRPr="00316EB1" w:rsidRDefault="00316EB1" w:rsidP="00E616ED">
      <w:pPr>
        <w:pStyle w:val="ListParagraph"/>
        <w:numPr>
          <w:ilvl w:val="0"/>
          <w:numId w:val="122"/>
        </w:numPr>
        <w:rPr>
          <w:rFonts w:eastAsiaTheme="minorHAnsi"/>
        </w:rPr>
      </w:pPr>
    </w:p>
    <w:p w14:paraId="2B0C0D2F" w14:textId="77777777" w:rsidR="00316EB1" w:rsidRPr="00316EB1" w:rsidRDefault="00316EB1" w:rsidP="00E616ED">
      <w:pPr>
        <w:pStyle w:val="ListParagraph"/>
        <w:numPr>
          <w:ilvl w:val="0"/>
          <w:numId w:val="122"/>
        </w:numPr>
        <w:rPr>
          <w:rFonts w:eastAsiaTheme="minorHAnsi"/>
        </w:rPr>
      </w:pPr>
      <w:r w:rsidRPr="00316EB1">
        <w:rPr>
          <w:rFonts w:eastAsiaTheme="minorHAnsi"/>
        </w:rPr>
        <w:tab/>
      </w:r>
      <w:r w:rsidRPr="00316EB1">
        <w:rPr>
          <w:rFonts w:eastAsiaTheme="minorHAnsi"/>
        </w:rPr>
        <w:tab/>
        <w:t>Natural Laws Cannot Be Universalized Without Proof: They Do Not Apply to All Possible Worlds</w:t>
      </w:r>
    </w:p>
    <w:p w14:paraId="08629A65"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First principles apply to all possible worlds. This can never be said of natural laws. </w:t>
      </w:r>
    </w:p>
    <w:p w14:paraId="49C9D1C2" w14:textId="2E9A0AC2" w:rsidR="00316EB1" w:rsidRPr="00DC40D6" w:rsidRDefault="00316EB1" w:rsidP="00DC40D6">
      <w:pPr>
        <w:ind w:left="360"/>
        <w:rPr>
          <w:rFonts w:eastAsiaTheme="minorHAnsi"/>
        </w:rPr>
      </w:pPr>
    </w:p>
    <w:p w14:paraId="5E80DABD"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Natural laws only work in the world as we know it, the world of customary experience. For them to apply universally to all times and places, we are required to make a number of assumptions that have no empirical, purely rational, or revelatory justification. Strict universal application of the laws of science would presume, for example, that the mode of existence that we know through our senses and to which we are presently accustomed is the only mode of existence and that the correlations between things that we perceive on that mode of existence apply uniformly throughout the entire natural world and cosmos in all past, present, and future times. In Islamic theology, the world of customary earthly sense-experience constitutes only one of other radically different modes of existence, the most fundamentally different mode of existence being that which exists between necessary existence and possible existence. The principle of the uniformity of nature, which postulates that the natural laws that we observe on the earth apply universally throughout the physical universe, is not, according to Islamic theology, the divinely established norm (Sunna ) of God in creation. Indeed, each moment of creation is utterly unique. God wills certain patterns of consistence in this world and the next, but He suspends them from time to time in the miracles of Prophets and the on-going subsidiary miracles of His Saints, and the known norms of physical reality will be radically inverted when the present world comes to an end with the Day of Judgment, the Resurrection, and the advent of the Garden and the Fire. The presumption of the uniformity of nature, which underlies the speculations of modern science when it attempts to speak about the cosmos, is merely a psychological belief engendered by the uniformities that modern science has witnessed in the physical processes we experience on the earth and those of the astronomical world. This psychological belief is not epistemologically valid as a necessary conclusion about the structure of reality either in our world or the worlds beyond it, and, as will be discussed later, the discipline of quantum physics has shown that natural laws as we have traditionally understood them do not predictably apply to the sub-atomic world of nuclear physics.  </w:t>
      </w:r>
    </w:p>
    <w:p w14:paraId="105467A5" w14:textId="77777777" w:rsidR="00316EB1" w:rsidRPr="00316EB1" w:rsidRDefault="00316EB1" w:rsidP="00E616ED">
      <w:pPr>
        <w:pStyle w:val="ListParagraph"/>
        <w:numPr>
          <w:ilvl w:val="0"/>
          <w:numId w:val="122"/>
        </w:numPr>
        <w:rPr>
          <w:rFonts w:eastAsiaTheme="minorHAnsi"/>
        </w:rPr>
      </w:pPr>
    </w:p>
    <w:p w14:paraId="1118D666" w14:textId="77777777" w:rsidR="00316EB1" w:rsidRPr="00316EB1" w:rsidRDefault="00316EB1" w:rsidP="00E616ED">
      <w:pPr>
        <w:pStyle w:val="ListParagraph"/>
        <w:numPr>
          <w:ilvl w:val="0"/>
          <w:numId w:val="122"/>
        </w:numPr>
        <w:rPr>
          <w:rFonts w:eastAsiaTheme="minorHAnsi"/>
        </w:rPr>
      </w:pPr>
    </w:p>
    <w:p w14:paraId="00E5B60A" w14:textId="77777777" w:rsidR="00316EB1" w:rsidRPr="00316EB1" w:rsidRDefault="00316EB1" w:rsidP="00E616ED">
      <w:pPr>
        <w:pStyle w:val="ListParagraph"/>
        <w:numPr>
          <w:ilvl w:val="0"/>
          <w:numId w:val="122"/>
        </w:numPr>
        <w:rPr>
          <w:rFonts w:eastAsiaTheme="minorHAnsi"/>
        </w:rPr>
      </w:pPr>
      <w:r w:rsidRPr="00316EB1">
        <w:rPr>
          <w:rFonts w:eastAsiaTheme="minorHAnsi"/>
        </w:rPr>
        <w:tab/>
      </w:r>
      <w:r w:rsidRPr="00316EB1">
        <w:rPr>
          <w:rFonts w:eastAsiaTheme="minorHAnsi"/>
        </w:rPr>
        <w:tab/>
        <w:t>Natural Laws Only Apply After the Fact</w:t>
      </w:r>
    </w:p>
    <w:p w14:paraId="07854CD7"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“Natural laws” only apply after the fact. They have no meaning until a universe and natural order already exist, and they are derived from observing how that natural order works. “Natural laws” indicate the patterns through which causation customarily flows through the natural order. They describe the transitions through which things ordinarily pass. </w:t>
      </w:r>
    </w:p>
    <w:p w14:paraId="1FE19838" w14:textId="77777777" w:rsidR="00316EB1" w:rsidRPr="00316EB1" w:rsidRDefault="00316EB1" w:rsidP="00E616ED">
      <w:pPr>
        <w:pStyle w:val="ListParagraph"/>
        <w:numPr>
          <w:ilvl w:val="0"/>
          <w:numId w:val="122"/>
        </w:numPr>
        <w:rPr>
          <w:rFonts w:eastAsiaTheme="minorHAnsi"/>
        </w:rPr>
      </w:pPr>
    </w:p>
    <w:p w14:paraId="2C995F98" w14:textId="77777777" w:rsidR="00316EB1" w:rsidRPr="00316EB1" w:rsidRDefault="00316EB1" w:rsidP="00E616ED">
      <w:pPr>
        <w:pStyle w:val="ListParagraph"/>
        <w:numPr>
          <w:ilvl w:val="0"/>
          <w:numId w:val="122"/>
        </w:numPr>
        <w:rPr>
          <w:rFonts w:eastAsiaTheme="minorHAnsi"/>
        </w:rPr>
      </w:pPr>
      <w:r w:rsidRPr="00316EB1">
        <w:rPr>
          <w:rFonts w:eastAsiaTheme="minorHAnsi"/>
        </w:rPr>
        <w:tab/>
      </w:r>
      <w:r w:rsidRPr="00316EB1">
        <w:rPr>
          <w:rFonts w:eastAsiaTheme="minorHAnsi"/>
        </w:rPr>
        <w:tab/>
      </w:r>
      <w:r w:rsidRPr="00316EB1">
        <w:rPr>
          <w:rFonts w:eastAsiaTheme="minorHAnsi"/>
        </w:rPr>
        <w:tab/>
        <w:t xml:space="preserve">Natural Laws </w:t>
      </w:r>
    </w:p>
    <w:p w14:paraId="12F511BE"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F. R. Tennant, “Natural Law,” 9:198: </w:t>
      </w:r>
    </w:p>
    <w:p w14:paraId="5EB654BD"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A better word for “natural law” is “scientific theory.” They are symbols, and it cannot be said of symbols that they are true or false. They are only more or less suitable or convenient for a purpose. They are the symbols of science. They are postulates. </w:t>
      </w:r>
    </w:p>
    <w:p w14:paraId="13DDCD63"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NOTE: It may be good to refer to Darwinism as a postulate. </w:t>
      </w:r>
    </w:p>
    <w:p w14:paraId="3F1D0E5B" w14:textId="10ABEC6F" w:rsidR="00316EB1" w:rsidRPr="00316EB1" w:rsidRDefault="00316EB1" w:rsidP="00DC40D6">
      <w:pPr>
        <w:pStyle w:val="ListParagraph"/>
        <w:rPr>
          <w:rFonts w:eastAsiaTheme="minorHAnsi"/>
        </w:rPr>
      </w:pPr>
    </w:p>
    <w:p w14:paraId="58BC8629"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F. R. Tennant, “Natural Law,” 9:200: </w:t>
      </w:r>
    </w:p>
    <w:p w14:paraId="5373A936"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Before a natural law can be universal or the world completely calculable from its past states, we must presuppose that the world is a closed system and that there is no interference from the outside. Such a negative postulate cannot be proven. A lowa can never tell us positively what was or what will be. It can only say what will be, provided certain conditions are fulfilled. But there is no reason to assert that they will be fulfilled. </w:t>
      </w:r>
    </w:p>
    <w:p w14:paraId="172F600D" w14:textId="3F754384" w:rsidR="00316EB1" w:rsidRPr="00316EB1" w:rsidRDefault="00316EB1" w:rsidP="00DC40D6">
      <w:pPr>
        <w:pStyle w:val="ListParagraph"/>
        <w:rPr>
          <w:rFonts w:eastAsiaTheme="minorHAnsi"/>
        </w:rPr>
      </w:pPr>
    </w:p>
    <w:p w14:paraId="0F8487A0"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F. R. Tennant, “Natural Law,” 9:200: </w:t>
      </w:r>
    </w:p>
    <w:p w14:paraId="6A53C1BD"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E. Mach said in 1898: “The law always contains less than the fact itself. It does not reproduce the fact as a whole but only that aspect of the fact of which is important to us. The rest is omitted intentionally or of necessity.” </w:t>
      </w:r>
    </w:p>
    <w:p w14:paraId="2A3C6DD7" w14:textId="4207C74A" w:rsidR="00316EB1" w:rsidRPr="00316EB1" w:rsidRDefault="00316EB1" w:rsidP="00DC40D6">
      <w:pPr>
        <w:pStyle w:val="ListParagraph"/>
        <w:rPr>
          <w:rFonts w:eastAsiaTheme="minorHAnsi"/>
        </w:rPr>
      </w:pPr>
    </w:p>
    <w:p w14:paraId="6B4EA672"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Natural laws never exhaust the truth about the actualities that “obey” them. </w:t>
      </w:r>
    </w:p>
    <w:p w14:paraId="43545F58" w14:textId="2019B4F0" w:rsidR="00316EB1" w:rsidRPr="00DC40D6" w:rsidRDefault="00316EB1" w:rsidP="00DC40D6">
      <w:pPr>
        <w:ind w:left="360"/>
        <w:rPr>
          <w:rFonts w:eastAsiaTheme="minorHAnsi"/>
        </w:rPr>
      </w:pPr>
    </w:p>
    <w:p w14:paraId="16DA9D72" w14:textId="77777777" w:rsidR="00316EB1" w:rsidRPr="00316EB1" w:rsidRDefault="00316EB1" w:rsidP="00E616ED">
      <w:pPr>
        <w:pStyle w:val="ListParagraph"/>
        <w:numPr>
          <w:ilvl w:val="0"/>
          <w:numId w:val="122"/>
        </w:numPr>
        <w:rPr>
          <w:rFonts w:eastAsiaTheme="minorHAnsi"/>
        </w:rPr>
      </w:pPr>
    </w:p>
    <w:p w14:paraId="5BD6D629" w14:textId="77777777" w:rsidR="00316EB1" w:rsidRPr="00316EB1" w:rsidRDefault="00316EB1" w:rsidP="00E616ED">
      <w:pPr>
        <w:pStyle w:val="ListParagraph"/>
        <w:numPr>
          <w:ilvl w:val="0"/>
          <w:numId w:val="122"/>
        </w:numPr>
        <w:rPr>
          <w:rFonts w:eastAsiaTheme="minorHAnsi"/>
        </w:rPr>
      </w:pPr>
      <w:r w:rsidRPr="00316EB1">
        <w:rPr>
          <w:rFonts w:eastAsiaTheme="minorHAnsi"/>
        </w:rPr>
        <w:tab/>
      </w:r>
      <w:r w:rsidRPr="00316EB1">
        <w:rPr>
          <w:rFonts w:eastAsiaTheme="minorHAnsi"/>
        </w:rPr>
        <w:tab/>
        <w:t>We Observe Cases, Not Laws. Facts Take Priority over Laws</w:t>
      </w:r>
    </w:p>
    <w:p w14:paraId="5BE2C221"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The laws of science originate from the generalization of facts among which predictable succession and connection in time are important considerations. Every experimental law is an approximation and is, in its essence, conventional and provisional. The laws of science are not on the same level as observed facts. This is true even in the case of purely empirical and approximate laws. It is even clearer in the higher quantitative and abstract laws. In neither case is the law perceived like a phenomenon. We observe cases, not laws. Laws do not state facts. They state relations, standards, or types which the facts approximate. Scientific or physical laws are not a priori or self-evident like the laws of pure reason, which are based on logical necessity and deal with universals. Experience cannot furnish universal knowledge. It cannot be valid deductively because there is no self-evident or a priori general truth from which it can be deduced. Laws are only postulates. Laws are intuitive; they are not ratiocinative. Man gives laws to nature; nature does not prescribe laws to man. Man “creates” laws; he does not discover them. They are not necessary; they are formulas. They are descriptions. Natural laws are mere statements of how things happen. They have no intrinsic necessity. They require further explanation. </w:t>
      </w:r>
    </w:p>
    <w:p w14:paraId="253E40A9" w14:textId="77777777" w:rsidR="00316EB1" w:rsidRPr="00316EB1" w:rsidRDefault="00316EB1" w:rsidP="00E616ED">
      <w:pPr>
        <w:pStyle w:val="ListParagraph"/>
        <w:numPr>
          <w:ilvl w:val="0"/>
          <w:numId w:val="122"/>
        </w:numPr>
        <w:rPr>
          <w:rFonts w:eastAsiaTheme="minorHAnsi"/>
        </w:rPr>
      </w:pPr>
    </w:p>
    <w:p w14:paraId="6043509C" w14:textId="77777777" w:rsidR="00316EB1" w:rsidRPr="00316EB1" w:rsidRDefault="00316EB1" w:rsidP="00E616ED">
      <w:pPr>
        <w:pStyle w:val="ListParagraph"/>
        <w:numPr>
          <w:ilvl w:val="0"/>
          <w:numId w:val="122"/>
        </w:numPr>
        <w:rPr>
          <w:rFonts w:eastAsiaTheme="minorHAnsi"/>
        </w:rPr>
      </w:pPr>
      <w:r w:rsidRPr="00316EB1">
        <w:rPr>
          <w:rFonts w:eastAsiaTheme="minorHAnsi"/>
        </w:rPr>
        <w:t>Natural Laws Are Contingencies</w:t>
      </w:r>
    </w:p>
    <w:p w14:paraId="117859E0"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The so-called “natural laws” of modern science and scientism are nothing more than practical contingencies. They do not and cannot constitute laws in the same sense as principial truths.  </w:t>
      </w:r>
    </w:p>
    <w:p w14:paraId="511C9AC0" w14:textId="77777777" w:rsidR="00316EB1" w:rsidRPr="00316EB1" w:rsidRDefault="00316EB1" w:rsidP="00E616ED">
      <w:pPr>
        <w:pStyle w:val="ListParagraph"/>
        <w:numPr>
          <w:ilvl w:val="0"/>
          <w:numId w:val="122"/>
        </w:numPr>
        <w:rPr>
          <w:rFonts w:eastAsiaTheme="minorHAnsi"/>
        </w:rPr>
      </w:pPr>
    </w:p>
    <w:p w14:paraId="51699051" w14:textId="77777777" w:rsidR="00316EB1" w:rsidRPr="00316EB1" w:rsidRDefault="00316EB1" w:rsidP="00E616ED">
      <w:pPr>
        <w:pStyle w:val="ListParagraph"/>
        <w:numPr>
          <w:ilvl w:val="0"/>
          <w:numId w:val="122"/>
        </w:numPr>
        <w:rPr>
          <w:rFonts w:eastAsiaTheme="minorHAnsi"/>
        </w:rPr>
      </w:pPr>
      <w:r w:rsidRPr="00316EB1">
        <w:rPr>
          <w:rFonts w:eastAsiaTheme="minorHAnsi"/>
        </w:rPr>
        <w:tab/>
      </w:r>
      <w:r w:rsidRPr="00316EB1">
        <w:rPr>
          <w:rFonts w:eastAsiaTheme="minorHAnsi"/>
        </w:rPr>
        <w:tab/>
        <w:t xml:space="preserve">Helmholtz: Natural Laws Are Generic Concepts for the Changes of Nature </w:t>
      </w:r>
    </w:p>
    <w:p w14:paraId="59D241B9" w14:textId="77777777" w:rsidR="00316EB1" w:rsidRPr="00316EB1" w:rsidRDefault="00316EB1" w:rsidP="00E616ED">
      <w:pPr>
        <w:pStyle w:val="ListParagraph"/>
        <w:numPr>
          <w:ilvl w:val="0"/>
          <w:numId w:val="122"/>
        </w:numPr>
        <w:rPr>
          <w:rFonts w:eastAsiaTheme="minorHAnsi"/>
        </w:rPr>
      </w:pPr>
    </w:p>
    <w:p w14:paraId="72304F4A"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The German scientist Hermann von Helmholtz [Note on Hermann Helmholtz: Hermann Ludwig Ferdinand von Helmholtz (d. 1894) was a German physician and physicist who made significant contributions in various scientific fields ] referred to laws of nature as “nothing but generic concepts for the changes of nature.”  </w:t>
      </w:r>
    </w:p>
    <w:p w14:paraId="425EB81A" w14:textId="77777777" w:rsidR="00316EB1" w:rsidRPr="00316EB1" w:rsidRDefault="00316EB1" w:rsidP="00E616ED">
      <w:pPr>
        <w:pStyle w:val="ListParagraph"/>
        <w:numPr>
          <w:ilvl w:val="0"/>
          <w:numId w:val="122"/>
        </w:numPr>
        <w:rPr>
          <w:rFonts w:eastAsiaTheme="minorHAnsi"/>
        </w:rPr>
      </w:pPr>
    </w:p>
    <w:p w14:paraId="46C99EC7" w14:textId="77777777" w:rsidR="00316EB1" w:rsidRPr="00316EB1" w:rsidRDefault="00316EB1" w:rsidP="00E616ED">
      <w:pPr>
        <w:pStyle w:val="ListParagraph"/>
        <w:numPr>
          <w:ilvl w:val="0"/>
          <w:numId w:val="122"/>
        </w:numPr>
        <w:rPr>
          <w:rFonts w:eastAsiaTheme="minorHAnsi"/>
        </w:rPr>
      </w:pPr>
      <w:r w:rsidRPr="00316EB1">
        <w:rPr>
          <w:rFonts w:eastAsiaTheme="minorHAnsi"/>
        </w:rPr>
        <w:tab/>
      </w:r>
      <w:r w:rsidRPr="00316EB1">
        <w:rPr>
          <w:rFonts w:eastAsiaTheme="minorHAnsi"/>
        </w:rPr>
        <w:tab/>
      </w:r>
      <w:r w:rsidRPr="00316EB1">
        <w:rPr>
          <w:rFonts w:eastAsiaTheme="minorHAnsi"/>
        </w:rPr>
        <w:tab/>
        <w:t>Natural Laws Are Psychological Generalizations</w:t>
      </w:r>
    </w:p>
    <w:p w14:paraId="3FDD1042"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They are psychological generalizations that we make about customary experience.  </w:t>
      </w:r>
    </w:p>
    <w:p w14:paraId="1EC59742" w14:textId="77777777" w:rsidR="00316EB1" w:rsidRPr="00316EB1" w:rsidRDefault="00316EB1" w:rsidP="00E616ED">
      <w:pPr>
        <w:pStyle w:val="ListParagraph"/>
        <w:numPr>
          <w:ilvl w:val="0"/>
          <w:numId w:val="122"/>
        </w:numPr>
        <w:rPr>
          <w:rFonts w:eastAsiaTheme="minorHAnsi"/>
        </w:rPr>
      </w:pPr>
    </w:p>
    <w:p w14:paraId="1D488C4E" w14:textId="77777777" w:rsidR="00316EB1" w:rsidRPr="00316EB1" w:rsidRDefault="00316EB1" w:rsidP="00E616ED">
      <w:pPr>
        <w:pStyle w:val="ListParagraph"/>
        <w:numPr>
          <w:ilvl w:val="0"/>
          <w:numId w:val="122"/>
        </w:numPr>
        <w:rPr>
          <w:rFonts w:eastAsiaTheme="minorHAnsi"/>
        </w:rPr>
      </w:pPr>
      <w:r w:rsidRPr="00316EB1">
        <w:rPr>
          <w:rFonts w:eastAsiaTheme="minorHAnsi"/>
        </w:rPr>
        <w:tab/>
      </w:r>
      <w:r w:rsidRPr="00316EB1">
        <w:rPr>
          <w:rFonts w:eastAsiaTheme="minorHAnsi"/>
        </w:rPr>
        <w:tab/>
      </w:r>
      <w:r w:rsidRPr="00316EB1">
        <w:rPr>
          <w:rFonts w:eastAsiaTheme="minorHAnsi"/>
        </w:rPr>
        <w:tab/>
        <w:t>Natural Laws Are Empirical Generatlizations</w:t>
      </w:r>
    </w:p>
    <w:p w14:paraId="033B5133"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What we call natural laws are useful and meaningful empirical generalizations that we impose upon and match with customary reality.  </w:t>
      </w:r>
    </w:p>
    <w:p w14:paraId="15A6C23C" w14:textId="77777777" w:rsidR="00316EB1" w:rsidRPr="00316EB1" w:rsidRDefault="00316EB1" w:rsidP="00E616ED">
      <w:pPr>
        <w:pStyle w:val="ListParagraph"/>
        <w:numPr>
          <w:ilvl w:val="0"/>
          <w:numId w:val="122"/>
        </w:numPr>
        <w:rPr>
          <w:rFonts w:eastAsiaTheme="minorHAnsi"/>
        </w:rPr>
      </w:pPr>
      <w:r w:rsidRPr="00316EB1">
        <w:rPr>
          <w:rFonts w:eastAsiaTheme="minorHAnsi"/>
        </w:rPr>
        <w:t> </w:t>
      </w:r>
    </w:p>
    <w:p w14:paraId="39762DD3"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Again, they are not literally laws, because they have no inherent necessity. N atural laws pertain exclusively to the metaphysical domain of possibility, and in this realm they do not extend to All-Possibility. </w:t>
      </w:r>
    </w:p>
    <w:p w14:paraId="05C8C0B6" w14:textId="77777777" w:rsidR="00316EB1" w:rsidRPr="00316EB1" w:rsidRDefault="00316EB1" w:rsidP="00E616ED">
      <w:pPr>
        <w:pStyle w:val="ListParagraph"/>
        <w:numPr>
          <w:ilvl w:val="0"/>
          <w:numId w:val="122"/>
        </w:numPr>
        <w:rPr>
          <w:rFonts w:eastAsiaTheme="minorHAnsi"/>
        </w:rPr>
      </w:pPr>
      <w:r w:rsidRPr="00316EB1">
        <w:rPr>
          <w:rFonts w:eastAsiaTheme="minorHAnsi"/>
        </w:rPr>
        <w:t> </w:t>
      </w:r>
    </w:p>
    <w:p w14:paraId="0195BD6B"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They are simply familiar patterns or habits that repeat themselves in the world we know. We are reasonable in expecting them to repeat themselves and predicting that they will do so. They are valid objects of empirical study, and Muslims have excelled in the empirical sciences for centuries.  </w:t>
      </w:r>
    </w:p>
    <w:p w14:paraId="6890674B" w14:textId="77777777" w:rsidR="00316EB1" w:rsidRPr="00316EB1" w:rsidRDefault="00316EB1" w:rsidP="00E616ED">
      <w:pPr>
        <w:pStyle w:val="ListParagraph"/>
        <w:numPr>
          <w:ilvl w:val="0"/>
          <w:numId w:val="122"/>
        </w:numPr>
        <w:rPr>
          <w:rFonts w:eastAsiaTheme="minorHAnsi"/>
        </w:rPr>
      </w:pPr>
    </w:p>
    <w:p w14:paraId="06D795A5" w14:textId="77777777" w:rsidR="00316EB1" w:rsidRPr="00316EB1" w:rsidRDefault="00316EB1" w:rsidP="00E616ED">
      <w:pPr>
        <w:pStyle w:val="ListParagraph"/>
        <w:numPr>
          <w:ilvl w:val="0"/>
          <w:numId w:val="122"/>
        </w:numPr>
        <w:rPr>
          <w:rFonts w:eastAsiaTheme="minorHAnsi"/>
        </w:rPr>
      </w:pPr>
      <w:r w:rsidRPr="00316EB1">
        <w:rPr>
          <w:rFonts w:eastAsiaTheme="minorHAnsi"/>
        </w:rPr>
        <w:tab/>
      </w:r>
      <w:r w:rsidRPr="00316EB1">
        <w:rPr>
          <w:rFonts w:eastAsiaTheme="minorHAnsi"/>
        </w:rPr>
        <w:tab/>
      </w:r>
      <w:r w:rsidRPr="00316EB1">
        <w:rPr>
          <w:rFonts w:eastAsiaTheme="minorHAnsi"/>
        </w:rPr>
        <w:tab/>
        <w:t>Pierce: Natural Laws Are Habits of Nature</w:t>
      </w:r>
    </w:p>
    <w:p w14:paraId="1794A160"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During the first part of the twentieth century, Charles S. Pierce [Note on Pierce: Charles Sanders Peirce (d. 1914) was a noted American philosopher, logician, mathematician, and scientist who is sometimes known as "the father of pragmatism.”] asserted that “natural laws” were really nothing more than the “habits” of nature. They reflect the customary regularities of the natural order but are essentially “habitual” in their nature.  </w:t>
      </w:r>
    </w:p>
    <w:p w14:paraId="3BFFAFD3" w14:textId="77777777" w:rsidR="00316EB1" w:rsidRPr="00316EB1" w:rsidRDefault="00316EB1" w:rsidP="00E616ED">
      <w:pPr>
        <w:pStyle w:val="ListParagraph"/>
        <w:numPr>
          <w:ilvl w:val="0"/>
          <w:numId w:val="122"/>
        </w:numPr>
        <w:rPr>
          <w:rFonts w:eastAsiaTheme="minorHAnsi"/>
        </w:rPr>
      </w:pPr>
    </w:p>
    <w:p w14:paraId="5B090439" w14:textId="17DA4CDE" w:rsidR="00316EB1" w:rsidRPr="00316EB1" w:rsidRDefault="00316EB1" w:rsidP="00E616ED">
      <w:pPr>
        <w:pStyle w:val="ListParagraph"/>
        <w:numPr>
          <w:ilvl w:val="0"/>
          <w:numId w:val="122"/>
        </w:numPr>
        <w:rPr>
          <w:rFonts w:eastAsiaTheme="minorHAnsi"/>
        </w:rPr>
      </w:pPr>
      <w:r w:rsidRPr="00316EB1">
        <w:rPr>
          <w:rFonts w:eastAsiaTheme="minorHAnsi"/>
        </w:rPr>
        <w:t>Natural Laws Are Concise Descriptions and Predictions about What Happens in the Natural World</w:t>
      </w:r>
    </w:p>
    <w:p w14:paraId="03F3DEFE" w14:textId="77777777" w:rsidR="00316EB1" w:rsidRPr="00316EB1" w:rsidRDefault="00316EB1" w:rsidP="00E616ED">
      <w:pPr>
        <w:pStyle w:val="ListParagraph"/>
        <w:numPr>
          <w:ilvl w:val="0"/>
          <w:numId w:val="122"/>
        </w:numPr>
        <w:rPr>
          <w:rFonts w:eastAsiaTheme="minorHAnsi"/>
        </w:rPr>
      </w:pPr>
    </w:p>
    <w:p w14:paraId="3DBE7969"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In science, natural laws are concise descriptions and predications about observed natural phenomena.  </w:t>
      </w:r>
    </w:p>
    <w:p w14:paraId="4F448164" w14:textId="77777777" w:rsidR="00316EB1" w:rsidRPr="00316EB1" w:rsidRDefault="00316EB1" w:rsidP="00E616ED">
      <w:pPr>
        <w:pStyle w:val="ListParagraph"/>
        <w:numPr>
          <w:ilvl w:val="0"/>
          <w:numId w:val="122"/>
        </w:numPr>
        <w:rPr>
          <w:rFonts w:eastAsiaTheme="minorHAnsi"/>
        </w:rPr>
      </w:pPr>
    </w:p>
    <w:p w14:paraId="1224C7C7" w14:textId="63E6BCFD" w:rsidR="00316EB1" w:rsidRPr="00316EB1" w:rsidRDefault="00316EB1" w:rsidP="00E616ED">
      <w:pPr>
        <w:pStyle w:val="ListParagraph"/>
        <w:numPr>
          <w:ilvl w:val="0"/>
          <w:numId w:val="122"/>
        </w:numPr>
        <w:rPr>
          <w:rFonts w:eastAsiaTheme="minorHAnsi"/>
        </w:rPr>
      </w:pPr>
      <w:r w:rsidRPr="00316EB1">
        <w:rPr>
          <w:rFonts w:eastAsiaTheme="minorHAnsi"/>
        </w:rPr>
        <w:t>Illustrating Description and Prediction in the Law of the Conservation of Matter</w:t>
      </w:r>
    </w:p>
    <w:p w14:paraId="2810C6BB" w14:textId="77777777" w:rsidR="00316EB1" w:rsidRPr="00316EB1" w:rsidRDefault="00316EB1" w:rsidP="00E616ED">
      <w:pPr>
        <w:pStyle w:val="ListParagraph"/>
        <w:numPr>
          <w:ilvl w:val="0"/>
          <w:numId w:val="122"/>
        </w:numPr>
        <w:rPr>
          <w:rFonts w:eastAsiaTheme="minorHAnsi"/>
        </w:rPr>
      </w:pPr>
    </w:p>
    <w:p w14:paraId="26A4B892" w14:textId="77777777" w:rsidR="00316EB1" w:rsidRPr="00316EB1" w:rsidRDefault="00316EB1" w:rsidP="00E616ED">
      <w:pPr>
        <w:pStyle w:val="ListParagraph"/>
        <w:numPr>
          <w:ilvl w:val="0"/>
          <w:numId w:val="122"/>
        </w:numPr>
        <w:rPr>
          <w:rFonts w:eastAsiaTheme="minorHAnsi"/>
        </w:rPr>
      </w:pPr>
      <w:r w:rsidRPr="00316EB1">
        <w:rPr>
          <w:rFonts w:eastAsiaTheme="minorHAnsi"/>
        </w:rPr>
        <w:t>One of the important natural laws in chemistry, for example, is the law of conservation of matter. This law is concerned with chemical reactions and sums up the observed pattern that matter in chemical reactions always recombines to make different combinations. The law of conservation of matter predicts that the same total number of atoms are present before and after a chemical reaction. Because it is the observed and predictable “habit” of the natural world to do this, it is termed a “law.” Predication of this so-called “law,” however, does not necessitate that this has always and will always be the case. There is nothing determinative about the “law.” It is only descriptive of known cases and does not take in exceptions--nor does it exclude them as impossible.</w:t>
      </w:r>
    </w:p>
    <w:p w14:paraId="18497B34" w14:textId="77777777" w:rsidR="00316EB1" w:rsidRPr="00316EB1" w:rsidRDefault="00316EB1" w:rsidP="00E616ED">
      <w:pPr>
        <w:pStyle w:val="ListParagraph"/>
        <w:numPr>
          <w:ilvl w:val="0"/>
          <w:numId w:val="122"/>
        </w:numPr>
        <w:rPr>
          <w:rFonts w:eastAsiaTheme="minorHAnsi"/>
        </w:rPr>
      </w:pPr>
    </w:p>
    <w:p w14:paraId="56083C47" w14:textId="1676929F" w:rsidR="00316EB1" w:rsidRPr="00316EB1" w:rsidRDefault="00316EB1" w:rsidP="00E616ED">
      <w:pPr>
        <w:pStyle w:val="ListParagraph"/>
        <w:numPr>
          <w:ilvl w:val="0"/>
          <w:numId w:val="122"/>
        </w:numPr>
        <w:rPr>
          <w:rFonts w:eastAsiaTheme="minorHAnsi"/>
        </w:rPr>
      </w:pPr>
      <w:r w:rsidRPr="00316EB1">
        <w:rPr>
          <w:rFonts w:eastAsiaTheme="minorHAnsi"/>
        </w:rPr>
        <w:t>Hill: Natural Laws Are Dockets</w:t>
      </w:r>
    </w:p>
    <w:p w14:paraId="14FD4716"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A. V. Hill [Note on Hill: Archibald Vivian Hill (d. 1977) was known as A. V. Hill. He was a noted English physiologist and founder of the diverse disciplines of biophysics and operations research. Along with Hermann von Helmholtz, he is regarded as on the founders of biophysics. A. V. Hill shared the 1922 Nobel Prize in physiology ] referred to natural laws as “nothing more than a docket into which we collect phenomena which have something in common.”  </w:t>
      </w:r>
    </w:p>
    <w:p w14:paraId="539CE1EB" w14:textId="77777777" w:rsidR="00316EB1" w:rsidRPr="00316EB1" w:rsidRDefault="00316EB1" w:rsidP="00E616ED">
      <w:pPr>
        <w:pStyle w:val="ListParagraph"/>
        <w:numPr>
          <w:ilvl w:val="0"/>
          <w:numId w:val="122"/>
        </w:numPr>
        <w:rPr>
          <w:rFonts w:eastAsiaTheme="minorHAnsi"/>
        </w:rPr>
      </w:pPr>
    </w:p>
    <w:p w14:paraId="4493E6C9" w14:textId="5E0E9820" w:rsidR="00316EB1" w:rsidRPr="00316EB1" w:rsidRDefault="00316EB1" w:rsidP="00E616ED">
      <w:pPr>
        <w:pStyle w:val="ListParagraph"/>
        <w:numPr>
          <w:ilvl w:val="0"/>
          <w:numId w:val="122"/>
        </w:numPr>
        <w:rPr>
          <w:rFonts w:eastAsiaTheme="minorHAnsi"/>
        </w:rPr>
      </w:pPr>
      <w:r w:rsidRPr="00316EB1">
        <w:rPr>
          <w:rFonts w:eastAsiaTheme="minorHAnsi"/>
        </w:rPr>
        <w:t>Natural Laws Are Rules of Thumb and Practical Guides and Guidelines</w:t>
      </w:r>
    </w:p>
    <w:p w14:paraId="790994DE"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The laws of science are practical guides and rules of thumb.  </w:t>
      </w:r>
    </w:p>
    <w:p w14:paraId="7FA0FF68" w14:textId="77777777" w:rsidR="00316EB1" w:rsidRPr="00316EB1" w:rsidRDefault="00316EB1" w:rsidP="00E616ED">
      <w:pPr>
        <w:pStyle w:val="ListParagraph"/>
        <w:numPr>
          <w:ilvl w:val="0"/>
          <w:numId w:val="122"/>
        </w:numPr>
        <w:rPr>
          <w:rFonts w:eastAsiaTheme="minorHAnsi"/>
        </w:rPr>
      </w:pPr>
    </w:p>
    <w:p w14:paraId="5E73353C" w14:textId="0E479589" w:rsidR="00316EB1" w:rsidRPr="00316EB1" w:rsidRDefault="00316EB1" w:rsidP="00E616ED">
      <w:pPr>
        <w:pStyle w:val="ListParagraph"/>
        <w:numPr>
          <w:ilvl w:val="0"/>
          <w:numId w:val="122"/>
        </w:numPr>
        <w:rPr>
          <w:rFonts w:eastAsiaTheme="minorHAnsi"/>
        </w:rPr>
      </w:pPr>
      <w:r w:rsidRPr="00316EB1">
        <w:rPr>
          <w:rFonts w:eastAsiaTheme="minorHAnsi"/>
        </w:rPr>
        <w:t>They Are Natural Maxims or Precepts or Dockets</w:t>
      </w:r>
    </w:p>
    <w:p w14:paraId="04CE33C4"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They are invaluable dockets by which we make sense out of customary experience and are able to make reliable scientific predictions.  </w:t>
      </w:r>
    </w:p>
    <w:p w14:paraId="75A48811" w14:textId="77777777" w:rsidR="00316EB1" w:rsidRPr="00316EB1" w:rsidRDefault="00316EB1" w:rsidP="00E616ED">
      <w:pPr>
        <w:pStyle w:val="ListParagraph"/>
        <w:numPr>
          <w:ilvl w:val="0"/>
          <w:numId w:val="122"/>
        </w:numPr>
        <w:rPr>
          <w:rFonts w:eastAsiaTheme="minorHAnsi"/>
        </w:rPr>
      </w:pPr>
    </w:p>
    <w:p w14:paraId="4404F846" w14:textId="34D24EB8" w:rsidR="00316EB1" w:rsidRPr="00316EB1" w:rsidRDefault="00316EB1" w:rsidP="00E616ED">
      <w:pPr>
        <w:pStyle w:val="ListParagraph"/>
        <w:numPr>
          <w:ilvl w:val="0"/>
          <w:numId w:val="122"/>
        </w:numPr>
        <w:rPr>
          <w:rFonts w:eastAsiaTheme="minorHAnsi"/>
        </w:rPr>
      </w:pPr>
      <w:r w:rsidRPr="00316EB1">
        <w:rPr>
          <w:rFonts w:eastAsiaTheme="minorHAnsi"/>
        </w:rPr>
        <w:t>Natural Laws Are Useful Dockets and Rules of Thumb</w:t>
      </w:r>
    </w:p>
    <w:p w14:paraId="0DB57843"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The laws of science are all probability statements. They are not necessary statements of constant relations between things in all past, present, and future times and places. As noted, probability is an empirical description and prediction--somewhat akin to “natural laws” in that respect--but it has none of the metaphysical merit of the conceptually necessary, possible, and impossible. </w:t>
      </w:r>
    </w:p>
    <w:p w14:paraId="05D36C39" w14:textId="77777777" w:rsidR="00316EB1" w:rsidRPr="00316EB1" w:rsidRDefault="00316EB1" w:rsidP="00E616ED">
      <w:pPr>
        <w:pStyle w:val="ListParagraph"/>
        <w:numPr>
          <w:ilvl w:val="0"/>
          <w:numId w:val="122"/>
        </w:numPr>
        <w:rPr>
          <w:rFonts w:eastAsiaTheme="minorHAnsi"/>
        </w:rPr>
      </w:pPr>
    </w:p>
    <w:p w14:paraId="1AEB7DEF" w14:textId="1E4008FA" w:rsidR="00316EB1" w:rsidRPr="00316EB1" w:rsidRDefault="00316EB1" w:rsidP="00E616ED">
      <w:pPr>
        <w:pStyle w:val="ListParagraph"/>
        <w:numPr>
          <w:ilvl w:val="0"/>
          <w:numId w:val="122"/>
        </w:numPr>
        <w:rPr>
          <w:rFonts w:eastAsiaTheme="minorHAnsi"/>
        </w:rPr>
      </w:pPr>
      <w:r w:rsidRPr="00316EB1">
        <w:rPr>
          <w:rFonts w:eastAsiaTheme="minorHAnsi"/>
        </w:rPr>
        <w:t>Natural Laws Are Probability Statements but Like Probability There Is Nothing Metaphysical About Them</w:t>
      </w:r>
    </w:p>
    <w:p w14:paraId="574AE847" w14:textId="715C09FF" w:rsidR="00316EB1" w:rsidRPr="00316EB1" w:rsidRDefault="00316EB1" w:rsidP="00E616ED">
      <w:pPr>
        <w:pStyle w:val="ListParagraph"/>
        <w:numPr>
          <w:ilvl w:val="0"/>
          <w:numId w:val="122"/>
        </w:numPr>
        <w:rPr>
          <w:rFonts w:eastAsiaTheme="minorHAnsi"/>
        </w:rPr>
      </w:pPr>
      <w:r w:rsidRPr="00316EB1">
        <w:rPr>
          <w:rFonts w:eastAsiaTheme="minorHAnsi"/>
        </w:rPr>
        <w:t>Real Science Knows Nothing of Natural Laws That Cannot Be Broken</w:t>
      </w:r>
    </w:p>
    <w:p w14:paraId="6FBDDD4F"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Real science that is honest with itself and rigorous in its method knows nothing of natural laws that can never be broken.  </w:t>
      </w:r>
    </w:p>
    <w:p w14:paraId="61E000A8" w14:textId="77777777" w:rsidR="00316EB1" w:rsidRPr="00316EB1" w:rsidRDefault="00316EB1" w:rsidP="00E616ED">
      <w:pPr>
        <w:pStyle w:val="ListParagraph"/>
        <w:numPr>
          <w:ilvl w:val="0"/>
          <w:numId w:val="122"/>
        </w:numPr>
        <w:rPr>
          <w:rFonts w:eastAsiaTheme="minorHAnsi"/>
        </w:rPr>
      </w:pPr>
    </w:p>
    <w:p w14:paraId="69860884" w14:textId="5F3D04B0" w:rsidR="00316EB1" w:rsidRPr="00316EB1" w:rsidRDefault="00316EB1" w:rsidP="00E616ED">
      <w:pPr>
        <w:pStyle w:val="ListParagraph"/>
        <w:numPr>
          <w:ilvl w:val="0"/>
          <w:numId w:val="122"/>
        </w:numPr>
        <w:rPr>
          <w:rFonts w:eastAsiaTheme="minorHAnsi"/>
        </w:rPr>
      </w:pPr>
      <w:r w:rsidRPr="00316EB1">
        <w:rPr>
          <w:rFonts w:eastAsiaTheme="minorHAnsi"/>
        </w:rPr>
        <w:t>Quantum Physics Shows That Natural Laws Can Be Bent and Broken. Metaphysical Laws Are Absolute</w:t>
      </w:r>
    </w:p>
    <w:p w14:paraId="5601A7D6" w14:textId="77777777" w:rsidR="00316EB1" w:rsidRPr="00316EB1" w:rsidRDefault="00316EB1" w:rsidP="00E616ED">
      <w:pPr>
        <w:pStyle w:val="ListParagraph"/>
        <w:numPr>
          <w:ilvl w:val="0"/>
          <w:numId w:val="122"/>
        </w:numPr>
        <w:rPr>
          <w:rFonts w:eastAsiaTheme="minorHAnsi"/>
        </w:rPr>
      </w:pPr>
    </w:p>
    <w:p w14:paraId="1890AE90" w14:textId="77777777" w:rsidR="00316EB1" w:rsidRPr="00316EB1" w:rsidRDefault="00316EB1" w:rsidP="00E616ED">
      <w:pPr>
        <w:pStyle w:val="ListParagraph"/>
        <w:numPr>
          <w:ilvl w:val="0"/>
          <w:numId w:val="122"/>
        </w:numPr>
        <w:rPr>
          <w:rFonts w:eastAsiaTheme="minorHAnsi"/>
        </w:rPr>
      </w:pPr>
      <w:r w:rsidRPr="00316EB1">
        <w:rPr>
          <w:rFonts w:eastAsiaTheme="minorHAnsi"/>
        </w:rPr>
        <w:t xml:space="preserve">Faraz Khan, Introduction, p. 5: </w:t>
      </w:r>
    </w:p>
    <w:p w14:paraId="609975F3" w14:textId="01857A6C" w:rsidR="001A4035" w:rsidRDefault="00316EB1" w:rsidP="00E616ED">
      <w:pPr>
        <w:pStyle w:val="ListParagraph"/>
        <w:numPr>
          <w:ilvl w:val="0"/>
          <w:numId w:val="122"/>
        </w:numPr>
        <w:rPr>
          <w:rFonts w:eastAsiaTheme="minorHAnsi"/>
        </w:rPr>
      </w:pPr>
      <w:r w:rsidRPr="00316EB1">
        <w:rPr>
          <w:rFonts w:eastAsiaTheme="minorHAnsi"/>
        </w:rPr>
        <w:t>Quantum physics has shown that the “laws of physics” are, in fact, bent and sometimes broken. But the laws of metaphysics are inherently certain and absolute</w:t>
      </w:r>
      <w:commentRangeEnd w:id="269"/>
      <w:r w:rsidR="007519F7" w:rsidRPr="00316EB1">
        <w:rPr>
          <w:rStyle w:val="CommentReference"/>
          <w:rFonts w:eastAsiaTheme="minorHAnsi"/>
          <w:sz w:val="24"/>
          <w:szCs w:val="24"/>
        </w:rPr>
        <w:commentReference w:id="269"/>
      </w:r>
      <w:r w:rsidRPr="00316EB1">
        <w:rPr>
          <w:rFonts w:eastAsiaTheme="minorHAnsi"/>
        </w:rPr>
        <w:t>.</w:t>
      </w:r>
    </w:p>
    <w:p w14:paraId="2B2CE8C4" w14:textId="6A0EF7F0" w:rsidR="00FD1A33" w:rsidRPr="00C6052F" w:rsidRDefault="00B40288" w:rsidP="00E616ED">
      <w:pPr>
        <w:pStyle w:val="ListParagraph"/>
        <w:numPr>
          <w:ilvl w:val="0"/>
          <w:numId w:val="122"/>
        </w:numPr>
        <w:rPr>
          <w:rFonts w:eastAsiaTheme="minorHAnsi"/>
        </w:rPr>
      </w:pPr>
      <w:r w:rsidRPr="00B40288">
        <w:rPr>
          <w:rFonts w:eastAsiaTheme="minorHAnsi"/>
        </w:rPr>
        <w:t>For Darwin, however, the human animal is the product of random chance and natural selection in a world composed of matter and energy, directed exclusively by the “laws of nature.” The unique mental, moral, and “spiritual” qualities of human beings also developed randomly by natural processes just like the eagle’s claws and the tapeworm’s hooks.</w:t>
      </w:r>
      <w:r>
        <w:rPr>
          <w:rFonts w:eastAsiaTheme="minorHAnsi"/>
        </w:rPr>
        <w:t xml:space="preserve"> </w:t>
      </w:r>
      <w:r>
        <w:rPr>
          <w:rFonts w:eastAsiaTheme="minorHAnsi"/>
          <w:b/>
          <w:bCs/>
        </w:rPr>
        <w:t xml:space="preserve">Volume 8 </w:t>
      </w:r>
    </w:p>
    <w:p w14:paraId="04C704B7" w14:textId="53E3E6B5" w:rsidR="00C6052F" w:rsidRPr="00A225F5" w:rsidRDefault="00C6052F" w:rsidP="00E616ED">
      <w:pPr>
        <w:pStyle w:val="ListParagraph"/>
        <w:numPr>
          <w:ilvl w:val="0"/>
          <w:numId w:val="122"/>
        </w:numPr>
        <w:rPr>
          <w:rFonts w:eastAsiaTheme="minorHAnsi"/>
        </w:rPr>
      </w:pPr>
      <w:r w:rsidRPr="00C6052F">
        <w:rPr>
          <w:rFonts w:eastAsiaTheme="minorHAnsi"/>
        </w:rPr>
        <w:t>The reality of the Fiṭra that reigns within our Souls enables us to judge between Truth and Falsehood. Thus, in making judgments between Truth and Falsehood, Good and Evil natural, our inborn disposition also makes such Moral judgments imperative. It also enables us to find the correct balance that should obtain in the Golden Mean and the proper ordering of the Human Soul. In Western Intellectual history, what today we call Moral laws were once called simply the laws of nature. That is, they were clearly regarded as central to our inborn Human Natures. The laws of nature necessarily establised what is right and wrong. Later, the so-called “laws of nature,” which, as we will see, are not really “laws” at all were perceived as pertaining exclusively to things like gravity, chemistry, heredity, and so forth. But Man had his Moral law inscribe within him, which he could choose to obey or disobey. It was believed that everyone knew such things by nature and did not have to be taught. Decent behavior was believed to be obvious to all. In this view, Human Beings are forced to believe in a real right and wrong. They may sometimes be mistaken about them—just as they make mistakes in basic arithmetic—but right and wrong were never regarded to be simply a matter of mere taste and opinion any more than are the multiplication tables.</w:t>
      </w:r>
      <w:r>
        <w:rPr>
          <w:rFonts w:eastAsiaTheme="minorHAnsi"/>
        </w:rPr>
        <w:t xml:space="preserve"> </w:t>
      </w:r>
      <w:r>
        <w:rPr>
          <w:rFonts w:eastAsiaTheme="minorHAnsi"/>
          <w:b/>
          <w:bCs/>
        </w:rPr>
        <w:t>Volume 1</w:t>
      </w:r>
    </w:p>
    <w:p w14:paraId="74EA7414" w14:textId="77777777" w:rsidR="00FD1A33" w:rsidRPr="00397CBB" w:rsidRDefault="00FD1A33" w:rsidP="00FD1A33">
      <w:pPr>
        <w:rPr>
          <w:rFonts w:eastAsiaTheme="minorHAnsi"/>
          <w:b/>
          <w:bCs/>
          <w:i/>
          <w:iCs/>
        </w:rPr>
      </w:pPr>
    </w:p>
    <w:p w14:paraId="61740B0A" w14:textId="77777777" w:rsidR="00FD1A33" w:rsidRPr="00397CBB" w:rsidRDefault="00FD1A33" w:rsidP="00E616ED">
      <w:pPr>
        <w:pStyle w:val="Heading4"/>
        <w:numPr>
          <w:ilvl w:val="0"/>
          <w:numId w:val="9"/>
        </w:numPr>
        <w:rPr>
          <w:rFonts w:asciiTheme="majorBidi" w:eastAsiaTheme="minorHAnsi" w:hAnsiTheme="majorBidi"/>
          <w:b/>
          <w:bCs/>
          <w:color w:val="C00000"/>
          <w:sz w:val="28"/>
          <w:szCs w:val="28"/>
        </w:rPr>
      </w:pPr>
      <w:bookmarkStart w:id="270" w:name="_Toc188509487"/>
      <w:r w:rsidRPr="00397CBB">
        <w:rPr>
          <w:rFonts w:asciiTheme="majorBidi" w:eastAsiaTheme="minorHAnsi" w:hAnsiTheme="majorBidi"/>
          <w:b/>
          <w:bCs/>
          <w:color w:val="C00000"/>
          <w:sz w:val="28"/>
          <w:szCs w:val="28"/>
        </w:rPr>
        <w:t>Locke, Kant, &amp; the Labyrinths of Modernist</w:t>
      </w:r>
      <w:r>
        <w:rPr>
          <w:rFonts w:asciiTheme="majorBidi" w:eastAsiaTheme="minorHAnsi" w:hAnsiTheme="majorBidi"/>
          <w:b/>
          <w:bCs/>
          <w:color w:val="C00000"/>
          <w:sz w:val="28"/>
          <w:szCs w:val="28"/>
        </w:rPr>
        <w:t xml:space="preserve"> &amp; Post-Modernist</w:t>
      </w:r>
      <w:r w:rsidRPr="00397CBB">
        <w:rPr>
          <w:rFonts w:asciiTheme="majorBidi" w:eastAsiaTheme="minorHAnsi" w:hAnsiTheme="majorBidi"/>
          <w:b/>
          <w:bCs/>
          <w:color w:val="C00000"/>
          <w:sz w:val="28"/>
          <w:szCs w:val="28"/>
        </w:rPr>
        <w:t xml:space="preserve"> Thought</w:t>
      </w:r>
      <w:bookmarkEnd w:id="270"/>
    </w:p>
    <w:p w14:paraId="3BD86E80" w14:textId="77777777" w:rsidR="00FD1A33" w:rsidRDefault="00FD1A33" w:rsidP="00FD1A33">
      <w:pPr>
        <w:rPr>
          <w:rFonts w:eastAsiaTheme="minorHAnsi"/>
          <w:b/>
          <w:bCs/>
          <w:i/>
          <w:iCs/>
        </w:rPr>
      </w:pPr>
      <w:bookmarkStart w:id="271" w:name="_Toc188509488"/>
      <w:r w:rsidRPr="00397CBB">
        <w:rPr>
          <w:rFonts w:eastAsiaTheme="minorHAnsi"/>
          <w:b/>
          <w:bCs/>
          <w:i/>
          <w:iCs/>
        </w:rPr>
        <w:t>Kantian Conceptualism &amp; the Chasm between Logical &amp; Ontological Truth</w:t>
      </w:r>
      <w:bookmarkEnd w:id="271"/>
    </w:p>
    <w:p w14:paraId="6185920B" w14:textId="77777777" w:rsidR="00B735BC" w:rsidRDefault="00B735BC" w:rsidP="00FD1A33">
      <w:pPr>
        <w:rPr>
          <w:rFonts w:eastAsiaTheme="minorHAnsi"/>
          <w:b/>
          <w:bCs/>
          <w:i/>
          <w:iCs/>
        </w:rPr>
      </w:pPr>
    </w:p>
    <w:p w14:paraId="35D4874F" w14:textId="4A450ADC" w:rsidR="00B735BC" w:rsidRPr="00B735BC" w:rsidRDefault="00B735BC" w:rsidP="00E616ED">
      <w:pPr>
        <w:pStyle w:val="ListParagraph"/>
        <w:numPr>
          <w:ilvl w:val="0"/>
          <w:numId w:val="123"/>
        </w:numPr>
        <w:rPr>
          <w:rFonts w:eastAsiaTheme="minorHAnsi"/>
        </w:rPr>
      </w:pPr>
      <w:r w:rsidRPr="00B735BC">
        <w:rPr>
          <w:rFonts w:eastAsiaTheme="minorHAnsi"/>
        </w:rPr>
        <w:t>Labyrinths are confusing mazes, in which people get lost and implicitly destroyed. The word “labyrinth” comes from the Greek word, labýrinthos, λαβύρινθος (maze; especially an elaborate and confusing one), which was used for the elaborate and confusing interconnected puzzle of a structure attributed in Greek myth of Minos (Greek, Mīnós), the king of Crete, who had it constructed in his capital of Knossos. In the legend, Minos, the king of ancient Crete, forced his prisoner Daedalus (Greek, Daídalos, Δαίδαλος)--the skillful Athenian craftsman of matchless cunning in workmanship--to build for him the Labyrinth. Daedalus was the father of Icarus (Greek, Íkaros, Ἴκαρος), who flew too close to the sun and fell to his death. According to Greek myth, Daedalus ultimaely constructed wings from feathers and wax so that he and his son Icarus could escape from Crete. In in his wisdom and foresight, Daedalus warned his son of the dangers of complacency and hubris, and he instructed him neither to fly too low--for the sea’s dampness would clog his wings--nor too high--for the sun’s heat would melt them. Icarus--as is well known--ignored his father’s advice, flied too close to the sun, and fell to his death in the sea. Daedalus constructed the Labyrinth so ingeniously that he could hardly find the exit to it himself. In the legend, the Labyrinth harbored the Minotaur (a compound of the Greek Mínōs, Μίνως and taûros, ταῦρος; the Bull of Minos) at its center. The Minotaur had the body of a powerful man and the head and tail of a bull. It would kill and devour humans for its sustenance. In the myth of the labyrinth and minotaur, Theseus (Greek, Thēseús, Θησεύς), the mythical founder of Athens and its first king killed the Minotaur and saved the people from its depredations. In this and other acts, Theseus also became symbolic of the Athenian Intellect, and legend attributes to him the construction of the Acropolis and the transformation of Athens to become the leader of Greece in reason, learning, and sophisticated arts and crafts. When Theseus took it upon himself to put an end to the Minotaur, Daedalus advised him that he could easily reach the Labyrith’s center—where the Minotaur dwelt—if he went continually straight ahead and never turned to his right or his left. Theseus entered the Labyrinth with a concealed sword, tied the end of ball of string to the doorpost, entered without ever turning to the right or left, and arrived at the center of the Labyrinth. When Theseus came there, he found the Minotaur sleeping and brandished his sword. A ferocious fight ensued, but Theseus killed the Minotaur by stabbing it in the throat and followed his string back to safety.</w:t>
      </w:r>
      <w:r>
        <w:rPr>
          <w:rFonts w:eastAsiaTheme="minorHAnsi"/>
        </w:rPr>
        <w:t xml:space="preserve"> </w:t>
      </w:r>
      <w:r>
        <w:rPr>
          <w:rFonts w:eastAsiaTheme="minorHAnsi"/>
          <w:b/>
          <w:bCs/>
        </w:rPr>
        <w:t xml:space="preserve">Volume 6 Excerpts </w:t>
      </w:r>
    </w:p>
    <w:p w14:paraId="0E910C24" w14:textId="767FC191" w:rsidR="00F11A0C" w:rsidRPr="00F11A0C" w:rsidRDefault="00F11A0C" w:rsidP="00E616ED">
      <w:pPr>
        <w:pStyle w:val="ListParagraph"/>
        <w:numPr>
          <w:ilvl w:val="0"/>
          <w:numId w:val="123"/>
        </w:numPr>
        <w:rPr>
          <w:rFonts w:eastAsiaTheme="minorHAnsi"/>
        </w:rPr>
      </w:pPr>
      <w:r w:rsidRPr="00F11A0C">
        <w:rPr>
          <w:rFonts w:eastAsiaTheme="minorHAnsi"/>
        </w:rPr>
        <w:t>As regards useful types of Epistemology, Modern Man has lost the necessary points of reference that might lead him out of the darkness and enable him to recognize the nature of Things-in-Themselves as they truly are (fī nafs-al-amr). Only renewed understanding of and commitment to sound Epistemological method, First Principles, fundamental intuitions, and the true knowledge of God—to which they all guide—can bring Humanity safely out of the Labyrinths of our post-truth world and deliver us from the deadly Minotaurs that lurk there in wait. Jesus taught: “And you shall know the truth, and the truth will set you free” (John, 8:32). These words are the primary theme of The First Teaching, and they too echo the ancient certitude that sound Intellect and Epistemology make Truth and the world perfectly intelligible, which ultimately sets us free.</w:t>
      </w:r>
      <w:r>
        <w:rPr>
          <w:rFonts w:eastAsiaTheme="minorHAnsi"/>
        </w:rPr>
        <w:t xml:space="preserve"> </w:t>
      </w:r>
      <w:r>
        <w:rPr>
          <w:rFonts w:eastAsiaTheme="minorHAnsi"/>
          <w:b/>
          <w:bCs/>
        </w:rPr>
        <w:t xml:space="preserve">Volume 6 Excerpts </w:t>
      </w:r>
    </w:p>
    <w:p w14:paraId="08E9F4CE" w14:textId="03DB5324" w:rsidR="00B735BC" w:rsidRPr="00F11A0C" w:rsidRDefault="00F11A0C" w:rsidP="00E616ED">
      <w:pPr>
        <w:pStyle w:val="ListParagraph"/>
        <w:numPr>
          <w:ilvl w:val="0"/>
          <w:numId w:val="123"/>
        </w:numPr>
        <w:rPr>
          <w:rFonts w:eastAsiaTheme="minorHAnsi"/>
        </w:rPr>
      </w:pPr>
      <w:r w:rsidRPr="00F11A0C">
        <w:rPr>
          <w:rFonts w:eastAsiaTheme="minorHAnsi"/>
        </w:rPr>
        <w:t>Sound Epistemology removes, for example, the blinding Dualism of René Descartes, and it releases us from the cognitive bind of Descartes’ perplexity about his own existence, which he solved dubiously by his famous assertion: “I think, therefore I am” (Latin: cōgitō ergō sum). Descartes was, of course, a brilliant thinker, and his perplexity about his own existence was a conundrum that the great Platonist Plotinus and later Saint Augustine had themselves contemplated. Well-constructed Epistemology also solves the puzzles presented by the “constructionalist skepticism” of Immanuel Kant, who firmly believed that Reality is constructed and not objectively discovered. And ultimately, reliable Epistemology empowers the Intellect to dissolve the other assorted fallacies of today’s Sophists and firmly grasp all such “slippery eels,” as the Sages of Ancient India called the Sophists.</w:t>
      </w:r>
      <w:r w:rsidRPr="00F11A0C">
        <w:rPr>
          <w:rFonts w:eastAsiaTheme="minorHAnsi"/>
          <w:b/>
          <w:bCs/>
        </w:rPr>
        <w:t xml:space="preserve"> </w:t>
      </w:r>
      <w:r>
        <w:rPr>
          <w:rFonts w:eastAsiaTheme="minorHAnsi"/>
          <w:b/>
          <w:bCs/>
        </w:rPr>
        <w:t xml:space="preserve">Volume 6 Excerpts </w:t>
      </w:r>
    </w:p>
    <w:p w14:paraId="3BE68D04" w14:textId="06A27653" w:rsidR="002F4929" w:rsidRPr="00855FD4" w:rsidRDefault="002F4929"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2F4929">
        <w:rPr>
          <w:rFonts w:ascii="Times-Roman" w:eastAsiaTheme="minorHAnsi" w:hAnsi="Times-Roman" w:cs="Times-Roman"/>
          <w:sz w:val="28"/>
          <w:szCs w:val="28"/>
          <w14:ligatures w14:val="standardContextual"/>
        </w:rPr>
        <w:t xml:space="preserve">When Epistemologies are good, they usher in the ascendancy of </w:t>
      </w:r>
      <w:r w:rsidRPr="002F4929">
        <w:rPr>
          <w:rFonts w:ascii="Times-Bold" w:eastAsiaTheme="minorHAnsi" w:hAnsi="Times-Bold" w:cs="Times-Bold"/>
          <w:b/>
          <w:bCs/>
          <w:sz w:val="28"/>
          <w:szCs w:val="28"/>
          <w14:ligatures w14:val="standardContextual"/>
        </w:rPr>
        <w:t>Epistemological Realism</w:t>
      </w:r>
      <w:r w:rsidRPr="002F4929">
        <w:rPr>
          <w:rFonts w:ascii="Times-Roman" w:eastAsiaTheme="minorHAnsi" w:hAnsi="Times-Roman" w:cs="Times-Roman"/>
          <w:sz w:val="28"/>
          <w:szCs w:val="28"/>
          <w14:ligatures w14:val="standardContextual"/>
        </w:rPr>
        <w:t>, which is the portal to</w:t>
      </w:r>
      <w:r w:rsidRPr="002F4929">
        <w:rPr>
          <w:rFonts w:ascii="Times-Bold" w:eastAsiaTheme="minorHAnsi" w:hAnsi="Times-Bold" w:cs="Times-Bold"/>
          <w:b/>
          <w:bCs/>
          <w:sz w:val="28"/>
          <w:szCs w:val="28"/>
          <w14:ligatures w14:val="standardContextual"/>
        </w:rPr>
        <w:t xml:space="preserve"> Cosmological Realism</w:t>
      </w:r>
      <w:r w:rsidRPr="002F4929">
        <w:rPr>
          <w:rFonts w:ascii="Times-Roman" w:eastAsiaTheme="minorHAnsi" w:hAnsi="Times-Roman" w:cs="Times-Roman"/>
          <w:sz w:val="28"/>
          <w:szCs w:val="28"/>
          <w14:ligatures w14:val="standardContextual"/>
        </w:rPr>
        <w:t xml:space="preserve">. Epistemological Realism presents things to us as they actually are in themselves, while insisting that </w:t>
      </w:r>
      <w:r w:rsidRPr="002F4929">
        <w:rPr>
          <w:rFonts w:ascii="Times-Bold" w:eastAsiaTheme="minorHAnsi" w:hAnsi="Times-Bold" w:cs="Times-Bold"/>
          <w:b/>
          <w:bCs/>
          <w:sz w:val="28"/>
          <w:szCs w:val="28"/>
          <w14:ligatures w14:val="standardContextual"/>
        </w:rPr>
        <w:t>Being and Existence</w:t>
      </w:r>
      <w:r w:rsidRPr="002F4929">
        <w:rPr>
          <w:rFonts w:ascii="Times-Roman" w:eastAsiaTheme="minorHAnsi" w:hAnsi="Times-Roman" w:cs="Times-Roman"/>
          <w:color w:val="000000"/>
          <w:sz w:val="28"/>
          <w:szCs w:val="28"/>
          <w14:ligatures w14:val="standardContextual"/>
        </w:rPr>
        <w:t xml:space="preserve"> </w:t>
      </w:r>
      <w:r w:rsidRPr="002F4929">
        <w:rPr>
          <w:rFonts w:ascii="Times-Roman" w:eastAsiaTheme="minorHAnsi" w:hAnsi="Times-Roman" w:cs="Times-Roman"/>
          <w:sz w:val="28"/>
          <w:szCs w:val="28"/>
          <w14:ligatures w14:val="standardContextual"/>
        </w:rPr>
        <w:t xml:space="preserve"> are Intelligible. Epistemological Realism shows us the Truth as Truth and Falsehood as Falsehood. It is essential to individual and group sanity, and provides us with the string of Theseus, which can guide each of us out of the darkness and convolutions of Modern-day Labyrinths and ultimately set us free.</w:t>
      </w:r>
      <w:r>
        <w:rPr>
          <w:rFonts w:ascii="Times-Roman" w:eastAsiaTheme="minorHAnsi" w:hAnsi="Times-Roman" w:cs="Times-Roman"/>
          <w:sz w:val="28"/>
          <w:szCs w:val="28"/>
          <w14:ligatures w14:val="standardContextual"/>
        </w:rPr>
        <w:t xml:space="preserve"> </w:t>
      </w:r>
      <w:r>
        <w:rPr>
          <w:rFonts w:ascii="Times-Roman" w:eastAsiaTheme="minorHAnsi" w:hAnsi="Times-Roman" w:cs="Times-Roman"/>
          <w:b/>
          <w:bCs/>
          <w:sz w:val="28"/>
          <w:szCs w:val="28"/>
          <w14:ligatures w14:val="standardContextual"/>
        </w:rPr>
        <w:t xml:space="preserve">Volume 6 Excerpts </w:t>
      </w:r>
    </w:p>
    <w:p w14:paraId="2752572C" w14:textId="77777777" w:rsidR="00D57534" w:rsidRPr="00D57534" w:rsidRDefault="00D57534" w:rsidP="00D57534">
      <w:pPr>
        <w:autoSpaceDE w:val="0"/>
        <w:autoSpaceDN w:val="0"/>
        <w:adjustRightInd w:val="0"/>
        <w:ind w:left="360"/>
        <w:rPr>
          <w:rFonts w:ascii="Times-Roman" w:eastAsiaTheme="minorHAnsi" w:hAnsi="Times-Roman" w:cs="Times-Roman"/>
          <w:sz w:val="28"/>
          <w:szCs w:val="28"/>
          <w14:ligatures w14:val="standardContextual"/>
        </w:rPr>
      </w:pPr>
    </w:p>
    <w:p w14:paraId="1CE7057C" w14:textId="25532918"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commentRangeStart w:id="272"/>
      <w:r w:rsidRPr="00D57534">
        <w:rPr>
          <w:rFonts w:ascii="Times-Roman" w:eastAsiaTheme="minorHAnsi" w:hAnsi="Times-Roman" w:cs="Times-Roman"/>
          <w:sz w:val="28"/>
          <w:szCs w:val="28"/>
          <w14:ligatures w14:val="standardContextual"/>
        </w:rPr>
        <w:t>MAJOR LABYRINTHS OF MODERNIST AND POSTMODERNIST THOUGHT</w:t>
      </w:r>
    </w:p>
    <w:p w14:paraId="65CA18FF"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MAJOR LABYRINTHS OF MODERNIST AND POSTMODERNIST THOUGHT</w:t>
      </w:r>
    </w:p>
    <w:p w14:paraId="152DDC42" w14:textId="6607FA2A"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Modern mysosophy rests on assumptions and postulates that have not been demonstrated and largely cannot be demonstrated</w:t>
      </w:r>
    </w:p>
    <w:p w14:paraId="1B679FDA"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p>
    <w:p w14:paraId="59211AA4" w14:textId="77777777" w:rsidR="00726F1F"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726F1F">
        <w:rPr>
          <w:rFonts w:ascii="Times-Roman" w:eastAsiaTheme="minorHAnsi" w:hAnsi="Times-Roman" w:cs="Times-Roman"/>
          <w:sz w:val="28"/>
          <w:szCs w:val="28"/>
          <w14:ligatures w14:val="standardContextual"/>
        </w:rPr>
        <w:t>Post-Kantian Mysosophy</w:t>
      </w:r>
    </w:p>
    <w:p w14:paraId="5FF22B83" w14:textId="52D89035" w:rsidR="00D57534" w:rsidRPr="00726F1F"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726F1F">
        <w:rPr>
          <w:rFonts w:ascii="Times-Roman" w:eastAsiaTheme="minorHAnsi" w:hAnsi="Times-Roman" w:cs="Times-Roman"/>
          <w:sz w:val="28"/>
          <w:szCs w:val="28"/>
          <w14:ligatures w14:val="standardContextual"/>
        </w:rPr>
        <w:t>POSTKANTIAN MYSOSOPHY</w:t>
      </w:r>
    </w:p>
    <w:p w14:paraId="687C29B6" w14:textId="7208D8BC"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KANT</w:t>
      </w:r>
    </w:p>
    <w:p w14:paraId="7E59253F" w14:textId="6CFCA2E5"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Kant's Secret Axion: "We only know what we ourselves construct.”</w:t>
      </w:r>
    </w:p>
    <w:p w14:paraId="4C5B4911" w14:textId="77777777" w:rsidR="00726F1F" w:rsidRDefault="00726F1F"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p>
    <w:p w14:paraId="66B99930" w14:textId="259B280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W. V. Quine (1908-2000) and Modern Mysosophy</w:t>
      </w:r>
    </w:p>
    <w:p w14:paraId="7936A3A5" w14:textId="650EF7AD"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 xml:space="preserve">Postmodernist Theory Inverts the Order: Inferior thought presumes to examine superior thought:  </w:t>
      </w:r>
    </w:p>
    <w:p w14:paraId="4030EFA5"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The Right of a Superior Science--like Metaphysics--to examine a lesser one--like natural science:</w:t>
      </w:r>
    </w:p>
    <w:p w14:paraId="30666CC7"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p>
    <w:p w14:paraId="6467CDFB" w14:textId="4A045B55"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Modern mysosophy rests on assumptions and postulates that have not been demonstrated and largely cannot be demonstrated</w:t>
      </w:r>
    </w:p>
    <w:p w14:paraId="7D55FF28"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p>
    <w:p w14:paraId="672A8DBA"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 xml:space="preserve">Afterword: </w:t>
      </w:r>
    </w:p>
    <w:p w14:paraId="668BFD7F"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 xml:space="preserve">Karim Lahham, Anatomy of Knowledge, 80: </w:t>
      </w:r>
    </w:p>
    <w:p w14:paraId="2388E4AE"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 xml:space="preserve">Modern mysosophy rests on assumptions and postulates that have not been demonstrated and largely cannot be demonstrated. They have, therefore, become articles of belief.  </w:t>
      </w:r>
    </w:p>
    <w:p w14:paraId="55B99E22"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p>
    <w:p w14:paraId="4CF45DA9"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ab/>
      </w:r>
      <w:r w:rsidRPr="00D57534">
        <w:rPr>
          <w:rFonts w:ascii="Times-Roman" w:eastAsiaTheme="minorHAnsi" w:hAnsi="Times-Roman" w:cs="Times-Roman"/>
          <w:sz w:val="28"/>
          <w:szCs w:val="28"/>
          <w14:ligatures w14:val="standardContextual"/>
        </w:rPr>
        <w:tab/>
      </w:r>
      <w:r w:rsidRPr="00D57534">
        <w:rPr>
          <w:rFonts w:ascii="Times-Roman" w:eastAsiaTheme="minorHAnsi" w:hAnsi="Times-Roman" w:cs="Times-Roman"/>
          <w:sz w:val="28"/>
          <w:szCs w:val="28"/>
          <w14:ligatures w14:val="standardContextual"/>
        </w:rPr>
        <w:tab/>
        <w:t xml:space="preserve"> </w:t>
      </w:r>
    </w:p>
    <w:p w14:paraId="55B9F808"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 </w:t>
      </w:r>
    </w:p>
    <w:p w14:paraId="5A6D2A5D"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p>
    <w:p w14:paraId="28FF1B5C" w14:textId="60A376B5"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KANT</w:t>
      </w:r>
    </w:p>
    <w:p w14:paraId="5DC96FA3" w14:textId="7B9F78E1"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Kant's Secret Axion: "We only know what we ourselves construct.”</w:t>
      </w:r>
    </w:p>
    <w:p w14:paraId="13CCAA8B"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 xml:space="preserve">Karim Lahham, Anatomy of Knowledge, 3: </w:t>
      </w:r>
    </w:p>
    <w:p w14:paraId="2DB7404F"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 xml:space="preserve">Kant operated on the basis of a “secret axiom” that we “only know what we ourselves construct.” </w:t>
      </w:r>
    </w:p>
    <w:p w14:paraId="6A2AD7CF"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p>
    <w:p w14:paraId="08A61A7C"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p>
    <w:p w14:paraId="6E4E5B61"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 xml:space="preserve">Hasan Spiker, Things as They Are, 167-168, note 8:  </w:t>
      </w:r>
    </w:p>
    <w:p w14:paraId="4F149598"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 xml:space="preserve">Quine and modernist anti-metaphysics: </w:t>
      </w:r>
    </w:p>
    <w:p w14:paraId="63BBBDB6"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 xml:space="preserve">Natural Philosophy and empirical research: </w:t>
      </w:r>
    </w:p>
    <w:p w14:paraId="3469D29F"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 xml:space="preserve">W. V. Quine (1908-2000) is widely regarded as one of the most influential mysosophists of the twentieth century. He developed the philosophy of the Vienna Circle into a nominalist, deflationist, behaviorist, and scientistic “anti-system.” He celebrated what he viewed as one of the major achievements of empiricism after 1800 that it established “naturalism” and abandoned the goal of a first philosophy prior to natural science. He is known for Theories and Things. </w:t>
      </w:r>
    </w:p>
    <w:p w14:paraId="5AC1FFFE"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 </w:t>
      </w:r>
    </w:p>
    <w:p w14:paraId="5F869222"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p>
    <w:p w14:paraId="48A0FA8B" w14:textId="0C66D6AD"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 xml:space="preserve">Postmodernist Theory Inverts the Order: Inferior thought presumes to examine superior thought:  </w:t>
      </w:r>
    </w:p>
    <w:p w14:paraId="62B87851"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p>
    <w:p w14:paraId="2BE5500C" w14:textId="77777777" w:rsidR="00F96F81"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 xml:space="preserve">Evolution: Natural Philosophy:   </w:t>
      </w:r>
    </w:p>
    <w:p w14:paraId="662C8C18" w14:textId="4D896B47" w:rsidR="00D57534" w:rsidRPr="00F96F81"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F96F81">
        <w:rPr>
          <w:rFonts w:ascii="Times-Roman" w:eastAsiaTheme="minorHAnsi" w:hAnsi="Times-Roman" w:cs="Times-Roman"/>
          <w:sz w:val="28"/>
          <w:szCs w:val="28"/>
          <w14:ligatures w14:val="standardContextual"/>
        </w:rPr>
        <w:t xml:space="preserve">Karim Lahham, Anatomy of Knowledge, 27:  </w:t>
      </w:r>
    </w:p>
    <w:p w14:paraId="56076795"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 xml:space="preserve">Evolution: Natural Philosophy:  </w:t>
      </w:r>
    </w:p>
    <w:p w14:paraId="751DAA6C"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 xml:space="preserve">Postmodernist Theory Inverts the Order: Inferior thought presumes to examine superior thought:  </w:t>
      </w:r>
    </w:p>
    <w:p w14:paraId="0E1FF5A3"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 xml:space="preserve">The Right of a Superior Science--like Metaphysics--to examine a lesser one--like natural science:  </w:t>
      </w:r>
    </w:p>
    <w:p w14:paraId="7B1F2030"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 xml:space="preserve">It is legitimate for a superior science in the classificatory order to examine or justify the principles of a lower science.  </w:t>
      </w:r>
    </w:p>
    <w:p w14:paraId="7422D78E"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 xml:space="preserve">NOTE: Regarding the sedition of post-modern “Theory,” the lowest of epistemic impostures passes judgment on higher and legitimate forms of knowledge--even mathematics and grammar.  </w:t>
      </w:r>
    </w:p>
    <w:p w14:paraId="77B46808"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p>
    <w:p w14:paraId="5F07E813"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The Right of a Superior Science--like Metaphysics--to examine a lesser one--like natural science:</w:t>
      </w:r>
    </w:p>
    <w:p w14:paraId="4D5F13C4"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p>
    <w:p w14:paraId="53863180"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PLASTIC WORDS AND VAGUE LANGUAGE</w:t>
      </w:r>
    </w:p>
    <w:p w14:paraId="5E25D989"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 xml:space="preserve">The decay of language. </w:t>
      </w:r>
    </w:p>
    <w:p w14:paraId="6D173508"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p>
    <w:p w14:paraId="2E5A7310"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The Rise of Pseudo-Philosophical Linguistic Critiques</w:t>
      </w:r>
    </w:p>
    <w:p w14:paraId="5EFCE9BA"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 xml:space="preserve">Hasan Spiker, The Metacritique of Kant, 40: </w:t>
      </w:r>
    </w:p>
    <w:p w14:paraId="279F7843"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 xml:space="preserve">2.1.5. The metacritique of Kant summons the presence of Platonism  </w:t>
      </w:r>
    </w:p>
    <w:p w14:paraId="2BD56733" w14:textId="77777777" w:rsidR="00D57534" w:rsidRPr="00D57534"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 xml:space="preserve">Pseudo-philosophical modernist critiques: </w:t>
      </w:r>
    </w:p>
    <w:p w14:paraId="1027F4BC" w14:textId="5935CB4B" w:rsidR="00FD1A33" w:rsidRPr="00014A8F" w:rsidRDefault="00D57534" w:rsidP="00E616ED">
      <w:pPr>
        <w:pStyle w:val="ListParagraph"/>
        <w:numPr>
          <w:ilvl w:val="0"/>
          <w:numId w:val="123"/>
        </w:numPr>
        <w:autoSpaceDE w:val="0"/>
        <w:autoSpaceDN w:val="0"/>
        <w:adjustRightInd w:val="0"/>
        <w:rPr>
          <w:rFonts w:ascii="Times-Roman" w:eastAsiaTheme="minorHAnsi" w:hAnsi="Times-Roman" w:cs="Times-Roman"/>
          <w:sz w:val="28"/>
          <w:szCs w:val="28"/>
          <w14:ligatures w14:val="standardContextual"/>
        </w:rPr>
      </w:pPr>
      <w:r w:rsidRPr="00D57534">
        <w:rPr>
          <w:rFonts w:ascii="Times-Roman" w:eastAsiaTheme="minorHAnsi" w:hAnsi="Times-Roman" w:cs="Times-Roman"/>
          <w:sz w:val="28"/>
          <w:szCs w:val="28"/>
          <w14:ligatures w14:val="standardContextual"/>
        </w:rPr>
        <w:t xml:space="preserve">Indeed, before the rise of the pseudo-philosophical linguistic and logical analysis of the analytic ‘tradition’, these (albeit broad-church) followers of Kant were the shapers of the so-called ‘idealist’ philosophical establishment which for over a century after Kant’s death remained dominant.  </w:t>
      </w:r>
      <w:commentRangeEnd w:id="272"/>
      <w:r w:rsidRPr="00014A8F">
        <w:rPr>
          <w:rStyle w:val="CommentReference"/>
          <w:rFonts w:eastAsiaTheme="minorHAnsi"/>
          <w:sz w:val="24"/>
          <w:szCs w:val="24"/>
        </w:rPr>
        <w:commentReference w:id="272"/>
      </w:r>
      <w:r w:rsidR="00FD1A33" w:rsidRPr="00014A8F">
        <w:rPr>
          <w:rFonts w:eastAsiaTheme="minorHAnsi"/>
        </w:rPr>
        <w:tab/>
      </w:r>
      <w:bookmarkStart w:id="273" w:name="_Toc188509489"/>
    </w:p>
    <w:p w14:paraId="67E499A6" w14:textId="77777777" w:rsidR="00FD1A33" w:rsidRDefault="00FD1A33" w:rsidP="00E616ED">
      <w:pPr>
        <w:pStyle w:val="Heading4"/>
        <w:numPr>
          <w:ilvl w:val="0"/>
          <w:numId w:val="9"/>
        </w:numPr>
        <w:rPr>
          <w:rFonts w:asciiTheme="majorBidi" w:eastAsiaTheme="minorHAnsi" w:hAnsiTheme="majorBidi"/>
          <w:b/>
          <w:bCs/>
          <w:color w:val="C00000"/>
          <w:sz w:val="28"/>
          <w:szCs w:val="28"/>
        </w:rPr>
      </w:pPr>
      <w:r>
        <w:rPr>
          <w:rFonts w:asciiTheme="majorBidi" w:eastAsiaTheme="minorHAnsi" w:hAnsiTheme="majorBidi"/>
          <w:b/>
          <w:bCs/>
          <w:color w:val="C00000"/>
          <w:sz w:val="28"/>
          <w:szCs w:val="28"/>
        </w:rPr>
        <w:t xml:space="preserve"> </w:t>
      </w:r>
      <w:r w:rsidRPr="00397CBB">
        <w:rPr>
          <w:rFonts w:asciiTheme="majorBidi" w:eastAsiaTheme="minorHAnsi" w:hAnsiTheme="majorBidi"/>
          <w:b/>
          <w:bCs/>
          <w:color w:val="C00000"/>
          <w:sz w:val="28"/>
          <w:szCs w:val="28"/>
        </w:rPr>
        <w:t>Modernist &amp; Post-Modernist Relativism</w:t>
      </w:r>
      <w:bookmarkEnd w:id="273"/>
      <w:r w:rsidRPr="00397CBB">
        <w:rPr>
          <w:rFonts w:asciiTheme="majorBidi" w:eastAsiaTheme="minorHAnsi" w:hAnsiTheme="majorBidi"/>
          <w:b/>
          <w:bCs/>
          <w:color w:val="C00000"/>
          <w:sz w:val="28"/>
          <w:szCs w:val="28"/>
        </w:rPr>
        <w:t xml:space="preserve"> </w:t>
      </w:r>
    </w:p>
    <w:p w14:paraId="4D225337" w14:textId="51372328" w:rsidR="00176A5D" w:rsidRPr="00176A5D" w:rsidRDefault="00176A5D" w:rsidP="00E616ED">
      <w:pPr>
        <w:pStyle w:val="ListParagraph"/>
        <w:numPr>
          <w:ilvl w:val="0"/>
          <w:numId w:val="124"/>
        </w:numPr>
        <w:rPr>
          <w:rFonts w:eastAsiaTheme="minorHAnsi"/>
        </w:rPr>
      </w:pPr>
      <w:commentRangeStart w:id="274"/>
      <w:r w:rsidRPr="00176A5D">
        <w:rPr>
          <w:rFonts w:eastAsiaTheme="minorHAnsi"/>
        </w:rPr>
        <w:t>“The hero can neve</w:t>
      </w:r>
      <w:r w:rsidR="00173A47">
        <w:rPr>
          <w:rFonts w:eastAsiaTheme="minorHAnsi"/>
        </w:rPr>
        <w:t>r</w:t>
      </w:r>
      <w:r w:rsidRPr="00176A5D">
        <w:rPr>
          <w:rFonts w:eastAsiaTheme="minorHAnsi"/>
        </w:rPr>
        <w:t xml:space="preserve"> be a relativist.”</w:t>
      </w:r>
    </w:p>
    <w:p w14:paraId="38DF31B5" w14:textId="77777777" w:rsidR="00176A5D" w:rsidRPr="00176A5D" w:rsidRDefault="00176A5D" w:rsidP="00E616ED">
      <w:pPr>
        <w:pStyle w:val="ListParagraph"/>
        <w:numPr>
          <w:ilvl w:val="0"/>
          <w:numId w:val="124"/>
        </w:numPr>
        <w:rPr>
          <w:rFonts w:eastAsiaTheme="minorHAnsi"/>
        </w:rPr>
      </w:pPr>
      <w:r w:rsidRPr="00176A5D">
        <w:rPr>
          <w:rFonts w:eastAsiaTheme="minorHAnsi"/>
        </w:rPr>
        <w:t xml:space="preserve">     Richard Weaver</w:t>
      </w:r>
    </w:p>
    <w:p w14:paraId="7CFF98CA" w14:textId="77777777" w:rsidR="00176A5D" w:rsidRPr="00176A5D" w:rsidRDefault="00176A5D" w:rsidP="00E616ED">
      <w:pPr>
        <w:pStyle w:val="ListParagraph"/>
        <w:numPr>
          <w:ilvl w:val="0"/>
          <w:numId w:val="124"/>
        </w:numPr>
        <w:rPr>
          <w:rFonts w:eastAsiaTheme="minorHAnsi"/>
        </w:rPr>
      </w:pPr>
      <w:r w:rsidRPr="00176A5D">
        <w:rPr>
          <w:rFonts w:eastAsiaTheme="minorHAnsi"/>
        </w:rPr>
        <w:t>Relativism = Nothing but the Relative Exists</w:t>
      </w:r>
    </w:p>
    <w:p w14:paraId="74956FB8" w14:textId="77777777" w:rsidR="00176A5D" w:rsidRPr="00176A5D" w:rsidRDefault="00176A5D" w:rsidP="00E616ED">
      <w:pPr>
        <w:pStyle w:val="ListParagraph"/>
        <w:numPr>
          <w:ilvl w:val="0"/>
          <w:numId w:val="124"/>
        </w:numPr>
        <w:rPr>
          <w:rFonts w:eastAsiaTheme="minorHAnsi"/>
        </w:rPr>
      </w:pPr>
      <w:r w:rsidRPr="00176A5D">
        <w:rPr>
          <w:rFonts w:eastAsiaTheme="minorHAnsi"/>
        </w:rPr>
        <w:t xml:space="preserve">RELATIVISM </w:t>
      </w:r>
    </w:p>
    <w:p w14:paraId="23EBED17" w14:textId="77777777" w:rsidR="00176A5D" w:rsidRPr="00176A5D" w:rsidRDefault="00176A5D" w:rsidP="00E616ED">
      <w:pPr>
        <w:pStyle w:val="ListParagraph"/>
        <w:numPr>
          <w:ilvl w:val="0"/>
          <w:numId w:val="124"/>
        </w:numPr>
        <w:rPr>
          <w:rFonts w:eastAsiaTheme="minorHAnsi"/>
        </w:rPr>
      </w:pPr>
      <w:r w:rsidRPr="00176A5D">
        <w:rPr>
          <w:rFonts w:eastAsiaTheme="minorHAnsi"/>
        </w:rPr>
        <w:t xml:space="preserve">Frithjof Schuon, Logic and Transcendence, 7: </w:t>
      </w:r>
    </w:p>
    <w:p w14:paraId="2CF35FF3" w14:textId="77777777" w:rsidR="00176A5D" w:rsidRPr="00176A5D" w:rsidRDefault="00176A5D" w:rsidP="00E616ED">
      <w:pPr>
        <w:pStyle w:val="ListParagraph"/>
        <w:numPr>
          <w:ilvl w:val="1"/>
          <w:numId w:val="124"/>
        </w:numPr>
        <w:rPr>
          <w:rFonts w:eastAsiaTheme="minorHAnsi"/>
        </w:rPr>
      </w:pPr>
      <w:r w:rsidRPr="00176A5D">
        <w:rPr>
          <w:rFonts w:eastAsiaTheme="minorHAnsi"/>
        </w:rPr>
        <w:t xml:space="preserve">“Relativism sets out to reduce every element of absoluteness to a relativity, while making a quite illogical exception in favor of this reduction itself. In effect, relativism consists in declaring it to be true that there is no such thing as truth, or in declaring it to be absolutely true that nothing but the relatively true exists…”. </w:t>
      </w:r>
    </w:p>
    <w:p w14:paraId="0FB4C9E4" w14:textId="77777777" w:rsidR="00176A5D" w:rsidRPr="00176A5D" w:rsidRDefault="00176A5D" w:rsidP="00E616ED">
      <w:pPr>
        <w:pStyle w:val="ListParagraph"/>
        <w:numPr>
          <w:ilvl w:val="1"/>
          <w:numId w:val="124"/>
        </w:numPr>
        <w:rPr>
          <w:rFonts w:eastAsiaTheme="minorHAnsi"/>
        </w:rPr>
      </w:pPr>
      <w:r w:rsidRPr="00176A5D">
        <w:rPr>
          <w:rFonts w:eastAsiaTheme="minorHAnsi"/>
        </w:rPr>
        <w:t xml:space="preserve">“The axiom of relativism is that ‘one can never escape from human subjectivity”…. </w:t>
      </w:r>
    </w:p>
    <w:p w14:paraId="66109220" w14:textId="77777777" w:rsidR="00176A5D" w:rsidRDefault="00176A5D" w:rsidP="00E616ED">
      <w:pPr>
        <w:pStyle w:val="ListParagraph"/>
        <w:numPr>
          <w:ilvl w:val="1"/>
          <w:numId w:val="124"/>
        </w:numPr>
        <w:rPr>
          <w:rFonts w:eastAsiaTheme="minorHAnsi"/>
        </w:rPr>
      </w:pPr>
      <w:r w:rsidRPr="00176A5D">
        <w:rPr>
          <w:rFonts w:eastAsiaTheme="minorHAnsi"/>
        </w:rPr>
        <w:t>If human beings could not escape from their subjectivity, they would not be truly human.</w:t>
      </w:r>
    </w:p>
    <w:p w14:paraId="151DFF52" w14:textId="34421446" w:rsidR="00176A5D" w:rsidRPr="00176A5D" w:rsidRDefault="00176A5D" w:rsidP="00E616ED">
      <w:pPr>
        <w:pStyle w:val="ListParagraph"/>
        <w:numPr>
          <w:ilvl w:val="0"/>
          <w:numId w:val="124"/>
        </w:numPr>
        <w:rPr>
          <w:rFonts w:eastAsiaTheme="minorHAnsi"/>
        </w:rPr>
      </w:pPr>
      <w:r w:rsidRPr="00176A5D">
        <w:rPr>
          <w:rFonts w:eastAsiaTheme="minorHAnsi"/>
        </w:rPr>
        <w:t xml:space="preserve">IT IS AN IDEOLOGY OF DOUBT: </w:t>
      </w:r>
    </w:p>
    <w:p w14:paraId="3AD89FE4" w14:textId="77777777" w:rsidR="00176A5D" w:rsidRPr="00176A5D" w:rsidRDefault="00176A5D" w:rsidP="00E616ED">
      <w:pPr>
        <w:pStyle w:val="ListParagraph"/>
        <w:numPr>
          <w:ilvl w:val="1"/>
          <w:numId w:val="124"/>
        </w:numPr>
        <w:rPr>
          <w:rFonts w:eastAsiaTheme="minorHAnsi"/>
        </w:rPr>
      </w:pPr>
      <w:r w:rsidRPr="00176A5D">
        <w:rPr>
          <w:rFonts w:eastAsiaTheme="minorHAnsi"/>
        </w:rPr>
        <w:t xml:space="preserve">Frithjof Schuon, Logic and Transcendence, 13: </w:t>
      </w:r>
    </w:p>
    <w:p w14:paraId="3C9CCB29" w14:textId="237AC306" w:rsidR="00176A5D" w:rsidRDefault="00176A5D" w:rsidP="00E616ED">
      <w:pPr>
        <w:pStyle w:val="ListParagraph"/>
        <w:numPr>
          <w:ilvl w:val="1"/>
          <w:numId w:val="124"/>
        </w:numPr>
        <w:rPr>
          <w:rFonts w:eastAsiaTheme="minorHAnsi"/>
        </w:rPr>
      </w:pPr>
      <w:r w:rsidRPr="00176A5D">
        <w:rPr>
          <w:rFonts w:eastAsiaTheme="minorHAnsi"/>
        </w:rPr>
        <w:t>“This capacity for objectivity and absoluteness is an anticipated and existential refutation of all the ideologies of doubt: if man is able to doubt, this is because certitude exists; likewise the very notion of illusion proves that man has access to reality…”.</w:t>
      </w:r>
      <w:commentRangeEnd w:id="274"/>
      <w:r>
        <w:rPr>
          <w:rStyle w:val="CommentReference"/>
          <w:rFonts w:eastAsiaTheme="minorHAnsi"/>
          <w:sz w:val="24"/>
          <w:szCs w:val="24"/>
        </w:rPr>
        <w:commentReference w:id="274"/>
      </w:r>
    </w:p>
    <w:p w14:paraId="521AF810" w14:textId="77777777" w:rsidR="00DB5D98" w:rsidRPr="00DB5D98" w:rsidRDefault="00DB5D98" w:rsidP="00E616ED">
      <w:pPr>
        <w:pStyle w:val="ListParagraph"/>
        <w:numPr>
          <w:ilvl w:val="0"/>
          <w:numId w:val="124"/>
        </w:numPr>
        <w:rPr>
          <w:rFonts w:eastAsiaTheme="minorHAnsi"/>
        </w:rPr>
      </w:pPr>
      <w:commentRangeStart w:id="275"/>
      <w:r w:rsidRPr="00DB5D98">
        <w:rPr>
          <w:rFonts w:eastAsiaTheme="minorHAnsi"/>
        </w:rPr>
        <w:t>Axioms to destroy all Axioms</w:t>
      </w:r>
    </w:p>
    <w:p w14:paraId="6FAB522E" w14:textId="77777777" w:rsidR="00DB5D98" w:rsidRPr="00DB5D98" w:rsidRDefault="00DB5D98" w:rsidP="00E616ED">
      <w:pPr>
        <w:pStyle w:val="ListParagraph"/>
        <w:numPr>
          <w:ilvl w:val="0"/>
          <w:numId w:val="124"/>
        </w:numPr>
        <w:rPr>
          <w:rFonts w:eastAsiaTheme="minorHAnsi"/>
        </w:rPr>
      </w:pPr>
      <w:r w:rsidRPr="00DB5D98">
        <w:rPr>
          <w:rFonts w:eastAsiaTheme="minorHAnsi"/>
        </w:rPr>
        <w:t xml:space="preserve">AXIOMS THAT DESTROY ALL AXIOMS: or counterfeiting axioms to destroy all axioms. </w:t>
      </w:r>
    </w:p>
    <w:p w14:paraId="1A7C9CC9" w14:textId="77777777" w:rsidR="00DB5D98" w:rsidRPr="00DB5D98" w:rsidRDefault="00DB5D98" w:rsidP="00E616ED">
      <w:pPr>
        <w:pStyle w:val="ListParagraph"/>
        <w:numPr>
          <w:ilvl w:val="0"/>
          <w:numId w:val="124"/>
        </w:numPr>
        <w:rPr>
          <w:rFonts w:eastAsiaTheme="minorHAnsi"/>
        </w:rPr>
      </w:pPr>
      <w:r w:rsidRPr="00DB5D98">
        <w:rPr>
          <w:rFonts w:eastAsiaTheme="minorHAnsi"/>
        </w:rPr>
        <w:t>“In the wake of critical philosophy, things have reached the point where axioms are invented which destroy all possible axioms, and the most incredible thing is that people have failed to notice the fact. It is put forth as absolute truth that no truth is absolute, or it is put forward as knowledge that no knowledge is possible, or that the origin of every idea is uniquely psychic, passional, and vague, and so forth—as though integral relativism were not a contradiction in itself and thus a pure absurdity.”</w:t>
      </w:r>
    </w:p>
    <w:p w14:paraId="3997780D" w14:textId="77777777" w:rsidR="00DB5D98" w:rsidRPr="00DB5D98" w:rsidRDefault="00DB5D98" w:rsidP="00E616ED">
      <w:pPr>
        <w:pStyle w:val="ListParagraph"/>
        <w:numPr>
          <w:ilvl w:val="0"/>
          <w:numId w:val="124"/>
        </w:numPr>
        <w:rPr>
          <w:rFonts w:eastAsiaTheme="minorHAnsi"/>
        </w:rPr>
      </w:pPr>
      <w:r w:rsidRPr="00DB5D98">
        <w:rPr>
          <w:rFonts w:eastAsiaTheme="minorHAnsi"/>
        </w:rPr>
        <w:t xml:space="preserve">Logical positivism: First principles are just linguistic convention: Laws of language: </w:t>
      </w:r>
    </w:p>
    <w:p w14:paraId="02E56AEF" w14:textId="77777777" w:rsidR="00DB5D98" w:rsidRPr="00DB5D98" w:rsidRDefault="00DB5D98" w:rsidP="00E616ED">
      <w:pPr>
        <w:pStyle w:val="ListParagraph"/>
        <w:numPr>
          <w:ilvl w:val="0"/>
          <w:numId w:val="124"/>
        </w:numPr>
        <w:rPr>
          <w:rFonts w:eastAsiaTheme="minorHAnsi"/>
        </w:rPr>
      </w:pPr>
      <w:r w:rsidRPr="00DB5D98">
        <w:rPr>
          <w:rFonts w:eastAsiaTheme="minorHAnsi"/>
        </w:rPr>
        <w:t>PNC and Language: Axioms to destroy all axioms.</w:t>
      </w:r>
    </w:p>
    <w:p w14:paraId="36440EFE" w14:textId="77777777" w:rsidR="00DB5D98" w:rsidRPr="00DB5D98" w:rsidRDefault="00DB5D98" w:rsidP="00E616ED">
      <w:pPr>
        <w:pStyle w:val="ListParagraph"/>
        <w:numPr>
          <w:ilvl w:val="0"/>
          <w:numId w:val="124"/>
        </w:numPr>
        <w:rPr>
          <w:rFonts w:eastAsiaTheme="minorHAnsi"/>
        </w:rPr>
      </w:pPr>
      <w:r w:rsidRPr="00DB5D98">
        <w:rPr>
          <w:rFonts w:eastAsiaTheme="minorHAnsi"/>
        </w:rPr>
        <w:t xml:space="preserve">But In REALITY, The function of language is primarily to express meaning, which is completed by the act of judgment: </w:t>
      </w:r>
    </w:p>
    <w:p w14:paraId="563F6AA6" w14:textId="2B6B10D6" w:rsidR="00DB5D98" w:rsidRPr="00DB5D98" w:rsidRDefault="00DB5D98" w:rsidP="00E616ED">
      <w:pPr>
        <w:pStyle w:val="ListParagraph"/>
        <w:numPr>
          <w:ilvl w:val="0"/>
          <w:numId w:val="124"/>
        </w:numPr>
        <w:rPr>
          <w:rFonts w:eastAsiaTheme="minorHAnsi"/>
        </w:rPr>
      </w:pPr>
      <w:r w:rsidRPr="00DB5D98">
        <w:rPr>
          <w:rFonts w:eastAsiaTheme="minorHAnsi"/>
        </w:rPr>
        <w:t>Logical positivists introduced the idea that the necessity of logic arises from linguistic convention. This leads in turn to the acceptance of the PNC as a law of language. But the PNC is a principle of propositions by derivation from the principle of judgments and thus with necessary entailments stated earlier about ontology. Thus, propositions are not just expressing judgments. And because this is true they may be verbally self-contradictory or contradictory. If they express judgments, they cannot be contradictory, subject to the rules set out above governing contradictions. Thus, language is necessarily subject to the laws of judgment. Since judgments intend being, language is subject to the laws of being and thus the PNC. The PNC imposes itself upon judgment by its existential priority, which in turn imposes itself upon propositions, molded by the rules of language, which provides us with the logical necessity of analytical propositions. Thus, again, we see the connection between logical necessity and ontological necessity.</w:t>
      </w:r>
    </w:p>
    <w:p w14:paraId="59EB52EC" w14:textId="77777777" w:rsidR="00DB5D98" w:rsidRPr="00DB5D98" w:rsidRDefault="00DB5D98" w:rsidP="00E616ED">
      <w:pPr>
        <w:pStyle w:val="ListParagraph"/>
        <w:numPr>
          <w:ilvl w:val="0"/>
          <w:numId w:val="124"/>
        </w:numPr>
        <w:rPr>
          <w:rFonts w:eastAsiaTheme="minorHAnsi"/>
        </w:rPr>
      </w:pPr>
      <w:r w:rsidRPr="00DB5D98">
        <w:rPr>
          <w:rFonts w:eastAsiaTheme="minorHAnsi"/>
        </w:rPr>
        <w:t xml:space="preserve">In recovering Intellectual integrity in our time, our primary purpose must be to set forth principles by which the parameters of each Science and their requisite boundaries and competences are established as a window onto the structure of all Human knowledge and objective Reality.  </w:t>
      </w:r>
    </w:p>
    <w:p w14:paraId="4464C22F" w14:textId="33D901CD" w:rsidR="00176A5D" w:rsidRDefault="00DB5D98" w:rsidP="00E616ED">
      <w:pPr>
        <w:pStyle w:val="ListParagraph"/>
        <w:numPr>
          <w:ilvl w:val="0"/>
          <w:numId w:val="124"/>
        </w:numPr>
        <w:rPr>
          <w:rFonts w:eastAsiaTheme="minorHAnsi"/>
        </w:rPr>
      </w:pPr>
      <w:r w:rsidRPr="00DB5D98">
        <w:rPr>
          <w:rFonts w:eastAsiaTheme="minorHAnsi"/>
        </w:rPr>
        <w:t>NOTE: The so-called “universality” of science in this sense constitutes an act of sedition and usurpation. It is one of the fundamental assertions at the basis of scientism.</w:t>
      </w:r>
      <w:commentRangeEnd w:id="275"/>
      <w:r>
        <w:rPr>
          <w:rStyle w:val="CommentReference"/>
          <w:rFonts w:eastAsiaTheme="minorHAnsi"/>
          <w:sz w:val="24"/>
          <w:szCs w:val="24"/>
        </w:rPr>
        <w:commentReference w:id="275"/>
      </w:r>
    </w:p>
    <w:p w14:paraId="75321F5E" w14:textId="70BB1A07" w:rsidR="006155D6" w:rsidRPr="006155D6" w:rsidRDefault="006155D6" w:rsidP="00E616ED">
      <w:pPr>
        <w:pStyle w:val="ListParagraph"/>
        <w:numPr>
          <w:ilvl w:val="0"/>
          <w:numId w:val="124"/>
        </w:numPr>
        <w:rPr>
          <w:rFonts w:eastAsiaTheme="minorHAnsi"/>
        </w:rPr>
      </w:pPr>
      <w:r w:rsidRPr="006155D6">
        <w:rPr>
          <w:rFonts w:eastAsiaTheme="minorHAnsi"/>
        </w:rPr>
        <w:t>Relativism is the Reductionist presumption that all things are “relative” and there is no absolute Truth. It will be be discussed in greater detail below. Relativism in today’s thought and culture is largely a species of cognitive dissonance, although it must be emphasized that there is a permanent place for the relative and the absolute in the Metaphysical structure of all types of Human perception and cognition Human and the World as we see it. Ibn al-‘Arabī makes it a point to explain the necessary relationship between the Relative and the Absolute. Each Human Being, for example, as an agent of cognition has a unique personal construct (‘aqd) of Reality as they perceive it, and these constructs run the full gamut of the varieties of individual perceptions that God has created in Human hearts and minds—from the truest to the falsest and the most felicitous to the least felicitous. No particular one of their constructs is identical to the others, and their individual constructs change constantly throughout each lifetime. In fact, although a correct Creed (‘Aqīda) is essential for salvation, God will judge each person on the Day of Judgment according to the inner construct (‘Aqd) they possessed at the time the end of their life. The two Arabic words—‘Aqīda and ‘Aqd—come from the same root in Arabic, ‘-Q-D—“to bind or tie,” “to fold one’s hands or contract the brow,” “to make a construct or contract.” The ‘Aqīda, as we will see below, is basically a communal formulation of correct belief based upon what is definitively established in Islam’s Revealed sources. Each believer’s ‘Aqd, on the other hand, reflects how each person actually believes in what they espouse—if at all. Thus, it is the examination of each Person’s‘Aqd at the time of the Reckoning in the Afterdeath that will distinguish the hypocrite from the faithful believer and all ordinary believers from the high-minded true Knowers of God (al-‘Ārifīn). From the Relativist perspective of Ibn al-‘Arabī, all constructs contain elements of truth—for better or for worst, even those of Satan himself—in that they reflect particular configurations of God’s Names and Attributes in creation, but they these constructs are hardly equal in True and in their relationship to ultimate Reality, nor are they equally felicitous. Indeed, the constructs of Satan, the disbeliever, and the oppressor are only true from a limited perspective and are deprived of any felicity in this world or the next. Such lesser constructs do not measure up adequately against Absolute Truth, nor do they ever justify the evil they produce in this world. Moreover, the constructs of such personas are exceedingly infelicitous in that they lead to punishment in the Fire, either eternally or for a time, depending on whether or not there is a true component of faith within them, which would lead to punishment in the Fire which is not eternal. Those Constructs which perfectly reflect Absolute Truth and attain fullest Felicity are those of God’s Word, His Prophet-Messengers, and His Saints. Thus, the true believer always strives to approach the examples of the Prophets-Messengers and Saints to the fullest degree possible. The closer he or she draws near to them, the more his or her Construct becomes compatible with Absolute Truth and the beautiful providence of eternal Felicity. The fortunate seekers of Truth in this world, therefore, follow God’s Word and imitate the Prophet-Messengers and the Saints, while seeking to draw as near to them as possible, inwardly and outwardly. By this, he or she rectifies the Relative perspectives of their outlooks on Reality, and they gradually bring them more and more into harmony with Truth as an Absolute as known by God Himself and embodied in the lives of His Prophet-Messengers and Saints.</w:t>
      </w:r>
      <w:r>
        <w:rPr>
          <w:rFonts w:eastAsiaTheme="minorHAnsi"/>
        </w:rPr>
        <w:t xml:space="preserve"> </w:t>
      </w:r>
      <w:commentRangeStart w:id="276"/>
      <w:r>
        <w:rPr>
          <w:rFonts w:eastAsiaTheme="minorHAnsi"/>
          <w:b/>
          <w:bCs/>
        </w:rPr>
        <w:t xml:space="preserve">Volume 8 </w:t>
      </w:r>
      <w:commentRangeEnd w:id="276"/>
      <w:r w:rsidR="00A9655D" w:rsidRPr="006155D6">
        <w:rPr>
          <w:rStyle w:val="CommentReference"/>
          <w:rFonts w:eastAsiaTheme="minorHAnsi"/>
          <w:sz w:val="24"/>
          <w:szCs w:val="24"/>
        </w:rPr>
        <w:commentReference w:id="276"/>
      </w:r>
    </w:p>
    <w:p w14:paraId="5E6A2B79" w14:textId="3141F4CB" w:rsidR="006155D6" w:rsidRPr="005C00AB" w:rsidRDefault="005C00AB" w:rsidP="00E616ED">
      <w:pPr>
        <w:pStyle w:val="ListParagraph"/>
        <w:numPr>
          <w:ilvl w:val="0"/>
          <w:numId w:val="124"/>
        </w:numPr>
        <w:rPr>
          <w:rFonts w:eastAsiaTheme="minorHAnsi"/>
        </w:rPr>
      </w:pPr>
      <w:r w:rsidRPr="005C00AB">
        <w:rPr>
          <w:rFonts w:eastAsiaTheme="minorHAnsi"/>
        </w:rPr>
        <w:t>Given the prevailing relativism of our age, few people today understand the scheme of essences and necessary truths about the world, and many of our contemporaries have grave difficulty accepting absolutes--although, ironically, they often may have no problem accepting culturally-based ideals and false universals, which have taken the place of principles in our time. This deficiency is one of the great dilemmas of our time and is part of what Arnold Toynbee calls the “intellectual anarchy” of the modern and post-modern periods. Empirical reductionism has conditioned us to put unqualified trust in customary sense experience, which has produced a one-dimensional frame of mind incapable of the most modest flights of the intellect into the realm of first principles and necessary truths. Exclusive reliance on the outer eye (al-baṣar) leads to the blindness of the inner eye (al-baṣīra). It leaves us unable to see essential realities—the grand scheme that underlies the real world as it actually is. When we see with the inner and outer eye together, the intellect begins to function as it was meant to, and the world around us is transformed into a kaleidoscope of “signs” (āyāt), not merely an essentially random series of sense perceptions with little more than practical value.</w:t>
      </w:r>
      <w:r>
        <w:rPr>
          <w:rFonts w:eastAsiaTheme="minorHAnsi"/>
        </w:rPr>
        <w:t xml:space="preserve"> </w:t>
      </w:r>
      <w:r>
        <w:rPr>
          <w:rFonts w:eastAsiaTheme="minorHAnsi"/>
          <w:b/>
          <w:bCs/>
        </w:rPr>
        <w:t xml:space="preserve">Volume 7 </w:t>
      </w:r>
    </w:p>
    <w:p w14:paraId="4E202705" w14:textId="4392786C" w:rsidR="005C00AB" w:rsidRPr="00404731" w:rsidRDefault="00404731" w:rsidP="00E616ED">
      <w:pPr>
        <w:pStyle w:val="ListParagraph"/>
        <w:numPr>
          <w:ilvl w:val="0"/>
          <w:numId w:val="124"/>
        </w:numPr>
        <w:rPr>
          <w:rFonts w:eastAsiaTheme="minorHAnsi"/>
        </w:rPr>
      </w:pPr>
      <w:r w:rsidRPr="00404731">
        <w:rPr>
          <w:rFonts w:eastAsiaTheme="minorHAnsi"/>
        </w:rPr>
        <w:t>The baseline assumption of relativism forces us to note that objective reality is two: the physical and the intelligible. Thus, when I say objective reality, it includes both. As such, these ‘levels’ are not merely psychological; they are both extramental and mental</w:t>
      </w:r>
      <w:r>
        <w:rPr>
          <w:rFonts w:eastAsiaTheme="minorHAnsi"/>
        </w:rPr>
        <w:t xml:space="preserve"> </w:t>
      </w:r>
      <w:r>
        <w:rPr>
          <w:rFonts w:eastAsiaTheme="minorHAnsi"/>
          <w:b/>
          <w:bCs/>
        </w:rPr>
        <w:t xml:space="preserve">Volume 7 </w:t>
      </w:r>
    </w:p>
    <w:p w14:paraId="47F9E303" w14:textId="77777777" w:rsidR="007C7108" w:rsidRDefault="007C7108" w:rsidP="00E616ED">
      <w:pPr>
        <w:pStyle w:val="ListParagraph"/>
        <w:numPr>
          <w:ilvl w:val="0"/>
          <w:numId w:val="124"/>
        </w:numPr>
        <w:rPr>
          <w:rFonts w:eastAsiaTheme="minorHAnsi"/>
        </w:rPr>
      </w:pPr>
      <w:r w:rsidRPr="007C7108">
        <w:rPr>
          <w:rFonts w:eastAsiaTheme="minorHAnsi"/>
        </w:rPr>
        <w:t xml:space="preserve">The Four Basic Ideas in Post-Modernism </w:t>
      </w:r>
    </w:p>
    <w:p w14:paraId="7C05ED85" w14:textId="5E03845E" w:rsidR="00404731" w:rsidRPr="00256E95" w:rsidRDefault="00256E95" w:rsidP="00E616ED">
      <w:pPr>
        <w:pStyle w:val="ListParagraph"/>
        <w:numPr>
          <w:ilvl w:val="1"/>
          <w:numId w:val="124"/>
        </w:numPr>
        <w:rPr>
          <w:rFonts w:eastAsiaTheme="minorHAnsi"/>
        </w:rPr>
      </w:pPr>
      <w:r w:rsidRPr="00256E95">
        <w:rPr>
          <w:rFonts w:eastAsiaTheme="minorHAnsi"/>
        </w:rPr>
        <w:t>2.     Relativism of moral and ethical discourse. Morality is not found but made. Morality is not based on cultural or religious tradition, nor is it a mandate from Heaven. Rather morality is constructed by dialogue and choice. This is relativism, not in the sense of being nonjudgmental, but in the sense of believing that all forms of morality are socially constructed cultural worldviews.</w:t>
      </w:r>
      <w:r>
        <w:rPr>
          <w:rFonts w:eastAsiaTheme="minorHAnsi"/>
        </w:rPr>
        <w:t xml:space="preserve"> </w:t>
      </w:r>
      <w:r>
        <w:rPr>
          <w:rFonts w:eastAsiaTheme="minorHAnsi"/>
          <w:b/>
          <w:bCs/>
        </w:rPr>
        <w:t xml:space="preserve">Volume 7 </w:t>
      </w:r>
    </w:p>
    <w:p w14:paraId="1AF79F3E" w14:textId="14489A7B" w:rsidR="000D1748" w:rsidRPr="000D1748" w:rsidRDefault="000D1748" w:rsidP="00E616ED">
      <w:pPr>
        <w:pStyle w:val="ListParagraph"/>
        <w:numPr>
          <w:ilvl w:val="0"/>
          <w:numId w:val="124"/>
        </w:numPr>
        <w:rPr>
          <w:rFonts w:eastAsiaTheme="minorHAnsi"/>
        </w:rPr>
      </w:pPr>
      <w:r w:rsidRPr="000D1748">
        <w:rPr>
          <w:rFonts w:eastAsiaTheme="minorHAnsi"/>
        </w:rPr>
        <w:t>Relativism has become a pronounced feature of Modern and post-Modern thought. It trains us to be skeptical of any type of Human knowledge that asserts certitude and lays claim to the Holy Grail of Truth. Totalitarian relativism undercuts and disqualifies all pretentions that aspire to escape from relativity or satisfy the limitations inherent in our Intellects and modes of perception. When speaking about Truths and values, relativism prompts us to say: “It might be; it might not be.” But it makes us uncomfortable to take the liberty to assert: “It is.” Two other maladies reign in the relativism of contempoary thought: “Openness to everything” and “being closed to everything. T. S. Eliot says in the Four Quartets:</w:t>
      </w:r>
      <w:r w:rsidRPr="000D1748">
        <w:rPr>
          <w:rFonts w:eastAsiaTheme="minorHAnsi"/>
          <w:b/>
          <w:bCs/>
        </w:rPr>
        <w:t xml:space="preserve"> </w:t>
      </w:r>
      <w:r>
        <w:rPr>
          <w:rFonts w:eastAsiaTheme="minorHAnsi"/>
          <w:b/>
          <w:bCs/>
        </w:rPr>
        <w:t>Volume 1</w:t>
      </w:r>
      <w:r w:rsidRPr="000D1748">
        <w:rPr>
          <w:rFonts w:eastAsiaTheme="minorHAnsi"/>
        </w:rPr>
        <w:t xml:space="preserve"> </w:t>
      </w:r>
    </w:p>
    <w:p w14:paraId="28A4CD37" w14:textId="024F0CFE" w:rsidR="000D1748" w:rsidRPr="000D1748" w:rsidRDefault="000D1748" w:rsidP="00E616ED">
      <w:pPr>
        <w:pStyle w:val="ListParagraph"/>
        <w:numPr>
          <w:ilvl w:val="1"/>
          <w:numId w:val="124"/>
        </w:numPr>
        <w:rPr>
          <w:rFonts w:eastAsiaTheme="minorHAnsi"/>
        </w:rPr>
      </w:pPr>
      <w:r w:rsidRPr="000D1748">
        <w:rPr>
          <w:rFonts w:eastAsiaTheme="minorHAnsi"/>
        </w:rPr>
        <w:t>Go, go, go, said the bird: humankind</w:t>
      </w:r>
      <w:r w:rsidRPr="000D1748">
        <w:rPr>
          <w:rFonts w:eastAsiaTheme="minorHAnsi"/>
          <w:b/>
          <w:bCs/>
        </w:rPr>
        <w:t xml:space="preserve"> </w:t>
      </w:r>
    </w:p>
    <w:p w14:paraId="1782820E" w14:textId="4834FE4A" w:rsidR="000D1748" w:rsidRPr="000D1748" w:rsidRDefault="000D1748" w:rsidP="00E616ED">
      <w:pPr>
        <w:pStyle w:val="ListParagraph"/>
        <w:numPr>
          <w:ilvl w:val="1"/>
          <w:numId w:val="124"/>
        </w:numPr>
        <w:rPr>
          <w:rFonts w:eastAsiaTheme="minorHAnsi"/>
        </w:rPr>
      </w:pPr>
      <w:r w:rsidRPr="000D1748">
        <w:rPr>
          <w:rFonts w:eastAsiaTheme="minorHAnsi"/>
        </w:rPr>
        <w:t>Cannot bear very much reality.</w:t>
      </w:r>
      <w:r>
        <w:rPr>
          <w:rFonts w:eastAsiaTheme="minorHAnsi"/>
        </w:rPr>
        <w:t xml:space="preserve"> </w:t>
      </w:r>
      <w:r>
        <w:rPr>
          <w:rFonts w:eastAsiaTheme="minorHAnsi"/>
          <w:b/>
          <w:bCs/>
        </w:rPr>
        <w:t>Volume 1</w:t>
      </w:r>
    </w:p>
    <w:p w14:paraId="70E600D7" w14:textId="28FD4F4C" w:rsidR="000D1748" w:rsidRPr="000D1748" w:rsidRDefault="000D1748" w:rsidP="00E616ED">
      <w:pPr>
        <w:pStyle w:val="ListParagraph"/>
        <w:numPr>
          <w:ilvl w:val="0"/>
          <w:numId w:val="124"/>
        </w:numPr>
        <w:rPr>
          <w:rFonts w:eastAsiaTheme="minorHAnsi"/>
        </w:rPr>
      </w:pPr>
      <w:r w:rsidRPr="000D1748">
        <w:rPr>
          <w:rFonts w:eastAsiaTheme="minorHAnsi"/>
        </w:rPr>
        <w:t>Relativism is an example of cognitive polarization. By nature, it is reductionist and agnostic. It dissolves all standards of truth and all absolute moral imperatives other than its own. This skepticism extends even to the first principles of intellect and other commonsense understandings that have been the bedrock of the cultures and civilizations of previous generations. Our relativist generation is trained to doubt all beliefs and absolutes out of hand, even before knowing what they are or examining their theological and philosophical merits. Paradoxically, the “openness to everything” that relativism promotes has closed our minds to the most important truths and made us capable of amassing information but not gaining knowledge or wisdom. In his poem The Wasteland, T. S. Eliot laments our modern dilemma of being unable to discern the truth and follow it to wisdom and the adoration of God:</w:t>
      </w:r>
      <w:r w:rsidRPr="000D1748">
        <w:rPr>
          <w:rFonts w:eastAsiaTheme="minorHAnsi"/>
          <w:b/>
          <w:bCs/>
        </w:rPr>
        <w:t xml:space="preserve"> </w:t>
      </w:r>
      <w:r>
        <w:rPr>
          <w:rFonts w:eastAsiaTheme="minorHAnsi"/>
          <w:b/>
          <w:bCs/>
        </w:rPr>
        <w:t>Volume 1</w:t>
      </w:r>
    </w:p>
    <w:p w14:paraId="42BB3BC1" w14:textId="77777777" w:rsidR="000D1748" w:rsidRPr="000D1748" w:rsidRDefault="000D1748" w:rsidP="00E616ED">
      <w:pPr>
        <w:pStyle w:val="ListParagraph"/>
        <w:numPr>
          <w:ilvl w:val="0"/>
          <w:numId w:val="124"/>
        </w:numPr>
        <w:rPr>
          <w:rFonts w:eastAsiaTheme="minorHAnsi"/>
        </w:rPr>
      </w:pPr>
      <w:r w:rsidRPr="000D1748">
        <w:rPr>
          <w:rFonts w:eastAsiaTheme="minorHAnsi"/>
        </w:rPr>
        <w:t xml:space="preserve">                        All our knowledge brings us nearer to our ignorance,</w:t>
      </w:r>
    </w:p>
    <w:p w14:paraId="23F03A80" w14:textId="77777777" w:rsidR="000D1748" w:rsidRPr="000D1748" w:rsidRDefault="000D1748" w:rsidP="00E616ED">
      <w:pPr>
        <w:pStyle w:val="ListParagraph"/>
        <w:numPr>
          <w:ilvl w:val="0"/>
          <w:numId w:val="124"/>
        </w:numPr>
        <w:rPr>
          <w:rFonts w:eastAsiaTheme="minorHAnsi"/>
        </w:rPr>
      </w:pPr>
      <w:r w:rsidRPr="000D1748">
        <w:rPr>
          <w:rFonts w:eastAsiaTheme="minorHAnsi"/>
        </w:rPr>
        <w:t xml:space="preserve">                        All our ignorance brings us nearer to death,</w:t>
      </w:r>
    </w:p>
    <w:p w14:paraId="5200FCBE" w14:textId="77777777" w:rsidR="000D1748" w:rsidRPr="000D1748" w:rsidRDefault="000D1748" w:rsidP="00E616ED">
      <w:pPr>
        <w:pStyle w:val="ListParagraph"/>
        <w:numPr>
          <w:ilvl w:val="0"/>
          <w:numId w:val="124"/>
        </w:numPr>
        <w:rPr>
          <w:rFonts w:eastAsiaTheme="minorHAnsi"/>
        </w:rPr>
      </w:pPr>
      <w:r w:rsidRPr="000D1748">
        <w:rPr>
          <w:rFonts w:eastAsiaTheme="minorHAnsi"/>
        </w:rPr>
        <w:t xml:space="preserve">                        But nearness to death no nearer to God.</w:t>
      </w:r>
    </w:p>
    <w:p w14:paraId="0AECE05D" w14:textId="77777777" w:rsidR="000D1748" w:rsidRPr="000D1748" w:rsidRDefault="000D1748" w:rsidP="00E616ED">
      <w:pPr>
        <w:pStyle w:val="ListParagraph"/>
        <w:numPr>
          <w:ilvl w:val="0"/>
          <w:numId w:val="124"/>
        </w:numPr>
        <w:rPr>
          <w:rFonts w:eastAsiaTheme="minorHAnsi"/>
        </w:rPr>
      </w:pPr>
      <w:r w:rsidRPr="000D1748">
        <w:rPr>
          <w:rFonts w:eastAsiaTheme="minorHAnsi"/>
        </w:rPr>
        <w:t xml:space="preserve">                        Where is the life we have lost in living?</w:t>
      </w:r>
    </w:p>
    <w:p w14:paraId="3C68135F" w14:textId="77777777" w:rsidR="000D1748" w:rsidRPr="000D1748" w:rsidRDefault="000D1748" w:rsidP="00E616ED">
      <w:pPr>
        <w:pStyle w:val="ListParagraph"/>
        <w:numPr>
          <w:ilvl w:val="0"/>
          <w:numId w:val="124"/>
        </w:numPr>
        <w:rPr>
          <w:rFonts w:eastAsiaTheme="minorHAnsi"/>
        </w:rPr>
      </w:pPr>
      <w:r w:rsidRPr="000D1748">
        <w:rPr>
          <w:rFonts w:eastAsiaTheme="minorHAnsi"/>
        </w:rPr>
        <w:t xml:space="preserve">                        Where is the wisdom we have lost in knowledge?</w:t>
      </w:r>
    </w:p>
    <w:p w14:paraId="690781F8" w14:textId="57F2E3CC" w:rsidR="000D1748" w:rsidRPr="000D1748" w:rsidRDefault="000D1748" w:rsidP="00E616ED">
      <w:pPr>
        <w:pStyle w:val="ListParagraph"/>
        <w:numPr>
          <w:ilvl w:val="0"/>
          <w:numId w:val="124"/>
        </w:numPr>
        <w:rPr>
          <w:rFonts w:eastAsiaTheme="minorHAnsi"/>
        </w:rPr>
      </w:pPr>
      <w:r w:rsidRPr="000D1748">
        <w:rPr>
          <w:rFonts w:eastAsiaTheme="minorHAnsi"/>
        </w:rPr>
        <w:t xml:space="preserve">                        Where is the knowledge we have lost in information?</w:t>
      </w:r>
    </w:p>
    <w:p w14:paraId="717FB14E" w14:textId="28BF2EA3" w:rsidR="00256E95" w:rsidRPr="000D1748" w:rsidRDefault="000D1748" w:rsidP="00E616ED">
      <w:pPr>
        <w:pStyle w:val="ListParagraph"/>
        <w:numPr>
          <w:ilvl w:val="0"/>
          <w:numId w:val="124"/>
        </w:numPr>
        <w:rPr>
          <w:rFonts w:eastAsiaTheme="minorHAnsi"/>
        </w:rPr>
      </w:pPr>
      <w:r w:rsidRPr="000D1748">
        <w:rPr>
          <w:rFonts w:eastAsiaTheme="minorHAnsi"/>
        </w:rPr>
        <w:t>Thus, in light of its purpose, The First Teaching strives to demonstrate the internal rationale and uniquely rich content of Islam’s primordial Prophetic worldview and its applicability as a healing elixir for the various toxicities that have contaminated our generation, deluded our minds, and devastated our Environment. To do this, the book teaches Islam from the interior, from “the inward out”—that is, from the internal perspective of the Muslim believer—for the teachings of other peoples and their faiths ought to be studied from the inside to be truly profitable. But, in adopting its detailed in-depth approach, this compendium also seeks to serve each reader-listener as a broad standard reference for Human cognition and knowledge, so that, hopefully, it may become a portable personal university, summoning us all—each in his own way—to strive for real knowledge in our time—knowledge that gives meaning to life and is worthy of being called by the name of “true knowledge” because it is properly rooted, unified, and readily comprehensible.</w:t>
      </w:r>
      <w:r>
        <w:rPr>
          <w:rFonts w:eastAsiaTheme="minorHAnsi"/>
        </w:rPr>
        <w:t xml:space="preserve"> </w:t>
      </w:r>
      <w:r>
        <w:rPr>
          <w:rFonts w:eastAsiaTheme="minorHAnsi"/>
          <w:b/>
          <w:bCs/>
        </w:rPr>
        <w:t>Volume 1</w:t>
      </w:r>
    </w:p>
    <w:p w14:paraId="220742F3" w14:textId="19853D06" w:rsidR="000D1748" w:rsidRPr="00982126" w:rsidRDefault="00982126" w:rsidP="00E616ED">
      <w:pPr>
        <w:pStyle w:val="ListParagraph"/>
        <w:numPr>
          <w:ilvl w:val="0"/>
          <w:numId w:val="124"/>
        </w:numPr>
        <w:rPr>
          <w:rFonts w:eastAsiaTheme="minorHAnsi"/>
        </w:rPr>
      </w:pPr>
      <w:r w:rsidRPr="00982126">
        <w:rPr>
          <w:rFonts w:eastAsiaTheme="minorHAnsi"/>
        </w:rPr>
        <w:t>By way of contrast to contemporary Secularism, none of the qualities central to Islamic and Greek Morality and Ethics can ever be relativized, quantified, or measured. For the Muslims and Greeks alike, Justice, courage, continence, and Wisdom, for example, ranked—not just as noble personal qualities of Morality and Ethics—but as the very foundations of Reality itself in its relationship to God, the One and the Good. Thus, by their nature, the qualities of Human Goodness partake of the ultimate Oneness of Reality, and they can only be fully grasped and actualized to the extent that Human Beings conform to the nature of things as they truly are in themselves, or—in more specifically Islamic terms—if they submit to God and His Prophets, which brings them into harmony with Reality and the world around them. But these inherently virtuous qualities are totally at odds with the relativism that generally reigns today. For, they are constant, permanent, and perrenial, which makes them necessarily stand at the opposite extreme of all that is relative, impermanent, and constantly changing, decaying and forever evanescent in the world that our physical senses blindly perceive without the light of Intellect and First Principles.</w:t>
      </w:r>
      <w:r>
        <w:rPr>
          <w:rFonts w:eastAsiaTheme="minorHAnsi"/>
        </w:rPr>
        <w:t xml:space="preserve"> </w:t>
      </w:r>
      <w:r>
        <w:rPr>
          <w:rFonts w:eastAsiaTheme="minorHAnsi"/>
          <w:b/>
          <w:bCs/>
        </w:rPr>
        <w:t>Volume 1</w:t>
      </w:r>
    </w:p>
    <w:p w14:paraId="5DA38203" w14:textId="7C0CB551" w:rsidR="00982126" w:rsidRPr="00982126" w:rsidRDefault="00982126" w:rsidP="00E616ED">
      <w:pPr>
        <w:pStyle w:val="ListParagraph"/>
        <w:numPr>
          <w:ilvl w:val="0"/>
          <w:numId w:val="124"/>
        </w:numPr>
        <w:rPr>
          <w:rFonts w:eastAsiaTheme="minorHAnsi"/>
        </w:rPr>
      </w:pPr>
      <w:r w:rsidRPr="00982126">
        <w:rPr>
          <w:rFonts w:eastAsiaTheme="minorHAnsi"/>
        </w:rPr>
        <w:t>Given the prevailing relativism of our age, few people today understand the scheme of Essences and Necessary Truths in the World, and many of them harbor grave doubts about absolute statements of Principle—although, ironically, they may often have no problem accepting Culturally-based Ideals and False Universals, which have often taken the place of Principles in our time. This conceptual deficiency is one of the great dilemmas of our time and is part of what Arnold Toynbee calls the “intellectual anarchy” of the Modern and post-Modern periods. Empirical Reductionism has conditioned us to put unqualified trust in customary sense experience, which has produced a one-dimensional frame of mind incapable of the most modest flights of the Intellect into the realm of First Principles and Necessary Truths. Exclusive reliance upon the outer eye (al-baṣar) may lead to the atrophy or blindness of the inner eye (al-baṣīra). When the inner eye no longer functions properly, Human Beings are left destitute and find themselves unable to see Essential Realities—the grand scheme that underlies the Real World as it actually is. But when we see with the inner and outer eye together, the Intellect begins to function as it was meant to, and the World around us is transformed into a kaleidoscope of “Signs” (Arabic: Āyāt), not merely a random series of sense perceptions with little value beyond their practical usage and exploitation.</w:t>
      </w:r>
      <w:r>
        <w:rPr>
          <w:rFonts w:eastAsiaTheme="minorHAnsi"/>
        </w:rPr>
        <w:t xml:space="preserve"> </w:t>
      </w:r>
      <w:r>
        <w:rPr>
          <w:rFonts w:eastAsiaTheme="minorHAnsi"/>
          <w:b/>
          <w:bCs/>
        </w:rPr>
        <w:t>Volume 1</w:t>
      </w:r>
    </w:p>
    <w:p w14:paraId="661A69CC" w14:textId="77777777" w:rsidR="00982126" w:rsidRPr="00982126" w:rsidRDefault="00982126" w:rsidP="00E616ED">
      <w:pPr>
        <w:pStyle w:val="ListParagraph"/>
        <w:numPr>
          <w:ilvl w:val="0"/>
          <w:numId w:val="124"/>
        </w:numPr>
        <w:rPr>
          <w:rFonts w:eastAsiaTheme="minorHAnsi"/>
        </w:rPr>
      </w:pPr>
      <w:r w:rsidRPr="00982126">
        <w:rPr>
          <w:rFonts w:eastAsiaTheme="minorHAnsi"/>
        </w:rPr>
        <w:t xml:space="preserve">     The First Teaching invokes Cognitive Adequation in its presentation of the present-day phenomenon of thorough-going Relativism, and the book advocates Adequation not just as an antidote for Relativism but also as a proper vindication of the necessary role of “the relative”—inwardly and outwardly—in all sound Human cognition and the definition and discovery of Truth. Total Relativism formulates “the relative” as a major disability in sound cognition, whereas, in fact, proper understanding of “the relative” lies as the heart of Human perception of the Truth. Relativism in the absolute, however, undercuts the possibility of sound cognition and knowledge, is a contradiction in terms. For, it rejects all established conclusions and firm assertions about Truth without regard to their proofs as well as Traditional Dogmas. Yet, strangely, Relativism fails to see that it is itself a Dogma and absolute statement of Truth—which, if Relativism were truthful, ought also to lead to its own rejection of itself. For, it boldly declares as absolute Truth that there is no absolute Truth, thus, fashioning itself as “an Axiom to destroy all Axioms,” asserting as “knowledge” that knowledge does not exist.</w:t>
      </w:r>
    </w:p>
    <w:p w14:paraId="0013F1AD" w14:textId="2BA0E7A3" w:rsidR="00982126" w:rsidRPr="00F26895" w:rsidRDefault="00982126" w:rsidP="00E616ED">
      <w:pPr>
        <w:pStyle w:val="ListParagraph"/>
        <w:numPr>
          <w:ilvl w:val="0"/>
          <w:numId w:val="124"/>
        </w:numPr>
        <w:rPr>
          <w:rFonts w:eastAsiaTheme="minorHAnsi"/>
        </w:rPr>
      </w:pPr>
      <w:r w:rsidRPr="00982126">
        <w:rPr>
          <w:rFonts w:eastAsiaTheme="minorHAnsi"/>
        </w:rPr>
        <w:t xml:space="preserve">     Although Relativism often casts itself as liberal, its rejection of all intrinsic certitude is, ultimately, illiberal, dictatorial, and totalitarian. Because it lacks any form of Adequation, it is futile and pointless, as well as being systematically superficial and self-satisfied. The willfully superficial mind—closed on itself in the name of “openness” and skeptical of all subjective and objective reality except its own arbitrary opinions about them—is incapable of personal transformation and true learning because proofs, knowledge, and counsel cannot be construed in a vacuum.</w:t>
      </w:r>
      <w:r>
        <w:rPr>
          <w:rFonts w:eastAsiaTheme="minorHAnsi"/>
        </w:rPr>
        <w:t xml:space="preserve"> </w:t>
      </w:r>
      <w:r w:rsidR="00DB5656" w:rsidRPr="00DB5656">
        <w:rPr>
          <w:rFonts w:eastAsiaTheme="minorHAnsi"/>
          <w:b/>
          <w:bCs/>
        </w:rPr>
        <w:t>Teaching Glossary</w:t>
      </w:r>
    </w:p>
    <w:p w14:paraId="0BDCC4AE" w14:textId="4AE061F6" w:rsidR="00F26895" w:rsidRPr="00F26895" w:rsidRDefault="00F26895" w:rsidP="00E616ED">
      <w:pPr>
        <w:pStyle w:val="ListParagraph"/>
        <w:numPr>
          <w:ilvl w:val="0"/>
          <w:numId w:val="124"/>
        </w:numPr>
        <w:rPr>
          <w:rFonts w:eastAsiaTheme="minorHAnsi"/>
        </w:rPr>
      </w:pPr>
      <w:r w:rsidRPr="00F26895">
        <w:rPr>
          <w:rFonts w:eastAsiaTheme="minorHAnsi"/>
        </w:rPr>
        <w:t xml:space="preserve">     Epistemologically, the decisive consideration is that the purpose of sound cognition is to make Human Beings “adequately” conscious of any given reality, despite their relativist standpoints. Differences in the viewpoints of different onlookers do not prevent their perception of one and the same object from being both adequate and unanimous—even among themselves. The fact that an object appears smaller when seen from a distance creates no difficulty regarding the “objectivity” and “certitude” of the perception of that object, which then becomes clearer and clearer as it approaches. But, once there is absolute separation between subject and an object, which characterizes the cognitive polarization of Modernist Relativism, sound cognition and True knowledge become impossible. Nevertheless, this fact of sound relative perspectives must not impede us from understanding that our “relative” knowledge is, from the standpoint of Adequation, still true knowledge and not ignorance. Indeed, without such “relativity,” we would be incapable of discerning real differences in the world. Every valid intellectual perception is a necessary “delimitation of reality” that places it in a relativist framework. Such limitations do not negate the conceptual Possibility of knowledge, although they reflect the fact that only the illuminated Human Heart can encompass reality in its entirety. Nevertheless, distinction, which lies at the basis of cognition, must not be confused with indeterminacy, which obscures cognition and renders it conceptually Impossible.</w:t>
      </w:r>
      <w:r>
        <w:rPr>
          <w:rFonts w:eastAsiaTheme="minorHAnsi"/>
        </w:rPr>
        <w:t xml:space="preserve"> </w:t>
      </w:r>
      <w:r>
        <w:rPr>
          <w:rFonts w:eastAsiaTheme="minorHAnsi"/>
          <w:b/>
          <w:bCs/>
        </w:rPr>
        <w:t xml:space="preserve">Teaching Glossary </w:t>
      </w:r>
    </w:p>
    <w:p w14:paraId="597B8FDA" w14:textId="5020A302" w:rsidR="00E3497B" w:rsidRPr="00E3497B" w:rsidRDefault="00E3497B" w:rsidP="00E616ED">
      <w:pPr>
        <w:pStyle w:val="ListParagraph"/>
        <w:numPr>
          <w:ilvl w:val="0"/>
          <w:numId w:val="124"/>
        </w:numPr>
        <w:rPr>
          <w:rFonts w:eastAsiaTheme="minorHAnsi"/>
        </w:rPr>
      </w:pPr>
      <w:r w:rsidRPr="00E3497B">
        <w:rPr>
          <w:rFonts w:eastAsiaTheme="minorHAnsi"/>
        </w:rPr>
        <w:t>The relativism of the present age fostered in us a new nihilism in which self-interest, “being oneself,” and the assertion of personal opinion—even when unproven—is what counts. “Value relativism” has overtaken our educational system, including even the most elite institutions of higher learning. When it comes to developing personal values and beliefs, our generation follows the path of least resistance under the auspices that there is no harm in pursuing one’s self-interest—as long as it does not harm others—and that the most we can aspire for is “to be ourselves,” while letting others do the same.</w:t>
      </w:r>
      <w:r>
        <w:rPr>
          <w:rFonts w:eastAsiaTheme="minorHAnsi"/>
        </w:rPr>
        <w:t xml:space="preserve"> </w:t>
      </w:r>
      <w:r>
        <w:rPr>
          <w:rFonts w:eastAsiaTheme="minorHAnsi"/>
          <w:b/>
          <w:bCs/>
        </w:rPr>
        <w:t>Volume 1</w:t>
      </w:r>
    </w:p>
    <w:p w14:paraId="2F481938" w14:textId="7E31BFFB" w:rsidR="00F26895" w:rsidRPr="00E3497B" w:rsidRDefault="00E3497B" w:rsidP="00E616ED">
      <w:pPr>
        <w:pStyle w:val="ListParagraph"/>
        <w:numPr>
          <w:ilvl w:val="0"/>
          <w:numId w:val="124"/>
        </w:numPr>
        <w:rPr>
          <w:rFonts w:eastAsiaTheme="minorHAnsi"/>
        </w:rPr>
      </w:pPr>
      <w:r w:rsidRPr="00E3497B">
        <w:rPr>
          <w:rFonts w:eastAsiaTheme="minorHAnsi"/>
        </w:rPr>
        <w:t>Relativism is a contradiction in terms. It rejects all dogmas, yet, strangely, fails to see that it is a dogma itself—which, if relativism were true, ought also to be rejected. It boldly declares as absolute truth that no truth is absolute. It fashions itself as an axiom to destroy all axioms. It asserts as knowledge that there is no knowledge. Although it casts itself as liberal, its rejection of all intrinsic certitude is, ultimately, illiberal, dictatorial, and totalitarian. Because it lacks any form of Adequation, it is futile and pointless, as well as being systematically superficial and self-satisfied. The willfully superficial mind—closed on itself in the name of “openness” and skeptical of all subjective and objective reality except its own arbitrary opinions about them—is incapable of personal transformation and true learning because proofs, knowledge, and counsel cannot be construed in a vacuum.</w:t>
      </w:r>
      <w:r>
        <w:rPr>
          <w:rFonts w:eastAsiaTheme="minorHAnsi"/>
        </w:rPr>
        <w:t xml:space="preserve"> </w:t>
      </w:r>
      <w:r>
        <w:rPr>
          <w:rFonts w:eastAsiaTheme="minorHAnsi"/>
          <w:b/>
          <w:bCs/>
        </w:rPr>
        <w:t>Volume 1</w:t>
      </w:r>
    </w:p>
    <w:p w14:paraId="4F492E70" w14:textId="0D43C387" w:rsidR="00E3497B" w:rsidRPr="002B3D02" w:rsidRDefault="00714050" w:rsidP="00E616ED">
      <w:pPr>
        <w:pStyle w:val="ListParagraph"/>
        <w:numPr>
          <w:ilvl w:val="0"/>
          <w:numId w:val="124"/>
        </w:numPr>
        <w:rPr>
          <w:rFonts w:eastAsiaTheme="minorHAnsi"/>
        </w:rPr>
      </w:pPr>
      <w:r w:rsidRPr="00714050">
        <w:rPr>
          <w:rFonts w:eastAsiaTheme="minorHAnsi"/>
        </w:rPr>
        <w:t>Today, in North America, Western Europe, and the secularized world at large, relativism has become the central dogma of our educational systems. From childhood till the most advanced levels of academia, it is inculcated into our minds. Its power over us is not based on careful reflection and analysis but on the sociological and cultural fact that relativism is all we have been exposed to since childhood. From the beginning of our exposure to it, relativism is promoted as a moral imperative, not an analytical truth that we can readily defend. Since the 1960s, relativism has taken such a prominence in the world’s secular cultures that it is difficult today to find any student or teacher, for that matter, at any level of education in the secular world who does not see reality through relativistic lenses. The hold of relativism is so absolute that most teachers and students alike are incapable of understanding anything else. As a rule, this relativism goes hand-in-hand with a liberal “openness to everything”—that is, “openness to everything” except contradictions to relativism. We have been brought up to believe—implicitly, if not explicitly—that all absolutes, all commitments to “truth,” and all claims of certitude are pointless and inherently false. Since relativism has been instilled in our minds as an inalienable moral postulate that cannot be questioned, the typical response we have for anyone who does dare to question it is incredibility, often followed by indignation. Those rare “true believers” whom we may meet from time to time and who make truth claims and assert other absolutes may even constitute real dangers in our eyes. Their very presence contradicts the “openness to everything” that relativism has inculcated in us as such a great moral imperative.</w:t>
      </w:r>
      <w:r>
        <w:rPr>
          <w:rFonts w:eastAsiaTheme="minorHAnsi"/>
        </w:rPr>
        <w:t xml:space="preserve"> </w:t>
      </w:r>
      <w:r>
        <w:rPr>
          <w:rFonts w:eastAsiaTheme="minorHAnsi"/>
          <w:b/>
          <w:bCs/>
        </w:rPr>
        <w:t>Volume 1</w:t>
      </w:r>
    </w:p>
    <w:p w14:paraId="05107F22" w14:textId="3B7FDF45" w:rsidR="002B3D02" w:rsidRPr="002B3D02" w:rsidRDefault="002B3D02" w:rsidP="00E616ED">
      <w:pPr>
        <w:pStyle w:val="ListParagraph"/>
        <w:numPr>
          <w:ilvl w:val="0"/>
          <w:numId w:val="124"/>
        </w:numPr>
        <w:rPr>
          <w:rFonts w:eastAsiaTheme="minorHAnsi"/>
        </w:rPr>
      </w:pPr>
      <w:r w:rsidRPr="002B3D02">
        <w:rPr>
          <w:rFonts w:eastAsiaTheme="minorHAnsi"/>
        </w:rPr>
        <w:t xml:space="preserve">Frithjof Schuon, Logic and Transcendence, 7: </w:t>
      </w:r>
      <w:r>
        <w:rPr>
          <w:rFonts w:eastAsiaTheme="minorHAnsi"/>
          <w:b/>
          <w:bCs/>
        </w:rPr>
        <w:t>Volume 6</w:t>
      </w:r>
    </w:p>
    <w:p w14:paraId="64E9FA84" w14:textId="5619EC02" w:rsidR="002B3D02" w:rsidRPr="002B3D02" w:rsidRDefault="002B3D02" w:rsidP="00E616ED">
      <w:pPr>
        <w:pStyle w:val="ListParagraph"/>
        <w:numPr>
          <w:ilvl w:val="1"/>
          <w:numId w:val="124"/>
        </w:numPr>
        <w:rPr>
          <w:rFonts w:eastAsiaTheme="minorHAnsi"/>
        </w:rPr>
      </w:pPr>
      <w:r w:rsidRPr="002B3D02">
        <w:rPr>
          <w:rFonts w:eastAsiaTheme="minorHAnsi"/>
        </w:rPr>
        <w:t xml:space="preserve">“Relativism sets out to reduce every element of absoluteness to a relativity, while making a quite illogical exception in favor of this reduction itself. In effect, relativism consists in declaring it to be true that there is no such thing as truth, or in declaring it to be absolutely true that nothing but the relatively true exists…”. </w:t>
      </w:r>
      <w:r>
        <w:rPr>
          <w:rFonts w:eastAsiaTheme="minorHAnsi"/>
          <w:b/>
          <w:bCs/>
        </w:rPr>
        <w:t>Volume 6</w:t>
      </w:r>
    </w:p>
    <w:p w14:paraId="7F3C7882" w14:textId="22A2AED5" w:rsidR="002B3D02" w:rsidRPr="002B3D02" w:rsidRDefault="002B3D02" w:rsidP="00E616ED">
      <w:pPr>
        <w:pStyle w:val="ListParagraph"/>
        <w:numPr>
          <w:ilvl w:val="1"/>
          <w:numId w:val="124"/>
        </w:numPr>
        <w:rPr>
          <w:rFonts w:eastAsiaTheme="minorHAnsi"/>
        </w:rPr>
      </w:pPr>
      <w:r w:rsidRPr="002B3D02">
        <w:rPr>
          <w:rFonts w:eastAsiaTheme="minorHAnsi"/>
        </w:rPr>
        <w:t xml:space="preserve">“The axiom of relativism is that ‘one can never escape from human subjectivity”…. </w:t>
      </w:r>
      <w:r>
        <w:rPr>
          <w:rFonts w:eastAsiaTheme="minorHAnsi"/>
          <w:b/>
          <w:bCs/>
        </w:rPr>
        <w:t>Volume 6</w:t>
      </w:r>
    </w:p>
    <w:p w14:paraId="4DE81C45" w14:textId="3B4D84FB" w:rsidR="002B3D02" w:rsidRPr="00EC3A16" w:rsidRDefault="002B3D02" w:rsidP="00E616ED">
      <w:pPr>
        <w:pStyle w:val="ListParagraph"/>
        <w:numPr>
          <w:ilvl w:val="1"/>
          <w:numId w:val="124"/>
        </w:numPr>
        <w:rPr>
          <w:rFonts w:eastAsiaTheme="minorHAnsi"/>
        </w:rPr>
      </w:pPr>
      <w:r w:rsidRPr="002B3D02">
        <w:rPr>
          <w:rFonts w:eastAsiaTheme="minorHAnsi"/>
        </w:rPr>
        <w:t xml:space="preserve">If human beings could not escape from their subjectivity, they would not be truly human. </w:t>
      </w:r>
      <w:r>
        <w:rPr>
          <w:rFonts w:eastAsiaTheme="minorHAnsi"/>
        </w:rPr>
        <w:t xml:space="preserve"> </w:t>
      </w:r>
      <w:r>
        <w:rPr>
          <w:rFonts w:eastAsiaTheme="minorHAnsi"/>
          <w:b/>
          <w:bCs/>
        </w:rPr>
        <w:t>Volume 6</w:t>
      </w:r>
    </w:p>
    <w:p w14:paraId="28D758E8" w14:textId="12CFE71D" w:rsidR="00EC3A16" w:rsidRPr="00EC3A16" w:rsidRDefault="00EC3A16" w:rsidP="00E616ED">
      <w:pPr>
        <w:pStyle w:val="ListParagraph"/>
        <w:numPr>
          <w:ilvl w:val="0"/>
          <w:numId w:val="124"/>
        </w:numPr>
        <w:rPr>
          <w:rFonts w:eastAsiaTheme="minorHAnsi"/>
        </w:rPr>
      </w:pPr>
      <w:r w:rsidRPr="00EC3A16">
        <w:rPr>
          <w:rFonts w:eastAsiaTheme="minorHAnsi"/>
        </w:rPr>
        <w:t xml:space="preserve">See Allan Bloom, The Closing of the American Mind (New York, London, etc.: Simon &amp; Shuster, 1987). Although Bloom focuses on “relativism” in the educational system of the United States, his insights apply broadly to Canada, Western Europe, and most of the secular world today. Bloom draws parallels between our present situation and that of the Weimar Republic in Germany during the period between 1919 and 1933. This was a liberal period imbued with the spirit of relativism and “openness to everything.” In the United States, it was called the “Roaring Twenties,” the time of “anything goes.” In Paris, it was called "les anneés folles " (the crazy years). In Weimar Berlin, it was “the Golden Twenties.” During this period, Berlin became the third largest municipality in the world and was famed everywhere for its leadership in science, the humanities, music, theater, film, higher education, and industry. This was the period of the Berlin cabaret and the plays of Kurt Weill and Bertolt Brecht. The economic chaos of the Great Depression brought the period to an end. The Weimar Republic was overthrown by the Nazi Party in 1933 and followed by the dictatorship of Adolf Hitler. World War II and the destruction of Europe and much of the world soon followed. The parallel Bloom draws between our present situation and the Weimar Republic is important for us today, decades after Bloom’s death. We see in the United States and much of Europe—not to mention certain nation-states in Eurasia and Africa—a sharp turn to the right, shameless espousal of nationalist self-interest, as well as ethnic and religious bigotry. Just as fascism followed in the wake of the liberal Weimar Republic of post World War I Germany, the rise of today’s right-wing and the resurgence of racism and nationalism are occurring under frighteningly similar conditions, hardly different from the outlook of liberal relativism and its “openness to everything,” which was there in the Roaring Twenties. In a manner ironically similar to the relativists, then and today, the contemporary right-wing has an ambivalent sense of truth and value. The present-day right-wing makes the boldest assertions and promotes conspiracy theories without feeling any shame or the least obligation to prove its contentions or avoid contradiction. This new right is impervious to rational criticism and responds to its perceived enemies in incomprehension and indignation. It accuses its opponents of falsifying reality and promoting “fake news” and pays no attention to the verification of fact. While the liberal relativist adopts personal self-interest as the principal guide in “being oneself,” the new right promotes another type of self-interest as its criterion of truth, except that it is the self-interest of the ethnicity, nationality, or religious affiliation that it advocates </w:t>
      </w:r>
      <w:r>
        <w:rPr>
          <w:rFonts w:eastAsiaTheme="minorHAnsi"/>
          <w:b/>
          <w:bCs/>
        </w:rPr>
        <w:t xml:space="preserve">Volume 6 </w:t>
      </w:r>
    </w:p>
    <w:p w14:paraId="687A8D94" w14:textId="713F8B2C" w:rsidR="00EC3A16" w:rsidRPr="00EC3A16" w:rsidRDefault="00EC3A16" w:rsidP="00E616ED">
      <w:pPr>
        <w:pStyle w:val="ListParagraph"/>
        <w:numPr>
          <w:ilvl w:val="0"/>
          <w:numId w:val="124"/>
        </w:numPr>
        <w:rPr>
          <w:rFonts w:eastAsiaTheme="minorHAnsi"/>
        </w:rPr>
      </w:pPr>
      <w:r w:rsidRPr="00EC3A16">
        <w:rPr>
          <w:rFonts w:eastAsiaTheme="minorHAnsi"/>
        </w:rPr>
        <w:t>All The Relativisms of Our Time Are Self-Defeating because they cannot establish truth through faulty epistemology</w:t>
      </w:r>
      <w:r w:rsidRPr="00EC3A16">
        <w:rPr>
          <w:rFonts w:eastAsiaTheme="minorHAnsi"/>
          <w:b/>
          <w:bCs/>
        </w:rPr>
        <w:t xml:space="preserve"> </w:t>
      </w:r>
      <w:r>
        <w:rPr>
          <w:rFonts w:eastAsiaTheme="minorHAnsi"/>
          <w:b/>
          <w:bCs/>
        </w:rPr>
        <w:t>Volume 6</w:t>
      </w:r>
    </w:p>
    <w:p w14:paraId="409643AD" w14:textId="2DCB11CB" w:rsidR="00EC3A16" w:rsidRPr="00EC3A16" w:rsidRDefault="00EC3A16" w:rsidP="00E616ED">
      <w:pPr>
        <w:pStyle w:val="ListParagraph"/>
        <w:numPr>
          <w:ilvl w:val="0"/>
          <w:numId w:val="124"/>
        </w:numPr>
        <w:rPr>
          <w:rFonts w:eastAsiaTheme="minorHAnsi"/>
        </w:rPr>
      </w:pPr>
      <w:r w:rsidRPr="00EC3A16">
        <w:rPr>
          <w:rFonts w:eastAsiaTheme="minorHAnsi"/>
        </w:rPr>
        <w:t xml:space="preserve">Faraz Khan, Introduction, p. 114:  </w:t>
      </w:r>
      <w:r>
        <w:rPr>
          <w:rFonts w:eastAsiaTheme="minorHAnsi"/>
          <w:b/>
          <w:bCs/>
        </w:rPr>
        <w:t>Volume 6</w:t>
      </w:r>
    </w:p>
    <w:p w14:paraId="5E1E3517" w14:textId="49685DAE" w:rsidR="00FD1A33" w:rsidRPr="008F1B19" w:rsidRDefault="00EC3A16" w:rsidP="00E616ED">
      <w:pPr>
        <w:pStyle w:val="ListParagraph"/>
        <w:numPr>
          <w:ilvl w:val="1"/>
          <w:numId w:val="124"/>
        </w:numPr>
        <w:rPr>
          <w:rFonts w:eastAsiaTheme="minorHAnsi"/>
        </w:rPr>
      </w:pPr>
      <w:r w:rsidRPr="00EC3A16">
        <w:rPr>
          <w:rFonts w:eastAsiaTheme="minorHAnsi"/>
        </w:rPr>
        <w:t>Empiricism, logical positivism, scientism are reductionist and self-refuting, since no sound epistemology can be established through their frameworks of knowledge.</w:t>
      </w:r>
    </w:p>
    <w:p w14:paraId="47E7ABFD" w14:textId="1234BFDF" w:rsidR="00FD1A33" w:rsidRPr="00397CBB" w:rsidRDefault="00014A8F" w:rsidP="00E616ED">
      <w:pPr>
        <w:pStyle w:val="Heading4"/>
        <w:numPr>
          <w:ilvl w:val="0"/>
          <w:numId w:val="9"/>
        </w:numPr>
        <w:rPr>
          <w:rFonts w:asciiTheme="majorBidi" w:eastAsiaTheme="minorHAnsi" w:hAnsiTheme="majorBidi"/>
          <w:b/>
          <w:bCs/>
          <w:color w:val="C00000"/>
          <w:sz w:val="28"/>
          <w:szCs w:val="28"/>
        </w:rPr>
      </w:pPr>
      <w:bookmarkStart w:id="277" w:name="_Toc188509480"/>
      <w:r>
        <w:rPr>
          <w:rFonts w:asciiTheme="majorBidi" w:eastAsiaTheme="minorHAnsi" w:hAnsiTheme="majorBidi"/>
          <w:b/>
          <w:bCs/>
          <w:color w:val="C00000"/>
          <w:sz w:val="28"/>
          <w:szCs w:val="28"/>
        </w:rPr>
        <w:t xml:space="preserve"> </w:t>
      </w:r>
      <w:r w:rsidR="00FD1A33" w:rsidRPr="00397CBB">
        <w:rPr>
          <w:rFonts w:asciiTheme="majorBidi" w:eastAsiaTheme="minorHAnsi" w:hAnsiTheme="majorBidi"/>
          <w:b/>
          <w:bCs/>
          <w:color w:val="C00000"/>
          <w:sz w:val="28"/>
          <w:szCs w:val="28"/>
        </w:rPr>
        <w:t>“Nature” versus the Natural Order</w:t>
      </w:r>
      <w:bookmarkEnd w:id="277"/>
      <w:r w:rsidR="00FD1A33" w:rsidRPr="00397CBB">
        <w:rPr>
          <w:rFonts w:asciiTheme="majorBidi" w:eastAsiaTheme="minorHAnsi" w:hAnsiTheme="majorBidi"/>
          <w:b/>
          <w:bCs/>
          <w:color w:val="C00000"/>
          <w:sz w:val="28"/>
          <w:szCs w:val="28"/>
        </w:rPr>
        <w:t xml:space="preserve"> &amp; the Philosophy of Nature</w:t>
      </w:r>
    </w:p>
    <w:p w14:paraId="52AB4933" w14:textId="72FCAB63" w:rsidR="00655236" w:rsidRPr="00655236" w:rsidRDefault="00655236" w:rsidP="00E616ED">
      <w:pPr>
        <w:pStyle w:val="ListParagraph"/>
        <w:numPr>
          <w:ilvl w:val="0"/>
          <w:numId w:val="125"/>
        </w:numPr>
        <w:rPr>
          <w:rFonts w:eastAsiaTheme="minorHAnsi"/>
        </w:rPr>
      </w:pPr>
      <w:r w:rsidRPr="00655236">
        <w:rPr>
          <w:rFonts w:eastAsiaTheme="minorHAnsi"/>
        </w:rPr>
        <w:t>Lyell’s geology vindicated and popularized that of James Hutton (d. 1797), who used the concept of uniformitarianism and argued that the earth was infinitely old. This accustomed scientists to the possibility of vast stretches of time and change. Geologists after Hutton and until Lord Kelvin “were willing to help themselves to as much time as they needed, and Darwin gladly followed suit.”</w:t>
      </w:r>
      <w:r>
        <w:rPr>
          <w:rFonts w:eastAsiaTheme="minorHAnsi"/>
        </w:rPr>
        <w:t xml:space="preserve"> </w:t>
      </w:r>
      <w:r>
        <w:rPr>
          <w:rFonts w:eastAsiaTheme="minorHAnsi"/>
          <w:b/>
          <w:bCs/>
        </w:rPr>
        <w:t xml:space="preserve">Volume 8 </w:t>
      </w:r>
    </w:p>
    <w:p w14:paraId="3CF09D3F" w14:textId="6111D83E" w:rsidR="00655236" w:rsidRPr="00655236" w:rsidRDefault="00655236" w:rsidP="00E616ED">
      <w:pPr>
        <w:pStyle w:val="ListParagraph"/>
        <w:numPr>
          <w:ilvl w:val="0"/>
          <w:numId w:val="125"/>
        </w:numPr>
        <w:rPr>
          <w:rFonts w:eastAsiaTheme="minorHAnsi"/>
        </w:rPr>
      </w:pPr>
      <w:r w:rsidRPr="00655236">
        <w:rPr>
          <w:rFonts w:eastAsiaTheme="minorHAnsi"/>
        </w:rPr>
        <w:t>In terms of the development of material science that appeared to have “cosmological implications” was the belief in the “uniformity of nature” or “uniformitarianism,” the notion that nature necessarily operates everywhere and always in the same way and under the same “laws.” Uniformitarianism was popularized by Principles of Geology: being an attempt to explain the former changes of the Earth's surface, by reference to causes now in operation (1830-1833) written by Darwin’s friend the Scottish geologist Charles Lyell (d. 1875). The central idea of Lyell’s work is that “the present is the key to the past.” The book also used the term “evolution” to describe the earth’s history. Darwin carried Principles of Geology with him on his journey on the Beagle, and it had a profound influence on him. Lyell also advised Darwin that when doing his own writing, he should understate his conclusions and allow the reader to reach them on his own, which is a more effective manner of shifting paradigms. The presumption of uniformitarianism took on cosmological implications by construing the geological theory as exhibiting a general truth about how things are, including living things. This particular belief of uniformitarianism became a powerful stimulus to look at organic nature as the outcome of a self-contained historical process, although uniformitarian belief does not actually entail that conclusion.</w:t>
      </w:r>
      <w:r w:rsidRPr="00655236">
        <w:rPr>
          <w:rFonts w:eastAsiaTheme="minorHAnsi"/>
          <w:b/>
          <w:bCs/>
        </w:rPr>
        <w:t xml:space="preserve"> </w:t>
      </w:r>
      <w:r>
        <w:rPr>
          <w:rFonts w:eastAsiaTheme="minorHAnsi"/>
          <w:b/>
          <w:bCs/>
        </w:rPr>
        <w:t xml:space="preserve">Volume 8 </w:t>
      </w:r>
    </w:p>
    <w:p w14:paraId="098E0ABD" w14:textId="1CBD5182" w:rsidR="00655236" w:rsidRPr="006E5D37" w:rsidRDefault="00F73D06" w:rsidP="00E616ED">
      <w:pPr>
        <w:pStyle w:val="ListParagraph"/>
        <w:numPr>
          <w:ilvl w:val="0"/>
          <w:numId w:val="125"/>
        </w:numPr>
        <w:autoSpaceDE w:val="0"/>
        <w:autoSpaceDN w:val="0"/>
        <w:adjustRightInd w:val="0"/>
        <w:rPr>
          <w:rFonts w:ascii="Times-Roman" w:eastAsiaTheme="minorHAnsi" w:hAnsi="Times-Roman" w:cs="Times-Roman"/>
          <w14:ligatures w14:val="standardContextual"/>
        </w:rPr>
      </w:pPr>
      <w:r w:rsidRPr="00F73D06">
        <w:rPr>
          <w:rFonts w:ascii="Times-Roman" w:eastAsiaTheme="minorHAnsi" w:hAnsi="Times-Roman" w:cs="Times-Roman"/>
          <w14:ligatures w14:val="standardContextual"/>
        </w:rPr>
        <w:t>Al-Biruni, one of the greatest Muslim scientists, turned to the physical remains of previous periods as the only means we have to know the history of the world. But he did not accept “uniformitarianism” as a valid hypothesis. He interpreted the past on the basis of “the qualitative nature of time,” and this is basic to understanding his teaching. Hindus in the Puranas also reject uniformitarianism. The traditional doctrine envisages the “unfolding of time according to a universal law such that at each “cosmic moment” that which belongs to the particular moment is made manifest. Far from being under a uniform condition, the cosmic environment, as well as human society which is closely wed to it, possesses certain characteristics and modes of existence belonging to the particular period in which it has come into existence. The “laws of nature” are not valid throughout history of the cosmos but change during the life of the world as the FORM AND FUNCTION of an organism later during the various periods of its life. Al-Biruni: regarding Hindus and others who discuss the mountains: their conclusions seem “to be in vain because they have recorded their observations thinking that whatever they have seen has always been and will always be the same.</w:t>
      </w:r>
      <w:r w:rsidRPr="00F73D06">
        <w:rPr>
          <w:rFonts w:eastAsiaTheme="minorHAnsi"/>
        </w:rPr>
        <w:t xml:space="preserve"> </w:t>
      </w:r>
      <w:r w:rsidRPr="00F73D06">
        <w:rPr>
          <w:rFonts w:eastAsiaTheme="minorHAnsi"/>
          <w:b/>
          <w:bCs/>
        </w:rPr>
        <w:t xml:space="preserve">Volume 8 </w:t>
      </w:r>
    </w:p>
    <w:p w14:paraId="4B4A72BE" w14:textId="349FC218" w:rsidR="006E5D37" w:rsidRPr="006E5D37" w:rsidRDefault="006E5D37" w:rsidP="00E616ED">
      <w:pPr>
        <w:pStyle w:val="ListParagraph"/>
        <w:numPr>
          <w:ilvl w:val="0"/>
          <w:numId w:val="125"/>
        </w:numPr>
        <w:autoSpaceDE w:val="0"/>
        <w:autoSpaceDN w:val="0"/>
        <w:adjustRightInd w:val="0"/>
        <w:rPr>
          <w:rFonts w:ascii="Times-Roman" w:eastAsiaTheme="minorHAnsi" w:hAnsi="Times-Roman" w:cs="Times-Roman"/>
          <w14:ligatures w14:val="standardContextual"/>
        </w:rPr>
      </w:pPr>
      <w:r w:rsidRPr="006E5D37">
        <w:rPr>
          <w:rFonts w:ascii="Times-Roman" w:eastAsiaTheme="minorHAnsi" w:hAnsi="Times-Roman" w:cs="Times-Roman"/>
          <w14:ligatures w14:val="standardContextual"/>
        </w:rPr>
        <w:t>Key point: Geology endorses gradualism and uniformitarianism</w:t>
      </w:r>
    </w:p>
    <w:p w14:paraId="3BE6485F" w14:textId="0E497E6A" w:rsidR="006E5D37" w:rsidRPr="006E5D37" w:rsidRDefault="006E5D37" w:rsidP="00E616ED">
      <w:pPr>
        <w:pStyle w:val="ListParagraph"/>
        <w:numPr>
          <w:ilvl w:val="1"/>
          <w:numId w:val="125"/>
        </w:numPr>
        <w:autoSpaceDE w:val="0"/>
        <w:autoSpaceDN w:val="0"/>
        <w:adjustRightInd w:val="0"/>
        <w:rPr>
          <w:rFonts w:ascii="Times-Roman" w:eastAsiaTheme="minorHAnsi" w:hAnsi="Times-Roman" w:cs="Times-Roman"/>
          <w14:ligatures w14:val="standardContextual"/>
        </w:rPr>
      </w:pPr>
      <w:r w:rsidRPr="006E5D37">
        <w:rPr>
          <w:rFonts w:ascii="Times-Roman" w:eastAsiaTheme="minorHAnsi" w:hAnsi="Times-Roman" w:cs="Times-Roman"/>
          <w14:ligatures w14:val="standardContextual"/>
        </w:rPr>
        <w:t xml:space="preserve">Geologists work for the government and the oil companies and are interested in what’s down below that’s lucrative. Geology as a science defined itself as being different from religious “superstition”. The notion of the Great Flood of Noah is discredited in science.  Hence, by association and any suggestion of endorsing a cataclysmic theory was to be shunned by science. Geologists have been scared to suggest such theories in fear of not being able to advance their careers and avoiding being shunned and ridiculed in the scientific community. </w:t>
      </w:r>
      <w:r>
        <w:rPr>
          <w:rFonts w:ascii="Times-Roman" w:eastAsiaTheme="minorHAnsi" w:hAnsi="Times-Roman" w:cs="Times-Roman"/>
          <w:b/>
          <w:bCs/>
          <w14:ligatures w14:val="standardContextual"/>
        </w:rPr>
        <w:t>Volume 13</w:t>
      </w:r>
    </w:p>
    <w:p w14:paraId="088BF4E5" w14:textId="76EF8644" w:rsidR="00336A0D" w:rsidRPr="00205B27" w:rsidRDefault="006E5D37" w:rsidP="00E616ED">
      <w:pPr>
        <w:pStyle w:val="ListParagraph"/>
        <w:numPr>
          <w:ilvl w:val="1"/>
          <w:numId w:val="125"/>
        </w:numPr>
        <w:autoSpaceDE w:val="0"/>
        <w:autoSpaceDN w:val="0"/>
        <w:adjustRightInd w:val="0"/>
        <w:rPr>
          <w:rFonts w:ascii="Times-Roman" w:eastAsiaTheme="minorHAnsi" w:hAnsi="Times-Roman" w:cs="Times-Roman"/>
          <w14:ligatures w14:val="standardContextual"/>
        </w:rPr>
      </w:pPr>
      <w:r w:rsidRPr="006E5D37">
        <w:rPr>
          <w:rFonts w:ascii="Times-Roman" w:eastAsiaTheme="minorHAnsi" w:hAnsi="Times-Roman" w:cs="Times-Roman"/>
          <w14:ligatures w14:val="standardContextual"/>
        </w:rPr>
        <w:t>Geologists therefore adopted uniformitarianism (they don’t want to look outside of our modern experience and would rather choose a modern example and extrapolate backwards from that) or gradualism as a theory vs. catastrophism.</w:t>
      </w:r>
      <w:r>
        <w:rPr>
          <w:rFonts w:ascii="Times-Roman" w:eastAsiaTheme="minorHAnsi" w:hAnsi="Times-Roman" w:cs="Times-Roman"/>
          <w14:ligatures w14:val="standardContextual"/>
        </w:rPr>
        <w:t xml:space="preserve"> </w:t>
      </w:r>
      <w:r>
        <w:rPr>
          <w:rFonts w:ascii="Times-Roman" w:eastAsiaTheme="minorHAnsi" w:hAnsi="Times-Roman" w:cs="Times-Roman"/>
          <w:b/>
          <w:bCs/>
          <w14:ligatures w14:val="standardContextual"/>
        </w:rPr>
        <w:t>Volume 13</w:t>
      </w:r>
      <w:r w:rsidR="00FD1A33" w:rsidRPr="00014A8F">
        <w:rPr>
          <w:rFonts w:eastAsiaTheme="minorHAnsi"/>
        </w:rPr>
        <w:tab/>
      </w:r>
    </w:p>
    <w:p w14:paraId="7C3EB82D" w14:textId="77777777" w:rsidR="00336A0D" w:rsidRDefault="00336A0D" w:rsidP="00E616ED">
      <w:pPr>
        <w:pStyle w:val="NormalWeb"/>
        <w:numPr>
          <w:ilvl w:val="0"/>
          <w:numId w:val="126"/>
        </w:numPr>
      </w:pPr>
      <w:r>
        <w:rPr>
          <w:rStyle w:val="Strong"/>
          <w:rFonts w:eastAsiaTheme="majorEastAsia"/>
        </w:rPr>
        <w:t>Nature is Not a Construct but a Divine Sign with Fixed Rights</w:t>
      </w:r>
      <w:r>
        <w:br/>
      </w:r>
      <w:r>
        <w:rPr>
          <w:rStyle w:val="Strong"/>
          <w:rFonts w:eastAsiaTheme="majorEastAsia"/>
        </w:rPr>
        <w:t>Scientific “mythology”:</w:t>
      </w:r>
      <w:r>
        <w:t xml:space="preserve"> René Guénon, </w:t>
      </w:r>
      <w:r>
        <w:rPr>
          <w:rStyle w:val="Emphasis"/>
          <w:rFonts w:eastAsiaTheme="majorEastAsia"/>
        </w:rPr>
        <w:t>The Reign of Quantity</w:t>
      </w:r>
      <w:r>
        <w:t xml:space="preserve">, 202: </w:t>
      </w:r>
      <w:r>
        <w:rPr>
          <w:rStyle w:val="Strong"/>
          <w:rFonts w:eastAsiaTheme="majorEastAsia"/>
        </w:rPr>
        <w:t>(Volume 18)</w:t>
      </w:r>
    </w:p>
    <w:p w14:paraId="0D2C7F07" w14:textId="77777777" w:rsidR="00336A0D" w:rsidRDefault="00336A0D" w:rsidP="00E616ED">
      <w:pPr>
        <w:pStyle w:val="NormalWeb"/>
        <w:numPr>
          <w:ilvl w:val="0"/>
          <w:numId w:val="126"/>
        </w:numPr>
      </w:pPr>
      <w:r>
        <w:rPr>
          <w:rStyle w:val="Strong"/>
          <w:rFonts w:eastAsiaTheme="majorEastAsia"/>
        </w:rPr>
        <w:t>For Kant, Nature Is Just a Construct—Not an Objective Reality with Signs and Rights and Worship</w:t>
      </w:r>
      <w:r>
        <w:br/>
        <w:t xml:space="preserve">Hasan Spiker, </w:t>
      </w:r>
      <w:r>
        <w:rPr>
          <w:rStyle w:val="Emphasis"/>
          <w:rFonts w:eastAsiaTheme="majorEastAsia"/>
        </w:rPr>
        <w:t>Things as They Are</w:t>
      </w:r>
      <w:r>
        <w:t>, 47–48:</w:t>
      </w:r>
      <w:r>
        <w:br/>
        <w:t xml:space="preserve">Kant’s theory ultimately implies that ordered “nature” is essentially the inter-subjective creation of the structure of the human mind, governing the entirety of the </w:t>
      </w:r>
      <w:r>
        <w:rPr>
          <w:rStyle w:val="Emphasis"/>
          <w:rFonts w:eastAsiaTheme="majorEastAsia"/>
        </w:rPr>
        <w:t>Critique of Pure Reason.</w:t>
      </w:r>
      <w:r>
        <w:t xml:space="preserve"> Many of his best exegetes have acknowledged that Kant bases this on unproven assumptions. How is it that our mathematical apparatuses are able to predict a solar eclipse with great accuracy prior to experiencing it? Here there is a necessary fusion of conceptual and empirical elements. Kant did allow for synthetic a priori knowledge in mathematics and physics, which he declared to be the highest forms of knowledge because they restrict themselves to the empirical. But such knowledge for him in metaphysics is a “transcendental illusion.” For him, existence of the soul and of the Divine possess no corresponding objects in any possible experience.</w:t>
      </w:r>
      <w:r>
        <w:br/>
      </w:r>
      <w:r>
        <w:rPr>
          <w:rStyle w:val="Strong"/>
          <w:rFonts w:eastAsiaTheme="majorEastAsia"/>
        </w:rPr>
        <w:t>NOTE:</w:t>
      </w:r>
      <w:r>
        <w:t xml:space="preserve"> How amazing that we all construct it the same! </w:t>
      </w:r>
      <w:r>
        <w:rPr>
          <w:rStyle w:val="Strong"/>
          <w:rFonts w:eastAsiaTheme="majorEastAsia"/>
        </w:rPr>
        <w:t>(Volume 18)</w:t>
      </w:r>
    </w:p>
    <w:p w14:paraId="7F11D993" w14:textId="77777777" w:rsidR="00336A0D" w:rsidRDefault="00336A0D" w:rsidP="00E616ED">
      <w:pPr>
        <w:pStyle w:val="NormalWeb"/>
        <w:numPr>
          <w:ilvl w:val="0"/>
          <w:numId w:val="126"/>
        </w:numPr>
      </w:pPr>
      <w:r>
        <w:rPr>
          <w:rStyle w:val="Strong"/>
          <w:rFonts w:eastAsiaTheme="majorEastAsia"/>
        </w:rPr>
        <w:t>Desacralization of Nature and Its Destruction</w:t>
      </w:r>
      <w:r>
        <w:br/>
        <w:t xml:space="preserve">Seyyed Hossein Nasr, </w:t>
      </w:r>
      <w:r>
        <w:rPr>
          <w:rStyle w:val="Emphasis"/>
          <w:rFonts w:eastAsiaTheme="majorEastAsia"/>
        </w:rPr>
        <w:t>Man and Nature</w:t>
      </w:r>
      <w:r>
        <w:t>, 6:</w:t>
      </w:r>
      <w:r>
        <w:br/>
        <w:t>“Modern man, faced with the unprecedented crisis of his own making which now threatens the life of the whole planet, still refuses to see where the real causes of the problem lie.” It is “...the gradual de-sacralization of the cosmos which took place in the West and especially the rationalism and humanism of the Renaissance which made possible the Scientific Revolution and the creation of a science whose function, according to Francis Bacon, one of its leading proponents, was to gain power over nature, dominate her and force her to reveal her secrets not for the glory of God but for the sake of gaining worldly power and wealth.”</w:t>
      </w:r>
      <w:r>
        <w:br/>
        <w:t>“Today, this forest is destroyed because of man’s rights; that sea is polluted because of man’s supposed needs. Man is made absolute, his ‘rights’ dominating over both God’s rights and the rights of His creation.”</w:t>
      </w:r>
      <w:r>
        <w:br/>
      </w:r>
      <w:r>
        <w:rPr>
          <w:rStyle w:val="Strong"/>
          <w:rFonts w:eastAsiaTheme="majorEastAsia"/>
        </w:rPr>
        <w:t>NOTE:</w:t>
      </w:r>
      <w:r>
        <w:t xml:space="preserve"> The rights of animals in Islam. </w:t>
      </w:r>
      <w:r>
        <w:rPr>
          <w:rStyle w:val="Strong"/>
          <w:rFonts w:eastAsiaTheme="majorEastAsia"/>
        </w:rPr>
        <w:t>(Volume 18)</w:t>
      </w:r>
    </w:p>
    <w:p w14:paraId="6AD4D8C8" w14:textId="77777777" w:rsidR="00336A0D" w:rsidRDefault="00336A0D" w:rsidP="00E616ED">
      <w:pPr>
        <w:pStyle w:val="NormalWeb"/>
        <w:numPr>
          <w:ilvl w:val="0"/>
          <w:numId w:val="126"/>
        </w:numPr>
      </w:pPr>
      <w:r>
        <w:rPr>
          <w:rStyle w:val="Strong"/>
          <w:rFonts w:eastAsiaTheme="majorEastAsia"/>
        </w:rPr>
        <w:t>These Are Immutables That Must Not Be Violated: Evolution Must Be Concerned About Interconnections. When they are violated, it is one of the Signs of the End of Time.</w:t>
      </w:r>
      <w:r>
        <w:br/>
        <w:t>ALL ACROSS OUR PLANET, CRUCIAL CONNECTIONS ARE BEING DISRUPTED.</w:t>
      </w:r>
      <w:r>
        <w:br/>
        <w:t>[EVOLUTION—UNFOLDING—MUST BE THE STUDY OF CRUCIAL CONNECTIONS—BETWEEN REGIONS, BETWEEN PLANTS AND ANIMALS, ETC.]</w:t>
      </w:r>
      <w:r>
        <w:br/>
        <w:t>[This is the point about evolution. It is not an abstract biological consideration. It is a matter of life and death and the restoration of our planet and regaining the ability to look upon the natural order with eyes of glory and wonder.]</w:t>
      </w:r>
      <w:r>
        <w:br/>
        <w:t>[IMMUTABLES]: our lives and those of all creatures rely on STABILITY THAT IS BEING LOST. WHAT WE DO IN THE NEXT 20 YEARS WILL DETERMINE THE FUTURE FOR ALL LIFE ON EARTH.</w:t>
      </w:r>
      <w:r>
        <w:br/>
        <w:t xml:space="preserve">[THESE ARE UNTHINKABLE IMMUTABLES THAT MUST BE RESTORED SO THAT WE AND NATURE CAN THRIVE: OTHERWISE WE BRING OURSELVES RAPIDLY TO THE EVE OF DESTRUCTION.] </w:t>
      </w:r>
      <w:r>
        <w:rPr>
          <w:rStyle w:val="Strong"/>
          <w:rFonts w:eastAsiaTheme="majorEastAsia"/>
        </w:rPr>
        <w:t>(Volume 18)</w:t>
      </w:r>
    </w:p>
    <w:p w14:paraId="14AE4D1E" w14:textId="3623EABB" w:rsidR="00336A0D" w:rsidRPr="00336A0D" w:rsidRDefault="00336A0D" w:rsidP="00E616ED">
      <w:pPr>
        <w:pStyle w:val="NormalWeb"/>
        <w:numPr>
          <w:ilvl w:val="0"/>
          <w:numId w:val="126"/>
        </w:numPr>
        <w:rPr>
          <w:rStyle w:val="Strong"/>
          <w:b w:val="0"/>
          <w:bCs w:val="0"/>
        </w:rPr>
      </w:pPr>
      <w:r>
        <w:rPr>
          <w:rStyle w:val="Strong"/>
          <w:rFonts w:eastAsiaTheme="majorEastAsia"/>
        </w:rPr>
        <w:t>Relationships Developed over Millions of Years Are Destroyed in a Decade</w:t>
      </w:r>
      <w:r>
        <w:br/>
        <w:t xml:space="preserve">These are ancient relationships that have developed over millions of years, but many of them could be GONE IN DECADES. BORNEO has lost over half of its jungle in the last 50 years. In the neighboring PHILIPPINES, 90% of the rainforests are gone. </w:t>
      </w:r>
      <w:r>
        <w:rPr>
          <w:rStyle w:val="Strong"/>
          <w:rFonts w:eastAsiaTheme="majorEastAsia"/>
        </w:rPr>
        <w:t>(Volum</w:t>
      </w:r>
      <w:r w:rsidR="00752A4B">
        <w:rPr>
          <w:rStyle w:val="Strong"/>
          <w:rFonts w:eastAsiaTheme="majorEastAsia"/>
        </w:rPr>
        <w:t xml:space="preserve">e </w:t>
      </w:r>
      <w:r>
        <w:rPr>
          <w:rStyle w:val="Strong"/>
          <w:rFonts w:eastAsiaTheme="majorEastAsia"/>
        </w:rPr>
        <w:t>18)</w:t>
      </w:r>
    </w:p>
    <w:p w14:paraId="3327316E" w14:textId="7F6CC1E4" w:rsidR="00752A4B" w:rsidRDefault="00752A4B" w:rsidP="00E616ED">
      <w:pPr>
        <w:pStyle w:val="NormalWeb"/>
        <w:numPr>
          <w:ilvl w:val="0"/>
          <w:numId w:val="126"/>
        </w:numPr>
      </w:pPr>
      <w:r>
        <w:rPr>
          <w:rStyle w:val="Strong"/>
          <w:rFonts w:eastAsiaTheme="majorEastAsia"/>
        </w:rPr>
        <w:t>It Is Difficult to Build and Easy to Destroy</w:t>
      </w:r>
      <w:r>
        <w:t xml:space="preserve"> </w:t>
      </w:r>
      <w:r>
        <w:rPr>
          <w:rStyle w:val="Strong"/>
          <w:rFonts w:eastAsiaTheme="majorEastAsia"/>
        </w:rPr>
        <w:t>(Volume 18)</w:t>
      </w:r>
    </w:p>
    <w:p w14:paraId="01A02580" w14:textId="2ABD81F5" w:rsidR="00752A4B" w:rsidRDefault="00752A4B" w:rsidP="00E616ED">
      <w:pPr>
        <w:pStyle w:val="NormalWeb"/>
        <w:numPr>
          <w:ilvl w:val="0"/>
          <w:numId w:val="126"/>
        </w:numPr>
      </w:pPr>
      <w:r>
        <w:rPr>
          <w:rStyle w:val="Strong"/>
          <w:rFonts w:eastAsiaTheme="majorEastAsia"/>
        </w:rPr>
        <w:t>We Must Understand How the Natural World Works and How to Help It</w:t>
      </w:r>
      <w:r>
        <w:br/>
        <w:t>WE MUST HELP OUR PLANET RECOVER. NEVER HAS IT BEEN MORE IMPORTANT TO UNDERSTAND HOW THE NATURAL WORLD WORKS AND HOW TO HELP IT.</w:t>
      </w:r>
      <w:r>
        <w:br/>
        <w:t>[THIS SHOULD BE OUR THEME IN THE DISCUSSION OF EVOLUTION, NOT VAIN IMAGINATIONS ABOUT A NON-SENSICAL SECULAR COSMOLOGY THAT NEVER EXISTED AND CAN NEVER EXIST. WE MUST REGAIN OUR AWE AND RESPECT FOR THE NATURAL WORLD, AND WE MUST AGAIN BECOME THE STEWARDS OF IT THAT WE WERE CREATED TO BE.]</w:t>
      </w:r>
      <w:r>
        <w:br/>
        <w:t>THE STABILITY OF LIFE ON OUR PLANET RELIES ON CONNECTIONS BETWEEN DIFFERENT HABITATS—SUCH AS THOSE BETWEEN THE DESERTS AND THE OCEANS. THE DUST STORMS OF THE DESERTS BLOW BILLIONS OF TONS OF DUST INTO THE SEAS THAT SUPPORT THE KRILL, ANCHOVIES, MACKEREL, DOLPHINS, AND BIRDS OF THE SEA. THEY TURN THE BLUE DESERTS OF THE OPEN SEA INTO AREAS OF LIFE.</w:t>
      </w:r>
      <w:r>
        <w:br/>
        <w:t>Intimate connections between plants and animals—hummingbirds, bees, and flowers, for example—are just as important as the GREAT GLOBAL CONNECTIONS.</w:t>
      </w:r>
      <w:r>
        <w:br/>
        <w:t xml:space="preserve">All of our planet is now changing fast: Caribou herd numbers have declined 70% in the last 20 years. </w:t>
      </w:r>
      <w:r>
        <w:rPr>
          <w:rStyle w:val="Strong"/>
          <w:rFonts w:eastAsiaTheme="majorEastAsia"/>
        </w:rPr>
        <w:t>(Volume 18)</w:t>
      </w:r>
    </w:p>
    <w:p w14:paraId="77CB5F7C" w14:textId="77777777" w:rsidR="00752A4B" w:rsidRDefault="00752A4B" w:rsidP="00E616ED">
      <w:pPr>
        <w:pStyle w:val="NormalWeb"/>
        <w:numPr>
          <w:ilvl w:val="0"/>
          <w:numId w:val="126"/>
        </w:numPr>
      </w:pPr>
      <w:r>
        <w:rPr>
          <w:rFonts w:hAnsi="Symbol"/>
        </w:rPr>
        <w:t></w:t>
      </w:r>
      <w:r>
        <w:t xml:space="preserve">  </w:t>
      </w:r>
      <w:r>
        <w:rPr>
          <w:rStyle w:val="Strong"/>
          <w:rFonts w:eastAsiaTheme="majorEastAsia"/>
        </w:rPr>
        <w:t>Humans and Nature Are Meant to Thrive Together</w:t>
      </w:r>
      <w:r>
        <w:br/>
        <w:t xml:space="preserve">PEOPLE AND NATURE WERE CREATED TO THRIVE TOGETHER UNDER THE STEWARDSHIP OF MAN IN HIS TRANSCENDENT HUMANITY AND PRIMORDIAL NATURE. IN THIS ANTHROPOCENE, WE MUST RESTORE OURSELVES TO THIS NATURE FOR THE SAKE OF OURSELVES AND THE NATURAL WORLD. </w:t>
      </w:r>
      <w:r>
        <w:rPr>
          <w:rStyle w:val="Strong"/>
          <w:rFonts w:eastAsiaTheme="majorEastAsia"/>
        </w:rPr>
        <w:t>(Volume 18)</w:t>
      </w:r>
    </w:p>
    <w:p w14:paraId="501B1CE5" w14:textId="77777777" w:rsidR="00752A4B" w:rsidRDefault="00752A4B" w:rsidP="00E616ED">
      <w:pPr>
        <w:pStyle w:val="NormalWeb"/>
        <w:numPr>
          <w:ilvl w:val="0"/>
          <w:numId w:val="126"/>
        </w:numPr>
      </w:pPr>
      <w:r>
        <w:rPr>
          <w:rFonts w:hAnsi="Symbol"/>
        </w:rPr>
        <w:t></w:t>
      </w:r>
      <w:r>
        <w:t xml:space="preserve">  </w:t>
      </w:r>
      <w:r>
        <w:rPr>
          <w:rStyle w:val="Strong"/>
          <w:rFonts w:eastAsiaTheme="majorEastAsia"/>
        </w:rPr>
        <w:t>Fish Populations are Collapsing, Then the Entire Ocean System Collapses</w:t>
      </w:r>
      <w:r>
        <w:br/>
        <w:t>IF WE CONTINUE TO OVERFISH IN THIS WAY, IT IS NOT JUST THE FISHERIES THAT WILL COLLAPSE—THE ENTIRE OCEAN SYSTEM COULD FOLLOW.</w:t>
      </w:r>
      <w:r>
        <w:br/>
        <w:t xml:space="preserve">100 MILLION SHARKS ARE KILLED EVERY YEAR JUST TO MAKE SHARK FIN SOUP. </w:t>
      </w:r>
      <w:r>
        <w:rPr>
          <w:rStyle w:val="Strong"/>
          <w:rFonts w:eastAsiaTheme="majorEastAsia"/>
        </w:rPr>
        <w:t>(Volume 18)</w:t>
      </w:r>
    </w:p>
    <w:p w14:paraId="3B30645E" w14:textId="77777777" w:rsidR="00752A4B" w:rsidRDefault="00752A4B" w:rsidP="00E616ED">
      <w:pPr>
        <w:pStyle w:val="NormalWeb"/>
        <w:numPr>
          <w:ilvl w:val="0"/>
          <w:numId w:val="126"/>
        </w:numPr>
      </w:pPr>
      <w:r>
        <w:rPr>
          <w:rFonts w:hAnsi="Symbol"/>
        </w:rPr>
        <w:t></w:t>
      </w:r>
      <w:r>
        <w:t xml:space="preserve">  </w:t>
      </w:r>
      <w:r>
        <w:rPr>
          <w:rStyle w:val="Strong"/>
          <w:rFonts w:eastAsiaTheme="majorEastAsia"/>
        </w:rPr>
        <w:t>Industrialized Fishing</w:t>
      </w:r>
      <w:r>
        <w:br/>
        <w:t>From Japan to California, herring used to thrive in numbers that we cannot imagine. When they spawned, they turned all the shores white with the sperm they released to fertilize the eggs the females had laid in the sea grass of the shallows.</w:t>
      </w:r>
      <w:r>
        <w:br/>
        <w:t>With INDUSTRIALIZED FISHING, it is all too easy to exploit these BREEDING POPULATIONS. Pacific herring populations—which are essential to the wildlife of the region—seals, whales, eagles—have been greatly reduced from what they once were.</w:t>
      </w:r>
      <w:r>
        <w:br/>
        <w:t>This sorry tale of UNSUSTAINABLE FISHING has been repeated over and over again around the world. Many of the world’s FISH POPULATIONS are now in serious decline. One third of them have COLLAPSED.</w:t>
      </w:r>
      <w:r>
        <w:br/>
        <w:t xml:space="preserve">DEEP SEA FISHING NETS DRAGGED ALONG THE OCEAN FLOOR REDUCE THE FRAGILE REEFS TO RUBBLE. Half of all deep-sea corals have already been destroyed. It will take centuries for them to recover. Today their TIMELESS WORLD is being reduced to rubble. OVERFISHING empties the surface waters of the seas. Now TRAWLERS have begun to RANSACK THE DEEP. Now countless coral reefs that have flourished for millennia lie in ruins. </w:t>
      </w:r>
      <w:r>
        <w:rPr>
          <w:rStyle w:val="Strong"/>
          <w:rFonts w:eastAsiaTheme="majorEastAsia"/>
        </w:rPr>
        <w:t>(Volume 18)</w:t>
      </w:r>
    </w:p>
    <w:p w14:paraId="4A87488F" w14:textId="77777777" w:rsidR="00752A4B" w:rsidRDefault="00752A4B" w:rsidP="00E616ED">
      <w:pPr>
        <w:pStyle w:val="NormalWeb"/>
        <w:numPr>
          <w:ilvl w:val="0"/>
          <w:numId w:val="126"/>
        </w:numPr>
      </w:pPr>
      <w:r>
        <w:rPr>
          <w:rFonts w:hAnsi="Symbol"/>
        </w:rPr>
        <w:t></w:t>
      </w:r>
      <w:r>
        <w:t xml:space="preserve">  </w:t>
      </w:r>
      <w:r>
        <w:rPr>
          <w:rStyle w:val="Strong"/>
          <w:rFonts w:eastAsiaTheme="majorEastAsia"/>
        </w:rPr>
        <w:t>Most Forests Are Gone or Threatened</w:t>
      </w:r>
      <w:r>
        <w:br/>
        <w:t>WORLDWIDE, WE HAVE NOW DESTROYED OVER HALF OF THE FORESTS THAT ONCE FLOURISHED. We are not just losing the animals that once flourished in them. We are changing the CLIMATE of the ENTIRE GLOBE.</w:t>
      </w:r>
      <w:r>
        <w:br/>
        <w:t>BUT THESE SAME FORESTS, if given the chance, are almost UNBELIEVABLY RESILIENT. IF WE WILL ONLY GIVE FORESTS A CHANCE, THEY MAY IN A SHORT TIME RESTORE THEMSELVES AND THE PLANTS AND ANIMALS OF WHICH WE HAVE SO RECENTLY ROBBED THEM.</w:t>
      </w:r>
      <w:r>
        <w:br/>
        <w:t xml:space="preserve">A future with MORE FORESTS is key to the resilience of our planet. </w:t>
      </w:r>
      <w:r>
        <w:rPr>
          <w:rStyle w:val="Strong"/>
          <w:rFonts w:eastAsiaTheme="majorEastAsia"/>
        </w:rPr>
        <w:t>(Volume 18)</w:t>
      </w:r>
    </w:p>
    <w:p w14:paraId="055B1BBD" w14:textId="77777777" w:rsidR="00205B27" w:rsidRDefault="00205B27" w:rsidP="00E616ED">
      <w:pPr>
        <w:pStyle w:val="NormalWeb"/>
        <w:numPr>
          <w:ilvl w:val="0"/>
          <w:numId w:val="126"/>
        </w:numPr>
      </w:pPr>
      <w:r>
        <w:rPr>
          <w:rStyle w:val="Strong"/>
          <w:rFonts w:eastAsiaTheme="majorEastAsia"/>
        </w:rPr>
        <w:t>Most Forests, However, Cannot Recover on Their Own</w:t>
      </w:r>
      <w:r>
        <w:t xml:space="preserve"> Many are helped to recover by animals. THE TREES AND THEIR INHABITANTS ARE INTERDEPENDENT. Nowhere is this interdependence more apparent than in India’s WESTERN GHATS. The Western Ghats, also known as Sahyadri, are a mountain range that covers an area of 140,000 square kilometres in a stretch of 1,600 kilometres parallel to the western coast of the Indian peninsula, traversing the states of Kerala, Tamil Nadu, Karnataka, Goa, Maharashtra and Gujarat.</w:t>
      </w:r>
      <w:r>
        <w:br/>
        <w:t>The Eastern Ghats are a discontinuous range of mountains along India's eastern coast. The Eastern Ghats run from northern Odisha through Andhra Pradesh to Tamil Nadu in the south passing through some parts of Karnataka and in the Wayanad district of Kerala.</w:t>
      </w:r>
      <w:r>
        <w:br/>
        <w:t>The GLOBALLY IMPORTANT HABITAT of the Western Ghats contains a third of all the animal species found in India. Lion tailed Macaques graze on many different types of fruits. In this, they spread the seeds of these fruits that survived unscathed in their droppings. But few monkeys travel very far. Trees need another type of TRANSPORT if they are to spread over large areas. They need WINGS. Great Hornbills have wings that are almost 2 meters across. They enable the birds to travel long distances in search for food. Hornbills eat from the fruit of over 40 or so different kinds of trees and transport their indigestible seeds all over the Western Ghats. It is to the trees’ advantage to attract the hornbills’ attention.</w:t>
      </w:r>
      <w:r>
        <w:br/>
        <w:t xml:space="preserve">It is not free. The fruits attract large numbers of hornbill and competition among them is intense. Aerial jousting between males is intense. The winner is able to demonstrate his strength and skill to visiting females. It’s important for male and female to get the right pairing, because once established, the bond will last for a life time. The fights between the males also benefit the forests because the defeated males will cover more territory in their search for their next meal. </w:t>
      </w:r>
      <w:r>
        <w:rPr>
          <w:rStyle w:val="Strong"/>
          <w:rFonts w:eastAsiaTheme="majorEastAsia"/>
        </w:rPr>
        <w:t>(Volume 18)</w:t>
      </w:r>
    </w:p>
    <w:p w14:paraId="1343D763" w14:textId="77777777" w:rsidR="00205B27" w:rsidRDefault="00205B27" w:rsidP="00E616ED">
      <w:pPr>
        <w:pStyle w:val="NormalWeb"/>
        <w:numPr>
          <w:ilvl w:val="0"/>
          <w:numId w:val="126"/>
        </w:numPr>
      </w:pPr>
      <w:r>
        <w:rPr>
          <w:rStyle w:val="Strong"/>
          <w:rFonts w:eastAsiaTheme="majorEastAsia"/>
        </w:rPr>
        <w:t>The Coral Reefs in Danger</w:t>
      </w:r>
      <w:r>
        <w:t xml:space="preserve"> Reefs are rarely as important as they once were, and many are missing a very important member of the community: SHARKS. Relentless fishing has reduced shark populations around the world by over 90%. Today they only thrive in anything like their old natural numbers only on the most isolated of reefs. The sharks help to keep a balance in the fish community. CORAL REEFS</w:t>
      </w:r>
      <w:r>
        <w:br/>
        <w:t>The CORAL TRIANGLE of South East Asia.</w:t>
      </w:r>
      <w:r>
        <w:br/>
        <w:t>The Coral Triangle is a marine area located in the western Pacific Ocean. It includes the waters of Indonesia, Malaysia, the Philippines, Papua New Guinea, Timor Leste and Solomon Islands. ... Over 120 million people live in the Coral Triangle and rely on its coral reefs for food, income and protection from storms.</w:t>
      </w:r>
      <w:r>
        <w:br/>
        <w:t>The Coral Triangle contains the richest coral reefs in the world: UNDERSEA CITIES CRAMMED FULL OF LIFE. There is fierce rivalry for SPACE, FOOD, AND FOR MATES. THE reef is also full of OPPORTUNITY.</w:t>
      </w:r>
      <w:r>
        <w:br/>
        <w:t>CORALS build themselves homes of limestone in the warm, clear, shallow seas of the TROPICS. THEIR reefs occupy less than one tenth of one percent of the ocean floor. But they are home to a quarter of all known marine species. They are COMPLEX and INFINITELY VARIED STRUCTURES.</w:t>
      </w:r>
      <w:r>
        <w:br/>
        <w:t>THE CORAL REEFS ARE NOW IN DANGER. The seas are warming. A RISE IN TEMPERATURE OF ONE TO TWO DEGREES FOR just a few weeks CAN CAUSE THE CORAL POLYPS TO EJECT THEIR PLANT-LIKE CELLS WITHIN THEM. The corals then lose their color and their main source of food. If the temperatures are sustained, coral bleached like this is LIKELY TO DIE. In recent years, probably HALF of the world’s coral reefs have been affected by bleaching. These submarine cities filled with life are reduced to BLEAK RUINS. This leaves many of their inhabitants homeless. By the end of the century, CORAL REEF CITIES AS WE KNOW THEM COULD BE A THING OF THE PAST.</w:t>
      </w:r>
      <w:r>
        <w:br/>
        <w:t>ENTIRE REEFS, however, do spawn and reproduce on a particular month of the year with the FULL MOON. Billions of fertilized eggs drift away carried by the ocean currents. So do many other residents of the reef spawn at this time--such as certain crabs, lobsters, worms, starfish--all spawn--ready to settle on a vacant site and bring back into existence the COMPLEX COMMUNITY THAT IS A CORAL REEF.</w:t>
      </w:r>
      <w:r>
        <w:br/>
        <w:t>[NOTE: CORAL is one of the oldest of creatures, and they form very complex communities.]</w:t>
      </w:r>
      <w:r>
        <w:br/>
        <w:t>We do not know what the future holds for our seas--but CORAL REEFS can regenerate. As long as some reefs survive--some hope remains.</w:t>
      </w:r>
      <w:r>
        <w:br/>
        <w:t>The GREAT BARRIER REEF is the biggest of their cities. It runs for 2300 kilometers along the coast of Northeastern Australia.</w:t>
      </w:r>
      <w:r>
        <w:br/>
        <w:t>The Great Barrier Reef is the world's largest coral reef system composed of over 2,900 individual reefs and 900 islands stretching for over 2,300 kilometres over an area of approximately 344,400 square kilometres. The reef is located in the Coral Sea, off the coast of Queensland, Australia.</w:t>
      </w:r>
      <w:r>
        <w:br/>
        <w:t xml:space="preserve">A March 2016 report stated that coral bleaching was more widespread than previously thought, seriously affecting the northern parts of the reef as a result of warming ocean temperatures. In October 2016, Outside published an obituary for the reef; the article was criticized for being premature and hindering efforts to bolster the resilience of the reef. In March 2017, the journal Nature published a paper showing that huge sections of an 800-kilometre (500 mi) stretch in the northern part of the reef had died in the course of 2016 due to high water temperatures, an event that the authors put down to the effects of global climate change. The percentage of baby corals being born on the Great Barrier Reef dropped drastically in 2018 and scientists are describing it as the early stage of a "huge natural selection event unfolding". The reason behind low birth of new corals is that many of the mature breeding adults died in the bleaching events of 2016-17, and thus could not produce offspring. The types of corals that reproduced changed too, which points towards the fact that there will be long-term reorganisation of the reef ecosystem if the trend continues. </w:t>
      </w:r>
      <w:r>
        <w:rPr>
          <w:rStyle w:val="Strong"/>
          <w:rFonts w:eastAsiaTheme="majorEastAsia"/>
        </w:rPr>
        <w:t>(Volume 18)</w:t>
      </w:r>
    </w:p>
    <w:p w14:paraId="2CAAAD82" w14:textId="77777777" w:rsidR="00205B27" w:rsidRDefault="00205B27" w:rsidP="00E616ED">
      <w:pPr>
        <w:pStyle w:val="NormalWeb"/>
        <w:numPr>
          <w:ilvl w:val="0"/>
          <w:numId w:val="126"/>
        </w:numPr>
      </w:pPr>
      <w:r>
        <w:rPr>
          <w:rStyle w:val="Strong"/>
          <w:rFonts w:eastAsiaTheme="majorEastAsia"/>
        </w:rPr>
        <w:t>The Reefs of Coral and Bleaching</w:t>
      </w:r>
      <w:r>
        <w:t xml:space="preserve"> TODAY even healthy coral reefs are facing a greater threat. With climate change, our seas are WARMING. This leads to BLEACHING. Just a one or two degree rise in temperature can cause the corals to expel the tiny ALGAE that live in them. THE algae provide up to 90% of the corals’ energy. This causes the corals to die and then bleach and turn white. Many parts of the Great Barrier Reef of Australia are now bleached. If temperatures remain high for a few weeks, the CORALS will starve and eventually die.</w:t>
      </w:r>
      <w:r>
        <w:br/>
        <w:t>The carbon dioxide that is causing global heating is also making the seas more acidic. No reef can survive both changes. Without living corals, many of the reefs’ residents will also perish. During 2016 and 2017 more than 1000 kilometers of the Great Barrier Reef bleached. After 6 months, many of the corals were dead. The community was destroyed. Worldwide, HALF OF ALL CORAL REEFS have already died. The rest could be gone over the next few decades.</w:t>
      </w:r>
      <w:r>
        <w:br/>
        <w:t>Every reef HAS A SHARPLY DEFINED BOUNDARY: ITS CITY WALLS. On the outer side is the DROP OFF. These RAMPARTS protect the city from the OCEAN WAVES. Twice a day the walls are covered by the incoming tide.</w:t>
      </w:r>
      <w:r>
        <w:br/>
        <w:t>In the Bahamas, this phenomenon creates powerful WHIRLPOOLS brought about by the incoming TIDE rushing over deep CORAL CAVES. These whirlpools bring rich supplies of microscopic food to the reef from the open ocean.</w:t>
      </w:r>
      <w:r>
        <w:br/>
        <w:t>In the Maldives, one coral lagoon becomes so filled with PLANKTON from the tides that it attracts hundreds of ocean giants: MANTA RAYS.</w:t>
      </w:r>
      <w:r>
        <w:br/>
        <w:t>Manta rays are large rays belonging to the genus Manta. The larger species, M. birostris, reaches 7 m in width, while the smaller, M. alfredi, reaches 5.5 m. Both have triangular pectoral fins, horn-shaped cephalic fins and large, forward-facing mouths.</w:t>
      </w:r>
      <w:r>
        <w:br/>
        <w:t>THE MANTAS create a vortex of their own which further concentrates the food. THIS HIGHLY COORDINATED BEHAVIOR HAS BEEN CALLED THE MANTA CYCLONE. Then the tide changes and the supply of food is cut off. The Mantas leave the lagoon.</w:t>
      </w:r>
      <w:r>
        <w:br/>
        <w:t xml:space="preserve">Life on the SHELTERED SIDE of the REEF is sheltered and peaceful. </w:t>
      </w:r>
      <w:r>
        <w:rPr>
          <w:rStyle w:val="Strong"/>
          <w:rFonts w:eastAsiaTheme="majorEastAsia"/>
        </w:rPr>
        <w:t>(Volume 18)</w:t>
      </w:r>
    </w:p>
    <w:p w14:paraId="2ACF2513" w14:textId="77777777" w:rsidR="00205B27" w:rsidRDefault="00205B27" w:rsidP="00E616ED">
      <w:pPr>
        <w:pStyle w:val="NormalWeb"/>
        <w:numPr>
          <w:ilvl w:val="0"/>
          <w:numId w:val="126"/>
        </w:numPr>
      </w:pPr>
      <w:r>
        <w:rPr>
          <w:rStyle w:val="Strong"/>
          <w:rFonts w:eastAsiaTheme="majorEastAsia"/>
        </w:rPr>
        <w:t>Human Beings Have Unprecedented Control Over What Happens on the Planet</w:t>
      </w:r>
      <w:r>
        <w:t xml:space="preserve"> WE have become the most widespread and dominant species of animal on earth. We are certainly also the most numerous of all larger animals about 4 billion. [Now, in 2019 we are probably 7.7 billion in number]. We reached this number with meteoric speed. Most of this in the last 2000 years. WE HAVE UNPRECEDENTED CONTROL OVER WHAT HAPPENS ON EARTH. </w:t>
      </w:r>
      <w:r>
        <w:rPr>
          <w:rStyle w:val="Strong"/>
          <w:rFonts w:eastAsiaTheme="majorEastAsia"/>
        </w:rPr>
        <w:t>(Volume 18)</w:t>
      </w:r>
    </w:p>
    <w:p w14:paraId="67CE235D" w14:textId="77777777" w:rsidR="00205B27" w:rsidRDefault="00205B27" w:rsidP="00E616ED">
      <w:pPr>
        <w:pStyle w:val="NormalWeb"/>
        <w:numPr>
          <w:ilvl w:val="0"/>
          <w:numId w:val="126"/>
        </w:numPr>
      </w:pPr>
      <w:r>
        <w:rPr>
          <w:rStyle w:val="Strong"/>
          <w:rFonts w:eastAsiaTheme="majorEastAsia"/>
        </w:rPr>
        <w:t>Much Is Beyond Our Reach. Nothing Is Beyond Our Influence</w:t>
      </w:r>
      <w:r>
        <w:t xml:space="preserve"> MUCH IS BEYOND OUR REACH, BUT NOTHING IS BEYOND OUR INFLUENCE. </w:t>
      </w:r>
      <w:r>
        <w:rPr>
          <w:rStyle w:val="Strong"/>
          <w:rFonts w:eastAsiaTheme="majorEastAsia"/>
        </w:rPr>
        <w:t>(Volume 18)</w:t>
      </w:r>
    </w:p>
    <w:p w14:paraId="6A2FA257" w14:textId="77777777" w:rsidR="00205B27" w:rsidRDefault="00205B27" w:rsidP="00E616ED">
      <w:pPr>
        <w:pStyle w:val="NormalWeb"/>
        <w:numPr>
          <w:ilvl w:val="0"/>
          <w:numId w:val="126"/>
        </w:numPr>
      </w:pPr>
      <w:r>
        <w:rPr>
          <w:rStyle w:val="Strong"/>
          <w:rFonts w:eastAsiaTheme="majorEastAsia"/>
        </w:rPr>
        <w:t>The Polar Worlds Are Being Destroyed</w:t>
      </w:r>
      <w:r>
        <w:t xml:space="preserve"> Unwittingly we are changing the polar worlds, which seem so far beyond our reach, and THESE CHANGES WILL AFFECT THE ENTIRE EARTH. Antarctica is the coldest place on earth. It has been frozen for about 13 million years. </w:t>
      </w:r>
      <w:r>
        <w:rPr>
          <w:rStyle w:val="Strong"/>
          <w:rFonts w:eastAsiaTheme="majorEastAsia"/>
        </w:rPr>
        <w:t>(Volume 18)</w:t>
      </w:r>
    </w:p>
    <w:p w14:paraId="4073D19A" w14:textId="77777777" w:rsidR="00205B27" w:rsidRDefault="00205B27" w:rsidP="00E616ED">
      <w:pPr>
        <w:pStyle w:val="NormalWeb"/>
        <w:numPr>
          <w:ilvl w:val="0"/>
          <w:numId w:val="126"/>
        </w:numPr>
      </w:pPr>
      <w:r>
        <w:rPr>
          <w:rStyle w:val="Strong"/>
          <w:rFonts w:eastAsiaTheme="majorEastAsia"/>
        </w:rPr>
        <w:t>Protecting the Polar Regions</w:t>
      </w:r>
      <w:r>
        <w:t xml:space="preserve"> The stability of the icy isolated wastes of the Arctic and Antarctic is crucial to all life on the planet. In the last 70 years, things have changed at a frightening pace. The polar regions are warming faster than any other part of the planet. The Arctic in the North is a FROZEN OCEAN. All life in the Arctic depends on the sea ice, and it is all disappearing. Within a few years, the Arctic could be free of sea ice. Sea ice is not all that is changing; land ice is also changing fast. Greenland has been losing ice over the last 20 years, and the rate of loss is accelerating. The sea ice is an upside-down world. Algae grow underneath the ice when the sun penetrates. This algae world is like the grasslands of the great plains. Krill feed on it. When the ice melts, the krill are unprotected. Predators like the Gentoo come in flocks. They can dive as deep as 200 meters (650 feet). Humpbacked whales come from more than 8 thousand kilometers away in the tropics to feed on the krill. Almost all humpbacked whales in the southern hemisphere come to the Antarctic to feed on krill. Some feed alone. Others coordinate their hunt in groups feeding side by side at the top. Others dive deep when the krill go deep, surround the krill with walls of bubbles, tighten the circle, force the krill together, and then come up through the center to catch them. With the ban on commercial whaling, their numbers have replenished. BUT NOW THEIR FOOD SUPPLY IS UNDER THREAT. With the decline in sea ice over the last 50 years, krill populations have declined by more than one half. Beneath the waves, currents flow to the north and transport the nutrients to other parts of the planet. They fertilize the oceans and help to REGULATE GLOBAL TEMPERATURES. </w:t>
      </w:r>
      <w:r>
        <w:rPr>
          <w:rStyle w:val="Strong"/>
          <w:rFonts w:eastAsiaTheme="majorEastAsia"/>
        </w:rPr>
        <w:t>(Volume 18)</w:t>
      </w:r>
    </w:p>
    <w:p w14:paraId="798E1BA7" w14:textId="6440A8DC" w:rsidR="00336A0D" w:rsidRPr="00336A0D" w:rsidRDefault="00205B27" w:rsidP="00E616ED">
      <w:pPr>
        <w:pStyle w:val="NormalWeb"/>
        <w:numPr>
          <w:ilvl w:val="0"/>
          <w:numId w:val="126"/>
        </w:numPr>
      </w:pPr>
      <w:r>
        <w:rPr>
          <w:rStyle w:val="Strong"/>
          <w:rFonts w:eastAsiaTheme="majorEastAsia"/>
        </w:rPr>
        <w:t>Sea Ice and Its Importance</w:t>
      </w:r>
      <w:r>
        <w:t xml:space="preserve"> The ORCA is the top predator and over half of the world’s orcas patrol the polar seas of the South. From Orcas to penguins to whales and krill, all life here depends on the sea ice. The seas that surround Antarctica are the roughest on our planet. The huge waves bring up nutrients from the bottom and provide food for fish and nomads like the wandering albatross. </w:t>
      </w:r>
      <w:r>
        <w:rPr>
          <w:rStyle w:val="Strong"/>
          <w:rFonts w:eastAsiaTheme="majorEastAsia"/>
        </w:rPr>
        <w:t>(Volume 18)</w:t>
      </w:r>
    </w:p>
    <w:p w14:paraId="2172F19D" w14:textId="77777777" w:rsidR="00FD1A33" w:rsidRDefault="00FD1A33" w:rsidP="00E616ED">
      <w:pPr>
        <w:pStyle w:val="Heading4"/>
        <w:numPr>
          <w:ilvl w:val="0"/>
          <w:numId w:val="9"/>
        </w:numPr>
        <w:rPr>
          <w:rFonts w:asciiTheme="majorBidi" w:eastAsiaTheme="minorHAnsi" w:hAnsiTheme="majorBidi"/>
          <w:b/>
          <w:bCs/>
          <w:color w:val="C00000"/>
          <w:sz w:val="28"/>
          <w:szCs w:val="28"/>
        </w:rPr>
      </w:pPr>
      <w:bookmarkStart w:id="278" w:name="_Toc188509492"/>
      <w:r>
        <w:rPr>
          <w:rFonts w:asciiTheme="majorBidi" w:eastAsiaTheme="minorHAnsi" w:hAnsiTheme="majorBidi"/>
          <w:b/>
          <w:bCs/>
          <w:color w:val="C00000"/>
          <w:sz w:val="28"/>
          <w:szCs w:val="28"/>
        </w:rPr>
        <w:t xml:space="preserve"> </w:t>
      </w:r>
      <w:r w:rsidRPr="003B5FED">
        <w:rPr>
          <w:rFonts w:asciiTheme="majorBidi" w:eastAsiaTheme="minorHAnsi" w:hAnsiTheme="majorBidi"/>
          <w:b/>
          <w:bCs/>
          <w:color w:val="C00000"/>
          <w:sz w:val="28"/>
          <w:szCs w:val="28"/>
        </w:rPr>
        <w:t>Non-Reductionist Empiricism versus Reductionist Nominalist Empiricism</w:t>
      </w:r>
      <w:bookmarkEnd w:id="278"/>
    </w:p>
    <w:p w14:paraId="6A4A2368" w14:textId="7F390932" w:rsidR="00465338" w:rsidRPr="00465338" w:rsidRDefault="00465338" w:rsidP="00E616ED">
      <w:pPr>
        <w:pStyle w:val="ListParagraph"/>
        <w:numPr>
          <w:ilvl w:val="0"/>
          <w:numId w:val="129"/>
        </w:numPr>
        <w:rPr>
          <w:rFonts w:eastAsiaTheme="minorHAnsi"/>
        </w:rPr>
      </w:pPr>
      <w:r w:rsidRPr="00465338">
        <w:rPr>
          <w:rFonts w:eastAsiaTheme="minorHAnsi"/>
        </w:rPr>
        <w:t xml:space="preserve">The essence of nominalist empiricism is exemplified in one of the famous anecdotes of Juḥā. Juḥā--also known as Mullā Naṣr al-Dīn--is a comical figure in Islamic satirical literature. One story relates that Juḥā lost a ring in his house one night. After looking for a while but not finding it, he went outside to look for it there. A neighbor passing by asked him: “What are you looking for, neighbor?” Juḥā replied: “My ring.” The neighbor asked: “Where did you lose it?” Juḥā replied: “Somewhere in my house.” The puzzled neighbor asked: “Then why are you looking for it outside?” Because, Juḥā answered, “There is more light here.” </w:t>
      </w:r>
      <w:r>
        <w:rPr>
          <w:rFonts w:eastAsiaTheme="minorHAnsi"/>
        </w:rPr>
        <w:t xml:space="preserve"> </w:t>
      </w:r>
      <w:r>
        <w:rPr>
          <w:rFonts w:eastAsiaTheme="minorHAnsi"/>
          <w:b/>
          <w:bCs/>
        </w:rPr>
        <w:t>Volume 6</w:t>
      </w:r>
    </w:p>
    <w:p w14:paraId="393D2D71" w14:textId="31C4ECF4" w:rsidR="00465338" w:rsidRPr="00465338" w:rsidRDefault="00465338" w:rsidP="00465338">
      <w:pPr>
        <w:ind w:left="360"/>
        <w:rPr>
          <w:rFonts w:eastAsiaTheme="minorHAnsi"/>
        </w:rPr>
      </w:pPr>
    </w:p>
    <w:p w14:paraId="359EA8F7" w14:textId="3252B1C5" w:rsidR="00465338" w:rsidRPr="00041AC8" w:rsidRDefault="00465338" w:rsidP="00E616ED">
      <w:pPr>
        <w:pStyle w:val="ListParagraph"/>
        <w:numPr>
          <w:ilvl w:val="0"/>
          <w:numId w:val="129"/>
        </w:numPr>
        <w:rPr>
          <w:rFonts w:eastAsiaTheme="minorHAnsi"/>
        </w:rPr>
      </w:pPr>
      <w:r w:rsidRPr="00465338">
        <w:rPr>
          <w:rFonts w:eastAsiaTheme="minorHAnsi"/>
        </w:rPr>
        <w:t>Nominalist empiricism looked upon nature as “containing the principles of its own constitution and behavior,” which could all be discerned through the collection and interpretation of empirical data. It viewed nature as a self-operating mechanism. With this conviction, came belief in the human being a rational animal, adequate to his own needs. On the one hand, this materialist view of the world encouraged the careful study of nature, which came to be known as “science” on the supposition that “nature” necessarily reveals her ultimate reality by what happens in her. This view also did away with the doctrine of the transcendental nature of the vertical realm and its effect on and reflection in the natural order. Consequently, “nature revisionism” only concerned itself with how nature works, not what it ultimately is. Nature revisionism required the human observer only to reason in a particular manner on the evidence given, which became the sole, rationalist basis of modern science. Francis Bacon, one of the most important early advocates of this point of view, advocated the empirical systematization of natural phenomena as a means to power, wealth, and dominion--with no bearing on metaphysical insight or understanding or living in harmony with the natural world. It is concerned with how nature works. The question of what the world is and why become meaningless as do all questions that presuppose the existence of something prior to and above nature in the order of existence.</w:t>
      </w:r>
      <w:r>
        <w:rPr>
          <w:rFonts w:eastAsiaTheme="minorHAnsi"/>
        </w:rPr>
        <w:t xml:space="preserve"> </w:t>
      </w:r>
      <w:r>
        <w:rPr>
          <w:rFonts w:eastAsiaTheme="minorHAnsi"/>
          <w:b/>
          <w:bCs/>
        </w:rPr>
        <w:t>Volume 6</w:t>
      </w:r>
    </w:p>
    <w:p w14:paraId="61C0F6F6" w14:textId="69DF370C" w:rsidR="00041AC8" w:rsidRPr="00041AC8" w:rsidRDefault="00041AC8" w:rsidP="00E616ED">
      <w:pPr>
        <w:pStyle w:val="ListParagraph"/>
        <w:numPr>
          <w:ilvl w:val="0"/>
          <w:numId w:val="129"/>
        </w:numPr>
        <w:autoSpaceDE w:val="0"/>
        <w:autoSpaceDN w:val="0"/>
        <w:adjustRightInd w:val="0"/>
        <w:rPr>
          <w:rFonts w:ascii="Times-Roman" w:eastAsiaTheme="minorHAnsi" w:hAnsi="Times-Roman" w:cs="Times-Roman"/>
          <w:color w:val="000000"/>
          <w:sz w:val="28"/>
          <w:szCs w:val="28"/>
          <w14:ligatures w14:val="standardContextual"/>
        </w:rPr>
      </w:pPr>
      <w:r w:rsidRPr="00041AC8">
        <w:rPr>
          <w:rFonts w:ascii="Times-Roman" w:eastAsiaTheme="minorHAnsi" w:hAnsi="Times-Roman" w:cs="Times-Roman"/>
          <w:color w:val="000000"/>
          <w:sz w:val="28"/>
          <w:szCs w:val="28"/>
          <w14:ligatures w14:val="standardContextual"/>
        </w:rPr>
        <w:t xml:space="preserve">Nominalist empiricism looked upon nature as "containing the principles of its own constitution and behavior," known through the interpretation of data. It viewed NATURE as a </w:t>
      </w:r>
      <w:r w:rsidRPr="00041AC8">
        <w:rPr>
          <w:rFonts w:ascii="Times-Roman" w:eastAsiaTheme="minorHAnsi" w:hAnsi="Times-Roman" w:cs="Times-Roman"/>
          <w:color w:val="000000"/>
          <w:sz w:val="28"/>
          <w:szCs w:val="28"/>
          <w:u w:val="single"/>
          <w14:ligatures w14:val="standardContextual"/>
        </w:rPr>
        <w:t>self-operating mechanism</w:t>
      </w:r>
      <w:r w:rsidRPr="00041AC8">
        <w:rPr>
          <w:rFonts w:ascii="Times-Roman" w:eastAsiaTheme="minorHAnsi" w:hAnsi="Times-Roman" w:cs="Times-Roman"/>
          <w:color w:val="000000"/>
          <w:sz w:val="28"/>
          <w:szCs w:val="28"/>
          <w14:ligatures w14:val="standardContextual"/>
        </w:rPr>
        <w:t xml:space="preserve">. With this came belief in man's independent, natural goodness: </w:t>
      </w:r>
      <w:r w:rsidRPr="00041AC8">
        <w:rPr>
          <w:rFonts w:ascii="Times-Roman" w:eastAsiaTheme="minorHAnsi" w:hAnsi="Times-Roman" w:cs="Times-Roman"/>
          <w:color w:val="000000"/>
          <w:sz w:val="28"/>
          <w:szCs w:val="28"/>
          <w:u w:val="single"/>
          <w14:ligatures w14:val="standardContextual"/>
        </w:rPr>
        <w:t>Man as a rational animal adequate to his own needs. It elevated rationalism to the rank of philosophy.</w:t>
      </w:r>
      <w:r w:rsidRPr="00041AC8">
        <w:rPr>
          <w:rFonts w:ascii="Times-Roman" w:eastAsiaTheme="minorHAnsi" w:hAnsi="Times-Roman" w:cs="Times-Roman"/>
          <w:color w:val="000000"/>
          <w:sz w:val="28"/>
          <w:szCs w:val="28"/>
          <w14:ligatures w14:val="standardContextual"/>
        </w:rPr>
        <w:t xml:space="preserve">   </w:t>
      </w:r>
      <w:r w:rsidRPr="00041AC8">
        <w:rPr>
          <w:rFonts w:ascii="Times-Roman" w:eastAsiaTheme="minorHAnsi" w:hAnsi="Times-Roman" w:cs="Times-Roman"/>
          <w:b/>
          <w:bCs/>
          <w:color w:val="000000"/>
          <w:sz w:val="28"/>
          <w:szCs w:val="28"/>
          <w14:ligatures w14:val="standardContextual"/>
        </w:rPr>
        <w:t>(</w:t>
      </w:r>
      <w:r w:rsidRPr="00041AC8">
        <w:rPr>
          <w:rFonts w:ascii="Helvetica" w:eastAsiaTheme="minorHAnsi" w:hAnsi="Helvetica" w:cs="Helvetica"/>
          <w:b/>
          <w:bCs/>
          <w14:ligatures w14:val="standardContextual"/>
        </w:rPr>
        <w:t>Volume 17)</w:t>
      </w:r>
    </w:p>
    <w:p w14:paraId="42CF1AFA" w14:textId="334FAE9D" w:rsidR="00041AC8" w:rsidRPr="00041AC8" w:rsidRDefault="00041AC8" w:rsidP="00E616ED">
      <w:pPr>
        <w:pStyle w:val="ListParagraph"/>
        <w:numPr>
          <w:ilvl w:val="0"/>
          <w:numId w:val="129"/>
        </w:numPr>
        <w:autoSpaceDE w:val="0"/>
        <w:autoSpaceDN w:val="0"/>
        <w:adjustRightInd w:val="0"/>
        <w:rPr>
          <w:rFonts w:ascii="Times-Roman" w:eastAsiaTheme="minorHAnsi" w:hAnsi="Times-Roman" w:cs="Times-Roman"/>
          <w:color w:val="000000"/>
          <w:sz w:val="28"/>
          <w:szCs w:val="28"/>
          <w14:ligatures w14:val="standardContextual"/>
        </w:rPr>
      </w:pPr>
      <w:r w:rsidRPr="00041AC8">
        <w:rPr>
          <w:rFonts w:ascii="Times-Roman" w:eastAsiaTheme="minorHAnsi" w:hAnsi="Times-Roman" w:cs="Times-Roman"/>
          <w:color w:val="000000"/>
          <w:sz w:val="28"/>
          <w:szCs w:val="28"/>
          <w14:ligatures w14:val="standardContextual"/>
        </w:rPr>
        <w:t xml:space="preserve">This REVISION had two philosophical consequences: </w:t>
      </w:r>
      <w:r w:rsidRPr="00041AC8">
        <w:rPr>
          <w:rFonts w:ascii="Times-Roman" w:eastAsiaTheme="minorHAnsi" w:hAnsi="Times-Roman" w:cs="Times-Roman"/>
          <w:b/>
          <w:bCs/>
          <w:color w:val="000000"/>
          <w:sz w:val="28"/>
          <w:szCs w:val="28"/>
          <w14:ligatures w14:val="standardContextual"/>
        </w:rPr>
        <w:t>(</w:t>
      </w:r>
      <w:r w:rsidRPr="00041AC8">
        <w:rPr>
          <w:rFonts w:ascii="Helvetica" w:eastAsiaTheme="minorHAnsi" w:hAnsi="Helvetica" w:cs="Helvetica"/>
          <w:b/>
          <w:bCs/>
          <w14:ligatures w14:val="standardContextual"/>
        </w:rPr>
        <w:t>Volume 17)</w:t>
      </w:r>
    </w:p>
    <w:p w14:paraId="33CD2E12" w14:textId="338E0193" w:rsidR="00041AC8" w:rsidRPr="00041AC8" w:rsidRDefault="00041AC8" w:rsidP="00E616ED">
      <w:pPr>
        <w:pStyle w:val="ListParagraph"/>
        <w:numPr>
          <w:ilvl w:val="1"/>
          <w:numId w:val="129"/>
        </w:numPr>
        <w:autoSpaceDE w:val="0"/>
        <w:autoSpaceDN w:val="0"/>
        <w:adjustRightInd w:val="0"/>
        <w:rPr>
          <w:rFonts w:ascii="Times-Roman" w:eastAsiaTheme="minorHAnsi" w:hAnsi="Times-Roman" w:cs="Times-Roman"/>
          <w:color w:val="000000"/>
          <w:sz w:val="28"/>
          <w:szCs w:val="28"/>
          <w14:ligatures w14:val="standardContextual"/>
        </w:rPr>
      </w:pPr>
      <w:r w:rsidRPr="00041AC8">
        <w:rPr>
          <w:rFonts w:ascii="Times-Roman" w:eastAsiaTheme="minorHAnsi" w:hAnsi="Times-Roman" w:cs="Times-Roman"/>
          <w:color w:val="000000"/>
          <w:sz w:val="28"/>
          <w:szCs w:val="28"/>
          <w14:ligatures w14:val="standardContextual"/>
        </w:rPr>
        <w:t xml:space="preserve">1) It encouraged the careful study of nature, which has come to be known as science, on the supposition that nature reveals her essence by her acts.   </w:t>
      </w:r>
      <w:r w:rsidRPr="00041AC8">
        <w:rPr>
          <w:rFonts w:ascii="Times-Roman" w:eastAsiaTheme="minorHAnsi" w:hAnsi="Times-Roman" w:cs="Times-Roman"/>
          <w:b/>
          <w:bCs/>
          <w:color w:val="000000"/>
          <w:sz w:val="28"/>
          <w:szCs w:val="28"/>
          <w14:ligatures w14:val="standardContextual"/>
        </w:rPr>
        <w:t>(</w:t>
      </w:r>
      <w:r w:rsidRPr="00041AC8">
        <w:rPr>
          <w:rFonts w:ascii="Helvetica" w:eastAsiaTheme="minorHAnsi" w:hAnsi="Helvetica" w:cs="Helvetica"/>
          <w:b/>
          <w:bCs/>
          <w14:ligatures w14:val="standardContextual"/>
        </w:rPr>
        <w:t>Volume 17)</w:t>
      </w:r>
    </w:p>
    <w:p w14:paraId="616D2D3F" w14:textId="5F01D44F" w:rsidR="00041AC8" w:rsidRPr="00BC7EA1" w:rsidRDefault="00041AC8" w:rsidP="00E616ED">
      <w:pPr>
        <w:pStyle w:val="ListParagraph"/>
        <w:numPr>
          <w:ilvl w:val="1"/>
          <w:numId w:val="129"/>
        </w:numPr>
        <w:autoSpaceDE w:val="0"/>
        <w:autoSpaceDN w:val="0"/>
        <w:adjustRightInd w:val="0"/>
        <w:rPr>
          <w:rFonts w:ascii="Times-Roman" w:eastAsiaTheme="minorHAnsi" w:hAnsi="Times-Roman" w:cs="Times-Roman"/>
          <w:color w:val="000000"/>
          <w:sz w:val="28"/>
          <w:szCs w:val="28"/>
          <w14:ligatures w14:val="standardContextual"/>
        </w:rPr>
      </w:pPr>
      <w:r w:rsidRPr="00041AC8">
        <w:rPr>
          <w:rFonts w:ascii="Times-Roman" w:eastAsiaTheme="minorHAnsi" w:hAnsi="Times-Roman" w:cs="Times-Roman"/>
          <w:color w:val="000000"/>
          <w:sz w:val="28"/>
          <w:szCs w:val="28"/>
          <w14:ligatures w14:val="standardContextual"/>
        </w:rPr>
        <w:t xml:space="preserve">2) It did away with the doctrine of forms imperfectly realized.   </w:t>
      </w:r>
      <w:r w:rsidRPr="00041AC8">
        <w:rPr>
          <w:rFonts w:ascii="Times-Roman" w:eastAsiaTheme="minorHAnsi" w:hAnsi="Times-Roman" w:cs="Times-Roman"/>
          <w:b/>
          <w:bCs/>
          <w:color w:val="000000"/>
          <w:sz w:val="28"/>
          <w:szCs w:val="28"/>
          <w14:ligatures w14:val="standardContextual"/>
        </w:rPr>
        <w:t>(</w:t>
      </w:r>
      <w:r w:rsidRPr="00041AC8">
        <w:rPr>
          <w:rFonts w:ascii="Helvetica" w:eastAsiaTheme="minorHAnsi" w:hAnsi="Helvetica" w:cs="Helvetica"/>
          <w:b/>
          <w:bCs/>
          <w14:ligatures w14:val="standardContextual"/>
        </w:rPr>
        <w:t>Volume 17)</w:t>
      </w:r>
    </w:p>
    <w:p w14:paraId="30C71F89" w14:textId="6FDAF9DD" w:rsidR="00BC7EA1" w:rsidRPr="00041AC8" w:rsidRDefault="00BC7EA1" w:rsidP="00E616ED">
      <w:pPr>
        <w:pStyle w:val="ListParagraph"/>
        <w:numPr>
          <w:ilvl w:val="0"/>
          <w:numId w:val="129"/>
        </w:numPr>
        <w:autoSpaceDE w:val="0"/>
        <w:autoSpaceDN w:val="0"/>
        <w:adjustRightInd w:val="0"/>
        <w:rPr>
          <w:rFonts w:ascii="Times-Roman" w:eastAsiaTheme="minorHAnsi" w:hAnsi="Times-Roman" w:cs="Times-Roman"/>
          <w:color w:val="000000"/>
          <w:sz w:val="28"/>
          <w:szCs w:val="28"/>
          <w14:ligatures w14:val="standardContextual"/>
        </w:rPr>
      </w:pPr>
      <w:commentRangeStart w:id="279"/>
      <w:r w:rsidRPr="00BC7EA1">
        <w:rPr>
          <w:rFonts w:ascii="Times-Roman" w:eastAsiaTheme="minorHAnsi" w:hAnsi="Times-Roman" w:cs="Times-Roman"/>
          <w:color w:val="000000"/>
          <w:sz w:val="28"/>
          <w:szCs w:val="28"/>
          <w14:ligatures w14:val="standardContextual"/>
        </w:rPr>
        <w:t>Immanentism: Only One Short Step Removed from Nominalist Empiricism</w:t>
      </w:r>
      <w:r>
        <w:rPr>
          <w:rFonts w:ascii="Times-Roman" w:eastAsiaTheme="minorHAnsi" w:hAnsi="Times-Roman" w:cs="Times-Roman"/>
          <w:color w:val="000000"/>
          <w:sz w:val="28"/>
          <w:szCs w:val="28"/>
          <w14:ligatures w14:val="standardContextual"/>
        </w:rPr>
        <w:t xml:space="preserve">  </w:t>
      </w:r>
      <w:r>
        <w:rPr>
          <w:rFonts w:ascii="Times-Roman" w:eastAsiaTheme="minorHAnsi" w:hAnsi="Times-Roman" w:cs="Times-Roman"/>
          <w:b/>
          <w:bCs/>
          <w:color w:val="000000"/>
          <w:sz w:val="28"/>
          <w:szCs w:val="28"/>
          <w14:ligatures w14:val="standardContextual"/>
        </w:rPr>
        <w:t xml:space="preserve">(Volume 7) </w:t>
      </w:r>
      <w:r>
        <w:rPr>
          <w:rFonts w:ascii="Times-Roman" w:eastAsiaTheme="minorHAnsi" w:hAnsi="Times-Roman" w:cs="Times-Roman"/>
          <w:color w:val="000000"/>
          <w:sz w:val="28"/>
          <w:szCs w:val="28"/>
          <w14:ligatures w14:val="standardContextual"/>
        </w:rPr>
        <w:t xml:space="preserve"> </w:t>
      </w:r>
      <w:commentRangeEnd w:id="279"/>
      <w:r w:rsidRPr="00041AC8">
        <w:rPr>
          <w:rStyle w:val="CommentReference"/>
          <w:rFonts w:ascii="Times-Roman" w:eastAsiaTheme="minorHAnsi" w:hAnsi="Times-Roman" w:cs="Times-Roman"/>
          <w:color w:val="000000"/>
          <w:sz w:val="28"/>
          <w:szCs w:val="28"/>
          <w14:ligatures w14:val="standardContextual"/>
        </w:rPr>
        <w:commentReference w:id="279"/>
      </w:r>
    </w:p>
    <w:p w14:paraId="708B3D7B" w14:textId="77777777" w:rsidR="00FD1A33" w:rsidRPr="0018523E" w:rsidRDefault="00FD1A33" w:rsidP="00FD1A33">
      <w:pPr>
        <w:rPr>
          <w:rFonts w:eastAsiaTheme="minorHAnsi"/>
        </w:rPr>
      </w:pPr>
    </w:p>
    <w:p w14:paraId="28C28FDF" w14:textId="77777777" w:rsidR="00FD1A33" w:rsidRDefault="00FD1A33" w:rsidP="00E616ED">
      <w:pPr>
        <w:pStyle w:val="Heading4"/>
        <w:numPr>
          <w:ilvl w:val="0"/>
          <w:numId w:val="9"/>
        </w:numPr>
        <w:rPr>
          <w:rFonts w:asciiTheme="majorBidi" w:eastAsiaTheme="minorHAnsi" w:hAnsiTheme="majorBidi"/>
          <w:b/>
          <w:bCs/>
          <w:color w:val="C00000"/>
          <w:sz w:val="28"/>
          <w:szCs w:val="28"/>
        </w:rPr>
      </w:pPr>
      <w:bookmarkStart w:id="280" w:name="_Toc188509493"/>
      <w:r>
        <w:rPr>
          <w:rFonts w:asciiTheme="majorBidi" w:eastAsiaTheme="minorHAnsi" w:hAnsiTheme="majorBidi"/>
          <w:b/>
          <w:bCs/>
          <w:color w:val="C00000"/>
          <w:sz w:val="28"/>
          <w:szCs w:val="28"/>
        </w:rPr>
        <w:t xml:space="preserve"> </w:t>
      </w:r>
      <w:r w:rsidRPr="0018523E">
        <w:rPr>
          <w:rFonts w:asciiTheme="majorBidi" w:eastAsiaTheme="minorHAnsi" w:hAnsiTheme="majorBidi"/>
          <w:b/>
          <w:bCs/>
          <w:color w:val="C00000"/>
          <w:sz w:val="28"/>
          <w:szCs w:val="28"/>
        </w:rPr>
        <w:t>Reductionism</w:t>
      </w:r>
      <w:bookmarkEnd w:id="280"/>
    </w:p>
    <w:p w14:paraId="43E4BFD6" w14:textId="64C0396D" w:rsidR="00467C56" w:rsidRDefault="00467C56" w:rsidP="00E616ED">
      <w:pPr>
        <w:pStyle w:val="FootnoteText"/>
        <w:numPr>
          <w:ilvl w:val="0"/>
          <w:numId w:val="130"/>
        </w:numPr>
        <w:rPr>
          <w:rFonts w:ascii="Times New Roman" w:hAnsi="Times New Roman" w:cs="Times New Roman"/>
          <w:sz w:val="20"/>
          <w:szCs w:val="20"/>
        </w:rPr>
      </w:pPr>
      <w:bookmarkStart w:id="281" w:name="_Toc188509494"/>
      <w:r w:rsidRPr="00512709">
        <w:rPr>
          <w:rStyle w:val="FootnoteReference"/>
          <w:rFonts w:ascii="Times New Roman" w:hAnsi="Times New Roman" w:cs="Times New Roman"/>
          <w:sz w:val="20"/>
          <w:szCs w:val="20"/>
        </w:rPr>
        <w:footnoteRef/>
      </w:r>
      <w:r w:rsidRPr="00512709">
        <w:rPr>
          <w:rFonts w:ascii="Times New Roman" w:hAnsi="Times New Roman" w:cs="Times New Roman"/>
          <w:sz w:val="20"/>
          <w:szCs w:val="20"/>
        </w:rPr>
        <w:t xml:space="preserve"> </w:t>
      </w:r>
      <w:r w:rsidRPr="00512709">
        <w:rPr>
          <w:rFonts w:ascii="Times New Roman" w:hAnsi="Times New Roman" w:cs="Times New Roman"/>
          <w:b/>
          <w:bCs/>
          <w:sz w:val="20"/>
          <w:szCs w:val="20"/>
        </w:rPr>
        <w:t>Reductionism</w:t>
      </w:r>
      <w:r w:rsidRPr="00512709">
        <w:rPr>
          <w:rFonts w:ascii="Times New Roman" w:hAnsi="Times New Roman" w:cs="Times New Roman"/>
          <w:sz w:val="20"/>
          <w:szCs w:val="20"/>
        </w:rPr>
        <w:t xml:space="preserve"> is the propensity to “reduce” our perception of reality to certain ideas and elements of something to the exclusion of others. Systematic reductionism always excludes something crucial from our understanding of things. Reductionism also refers to any ideology or system of ideas and ideals that reduces our perception of reality to certain elements of phenomena to the exclusion of others. In this negative sense, reductionism means that something crucial has been left out of our understanding by means of this reduction. In cosmology and science, reductionism commonly rejects the metaphysical dimension of reality, although possibly seeking to retain its ethical content. Empiricism--or knowledge taken from the experiences of our five outward senses--is a valid and necessary source of knowledge, but, in the present age, empiricism is often accompanied by an ideology of reductionism that excludes from our understanding of reality all phenomena that cannot be directly perceived by the five senses.</w:t>
      </w:r>
    </w:p>
    <w:p w14:paraId="58654F52" w14:textId="2587C3D1" w:rsidR="00637731" w:rsidRPr="00BF3F06" w:rsidRDefault="00637731" w:rsidP="00E616ED">
      <w:pPr>
        <w:pStyle w:val="FootnoteText"/>
        <w:numPr>
          <w:ilvl w:val="0"/>
          <w:numId w:val="130"/>
        </w:numPr>
        <w:rPr>
          <w:rFonts w:ascii="Times New Roman" w:hAnsi="Times New Roman" w:cs="Times New Roman"/>
          <w:sz w:val="20"/>
          <w:szCs w:val="20"/>
        </w:rPr>
      </w:pPr>
      <w:r w:rsidRPr="00637731">
        <w:rPr>
          <w:rFonts w:ascii="Times New Roman" w:hAnsi="Times New Roman" w:cs="Times New Roman"/>
          <w:sz w:val="20"/>
          <w:szCs w:val="20"/>
        </w:rPr>
        <w:t>Denial of this intrinsic and unseen relation between essence and accident is typical of contemporary modernism and scientism. It is one of the first manifestations of the systematic superficiality of reductionism that characterizes human beings today.</w:t>
      </w:r>
      <w:r>
        <w:rPr>
          <w:rFonts w:ascii="Times New Roman" w:hAnsi="Times New Roman" w:cs="Times New Roman"/>
          <w:sz w:val="20"/>
          <w:szCs w:val="20"/>
        </w:rPr>
        <w:t xml:space="preserve"> </w:t>
      </w:r>
      <w:r>
        <w:rPr>
          <w:rFonts w:ascii="Times New Roman" w:hAnsi="Times New Roman" w:cs="Times New Roman"/>
          <w:b/>
          <w:bCs/>
          <w:sz w:val="20"/>
          <w:szCs w:val="20"/>
        </w:rPr>
        <w:t>Volume 7b</w:t>
      </w:r>
    </w:p>
    <w:p w14:paraId="7FC0BCD9" w14:textId="245DDB49" w:rsidR="00BF3F06" w:rsidRPr="002E2BA3" w:rsidRDefault="00BF3F06" w:rsidP="00E616ED">
      <w:pPr>
        <w:pStyle w:val="FootnoteText"/>
        <w:numPr>
          <w:ilvl w:val="0"/>
          <w:numId w:val="130"/>
        </w:numPr>
        <w:rPr>
          <w:rFonts w:ascii="Times New Roman" w:hAnsi="Times New Roman" w:cs="Times New Roman"/>
          <w:sz w:val="20"/>
          <w:szCs w:val="20"/>
        </w:rPr>
      </w:pPr>
      <w:r w:rsidRPr="00BF3F06">
        <w:rPr>
          <w:rFonts w:ascii="Times New Roman" w:hAnsi="Times New Roman" w:cs="Times New Roman"/>
          <w:sz w:val="20"/>
          <w:szCs w:val="20"/>
        </w:rPr>
        <w:t>The Islamic Science of Divinity, like any other sound theoretical endeavor, regards any form of reductionism as groundless and unenlightened—which includes a significant body of contemporary thought, Scientism, and conventional wisdom—whenever it declares the five outward senses to be our only gateway to reality. In establishing First Principles and the basic guidelines of Human perception and thought, the Intellect works independently of experience. Sense-based knowledge, on the other hand, requires data and repetition. It establishes links between phenomena on this basis and helps us predict how things will function in the future. Muslim Scholars of Divinity refer to each generalization about the world that the Intellect establishes through sense perception—not as “laws” of nature, which, as we will see, are not actually laws—but as the Sunna of God (the divine Custom or Divinely established norms) in creation. We live in an age of Empirical Science, which is technically based on the five outward senses. As implied above, however, strict empiricism per se is in reality a misnomer, because sensory experience in isolation has no meaning without the Intellect to make what we perceive Intelligible.</w:t>
      </w:r>
      <w:r>
        <w:rPr>
          <w:rFonts w:ascii="Times New Roman" w:hAnsi="Times New Roman" w:cs="Times New Roman"/>
          <w:sz w:val="20"/>
          <w:szCs w:val="20"/>
        </w:rPr>
        <w:t xml:space="preserve"> </w:t>
      </w:r>
      <w:r>
        <w:rPr>
          <w:rFonts w:ascii="Times New Roman" w:hAnsi="Times New Roman" w:cs="Times New Roman"/>
          <w:b/>
          <w:bCs/>
          <w:sz w:val="20"/>
          <w:szCs w:val="20"/>
        </w:rPr>
        <w:t xml:space="preserve">Volume </w:t>
      </w:r>
      <w:r w:rsidR="002E2BA3">
        <w:rPr>
          <w:rFonts w:ascii="Times New Roman" w:hAnsi="Times New Roman" w:cs="Times New Roman"/>
          <w:b/>
          <w:bCs/>
          <w:sz w:val="20"/>
          <w:szCs w:val="20"/>
        </w:rPr>
        <w:t xml:space="preserve">6 Excerpts </w:t>
      </w:r>
    </w:p>
    <w:p w14:paraId="556EA185" w14:textId="77777777" w:rsidR="002A36AD" w:rsidRPr="002A36AD" w:rsidRDefault="002A36AD" w:rsidP="002A36AD">
      <w:pPr>
        <w:pStyle w:val="FootnoteText"/>
        <w:ind w:left="720"/>
        <w:rPr>
          <w:rFonts w:ascii="Times New Roman" w:hAnsi="Times New Roman" w:cs="Times New Roman"/>
          <w:sz w:val="20"/>
          <w:szCs w:val="20"/>
        </w:rPr>
      </w:pPr>
    </w:p>
    <w:p w14:paraId="10375CE9" w14:textId="3E3EDC13" w:rsidR="002A36AD" w:rsidRPr="002A36AD" w:rsidRDefault="002A36AD" w:rsidP="00E616ED">
      <w:pPr>
        <w:pStyle w:val="FootnoteText"/>
        <w:numPr>
          <w:ilvl w:val="0"/>
          <w:numId w:val="130"/>
        </w:numPr>
        <w:rPr>
          <w:rFonts w:ascii="Times New Roman" w:hAnsi="Times New Roman" w:cs="Times New Roman"/>
          <w:sz w:val="20"/>
          <w:szCs w:val="20"/>
        </w:rPr>
      </w:pPr>
      <w:r w:rsidRPr="002A36AD">
        <w:rPr>
          <w:rFonts w:ascii="Times New Roman" w:hAnsi="Times New Roman" w:cs="Times New Roman"/>
          <w:sz w:val="20"/>
          <w:szCs w:val="20"/>
        </w:rPr>
        <w:t>Totalitarian Scientism and Its Role In Destroying the Environment</w:t>
      </w:r>
      <w:r>
        <w:rPr>
          <w:rFonts w:ascii="Times New Roman" w:hAnsi="Times New Roman" w:cs="Times New Roman"/>
          <w:sz w:val="20"/>
          <w:szCs w:val="20"/>
        </w:rPr>
        <w:t xml:space="preserve"> </w:t>
      </w:r>
      <w:r>
        <w:rPr>
          <w:rFonts w:ascii="Times New Roman" w:hAnsi="Times New Roman" w:cs="Times New Roman"/>
          <w:b/>
          <w:bCs/>
          <w:sz w:val="20"/>
          <w:szCs w:val="20"/>
        </w:rPr>
        <w:t xml:space="preserve">Volume </w:t>
      </w:r>
      <w:r w:rsidR="004E1CF0">
        <w:rPr>
          <w:rFonts w:ascii="Times New Roman" w:hAnsi="Times New Roman" w:cs="Times New Roman"/>
          <w:b/>
          <w:bCs/>
          <w:sz w:val="20"/>
          <w:szCs w:val="20"/>
        </w:rPr>
        <w:t>18</w:t>
      </w:r>
    </w:p>
    <w:p w14:paraId="36F41835" w14:textId="77777777" w:rsidR="002A36AD" w:rsidRPr="002A36AD" w:rsidRDefault="002A36AD" w:rsidP="00E616ED">
      <w:pPr>
        <w:pStyle w:val="FootnoteText"/>
        <w:numPr>
          <w:ilvl w:val="1"/>
          <w:numId w:val="130"/>
        </w:numPr>
        <w:rPr>
          <w:rFonts w:ascii="Times New Roman" w:hAnsi="Times New Roman" w:cs="Times New Roman"/>
          <w:sz w:val="20"/>
          <w:szCs w:val="20"/>
        </w:rPr>
      </w:pPr>
      <w:r w:rsidRPr="002A36AD">
        <w:rPr>
          <w:rFonts w:ascii="Times New Roman" w:hAnsi="Times New Roman" w:cs="Times New Roman"/>
          <w:sz w:val="20"/>
          <w:szCs w:val="20"/>
        </w:rPr>
        <w:t xml:space="preserve">Seyyed Hossein Nasr, Man and Nature, 4: </w:t>
      </w:r>
    </w:p>
    <w:p w14:paraId="35ED492F" w14:textId="4D51809F" w:rsidR="002E2BA3" w:rsidRDefault="002A36AD" w:rsidP="00E616ED">
      <w:pPr>
        <w:pStyle w:val="FootnoteText"/>
        <w:numPr>
          <w:ilvl w:val="1"/>
          <w:numId w:val="130"/>
        </w:numPr>
        <w:rPr>
          <w:rFonts w:ascii="Times New Roman" w:hAnsi="Times New Roman" w:cs="Times New Roman"/>
          <w:sz w:val="20"/>
          <w:szCs w:val="20"/>
        </w:rPr>
      </w:pPr>
      <w:r w:rsidRPr="002A36AD">
        <w:rPr>
          <w:rFonts w:ascii="Times New Roman" w:hAnsi="Times New Roman" w:cs="Times New Roman"/>
          <w:sz w:val="20"/>
          <w:szCs w:val="20"/>
        </w:rPr>
        <w:t xml:space="preserve">“One of the chief causes of this lack of acceptance of the spiritual dimension of the ecological crisis is the survival of a scientism which continues to present modern science not as a particular way of knowing nature, but as a complete and totalitarian philosophy which reduces all reality to the physical domain and does not wish under any condition to accept the possibility of the existence of non-scientistic world-views. While not denying the legitimacy of a science limited to the physical dimension of reality, alternative world-views drawn from traditional doctrines remain constantly aware of the inner nexus which binds physical nature to the realm of the Spirit, and the outward face of things to an inner reality which they at once veil and reveal. </w:t>
      </w:r>
      <w:r w:rsidRPr="002A36AD">
        <w:rPr>
          <w:rFonts w:ascii="Times New Roman" w:hAnsi="Times New Roman" w:cs="Times New Roman"/>
          <w:b/>
          <w:bCs/>
          <w:i/>
          <w:iCs/>
          <w:sz w:val="20"/>
          <w:szCs w:val="20"/>
          <w:u w:val="single"/>
        </w:rPr>
        <w:t>This reductionism</w:t>
      </w:r>
      <w:r w:rsidRPr="002A36AD">
        <w:rPr>
          <w:rFonts w:ascii="Times New Roman" w:hAnsi="Times New Roman" w:cs="Times New Roman"/>
          <w:sz w:val="20"/>
          <w:szCs w:val="20"/>
        </w:rPr>
        <w:t xml:space="preserve"> and scientism has prevented Western science, for the most part, from turning to the more inward causes of the environmental crisis, while many individual scientists become ever more interested in ecological questions and even somewhat more responsible for the often catastrophic effects of their ‘disinterested’ and ‘pure’ research.”  </w:t>
      </w:r>
    </w:p>
    <w:p w14:paraId="791AE8D9" w14:textId="77777777" w:rsidR="00F96F81" w:rsidRDefault="00F96F81" w:rsidP="00F96F81">
      <w:pPr>
        <w:pStyle w:val="FootnoteText"/>
        <w:rPr>
          <w:rFonts w:ascii="Times New Roman" w:hAnsi="Times New Roman" w:cs="Times New Roman"/>
          <w:sz w:val="20"/>
          <w:szCs w:val="20"/>
        </w:rPr>
      </w:pPr>
    </w:p>
    <w:p w14:paraId="2BBDDA13" w14:textId="13A1A396" w:rsidR="0021071E" w:rsidRPr="0021071E" w:rsidRDefault="0021071E" w:rsidP="00E616ED">
      <w:pPr>
        <w:pStyle w:val="FootnoteText"/>
        <w:numPr>
          <w:ilvl w:val="0"/>
          <w:numId w:val="130"/>
        </w:numPr>
        <w:rPr>
          <w:rFonts w:ascii="Times New Roman" w:hAnsi="Times New Roman" w:cs="Times New Roman"/>
          <w:sz w:val="20"/>
          <w:szCs w:val="20"/>
        </w:rPr>
      </w:pPr>
      <w:r>
        <w:rPr>
          <w:rFonts w:ascii="Helvetica" w:hAnsi="Helvetica" w:cs="Helvetica"/>
          <w:b/>
          <w:bCs/>
          <w:sz w:val="20"/>
          <w:szCs w:val="20"/>
        </w:rPr>
        <w:t>Materialist or Empiricist Reductionism</w:t>
      </w:r>
      <w:r>
        <w:rPr>
          <w:rFonts w:ascii="Helvetica" w:hAnsi="Helvetica" w:cs="Helvetica"/>
          <w:sz w:val="20"/>
          <w:szCs w:val="20"/>
        </w:rPr>
        <w:t xml:space="preserve"> differ fundamentally from standard empiricism as a valid investigatory and properly Scientific methodology—free of any unnecessary ideological impositions. Speaking more broadly, however,</w:t>
      </w:r>
      <w:r>
        <w:rPr>
          <w:rFonts w:ascii="Helvetica" w:hAnsi="Helvetica" w:cs="Helvetica"/>
          <w:b/>
          <w:bCs/>
          <w:sz w:val="20"/>
          <w:szCs w:val="20"/>
        </w:rPr>
        <w:t xml:space="preserve"> Reductionism</w:t>
      </w:r>
      <w:r>
        <w:rPr>
          <w:rFonts w:ascii="Helvetica" w:hAnsi="Helvetica" w:cs="Helvetica"/>
          <w:sz w:val="20"/>
          <w:szCs w:val="20"/>
        </w:rPr>
        <w:t xml:space="preserve"> as an ideological or methodological approach applies to many fields of thought, and certainly not just to Material Science. All Reductionism has the distinctive feature of “reducing” our perception of Reality or a particular field of study or to certain elements and ideas </w:t>
      </w:r>
      <w:r>
        <w:rPr>
          <w:rFonts w:ascii="Helvetica" w:hAnsi="Helvetica" w:cs="Helvetica"/>
          <w:sz w:val="20"/>
          <w:szCs w:val="20"/>
          <w:u w:val="single"/>
        </w:rPr>
        <w:t>to the exclusion of others</w:t>
      </w:r>
      <w:r>
        <w:rPr>
          <w:rFonts w:ascii="Helvetica" w:hAnsi="Helvetica" w:cs="Helvetica"/>
          <w:sz w:val="20"/>
          <w:szCs w:val="20"/>
        </w:rPr>
        <w:t xml:space="preserve">. Such “systematic Reductionism” is fallacious whenever—in its reductionist process—it excludes anything crucial from our investigation and understanding of things. For their part, Materialist and Empiricist Reductionism delimit “Reality” to the physical domain perceived by the five outward senses, that is, to the world of material objects alone. Empiricist and Materialist Reductionism rank among the dominant official mythologies of our Secularist Age, and they constitute powerful belief systems that make up the </w:t>
      </w:r>
      <w:r>
        <w:rPr>
          <w:rFonts w:ascii="Helvetica" w:hAnsi="Helvetica" w:cs="Helvetica"/>
          <w:i/>
          <w:iCs/>
          <w:sz w:val="20"/>
          <w:szCs w:val="20"/>
        </w:rPr>
        <w:t>de facto</w:t>
      </w:r>
      <w:r>
        <w:rPr>
          <w:rFonts w:ascii="Helvetica" w:hAnsi="Helvetica" w:cs="Helvetica"/>
          <w:sz w:val="20"/>
          <w:szCs w:val="20"/>
        </w:rPr>
        <w:t xml:space="preserve"> theology of Scientism and Secular Alternatives to Religion, which will be discussed in greater detail in what follows. In Empiricist Reductionism the five outward senses are Humanity’s only gateway to Reality, and nothing can be called “Real” that evades their detection. Thus, Materialist Reductionism denies the greatest “universalizing” propensity of the sound Intellect as well as First Principles and all basic guidelines of Human perception—such as the proper understanding of the Logical categories of thought—that that a prior to (</w:t>
      </w:r>
      <w:r>
        <w:rPr>
          <w:rFonts w:ascii="Helvetica" w:hAnsi="Helvetica" w:cs="Helvetica"/>
          <w:i/>
          <w:iCs/>
          <w:sz w:val="20"/>
          <w:szCs w:val="20"/>
        </w:rPr>
        <w:t>a priori</w:t>
      </w:r>
      <w:r>
        <w:rPr>
          <w:rFonts w:ascii="Helvetica" w:hAnsi="Helvetica" w:cs="Helvetica"/>
          <w:sz w:val="20"/>
          <w:szCs w:val="20"/>
        </w:rPr>
        <w:t xml:space="preserve">) perception and can only be validly conceived when they are understood to work independently of experience. For it is exactly this independence of the Intellect and its First and most basic categories and principles which makes them essential to the proper understanding of sense perception. The ruling Paradigm of Materialist and Empiricist Reductionism that anything which the senses cannot perceive does not actually exist is an </w:t>
      </w:r>
      <w:r>
        <w:rPr>
          <w:rFonts w:ascii="Helvetica" w:hAnsi="Helvetica" w:cs="Helvetica"/>
          <w:b/>
          <w:bCs/>
          <w:sz w:val="20"/>
          <w:szCs w:val="20"/>
        </w:rPr>
        <w:t>informal fallacy</w:t>
      </w:r>
      <w:r>
        <w:rPr>
          <w:rFonts w:ascii="Helvetica" w:hAnsi="Helvetica" w:cs="Helvetica"/>
          <w:sz w:val="20"/>
          <w:szCs w:val="20"/>
        </w:rPr>
        <w:t xml:space="preserve"> of Empiricist Reductionism that anything which the senses cannot perceive does not exist and is—in fact—proved as not existing simply because the five senses have no indication of its existence. Consequently, it follows all that does exist in the world are “things” that the five outward senses can apprehend. Denial of the existence of any Reality beyond what we perceive by the senses must not be mistaken for self-evident truth or be assumed to stand on the merits of sound demonstration—Metaphysical, Philosophical, methodological, or otherwise. Empiricist Reductionism is a point of view expressed as an ideology with a set of assumptions, and it cannot be proven by scientific method; rather, it is little more than an unproven presupposition and a bold assertion. It is not fact, but ideological fiction read into facts. Materialist Reductionism eclipses the Intellect, ultimately clipping its wings. Yet it is capable of holding powerful sway over our minds through its assertive and single-minded refusal to entertain any other conceptual possibilities, all of which it either outrightly disregards or fundamentally denies. </w:t>
      </w:r>
      <w:r>
        <w:rPr>
          <w:rFonts w:ascii="Helvetica" w:hAnsi="Helvetica" w:cs="Helvetica"/>
          <w:color w:val="000000"/>
          <w:sz w:val="20"/>
          <w:szCs w:val="20"/>
        </w:rPr>
        <w:t xml:space="preserve">The nature of Materialist and Empiricist Reductionism is captured in one of the famous anecdotes of Juḥā. Juḥā—also known as Mullā Naṣr-al-Dīn—is a comical figure in Islamic satirical literature. The story in question relates that Juḥā once lost a ring in his house at night. After looking for a while but not finding it, he went outside to look for it there. A neighbor passed by and asked him: “Neighbor, what are you looking for?” Juḥā replied: “My ring.” The neighbor asked: “Where did you lose it?” Juḥā replied: “Somewhere in my house.” The puzzled neighbor then inquired: “So, why are you looking for it outside?” Because, Juḥā answered, “There is more light here.” </w:t>
      </w:r>
      <w:r>
        <w:rPr>
          <w:rFonts w:ascii="Helvetica" w:hAnsi="Helvetica" w:cs="Helvetica"/>
          <w:sz w:val="20"/>
          <w:szCs w:val="20"/>
        </w:rPr>
        <w:t>The noted German polymath, Philosopher, Logician, and Metaphysician Hermann Lotze (d. 1298/1881)—whose thought entailed a noteworthy critique of Immanuel Kant and his Philosophical compromise with Reductionist Empiricism, correctly observed: “</w:t>
      </w:r>
      <w:r>
        <w:rPr>
          <w:rFonts w:ascii="Helvetica" w:hAnsi="Helvetica" w:cs="Helvetica"/>
          <w:sz w:val="20"/>
          <w:szCs w:val="20"/>
          <w:u w:val="single"/>
        </w:rPr>
        <w:t>Reality is richer than thought</w:t>
      </w:r>
      <w:r>
        <w:rPr>
          <w:rFonts w:ascii="Helvetica" w:hAnsi="Helvetica" w:cs="Helvetica"/>
          <w:sz w:val="20"/>
          <w:szCs w:val="20"/>
        </w:rPr>
        <w:t>.” In fact, Reality is also vastly richer than Materialist and Empiricist Reductionism, especially when they seek to reduce the definition of “Reality” to the purely physical dimension of what we—as Human Beings—can hear, see, touch, taste, and smell—even when we add the perceptions of our precise empiricist instruments. Materialist Reductionism, which denies the existence of what we cannot see, hear, touch, taste, or smell, violates the Traditional Islamic methodological principle: “Failure to find (or discover) [a thing] does not prove its nonexistence” (</w:t>
      </w:r>
      <w:r>
        <w:rPr>
          <w:rFonts w:ascii="Helvetica" w:hAnsi="Helvetica" w:cs="Helvetica"/>
          <w:i/>
          <w:iCs/>
          <w:sz w:val="20"/>
          <w:szCs w:val="20"/>
        </w:rPr>
        <w:t>ʿadam al-wajd lā yadullu ʿalā ʿadam al-wujūd</w:t>
      </w:r>
      <w:r>
        <w:rPr>
          <w:rFonts w:ascii="Helvetica" w:hAnsi="Helvetica" w:cs="Helvetica"/>
          <w:sz w:val="20"/>
          <w:szCs w:val="20"/>
        </w:rPr>
        <w:t>). This valuable rule of thumb is also expressed as: “Absence of proof is not a proof of absence” (</w:t>
      </w:r>
      <w:r>
        <w:rPr>
          <w:rFonts w:ascii="Helvetica" w:hAnsi="Helvetica" w:cs="Helvetica"/>
          <w:i/>
          <w:iCs/>
          <w:sz w:val="20"/>
          <w:szCs w:val="20"/>
        </w:rPr>
        <w:t>‘adam al-dalīl laysa bi-dalīl al-‘adam</w:t>
      </w:r>
      <w:r>
        <w:rPr>
          <w:rFonts w:ascii="Helvetica" w:hAnsi="Helvetica" w:cs="Helvetica"/>
          <w:sz w:val="20"/>
          <w:szCs w:val="20"/>
        </w:rPr>
        <w:t>). The existence of a thing cannot be disproven by lack of physical evidence. On the other hand, physical evidence of a thing’s existence is categorical proof that it does in fact exist. For: “Finding (or discovering) [a thing] does prove its existence” (</w:t>
      </w:r>
      <w:r>
        <w:rPr>
          <w:rFonts w:ascii="Helvetica" w:hAnsi="Helvetica" w:cs="Helvetica"/>
          <w:i/>
          <w:iCs/>
          <w:sz w:val="20"/>
          <w:szCs w:val="20"/>
        </w:rPr>
        <w:t>al-wajd yadullu ‘alā al-wujūd</w:t>
      </w:r>
      <w:r>
        <w:rPr>
          <w:rFonts w:ascii="Helvetica" w:hAnsi="Helvetica" w:cs="Helvetica"/>
          <w:sz w:val="20"/>
          <w:szCs w:val="20"/>
        </w:rPr>
        <w:t>). Thus, physical evidence can affirm, but it cannot deny. In Islamic jurisdictic methodology, this rule is expressed as: “Affirmation takes precedence over negation” (</w:t>
      </w:r>
      <w:r>
        <w:rPr>
          <w:rFonts w:ascii="Helvetica" w:hAnsi="Helvetica" w:cs="Helvetica"/>
          <w:i/>
          <w:iCs/>
          <w:sz w:val="20"/>
          <w:szCs w:val="20"/>
        </w:rPr>
        <w:t>al-ithbāt muqaddam ‘alā al-salb</w:t>
      </w:r>
      <w:r>
        <w:rPr>
          <w:rFonts w:ascii="Helvetica" w:hAnsi="Helvetica" w:cs="Helvetica"/>
          <w:sz w:val="20"/>
          <w:szCs w:val="20"/>
        </w:rPr>
        <w:t xml:space="preserve">). The negation of a general category—such as all the Realities that lie beyond the senses—only constitutes valid proof if we can negate all specific instances of that category. But negation of any specific instance of that category cannot justify negation of the universal category to which it belongs. For example, I can assert with certainty that there is no elephant in my room, but that specific instance does not negate the existence of elephants. Still, Empiricist Reductionism generally seeks to exclude and obstruct all other interpretations to its categorical rejection of what is not perceived by the five senses. In this regard, it is ironic that total immersion in matter leads to our inability to understand matter, and, today, modernist Science continually struggles with this paradox. The paradigm of Empiricist Reductionism is so strong, however, that it usually renders other ways of thinking conceptually impossible, and few of contemporary thinkers can see beyond it with any abiding conviction, since its opaqueness over entire lifetimes and generations serves as a veil obscuring Reality. </w:t>
      </w:r>
      <w:r>
        <w:rPr>
          <w:rFonts w:ascii="Helvetica" w:hAnsi="Helvetica" w:cs="Helvetica"/>
          <w:color w:val="000000"/>
          <w:sz w:val="20"/>
          <w:szCs w:val="20"/>
        </w:rPr>
        <w:t>Empiricist and Materialist Reductionism has conditioned modernist Man to put unqualified trust in customary sense experience, which has produced a one-dimensional frame of mind incapable of the most modest flights of the Intellect into the realm of First Principles, fundamental Categories, and Necessary Truths. Exclusive reliance upon the outer eye (</w:t>
      </w:r>
      <w:r>
        <w:rPr>
          <w:rFonts w:ascii="Helvetica" w:hAnsi="Helvetica" w:cs="Helvetica"/>
          <w:i/>
          <w:iCs/>
          <w:color w:val="000000"/>
          <w:sz w:val="20"/>
          <w:szCs w:val="20"/>
        </w:rPr>
        <w:t>al-ba</w:t>
      </w:r>
      <w:r>
        <w:rPr>
          <w:rFonts w:ascii="Helvetica" w:hAnsi="Helvetica" w:cs="Helvetica"/>
          <w:i/>
          <w:iCs/>
          <w:sz w:val="20"/>
          <w:szCs w:val="20"/>
        </w:rPr>
        <w:t>ṣ</w:t>
      </w:r>
      <w:r>
        <w:rPr>
          <w:rFonts w:ascii="Helvetica" w:hAnsi="Helvetica" w:cs="Helvetica"/>
          <w:i/>
          <w:iCs/>
          <w:color w:val="000000"/>
          <w:sz w:val="20"/>
          <w:szCs w:val="20"/>
        </w:rPr>
        <w:t>ar</w:t>
      </w:r>
      <w:r>
        <w:rPr>
          <w:rFonts w:ascii="Helvetica" w:hAnsi="Helvetica" w:cs="Helvetica"/>
          <w:color w:val="000000"/>
          <w:sz w:val="20"/>
          <w:szCs w:val="20"/>
        </w:rPr>
        <w:t>) leads to the blindness of the inner eye (</w:t>
      </w:r>
      <w:r>
        <w:rPr>
          <w:rFonts w:ascii="Helvetica" w:hAnsi="Helvetica" w:cs="Helvetica"/>
          <w:i/>
          <w:iCs/>
          <w:color w:val="000000"/>
          <w:sz w:val="20"/>
          <w:szCs w:val="20"/>
        </w:rPr>
        <w:t>al-ba</w:t>
      </w:r>
      <w:r>
        <w:rPr>
          <w:rFonts w:ascii="Helvetica" w:hAnsi="Helvetica" w:cs="Helvetica"/>
          <w:i/>
          <w:iCs/>
          <w:sz w:val="20"/>
          <w:szCs w:val="20"/>
        </w:rPr>
        <w:t>ṣī</w:t>
      </w:r>
      <w:r>
        <w:rPr>
          <w:rFonts w:ascii="Helvetica" w:hAnsi="Helvetica" w:cs="Helvetica"/>
          <w:i/>
          <w:iCs/>
          <w:color w:val="000000"/>
          <w:sz w:val="20"/>
          <w:szCs w:val="20"/>
        </w:rPr>
        <w:t>ra</w:t>
      </w:r>
      <w:r>
        <w:rPr>
          <w:rFonts w:ascii="Helvetica" w:hAnsi="Helvetica" w:cs="Helvetica"/>
          <w:color w:val="000000"/>
          <w:sz w:val="20"/>
          <w:szCs w:val="20"/>
        </w:rPr>
        <w:t>). Ultimately, it renders us unable to see essential realities—the grand scheme that underlies the Real World as it actually is. When we see with the inner and outer eye together, the intellect begins to function as it was originally meant to when God gave Human Beings the gift of their Primoridial Souls (</w:t>
      </w:r>
      <w:r>
        <w:rPr>
          <w:rFonts w:ascii="Helvetica" w:hAnsi="Helvetica" w:cs="Helvetica"/>
          <w:i/>
          <w:iCs/>
          <w:color w:val="000000"/>
          <w:sz w:val="20"/>
          <w:szCs w:val="20"/>
        </w:rPr>
        <w:t>al-Fi</w:t>
      </w:r>
      <w:r>
        <w:rPr>
          <w:rFonts w:ascii="Helvetica" w:hAnsi="Helvetica" w:cs="Helvetica"/>
          <w:i/>
          <w:iCs/>
          <w:sz w:val="20"/>
          <w:szCs w:val="20"/>
        </w:rPr>
        <w:t>ṭ</w:t>
      </w:r>
      <w:r>
        <w:rPr>
          <w:rFonts w:ascii="Helvetica" w:hAnsi="Helvetica" w:cs="Helvetica"/>
          <w:i/>
          <w:iCs/>
          <w:color w:val="000000"/>
          <w:sz w:val="20"/>
          <w:szCs w:val="20"/>
        </w:rPr>
        <w:t>ra</w:t>
      </w:r>
      <w:r>
        <w:rPr>
          <w:rFonts w:ascii="Helvetica" w:hAnsi="Helvetica" w:cs="Helvetica"/>
          <w:color w:val="000000"/>
          <w:sz w:val="20"/>
          <w:szCs w:val="20"/>
        </w:rPr>
        <w:t>), and these two eyes looking together remove Human myopia and enable us to see the world around us miraculously transformed into a kaleidoscope of “Signs” (</w:t>
      </w:r>
      <w:r>
        <w:rPr>
          <w:rFonts w:ascii="Helvetica" w:hAnsi="Helvetica" w:cs="Helvetica"/>
          <w:i/>
          <w:iCs/>
          <w:sz w:val="20"/>
          <w:szCs w:val="20"/>
        </w:rPr>
        <w:t>Ā</w:t>
      </w:r>
      <w:r>
        <w:rPr>
          <w:rFonts w:ascii="Helvetica" w:hAnsi="Helvetica" w:cs="Helvetica"/>
          <w:i/>
          <w:iCs/>
          <w:color w:val="000000"/>
          <w:sz w:val="20"/>
          <w:szCs w:val="20"/>
        </w:rPr>
        <w:t>y</w:t>
      </w:r>
      <w:r>
        <w:rPr>
          <w:rFonts w:ascii="Helvetica" w:hAnsi="Helvetica" w:cs="Helvetica"/>
          <w:i/>
          <w:iCs/>
          <w:sz w:val="20"/>
          <w:szCs w:val="20"/>
        </w:rPr>
        <w:t>ā</w:t>
      </w:r>
      <w:r>
        <w:rPr>
          <w:rFonts w:ascii="Helvetica" w:hAnsi="Helvetica" w:cs="Helvetica"/>
          <w:i/>
          <w:iCs/>
          <w:color w:val="000000"/>
          <w:sz w:val="20"/>
          <w:szCs w:val="20"/>
        </w:rPr>
        <w:t>t</w:t>
      </w:r>
      <w:r>
        <w:rPr>
          <w:rFonts w:ascii="Helvetica" w:hAnsi="Helvetica" w:cs="Helvetica"/>
          <w:color w:val="000000"/>
          <w:sz w:val="20"/>
          <w:szCs w:val="20"/>
        </w:rPr>
        <w:t xml:space="preserve">), not merely an essentially random series of sense perceptions with little more than practical value. </w:t>
      </w:r>
      <w:r>
        <w:rPr>
          <w:rFonts w:ascii="Helvetica" w:hAnsi="Helvetica" w:cs="Helvetica"/>
          <w:sz w:val="20"/>
          <w:szCs w:val="20"/>
        </w:rPr>
        <w:t xml:space="preserve">Sound Empirical knowledge and practical, data-based reasoning never exhaust the truth about Reality. Reality must be approached in terms of metaphorical </w:t>
      </w:r>
      <w:r>
        <w:rPr>
          <w:rFonts w:ascii="Helvetica" w:hAnsi="Helvetica" w:cs="Helvetica"/>
          <w:b/>
          <w:bCs/>
          <w:color w:val="000000"/>
          <w:sz w:val="20"/>
          <w:szCs w:val="20"/>
        </w:rPr>
        <w:t xml:space="preserve">Verticality and Horizontality. </w:t>
      </w:r>
      <w:r>
        <w:rPr>
          <w:rFonts w:ascii="Helvetica" w:hAnsi="Helvetica" w:cs="Helvetica"/>
          <w:sz w:val="20"/>
          <w:szCs w:val="20"/>
        </w:rPr>
        <w:t>Vertical knowledge is Metaphysical, whereas Horizontal knowledge is physical. In reality, however, the metaphors of Verticality and Horizontality are inexact, because the “Vertical domain” of supreme Spiritual, Archetypical, and Principial Truths is not physically “above,” nor is “Horizontality” categorically below. Rather, all that is “Vertical” is accessible on the same plane as “Horizontal” Truths but in terms of different “Levels of Existence” (</w:t>
      </w:r>
      <w:r>
        <w:rPr>
          <w:rFonts w:ascii="Helvetica" w:hAnsi="Helvetica" w:cs="Helvetica"/>
          <w:i/>
          <w:iCs/>
          <w:sz w:val="20"/>
          <w:szCs w:val="20"/>
        </w:rPr>
        <w:t>Marātib al-Wujūd</w:t>
      </w:r>
      <w:r>
        <w:rPr>
          <w:rFonts w:ascii="Helvetica" w:hAnsi="Helvetica" w:cs="Helvetica"/>
          <w:sz w:val="20"/>
          <w:szCs w:val="20"/>
        </w:rPr>
        <w:t xml:space="preserve">). “Horizontality,” however, describes the common </w:t>
      </w:r>
      <w:r>
        <w:rPr>
          <w:rFonts w:ascii="Helvetica" w:hAnsi="Helvetica" w:cs="Helvetica"/>
          <w:color w:val="000000"/>
          <w:sz w:val="20"/>
          <w:szCs w:val="20"/>
        </w:rPr>
        <w:t xml:space="preserve">notion in Materialist Reductionism that things exist because of other things like themselves that caused them and that “things” can give an adequate account of themselves without reference to anything else. In this Horizonality, the Material World is, as it were, self-existent, self-operating, and self-directing. All-inclusive Horizontality is an instance of Materialist or Empiricist Reductionism, and its radicality constitutes a typical cast of mind in the present age. Indeed, Horizontality is the decisive step that opens the door to our Secularist and Materialist Age. </w:t>
      </w:r>
      <w:r>
        <w:rPr>
          <w:rFonts w:ascii="Helvetica" w:hAnsi="Helvetica" w:cs="Helvetica"/>
          <w:sz w:val="20"/>
          <w:szCs w:val="20"/>
        </w:rPr>
        <w:t>Horizontality brings with it “Ontological shrinkage,” since it impoverishes Reality, and metaphorically “flattens” the earth. Empiricist Reductionism also views the Universe as a closed system, in which causation is restricted to the interaction of physically existent things with other physically existent things, and there is no room for outside sources of Energy and Matter—not to mention Spiritual or Creative causalities. In the strictly Horizontal view, n</w:t>
      </w:r>
      <w:r>
        <w:rPr>
          <w:rFonts w:ascii="Helvetica" w:hAnsi="Helvetica" w:cs="Helvetica"/>
          <w:color w:val="000000"/>
          <w:sz w:val="20"/>
          <w:szCs w:val="20"/>
        </w:rPr>
        <w:t xml:space="preserve">one of the processes essential to the workings of the Universe are the result of Teleological Design—rather, everything in the World is nothing more than Matter, Energy, and “Natural Law,” working in a manner that is at once both deterministic and essentially purposeless and without Design. </w:t>
      </w:r>
      <w:r>
        <w:rPr>
          <w:rFonts w:ascii="Helvetica" w:hAnsi="Helvetica" w:cs="Helvetica"/>
          <w:sz w:val="20"/>
          <w:szCs w:val="20"/>
        </w:rPr>
        <w:t xml:space="preserve">What is “there,” is all there is. </w:t>
      </w:r>
      <w:r>
        <w:rPr>
          <w:rFonts w:ascii="Helvetica" w:hAnsi="Helvetica" w:cs="Helvetica"/>
          <w:color w:val="000000"/>
          <w:sz w:val="20"/>
          <w:szCs w:val="20"/>
        </w:rPr>
        <w:t xml:space="preserve">Unqualified Horizontality assumes—for practical reasons, as opposed to valid Philosophical or Theological purposes—that the Universe needs no non-natural causation or sovereign ruling order. </w:t>
      </w:r>
      <w:r>
        <w:rPr>
          <w:rFonts w:ascii="Helvetica" w:hAnsi="Helvetica" w:cs="Helvetica"/>
          <w:sz w:val="20"/>
          <w:szCs w:val="20"/>
        </w:rPr>
        <w:t xml:space="preserve">Horizontality is a modernist sub-Philosophy and not a true Philosophy based on First Principles and sound Inference. It is rather a presumptive assertion that cannot be proven as fact, although it bids a “cheerful goodbye to transcendence” and abandons Humanity to the “Abysmality” of living in a Universe and Human Psyche it can never understand. Thus, strict Horizontality leaves Human Beings in a deep and dark abysm, where they can find nothing to raise or extract themselves. Life becomes practice without theory, with one </w:t>
      </w:r>
      <w:r>
        <w:rPr>
          <w:rFonts w:ascii="Helvetica" w:hAnsi="Helvetica" w:cs="Helvetica"/>
          <w:i/>
          <w:iCs/>
          <w:sz w:val="20"/>
          <w:szCs w:val="20"/>
        </w:rPr>
        <w:t>ad hoc</w:t>
      </w:r>
      <w:r>
        <w:rPr>
          <w:rFonts w:ascii="Helvetica" w:hAnsi="Helvetica" w:cs="Helvetica"/>
          <w:sz w:val="20"/>
          <w:szCs w:val="20"/>
        </w:rPr>
        <w:t xml:space="preserve"> policy concocted after another. Whenever Vertical and Horizontal knowledge are harmoniously combined, however, they give us access to Real knowledge and remove the reign of Metaphorical or Horizontal knowledge. When knowledge is reduced to complete Horizontality, however, it </w:t>
      </w:r>
      <w:r>
        <w:rPr>
          <w:rFonts w:ascii="Helvetica" w:hAnsi="Helvetica" w:cs="Helvetica"/>
          <w:color w:val="000000"/>
          <w:sz w:val="20"/>
          <w:szCs w:val="20"/>
        </w:rPr>
        <w:t xml:space="preserve">produces </w:t>
      </w:r>
      <w:r>
        <w:rPr>
          <w:rFonts w:ascii="Helvetica" w:hAnsi="Helvetica" w:cs="Helvetica"/>
          <w:b/>
          <w:bCs/>
          <w:color w:val="000000"/>
          <w:sz w:val="20"/>
          <w:szCs w:val="20"/>
        </w:rPr>
        <w:t>the eclipse of Verticality</w:t>
      </w:r>
      <w:r>
        <w:rPr>
          <w:rFonts w:ascii="Helvetica" w:hAnsi="Helvetica" w:cs="Helvetica"/>
          <w:color w:val="000000"/>
          <w:sz w:val="20"/>
          <w:szCs w:val="20"/>
        </w:rPr>
        <w:t xml:space="preserve"> and, consequently, of all true, unveiling knowledge.</w:t>
      </w:r>
      <w:r>
        <w:rPr>
          <w:rFonts w:ascii="Helvetica" w:hAnsi="Helvetica" w:cs="Helvetica"/>
          <w:sz w:val="20"/>
          <w:szCs w:val="20"/>
        </w:rPr>
        <w:t xml:space="preserve"> </w:t>
      </w:r>
      <w:r>
        <w:rPr>
          <w:rFonts w:ascii="Helvetica" w:hAnsi="Helvetica" w:cs="Helvetica"/>
          <w:color w:val="000000"/>
          <w:sz w:val="20"/>
          <w:szCs w:val="20"/>
        </w:rPr>
        <w:t xml:space="preserve">Proper linkage of Horizontal and Vertical knowledge makes possible the “Rooting” of knowledge, about which we will speak frequently in this book and which is the basis of Spiritual Enlightenment and true Scientific insight and Rational knowledge. </w:t>
      </w:r>
      <w:r>
        <w:rPr>
          <w:rFonts w:ascii="Helvetica" w:hAnsi="Helvetica" w:cs="Helvetica"/>
          <w:sz w:val="20"/>
          <w:szCs w:val="20"/>
        </w:rPr>
        <w:t xml:space="preserve">Empirical science, Philosophy, and sophisticated Metaphysics </w:t>
      </w:r>
      <w:r>
        <w:rPr>
          <w:rFonts w:ascii="Helvetica" w:hAnsi="Helvetica" w:cs="Helvetica"/>
          <w:i/>
          <w:iCs/>
          <w:sz w:val="20"/>
          <w:szCs w:val="20"/>
        </w:rPr>
        <w:t>need</w:t>
      </w:r>
      <w:r>
        <w:rPr>
          <w:rFonts w:ascii="Helvetica" w:hAnsi="Helvetica" w:cs="Helvetica"/>
          <w:sz w:val="20"/>
          <w:szCs w:val="20"/>
        </w:rPr>
        <w:t xml:space="preserve"> each other and must be developed as complementary disciplines and not as self-cancelling or mutually exclusive. </w:t>
      </w:r>
      <w:r>
        <w:rPr>
          <w:rFonts w:ascii="Helvetica" w:hAnsi="Helvetica" w:cs="Helvetica"/>
          <w:b/>
          <w:bCs/>
          <w:sz w:val="20"/>
          <w:szCs w:val="20"/>
        </w:rPr>
        <w:t xml:space="preserve">VOLUME 8 </w:t>
      </w:r>
    </w:p>
    <w:p w14:paraId="0C65CA14" w14:textId="39A96C06" w:rsidR="0021071E" w:rsidRPr="00F62F4C" w:rsidRDefault="00F62F4C" w:rsidP="00E616ED">
      <w:pPr>
        <w:pStyle w:val="FootnoteText"/>
        <w:numPr>
          <w:ilvl w:val="0"/>
          <w:numId w:val="130"/>
        </w:numPr>
        <w:rPr>
          <w:rFonts w:ascii="Times New Roman" w:hAnsi="Times New Roman" w:cs="Times New Roman"/>
          <w:sz w:val="20"/>
          <w:szCs w:val="20"/>
        </w:rPr>
      </w:pPr>
      <w:r w:rsidRPr="00F62F4C">
        <w:rPr>
          <w:rFonts w:ascii="Times New Roman" w:hAnsi="Times New Roman" w:cs="Times New Roman"/>
          <w:sz w:val="20"/>
          <w:szCs w:val="20"/>
        </w:rPr>
        <w:t xml:space="preserve">Cartesian reductionism removed all secondary attributes in objective things—such as color—from things. By removing secondary attributes from consideration, Cartesian dualism in one stroke achieved an incalculable simplification of the external world, and, by this, created the kind of external world that mathematical physics could comprehend “without residue.” The price to be paid was that once the real had been split in two, no one knew how to put the pieces back together again. How, for example, does res cognitans gain knowledge of res extensa?  </w:t>
      </w:r>
      <w:r>
        <w:rPr>
          <w:rFonts w:ascii="Times New Roman" w:hAnsi="Times New Roman" w:cs="Times New Roman"/>
          <w:sz w:val="20"/>
          <w:szCs w:val="20"/>
        </w:rPr>
        <w:t xml:space="preserve"> </w:t>
      </w:r>
      <w:r>
        <w:rPr>
          <w:rFonts w:ascii="Times New Roman" w:hAnsi="Times New Roman" w:cs="Times New Roman"/>
          <w:b/>
          <w:bCs/>
          <w:sz w:val="20"/>
          <w:szCs w:val="20"/>
        </w:rPr>
        <w:t xml:space="preserve">Volume 8 </w:t>
      </w:r>
    </w:p>
    <w:p w14:paraId="7CBC1320" w14:textId="574AE21B" w:rsidR="005B21DE" w:rsidRPr="005B21DE" w:rsidRDefault="005B21DE" w:rsidP="00E616ED">
      <w:pPr>
        <w:pStyle w:val="FootnoteText"/>
        <w:numPr>
          <w:ilvl w:val="0"/>
          <w:numId w:val="130"/>
        </w:numPr>
        <w:rPr>
          <w:rFonts w:ascii="Times New Roman" w:hAnsi="Times New Roman" w:cs="Times New Roman"/>
          <w:sz w:val="20"/>
          <w:szCs w:val="20"/>
        </w:rPr>
      </w:pPr>
      <w:r w:rsidRPr="005B21DE">
        <w:rPr>
          <w:rFonts w:ascii="Times New Roman" w:hAnsi="Times New Roman" w:cs="Times New Roman"/>
          <w:sz w:val="20"/>
          <w:szCs w:val="20"/>
        </w:rPr>
        <w:t xml:space="preserve">DESCARTES &amp; MODERNIST REDUCTIONISM </w:t>
      </w:r>
      <w:r w:rsidR="00F96F81">
        <w:rPr>
          <w:rFonts w:ascii="Times New Roman" w:hAnsi="Times New Roman" w:cs="Times New Roman"/>
          <w:b/>
          <w:bCs/>
          <w:sz w:val="20"/>
          <w:szCs w:val="20"/>
        </w:rPr>
        <w:t>VOLUME 8</w:t>
      </w:r>
    </w:p>
    <w:p w14:paraId="5636A42E" w14:textId="77777777" w:rsidR="005B21DE" w:rsidRPr="005B21DE" w:rsidRDefault="005B21DE" w:rsidP="00E616ED">
      <w:pPr>
        <w:pStyle w:val="FootnoteText"/>
        <w:numPr>
          <w:ilvl w:val="1"/>
          <w:numId w:val="130"/>
        </w:numPr>
        <w:rPr>
          <w:rFonts w:ascii="Times New Roman" w:hAnsi="Times New Roman" w:cs="Times New Roman"/>
          <w:sz w:val="20"/>
          <w:szCs w:val="20"/>
        </w:rPr>
      </w:pPr>
      <w:r w:rsidRPr="005B21DE">
        <w:rPr>
          <w:rFonts w:ascii="Times New Roman" w:hAnsi="Times New Roman" w:cs="Times New Roman"/>
          <w:sz w:val="20"/>
          <w:szCs w:val="20"/>
        </w:rPr>
        <w:t xml:space="preserve">René Guénon, The Reign of Quantity, 112: </w:t>
      </w:r>
    </w:p>
    <w:p w14:paraId="09454A03" w14:textId="77777777" w:rsidR="005B21DE" w:rsidRPr="005B21DE" w:rsidRDefault="005B21DE" w:rsidP="00E616ED">
      <w:pPr>
        <w:pStyle w:val="FootnoteText"/>
        <w:numPr>
          <w:ilvl w:val="2"/>
          <w:numId w:val="130"/>
        </w:numPr>
        <w:rPr>
          <w:rFonts w:ascii="Times New Roman" w:hAnsi="Times New Roman" w:cs="Times New Roman"/>
          <w:sz w:val="20"/>
          <w:szCs w:val="20"/>
        </w:rPr>
      </w:pPr>
      <w:r w:rsidRPr="005B21DE">
        <w:rPr>
          <w:rFonts w:ascii="Times New Roman" w:hAnsi="Times New Roman" w:cs="Times New Roman"/>
          <w:sz w:val="20"/>
          <w:szCs w:val="20"/>
        </w:rPr>
        <w:t xml:space="preserve">“There is yet another kind of simplification inherent in Cartesian rationalism, and it is manifested in the first place by the reduction of the whole nature of the spirit to ‘thought’ and that of the body to ‘extension’; this reduction of bodies to extension is, as pointed out earlier, the very foundation of ‘mechanistic’ physics, and it can be regarded as the starting-point of a fully quantitative science.” </w:t>
      </w:r>
    </w:p>
    <w:p w14:paraId="42350BA3" w14:textId="77777777" w:rsidR="005B21DE" w:rsidRPr="005B21DE" w:rsidRDefault="005B21DE" w:rsidP="00E616ED">
      <w:pPr>
        <w:pStyle w:val="FootnoteText"/>
        <w:numPr>
          <w:ilvl w:val="1"/>
          <w:numId w:val="130"/>
        </w:numPr>
        <w:rPr>
          <w:rFonts w:ascii="Times New Roman" w:hAnsi="Times New Roman" w:cs="Times New Roman"/>
          <w:sz w:val="20"/>
          <w:szCs w:val="20"/>
        </w:rPr>
      </w:pPr>
      <w:r w:rsidRPr="005B21DE">
        <w:rPr>
          <w:rFonts w:ascii="Times New Roman" w:hAnsi="Times New Roman" w:cs="Times New Roman"/>
          <w:sz w:val="20"/>
          <w:szCs w:val="20"/>
        </w:rPr>
        <w:t xml:space="preserve">René Guénon, The Reign of Quantity, 116: </w:t>
      </w:r>
    </w:p>
    <w:p w14:paraId="66909188" w14:textId="7104C007" w:rsidR="00F62F4C" w:rsidRPr="00637731" w:rsidRDefault="005B21DE" w:rsidP="00E616ED">
      <w:pPr>
        <w:pStyle w:val="FootnoteText"/>
        <w:numPr>
          <w:ilvl w:val="2"/>
          <w:numId w:val="130"/>
        </w:numPr>
        <w:rPr>
          <w:rFonts w:ascii="Times New Roman" w:hAnsi="Times New Roman" w:cs="Times New Roman"/>
          <w:sz w:val="20"/>
          <w:szCs w:val="20"/>
        </w:rPr>
      </w:pPr>
      <w:r w:rsidRPr="005B21DE">
        <w:rPr>
          <w:rFonts w:ascii="Times New Roman" w:hAnsi="Times New Roman" w:cs="Times New Roman"/>
          <w:sz w:val="20"/>
          <w:szCs w:val="20"/>
        </w:rPr>
        <w:t>Here Guénon defines rationalism as “the denial of every principle superior to reason.”</w:t>
      </w:r>
      <w:r>
        <w:rPr>
          <w:rFonts w:ascii="Times New Roman" w:hAnsi="Times New Roman" w:cs="Times New Roman"/>
          <w:sz w:val="20"/>
          <w:szCs w:val="20"/>
        </w:rPr>
        <w:t xml:space="preserve"> </w:t>
      </w:r>
      <w:r>
        <w:rPr>
          <w:rFonts w:ascii="Times New Roman" w:hAnsi="Times New Roman" w:cs="Times New Roman"/>
          <w:b/>
          <w:bCs/>
          <w:sz w:val="20"/>
          <w:szCs w:val="20"/>
        </w:rPr>
        <w:t xml:space="preserve">VOLUME </w:t>
      </w:r>
      <w:r w:rsidR="00F96F81">
        <w:rPr>
          <w:rFonts w:ascii="Times New Roman" w:hAnsi="Times New Roman" w:cs="Times New Roman"/>
          <w:b/>
          <w:bCs/>
          <w:sz w:val="20"/>
          <w:szCs w:val="20"/>
        </w:rPr>
        <w:t xml:space="preserve">8 </w:t>
      </w:r>
    </w:p>
    <w:p w14:paraId="08D70ED3" w14:textId="77777777" w:rsidR="00684FE2" w:rsidRDefault="00684FE2" w:rsidP="00A225F5">
      <w:pPr>
        <w:rPr>
          <w:b/>
          <w:bCs/>
          <w:i/>
          <w:iCs/>
        </w:rPr>
      </w:pPr>
    </w:p>
    <w:p w14:paraId="3844CFE6" w14:textId="1A8FE1D7" w:rsidR="005247D6" w:rsidRPr="00F96F81" w:rsidRDefault="00FD1A33" w:rsidP="00E616ED">
      <w:pPr>
        <w:pStyle w:val="ListParagraph"/>
        <w:numPr>
          <w:ilvl w:val="0"/>
          <w:numId w:val="9"/>
        </w:numPr>
        <w:rPr>
          <w:rFonts w:asciiTheme="majorBidi" w:eastAsiaTheme="minorHAnsi" w:hAnsiTheme="majorBidi" w:cstheme="majorBidi"/>
          <w:b/>
          <w:bCs/>
          <w:i/>
          <w:iCs/>
          <w:color w:val="C00000"/>
          <w:sz w:val="28"/>
          <w:szCs w:val="28"/>
        </w:rPr>
      </w:pPr>
      <w:commentRangeStart w:id="282"/>
      <w:commentRangeStart w:id="283"/>
      <w:r>
        <w:rPr>
          <w:rFonts w:asciiTheme="majorBidi" w:eastAsiaTheme="minorHAnsi" w:hAnsiTheme="majorBidi" w:cstheme="majorBidi"/>
          <w:b/>
          <w:bCs/>
          <w:i/>
          <w:iCs/>
          <w:color w:val="C00000"/>
          <w:sz w:val="28"/>
          <w:szCs w:val="28"/>
        </w:rPr>
        <w:t xml:space="preserve"> </w:t>
      </w:r>
      <w:r w:rsidRPr="00CE2E25">
        <w:rPr>
          <w:rFonts w:asciiTheme="majorBidi" w:eastAsiaTheme="minorHAnsi" w:hAnsiTheme="majorBidi" w:cstheme="majorBidi"/>
          <w:b/>
          <w:bCs/>
          <w:i/>
          <w:iCs/>
          <w:color w:val="C00000"/>
          <w:sz w:val="28"/>
          <w:szCs w:val="28"/>
        </w:rPr>
        <w:t>Reductionism &amp; the “Disenchantment” of the Modern World</w:t>
      </w:r>
      <w:bookmarkStart w:id="284" w:name="_Toc188509495"/>
      <w:bookmarkEnd w:id="281"/>
      <w:commentRangeEnd w:id="282"/>
      <w:r w:rsidR="00684FE2" w:rsidRPr="00F96F81">
        <w:rPr>
          <w:rStyle w:val="CommentReference"/>
          <w:rFonts w:asciiTheme="majorBidi" w:eastAsiaTheme="minorHAnsi" w:hAnsiTheme="majorBidi" w:cstheme="majorBidi"/>
          <w:b/>
          <w:bCs/>
          <w:i/>
          <w:iCs/>
          <w:color w:val="C00000"/>
          <w:sz w:val="28"/>
          <w:szCs w:val="28"/>
        </w:rPr>
        <w:commentReference w:id="282"/>
      </w:r>
      <w:commentRangeEnd w:id="283"/>
      <w:r>
        <w:rPr>
          <w:rStyle w:val="CommentReference"/>
        </w:rPr>
        <w:commentReference w:id="283"/>
      </w:r>
    </w:p>
    <w:p w14:paraId="1B582476" w14:textId="77777777" w:rsidR="005247D6" w:rsidRPr="005247D6" w:rsidRDefault="005247D6" w:rsidP="00E616ED">
      <w:pPr>
        <w:pStyle w:val="ListParagraph"/>
        <w:numPr>
          <w:ilvl w:val="0"/>
          <w:numId w:val="128"/>
        </w:numPr>
        <w:autoSpaceDE w:val="0"/>
        <w:autoSpaceDN w:val="0"/>
        <w:adjustRightInd w:val="0"/>
        <w:rPr>
          <w:rFonts w:ascii="Times-Roman" w:eastAsiaTheme="minorHAnsi" w:hAnsi="Times-Roman" w:cs="Times-Roman"/>
          <w:sz w:val="28"/>
          <w:szCs w:val="28"/>
          <w14:ligatures w14:val="standardContextual"/>
        </w:rPr>
      </w:pPr>
      <w:commentRangeStart w:id="285"/>
      <w:r w:rsidRPr="005247D6">
        <w:rPr>
          <w:rFonts w:ascii="Times-Roman" w:eastAsiaTheme="minorHAnsi" w:hAnsi="Times-Roman" w:cs="Times-Roman"/>
          <w:sz w:val="28"/>
          <w:szCs w:val="28"/>
          <w14:ligatures w14:val="standardContextual"/>
        </w:rPr>
        <w:t>Disenchantment of Nature in the Modern World</w:t>
      </w:r>
    </w:p>
    <w:p w14:paraId="5FBF90E5" w14:textId="25584D1D" w:rsidR="005247D6" w:rsidRPr="005247D6" w:rsidRDefault="005247D6" w:rsidP="00E616ED">
      <w:pPr>
        <w:pStyle w:val="ListParagraph"/>
        <w:numPr>
          <w:ilvl w:val="1"/>
          <w:numId w:val="128"/>
        </w:numPr>
        <w:autoSpaceDE w:val="0"/>
        <w:autoSpaceDN w:val="0"/>
        <w:adjustRightInd w:val="0"/>
        <w:rPr>
          <w:rFonts w:ascii="Times-Roman" w:eastAsiaTheme="minorHAnsi" w:hAnsi="Times-Roman" w:cs="Times-Roman"/>
          <w:color w:val="000000"/>
          <w:sz w:val="28"/>
          <w:szCs w:val="28"/>
          <w14:ligatures w14:val="standardContextual"/>
        </w:rPr>
      </w:pPr>
      <w:r w:rsidRPr="005247D6">
        <w:rPr>
          <w:rFonts w:ascii="Times-Roman" w:eastAsiaTheme="minorHAnsi" w:hAnsi="Times-Roman" w:cs="Times-Roman"/>
          <w:color w:val="000000"/>
          <w:sz w:val="28"/>
          <w:szCs w:val="28"/>
          <w14:ligatures w14:val="standardContextual"/>
        </w:rPr>
        <w:t xml:space="preserve">The world around us was depopulated of unseen realities and beings. A type of reductionist genocide of all we cannot see or perceived directly through the outer senses.   </w:t>
      </w:r>
    </w:p>
    <w:p w14:paraId="53269781" w14:textId="77777777" w:rsidR="005247D6" w:rsidRPr="005247D6" w:rsidRDefault="005247D6" w:rsidP="00E616ED">
      <w:pPr>
        <w:pStyle w:val="ListParagraph"/>
        <w:numPr>
          <w:ilvl w:val="0"/>
          <w:numId w:val="128"/>
        </w:numPr>
        <w:autoSpaceDE w:val="0"/>
        <w:autoSpaceDN w:val="0"/>
        <w:adjustRightInd w:val="0"/>
        <w:rPr>
          <w:rFonts w:ascii="Courier New" w:eastAsiaTheme="minorHAnsi" w:hAnsi="Courier New" w:cs="Courier New"/>
          <w:color w:val="000000"/>
          <w:sz w:val="28"/>
          <w:szCs w:val="28"/>
          <w14:ligatures w14:val="standardContextual"/>
        </w:rPr>
      </w:pPr>
      <w:r w:rsidRPr="005247D6">
        <w:rPr>
          <w:rFonts w:ascii="MS Mincho" w:eastAsia="MS Mincho" w:hAnsi="MS Mincho" w:cs="MS Mincho" w:hint="eastAsia"/>
          <w:color w:val="000000"/>
          <w:sz w:val="28"/>
          <w:szCs w:val="28"/>
          <w14:ligatures w14:val="standardContextual"/>
        </w:rPr>
        <w:t> </w:t>
      </w:r>
    </w:p>
    <w:p w14:paraId="0A8F0270" w14:textId="64124C43" w:rsidR="005247D6" w:rsidRPr="005247D6" w:rsidRDefault="005247D6" w:rsidP="00E616ED">
      <w:pPr>
        <w:pStyle w:val="ListParagraph"/>
        <w:numPr>
          <w:ilvl w:val="1"/>
          <w:numId w:val="128"/>
        </w:numPr>
        <w:autoSpaceDE w:val="0"/>
        <w:autoSpaceDN w:val="0"/>
        <w:adjustRightInd w:val="0"/>
        <w:rPr>
          <w:rFonts w:ascii="Times-Roman" w:eastAsiaTheme="minorHAnsi" w:hAnsi="Times-Roman" w:cs="Times-Roman"/>
          <w:color w:val="000000"/>
          <w:sz w:val="28"/>
          <w:szCs w:val="28"/>
          <w14:ligatures w14:val="standardContextual"/>
        </w:rPr>
      </w:pPr>
      <w:r w:rsidRPr="005247D6">
        <w:rPr>
          <w:rFonts w:ascii="Times-Roman" w:eastAsiaTheme="minorHAnsi" w:hAnsi="Times-Roman" w:cs="Times-Roman"/>
          <w:color w:val="000000"/>
          <w:sz w:val="28"/>
          <w:szCs w:val="28"/>
          <w14:ligatures w14:val="standardContextual"/>
        </w:rPr>
        <w:t xml:space="preserve">People were programed no longer to see natural events as acts of God. Volcanoes, thunder, storms, etc. are merely geological and meteorological (atmospheric) events.   </w:t>
      </w:r>
    </w:p>
    <w:p w14:paraId="2B5D3C9C" w14:textId="77777777" w:rsidR="005247D6" w:rsidRPr="005247D6" w:rsidRDefault="005247D6" w:rsidP="00E616ED">
      <w:pPr>
        <w:pStyle w:val="ListParagraph"/>
        <w:numPr>
          <w:ilvl w:val="0"/>
          <w:numId w:val="128"/>
        </w:numPr>
        <w:autoSpaceDE w:val="0"/>
        <w:autoSpaceDN w:val="0"/>
        <w:adjustRightInd w:val="0"/>
        <w:rPr>
          <w:rFonts w:ascii="Courier New" w:eastAsiaTheme="minorHAnsi" w:hAnsi="Courier New" w:cs="Courier New"/>
          <w:color w:val="000000"/>
          <w:sz w:val="28"/>
          <w:szCs w:val="28"/>
          <w14:ligatures w14:val="standardContextual"/>
        </w:rPr>
      </w:pPr>
      <w:r w:rsidRPr="005247D6">
        <w:rPr>
          <w:rFonts w:ascii="MS Mincho" w:eastAsia="MS Mincho" w:hAnsi="MS Mincho" w:cs="MS Mincho" w:hint="eastAsia"/>
          <w:color w:val="000000"/>
          <w:sz w:val="28"/>
          <w:szCs w:val="28"/>
          <w14:ligatures w14:val="standardContextual"/>
        </w:rPr>
        <w:t> </w:t>
      </w:r>
    </w:p>
    <w:p w14:paraId="32EAEFCF" w14:textId="36226DEC" w:rsidR="005247D6" w:rsidRPr="005247D6" w:rsidRDefault="005247D6" w:rsidP="00E616ED">
      <w:pPr>
        <w:pStyle w:val="ListParagraph"/>
        <w:numPr>
          <w:ilvl w:val="1"/>
          <w:numId w:val="128"/>
        </w:numPr>
        <w:autoSpaceDE w:val="0"/>
        <w:autoSpaceDN w:val="0"/>
        <w:adjustRightInd w:val="0"/>
        <w:rPr>
          <w:rFonts w:ascii="Times-Roman" w:eastAsiaTheme="minorHAnsi" w:hAnsi="Times-Roman" w:cs="Times-Roman"/>
          <w:color w:val="000000"/>
          <w:sz w:val="28"/>
          <w:szCs w:val="28"/>
          <w14:ligatures w14:val="standardContextual"/>
        </w:rPr>
      </w:pPr>
      <w:r w:rsidRPr="005247D6">
        <w:rPr>
          <w:rFonts w:ascii="Times-Roman" w:eastAsiaTheme="minorHAnsi" w:hAnsi="Times-Roman" w:cs="Times-Roman"/>
          <w:color w:val="000000"/>
          <w:sz w:val="28"/>
          <w:szCs w:val="28"/>
          <w14:ligatures w14:val="standardContextual"/>
        </w:rPr>
        <w:t xml:space="preserve">Society would be based on nothing higher than human action.   </w:t>
      </w:r>
    </w:p>
    <w:p w14:paraId="79FEA872" w14:textId="77777777" w:rsidR="005247D6" w:rsidRPr="005247D6" w:rsidRDefault="005247D6" w:rsidP="00E616ED">
      <w:pPr>
        <w:pStyle w:val="ListParagraph"/>
        <w:numPr>
          <w:ilvl w:val="0"/>
          <w:numId w:val="128"/>
        </w:numPr>
        <w:autoSpaceDE w:val="0"/>
        <w:autoSpaceDN w:val="0"/>
        <w:adjustRightInd w:val="0"/>
        <w:rPr>
          <w:rFonts w:ascii="Helvetica" w:eastAsiaTheme="minorHAnsi" w:hAnsi="Helvetica" w:cs="Helvetica"/>
          <w:color w:val="000000"/>
          <w14:ligatures w14:val="standardContextual"/>
        </w:rPr>
      </w:pPr>
      <w:r w:rsidRPr="005247D6">
        <w:rPr>
          <w:rFonts w:ascii="Helvetica" w:eastAsiaTheme="minorHAnsi" w:hAnsi="Helvetica" w:cs="Helvetica"/>
          <w:color w:val="000000"/>
          <w14:ligatures w14:val="standardContextual"/>
        </w:rPr>
        <w:t> </w:t>
      </w:r>
    </w:p>
    <w:p w14:paraId="39910BDC" w14:textId="77777777" w:rsidR="005247D6" w:rsidRPr="005247D6" w:rsidRDefault="005247D6" w:rsidP="00E616ED">
      <w:pPr>
        <w:pStyle w:val="ListParagraph"/>
        <w:numPr>
          <w:ilvl w:val="0"/>
          <w:numId w:val="128"/>
        </w:numPr>
        <w:autoSpaceDE w:val="0"/>
        <w:autoSpaceDN w:val="0"/>
        <w:adjustRightInd w:val="0"/>
        <w:rPr>
          <w:rFonts w:ascii="Helvetica" w:eastAsiaTheme="minorHAnsi" w:hAnsi="Helvetica" w:cs="Helvetica"/>
          <w:color w:val="000000"/>
          <w14:ligatures w14:val="standardContextual"/>
        </w:rPr>
      </w:pPr>
      <w:r w:rsidRPr="005247D6">
        <w:rPr>
          <w:rFonts w:ascii="Times-Roman" w:eastAsiaTheme="minorHAnsi" w:hAnsi="Times-Roman" w:cs="Times-Roman"/>
          <w:color w:val="000000"/>
          <w:sz w:val="28"/>
          <w:szCs w:val="28"/>
          <w14:ligatures w14:val="standardContextual"/>
        </w:rPr>
        <w:t>One of the essential steps in the development of materialism in Europe and North America over the last centuries has been what Max Weber referred to as “the disenchantment (</w:t>
      </w:r>
      <w:r w:rsidRPr="005247D6">
        <w:rPr>
          <w:rFonts w:ascii="Times-Italic" w:eastAsiaTheme="minorHAnsi" w:hAnsi="Times-Italic" w:cs="Times-Italic"/>
          <w:i/>
          <w:iCs/>
          <w:color w:val="000000"/>
          <w:sz w:val="28"/>
          <w:szCs w:val="28"/>
          <w14:ligatures w14:val="standardContextual"/>
        </w:rPr>
        <w:t>Entzauberung</w:t>
      </w:r>
      <w:r w:rsidRPr="005247D6">
        <w:rPr>
          <w:rFonts w:ascii="Times-Roman" w:eastAsiaTheme="minorHAnsi" w:hAnsi="Times-Roman" w:cs="Times-Roman"/>
          <w:color w:val="000000"/>
          <w:sz w:val="28"/>
          <w:szCs w:val="28"/>
          <w14:ligatures w14:val="standardContextual"/>
        </w:rPr>
        <w:t xml:space="preserve"> )” of nature. The modern world came to look upon the natural world and physical reality as lacking any of the qualities we customarily associate with life, spirit, and consciousness. This perspective depopulated that world of angels, demons, spirits, and, ultimately, even of God Himself. A general consensus developed to refuse to believe in anything that cannot be perceived by the physical senses. Such materialist reductionism is based on a fundamental fallacy regarding the limitations of the empirical method. As a traditional Islamic precept of epistemology states: “Failure to discover (literally, to find a thing) does not prove that it does not exist (</w:t>
      </w:r>
      <w:r w:rsidRPr="005247D6">
        <w:rPr>
          <w:rFonts w:ascii="Helvetica" w:eastAsiaTheme="minorHAnsi" w:hAnsi="Helvetica" w:cs="Helvetica"/>
          <w:color w:val="000000"/>
          <w14:ligatures w14:val="standardContextual"/>
        </w:rPr>
        <w:t xml:space="preserve"> </w:t>
      </w:r>
      <w:r w:rsidRPr="005247D6">
        <w:rPr>
          <w:rFonts w:ascii="Lucida Grande" w:eastAsiaTheme="minorHAnsi" w:hAnsi="Lucida Grande" w:cs="Lucida Grande"/>
          <w:color w:val="000000"/>
          <w:sz w:val="28"/>
          <w:szCs w:val="28"/>
          <w14:ligatures w14:val="standardContextual"/>
        </w:rPr>
        <w:t>ʿ</w:t>
      </w:r>
      <w:r w:rsidRPr="005247D6">
        <w:rPr>
          <w:rFonts w:ascii="Helvetica" w:eastAsiaTheme="minorHAnsi" w:hAnsi="Helvetica" w:cs="Helvetica"/>
          <w:color w:val="000000"/>
          <w14:ligatures w14:val="standardContextual"/>
        </w:rPr>
        <w:t xml:space="preserve"> </w:t>
      </w:r>
      <w:r w:rsidRPr="005247D6">
        <w:rPr>
          <w:rFonts w:ascii="Times-Italic" w:eastAsiaTheme="minorHAnsi" w:hAnsi="Times-Italic" w:cs="Times-Italic"/>
          <w:i/>
          <w:iCs/>
          <w:color w:val="000000"/>
          <w:sz w:val="28"/>
          <w:szCs w:val="28"/>
          <w14:ligatures w14:val="standardContextual"/>
        </w:rPr>
        <w:t xml:space="preserve">adam al-wajd lā yadullu </w:t>
      </w:r>
      <w:r w:rsidRPr="005247D6">
        <w:rPr>
          <w:rFonts w:ascii="Lucida Grande" w:eastAsiaTheme="minorHAnsi" w:hAnsi="Lucida Grande" w:cs="Lucida Grande"/>
          <w:color w:val="000000"/>
          <w:sz w:val="28"/>
          <w:szCs w:val="28"/>
          <w14:ligatures w14:val="standardContextual"/>
        </w:rPr>
        <w:t>ʿ</w:t>
      </w:r>
      <w:r w:rsidRPr="005247D6">
        <w:rPr>
          <w:rFonts w:ascii="Helvetica" w:eastAsiaTheme="minorHAnsi" w:hAnsi="Helvetica" w:cs="Helvetica"/>
          <w:color w:val="000000"/>
          <w14:ligatures w14:val="standardContextual"/>
        </w:rPr>
        <w:t xml:space="preserve"> </w:t>
      </w:r>
      <w:r w:rsidRPr="005247D6">
        <w:rPr>
          <w:rFonts w:ascii="Times-Italic" w:eastAsiaTheme="minorHAnsi" w:hAnsi="Times-Italic" w:cs="Times-Italic"/>
          <w:i/>
          <w:iCs/>
          <w:color w:val="000000"/>
          <w:sz w:val="28"/>
          <w:szCs w:val="28"/>
          <w14:ligatures w14:val="standardContextual"/>
        </w:rPr>
        <w:t xml:space="preserve">alā </w:t>
      </w:r>
      <w:r w:rsidRPr="005247D6">
        <w:rPr>
          <w:rFonts w:ascii="Lucida Grande" w:eastAsiaTheme="minorHAnsi" w:hAnsi="Lucida Grande" w:cs="Lucida Grande"/>
          <w:color w:val="000000"/>
          <w:sz w:val="28"/>
          <w:szCs w:val="28"/>
          <w14:ligatures w14:val="standardContextual"/>
        </w:rPr>
        <w:t>ʿ</w:t>
      </w:r>
      <w:r w:rsidRPr="005247D6">
        <w:rPr>
          <w:rFonts w:ascii="Helvetica" w:eastAsiaTheme="minorHAnsi" w:hAnsi="Helvetica" w:cs="Helvetica"/>
          <w:color w:val="000000"/>
          <w14:ligatures w14:val="standardContextual"/>
        </w:rPr>
        <w:t xml:space="preserve"> </w:t>
      </w:r>
      <w:r w:rsidRPr="005247D6">
        <w:rPr>
          <w:rFonts w:ascii="Times-Italic" w:eastAsiaTheme="minorHAnsi" w:hAnsi="Times-Italic" w:cs="Times-Italic"/>
          <w:i/>
          <w:iCs/>
          <w:color w:val="000000"/>
          <w:sz w:val="28"/>
          <w:szCs w:val="28"/>
          <w14:ligatures w14:val="standardContextual"/>
        </w:rPr>
        <w:t>adam al-wujūd</w:t>
      </w:r>
      <w:r w:rsidRPr="005247D6">
        <w:rPr>
          <w:rFonts w:ascii="Times-Roman" w:eastAsiaTheme="minorHAnsi" w:hAnsi="Times-Roman" w:cs="Times-Roman"/>
          <w:color w:val="000000"/>
          <w:sz w:val="28"/>
          <w:szCs w:val="28"/>
          <w14:ligatures w14:val="standardContextual"/>
        </w:rPr>
        <w:t xml:space="preserve"> ).” Similarly: “Lack of proof does not prove (that a thing) lacks existence” (</w:t>
      </w:r>
      <w:r w:rsidRPr="005247D6">
        <w:rPr>
          <w:rFonts w:ascii="Times-Italic" w:eastAsiaTheme="minorHAnsi" w:hAnsi="Times-Italic" w:cs="Times-Italic"/>
          <w:i/>
          <w:iCs/>
          <w:color w:val="000000"/>
          <w:sz w:val="28"/>
          <w:szCs w:val="28"/>
          <w14:ligatures w14:val="standardContextual"/>
        </w:rPr>
        <w:t>‘adam al-dalīl laysa bi-dalīl al-‘adam</w:t>
      </w:r>
      <w:r w:rsidRPr="005247D6">
        <w:rPr>
          <w:rFonts w:ascii="Times-Roman" w:eastAsiaTheme="minorHAnsi" w:hAnsi="Times-Roman" w:cs="Times-Roman"/>
          <w:color w:val="000000"/>
          <w:sz w:val="28"/>
          <w:szCs w:val="28"/>
          <w14:ligatures w14:val="standardContextual"/>
        </w:rPr>
        <w:t xml:space="preserve"> ).</w:t>
      </w:r>
      <w:r w:rsidRPr="005247D6">
        <w:rPr>
          <w:rFonts w:ascii="Helvetica" w:eastAsiaTheme="minorHAnsi" w:hAnsi="Helvetica" w:cs="Helvetica"/>
          <w:color w:val="000000"/>
          <w14:ligatures w14:val="standardContextual"/>
        </w:rPr>
        <w:t xml:space="preserve"> </w:t>
      </w:r>
    </w:p>
    <w:p w14:paraId="0C80C6B9" w14:textId="77777777" w:rsidR="005247D6" w:rsidRDefault="005247D6" w:rsidP="005247D6">
      <w:pPr>
        <w:autoSpaceDE w:val="0"/>
        <w:autoSpaceDN w:val="0"/>
        <w:adjustRightInd w:val="0"/>
        <w:rPr>
          <w:rFonts w:ascii="Helvetica" w:eastAsiaTheme="minorHAnsi" w:hAnsi="Helvetica" w:cs="Helvetica"/>
          <w:color w:val="000000"/>
          <w14:ligatures w14:val="standardContextual"/>
        </w:rPr>
      </w:pPr>
    </w:p>
    <w:p w14:paraId="43546BD7" w14:textId="7AC2D195" w:rsidR="005247D6" w:rsidRPr="005247D6" w:rsidRDefault="005247D6" w:rsidP="00E616ED">
      <w:pPr>
        <w:pStyle w:val="ListParagraph"/>
        <w:numPr>
          <w:ilvl w:val="2"/>
          <w:numId w:val="128"/>
        </w:numPr>
        <w:autoSpaceDE w:val="0"/>
        <w:autoSpaceDN w:val="0"/>
        <w:adjustRightInd w:val="0"/>
        <w:rPr>
          <w:rFonts w:ascii="Helvetica" w:eastAsiaTheme="minorHAnsi" w:hAnsi="Helvetica" w:cs="Helvetica"/>
          <w:color w:val="0F252D"/>
          <w:sz w:val="20"/>
          <w:szCs w:val="20"/>
          <w14:ligatures w14:val="standardContextual"/>
        </w:rPr>
      </w:pPr>
      <w:r w:rsidRPr="005247D6">
        <w:rPr>
          <w:rFonts w:ascii="Helvetica" w:eastAsiaTheme="minorHAnsi" w:hAnsi="Helvetica" w:cs="Helvetica"/>
          <w:color w:val="0F252D"/>
          <w:sz w:val="20"/>
          <w:szCs w:val="20"/>
          <w14:ligatures w14:val="standardContextual"/>
        </w:rPr>
        <w:t>We Must Reject the Notion of a Disenchanted Universe</w:t>
      </w:r>
    </w:p>
    <w:p w14:paraId="18B9FFA2" w14:textId="77777777" w:rsidR="005247D6" w:rsidRPr="005247D6" w:rsidRDefault="005247D6" w:rsidP="00E616ED">
      <w:pPr>
        <w:pStyle w:val="ListParagraph"/>
        <w:numPr>
          <w:ilvl w:val="0"/>
          <w:numId w:val="128"/>
        </w:numPr>
        <w:autoSpaceDE w:val="0"/>
        <w:autoSpaceDN w:val="0"/>
        <w:adjustRightInd w:val="0"/>
        <w:rPr>
          <w:rFonts w:ascii="Helvetica" w:eastAsiaTheme="minorHAnsi" w:hAnsi="Helvetica" w:cs="Helvetica"/>
          <w:color w:val="000000"/>
          <w14:ligatures w14:val="standardContextual"/>
        </w:rPr>
      </w:pPr>
      <w:r w:rsidRPr="005247D6">
        <w:rPr>
          <w:rFonts w:ascii="Times-Roman" w:eastAsiaTheme="minorHAnsi" w:hAnsi="Times-Roman" w:cs="Times-Roman"/>
          <w:color w:val="000000"/>
          <w:sz w:val="28"/>
          <w:szCs w:val="28"/>
          <w14:ligatures w14:val="standardContextual"/>
        </w:rPr>
        <w:t>Islamic theology rejects the “disenchantment” of nature. Regardless of whether we regard all created things to be alive or not, we believe that the world around us is filled the living things we witness, along with other living things that we do not customarily see and which directly affect our lives on earth. We affirm that everything that transpires in the world around us is a sign of God, and we look upon natural phenomena as morally and ethically significant for us human beings.</w:t>
      </w:r>
      <w:r w:rsidRPr="005247D6">
        <w:rPr>
          <w:rFonts w:ascii="Helvetica" w:eastAsiaTheme="minorHAnsi" w:hAnsi="Helvetica" w:cs="Helvetica"/>
          <w:color w:val="000000"/>
          <w14:ligatures w14:val="standardContextual"/>
        </w:rPr>
        <w:t xml:space="preserve"> </w:t>
      </w:r>
    </w:p>
    <w:p w14:paraId="3290AC3D" w14:textId="77777777" w:rsidR="005247D6" w:rsidRPr="005247D6" w:rsidRDefault="005247D6" w:rsidP="00E616ED">
      <w:pPr>
        <w:pStyle w:val="ListParagraph"/>
        <w:numPr>
          <w:ilvl w:val="0"/>
          <w:numId w:val="128"/>
        </w:numPr>
        <w:autoSpaceDE w:val="0"/>
        <w:autoSpaceDN w:val="0"/>
        <w:adjustRightInd w:val="0"/>
        <w:rPr>
          <w:rFonts w:ascii="Helvetica" w:eastAsiaTheme="minorHAnsi" w:hAnsi="Helvetica" w:cs="Helvetica"/>
          <w:color w:val="0F252D"/>
          <w:sz w:val="20"/>
          <w:szCs w:val="20"/>
          <w14:ligatures w14:val="standardContextual"/>
        </w:rPr>
      </w:pPr>
      <w:r w:rsidRPr="005247D6">
        <w:rPr>
          <w:rFonts w:ascii="Helvetica" w:eastAsiaTheme="minorHAnsi" w:hAnsi="Helvetica" w:cs="Helvetica"/>
          <w:color w:val="0F252D"/>
          <w:sz w:val="20"/>
          <w:szCs w:val="20"/>
          <w14:ligatures w14:val="standardContextual"/>
        </w:rPr>
        <w:t xml:space="preserve">NOTE: WE MUST REJECT IT BECAUSE IT IS </w:t>
      </w:r>
      <w:r w:rsidRPr="005247D6">
        <w:rPr>
          <w:rFonts w:ascii="Helvetica" w:eastAsiaTheme="minorHAnsi" w:hAnsi="Helvetica" w:cs="Helvetica"/>
          <w:i/>
          <w:iCs/>
          <w:color w:val="0F252D"/>
          <w:sz w:val="20"/>
          <w:szCs w:val="20"/>
          <w14:ligatures w14:val="standardContextual"/>
        </w:rPr>
        <w:t>KUFR</w:t>
      </w:r>
      <w:r w:rsidRPr="005247D6">
        <w:rPr>
          <w:rFonts w:ascii="Helvetica" w:eastAsiaTheme="minorHAnsi" w:hAnsi="Helvetica" w:cs="Helvetica"/>
          <w:color w:val="0F252D"/>
          <w:sz w:val="20"/>
          <w:szCs w:val="20"/>
          <w14:ligatures w14:val="standardContextual"/>
        </w:rPr>
        <w:t>. IT NECESSARILY REPUDIATES BELIEF IN THE ANGELS AND THE JINN.</w:t>
      </w:r>
    </w:p>
    <w:p w14:paraId="732C7773" w14:textId="77777777" w:rsidR="005247D6" w:rsidRDefault="005247D6" w:rsidP="005247D6">
      <w:pPr>
        <w:autoSpaceDE w:val="0"/>
        <w:autoSpaceDN w:val="0"/>
        <w:adjustRightInd w:val="0"/>
        <w:rPr>
          <w:rFonts w:ascii="Helvetica" w:eastAsiaTheme="minorHAnsi" w:hAnsi="Helvetica" w:cs="Helvetica"/>
          <w:color w:val="0F252D"/>
          <w:sz w:val="20"/>
          <w:szCs w:val="20"/>
          <w14:ligatures w14:val="standardContextual"/>
        </w:rPr>
      </w:pPr>
    </w:p>
    <w:p w14:paraId="0BEF6813" w14:textId="56C35BE5" w:rsidR="005247D6" w:rsidRPr="005247D6" w:rsidRDefault="005247D6" w:rsidP="00E616ED">
      <w:pPr>
        <w:pStyle w:val="ListParagraph"/>
        <w:numPr>
          <w:ilvl w:val="1"/>
          <w:numId w:val="128"/>
        </w:numPr>
        <w:autoSpaceDE w:val="0"/>
        <w:autoSpaceDN w:val="0"/>
        <w:adjustRightInd w:val="0"/>
        <w:rPr>
          <w:rFonts w:ascii="Helvetica" w:eastAsiaTheme="minorHAnsi" w:hAnsi="Helvetica" w:cs="Helvetica"/>
          <w:color w:val="0F252D"/>
          <w14:ligatures w14:val="standardContextual"/>
        </w:rPr>
      </w:pPr>
      <w:r w:rsidRPr="005247D6">
        <w:rPr>
          <w:rFonts w:ascii="Helvetica" w:eastAsiaTheme="minorHAnsi" w:hAnsi="Helvetica" w:cs="Helvetica"/>
          <w:color w:val="0F252D"/>
          <w14:ligatures w14:val="standardContextual"/>
        </w:rPr>
        <w:t>Affirming an "Enchanted Universe"</w:t>
      </w:r>
    </w:p>
    <w:p w14:paraId="7A784697" w14:textId="77777777" w:rsidR="005247D6" w:rsidRPr="005247D6" w:rsidRDefault="005247D6" w:rsidP="00E616ED">
      <w:pPr>
        <w:pStyle w:val="ListParagraph"/>
        <w:numPr>
          <w:ilvl w:val="0"/>
          <w:numId w:val="128"/>
        </w:numPr>
        <w:autoSpaceDE w:val="0"/>
        <w:autoSpaceDN w:val="0"/>
        <w:adjustRightInd w:val="0"/>
        <w:rPr>
          <w:rFonts w:ascii="Helvetica" w:eastAsiaTheme="minorHAnsi" w:hAnsi="Helvetica" w:cs="Helvetica"/>
          <w:color w:val="000000"/>
          <w14:ligatures w14:val="standardContextual"/>
        </w:rPr>
      </w:pPr>
      <w:r w:rsidRPr="005247D6">
        <w:rPr>
          <w:rFonts w:ascii="Times-Roman" w:eastAsiaTheme="minorHAnsi" w:hAnsi="Times-Roman" w:cs="Times-Roman"/>
          <w:color w:val="000000"/>
          <w:sz w:val="28"/>
          <w:szCs w:val="28"/>
          <w14:ligatures w14:val="standardContextual"/>
        </w:rPr>
        <w:t>We live in and must believe in an enchanted universe:</w:t>
      </w:r>
      <w:r w:rsidRPr="005247D6">
        <w:rPr>
          <w:rFonts w:ascii="Helvetica" w:eastAsiaTheme="minorHAnsi" w:hAnsi="Helvetica" w:cs="Helvetica"/>
          <w:color w:val="000000"/>
          <w14:ligatures w14:val="standardContextual"/>
        </w:rPr>
        <w:t xml:space="preserve"> </w:t>
      </w:r>
    </w:p>
    <w:p w14:paraId="7338F6B4" w14:textId="77777777" w:rsidR="005247D6" w:rsidRPr="005247D6" w:rsidRDefault="005247D6" w:rsidP="00E616ED">
      <w:pPr>
        <w:pStyle w:val="ListParagraph"/>
        <w:numPr>
          <w:ilvl w:val="0"/>
          <w:numId w:val="128"/>
        </w:numPr>
        <w:autoSpaceDE w:val="0"/>
        <w:autoSpaceDN w:val="0"/>
        <w:adjustRightInd w:val="0"/>
        <w:rPr>
          <w:rFonts w:ascii="Times-Roman" w:eastAsiaTheme="minorHAnsi" w:hAnsi="Times-Roman" w:cs="Times-Roman"/>
          <w:color w:val="000000"/>
          <w:sz w:val="28"/>
          <w:szCs w:val="28"/>
          <w14:ligatures w14:val="standardContextual"/>
        </w:rPr>
      </w:pPr>
      <w:r w:rsidRPr="005247D6">
        <w:rPr>
          <w:rFonts w:ascii="Times-Roman" w:eastAsiaTheme="minorHAnsi" w:hAnsi="Times-Roman" w:cs="Times-Roman"/>
          <w:color w:val="000000"/>
          <w:sz w:val="28"/>
          <w:szCs w:val="28"/>
          <w14:ligatures w14:val="standardContextual"/>
        </w:rPr>
        <w:t xml:space="preserve">Disenchantment is euphemistically referred to as "rationalization," as if it were consistent with "reason."  </w:t>
      </w:r>
    </w:p>
    <w:p w14:paraId="6B5D4E26" w14:textId="77777777" w:rsidR="005247D6" w:rsidRPr="005247D6" w:rsidRDefault="005247D6" w:rsidP="00E616ED">
      <w:pPr>
        <w:pStyle w:val="ListParagraph"/>
        <w:numPr>
          <w:ilvl w:val="0"/>
          <w:numId w:val="128"/>
        </w:numPr>
        <w:autoSpaceDE w:val="0"/>
        <w:autoSpaceDN w:val="0"/>
        <w:adjustRightInd w:val="0"/>
        <w:rPr>
          <w:rFonts w:ascii="Courier New" w:eastAsiaTheme="minorHAnsi" w:hAnsi="Courier New" w:cs="Courier New"/>
          <w:color w:val="000000"/>
          <w:sz w:val="28"/>
          <w:szCs w:val="28"/>
          <w14:ligatures w14:val="standardContextual"/>
        </w:rPr>
      </w:pPr>
      <w:r w:rsidRPr="005247D6">
        <w:rPr>
          <w:rFonts w:ascii="MS Mincho" w:eastAsia="MS Mincho" w:hAnsi="MS Mincho" w:cs="MS Mincho" w:hint="eastAsia"/>
          <w:color w:val="000000"/>
          <w:sz w:val="28"/>
          <w:szCs w:val="28"/>
          <w14:ligatures w14:val="standardContextual"/>
        </w:rPr>
        <w:t> </w:t>
      </w:r>
    </w:p>
    <w:p w14:paraId="758C0442" w14:textId="77777777" w:rsidR="005247D6" w:rsidRPr="005247D6" w:rsidRDefault="005247D6" w:rsidP="00E616ED">
      <w:pPr>
        <w:pStyle w:val="ListParagraph"/>
        <w:numPr>
          <w:ilvl w:val="0"/>
          <w:numId w:val="128"/>
        </w:numPr>
        <w:autoSpaceDE w:val="0"/>
        <w:autoSpaceDN w:val="0"/>
        <w:adjustRightInd w:val="0"/>
        <w:rPr>
          <w:rFonts w:ascii="Times-Roman" w:eastAsiaTheme="minorHAnsi" w:hAnsi="Times-Roman" w:cs="Times-Roman"/>
          <w:color w:val="000000"/>
          <w:sz w:val="28"/>
          <w:szCs w:val="28"/>
          <w14:ligatures w14:val="standardContextual"/>
        </w:rPr>
      </w:pPr>
      <w:r w:rsidRPr="005247D6">
        <w:rPr>
          <w:rFonts w:ascii="Times-Roman" w:eastAsiaTheme="minorHAnsi" w:hAnsi="Times-Roman" w:cs="Times-Roman"/>
          <w:color w:val="000000"/>
          <w:sz w:val="28"/>
          <w:szCs w:val="28"/>
          <w14:ligatures w14:val="standardContextual"/>
        </w:rPr>
        <w:t xml:space="preserve">Like everything in modernism, "reason" here is reductionist: "reason based solely on the limited data of uninformed sense perception."  </w:t>
      </w:r>
    </w:p>
    <w:p w14:paraId="178C4CF1" w14:textId="77777777" w:rsidR="005247D6" w:rsidRDefault="005247D6" w:rsidP="005247D6">
      <w:pPr>
        <w:autoSpaceDE w:val="0"/>
        <w:autoSpaceDN w:val="0"/>
        <w:adjustRightInd w:val="0"/>
        <w:rPr>
          <w:rFonts w:ascii="Times-Roman" w:eastAsiaTheme="minorHAnsi" w:hAnsi="Times-Roman" w:cs="Times-Roman"/>
          <w:color w:val="000000"/>
          <w:sz w:val="28"/>
          <w:szCs w:val="28"/>
          <w14:ligatures w14:val="standardContextual"/>
        </w:rPr>
      </w:pPr>
    </w:p>
    <w:p w14:paraId="7C7081DA" w14:textId="77777777" w:rsidR="005247D6" w:rsidRDefault="005247D6" w:rsidP="005247D6">
      <w:pPr>
        <w:autoSpaceDE w:val="0"/>
        <w:autoSpaceDN w:val="0"/>
        <w:adjustRightInd w:val="0"/>
        <w:rPr>
          <w:rFonts w:ascii="Times-Roman" w:eastAsiaTheme="minorHAnsi" w:hAnsi="Times-Roman" w:cs="Times-Roman"/>
          <w:color w:val="000000"/>
          <w:sz w:val="28"/>
          <w:szCs w:val="28"/>
          <w14:ligatures w14:val="standardContextual"/>
        </w:rPr>
      </w:pPr>
    </w:p>
    <w:p w14:paraId="03329344" w14:textId="77777777" w:rsidR="005247D6" w:rsidRPr="005247D6" w:rsidRDefault="005247D6" w:rsidP="00E616ED">
      <w:pPr>
        <w:pStyle w:val="ListParagraph"/>
        <w:numPr>
          <w:ilvl w:val="0"/>
          <w:numId w:val="128"/>
        </w:numPr>
        <w:autoSpaceDE w:val="0"/>
        <w:autoSpaceDN w:val="0"/>
        <w:adjustRightInd w:val="0"/>
        <w:rPr>
          <w:rFonts w:ascii="Helvetica" w:eastAsiaTheme="minorHAnsi" w:hAnsi="Helvetica" w:cs="Helvetica"/>
          <w:color w:val="1E1E1E"/>
          <w:sz w:val="28"/>
          <w:szCs w:val="28"/>
          <w14:ligatures w14:val="standardContextual"/>
        </w:rPr>
      </w:pPr>
      <w:r w:rsidRPr="005247D6">
        <w:rPr>
          <w:rFonts w:ascii="Helvetica" w:eastAsiaTheme="minorHAnsi" w:hAnsi="Helvetica" w:cs="Helvetica"/>
          <w:color w:val="1E1E1E"/>
          <w:sz w:val="28"/>
          <w:szCs w:val="28"/>
          <w14:ligatures w14:val="standardContextual"/>
        </w:rPr>
        <w:t>3dab. Enchanted World: Affirming a Living Cosmos</w:t>
      </w:r>
    </w:p>
    <w:p w14:paraId="46484FF9" w14:textId="724989FA" w:rsidR="005247D6" w:rsidRPr="005247D6" w:rsidRDefault="005247D6" w:rsidP="00E616ED">
      <w:pPr>
        <w:pStyle w:val="ListParagraph"/>
        <w:numPr>
          <w:ilvl w:val="1"/>
          <w:numId w:val="128"/>
        </w:numPr>
        <w:autoSpaceDE w:val="0"/>
        <w:autoSpaceDN w:val="0"/>
        <w:adjustRightInd w:val="0"/>
        <w:rPr>
          <w:rFonts w:ascii="Helvetica" w:eastAsiaTheme="minorHAnsi" w:hAnsi="Helvetica" w:cs="Helvetica"/>
          <w:color w:val="0F252D"/>
          <w14:ligatures w14:val="standardContextual"/>
        </w:rPr>
      </w:pPr>
      <w:r w:rsidRPr="005247D6">
        <w:rPr>
          <w:rFonts w:ascii="Helvetica" w:eastAsiaTheme="minorHAnsi" w:hAnsi="Helvetica" w:cs="Helvetica"/>
          <w:color w:val="0F252D"/>
          <w14:ligatures w14:val="standardContextual"/>
        </w:rPr>
        <w:t>The Modern Notion of Inert Matter</w:t>
      </w:r>
    </w:p>
    <w:p w14:paraId="25C328C6" w14:textId="2B98A0C8" w:rsidR="005247D6" w:rsidRPr="00C11A7B" w:rsidRDefault="005247D6" w:rsidP="00E616ED">
      <w:pPr>
        <w:pStyle w:val="ListParagraph"/>
        <w:numPr>
          <w:ilvl w:val="0"/>
          <w:numId w:val="128"/>
        </w:numPr>
        <w:autoSpaceDE w:val="0"/>
        <w:autoSpaceDN w:val="0"/>
        <w:adjustRightInd w:val="0"/>
        <w:rPr>
          <w:rFonts w:ascii="Times-Roman" w:eastAsiaTheme="minorHAnsi" w:hAnsi="Times-Roman" w:cs="Times-Roman"/>
          <w:color w:val="000000"/>
          <w:sz w:val="28"/>
          <w:szCs w:val="28"/>
          <w14:ligatures w14:val="standardContextual"/>
        </w:rPr>
      </w:pPr>
      <w:r w:rsidRPr="005247D6">
        <w:rPr>
          <w:rFonts w:ascii="Times-Roman" w:eastAsiaTheme="minorHAnsi" w:hAnsi="Times-Roman" w:cs="Times-Roman"/>
          <w:color w:val="000000"/>
          <w:sz w:val="28"/>
          <w:szCs w:val="28"/>
          <w14:ligatures w14:val="standardContextual"/>
        </w:rPr>
        <w:t xml:space="preserve">Note: We live in an enchanted world. </w:t>
      </w:r>
      <w:r w:rsidRPr="005247D6">
        <w:rPr>
          <w:rFonts w:ascii="Times-Italic" w:eastAsiaTheme="minorHAnsi" w:hAnsi="Times-Italic" w:cs="Times-Italic"/>
          <w:i/>
          <w:iCs/>
          <w:color w:val="000000"/>
          <w:sz w:val="28"/>
          <w:szCs w:val="28"/>
          <w14:ligatures w14:val="standardContextual"/>
        </w:rPr>
        <w:t>Entzauberung</w:t>
      </w:r>
      <w:r w:rsidRPr="005247D6">
        <w:rPr>
          <w:rFonts w:ascii="Times-Roman" w:eastAsiaTheme="minorHAnsi" w:hAnsi="Times-Roman" w:cs="Times-Roman"/>
          <w:color w:val="000000"/>
          <w:sz w:val="28"/>
          <w:szCs w:val="28"/>
          <w14:ligatures w14:val="standardContextual"/>
        </w:rPr>
        <w:t xml:space="preserve"> is a modernist myth. Belief in Angels is Prophetic based upon sound Revelation. It is not a primitive belief or pre-sceintific worldview--although people have always believed in them. They are not microbes. Angels are not “our good tendencies.” And devils are not “our bad tendencies.” They are exitential realities of the first order. They have names.</w:t>
      </w:r>
    </w:p>
    <w:p w14:paraId="4B000560" w14:textId="77777777" w:rsidR="005247D6" w:rsidRDefault="005247D6" w:rsidP="005247D6">
      <w:pPr>
        <w:autoSpaceDE w:val="0"/>
        <w:autoSpaceDN w:val="0"/>
        <w:adjustRightInd w:val="0"/>
        <w:rPr>
          <w:rFonts w:ascii="Times-Roman" w:eastAsiaTheme="minorHAnsi" w:hAnsi="Times-Roman" w:cs="Times-Roman"/>
          <w:color w:val="000000"/>
          <w:sz w:val="28"/>
          <w:szCs w:val="28"/>
          <w14:ligatures w14:val="standardContextual"/>
        </w:rPr>
      </w:pPr>
    </w:p>
    <w:p w14:paraId="5ADB1EB9" w14:textId="77777777" w:rsidR="005247D6" w:rsidRPr="005247D6" w:rsidRDefault="005247D6" w:rsidP="00E616ED">
      <w:pPr>
        <w:pStyle w:val="ListParagraph"/>
        <w:numPr>
          <w:ilvl w:val="0"/>
          <w:numId w:val="128"/>
        </w:numPr>
        <w:autoSpaceDE w:val="0"/>
        <w:autoSpaceDN w:val="0"/>
        <w:adjustRightInd w:val="0"/>
        <w:rPr>
          <w:rFonts w:ascii="Times-Roman" w:eastAsiaTheme="minorHAnsi" w:hAnsi="Times-Roman" w:cs="Times-Roman"/>
          <w:sz w:val="28"/>
          <w:szCs w:val="28"/>
          <w14:ligatures w14:val="standardContextual"/>
        </w:rPr>
      </w:pPr>
      <w:r w:rsidRPr="005247D6">
        <w:rPr>
          <w:rFonts w:ascii="Times-Roman" w:eastAsiaTheme="minorHAnsi" w:hAnsi="Times-Roman" w:cs="Times-Roman"/>
          <w:sz w:val="28"/>
          <w:szCs w:val="28"/>
          <w14:ligatures w14:val="standardContextual"/>
        </w:rPr>
        <w:t>Animate, Inanimate, and the Notion of Inert Matter</w:t>
      </w:r>
    </w:p>
    <w:p w14:paraId="233679CC" w14:textId="77777777" w:rsidR="005247D6" w:rsidRPr="005247D6" w:rsidRDefault="005247D6" w:rsidP="00E616ED">
      <w:pPr>
        <w:pStyle w:val="ListParagraph"/>
        <w:numPr>
          <w:ilvl w:val="0"/>
          <w:numId w:val="128"/>
        </w:numPr>
        <w:autoSpaceDE w:val="0"/>
        <w:autoSpaceDN w:val="0"/>
        <w:adjustRightInd w:val="0"/>
        <w:rPr>
          <w:rFonts w:ascii="Helvetica" w:eastAsiaTheme="minorHAnsi" w:hAnsi="Helvetica" w:cs="Helvetica"/>
          <w:color w:val="000000"/>
          <w14:ligatures w14:val="standardContextual"/>
        </w:rPr>
      </w:pPr>
      <w:r w:rsidRPr="005247D6">
        <w:rPr>
          <w:rFonts w:ascii="Helvetica" w:eastAsiaTheme="minorHAnsi" w:hAnsi="Helvetica" w:cs="Helvetica"/>
          <w:color w:val="000000"/>
          <w14:ligatures w14:val="standardContextual"/>
        </w:rPr>
        <w:t xml:space="preserve">LIFE: </w:t>
      </w:r>
    </w:p>
    <w:p w14:paraId="7BEB51BC" w14:textId="77777777" w:rsidR="005247D6" w:rsidRPr="005247D6" w:rsidRDefault="005247D6" w:rsidP="00E616ED">
      <w:pPr>
        <w:pStyle w:val="ListParagraph"/>
        <w:numPr>
          <w:ilvl w:val="0"/>
          <w:numId w:val="128"/>
        </w:numPr>
        <w:autoSpaceDE w:val="0"/>
        <w:autoSpaceDN w:val="0"/>
        <w:adjustRightInd w:val="0"/>
        <w:rPr>
          <w:rFonts w:ascii="Helvetica" w:eastAsiaTheme="minorHAnsi" w:hAnsi="Helvetica" w:cs="Helvetica"/>
          <w:color w:val="000000"/>
          <w14:ligatures w14:val="standardContextual"/>
        </w:rPr>
      </w:pPr>
      <w:r w:rsidRPr="005247D6">
        <w:rPr>
          <w:rFonts w:ascii="Helvetica" w:eastAsiaTheme="minorHAnsi" w:hAnsi="Helvetica" w:cs="Helvetica"/>
          <w:color w:val="000000"/>
          <w14:ligatures w14:val="standardContextual"/>
        </w:rPr>
        <w:t xml:space="preserve">René Guénon, The Reign of Quantity, 27: </w:t>
      </w:r>
    </w:p>
    <w:p w14:paraId="0DAB9635" w14:textId="77777777" w:rsidR="005247D6" w:rsidRPr="005247D6" w:rsidRDefault="005247D6" w:rsidP="00E616ED">
      <w:pPr>
        <w:pStyle w:val="ListParagraph"/>
        <w:numPr>
          <w:ilvl w:val="0"/>
          <w:numId w:val="128"/>
        </w:numPr>
        <w:autoSpaceDE w:val="0"/>
        <w:autoSpaceDN w:val="0"/>
        <w:adjustRightInd w:val="0"/>
        <w:rPr>
          <w:rFonts w:ascii="Helvetica" w:eastAsiaTheme="minorHAnsi" w:hAnsi="Helvetica" w:cs="Helvetica"/>
          <w:color w:val="000000"/>
          <w14:ligatures w14:val="standardContextual"/>
        </w:rPr>
      </w:pPr>
      <w:r w:rsidRPr="005247D6">
        <w:rPr>
          <w:rFonts w:ascii="Helvetica" w:eastAsiaTheme="minorHAnsi" w:hAnsi="Helvetica" w:cs="Helvetica"/>
          <w:color w:val="000000"/>
          <w14:ligatures w14:val="standardContextual"/>
        </w:rPr>
        <w:t xml:space="preserve">“None the less, by a curious confusion, they talk all the time of ‘inert matter’, without noticing that if it were really inert it would have no properties and would not be manifested in any way…” </w:t>
      </w:r>
    </w:p>
    <w:p w14:paraId="0AAE1AF1" w14:textId="77777777" w:rsidR="005247D6" w:rsidRPr="005247D6" w:rsidRDefault="005247D6" w:rsidP="00E616ED">
      <w:pPr>
        <w:pStyle w:val="ListParagraph"/>
        <w:numPr>
          <w:ilvl w:val="0"/>
          <w:numId w:val="128"/>
        </w:numPr>
        <w:autoSpaceDE w:val="0"/>
        <w:autoSpaceDN w:val="0"/>
        <w:adjustRightInd w:val="0"/>
        <w:rPr>
          <w:rFonts w:ascii="Helvetica" w:eastAsiaTheme="minorHAnsi" w:hAnsi="Helvetica" w:cs="Helvetica"/>
          <w:color w:val="000000"/>
          <w14:ligatures w14:val="standardContextual"/>
        </w:rPr>
      </w:pPr>
      <w:r w:rsidRPr="005247D6">
        <w:rPr>
          <w:rFonts w:ascii="Helvetica" w:eastAsiaTheme="minorHAnsi" w:hAnsi="Helvetica" w:cs="Helvetica"/>
          <w:color w:val="000000"/>
          <w14:ligatures w14:val="standardContextual"/>
        </w:rPr>
        <w:t> </w:t>
      </w:r>
    </w:p>
    <w:p w14:paraId="544C3F0E" w14:textId="77777777" w:rsidR="005247D6" w:rsidRPr="005247D6" w:rsidRDefault="005247D6" w:rsidP="00E616ED">
      <w:pPr>
        <w:pStyle w:val="ListParagraph"/>
        <w:numPr>
          <w:ilvl w:val="0"/>
          <w:numId w:val="128"/>
        </w:numPr>
        <w:autoSpaceDE w:val="0"/>
        <w:autoSpaceDN w:val="0"/>
        <w:adjustRightInd w:val="0"/>
        <w:rPr>
          <w:rFonts w:ascii="Helvetica" w:eastAsiaTheme="minorHAnsi" w:hAnsi="Helvetica" w:cs="Helvetica"/>
          <w:color w:val="000000"/>
          <w14:ligatures w14:val="standardContextual"/>
        </w:rPr>
      </w:pPr>
      <w:r w:rsidRPr="005247D6">
        <w:rPr>
          <w:rFonts w:ascii="Helvetica" w:eastAsiaTheme="minorHAnsi" w:hAnsi="Helvetica" w:cs="Helvetica"/>
          <w:color w:val="000000"/>
          <w14:ligatures w14:val="standardContextual"/>
        </w:rPr>
        <w:t xml:space="preserve">“…they pronounce everything that comes within range of their senses to be ‘matter’; actually however, inertia can only be attributed correctly to material prima, because it alone is synonymous with passivity or pure potentiality. To speak of the ‘properites of matter’ while asserting at the same time that ‘matter is inert’ is an insoluable contradiction…”. </w:t>
      </w:r>
    </w:p>
    <w:p w14:paraId="0C1BDC13" w14:textId="77777777" w:rsidR="005247D6" w:rsidRPr="005247D6" w:rsidRDefault="005247D6" w:rsidP="00E616ED">
      <w:pPr>
        <w:pStyle w:val="ListParagraph"/>
        <w:numPr>
          <w:ilvl w:val="0"/>
          <w:numId w:val="128"/>
        </w:numPr>
        <w:autoSpaceDE w:val="0"/>
        <w:autoSpaceDN w:val="0"/>
        <w:adjustRightInd w:val="0"/>
        <w:rPr>
          <w:rFonts w:ascii="Helvetica" w:eastAsiaTheme="minorHAnsi" w:hAnsi="Helvetica" w:cs="Helvetica"/>
          <w:color w:val="000000"/>
          <w14:ligatures w14:val="standardContextual"/>
        </w:rPr>
      </w:pPr>
      <w:r w:rsidRPr="005247D6">
        <w:rPr>
          <w:rFonts w:ascii="Helvetica" w:eastAsiaTheme="minorHAnsi" w:hAnsi="Helvetica" w:cs="Helvetica"/>
          <w:color w:val="000000"/>
          <w14:ligatures w14:val="standardContextual"/>
        </w:rPr>
        <w:t> </w:t>
      </w:r>
    </w:p>
    <w:p w14:paraId="23D66C2B" w14:textId="77777777" w:rsidR="005247D6" w:rsidRPr="005247D6" w:rsidRDefault="005247D6" w:rsidP="00E616ED">
      <w:pPr>
        <w:pStyle w:val="ListParagraph"/>
        <w:numPr>
          <w:ilvl w:val="0"/>
          <w:numId w:val="128"/>
        </w:numPr>
        <w:autoSpaceDE w:val="0"/>
        <w:autoSpaceDN w:val="0"/>
        <w:adjustRightInd w:val="0"/>
        <w:rPr>
          <w:rFonts w:ascii="Times-Roman" w:eastAsiaTheme="minorHAnsi" w:hAnsi="Times-Roman" w:cs="Times-Roman"/>
          <w:color w:val="000000"/>
          <w14:ligatures w14:val="standardContextual"/>
        </w:rPr>
      </w:pPr>
      <w:r w:rsidRPr="005247D6">
        <w:rPr>
          <w:rFonts w:ascii="Times-Roman" w:eastAsiaTheme="minorHAnsi" w:hAnsi="Times-Roman" w:cs="Times-Roman"/>
          <w:color w:val="000000"/>
          <w:sz w:val="41"/>
          <w:szCs w:val="41"/>
          <w14:ligatures w14:val="standardContextual"/>
        </w:rPr>
        <w:t>in·ert</w:t>
      </w:r>
      <w:r w:rsidRPr="005247D6">
        <w:rPr>
          <w:rFonts w:ascii="Times-Roman" w:eastAsiaTheme="minorHAnsi" w:hAnsi="Times-Roman" w:cs="Times-Roman"/>
          <w:color w:val="000000"/>
          <w:sz w:val="29"/>
          <w:szCs w:val="29"/>
          <w14:ligatures w14:val="standardContextual"/>
        </w:rPr>
        <w:t>| i</w:t>
      </w:r>
      <w:r w:rsidRPr="005247D6">
        <w:rPr>
          <w:rFonts w:eastAsiaTheme="minorHAnsi"/>
          <w:color w:val="000000"/>
          <w:sz w:val="29"/>
          <w:szCs w:val="29"/>
          <w14:ligatures w14:val="standardContextual"/>
        </w:rPr>
        <w:t>ˈ</w:t>
      </w:r>
      <w:r w:rsidRPr="005247D6">
        <w:rPr>
          <w:rFonts w:ascii="Times-Roman" w:eastAsiaTheme="minorHAnsi" w:hAnsi="Times-Roman" w:cs="Times-Roman"/>
          <w:color w:val="000000"/>
          <w:sz w:val="29"/>
          <w:szCs w:val="29"/>
          <w14:ligatures w14:val="standardContextual"/>
        </w:rPr>
        <w:t xml:space="preserve">nərt | adjective </w:t>
      </w:r>
      <w:r w:rsidRPr="005247D6">
        <w:rPr>
          <w:rFonts w:ascii="Times-Roman" w:eastAsiaTheme="minorHAnsi" w:hAnsi="Times-Roman" w:cs="Times-Roman"/>
          <w:color w:val="000000"/>
          <w14:ligatures w14:val="standardContextual"/>
        </w:rPr>
        <w:t>lacking the ability or strength to move: </w:t>
      </w:r>
      <w:r w:rsidRPr="005247D6">
        <w:rPr>
          <w:rFonts w:ascii="Times-Italic" w:eastAsiaTheme="minorHAnsi" w:hAnsi="Times-Italic" w:cs="Times-Italic"/>
          <w:i/>
          <w:iCs/>
          <w:color w:val="000000"/>
          <w14:ligatures w14:val="standardContextual"/>
        </w:rPr>
        <w:t>she lay inert in her bed</w:t>
      </w:r>
      <w:r w:rsidRPr="005247D6">
        <w:rPr>
          <w:rFonts w:ascii="Times-Roman" w:eastAsiaTheme="minorHAnsi" w:hAnsi="Times-Roman" w:cs="Times-Roman"/>
          <w:color w:val="000000"/>
          <w14:ligatures w14:val="standardContextual"/>
        </w:rPr>
        <w:t>. </w:t>
      </w:r>
      <w:r w:rsidRPr="005247D6">
        <w:rPr>
          <w:rFonts w:ascii="Times-Bold" w:eastAsiaTheme="minorHAnsi" w:hAnsi="Times-Bold" w:cs="Times-Bold"/>
          <w:b/>
          <w:bCs/>
          <w:color w:val="000000"/>
          <w14:ligatures w14:val="standardContextual"/>
        </w:rPr>
        <w:t>•</w:t>
      </w:r>
      <w:r w:rsidRPr="005247D6">
        <w:rPr>
          <w:rFonts w:ascii="Times-Roman" w:eastAsiaTheme="minorHAnsi" w:hAnsi="Times-Roman" w:cs="Times-Roman"/>
          <w:color w:val="000000"/>
          <w14:ligatures w14:val="standardContextual"/>
        </w:rPr>
        <w:t> lacking vigor: </w:t>
      </w:r>
      <w:r w:rsidRPr="005247D6">
        <w:rPr>
          <w:rFonts w:ascii="Times-Italic" w:eastAsiaTheme="minorHAnsi" w:hAnsi="Times-Italic" w:cs="Times-Italic"/>
          <w:i/>
          <w:iCs/>
          <w:color w:val="000000"/>
          <w14:ligatures w14:val="standardContextual"/>
        </w:rPr>
        <w:t>an inert</w:t>
      </w:r>
      <w:r w:rsidRPr="005247D6">
        <w:rPr>
          <w:rFonts w:ascii="Times-Roman" w:eastAsiaTheme="minorHAnsi" w:hAnsi="Times-Roman" w:cs="Times-Roman"/>
          <w:color w:val="000000"/>
          <w14:ligatures w14:val="standardContextual"/>
        </w:rPr>
        <w:t> </w:t>
      </w:r>
      <w:r w:rsidRPr="005247D6">
        <w:rPr>
          <w:rFonts w:ascii="Times-Italic" w:eastAsiaTheme="minorHAnsi" w:hAnsi="Times-Italic" w:cs="Times-Italic"/>
          <w:i/>
          <w:iCs/>
          <w:color w:val="000000"/>
          <w14:ligatures w14:val="standardContextual"/>
        </w:rPr>
        <w:t>political</w:t>
      </w:r>
      <w:r w:rsidRPr="005247D6">
        <w:rPr>
          <w:rFonts w:ascii="Times-Roman" w:eastAsiaTheme="minorHAnsi" w:hAnsi="Times-Roman" w:cs="Times-Roman"/>
          <w:color w:val="000000"/>
          <w14:ligatures w14:val="standardContextual"/>
        </w:rPr>
        <w:t> </w:t>
      </w:r>
      <w:r w:rsidRPr="005247D6">
        <w:rPr>
          <w:rFonts w:ascii="Times-Italic" w:eastAsiaTheme="minorHAnsi" w:hAnsi="Times-Italic" w:cs="Times-Italic"/>
          <w:i/>
          <w:iCs/>
          <w:color w:val="000000"/>
          <w14:ligatures w14:val="standardContextual"/>
        </w:rPr>
        <w:t>system</w:t>
      </w:r>
      <w:r w:rsidRPr="005247D6">
        <w:rPr>
          <w:rFonts w:ascii="Times-Roman" w:eastAsiaTheme="minorHAnsi" w:hAnsi="Times-Roman" w:cs="Times-Roman"/>
          <w:color w:val="000000"/>
          <w14:ligatures w14:val="standardContextual"/>
        </w:rPr>
        <w:t>. </w:t>
      </w:r>
      <w:r w:rsidRPr="005247D6">
        <w:rPr>
          <w:rFonts w:ascii="Times-Bold" w:eastAsiaTheme="minorHAnsi" w:hAnsi="Times-Bold" w:cs="Times-Bold"/>
          <w:b/>
          <w:bCs/>
          <w:color w:val="000000"/>
          <w14:ligatures w14:val="standardContextual"/>
        </w:rPr>
        <w:t>•</w:t>
      </w:r>
      <w:r w:rsidRPr="005247D6">
        <w:rPr>
          <w:rFonts w:ascii="Times-Roman" w:eastAsiaTheme="minorHAnsi" w:hAnsi="Times-Roman" w:cs="Times-Roman"/>
          <w:color w:val="000000"/>
          <w14:ligatures w14:val="standardContextual"/>
        </w:rPr>
        <w:t> chemically inactive. </w:t>
      </w:r>
      <w:r w:rsidRPr="005247D6">
        <w:rPr>
          <w:rFonts w:ascii="Times-Roman" w:eastAsiaTheme="minorHAnsi" w:hAnsi="Times-Roman" w:cs="Times-Roman"/>
          <w:color w:val="000000"/>
          <w:sz w:val="22"/>
          <w:szCs w:val="22"/>
          <w14:ligatures w14:val="standardContextual"/>
        </w:rPr>
        <w:t>DERIVATIVES </w:t>
      </w:r>
      <w:r w:rsidRPr="005247D6">
        <w:rPr>
          <w:rFonts w:ascii="Times-Bold" w:eastAsiaTheme="minorHAnsi" w:hAnsi="Times-Bold" w:cs="Times-Bold"/>
          <w:b/>
          <w:bCs/>
          <w:color w:val="000000"/>
          <w14:ligatures w14:val="standardContextual"/>
        </w:rPr>
        <w:t>inertly</w:t>
      </w:r>
      <w:r w:rsidRPr="005247D6">
        <w:rPr>
          <w:rFonts w:ascii="Times-Roman" w:eastAsiaTheme="minorHAnsi" w:hAnsi="Times-Roman" w:cs="Times-Roman"/>
          <w:color w:val="000000"/>
          <w14:ligatures w14:val="standardContextual"/>
        </w:rPr>
        <w:t> | i</w:t>
      </w:r>
      <w:r w:rsidRPr="005247D6">
        <w:rPr>
          <w:rFonts w:eastAsiaTheme="minorHAnsi"/>
          <w:color w:val="000000"/>
          <w14:ligatures w14:val="standardContextual"/>
        </w:rPr>
        <w:t>ˈ</w:t>
      </w:r>
      <w:r w:rsidRPr="005247D6">
        <w:rPr>
          <w:rFonts w:ascii="Times-Roman" w:eastAsiaTheme="minorHAnsi" w:hAnsi="Times-Roman" w:cs="Times-Roman"/>
          <w:color w:val="000000"/>
          <w14:ligatures w14:val="standardContextual"/>
        </w:rPr>
        <w:t>nərtlē | adverb </w:t>
      </w:r>
      <w:r w:rsidRPr="005247D6">
        <w:rPr>
          <w:rFonts w:ascii="Times-Bold" w:eastAsiaTheme="minorHAnsi" w:hAnsi="Times-Bold" w:cs="Times-Bold"/>
          <w:b/>
          <w:bCs/>
          <w:color w:val="000000"/>
          <w14:ligatures w14:val="standardContextual"/>
        </w:rPr>
        <w:t>inertness</w:t>
      </w:r>
      <w:r w:rsidRPr="005247D6">
        <w:rPr>
          <w:rFonts w:ascii="Times-Roman" w:eastAsiaTheme="minorHAnsi" w:hAnsi="Times-Roman" w:cs="Times-Roman"/>
          <w:color w:val="000000"/>
          <w14:ligatures w14:val="standardContextual"/>
        </w:rPr>
        <w:t> | i</w:t>
      </w:r>
      <w:r w:rsidRPr="005247D6">
        <w:rPr>
          <w:rFonts w:eastAsiaTheme="minorHAnsi"/>
          <w:color w:val="000000"/>
          <w14:ligatures w14:val="standardContextual"/>
        </w:rPr>
        <w:t>ˈ</w:t>
      </w:r>
      <w:r w:rsidRPr="005247D6">
        <w:rPr>
          <w:rFonts w:ascii="Times-Roman" w:eastAsiaTheme="minorHAnsi" w:hAnsi="Times-Roman" w:cs="Times-Roman"/>
          <w:color w:val="000000"/>
          <w14:ligatures w14:val="standardContextual"/>
        </w:rPr>
        <w:t>nərtnəs | noun </w:t>
      </w:r>
      <w:r w:rsidRPr="005247D6">
        <w:rPr>
          <w:rFonts w:ascii="Times-Roman" w:eastAsiaTheme="minorHAnsi" w:hAnsi="Times-Roman" w:cs="Times-Roman"/>
          <w:color w:val="000000"/>
          <w:sz w:val="22"/>
          <w:szCs w:val="22"/>
          <w14:ligatures w14:val="standardContextual"/>
        </w:rPr>
        <w:t>ORIGIN </w:t>
      </w:r>
      <w:r w:rsidRPr="005247D6">
        <w:rPr>
          <w:rFonts w:ascii="Times-Roman" w:eastAsiaTheme="minorHAnsi" w:hAnsi="Times-Roman" w:cs="Times-Roman"/>
          <w:color w:val="000000"/>
          <w14:ligatures w14:val="standardContextual"/>
        </w:rPr>
        <w:t>mid 17th century: from Latin </w:t>
      </w:r>
      <w:r w:rsidRPr="005247D6">
        <w:rPr>
          <w:rFonts w:ascii="Times-BoldItalic" w:eastAsiaTheme="minorHAnsi" w:hAnsi="Times-BoldItalic" w:cs="Times-BoldItalic"/>
          <w:b/>
          <w:bCs/>
          <w:i/>
          <w:iCs/>
          <w:color w:val="000000"/>
          <w14:ligatures w14:val="standardContextual"/>
        </w:rPr>
        <w:t>iners</w:t>
      </w:r>
      <w:r w:rsidRPr="005247D6">
        <w:rPr>
          <w:rFonts w:ascii="Times-Roman" w:eastAsiaTheme="minorHAnsi" w:hAnsi="Times-Roman" w:cs="Times-Roman"/>
          <w:color w:val="000000"/>
          <w14:ligatures w14:val="standardContextual"/>
        </w:rPr>
        <w:t>, </w:t>
      </w:r>
      <w:r w:rsidRPr="005247D6">
        <w:rPr>
          <w:rFonts w:ascii="Times-BoldItalic" w:eastAsiaTheme="minorHAnsi" w:hAnsi="Times-BoldItalic" w:cs="Times-BoldItalic"/>
          <w:b/>
          <w:bCs/>
          <w:i/>
          <w:iCs/>
          <w:color w:val="000000"/>
          <w14:ligatures w14:val="standardContextual"/>
        </w:rPr>
        <w:t>inert-</w:t>
      </w:r>
      <w:r w:rsidRPr="005247D6">
        <w:rPr>
          <w:rFonts w:ascii="Times-Roman" w:eastAsiaTheme="minorHAnsi" w:hAnsi="Times-Roman" w:cs="Times-Roman"/>
          <w:color w:val="000000"/>
          <w14:ligatures w14:val="standardContextual"/>
        </w:rPr>
        <w:t> ‘unskilled, inactive’, from </w:t>
      </w:r>
      <w:r w:rsidRPr="005247D6">
        <w:rPr>
          <w:rFonts w:ascii="Times-BoldItalic" w:eastAsiaTheme="minorHAnsi" w:hAnsi="Times-BoldItalic" w:cs="Times-BoldItalic"/>
          <w:b/>
          <w:bCs/>
          <w:i/>
          <w:iCs/>
          <w:color w:val="000000"/>
          <w14:ligatures w14:val="standardContextual"/>
        </w:rPr>
        <w:t>in-</w:t>
      </w:r>
      <w:r w:rsidRPr="005247D6">
        <w:rPr>
          <w:rFonts w:ascii="Times-Roman" w:eastAsiaTheme="minorHAnsi" w:hAnsi="Times-Roman" w:cs="Times-Roman"/>
          <w:color w:val="000000"/>
          <w14:ligatures w14:val="standardContextual"/>
        </w:rPr>
        <w:t> (expressing negation) + </w:t>
      </w:r>
      <w:r w:rsidRPr="005247D6">
        <w:rPr>
          <w:rFonts w:ascii="Times-BoldItalic" w:eastAsiaTheme="minorHAnsi" w:hAnsi="Times-BoldItalic" w:cs="Times-BoldItalic"/>
          <w:b/>
          <w:bCs/>
          <w:i/>
          <w:iCs/>
          <w:color w:val="000000"/>
          <w14:ligatures w14:val="standardContextual"/>
        </w:rPr>
        <w:t>ars</w:t>
      </w:r>
      <w:r w:rsidRPr="005247D6">
        <w:rPr>
          <w:rFonts w:ascii="Times-Roman" w:eastAsiaTheme="minorHAnsi" w:hAnsi="Times-Roman" w:cs="Times-Roman"/>
          <w:color w:val="000000"/>
          <w14:ligatures w14:val="standardContextual"/>
        </w:rPr>
        <w:t>, </w:t>
      </w:r>
      <w:r w:rsidRPr="005247D6">
        <w:rPr>
          <w:rFonts w:ascii="Times-BoldItalic" w:eastAsiaTheme="minorHAnsi" w:hAnsi="Times-BoldItalic" w:cs="Times-BoldItalic"/>
          <w:b/>
          <w:bCs/>
          <w:i/>
          <w:iCs/>
          <w:color w:val="000000"/>
          <w14:ligatures w14:val="standardContextual"/>
        </w:rPr>
        <w:t>art-</w:t>
      </w:r>
      <w:r w:rsidRPr="005247D6">
        <w:rPr>
          <w:rFonts w:ascii="Times-Roman" w:eastAsiaTheme="minorHAnsi" w:hAnsi="Times-Roman" w:cs="Times-Roman"/>
          <w:color w:val="000000"/>
          <w14:ligatures w14:val="standardContextual"/>
        </w:rPr>
        <w:t> ‘skill, art’.</w:t>
      </w:r>
    </w:p>
    <w:p w14:paraId="740067FD" w14:textId="77777777" w:rsidR="005247D6" w:rsidRDefault="005247D6" w:rsidP="005247D6">
      <w:pPr>
        <w:autoSpaceDE w:val="0"/>
        <w:autoSpaceDN w:val="0"/>
        <w:adjustRightInd w:val="0"/>
        <w:rPr>
          <w:rFonts w:ascii="Times-Roman" w:eastAsiaTheme="minorHAnsi" w:hAnsi="Times-Roman" w:cs="Times-Roman"/>
          <w:color w:val="000000"/>
          <w14:ligatures w14:val="standardContextual"/>
        </w:rPr>
      </w:pPr>
    </w:p>
    <w:p w14:paraId="4EA241DB" w14:textId="4BCEDEFC" w:rsidR="005247D6" w:rsidRPr="005247D6" w:rsidRDefault="005247D6" w:rsidP="00E616ED">
      <w:pPr>
        <w:pStyle w:val="ListParagraph"/>
        <w:numPr>
          <w:ilvl w:val="2"/>
          <w:numId w:val="128"/>
        </w:numPr>
        <w:autoSpaceDE w:val="0"/>
        <w:autoSpaceDN w:val="0"/>
        <w:adjustRightInd w:val="0"/>
        <w:rPr>
          <w:rFonts w:ascii="Helvetica" w:eastAsiaTheme="minorHAnsi" w:hAnsi="Helvetica" w:cs="Helvetica"/>
          <w:color w:val="0F252D"/>
          <w:sz w:val="20"/>
          <w:szCs w:val="20"/>
          <w14:ligatures w14:val="standardContextual"/>
        </w:rPr>
      </w:pPr>
      <w:r w:rsidRPr="005247D6">
        <w:rPr>
          <w:rFonts w:ascii="Helvetica" w:eastAsiaTheme="minorHAnsi" w:hAnsi="Helvetica" w:cs="Helvetica"/>
          <w:color w:val="0F252D"/>
          <w:sz w:val="20"/>
          <w:szCs w:val="20"/>
          <w14:ligatures w14:val="standardContextual"/>
        </w:rPr>
        <w:t>The Notion of the Inanimate in Nature</w:t>
      </w:r>
    </w:p>
    <w:p w14:paraId="41C54C72" w14:textId="77777777" w:rsidR="005247D6" w:rsidRPr="005247D6" w:rsidRDefault="005247D6" w:rsidP="00E616ED">
      <w:pPr>
        <w:pStyle w:val="ListParagraph"/>
        <w:numPr>
          <w:ilvl w:val="0"/>
          <w:numId w:val="128"/>
        </w:numPr>
        <w:autoSpaceDE w:val="0"/>
        <w:autoSpaceDN w:val="0"/>
        <w:adjustRightInd w:val="0"/>
        <w:rPr>
          <w:rFonts w:ascii="Helvetica" w:eastAsiaTheme="minorHAnsi" w:hAnsi="Helvetica" w:cs="Helvetica"/>
          <w:color w:val="000000"/>
          <w14:ligatures w14:val="standardContextual"/>
        </w:rPr>
      </w:pPr>
      <w:r w:rsidRPr="005247D6">
        <w:rPr>
          <w:rFonts w:ascii="Helvetica" w:eastAsiaTheme="minorHAnsi" w:hAnsi="Helvetica" w:cs="Helvetica"/>
          <w:color w:val="000000"/>
          <w14:ligatures w14:val="standardContextual"/>
        </w:rPr>
        <w:t xml:space="preserve">COSMIC PSYCHISM: THERE ARE NO INANIMATE OBJECTS IN EXISTENCE: </w:t>
      </w:r>
    </w:p>
    <w:p w14:paraId="49127BBE" w14:textId="77777777" w:rsidR="005247D6" w:rsidRPr="005247D6" w:rsidRDefault="005247D6" w:rsidP="00E616ED">
      <w:pPr>
        <w:pStyle w:val="ListParagraph"/>
        <w:numPr>
          <w:ilvl w:val="0"/>
          <w:numId w:val="128"/>
        </w:numPr>
        <w:autoSpaceDE w:val="0"/>
        <w:autoSpaceDN w:val="0"/>
        <w:adjustRightInd w:val="0"/>
        <w:rPr>
          <w:rFonts w:ascii="Helvetica" w:eastAsiaTheme="minorHAnsi" w:hAnsi="Helvetica" w:cs="Helvetica"/>
          <w:color w:val="000000"/>
          <w14:ligatures w14:val="standardContextual"/>
        </w:rPr>
      </w:pPr>
      <w:r w:rsidRPr="005247D6">
        <w:rPr>
          <w:rFonts w:ascii="Helvetica" w:eastAsiaTheme="minorHAnsi" w:hAnsi="Helvetica" w:cs="Helvetica"/>
          <w:color w:val="000000"/>
          <w14:ligatures w14:val="standardContextual"/>
        </w:rPr>
        <w:t xml:space="preserve">René Guénon, The Reign of Quantity, 214: </w:t>
      </w:r>
    </w:p>
    <w:p w14:paraId="6522090E" w14:textId="77777777" w:rsidR="005247D6" w:rsidRPr="005247D6" w:rsidRDefault="005247D6" w:rsidP="00E616ED">
      <w:pPr>
        <w:pStyle w:val="ListParagraph"/>
        <w:numPr>
          <w:ilvl w:val="0"/>
          <w:numId w:val="128"/>
        </w:numPr>
        <w:autoSpaceDE w:val="0"/>
        <w:autoSpaceDN w:val="0"/>
        <w:adjustRightInd w:val="0"/>
        <w:rPr>
          <w:rFonts w:ascii="Helvetica" w:eastAsiaTheme="minorHAnsi" w:hAnsi="Helvetica" w:cs="Helvetica"/>
          <w:color w:val="000000"/>
          <w14:ligatures w14:val="standardContextual"/>
        </w:rPr>
      </w:pPr>
      <w:r w:rsidRPr="005247D6">
        <w:rPr>
          <w:rFonts w:ascii="Helvetica" w:eastAsiaTheme="minorHAnsi" w:hAnsi="Helvetica" w:cs="Helvetica"/>
          <w:color w:val="000000"/>
          <w14:ligatures w14:val="standardContextual"/>
        </w:rPr>
        <w:t xml:space="preserve">“Confining attention to the subtle elements, which must therefore be present in everything and are merely more or less hidden according to circumstances, it can be said that they correspond to that which properly speaking constitutes the ‘psychic’ order in the human being; it is therefore legitimate in every case, by a natural extension implying no ‘anthropomorphism’ but only a perfectly valid analogy, also to call them ‘psychic’ (and that is why a ‘cosmic psychism’ was spoken of previously), or even ‘animic’, for these two words, according to their original meanings and their respectively Greek and Latin derivations, are really precisely synonymous. </w:t>
      </w:r>
    </w:p>
    <w:p w14:paraId="65C2408A" w14:textId="77777777" w:rsidR="005247D6" w:rsidRDefault="005247D6" w:rsidP="005247D6">
      <w:pPr>
        <w:autoSpaceDE w:val="0"/>
        <w:autoSpaceDN w:val="0"/>
        <w:adjustRightInd w:val="0"/>
        <w:rPr>
          <w:rFonts w:ascii="Helvetica" w:eastAsiaTheme="minorHAnsi" w:hAnsi="Helvetica" w:cs="Helvetica"/>
          <w:color w:val="000000"/>
          <w14:ligatures w14:val="standardContextual"/>
        </w:rPr>
      </w:pPr>
    </w:p>
    <w:p w14:paraId="3E48828C" w14:textId="1B8B2566" w:rsidR="005247D6" w:rsidRDefault="005247D6" w:rsidP="00E616ED">
      <w:pPr>
        <w:pStyle w:val="ListParagraph"/>
        <w:numPr>
          <w:ilvl w:val="0"/>
          <w:numId w:val="128"/>
        </w:numPr>
        <w:autoSpaceDE w:val="0"/>
        <w:autoSpaceDN w:val="0"/>
        <w:adjustRightInd w:val="0"/>
        <w:rPr>
          <w:rFonts w:ascii="Helvetica" w:eastAsiaTheme="minorHAnsi" w:hAnsi="Helvetica" w:cs="Helvetica"/>
          <w:color w:val="000000"/>
          <w14:ligatures w14:val="standardContextual"/>
        </w:rPr>
      </w:pPr>
      <w:r w:rsidRPr="005247D6">
        <w:rPr>
          <w:rFonts w:ascii="Helvetica" w:eastAsiaTheme="minorHAnsi" w:hAnsi="Helvetica" w:cs="Helvetica"/>
          <w:color w:val="000000"/>
          <w14:ligatures w14:val="standardContextual"/>
        </w:rPr>
        <w:t xml:space="preserve">It follows from this that there can in fact be no ‘inanimate’ objects in existence, and also that ‘life’ is one of the conditions to which all corporeal existence without exception is subject; and that is why nobody has ever arrived at a satisfactory definition of the difference between the ‘living’ and the ‘non-living’, for that question, like so many others in modern philosophy and science, is only insoluble because there is no good reason for posing it, since the ‘non-living’ has no place in the domain to which the question is related, and the only differences involved are really no more than mere differences of degree.” </w:t>
      </w:r>
    </w:p>
    <w:p w14:paraId="5F688283" w14:textId="77777777" w:rsidR="00862EB6" w:rsidRPr="00862EB6" w:rsidRDefault="00862EB6" w:rsidP="00862EB6">
      <w:pPr>
        <w:pStyle w:val="ListParagraph"/>
        <w:rPr>
          <w:rFonts w:ascii="Helvetica" w:eastAsiaTheme="minorHAnsi" w:hAnsi="Helvetica" w:cs="Helvetica"/>
          <w:color w:val="000000"/>
          <w14:ligatures w14:val="standardContextual"/>
        </w:rPr>
      </w:pPr>
    </w:p>
    <w:p w14:paraId="1601D581" w14:textId="77777777" w:rsidR="00862EB6" w:rsidRPr="00862EB6" w:rsidRDefault="00862EB6" w:rsidP="00862EB6">
      <w:pPr>
        <w:autoSpaceDE w:val="0"/>
        <w:autoSpaceDN w:val="0"/>
        <w:adjustRightInd w:val="0"/>
        <w:rPr>
          <w:rFonts w:ascii="Helvetica" w:eastAsiaTheme="minorHAnsi" w:hAnsi="Helvetica" w:cs="Helvetica"/>
          <w:color w:val="000000"/>
          <w14:ligatures w14:val="standardContextual"/>
        </w:rPr>
      </w:pPr>
    </w:p>
    <w:p w14:paraId="7EC5119F" w14:textId="10C1920D" w:rsidR="005247D6" w:rsidRPr="005247D6" w:rsidRDefault="005247D6" w:rsidP="00E616ED">
      <w:pPr>
        <w:pStyle w:val="ListParagraph"/>
        <w:numPr>
          <w:ilvl w:val="2"/>
          <w:numId w:val="128"/>
        </w:numPr>
        <w:autoSpaceDE w:val="0"/>
        <w:autoSpaceDN w:val="0"/>
        <w:adjustRightInd w:val="0"/>
        <w:rPr>
          <w:rFonts w:ascii="Helvetica" w:eastAsiaTheme="minorHAnsi" w:hAnsi="Helvetica" w:cs="Helvetica"/>
          <w:color w:val="0F252D"/>
          <w:sz w:val="20"/>
          <w:szCs w:val="20"/>
          <w14:ligatures w14:val="standardContextual"/>
        </w:rPr>
      </w:pPr>
      <w:r w:rsidRPr="005247D6">
        <w:rPr>
          <w:rFonts w:ascii="Helvetica" w:eastAsiaTheme="minorHAnsi" w:hAnsi="Helvetica" w:cs="Helvetica"/>
          <w:color w:val="0F252D"/>
          <w:sz w:val="20"/>
          <w:szCs w:val="20"/>
          <w14:ligatures w14:val="standardContextual"/>
        </w:rPr>
        <w:t>Being Is Consciousness; Being is Intelligible</w:t>
      </w:r>
    </w:p>
    <w:p w14:paraId="6941ECA8" w14:textId="77777777" w:rsidR="005247D6" w:rsidRPr="005247D6" w:rsidRDefault="005247D6" w:rsidP="00E616ED">
      <w:pPr>
        <w:pStyle w:val="ListParagraph"/>
        <w:numPr>
          <w:ilvl w:val="0"/>
          <w:numId w:val="128"/>
        </w:numPr>
        <w:autoSpaceDE w:val="0"/>
        <w:autoSpaceDN w:val="0"/>
        <w:adjustRightInd w:val="0"/>
        <w:rPr>
          <w:rFonts w:ascii="Times-Roman" w:eastAsiaTheme="minorHAnsi" w:hAnsi="Times-Roman" w:cs="Times-Roman"/>
          <w:color w:val="000000"/>
          <w:sz w:val="28"/>
          <w:szCs w:val="28"/>
          <w14:ligatures w14:val="standardContextual"/>
        </w:rPr>
      </w:pPr>
      <w:r w:rsidRPr="005247D6">
        <w:rPr>
          <w:rFonts w:ascii="Times-Roman" w:eastAsiaTheme="minorHAnsi" w:hAnsi="Times-Roman" w:cs="Times-Roman"/>
          <w:color w:val="000000"/>
          <w:sz w:val="28"/>
          <w:szCs w:val="28"/>
          <w14:ligatures w14:val="standardContextual"/>
        </w:rPr>
        <w:t xml:space="preserve">I also speak about the superiority of ontology over cognition. [I changed it to epistemology]. That is not a very fruitful presentation. The Platonist understanding is that Being--true being--is identical to intellect. Thus, the realm of true Being is the realm of intellect. The realm of intellect is conscious. The world of forms is made up of intellects, which possess awareness and cognition. This is a kind of </w:t>
      </w:r>
      <w:r w:rsidRPr="005247D6">
        <w:rPr>
          <w:rFonts w:ascii="Times-Italic" w:eastAsiaTheme="minorHAnsi" w:hAnsi="Times-Italic" w:cs="Times-Italic"/>
          <w:i/>
          <w:iCs/>
          <w:color w:val="000000"/>
          <w:sz w:val="28"/>
          <w:szCs w:val="28"/>
          <w14:ligatures w14:val="standardContextual"/>
        </w:rPr>
        <w:t>aṣālat al-wujūd</w:t>
      </w:r>
      <w:r w:rsidRPr="005247D6">
        <w:rPr>
          <w:rFonts w:ascii="Times-Roman" w:eastAsiaTheme="minorHAnsi" w:hAnsi="Times-Roman" w:cs="Times-Roman"/>
          <w:color w:val="000000"/>
          <w:sz w:val="28"/>
          <w:szCs w:val="28"/>
          <w14:ligatures w14:val="standardContextual"/>
        </w:rPr>
        <w:t xml:space="preserve"> understanding that you are expressing, but Hasan questions how fruitful it is, especially because--as you later say--being and truth are convertible. Even in the Thomist sense of his doctrine of the transcendentals, he holds that being and truth are convertible. He means that being is intrinsically intelligible, but then that presupposes cognition. It is not really that cognition is somehow posterior to that. It is in sense simultaneous with it. Existence is imbued with rational principles, and, in fact, represents in terms of the concept of existence an example of such a rational or intelligible principle. Some say it is the most primary intuition. I believe that unity is the most primary intuition. It is the basis of our metaphysical and epistemological realism.  </w:t>
      </w:r>
    </w:p>
    <w:p w14:paraId="2120D874" w14:textId="77777777" w:rsidR="005247D6" w:rsidRDefault="005247D6" w:rsidP="005247D6">
      <w:pPr>
        <w:autoSpaceDE w:val="0"/>
        <w:autoSpaceDN w:val="0"/>
        <w:adjustRightInd w:val="0"/>
        <w:rPr>
          <w:rFonts w:ascii="Times-Roman" w:eastAsiaTheme="minorHAnsi" w:hAnsi="Times-Roman" w:cs="Times-Roman"/>
          <w:color w:val="000000"/>
          <w:sz w:val="28"/>
          <w:szCs w:val="28"/>
          <w14:ligatures w14:val="standardContextual"/>
        </w:rPr>
      </w:pPr>
    </w:p>
    <w:p w14:paraId="041C9171" w14:textId="7D6B7DB5" w:rsidR="005247D6" w:rsidRDefault="005247D6" w:rsidP="005247D6">
      <w:pPr>
        <w:autoSpaceDE w:val="0"/>
        <w:autoSpaceDN w:val="0"/>
        <w:adjustRightInd w:val="0"/>
        <w:ind w:firstLine="1440"/>
        <w:rPr>
          <w:rFonts w:ascii="Helvetica" w:eastAsiaTheme="minorHAnsi" w:hAnsi="Helvetica" w:cs="Helvetica"/>
          <w:color w:val="0F252D"/>
          <w:sz w:val="20"/>
          <w:szCs w:val="20"/>
          <w14:ligatures w14:val="standardContextual"/>
        </w:rPr>
      </w:pPr>
    </w:p>
    <w:p w14:paraId="57045179" w14:textId="1FC29698" w:rsidR="005247D6" w:rsidRDefault="005247D6" w:rsidP="005247D6">
      <w:pPr>
        <w:autoSpaceDE w:val="0"/>
        <w:autoSpaceDN w:val="0"/>
        <w:adjustRightInd w:val="0"/>
        <w:ind w:firstLine="80"/>
        <w:rPr>
          <w:rFonts w:ascii="Times-Roman" w:eastAsiaTheme="minorHAnsi" w:hAnsi="Times-Roman" w:cs="Times-Roman"/>
          <w:color w:val="000000"/>
          <w:sz w:val="28"/>
          <w:szCs w:val="28"/>
          <w14:ligatures w14:val="standardContextual"/>
        </w:rPr>
      </w:pPr>
    </w:p>
    <w:p w14:paraId="5BB67C5A" w14:textId="77777777" w:rsidR="005247D6" w:rsidRDefault="005247D6" w:rsidP="005247D6">
      <w:pPr>
        <w:autoSpaceDE w:val="0"/>
        <w:autoSpaceDN w:val="0"/>
        <w:adjustRightInd w:val="0"/>
        <w:rPr>
          <w:rFonts w:ascii="Times-Roman" w:eastAsiaTheme="minorHAnsi" w:hAnsi="Times-Roman" w:cs="Times-Roman"/>
          <w:color w:val="000000"/>
          <w:sz w:val="28"/>
          <w:szCs w:val="28"/>
          <w14:ligatures w14:val="standardContextual"/>
        </w:rPr>
      </w:pPr>
    </w:p>
    <w:p w14:paraId="02CD6A08" w14:textId="07181938" w:rsidR="005247D6" w:rsidRPr="005247D6" w:rsidRDefault="005247D6" w:rsidP="00E616ED">
      <w:pPr>
        <w:pStyle w:val="ListParagraph"/>
        <w:numPr>
          <w:ilvl w:val="2"/>
          <w:numId w:val="128"/>
        </w:numPr>
        <w:autoSpaceDE w:val="0"/>
        <w:autoSpaceDN w:val="0"/>
        <w:adjustRightInd w:val="0"/>
        <w:rPr>
          <w:rFonts w:ascii="Helvetica" w:eastAsiaTheme="minorHAnsi" w:hAnsi="Helvetica" w:cs="Helvetica"/>
          <w:color w:val="0F252D"/>
          <w:sz w:val="20"/>
          <w:szCs w:val="20"/>
          <w14:ligatures w14:val="standardContextual"/>
        </w:rPr>
      </w:pPr>
      <w:r w:rsidRPr="005247D6">
        <w:rPr>
          <w:rFonts w:ascii="Helvetica" w:eastAsiaTheme="minorHAnsi" w:hAnsi="Helvetica" w:cs="Helvetica"/>
          <w:color w:val="0F252D"/>
          <w:sz w:val="20"/>
          <w:szCs w:val="20"/>
          <w14:ligatures w14:val="standardContextual"/>
        </w:rPr>
        <w:t>Things Possess Life with Different Hierarchical Intensities</w:t>
      </w:r>
    </w:p>
    <w:p w14:paraId="1D696683" w14:textId="77777777" w:rsidR="005247D6" w:rsidRDefault="005247D6" w:rsidP="00E616ED">
      <w:pPr>
        <w:pStyle w:val="ListParagraph"/>
        <w:numPr>
          <w:ilvl w:val="0"/>
          <w:numId w:val="128"/>
        </w:numPr>
        <w:autoSpaceDE w:val="0"/>
        <w:autoSpaceDN w:val="0"/>
        <w:adjustRightInd w:val="0"/>
        <w:rPr>
          <w:rFonts w:ascii="Helvetica" w:eastAsiaTheme="minorHAnsi" w:hAnsi="Helvetica" w:cs="Helvetica"/>
          <w:color w:val="000000"/>
          <w14:ligatures w14:val="standardContextual"/>
        </w:rPr>
      </w:pPr>
      <w:r w:rsidRPr="005247D6">
        <w:rPr>
          <w:rFonts w:ascii="Times-Roman" w:eastAsiaTheme="minorHAnsi" w:hAnsi="Times-Roman" w:cs="Times-Roman"/>
          <w:color w:val="000000"/>
          <w:sz w:val="28"/>
          <w:szCs w:val="28"/>
          <w14:ligatures w14:val="standardContextual"/>
        </w:rPr>
        <w:t>Some entities possess life with greater intensity than others. Some appear to have no life at all. Each divine attribute manifests itself in varying intensities within the things of the cosmos. Each created thing has its unique “preparedness” [</w:t>
      </w:r>
      <w:r w:rsidRPr="005247D6">
        <w:rPr>
          <w:rFonts w:ascii="Times-Italic" w:eastAsiaTheme="minorHAnsi" w:hAnsi="Times-Italic" w:cs="Times-Italic"/>
          <w:i/>
          <w:iCs/>
          <w:color w:val="000000"/>
          <w:sz w:val="28"/>
          <w:szCs w:val="28"/>
          <w14:ligatures w14:val="standardContextual"/>
        </w:rPr>
        <w:t>isti’dad</w:t>
      </w:r>
      <w:r w:rsidRPr="005247D6">
        <w:rPr>
          <w:rFonts w:ascii="Times-Roman" w:eastAsiaTheme="minorHAnsi" w:hAnsi="Times-Roman" w:cs="Times-Roman"/>
          <w:color w:val="000000"/>
          <w:sz w:val="28"/>
          <w:szCs w:val="28"/>
          <w14:ligatures w14:val="standardContextual"/>
        </w:rPr>
        <w:t>] that allows it to display attributes of God, who created it in different degrees and at different levels. A stone manifests divine power passively. A plant shows traces of life, knowledge, will, and active power. An animal displays all these attributes with greater intensity. Human beings come at the top of this visible hierarchy of existence and have been given the “preparedness” and unique potential to manifest every divine name and all the Lordly cataphatic attributes.</w:t>
      </w:r>
      <w:r w:rsidRPr="005247D6">
        <w:rPr>
          <w:rFonts w:ascii="Helvetica" w:eastAsiaTheme="minorHAnsi" w:hAnsi="Helvetica" w:cs="Helvetica"/>
          <w:color w:val="000000"/>
          <w14:ligatures w14:val="standardContextual"/>
        </w:rPr>
        <w:t xml:space="preserve"> </w:t>
      </w:r>
      <w:commentRangeEnd w:id="285"/>
      <w:r w:rsidR="00862EB6">
        <w:rPr>
          <w:rStyle w:val="CommentReference"/>
          <w:rFonts w:ascii="Helvetica" w:eastAsiaTheme="minorHAnsi" w:hAnsi="Helvetica" w:cs="Helvetica"/>
          <w:color w:val="000000"/>
          <w:sz w:val="24"/>
          <w:szCs w:val="24"/>
          <w14:ligatures w14:val="standardContextual"/>
        </w:rPr>
        <w:commentReference w:id="285"/>
      </w:r>
    </w:p>
    <w:p w14:paraId="6F1F818F" w14:textId="3AF972C6" w:rsidR="00862EB6" w:rsidRDefault="00862EB6" w:rsidP="00862EB6">
      <w:pPr>
        <w:tabs>
          <w:tab w:val="left" w:pos="1479"/>
        </w:tabs>
        <w:autoSpaceDE w:val="0"/>
        <w:autoSpaceDN w:val="0"/>
        <w:adjustRightInd w:val="0"/>
        <w:rPr>
          <w:rFonts w:ascii="Helvetica" w:eastAsiaTheme="minorHAnsi" w:hAnsi="Helvetica" w:cs="Helvetica"/>
          <w:color w:val="000000"/>
          <w14:ligatures w14:val="standardContextual"/>
        </w:rPr>
      </w:pPr>
      <w:r>
        <w:rPr>
          <w:rFonts w:ascii="Helvetica" w:eastAsiaTheme="minorHAnsi" w:hAnsi="Helvetica" w:cs="Helvetica"/>
          <w:color w:val="000000"/>
          <w14:ligatures w14:val="standardContextual"/>
        </w:rPr>
        <w:tab/>
      </w:r>
    </w:p>
    <w:p w14:paraId="420C6020" w14:textId="585890BA" w:rsidR="00862EB6" w:rsidRDefault="00862EB6" w:rsidP="00862EB6">
      <w:pPr>
        <w:autoSpaceDE w:val="0"/>
        <w:autoSpaceDN w:val="0"/>
        <w:adjustRightInd w:val="0"/>
        <w:rPr>
          <w:rFonts w:ascii="Helvetica" w:eastAsiaTheme="minorHAnsi" w:hAnsi="Helvetica" w:cs="Helvetica"/>
          <w:color w:val="000000"/>
          <w14:ligatures w14:val="standardContextual"/>
        </w:rPr>
      </w:pPr>
      <w:r>
        <w:rPr>
          <w:rFonts w:ascii="Helvetica" w:eastAsiaTheme="minorHAnsi" w:hAnsi="Helvetica" w:cs="Helvetica"/>
          <w:color w:val="000000"/>
          <w14:ligatures w14:val="standardContextual"/>
        </w:rPr>
        <w:t xml:space="preserve">Taken from Seperate Section (see comments): </w:t>
      </w:r>
    </w:p>
    <w:p w14:paraId="2CFEDF04" w14:textId="77777777" w:rsidR="00862EB6" w:rsidRPr="00862EB6" w:rsidRDefault="00862EB6" w:rsidP="00862EB6">
      <w:pPr>
        <w:autoSpaceDE w:val="0"/>
        <w:autoSpaceDN w:val="0"/>
        <w:adjustRightInd w:val="0"/>
        <w:rPr>
          <w:rFonts w:ascii="Helvetica" w:eastAsiaTheme="minorHAnsi" w:hAnsi="Helvetica" w:cs="Helvetica"/>
          <w:color w:val="000000"/>
          <w14:ligatures w14:val="standardContextual"/>
        </w:rPr>
      </w:pPr>
    </w:p>
    <w:p w14:paraId="5B81CF72" w14:textId="77777777" w:rsidR="00C11A7B" w:rsidRPr="00C11A7B" w:rsidRDefault="00C11A7B" w:rsidP="00E616ED">
      <w:pPr>
        <w:pStyle w:val="ListParagraph"/>
        <w:numPr>
          <w:ilvl w:val="0"/>
          <w:numId w:val="128"/>
        </w:numPr>
        <w:autoSpaceDE w:val="0"/>
        <w:autoSpaceDN w:val="0"/>
        <w:adjustRightInd w:val="0"/>
        <w:rPr>
          <w:rFonts w:ascii="Helvetica" w:eastAsiaTheme="minorHAnsi" w:hAnsi="Helvetica" w:cs="Helvetica"/>
          <w:color w:val="000000"/>
          <w14:ligatures w14:val="standardContextual"/>
        </w:rPr>
      </w:pPr>
      <w:commentRangeStart w:id="286"/>
      <w:r w:rsidRPr="00C11A7B">
        <w:rPr>
          <w:rFonts w:ascii="Helvetica" w:eastAsiaTheme="minorHAnsi" w:hAnsi="Helvetica" w:cs="Helvetica"/>
          <w:color w:val="000000"/>
          <w14:ligatures w14:val="standardContextual"/>
        </w:rPr>
        <w:t>Historically, one of the crucial first steps in the development of Modernism and Materialism in Western Europe and North America was what Friedrich von Schiller and Max Weber called “the disenchantment of Nature” (German: Entzauberung; “demystification,” “removal of magic”). “Disenchantment” refers to the decline and loss of widespread Belief in the supernatural—the Unseen—as well as the minimalization of religion, Tradition, and even sorcery, which was then exchanged with commitment to Secularism and material Science and Scientism. In the wake of “the disenchantment of Nature,” the Modern West came to look upon the Natural World and all physical Reality as lacking any of the qualities customarily associated with consciousness, life, and Spirit. Not surprisingly, this reductionist perspective depopulated the World—in many Western eyes—of Demons, Spirits, Angels, and ultimately, in some cases, even of God Himself. In many circles, a general like-mindedness—compatible with “disenchantment”—emerged which refused to recognize the Existence of anything that could not be perceived by the five physical senses. Such rigorous reductionism was generally clearly fallacious. For, as Traditional Islamic Epistemology continually reminds the careful thinker: “Failure to discover a thing does not prove its non-Existence (‘adam al-wajd lā yadullu ‘alā ‘adam al-wujūd ),” and, similarly: “Lack of proof [of a thing’s presence] is not a proof of its non-Existence (‘adam al-dalīl laysa bi-dalīl al-‘adam).”</w:t>
      </w:r>
    </w:p>
    <w:p w14:paraId="1E001D9C" w14:textId="77777777" w:rsidR="00C11A7B" w:rsidRPr="00C11A7B" w:rsidRDefault="00C11A7B" w:rsidP="00E616ED">
      <w:pPr>
        <w:pStyle w:val="ListParagraph"/>
        <w:numPr>
          <w:ilvl w:val="0"/>
          <w:numId w:val="128"/>
        </w:numPr>
        <w:autoSpaceDE w:val="0"/>
        <w:autoSpaceDN w:val="0"/>
        <w:adjustRightInd w:val="0"/>
        <w:rPr>
          <w:rFonts w:ascii="Helvetica" w:eastAsiaTheme="minorHAnsi" w:hAnsi="Helvetica" w:cs="Helvetica"/>
          <w:color w:val="000000"/>
          <w14:ligatures w14:val="standardContextual"/>
        </w:rPr>
      </w:pPr>
    </w:p>
    <w:p w14:paraId="057CB14F" w14:textId="77777777" w:rsidR="00C11A7B" w:rsidRPr="00C11A7B" w:rsidRDefault="00C11A7B" w:rsidP="00E616ED">
      <w:pPr>
        <w:pStyle w:val="ListParagraph"/>
        <w:numPr>
          <w:ilvl w:val="0"/>
          <w:numId w:val="128"/>
        </w:numPr>
        <w:autoSpaceDE w:val="0"/>
        <w:autoSpaceDN w:val="0"/>
        <w:adjustRightInd w:val="0"/>
        <w:rPr>
          <w:rFonts w:ascii="Helvetica" w:eastAsiaTheme="minorHAnsi" w:hAnsi="Helvetica" w:cs="Helvetica"/>
          <w:color w:val="000000"/>
          <w14:ligatures w14:val="standardContextual"/>
        </w:rPr>
      </w:pPr>
      <w:r w:rsidRPr="00C11A7B">
        <w:rPr>
          <w:rFonts w:ascii="Helvetica" w:eastAsiaTheme="minorHAnsi" w:hAnsi="Helvetica" w:cs="Helvetica"/>
          <w:color w:val="000000"/>
          <w14:ligatures w14:val="standardContextual"/>
        </w:rPr>
        <w:t>In addition to depopulating the World and Human consciousness of Unseen Beings and Realities, the phenomenon of “disenchantment” (Entzauberung) also served to consolidate the psyche of the Modern “non-porous” Human Being, who—unlike his pre-Modern forebears—was no susceptible to “superstitious” fears or influences such as those, for example, of Demons, Devils, witches, warlocks, and sorcerers. Furthermore, Entzauberung prepared Westerners to conceive of Human society as a phenomenon based upon nothing higher than essentially arbitrary Human choice and action—as opposed, for example, to unchanging Principial norms and fundamental Ethical and Moral imperatives. At the same time, the “disenchantment” of the World naturally trained the Modern Mind no longer to see Natural events as Acts of God. Thus, thunder, lightning, storms, forest fires, volcanoes, earthquakes, and the like were transformed into exclusively “descriptive” meteorological, atmospheric, and geological events that required no explanation beyond the mention of their immediate “physical causes,” meaning that they were no longer understood as “Signs of God.”</w:t>
      </w:r>
    </w:p>
    <w:p w14:paraId="1BAAC9B1" w14:textId="77777777" w:rsidR="00C11A7B" w:rsidRPr="00C11A7B" w:rsidRDefault="00C11A7B" w:rsidP="00E616ED">
      <w:pPr>
        <w:pStyle w:val="ListParagraph"/>
        <w:numPr>
          <w:ilvl w:val="0"/>
          <w:numId w:val="128"/>
        </w:numPr>
        <w:autoSpaceDE w:val="0"/>
        <w:autoSpaceDN w:val="0"/>
        <w:adjustRightInd w:val="0"/>
        <w:rPr>
          <w:rFonts w:ascii="Helvetica" w:eastAsiaTheme="minorHAnsi" w:hAnsi="Helvetica" w:cs="Helvetica"/>
          <w:color w:val="000000"/>
          <w14:ligatures w14:val="standardContextual"/>
        </w:rPr>
      </w:pPr>
    </w:p>
    <w:p w14:paraId="0208424D" w14:textId="77777777" w:rsidR="00C11A7B" w:rsidRPr="00C11A7B" w:rsidRDefault="00C11A7B" w:rsidP="00E616ED">
      <w:pPr>
        <w:pStyle w:val="ListParagraph"/>
        <w:numPr>
          <w:ilvl w:val="0"/>
          <w:numId w:val="128"/>
        </w:numPr>
        <w:autoSpaceDE w:val="0"/>
        <w:autoSpaceDN w:val="0"/>
        <w:adjustRightInd w:val="0"/>
        <w:rPr>
          <w:rFonts w:ascii="Helvetica" w:eastAsiaTheme="minorHAnsi" w:hAnsi="Helvetica" w:cs="Helvetica"/>
          <w:color w:val="000000"/>
          <w14:ligatures w14:val="standardContextual"/>
        </w:rPr>
      </w:pPr>
      <w:r w:rsidRPr="00C11A7B">
        <w:rPr>
          <w:rFonts w:ascii="Helvetica" w:eastAsiaTheme="minorHAnsi" w:hAnsi="Helvetica" w:cs="Helvetica"/>
          <w:color w:val="000000"/>
          <w14:ligatures w14:val="standardContextual"/>
        </w:rPr>
        <w:t xml:space="preserve">In what follows, we will see a few Qur’ānic references to the Islamic Belief in the Cosmos as an Enchanted World in which all things—organic and inorganic, “animate” and “inanimate”—are deemed to be “alive” and “conscious.” Based upon such Revealed teachings, the Islamic Science of Divinity was readily inclined to reject the “disenchantment” of Nature or, at least, to regard it as inadequate. It must be emphasized, however, that Belief in an Enchanted World where all entities are conscious and alive valid in Islam, but it does not constitute a Creedal obligation, nor is it a matter of Scholarly Consensus. Although—as a rule—Muslim Scholars understood the verses that follow as literally true, they generally allowed other Muslims who found them difficult to accept as literal truth to interpret them as metaphorical, reflecting the fact that in the Islamic Epistemology of Certainty such verses remain polysemic and cannot be categorically construed as absolutely literal. But regardless of whether or not we regard all created things to be alive, conscious, and communicative in their own special, Muslims do believe in Angels, the Devil, and Demons and also strongly affirm that whatever transpires in the World around us constitutes a Sign of God. Thus, although we acknowledge that all Natural phenomena are open to rational empirical explanation, yet—whether they are welcomed or unwelcomed, beneficial or harmful—they constitute Signs of God (Āyāt) and are always Morally and Ethically meaningful for Human Beings. </w:t>
      </w:r>
    </w:p>
    <w:p w14:paraId="11E443E4" w14:textId="77777777" w:rsidR="00C11A7B" w:rsidRPr="00C11A7B" w:rsidRDefault="00C11A7B" w:rsidP="00E616ED">
      <w:pPr>
        <w:pStyle w:val="ListParagraph"/>
        <w:numPr>
          <w:ilvl w:val="0"/>
          <w:numId w:val="128"/>
        </w:numPr>
        <w:autoSpaceDE w:val="0"/>
        <w:autoSpaceDN w:val="0"/>
        <w:adjustRightInd w:val="0"/>
        <w:rPr>
          <w:rFonts w:ascii="Helvetica" w:eastAsiaTheme="minorHAnsi" w:hAnsi="Helvetica" w:cs="Helvetica"/>
          <w:color w:val="000000"/>
          <w14:ligatures w14:val="standardContextual"/>
        </w:rPr>
      </w:pPr>
    </w:p>
    <w:p w14:paraId="54D1E02E" w14:textId="2E681635" w:rsidR="005247D6" w:rsidRPr="005247D6" w:rsidRDefault="00C11A7B" w:rsidP="00E616ED">
      <w:pPr>
        <w:pStyle w:val="ListParagraph"/>
        <w:numPr>
          <w:ilvl w:val="0"/>
          <w:numId w:val="128"/>
        </w:numPr>
        <w:autoSpaceDE w:val="0"/>
        <w:autoSpaceDN w:val="0"/>
        <w:adjustRightInd w:val="0"/>
        <w:rPr>
          <w:rFonts w:ascii="Helvetica" w:eastAsiaTheme="minorHAnsi" w:hAnsi="Helvetica" w:cs="Helvetica"/>
          <w:color w:val="000000"/>
          <w14:ligatures w14:val="standardContextual"/>
        </w:rPr>
      </w:pPr>
      <w:r w:rsidRPr="00C11A7B">
        <w:rPr>
          <w:rFonts w:ascii="Helvetica" w:eastAsiaTheme="minorHAnsi" w:hAnsi="Helvetica" w:cs="Helvetica"/>
          <w:color w:val="000000"/>
          <w14:ligatures w14:val="standardContextual"/>
        </w:rPr>
        <w:t>The Unseen surrounds us from all sides and in all dimensions, and we truly live in an enchanted world, most of which lies beyond the best observations, instruments, and measurements of empirical Science. This reality does not render empirical Science useless. But it imposes upon us requisite humility and awareness of our Human limitations, which, in turn, foster healthy mindset that make it easy for us to witness the Beauty, Majesty, and Perfection of God in Nature and the theomorphic epiphanies of the World, even in its most seemingly deterministic mechanisms—such as the sculpting winds of desert canyons or the breathtaking carvings of the tides—or the secondary causes of the Natural world such as fires and storms, while also acknowledging that the primary Agent at work—after God—are His vast Angelic hosts. After these Unseen Realities and within their context, come the more tangible and quantifiable physical relations of Nature and Science that we actually hear, see, touch, taste, smell, and measure and validly study in the physical Sciences.</w:t>
      </w:r>
      <w:r>
        <w:rPr>
          <w:rFonts w:ascii="Helvetica" w:eastAsiaTheme="minorHAnsi" w:hAnsi="Helvetica" w:cs="Helvetica"/>
          <w:color w:val="000000"/>
          <w14:ligatures w14:val="standardContextual"/>
        </w:rPr>
        <w:t xml:space="preserve"> </w:t>
      </w:r>
      <w:commentRangeEnd w:id="286"/>
      <w:r w:rsidR="00315D6F" w:rsidRPr="005247D6">
        <w:rPr>
          <w:rStyle w:val="CommentReference"/>
          <w:rFonts w:ascii="Helvetica" w:eastAsiaTheme="minorHAnsi" w:hAnsi="Helvetica" w:cs="Helvetica"/>
          <w:color w:val="000000"/>
          <w:sz w:val="24"/>
          <w:szCs w:val="24"/>
          <w14:ligatures w14:val="standardContextual"/>
        </w:rPr>
        <w:commentReference w:id="286"/>
      </w:r>
    </w:p>
    <w:p w14:paraId="22F49F8B" w14:textId="77777777" w:rsidR="00FD1A33" w:rsidRDefault="00FD1A33" w:rsidP="00FD1A33">
      <w:pPr>
        <w:rPr>
          <w:rFonts w:asciiTheme="majorBidi" w:eastAsiaTheme="minorHAnsi" w:hAnsiTheme="majorBidi" w:cstheme="majorBidi"/>
          <w:b/>
          <w:bCs/>
          <w:i/>
          <w:iCs/>
          <w:color w:val="C00000"/>
          <w:sz w:val="28"/>
          <w:szCs w:val="28"/>
        </w:rPr>
      </w:pPr>
    </w:p>
    <w:p w14:paraId="1D994F2C" w14:textId="77777777" w:rsidR="00FD1A33" w:rsidRPr="003B5FED" w:rsidRDefault="00FD1A33" w:rsidP="00E616ED">
      <w:pPr>
        <w:pStyle w:val="Heading4"/>
        <w:numPr>
          <w:ilvl w:val="0"/>
          <w:numId w:val="9"/>
        </w:numPr>
        <w:rPr>
          <w:rFonts w:asciiTheme="majorBidi" w:eastAsiaTheme="minorHAnsi" w:hAnsiTheme="majorBidi"/>
          <w:b/>
          <w:bCs/>
          <w:color w:val="C00000"/>
          <w:sz w:val="28"/>
          <w:szCs w:val="28"/>
        </w:rPr>
      </w:pPr>
      <w:commentRangeStart w:id="287"/>
      <w:commentRangeStart w:id="288"/>
      <w:commentRangeStart w:id="289"/>
      <w:r>
        <w:rPr>
          <w:rFonts w:asciiTheme="majorBidi" w:eastAsiaTheme="minorHAnsi" w:hAnsiTheme="majorBidi"/>
          <w:b/>
          <w:bCs/>
          <w:color w:val="C00000"/>
          <w:sz w:val="28"/>
          <w:szCs w:val="28"/>
        </w:rPr>
        <w:t xml:space="preserve"> </w:t>
      </w:r>
      <w:r w:rsidRPr="003B5FED">
        <w:rPr>
          <w:rFonts w:asciiTheme="majorBidi" w:eastAsiaTheme="minorHAnsi" w:hAnsiTheme="majorBidi"/>
          <w:b/>
          <w:bCs/>
          <w:color w:val="C00000"/>
          <w:sz w:val="28"/>
          <w:szCs w:val="28"/>
        </w:rPr>
        <w:t>Science, Scientism, &amp; the Quest for Sound Natural Philosophies</w:t>
      </w:r>
      <w:bookmarkEnd w:id="284"/>
      <w:commentRangeEnd w:id="287"/>
      <w:r w:rsidR="001B7006" w:rsidRPr="003B5FED">
        <w:rPr>
          <w:rStyle w:val="CommentReference"/>
          <w:rFonts w:asciiTheme="majorBidi" w:eastAsiaTheme="minorHAnsi" w:hAnsiTheme="majorBidi"/>
          <w:b/>
          <w:bCs/>
          <w:color w:val="C00000"/>
          <w:sz w:val="28"/>
          <w:szCs w:val="28"/>
        </w:rPr>
        <w:commentReference w:id="287"/>
      </w:r>
      <w:commentRangeEnd w:id="288"/>
      <w:r>
        <w:rPr>
          <w:rStyle w:val="CommentReference"/>
        </w:rPr>
        <w:commentReference w:id="288"/>
      </w:r>
      <w:commentRangeEnd w:id="289"/>
      <w:r>
        <w:rPr>
          <w:rStyle w:val="CommentReference"/>
        </w:rPr>
        <w:commentReference w:id="289"/>
      </w:r>
    </w:p>
    <w:p w14:paraId="01B13EC1" w14:textId="347B8EA6" w:rsidR="00774F9E" w:rsidRPr="00540EA0" w:rsidRDefault="00774F9E" w:rsidP="00E616ED">
      <w:pPr>
        <w:pStyle w:val="ListParagraph"/>
        <w:numPr>
          <w:ilvl w:val="0"/>
          <w:numId w:val="12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0"/>
          <w:szCs w:val="20"/>
        </w:rPr>
      </w:pPr>
      <w:r w:rsidRPr="00512709">
        <w:rPr>
          <w:rStyle w:val="FootnoteReference"/>
          <w:sz w:val="20"/>
          <w:szCs w:val="20"/>
        </w:rPr>
        <w:footnoteRef/>
      </w:r>
      <w:r w:rsidRPr="00774F9E">
        <w:rPr>
          <w:sz w:val="20"/>
          <w:szCs w:val="20"/>
        </w:rPr>
        <w:t xml:space="preserve"> </w:t>
      </w:r>
      <w:r w:rsidRPr="00774F9E">
        <w:rPr>
          <w:b/>
          <w:bCs/>
          <w:sz w:val="20"/>
          <w:szCs w:val="20"/>
        </w:rPr>
        <w:t>Scientism</w:t>
      </w:r>
      <w:r w:rsidRPr="00774F9E">
        <w:rPr>
          <w:sz w:val="20"/>
          <w:szCs w:val="20"/>
        </w:rPr>
        <w:t xml:space="preserve"> </w:t>
      </w:r>
      <w:r w:rsidRPr="00774F9E">
        <w:rPr>
          <w:color w:val="000000"/>
          <w:sz w:val="20"/>
          <w:szCs w:val="20"/>
        </w:rPr>
        <w:t xml:space="preserve">is an example of “metaphorical” as opposed to “real knowledge.” Sound empirical </w:t>
      </w:r>
      <w:r w:rsidRPr="00774F9E">
        <w:rPr>
          <w:b/>
          <w:bCs/>
          <w:color w:val="000000"/>
          <w:sz w:val="20"/>
          <w:szCs w:val="20"/>
        </w:rPr>
        <w:t>Science</w:t>
      </w:r>
      <w:r w:rsidRPr="00774F9E">
        <w:rPr>
          <w:color w:val="000000"/>
          <w:sz w:val="20"/>
          <w:szCs w:val="20"/>
        </w:rPr>
        <w:t xml:space="preserve">—based on well-grounded natural Philosophy and careful methodology—must not be confused with “Scientism,” which is an ideology based on </w:t>
      </w:r>
      <w:r w:rsidRPr="00774F9E">
        <w:rPr>
          <w:b/>
          <w:bCs/>
          <w:color w:val="000000"/>
          <w:sz w:val="20"/>
          <w:szCs w:val="20"/>
        </w:rPr>
        <w:t>ontological naturalism</w:t>
      </w:r>
      <w:r w:rsidRPr="00774F9E">
        <w:rPr>
          <w:color w:val="000000"/>
          <w:sz w:val="20"/>
          <w:szCs w:val="20"/>
        </w:rPr>
        <w:t>, which we may define as a type of naïve empiricism that reduces reality only to what the senses can perceive, which—as we will see below—ultimately leads to ignorance of both object, subject, and instrument. Scientism holds that real knowledge and essentially all knowledge come from empirical data and calculations alone with little or no need of first principles, natural Philosophy, or sound Metaphysics. It is a myopic way of thinking that has been criticized by hosts of contemporary intellectuals, although it still permeates secular education and popular culture.</w:t>
      </w:r>
    </w:p>
    <w:p w14:paraId="07C132C8" w14:textId="77777777" w:rsidR="00774F9E" w:rsidRPr="00774F9E" w:rsidRDefault="00774F9E" w:rsidP="00E616ED">
      <w:pPr>
        <w:pStyle w:val="ListParagraph"/>
        <w:numPr>
          <w:ilvl w:val="0"/>
          <w:numId w:val="12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0"/>
          <w:szCs w:val="20"/>
        </w:rPr>
      </w:pPr>
      <w:r w:rsidRPr="00774F9E">
        <w:rPr>
          <w:color w:val="000000"/>
          <w:sz w:val="20"/>
          <w:szCs w:val="20"/>
        </w:rPr>
        <w:t xml:space="preserve">  “</w:t>
      </w:r>
      <w:r w:rsidRPr="00774F9E">
        <w:rPr>
          <w:b/>
          <w:bCs/>
          <w:color w:val="000000"/>
          <w:sz w:val="20"/>
          <w:szCs w:val="20"/>
        </w:rPr>
        <w:t>Science</w:t>
      </w:r>
      <w:r w:rsidRPr="00774F9E">
        <w:rPr>
          <w:color w:val="000000"/>
          <w:sz w:val="20"/>
          <w:szCs w:val="20"/>
        </w:rPr>
        <w:t>,” throughout The First Teaching refers to empirical science and every other form of human learning as well. Over recent centuries, English usage has restricted the word “science” to the material sciences. The First Teaching seeks to restore the word “science” to its proper domain in the hierarchy of knowledge, according to which it pertains to all valid fields of knowledge, even grammar. Etymologically, “science,” “knowledge,” or “field of knowledge” all mean the same thing. The first word, “science” (Latin: scientia, meaning “knowledge”) is simply of Latin extraction. The second two, “knowledge” and “field of knowledge,” have indigenous Saxon roots. The fact that the West imposed such semantic limits upon its “science” paradigm reflects the ideologies that came to dominate Western thought in modern times. In reality, however, such cognitive closure for the word “science” actually had little to do with respect for empirical science or a sound metaphysical understanding of the inherent hierarchies that pertain to true knowledge. Every intellectual undertaking should belong formally to its own science, properly ranked in the hierarchical order of knowledge. “Science,” properly conceived of and used, must pertain to each body of knowledge that is based on sound definitions and methodologies with its content properly rooted in sound principles, paradigms, and cognitive frames. Such an approach allows for structural order and principial rooting in human learning that is in line with an external hierarchy embracing all other fields of knowledge and mirroring the metaphysical structure of the objective world.</w:t>
      </w:r>
    </w:p>
    <w:p w14:paraId="19C5CCC5" w14:textId="77777777" w:rsidR="00774F9E" w:rsidRPr="00774F9E" w:rsidRDefault="00774F9E" w:rsidP="00E616ED">
      <w:pPr>
        <w:pStyle w:val="ListParagraph"/>
        <w:numPr>
          <w:ilvl w:val="0"/>
          <w:numId w:val="12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0"/>
          <w:szCs w:val="20"/>
        </w:rPr>
      </w:pPr>
      <w:r w:rsidRPr="00774F9E">
        <w:rPr>
          <w:color w:val="000000"/>
          <w:sz w:val="20"/>
          <w:szCs w:val="20"/>
        </w:rPr>
        <w:t xml:space="preserve">  </w:t>
      </w:r>
      <w:r w:rsidRPr="00774F9E">
        <w:rPr>
          <w:b/>
          <w:bCs/>
          <w:color w:val="000000"/>
          <w:sz w:val="20"/>
          <w:szCs w:val="20"/>
        </w:rPr>
        <w:t>Science</w:t>
      </w:r>
      <w:r w:rsidRPr="00774F9E">
        <w:rPr>
          <w:color w:val="000000"/>
          <w:sz w:val="20"/>
          <w:szCs w:val="20"/>
        </w:rPr>
        <w:t xml:space="preserve"> is capitalized as a sign of respect and as an indication the word’s special importance. Throughout The First Teaching, the word “Science” is used in a manner that contrasts with standard usage of the term today. “Science” refers not only to Empirical Science but to every other form of Human learning as well. Over recent centuries, English usage has restricted the word “science” to the material sciences. The First Teaching seeks to restore the word “science” to its proper domain in the hierarchy of knowledge, according to which it pertains to all valid fields of knowledge, even grammar. Etymologically, “science,” “knowledge,” or “field of knowledge” all mean the same thing. The first word, “science” (Latin: scientia, meaning “knowledge”) is simply “knowledge” in its Latin form. The second two words, “knowledge” and “field of knowledge,” have indigenous Saxon roots. The fact that the West imposed such semantic limits upon its “Science” Paradigm reflects the Ideologies that came to dominate Western thought in Modern times. In reality, however, such Cognitive Closure for the word “science” actually had little to do with esteem rightfully due to Empirical Science but to the notion that Empirical Science was, in fact, the foundation of all true knowledge, in sharp contrast with sound Metaphysical understanding and the inherent Hierarchies that pertain to true knowledge and will be discussed later. Every intellectual undertaking should belong formally to its own Science, properly ranked in the Hierarchical order of knowledge. “Science,” properly conceived of and used, must pertain to each body of knowledge that is based on sound definitions and methodologies with its content properly rooted in sound First and Secondary Principles, carefully examined Paradigms, and fertile Cognitive Frames. Such an approach allows for structural order and principial rooting in Human learning that is in line with an external Hierarchy embracing all other fields of knowledge and mirroring the Metaphysical structure of the objective world.</w:t>
      </w:r>
    </w:p>
    <w:p w14:paraId="19BF47D9" w14:textId="77777777" w:rsidR="00540EA0" w:rsidRDefault="00540EA0" w:rsidP="00FD1A33">
      <w:pPr>
        <w:rPr>
          <w:i/>
          <w:iCs/>
        </w:rPr>
      </w:pPr>
    </w:p>
    <w:p w14:paraId="1D7EFCE4" w14:textId="2F383112" w:rsidR="00FD1A33" w:rsidRPr="00540EA0" w:rsidRDefault="00FD1A33" w:rsidP="00E616ED">
      <w:pPr>
        <w:pStyle w:val="ListParagraph"/>
        <w:numPr>
          <w:ilvl w:val="0"/>
          <w:numId w:val="127"/>
        </w:numPr>
        <w:rPr>
          <w:rFonts w:eastAsiaTheme="minorEastAsia"/>
          <w:color w:val="000000"/>
        </w:rPr>
      </w:pPr>
      <w:r w:rsidRPr="00540EA0">
        <w:t>Rationalism is a type of reductionism that denies every principle superior to pedestrian reasoning based upon generalizations about customary experience. When reason becomes self-satisfied and systematic in its over-simplification of reality, it shuts out every element that is supra-rational, and—at is worst and most harmful—becomes “</w:t>
      </w:r>
      <w:r w:rsidRPr="00540EA0">
        <w:rPr>
          <w:b/>
          <w:bCs/>
        </w:rPr>
        <w:t>totalitarian Rationalism</w:t>
      </w:r>
      <w:r w:rsidRPr="00540EA0">
        <w:t>.”</w:t>
      </w:r>
      <w:r w:rsidRPr="00540EA0">
        <w:rPr>
          <w:rFonts w:eastAsiaTheme="minorEastAsia"/>
          <w:color w:val="000000"/>
        </w:rPr>
        <w:t xml:space="preserve"> Science and method must be distinguished from science as an ideology, that is scientism. </w:t>
      </w:r>
    </w:p>
    <w:p w14:paraId="2BB86942" w14:textId="77777777" w:rsidR="00FD1A33" w:rsidRDefault="00FD1A33" w:rsidP="00E616ED">
      <w:pPr>
        <w:pStyle w:val="ListParagraph"/>
        <w:numPr>
          <w:ilvl w:val="0"/>
          <w:numId w:val="127"/>
        </w:numPr>
        <w:rPr>
          <w:rFonts w:eastAsiaTheme="minorEastAsia"/>
          <w:color w:val="000000"/>
        </w:rPr>
      </w:pPr>
      <w:r w:rsidRPr="00540EA0">
        <w:rPr>
          <w:rFonts w:eastAsiaTheme="minorEastAsia"/>
          <w:color w:val="000000"/>
        </w:rPr>
        <w:t>NOTE: Scientism is a particular ideology regarding science as a method of attaining and applying knowledge from empirical evidence.</w:t>
      </w:r>
    </w:p>
    <w:p w14:paraId="3A367DF8" w14:textId="77777777" w:rsidR="00860AB6" w:rsidRPr="00860AB6" w:rsidRDefault="00860AB6" w:rsidP="00E616ED">
      <w:pPr>
        <w:pStyle w:val="ListParagraph"/>
        <w:numPr>
          <w:ilvl w:val="0"/>
          <w:numId w:val="127"/>
        </w:numPr>
        <w:rPr>
          <w:rFonts w:eastAsiaTheme="minorEastAsia"/>
          <w:color w:val="000000"/>
        </w:rPr>
      </w:pPr>
      <w:commentRangeStart w:id="290"/>
      <w:r w:rsidRPr="00860AB6">
        <w:rPr>
          <w:rFonts w:eastAsiaTheme="minorEastAsia"/>
          <w:color w:val="000000"/>
        </w:rPr>
        <w:t>Taking created things for granted is a type of idolatry; in the eyes of such generally unconscious idolaters, “things other-than-God”--existent entities--seem absolutely real in themselves, as if they were self-existent and needed no further explanation. Taken by itself “horizontally,” creation is empty; it is mere deception and illusion (ghirra). But, when seen “vertically” as it actually is--contingent and dependent--then all “things other-than-God” take on their true meaning; they become an admonition (‘ibra) to believe in God and turn to Him; they also serve as a consolation, a universal sign of God, and a source of abiding peace. Focusing on created things themselves “horizontally,” without reflecting on them “vertically” and delving into the nature of their existence puts us at a distance from God; the veils of His power--all secondary mechanisms and patterns of cause and effect--become veils from Him. Henology is one of the pathways to opening our hearts to such “admonitions” of creation and arriving at the door of true understanding. It leads to unveiling, spiritual awakening, rooted knowledge, and true science. Such must be our approach to creation as set forth in the basic postulates of ontology, cosmology, teleology, and henology. If, instead, we take creation for granted by not reflecting on what is in its design and structure--as if it needed no commentary--then created things become sources of confusion, illusion, misunderstanding, emptiness, and unhappiness</w:t>
      </w:r>
    </w:p>
    <w:p w14:paraId="578B7433" w14:textId="77777777" w:rsidR="00860AB6" w:rsidRPr="00860AB6" w:rsidRDefault="00860AB6" w:rsidP="00E616ED">
      <w:pPr>
        <w:pStyle w:val="ListParagraph"/>
        <w:numPr>
          <w:ilvl w:val="0"/>
          <w:numId w:val="127"/>
        </w:numPr>
        <w:rPr>
          <w:rFonts w:eastAsiaTheme="minorEastAsia"/>
          <w:color w:val="000000"/>
        </w:rPr>
      </w:pPr>
      <w:r w:rsidRPr="00860AB6">
        <w:rPr>
          <w:rFonts w:eastAsiaTheme="minorEastAsia"/>
          <w:color w:val="000000"/>
        </w:rPr>
        <w:t>To see the world as a composite universal Sign of God is a particular mode of intuition and reasoned insight as well as being a supreme spiritual gift of the highest order. It enables human beings to take on an additional dimension, a vertical connection, that roots them firmly in reality by connecting horizontal, sensory reality with necessary being. Although belief must be well reasoned and has lasting rational foundations, it is also an act of psychological receptivity and good will. Its rational arguments cannot compel anyone who refuses to believe to add the dimension of vertical reality to their horizontal perception of it, nor can it force them to open their inner eyes so that they can inform the vision of their outer eyes. The world, that is, can only be seen as the universal Sign it is, when our inner eyes are opened. When that happens then the world tells us as much about ourselves as it does about the realities of itself as a contingent world. Thus, to the extent that belief is intrinsic to human nature, as Islamic teaching holds it to be, belief makes human beings truly human, while disbelief robs them of their humanity.</w:t>
      </w:r>
    </w:p>
    <w:p w14:paraId="1BF5B1F4" w14:textId="77777777" w:rsidR="00860AB6" w:rsidRPr="00860AB6" w:rsidRDefault="00860AB6" w:rsidP="00E616ED">
      <w:pPr>
        <w:pStyle w:val="ListParagraph"/>
        <w:numPr>
          <w:ilvl w:val="0"/>
          <w:numId w:val="127"/>
        </w:numPr>
        <w:rPr>
          <w:rFonts w:eastAsiaTheme="minorEastAsia"/>
          <w:color w:val="000000"/>
        </w:rPr>
      </w:pPr>
    </w:p>
    <w:p w14:paraId="3BB8A6EC" w14:textId="77777777" w:rsidR="00860AB6" w:rsidRPr="00860AB6" w:rsidRDefault="00860AB6" w:rsidP="00E616ED">
      <w:pPr>
        <w:pStyle w:val="ListParagraph"/>
        <w:numPr>
          <w:ilvl w:val="0"/>
          <w:numId w:val="127"/>
        </w:numPr>
        <w:rPr>
          <w:rFonts w:eastAsiaTheme="minorEastAsia"/>
          <w:color w:val="000000"/>
        </w:rPr>
      </w:pPr>
      <w:r w:rsidRPr="00860AB6">
        <w:rPr>
          <w:rFonts w:eastAsiaTheme="minorEastAsia"/>
          <w:color w:val="000000"/>
        </w:rPr>
        <w:t>On the horizontal (materially causal) level, things are interrelated and complement each other. This is one of the wisdoms inherent in the creation of the pairs, triads, and other multiplicities. Each finite thing is directly contingent on some other contingent thing that precedes it and accounts for its immediate origin. We have parents, and they had parents before them. Trees and plants grow from seeds that were produced by other trees and plants; all animals have their biological mechanisms of reproduction. In the end, however, all of these contingencies must find a terminus, which can only be vertical and non-materially causal. They must point to another distinct ontological level in addition to their own. They necessarily point beyond the purely dependent and contingent to the Absolute Non-Contingent, to another type of being outside and independent of all material chains of secondary causes. ABSOLUTE BEING = NON-DELIMITED BEING</w:t>
      </w:r>
    </w:p>
    <w:p w14:paraId="35E877F0" w14:textId="77777777" w:rsidR="00860AB6" w:rsidRPr="00860AB6" w:rsidRDefault="00860AB6" w:rsidP="00E616ED">
      <w:pPr>
        <w:pStyle w:val="ListParagraph"/>
        <w:numPr>
          <w:ilvl w:val="0"/>
          <w:numId w:val="127"/>
        </w:numPr>
        <w:rPr>
          <w:rFonts w:eastAsiaTheme="minorEastAsia"/>
          <w:color w:val="000000"/>
        </w:rPr>
      </w:pPr>
    </w:p>
    <w:p w14:paraId="324E019D" w14:textId="77777777" w:rsidR="00860AB6" w:rsidRPr="00860AB6" w:rsidRDefault="00860AB6" w:rsidP="00E616ED">
      <w:pPr>
        <w:pStyle w:val="ListParagraph"/>
        <w:numPr>
          <w:ilvl w:val="0"/>
          <w:numId w:val="127"/>
        </w:numPr>
        <w:rPr>
          <w:rFonts w:eastAsiaTheme="minorEastAsia"/>
          <w:color w:val="000000"/>
        </w:rPr>
      </w:pPr>
      <w:r w:rsidRPr="00860AB6">
        <w:rPr>
          <w:rFonts w:eastAsiaTheme="minorEastAsia"/>
          <w:color w:val="000000"/>
        </w:rPr>
        <w:t xml:space="preserve">Because truth hold true forever, it exercises powerful rights over us in all times. It is imperative, therefore, to honor the truth. As we search for it, we must devote ourselves to careful study, giving our exploration the attention that the truth deserves, and when the truth does appear, we must submit to it and follow it. Failure to abide by the truth earnestly is foolhardy and wasteful. Thus, the Qur’ān warns the disbeliever as well as those who have not come to an understanding of the truth never to reject it simply because they have not yet grasped it or to deny it without thinking. God says in the Qur’ān: “And on that Day We will gather together from every Community a throng of those who denied Our Signs, and they will be marshaled [in separate groups], until, when they come before [God], He will say [to them]: ‘Did you deny My Signs, although you did not fully understand them in knowledge? Or what is it that you were doing?’” (The Ants, 27:83-84). In a similar vein, the New Testament speaks of those who turn away from God’s Signs in creation: “Their foolish hearts became darkened, and--professing themselves wise--they became fools” (Romans, 1:21-22). </w:t>
      </w:r>
    </w:p>
    <w:p w14:paraId="75A0AC30" w14:textId="77777777" w:rsidR="00860AB6" w:rsidRPr="00860AB6" w:rsidRDefault="00860AB6" w:rsidP="00E616ED">
      <w:pPr>
        <w:pStyle w:val="ListParagraph"/>
        <w:numPr>
          <w:ilvl w:val="0"/>
          <w:numId w:val="127"/>
        </w:numPr>
        <w:rPr>
          <w:rFonts w:eastAsiaTheme="minorEastAsia"/>
          <w:color w:val="000000"/>
        </w:rPr>
      </w:pPr>
    </w:p>
    <w:p w14:paraId="2FFAAA92" w14:textId="77777777" w:rsidR="00860AB6" w:rsidRPr="00860AB6" w:rsidRDefault="00860AB6" w:rsidP="00E616ED">
      <w:pPr>
        <w:pStyle w:val="ListParagraph"/>
        <w:numPr>
          <w:ilvl w:val="0"/>
          <w:numId w:val="127"/>
        </w:numPr>
        <w:rPr>
          <w:rFonts w:eastAsiaTheme="minorEastAsia"/>
          <w:color w:val="000000"/>
        </w:rPr>
      </w:pPr>
      <w:r w:rsidRPr="00860AB6">
        <w:rPr>
          <w:rFonts w:eastAsiaTheme="minorEastAsia"/>
          <w:color w:val="000000"/>
        </w:rPr>
        <w:t>Commentators state that the above verse warns against rejecting Revelation and the truth without thinking deeply about it or searching out its meanings. It implies that each human being owes it to himself or herself to determine objectively if God’s word is actually worthy of acceptance and consideration or, on the contrary, deserves to be rejected. But, instead of doing this, the disbeleivers and hypocrites hasten out of hand to reject the truth that has come them, merely on the basis of their prejudices, predispositions, and various forms of ignorance. In making their fatal decision to turn away from the truth, they lacked any real foundation (tamakkun) in knowledge, and they attained no comprehensive knowledge that would enable them to judge accurately what was presented to them and justify their rejection of it. The verse concludes by asking them what it is, then, that they were actually doing. As al-Rāzī observes in his commentary, what could have possibly been more important for them than the task of ascertaining the truth of the Prophetic Call? What could have possible had greater priority than this all-important charge of verifying the truth of Revelation when it came to them? Any other undertaking (‘amal) that they were doing other than this undertaking could not really have constituted an undertaking (‘amal) at all. Thus, as commentators note, this fact of their not having given adequate attention, proper effort, and careful thought to God’s Message when it came to them renders their disbelief in it and rejection of it all the more abhorrent (shanī‘).</w:t>
      </w:r>
    </w:p>
    <w:p w14:paraId="3E6E638E" w14:textId="77777777" w:rsidR="00860AB6" w:rsidRPr="00860AB6" w:rsidRDefault="00860AB6" w:rsidP="00E616ED">
      <w:pPr>
        <w:pStyle w:val="ListParagraph"/>
        <w:numPr>
          <w:ilvl w:val="0"/>
          <w:numId w:val="127"/>
        </w:numPr>
        <w:rPr>
          <w:rFonts w:eastAsiaTheme="minorEastAsia"/>
          <w:color w:val="000000"/>
        </w:rPr>
      </w:pPr>
    </w:p>
    <w:p w14:paraId="2BEE0120" w14:textId="77777777" w:rsidR="00860AB6" w:rsidRPr="00860AB6" w:rsidRDefault="00860AB6" w:rsidP="00E616ED">
      <w:pPr>
        <w:pStyle w:val="ListParagraph"/>
        <w:numPr>
          <w:ilvl w:val="0"/>
          <w:numId w:val="127"/>
        </w:numPr>
        <w:rPr>
          <w:rFonts w:eastAsiaTheme="minorEastAsia"/>
          <w:color w:val="000000"/>
        </w:rPr>
      </w:pPr>
      <w:r w:rsidRPr="00860AB6">
        <w:rPr>
          <w:rFonts w:eastAsiaTheme="minorEastAsia"/>
          <w:color w:val="000000"/>
        </w:rPr>
        <w:t>There can be no armistice between truth and falsehood. The two cannot coexist. One of them must necessarily banish the other. Consequently, the best way to eliminate falsehood is with the truth. The Qur’ān states: “God wipes out falsehood and confirms the truth through His words: Truly He knows [the secrets that] lie within the breasts” (Counsel, 42:24). Commentators understand this to mean that God “wipes out falsehood” by means of the truth, and He “confirms the truth” through the power of Revelation (see also, Qur’ān, 10:82). Similarly, another verse states: “And say: ‘The truth has come, and falsehood has passed away. Truly, falsehood was always bound to pass away” (The Night Journey, 17:81). Likewise, the Qur’ān states: “No indeed! We hurl the truth against falsehood, and truth obliterates it, and, behold, [falsehood] vanishes” (The Prophets, 21:18).</w:t>
      </w:r>
    </w:p>
    <w:p w14:paraId="64ADE77D" w14:textId="77777777" w:rsidR="00860AB6" w:rsidRPr="00860AB6" w:rsidRDefault="00860AB6" w:rsidP="00E616ED">
      <w:pPr>
        <w:pStyle w:val="ListParagraph"/>
        <w:numPr>
          <w:ilvl w:val="0"/>
          <w:numId w:val="127"/>
        </w:numPr>
        <w:rPr>
          <w:rFonts w:eastAsiaTheme="minorEastAsia"/>
          <w:color w:val="000000"/>
        </w:rPr>
      </w:pPr>
    </w:p>
    <w:p w14:paraId="7E968F75" w14:textId="77777777" w:rsidR="00860AB6" w:rsidRPr="00860AB6" w:rsidRDefault="00860AB6" w:rsidP="00E616ED">
      <w:pPr>
        <w:pStyle w:val="ListParagraph"/>
        <w:numPr>
          <w:ilvl w:val="0"/>
          <w:numId w:val="127"/>
        </w:numPr>
        <w:rPr>
          <w:rFonts w:eastAsiaTheme="minorEastAsia"/>
          <w:color w:val="000000"/>
        </w:rPr>
      </w:pPr>
      <w:r w:rsidRPr="00860AB6">
        <w:rPr>
          <w:rFonts w:eastAsiaTheme="minorEastAsia"/>
          <w:color w:val="000000"/>
        </w:rPr>
        <w:t xml:space="preserve">In its quest for eternal and unchanging truth, Islamic Theology--as noted above-- functions under the canon of Islam. On the basis of this method, the discipline holds that the truths of sound intellect can never be incompatible with the Qur’ān and Sunna. At the same time, that the truths of the Qur’ān and Sunna and all Prophetic teaching can never be unreasonable. Thus, the sound intellect naturally plays a mediating role in the search for truth, but--by virtue of its functioning under the auspices of Islamic revelation--this mediation is only up to a certain point. Ultimately, the criterion of authenticity is revealed truth itself. Because Islamic Theology must abide by the criterion of Islam, it relies more on the passive intellect than the active intellect, which, in the light of this rubric, ensures the highest levels of cognitive capacity. </w:t>
      </w:r>
    </w:p>
    <w:p w14:paraId="710A6EAB" w14:textId="77777777" w:rsidR="00860AB6" w:rsidRPr="00860AB6" w:rsidRDefault="00860AB6" w:rsidP="00E616ED">
      <w:pPr>
        <w:pStyle w:val="ListParagraph"/>
        <w:numPr>
          <w:ilvl w:val="0"/>
          <w:numId w:val="127"/>
        </w:numPr>
        <w:rPr>
          <w:rFonts w:eastAsiaTheme="minorEastAsia"/>
          <w:color w:val="000000"/>
        </w:rPr>
      </w:pPr>
      <w:r w:rsidRPr="00860AB6">
        <w:rPr>
          <w:rFonts w:eastAsiaTheme="minorEastAsia"/>
          <w:color w:val="000000"/>
        </w:rPr>
        <w:tab/>
      </w:r>
    </w:p>
    <w:p w14:paraId="38447701" w14:textId="77777777" w:rsidR="00860AB6" w:rsidRPr="00860AB6" w:rsidRDefault="00860AB6" w:rsidP="00E616ED">
      <w:pPr>
        <w:pStyle w:val="ListParagraph"/>
        <w:numPr>
          <w:ilvl w:val="0"/>
          <w:numId w:val="127"/>
        </w:numPr>
        <w:rPr>
          <w:rFonts w:eastAsiaTheme="minorEastAsia"/>
          <w:color w:val="000000"/>
        </w:rPr>
      </w:pPr>
      <w:r w:rsidRPr="00860AB6">
        <w:rPr>
          <w:rFonts w:eastAsiaTheme="minorEastAsia"/>
          <w:color w:val="000000"/>
        </w:rPr>
        <w:t xml:space="preserve">Mental perception, thought, insight, and understanding—summed up in the Greek word nóēsis, νόησις—are always a recognition and grasp of Being, and—as we will demonstrate in what follows—if this were not true, nóēsis would have no content at all. Thus, thoughts or nóēsis cannot have first come to light merely from the subjective act of a Human Being responding to the world of sense perceptions around him, which ultimately requires thought, without which it cannot be meaningful or reach fruition. Sound Intellection is “inside-out” and not “outside-in,” contrary to the standard conventions of Modernist and post-Modernist thought. Rather, sound thought must necessarily have deeper roots other than thought itself. But—as we will discuss more fully in our treatment of Henology (the Study of the One)—nóēsis by its very nature has its root of roots in “the anticipation of Unity” and reaches out from “beyond Being” to the world of Being. Thus, regarding the intrinsic relation between “truth” and “being,” the One must precede them both, which leads to the Intellects’ affirmation of the absolute priority of the One. It must be emphasized, however, that thought (nóēsis) does not simply “discover” Being. Rather, the relationship between thought (nóēsis) and Being is isomorphic, and the two dove-tail with each other readily and all at once. As we will show later, we ascend from the First Principle of Unity to higher principles and corollaries of Unity on the basis of this isomorphic linkage between knowledge and Being in their inherently perfect symmetry. Thus, whatever priority Being may appear to have over thought, it must be considered within the Identity of both and essential to their utterly isomorphic relationship with each other. Thus, ultimately, there is no abrogation of the Identity of either Being or Intellect in the other. </w:t>
      </w:r>
    </w:p>
    <w:p w14:paraId="359635F5" w14:textId="77777777" w:rsidR="00860AB6" w:rsidRPr="00860AB6" w:rsidRDefault="00860AB6" w:rsidP="00E616ED">
      <w:pPr>
        <w:pStyle w:val="ListParagraph"/>
        <w:numPr>
          <w:ilvl w:val="0"/>
          <w:numId w:val="127"/>
        </w:numPr>
        <w:rPr>
          <w:rFonts w:eastAsiaTheme="minorEastAsia"/>
          <w:color w:val="000000"/>
        </w:rPr>
      </w:pPr>
    </w:p>
    <w:p w14:paraId="5EA0D49D" w14:textId="77777777" w:rsidR="00860AB6" w:rsidRPr="00860AB6" w:rsidRDefault="00860AB6" w:rsidP="00E616ED">
      <w:pPr>
        <w:pStyle w:val="ListParagraph"/>
        <w:numPr>
          <w:ilvl w:val="0"/>
          <w:numId w:val="127"/>
        </w:numPr>
        <w:rPr>
          <w:rFonts w:eastAsiaTheme="minorEastAsia"/>
          <w:color w:val="000000"/>
        </w:rPr>
      </w:pPr>
      <w:r w:rsidRPr="00860AB6">
        <w:rPr>
          <w:rFonts w:eastAsiaTheme="minorEastAsia"/>
          <w:color w:val="000000"/>
        </w:rPr>
        <w:t>Reference to this underlying isometry between Being and nóēsis—which, again, will be further investigated in what follows—invites comparison with to the Early Modern empirical Epistemology of John Locke, who spoke of the Human mind as a “blank slate” (Latin: tabula rasa), receiving its cognition “outside-in” through apprehension of the world of sense data around it. First of all, in Locke’s view, knowledge does not possess an isomorphic relation with external reality, nor does external reality exist in prior isometry with cognition. Locke’s vision of cognition is rooted in the most basic subjective perception imaginable of each objective empirical particular thing—starting from absolutely nothing and without internal guidelines. Rather, in Locke’s view, one-by-one, without any underlying or overlying patterns of inherent Unity or comprehensiveness, cognition gropes for its way in the darkness until it accidentally finds a ray of light. Likewise, the relationship between subject and object—beginning as it does in this utter simplicity of cognition and the thing perceived—grows from these primitive foundations without requiring innate ideas or any special training in order to be achieved. Locke called this empirical “Epistemological truth” the “way of ideas,” which he proposed as an alternative to “innatism,” that is, the belief in the presence of “innate” principles and ideas in the Human Intellect. Thus, Locke grounded all cognition and mental concepts in external empirical particulars. As a tabula rasa, the Human mind receives all of its notions as inescapably representational, which also means that the human mind cannot penetrate beyond these perceived surfaces into the intrinsic intelligible structure that “informs” the sensible properties of things—or gives meaning to their forms—by rooting those outward objects to veritable inward meanings that the mind has arbitrarily structured. Consequently—according to his empiricism, Locke not only repudiated belief in innate principles and ideas, but he also dismissed as invalid any Metaphysical dimension to Logic or Human cognition based upon such “inward” notions, since such “internals” were utterly groundless and capricious in his Philosophical system.</w:t>
      </w:r>
    </w:p>
    <w:p w14:paraId="5B09785B" w14:textId="77777777" w:rsidR="00860AB6" w:rsidRPr="00860AB6" w:rsidRDefault="00860AB6" w:rsidP="00E616ED">
      <w:pPr>
        <w:pStyle w:val="ListParagraph"/>
        <w:numPr>
          <w:ilvl w:val="0"/>
          <w:numId w:val="127"/>
        </w:numPr>
        <w:rPr>
          <w:rFonts w:eastAsiaTheme="minorEastAsia"/>
          <w:color w:val="000000"/>
        </w:rPr>
      </w:pPr>
    </w:p>
    <w:p w14:paraId="155B156D" w14:textId="77777777" w:rsidR="00860AB6" w:rsidRPr="00860AB6" w:rsidRDefault="00860AB6" w:rsidP="00E616ED">
      <w:pPr>
        <w:pStyle w:val="ListParagraph"/>
        <w:numPr>
          <w:ilvl w:val="0"/>
          <w:numId w:val="127"/>
        </w:numPr>
        <w:rPr>
          <w:rFonts w:eastAsiaTheme="minorEastAsia"/>
          <w:color w:val="000000"/>
        </w:rPr>
      </w:pPr>
      <w:r w:rsidRPr="00860AB6">
        <w:rPr>
          <w:rFonts w:eastAsiaTheme="minorEastAsia"/>
          <w:color w:val="000000"/>
        </w:rPr>
        <w:t>John Locke set forth his ideas regarding Human cognition and the tabula rasa in his Essay Concerning Human Understanding, which first appeared in 1100/1689 and became the chief standard bearer for the “representational” conception of Human rationality as rooted in the empirical particular thing. In this empiricist “way of ideas,” Locke rendered the Intellect and Human rationality subordinate to the empirical particular, which—as we have just indicated and will discuss in more detail in what follows—would counterintuitively have the ultimate effect of rendering the empirical particular unknowable and ushering in a world in which Man can neither know himself nor the objective reality that surrounds him. Consequently, in this process of rejecting innate ideas, Locke also denied the possibility of Human knowledge of real Essences and basic extramental entities—including First Principles. For, each human mind begins as a blank slate (tabula rasa), unbound by “dogmatic laws” or “universal principles,” including the fundamental laws of Essence. On the contrary, all Human ideas for Locke originate—as we have just seen—in experience alone. They either go back directly to “sensation” or secondarily to “reflection” on sensation, meaning the internal operations of the mind working on its empirical data. Thus, Locke’s way of ideas” fundamentally redefined Human Rationality in a drastically new light, which would immensely influence the development of Early Modern, Modern, and post-Modern thought. In this regard, it must be emphasized that the mistakes of Scholars are not like those of ordinary people. When a Scholar falls—especially when he is a towering figure like John Locke—thousands, even millions, fall with him. As will be discussed in some detail in what follows—John Locke’s empiricist “way of ideas” must, therefore, be regarded as one of the most grandiose of all historical mistakes in Western Intellectual History. In the Intellectual decay and regress-in-progress of Modernist and post-Modernist thought, truth has been reduced to a mere representation of the various illusory realities we perceive with our five senses, and, ultimately, such “truth” becomes identified through the principle of pragmatism with nothing more than utility, which then then amounts to the suppression of truth and wreaks havoc not only upon ourselves and our societies but the natural environment around us.</w:t>
      </w:r>
    </w:p>
    <w:p w14:paraId="6251AC52" w14:textId="77777777" w:rsidR="00860AB6" w:rsidRPr="00860AB6" w:rsidRDefault="00860AB6" w:rsidP="00E616ED">
      <w:pPr>
        <w:pStyle w:val="ListParagraph"/>
        <w:numPr>
          <w:ilvl w:val="0"/>
          <w:numId w:val="127"/>
        </w:numPr>
        <w:rPr>
          <w:rFonts w:eastAsiaTheme="minorEastAsia"/>
          <w:color w:val="000000"/>
        </w:rPr>
      </w:pPr>
      <w:r w:rsidRPr="00860AB6">
        <w:rPr>
          <w:rFonts w:eastAsiaTheme="minorEastAsia"/>
          <w:color w:val="000000"/>
        </w:rPr>
        <w:t xml:space="preserve">Truth is not just a matter of convenience or an uncomplicated historical fact, nor are ideas “true” or “valid” simply because they are of interest to us or suit our needs and circumstances. Rather, ideas should only be of interest when they are true, and what is true stands alone on its own merits. The contemporary German Philosopher and writer Rüdiger Safranski noted in his work Nietzsche: A Philosophical Biography: “These days, sexuality is equated with the truth of the individual, which is arguably our era’s most prominent fiction regarding the nature of truth.” Today—as we will illustrate further in what follows—there are many “prominent fictions” about truth, and just as there are multiple confusions about “truth,” there are also many misunderstandings that muddle our perception of “falsehood.” As we will see below, a false notion—or pseudo-notion or non-veritable notion—implies contradiction. Thus, it is neither veritable or sound, nor is it worthy of consideration. For the false notion—by its nature—affirms the impossible, which, as we will also demonstrate in what follows, is ultimately nothing and—paradoxically at first—directly related to the nature of Evil, which is rooted in nothingness. False notions or pseudo-notions, therefore, can only be rejected, not corrected. They are not, however, the same as incorrect notions, which are open to correction. An incorrect notion does not correspond adequately to reality as it actually is. Nevertheless, the incorrect notion often corresponds to reality in a certain measure, which is why it can be corrected. </w:t>
      </w:r>
    </w:p>
    <w:p w14:paraId="724CA8B1" w14:textId="77777777" w:rsidR="00860AB6" w:rsidRPr="00860AB6" w:rsidRDefault="00860AB6" w:rsidP="00E616ED">
      <w:pPr>
        <w:pStyle w:val="ListParagraph"/>
        <w:numPr>
          <w:ilvl w:val="0"/>
          <w:numId w:val="127"/>
        </w:numPr>
        <w:rPr>
          <w:rFonts w:eastAsiaTheme="minorEastAsia"/>
          <w:color w:val="000000"/>
        </w:rPr>
      </w:pPr>
    </w:p>
    <w:p w14:paraId="5CAAC5D1" w14:textId="132CAAE9" w:rsidR="00FD1A33" w:rsidRDefault="00860AB6" w:rsidP="00E616ED">
      <w:pPr>
        <w:pStyle w:val="ListParagraph"/>
        <w:numPr>
          <w:ilvl w:val="0"/>
          <w:numId w:val="127"/>
        </w:numPr>
        <w:rPr>
          <w:rFonts w:eastAsiaTheme="minorEastAsia"/>
          <w:color w:val="000000"/>
        </w:rPr>
      </w:pPr>
      <w:r w:rsidRPr="00860AB6">
        <w:rPr>
          <w:rFonts w:eastAsiaTheme="minorEastAsia"/>
          <w:color w:val="000000"/>
        </w:rPr>
        <w:t>Life cannot be given meaning without knowledge that distinguishes what is real from what is unreal. Knowledge that guides to what is real and gives meaning to life is true knowledge. Genuine knowledge is never just information, and the accumulation of facts is never synonymous with knowledge. For when information is not properly rooted in principles and ultimate realities, it confuses and does not guide. Thus, “facts” are no more Science than a dictionary is literature. Facts are like the ventriloquist’s manikin, they only speak what he tells them to say. Indeed, the highest principle in Science is belief in God, and Albert Einstein said: “Science without religion is lame, just as religion without Science is blind.”</w:t>
      </w:r>
      <w:r>
        <w:rPr>
          <w:rFonts w:eastAsiaTheme="minorEastAsia"/>
          <w:color w:val="000000"/>
        </w:rPr>
        <w:t xml:space="preserve"> </w:t>
      </w:r>
      <w:commentRangeEnd w:id="290"/>
      <w:r w:rsidR="00D641D8">
        <w:rPr>
          <w:rStyle w:val="CommentReference"/>
          <w:rFonts w:eastAsiaTheme="minorEastAsia"/>
          <w:color w:val="000000"/>
          <w:sz w:val="24"/>
          <w:szCs w:val="24"/>
        </w:rPr>
        <w:commentReference w:id="290"/>
      </w:r>
    </w:p>
    <w:p w14:paraId="6CDDBA7B" w14:textId="49660CE6" w:rsidR="00792A9D" w:rsidRPr="00792A9D" w:rsidRDefault="00792A9D" w:rsidP="00E616ED">
      <w:pPr>
        <w:pStyle w:val="ListParagraph"/>
        <w:numPr>
          <w:ilvl w:val="0"/>
          <w:numId w:val="127"/>
        </w:numPr>
        <w:rPr>
          <w:rFonts w:eastAsiaTheme="minorEastAsia"/>
          <w:color w:val="000000"/>
        </w:rPr>
      </w:pPr>
      <w:r w:rsidRPr="00792A9D">
        <w:rPr>
          <w:rFonts w:eastAsiaTheme="minorEastAsia"/>
          <w:color w:val="000000"/>
        </w:rPr>
        <w:t>As Toynbee notes, all modern science in the Western world is still very young even compared to the age of Western society, which is also young. Also, it is affected by the synthetic industrial system which works on the basis of the division of labor. Thus, the editors and publications of science--especially journals--are part of that industrial production, and their editors belong among the famous engineers of the West. The industrial system invaded science and every realm of historical and academic thought.</w:t>
      </w:r>
      <w:r>
        <w:rPr>
          <w:rFonts w:eastAsiaTheme="minorEastAsia"/>
          <w:color w:val="000000"/>
        </w:rPr>
        <w:t xml:space="preserve"> </w:t>
      </w:r>
      <w:r>
        <w:rPr>
          <w:rFonts w:eastAsiaTheme="minorEastAsia"/>
          <w:b/>
          <w:bCs/>
          <w:color w:val="000000"/>
        </w:rPr>
        <w:t>Volume 10</w:t>
      </w:r>
    </w:p>
    <w:p w14:paraId="6CC0F3B3" w14:textId="41B6032A" w:rsidR="00792A9D" w:rsidRPr="004E442D" w:rsidRDefault="00932BC4" w:rsidP="00E616ED">
      <w:pPr>
        <w:pStyle w:val="ListParagraph"/>
        <w:numPr>
          <w:ilvl w:val="0"/>
          <w:numId w:val="127"/>
        </w:numPr>
        <w:rPr>
          <w:rFonts w:eastAsiaTheme="minorEastAsia"/>
          <w:color w:val="000000"/>
        </w:rPr>
      </w:pPr>
      <w:r w:rsidRPr="00932BC4">
        <w:rPr>
          <w:rFonts w:eastAsiaTheme="minorEastAsia"/>
          <w:color w:val="000000"/>
        </w:rPr>
        <w:t>Scientism is an example of “metaphorical knowledge.” Sound empirical science must not be confused with “scientism,” which is an ideology based on ontological naturalism, which we may define as naïve empiricism which reduces reality only to what the senses can perceive. Scientism holds that real knowledge comes from empirical calculations alone. It is a myopic way of thinking that has been criticized by hosts of contemporary intellectuals, although it still permeates secular education and popular culture.</w:t>
      </w:r>
      <w:r>
        <w:rPr>
          <w:rFonts w:eastAsiaTheme="minorEastAsia"/>
          <w:color w:val="000000"/>
        </w:rPr>
        <w:t xml:space="preserve"> </w:t>
      </w:r>
      <w:r>
        <w:rPr>
          <w:rFonts w:eastAsiaTheme="minorEastAsia"/>
          <w:b/>
          <w:bCs/>
          <w:color w:val="000000"/>
        </w:rPr>
        <w:t xml:space="preserve">Volume </w:t>
      </w:r>
      <w:r w:rsidR="004E442D">
        <w:rPr>
          <w:rFonts w:eastAsiaTheme="minorEastAsia"/>
          <w:b/>
          <w:bCs/>
          <w:color w:val="000000"/>
        </w:rPr>
        <w:t>7b</w:t>
      </w:r>
    </w:p>
    <w:p w14:paraId="7F79C78A" w14:textId="506964A7" w:rsidR="004E442D" w:rsidRPr="004E442D" w:rsidRDefault="004E442D" w:rsidP="00E616ED">
      <w:pPr>
        <w:pStyle w:val="ListParagraph"/>
        <w:numPr>
          <w:ilvl w:val="0"/>
          <w:numId w:val="127"/>
        </w:numPr>
        <w:rPr>
          <w:rFonts w:eastAsiaTheme="minorEastAsia"/>
          <w:color w:val="000000"/>
        </w:rPr>
      </w:pPr>
      <w:r w:rsidRPr="004E442D">
        <w:rPr>
          <w:rFonts w:eastAsiaTheme="minorEastAsia"/>
          <w:color w:val="000000"/>
        </w:rPr>
        <w:t>In the structure of modernist thought and scientism, “natural laws” are often invoked as proof as if they constituted first principles. It is important to understand, therefore, that “natural laws”--as close as they appear to come to first principles in contemporary cognifition--are not actually laws and are extremely flimsy hooks upon which to predicate any assessment of the metaphysical realities of the world around us. Calling them “laws” is an ideological misuse of language and misleading metaphor (taken from civil law) characteristic of the modernist period. If “natural laws” were actually laws--as C. S. Lewis observed--then if a rock observes such laws in falling to the ground, it should rightfully be regarded as a good citizen.</w:t>
      </w:r>
      <w:r>
        <w:rPr>
          <w:rFonts w:eastAsiaTheme="minorEastAsia"/>
          <w:color w:val="000000"/>
        </w:rPr>
        <w:t xml:space="preserve"> </w:t>
      </w:r>
      <w:r>
        <w:rPr>
          <w:rFonts w:eastAsiaTheme="minorEastAsia"/>
          <w:b/>
          <w:bCs/>
          <w:color w:val="000000"/>
        </w:rPr>
        <w:t>Volume 7b</w:t>
      </w:r>
    </w:p>
    <w:p w14:paraId="24EFAE50" w14:textId="0A6D6193" w:rsidR="004E442D" w:rsidRPr="004E442D" w:rsidRDefault="004E442D" w:rsidP="00E616ED">
      <w:pPr>
        <w:pStyle w:val="ListParagraph"/>
        <w:numPr>
          <w:ilvl w:val="0"/>
          <w:numId w:val="127"/>
        </w:numPr>
        <w:rPr>
          <w:rFonts w:eastAsiaTheme="minorEastAsia"/>
          <w:color w:val="000000"/>
        </w:rPr>
      </w:pPr>
      <w:r w:rsidRPr="004E442D">
        <w:rPr>
          <w:rFonts w:eastAsiaTheme="minorEastAsia"/>
          <w:color w:val="000000"/>
        </w:rPr>
        <w:t xml:space="preserve">The so-called “natural laws” of modern science and scientism are nothing more than practical contingencies. They do not and cannot constitute laws in the same sense as principial truths.  </w:t>
      </w:r>
      <w:r>
        <w:rPr>
          <w:rFonts w:eastAsiaTheme="minorEastAsia"/>
          <w:color w:val="000000"/>
        </w:rPr>
        <w:t xml:space="preserve"> </w:t>
      </w:r>
      <w:r>
        <w:rPr>
          <w:rFonts w:eastAsiaTheme="minorEastAsia"/>
          <w:b/>
          <w:bCs/>
          <w:color w:val="000000"/>
        </w:rPr>
        <w:t>Volume 7b</w:t>
      </w:r>
    </w:p>
    <w:p w14:paraId="1641244B" w14:textId="6BD438EA" w:rsidR="004E442D" w:rsidRPr="004E442D" w:rsidRDefault="004E442D" w:rsidP="00E616ED">
      <w:pPr>
        <w:pStyle w:val="ListParagraph"/>
        <w:numPr>
          <w:ilvl w:val="0"/>
          <w:numId w:val="127"/>
        </w:numPr>
        <w:autoSpaceDE w:val="0"/>
        <w:autoSpaceDN w:val="0"/>
        <w:adjustRightInd w:val="0"/>
        <w:rPr>
          <w:rFonts w:ascii="Helvetica" w:eastAsiaTheme="minorHAnsi" w:hAnsi="Helvetica" w:cs="Helvetica"/>
          <w:color w:val="000000"/>
          <w14:ligatures w14:val="standardContextual"/>
        </w:rPr>
      </w:pPr>
      <w:r w:rsidRPr="004E442D">
        <w:rPr>
          <w:rFonts w:ascii="Helvetica" w:eastAsiaTheme="minorHAnsi" w:hAnsi="Helvetica" w:cs="Helvetica"/>
          <w:color w:val="000000"/>
          <w14:ligatures w14:val="standardContextual"/>
        </w:rPr>
        <w:t>NOTE: MODERN SCIENTISM SPEAKS OF SPACE AND TIME AS OBJECTIVE REALITIES AND IGNORES THEIR ENTIRELY MENTAL AND COGNITIVE NATURE. THUS, THE “MEASURING OF TIME AND SPACE” IS ESSENTIAL A MECHANICAL PROCESS.</w:t>
      </w:r>
      <w:r>
        <w:rPr>
          <w:rFonts w:ascii="Helvetica" w:eastAsiaTheme="minorHAnsi" w:hAnsi="Helvetica" w:cs="Helvetica"/>
          <w:color w:val="000000"/>
          <w14:ligatures w14:val="standardContextual"/>
        </w:rPr>
        <w:t xml:space="preserve"> </w:t>
      </w:r>
      <w:r>
        <w:rPr>
          <w:rFonts w:ascii="Helvetica" w:eastAsiaTheme="minorHAnsi" w:hAnsi="Helvetica" w:cs="Helvetica"/>
          <w:b/>
          <w:bCs/>
          <w:color w:val="000000"/>
          <w14:ligatures w14:val="standardContextual"/>
        </w:rPr>
        <w:t>Volume 7b</w:t>
      </w:r>
    </w:p>
    <w:p w14:paraId="6D0BCE3D" w14:textId="30821C0B" w:rsidR="004E442D" w:rsidRPr="006A2255" w:rsidRDefault="006A2255" w:rsidP="00E616ED">
      <w:pPr>
        <w:pStyle w:val="ListParagraph"/>
        <w:numPr>
          <w:ilvl w:val="0"/>
          <w:numId w:val="127"/>
        </w:numPr>
        <w:rPr>
          <w:rFonts w:eastAsiaTheme="minorEastAsia"/>
          <w:color w:val="000000"/>
        </w:rPr>
      </w:pPr>
      <w:r w:rsidRPr="006A2255">
        <w:rPr>
          <w:rFonts w:eastAsiaTheme="minorEastAsia"/>
          <w:color w:val="000000"/>
        </w:rPr>
        <w:t>In evolutionism, the notion of “deep time” is applied to such incomprehensibly huge units as periods of billions or even several millions of years. These time scales are difficult to understand. But, typically of modern scientism, no metaphysics, no philosophy, no “deep thought” or sound definition of time is involved here. Time is assumed to be linear and uniform. It is deep and dark and inaccessible where miraculous things could happen—like life—without any evidence or cause.</w:t>
      </w:r>
      <w:r>
        <w:rPr>
          <w:rFonts w:eastAsiaTheme="minorEastAsia"/>
          <w:color w:val="000000"/>
        </w:rPr>
        <w:t xml:space="preserve"> </w:t>
      </w:r>
      <w:r>
        <w:rPr>
          <w:rFonts w:eastAsiaTheme="minorEastAsia"/>
          <w:b/>
          <w:bCs/>
          <w:color w:val="000000"/>
        </w:rPr>
        <w:t>Volume 7b</w:t>
      </w:r>
    </w:p>
    <w:p w14:paraId="1C955FA5" w14:textId="640085CB" w:rsidR="006A2255" w:rsidRPr="006A2255" w:rsidRDefault="006A2255" w:rsidP="00E616ED">
      <w:pPr>
        <w:pStyle w:val="ListParagraph"/>
        <w:numPr>
          <w:ilvl w:val="0"/>
          <w:numId w:val="127"/>
        </w:numPr>
        <w:rPr>
          <w:rFonts w:eastAsiaTheme="minorEastAsia"/>
          <w:color w:val="000000"/>
        </w:rPr>
      </w:pPr>
      <w:r w:rsidRPr="006A2255">
        <w:rPr>
          <w:rFonts w:eastAsiaTheme="minorEastAsia"/>
          <w:color w:val="000000"/>
        </w:rPr>
        <w:t>One of the critical dimensions of “Scientism” is the belief that real knowledge comes from empirical science alone, which creates a legacy of virtually compulsory quantification. As a result of this reign of quantity, Human Beings come to see the world around them and their own selves only in terms of their being discrete, quantifiable things—each of which can be given a number. Thus, when we look at things, we often can only perceive them as things—but not as Signs, Symbols, markers, or pointers. Thus, we are taught that things constitute what is real in themselves, and this point of view has become central to Modernist and post-Modernist Epistemologies. If some qualities, such as colors, can be expressed in numbers, they become real, but other qualities that cannot be expressed quantitatively—and most of them cannot—are relegated to what is unreal. This phenomenon has led to the “dehumanization” of Modern Science and Technology. In the Islamic Intellectual Tradition reality lies in “quality,” which is the basis of individuation and uniqueness. For, Reality lies on the side of universal Principles and fundamental qualities, not on the side of quantification.</w:t>
      </w:r>
      <w:r>
        <w:rPr>
          <w:rFonts w:eastAsiaTheme="minorEastAsia"/>
          <w:color w:val="000000"/>
        </w:rPr>
        <w:t xml:space="preserve"> </w:t>
      </w:r>
      <w:r>
        <w:rPr>
          <w:rFonts w:eastAsiaTheme="minorEastAsia"/>
          <w:b/>
          <w:bCs/>
          <w:color w:val="000000"/>
        </w:rPr>
        <w:t xml:space="preserve">Volume 7b </w:t>
      </w:r>
    </w:p>
    <w:p w14:paraId="097EB57A" w14:textId="2307C14B" w:rsidR="006A2255" w:rsidRPr="00D15044" w:rsidRDefault="00D15044" w:rsidP="00E616ED">
      <w:pPr>
        <w:pStyle w:val="ListParagraph"/>
        <w:numPr>
          <w:ilvl w:val="0"/>
          <w:numId w:val="127"/>
        </w:numPr>
        <w:rPr>
          <w:rFonts w:eastAsiaTheme="minorEastAsia"/>
          <w:color w:val="000000"/>
        </w:rPr>
      </w:pPr>
      <w:r w:rsidRPr="00D15044">
        <w:rPr>
          <w:rFonts w:eastAsiaTheme="minorEastAsia"/>
          <w:color w:val="000000"/>
        </w:rPr>
        <w:t>Faced with the challenge of modern scientism--and generally unaware of their underlying worldview--which constitute a very different conception of the world, Muslims today must bring a valid Islamic view of the cosmos into light if they are to avoid the dangerous dichotomy that results from seeking any superficial “harmony” between the “Islamic perspective” and modern science and technology. Until now, they have constituted an “artificial tail” grafted upon the body of Islam or even an alien element, the ingestion of which endangers the life of the Islamic world and others. Muslims must again find the universal criteria in the light of which the validity of all sciences must be judged, and this is a task that they accomplished remarkably in the past.</w:t>
      </w:r>
      <w:r>
        <w:rPr>
          <w:rFonts w:eastAsiaTheme="minorEastAsia"/>
          <w:color w:val="000000"/>
        </w:rPr>
        <w:t xml:space="preserve"> </w:t>
      </w:r>
      <w:r>
        <w:rPr>
          <w:rFonts w:eastAsiaTheme="minorEastAsia"/>
          <w:b/>
          <w:bCs/>
          <w:color w:val="000000"/>
        </w:rPr>
        <w:t>Volume 18</w:t>
      </w:r>
    </w:p>
    <w:p w14:paraId="14CCB2E1" w14:textId="77777777" w:rsidR="00C61EBD" w:rsidRDefault="00C61EBD" w:rsidP="00E616ED">
      <w:pPr>
        <w:pStyle w:val="ListParagraph"/>
        <w:numPr>
          <w:ilvl w:val="0"/>
          <w:numId w:val="127"/>
        </w:numPr>
        <w:rPr>
          <w:rFonts w:eastAsiaTheme="minorEastAsia"/>
          <w:color w:val="000000"/>
        </w:rPr>
      </w:pPr>
      <w:r w:rsidRPr="00C61EBD">
        <w:rPr>
          <w:rFonts w:eastAsiaTheme="minorEastAsia"/>
          <w:color w:val="000000"/>
        </w:rPr>
        <w:t xml:space="preserve">Ruskin discovered an all-pervasive change in the atmosphere, which indicated a crisis that spanned the whole range of the physical world and human civilization. This great pollution of the atmosphere, in Ruskin’s view, had been caused by Blasphemy: “For the last twenty years, England, and all foreign nations, either tempting her, or following her, have blasphemed the name of God deliberately and openly.” He meant more by this Blasphemy than just the irreverence of the irreligious tongue. Rather, he viewed this Blasphemy as the tendency of the “vulgar scientific mind” to degrade the “good works and purposes of Nature” and reduce them to the most ignoble and ugly particulars. Thus, the public had come to view the natural world as nothing more than an arena for competition and exploitation, “every man doing as much injustice to his brother as it is in his power to do.” Ruskin’s Blasphemy stood for rampant capitalism and crass materialism. It was a world-destroying force and had both physical and spiritual causes and consequences. Ruskin invoked instead the wisdom of Solomon: “Better a dry morsel and quietness therewith, than a house full of good eating, with strife.” He insisted that human beings must reject the abundance, competition, and consumption ethic of capitalism and industrial society and rediscover the peace of modest living. </w:t>
      </w:r>
    </w:p>
    <w:p w14:paraId="3B83F311" w14:textId="0C863C87" w:rsidR="00D15044" w:rsidRPr="00C61EBD" w:rsidRDefault="00C61EBD" w:rsidP="00E616ED">
      <w:pPr>
        <w:pStyle w:val="ListParagraph"/>
        <w:numPr>
          <w:ilvl w:val="1"/>
          <w:numId w:val="127"/>
        </w:numPr>
        <w:rPr>
          <w:rFonts w:eastAsiaTheme="minorEastAsia"/>
          <w:color w:val="000000"/>
        </w:rPr>
      </w:pPr>
      <w:r w:rsidRPr="00C61EBD">
        <w:rPr>
          <w:rFonts w:eastAsiaTheme="minorEastAsia"/>
          <w:color w:val="000000"/>
        </w:rPr>
        <w:t xml:space="preserve">NOTE: Vulgar scientism. </w:t>
      </w:r>
      <w:r w:rsidRPr="00C61EBD">
        <w:rPr>
          <w:rFonts w:eastAsiaTheme="minorEastAsia"/>
          <w:b/>
          <w:bCs/>
          <w:color w:val="000000"/>
        </w:rPr>
        <w:t>Volume 18</w:t>
      </w:r>
    </w:p>
    <w:p w14:paraId="0808B332" w14:textId="77777777" w:rsidR="005C1BF4" w:rsidRPr="005C1BF4" w:rsidRDefault="005C1BF4" w:rsidP="005C1BF4">
      <w:pPr>
        <w:pStyle w:val="ListParagraph"/>
        <w:rPr>
          <w:rFonts w:eastAsiaTheme="minorEastAsia"/>
          <w:color w:val="000000"/>
        </w:rPr>
      </w:pPr>
    </w:p>
    <w:p w14:paraId="50CF417B" w14:textId="0D71AF84" w:rsidR="005C1BF4" w:rsidRPr="005C1BF4" w:rsidRDefault="005C1BF4" w:rsidP="00E616ED">
      <w:pPr>
        <w:pStyle w:val="ListParagraph"/>
        <w:numPr>
          <w:ilvl w:val="0"/>
          <w:numId w:val="127"/>
        </w:numPr>
        <w:rPr>
          <w:rFonts w:eastAsiaTheme="minorEastAsia"/>
          <w:color w:val="000000"/>
        </w:rPr>
      </w:pPr>
      <w:r w:rsidRPr="005C1BF4">
        <w:rPr>
          <w:rFonts w:eastAsiaTheme="minorEastAsia"/>
          <w:color w:val="000000"/>
        </w:rPr>
        <w:t>Western Humanism and Its Anti-Humanistic Scientism</w:t>
      </w:r>
      <w:r>
        <w:rPr>
          <w:rFonts w:eastAsiaTheme="minorEastAsia"/>
          <w:color w:val="000000"/>
        </w:rPr>
        <w:t xml:space="preserve"> </w:t>
      </w:r>
      <w:r>
        <w:rPr>
          <w:rFonts w:eastAsiaTheme="minorEastAsia"/>
          <w:b/>
          <w:bCs/>
          <w:color w:val="000000"/>
        </w:rPr>
        <w:t>Volume 18</w:t>
      </w:r>
    </w:p>
    <w:p w14:paraId="3A0FEDFD" w14:textId="39317948" w:rsidR="005C1BF4" w:rsidRPr="005C1BF4" w:rsidRDefault="005C1BF4" w:rsidP="00E616ED">
      <w:pPr>
        <w:pStyle w:val="ListParagraph"/>
        <w:numPr>
          <w:ilvl w:val="0"/>
          <w:numId w:val="127"/>
        </w:numPr>
        <w:rPr>
          <w:rFonts w:eastAsiaTheme="minorEastAsia"/>
          <w:color w:val="000000"/>
        </w:rPr>
      </w:pPr>
      <w:r w:rsidRPr="005C1BF4">
        <w:rPr>
          <w:rFonts w:eastAsiaTheme="minorEastAsia"/>
          <w:color w:val="000000"/>
        </w:rPr>
        <w:t xml:space="preserve">Seyyed Hossein Nasr, Man and Nature, 7: </w:t>
      </w:r>
      <w:r>
        <w:rPr>
          <w:rFonts w:eastAsiaTheme="minorEastAsia"/>
          <w:color w:val="000000"/>
        </w:rPr>
        <w:t xml:space="preserve"> </w:t>
      </w:r>
      <w:r>
        <w:rPr>
          <w:rFonts w:eastAsiaTheme="minorEastAsia"/>
          <w:b/>
          <w:bCs/>
          <w:color w:val="000000"/>
        </w:rPr>
        <w:t>Volume 18</w:t>
      </w:r>
    </w:p>
    <w:p w14:paraId="1029E8BE" w14:textId="0076581A" w:rsidR="005C1BF4" w:rsidRPr="005C1BF4" w:rsidRDefault="005C1BF4" w:rsidP="00E616ED">
      <w:pPr>
        <w:pStyle w:val="ListParagraph"/>
        <w:numPr>
          <w:ilvl w:val="0"/>
          <w:numId w:val="127"/>
        </w:numPr>
        <w:rPr>
          <w:rFonts w:eastAsiaTheme="minorEastAsia"/>
          <w:color w:val="000000"/>
        </w:rPr>
      </w:pPr>
      <w:r w:rsidRPr="005C1BF4">
        <w:rPr>
          <w:rFonts w:eastAsiaTheme="minorEastAsia"/>
          <w:color w:val="000000"/>
        </w:rPr>
        <w:t>RUSKIN NOTED THIS.</w:t>
      </w:r>
      <w:r>
        <w:rPr>
          <w:rFonts w:eastAsiaTheme="minorEastAsia"/>
          <w:color w:val="000000"/>
        </w:rPr>
        <w:t xml:space="preserve"> </w:t>
      </w:r>
      <w:r>
        <w:rPr>
          <w:rFonts w:eastAsiaTheme="minorEastAsia"/>
          <w:b/>
          <w:bCs/>
          <w:color w:val="000000"/>
        </w:rPr>
        <w:t>Volume 18</w:t>
      </w:r>
    </w:p>
    <w:p w14:paraId="2273FF74" w14:textId="6110BDDA" w:rsidR="00C61EBD" w:rsidRPr="00E93B4A" w:rsidRDefault="005C1BF4" w:rsidP="00E616ED">
      <w:pPr>
        <w:pStyle w:val="ListParagraph"/>
        <w:numPr>
          <w:ilvl w:val="0"/>
          <w:numId w:val="127"/>
        </w:numPr>
        <w:rPr>
          <w:rFonts w:eastAsiaTheme="minorEastAsia"/>
          <w:color w:val="000000"/>
        </w:rPr>
      </w:pPr>
      <w:r w:rsidRPr="005C1BF4">
        <w:rPr>
          <w:rFonts w:eastAsiaTheme="minorEastAsia"/>
          <w:color w:val="000000"/>
        </w:rPr>
        <w:t>Western humanism is “…embedded strangely enough in the anti-humanism of scientific rationalism…”. Thus, it “…refuses to see the underlying causes of the ecological crisis and cuts Western man from the very spiritual sources which could help save him from the present crisis. Nothing is more dangerous in the current ecological debate than the scientistic view of man and nature which cuts man from his spiritual roots and takes a desacralized nature for granted while expanding its physical boundaries by billions of light years. This view destroys the reality of the spiritual world while speaking of awe before the grandeur of the cosmos. It destroys man’s centrality in the cosmic order and his access to the spiritual world while speaking of the incredible science-fiction of the evolution of man from the original soup of molecules which supposedly contained the whole of cosmic reality at the beginning of the first big bang.”</w:t>
      </w:r>
      <w:r w:rsidR="00E93B4A" w:rsidRPr="00E93B4A">
        <w:rPr>
          <w:rFonts w:eastAsiaTheme="minorEastAsia"/>
          <w:b/>
          <w:bCs/>
          <w:color w:val="000000"/>
        </w:rPr>
        <w:t xml:space="preserve"> </w:t>
      </w:r>
      <w:r w:rsidR="00E93B4A">
        <w:rPr>
          <w:rFonts w:eastAsiaTheme="minorEastAsia"/>
          <w:b/>
          <w:bCs/>
          <w:color w:val="000000"/>
        </w:rPr>
        <w:t>Volume 18</w:t>
      </w:r>
    </w:p>
    <w:p w14:paraId="4BA4FEC7" w14:textId="77777777" w:rsidR="00E93B4A" w:rsidRPr="00E93B4A" w:rsidRDefault="00E93B4A" w:rsidP="00E93B4A">
      <w:pPr>
        <w:rPr>
          <w:rFonts w:eastAsiaTheme="minorEastAsia"/>
          <w:color w:val="000000"/>
        </w:rPr>
      </w:pPr>
    </w:p>
    <w:p w14:paraId="12666706" w14:textId="31D221CC" w:rsidR="00E93B4A" w:rsidRPr="00E93B4A" w:rsidRDefault="00E93B4A" w:rsidP="00E616ED">
      <w:pPr>
        <w:pStyle w:val="ListParagraph"/>
        <w:numPr>
          <w:ilvl w:val="0"/>
          <w:numId w:val="127"/>
        </w:numPr>
        <w:rPr>
          <w:rFonts w:eastAsiaTheme="minorEastAsia"/>
          <w:color w:val="000000"/>
        </w:rPr>
      </w:pPr>
      <w:r w:rsidRPr="00E93B4A">
        <w:rPr>
          <w:rFonts w:eastAsiaTheme="minorEastAsia"/>
          <w:color w:val="000000"/>
        </w:rPr>
        <w:t>Totalitarian Scientism and the Climate Crisis</w:t>
      </w:r>
    </w:p>
    <w:p w14:paraId="5B9B744E" w14:textId="73F6181A" w:rsidR="00E93B4A" w:rsidRPr="00E93B4A" w:rsidRDefault="00E93B4A" w:rsidP="00E616ED">
      <w:pPr>
        <w:pStyle w:val="ListParagraph"/>
        <w:numPr>
          <w:ilvl w:val="0"/>
          <w:numId w:val="127"/>
        </w:numPr>
        <w:rPr>
          <w:rFonts w:eastAsiaTheme="minorEastAsia"/>
          <w:color w:val="000000"/>
        </w:rPr>
      </w:pPr>
      <w:r w:rsidRPr="00E93B4A">
        <w:rPr>
          <w:rFonts w:eastAsiaTheme="minorEastAsia"/>
          <w:color w:val="000000"/>
        </w:rPr>
        <w:t>The Need for Transcendant Humanism</w:t>
      </w:r>
    </w:p>
    <w:p w14:paraId="75C9C241" w14:textId="2EBCD88B" w:rsidR="00E93B4A" w:rsidRPr="00E93B4A" w:rsidRDefault="00E93B4A" w:rsidP="00E616ED">
      <w:pPr>
        <w:pStyle w:val="ListParagraph"/>
        <w:numPr>
          <w:ilvl w:val="0"/>
          <w:numId w:val="127"/>
        </w:numPr>
        <w:rPr>
          <w:rFonts w:eastAsiaTheme="minorEastAsia"/>
          <w:color w:val="000000"/>
        </w:rPr>
      </w:pPr>
      <w:r w:rsidRPr="00E93B4A">
        <w:rPr>
          <w:rFonts w:eastAsiaTheme="minorEastAsia"/>
          <w:color w:val="000000"/>
        </w:rPr>
        <w:t>Totalitarian Scientism and Its Role In Destroying the Environment</w:t>
      </w:r>
    </w:p>
    <w:p w14:paraId="582E235C" w14:textId="77777777" w:rsidR="00E93B4A" w:rsidRPr="00E93B4A" w:rsidRDefault="00E93B4A" w:rsidP="00E616ED">
      <w:pPr>
        <w:pStyle w:val="ListParagraph"/>
        <w:numPr>
          <w:ilvl w:val="0"/>
          <w:numId w:val="127"/>
        </w:numPr>
        <w:rPr>
          <w:rFonts w:eastAsiaTheme="minorEastAsia"/>
          <w:color w:val="000000"/>
        </w:rPr>
      </w:pPr>
      <w:r w:rsidRPr="00E93B4A">
        <w:rPr>
          <w:rFonts w:eastAsiaTheme="minorEastAsia"/>
          <w:color w:val="000000"/>
        </w:rPr>
        <w:t xml:space="preserve">Seyyed Hossein Nasr, Man and Nature, 4: </w:t>
      </w:r>
    </w:p>
    <w:p w14:paraId="558F0C90" w14:textId="39959A73" w:rsidR="00E93B4A" w:rsidRPr="009F2FBB" w:rsidRDefault="00E93B4A" w:rsidP="00E616ED">
      <w:pPr>
        <w:pStyle w:val="ListParagraph"/>
        <w:numPr>
          <w:ilvl w:val="0"/>
          <w:numId w:val="127"/>
        </w:numPr>
        <w:rPr>
          <w:rFonts w:eastAsiaTheme="minorEastAsia"/>
          <w:color w:val="000000"/>
        </w:rPr>
      </w:pPr>
      <w:r w:rsidRPr="00E93B4A">
        <w:rPr>
          <w:rFonts w:eastAsiaTheme="minorEastAsia"/>
          <w:color w:val="000000"/>
        </w:rPr>
        <w:t xml:space="preserve">“One of the chief causes of this lack of acceptance of the spiritual dimension of the ecological crisis is the survival of a scientism which continues to present modern science not as a particular way of knowing nature, but as a complete and totalitarian philosophy which reduces all reality to the physical domain and does not wish under any condition to accept the possibility of the existence of non-scientistic world-views. While not denying the legitimacy of a science limited to the physical dimension of reality, alternative world-views drawn from traditional doctrines remain constantly aware of the inner nexus which binds physical nature to the realm of the Spirit, and the outward face of things to an inner reality which they at once veil and reveal. This reductionism and scientism has prevented Western science, for the most part, from turning to the more inward causes of the environmental crisis, while many individual scientists become ever more interested in ecological questions and even somewhat more responsible for the often catastrophic effects of their ‘disinterested’ and ‘pure’ research.”  </w:t>
      </w:r>
      <w:r>
        <w:rPr>
          <w:rFonts w:eastAsiaTheme="minorEastAsia"/>
          <w:b/>
          <w:bCs/>
          <w:color w:val="000000"/>
        </w:rPr>
        <w:t>Volume 18</w:t>
      </w:r>
    </w:p>
    <w:p w14:paraId="17F65CE0" w14:textId="15ED3245" w:rsidR="009F2FBB" w:rsidRPr="009F2FBB" w:rsidRDefault="009F2FBB" w:rsidP="00E616ED">
      <w:pPr>
        <w:pStyle w:val="ListParagraph"/>
        <w:numPr>
          <w:ilvl w:val="0"/>
          <w:numId w:val="127"/>
        </w:numPr>
        <w:rPr>
          <w:rFonts w:eastAsiaTheme="minorEastAsia"/>
          <w:color w:val="000000"/>
        </w:rPr>
      </w:pPr>
      <w:r w:rsidRPr="009F2FBB">
        <w:rPr>
          <w:rFonts w:eastAsiaTheme="minorEastAsia"/>
          <w:color w:val="000000"/>
        </w:rPr>
        <w:t>Secularism was defined as exclusive from religion, not hostile to it. The two were, however, mutually exclusive. It believed that theology pertained to an unknown world. Secularism was wholly concerned with the known world and its interpretation. Secularism had “no opinion” about another life. It was neither “theistic” nor “atheistic.” It held that neither proposition was proven by experience. Secularism regarded religion to be imperfect. It took truth for authority--not authority for truth. He substituted the purity of usefulness for the usefulness of purity. This new piety was manifest in SELF-HELP.</w:t>
      </w:r>
      <w:r>
        <w:rPr>
          <w:rFonts w:eastAsiaTheme="minorEastAsia"/>
          <w:color w:val="000000"/>
        </w:rPr>
        <w:t xml:space="preserve"> </w:t>
      </w:r>
      <w:r>
        <w:rPr>
          <w:rFonts w:eastAsiaTheme="minorEastAsia"/>
          <w:b/>
          <w:bCs/>
          <w:color w:val="000000"/>
        </w:rPr>
        <w:t xml:space="preserve">VOLUME 10 </w:t>
      </w:r>
    </w:p>
    <w:p w14:paraId="6F5F97C3" w14:textId="7A0D78F1" w:rsidR="00947A69" w:rsidRPr="00947A69" w:rsidRDefault="00947A69" w:rsidP="00E616ED">
      <w:pPr>
        <w:pStyle w:val="ListParagraph"/>
        <w:numPr>
          <w:ilvl w:val="0"/>
          <w:numId w:val="127"/>
        </w:numPr>
        <w:rPr>
          <w:rFonts w:eastAsiaTheme="minorEastAsia"/>
          <w:color w:val="000000"/>
        </w:rPr>
      </w:pPr>
      <w:r w:rsidRPr="00947A69">
        <w:rPr>
          <w:rFonts w:eastAsiaTheme="minorEastAsia"/>
          <w:color w:val="000000"/>
        </w:rPr>
        <w:t>Scientism Lies at the Heart of Modern Culture</w:t>
      </w:r>
      <w:r w:rsidRPr="00947A69">
        <w:rPr>
          <w:rFonts w:eastAsiaTheme="minorEastAsia"/>
          <w:b/>
          <w:bCs/>
          <w:color w:val="000000"/>
        </w:rPr>
        <w:t xml:space="preserve"> </w:t>
      </w:r>
      <w:r>
        <w:rPr>
          <w:rFonts w:eastAsiaTheme="minorEastAsia"/>
          <w:b/>
          <w:bCs/>
          <w:color w:val="000000"/>
        </w:rPr>
        <w:t>Volume 10</w:t>
      </w:r>
    </w:p>
    <w:p w14:paraId="6B9D3927" w14:textId="51475BB2" w:rsidR="00947A69" w:rsidRPr="00947A69" w:rsidRDefault="00947A69" w:rsidP="00E616ED">
      <w:pPr>
        <w:pStyle w:val="ListParagraph"/>
        <w:numPr>
          <w:ilvl w:val="0"/>
          <w:numId w:val="127"/>
        </w:numPr>
        <w:rPr>
          <w:rFonts w:eastAsiaTheme="minorEastAsia"/>
          <w:color w:val="000000"/>
        </w:rPr>
      </w:pPr>
      <w:r w:rsidRPr="00947A69">
        <w:rPr>
          <w:rFonts w:eastAsiaTheme="minorEastAsia"/>
          <w:color w:val="000000"/>
        </w:rPr>
        <w:t xml:space="preserve">But we live in a scientistic culture. When a scientist speaks, he is taken to be an authority irrespective of what the topic is. And that attitude reflects poorly on the educational level of the public. Scientism lies at the heart of Western culture. Philosophical naturalism with its unjustifiable scientism has helped to create an intellectually unsophisticated culture. It is only when science attempts to take on itself the cloak of being a valid philosophy and metaphysics of ultimate reality does it necessarily comes into conflict with a spiritual interpretation of the universe. </w:t>
      </w:r>
      <w:r>
        <w:rPr>
          <w:rFonts w:eastAsiaTheme="minorEastAsia"/>
          <w:b/>
          <w:bCs/>
          <w:color w:val="000000"/>
        </w:rPr>
        <w:t>Volume 10</w:t>
      </w:r>
    </w:p>
    <w:p w14:paraId="09A68E33" w14:textId="5A5D9B7C" w:rsidR="00947A69" w:rsidRPr="00947A69" w:rsidRDefault="00947A69" w:rsidP="00E616ED">
      <w:pPr>
        <w:pStyle w:val="ListParagraph"/>
        <w:numPr>
          <w:ilvl w:val="0"/>
          <w:numId w:val="127"/>
        </w:numPr>
        <w:rPr>
          <w:rFonts w:eastAsiaTheme="minorEastAsia"/>
          <w:color w:val="000000"/>
        </w:rPr>
      </w:pPr>
      <w:r w:rsidRPr="00947A69">
        <w:rPr>
          <w:rFonts w:eastAsiaTheme="minorEastAsia"/>
          <w:color w:val="000000"/>
        </w:rPr>
        <w:t>The Ideologies of Modernism Are Also a Spin Off of the Dominance of Scientism on the Contemporary Mind</w:t>
      </w:r>
      <w:r w:rsidRPr="00947A69">
        <w:rPr>
          <w:rFonts w:eastAsiaTheme="minorEastAsia"/>
          <w:b/>
          <w:bCs/>
          <w:color w:val="000000"/>
        </w:rPr>
        <w:t xml:space="preserve"> </w:t>
      </w:r>
      <w:r>
        <w:rPr>
          <w:rFonts w:eastAsiaTheme="minorEastAsia"/>
          <w:b/>
          <w:bCs/>
          <w:color w:val="000000"/>
        </w:rPr>
        <w:t>Volume 10</w:t>
      </w:r>
    </w:p>
    <w:p w14:paraId="71E03C42" w14:textId="0817659E" w:rsidR="00947A69" w:rsidRPr="00947A69" w:rsidRDefault="00947A69" w:rsidP="00E616ED">
      <w:pPr>
        <w:pStyle w:val="ListParagraph"/>
        <w:numPr>
          <w:ilvl w:val="0"/>
          <w:numId w:val="127"/>
        </w:numPr>
        <w:rPr>
          <w:rFonts w:eastAsiaTheme="minorEastAsia"/>
          <w:color w:val="000000"/>
        </w:rPr>
      </w:pPr>
      <w:r w:rsidRPr="00947A69">
        <w:rPr>
          <w:rFonts w:eastAsiaTheme="minorEastAsia"/>
          <w:color w:val="000000"/>
        </w:rPr>
        <w:t xml:space="preserve">In modernism, there are always winners and losers. There are those who win the fight and are worthy of the present and the future, and there are those who lose and are declared outdated, backward, reactionary, or simply out of touch with the times. </w:t>
      </w:r>
      <w:r>
        <w:rPr>
          <w:rFonts w:eastAsiaTheme="minorEastAsia"/>
          <w:b/>
          <w:bCs/>
          <w:color w:val="000000"/>
        </w:rPr>
        <w:t>Volume 10</w:t>
      </w:r>
    </w:p>
    <w:p w14:paraId="10783365" w14:textId="0BA6F4A8" w:rsidR="00947A69" w:rsidRPr="00947A69" w:rsidRDefault="00947A69" w:rsidP="00E616ED">
      <w:pPr>
        <w:pStyle w:val="ListParagraph"/>
        <w:numPr>
          <w:ilvl w:val="0"/>
          <w:numId w:val="127"/>
        </w:numPr>
        <w:rPr>
          <w:rFonts w:eastAsiaTheme="minorEastAsia"/>
          <w:color w:val="000000"/>
        </w:rPr>
      </w:pPr>
      <w:r w:rsidRPr="00947A69">
        <w:rPr>
          <w:rFonts w:eastAsiaTheme="minorEastAsia"/>
          <w:color w:val="000000"/>
        </w:rPr>
        <w:t xml:space="preserve">The host of ideologies that constitute modernism seek to unleash change. They regard change to be positive. Thus, they are potentially hostile to anything that inhibits or obstructs change.   </w:t>
      </w:r>
      <w:r>
        <w:rPr>
          <w:rFonts w:eastAsiaTheme="minorEastAsia"/>
          <w:b/>
          <w:bCs/>
          <w:color w:val="000000"/>
        </w:rPr>
        <w:t>Volume 10</w:t>
      </w:r>
    </w:p>
    <w:p w14:paraId="4E79B21D" w14:textId="60A92FC0" w:rsidR="00947A69" w:rsidRPr="00947A69" w:rsidRDefault="00947A69" w:rsidP="00E616ED">
      <w:pPr>
        <w:pStyle w:val="ListParagraph"/>
        <w:numPr>
          <w:ilvl w:val="0"/>
          <w:numId w:val="127"/>
        </w:numPr>
        <w:rPr>
          <w:rFonts w:eastAsiaTheme="minorEastAsia"/>
          <w:color w:val="000000"/>
        </w:rPr>
      </w:pPr>
      <w:r w:rsidRPr="00947A69">
        <w:rPr>
          <w:rFonts w:eastAsiaTheme="minorEastAsia"/>
          <w:color w:val="000000"/>
        </w:rPr>
        <w:t xml:space="preserve">Modernism “emancipates” itself from religion--and all immutable principle. This is what makes it implicitly anti-traditional.   </w:t>
      </w:r>
      <w:r>
        <w:rPr>
          <w:rFonts w:eastAsiaTheme="minorEastAsia"/>
          <w:b/>
          <w:bCs/>
          <w:color w:val="000000"/>
        </w:rPr>
        <w:t>Volume 10</w:t>
      </w:r>
    </w:p>
    <w:p w14:paraId="40BA6C30" w14:textId="1D2B8178" w:rsidR="00947A69" w:rsidRPr="00947A69" w:rsidRDefault="00947A69" w:rsidP="00E616ED">
      <w:pPr>
        <w:pStyle w:val="ListParagraph"/>
        <w:numPr>
          <w:ilvl w:val="0"/>
          <w:numId w:val="127"/>
        </w:numPr>
        <w:rPr>
          <w:rFonts w:eastAsiaTheme="minorEastAsia"/>
          <w:color w:val="000000"/>
        </w:rPr>
      </w:pPr>
      <w:r w:rsidRPr="00947A69">
        <w:rPr>
          <w:rFonts w:eastAsiaTheme="minorEastAsia"/>
          <w:color w:val="000000"/>
        </w:rPr>
        <w:t xml:space="preserve">Secular modernism consciously or unconsciously rejects such Traditionalism.   </w:t>
      </w:r>
      <w:r>
        <w:rPr>
          <w:rFonts w:eastAsiaTheme="minorEastAsia"/>
          <w:b/>
          <w:bCs/>
          <w:color w:val="000000"/>
        </w:rPr>
        <w:t>Volume 10</w:t>
      </w:r>
    </w:p>
    <w:p w14:paraId="4D7921DD" w14:textId="6FC2FFC4" w:rsidR="00947A69" w:rsidRPr="00947A69" w:rsidRDefault="00947A69" w:rsidP="00E616ED">
      <w:pPr>
        <w:pStyle w:val="ListParagraph"/>
        <w:numPr>
          <w:ilvl w:val="0"/>
          <w:numId w:val="127"/>
        </w:numPr>
        <w:rPr>
          <w:rFonts w:eastAsiaTheme="minorEastAsia"/>
          <w:color w:val="000000"/>
        </w:rPr>
      </w:pPr>
      <w:r w:rsidRPr="00947A69">
        <w:rPr>
          <w:rFonts w:eastAsiaTheme="minorEastAsia"/>
          <w:color w:val="000000"/>
        </w:rPr>
        <w:t xml:space="preserve">Modernism has led to the decline of traditional social orders with their hierarchies and allegiances. This order had its origins--rightly or wrongly--in the metaphysical outlooks of traditional societies.   </w:t>
      </w:r>
      <w:r>
        <w:rPr>
          <w:rFonts w:eastAsiaTheme="minorEastAsia"/>
          <w:color w:val="000000"/>
        </w:rPr>
        <w:t xml:space="preserve"> </w:t>
      </w:r>
      <w:r w:rsidRPr="00947A69">
        <w:rPr>
          <w:rFonts w:eastAsiaTheme="minorEastAsia"/>
          <w:color w:val="000000"/>
        </w:rPr>
        <w:t>It is not New</w:t>
      </w:r>
      <w:r>
        <w:rPr>
          <w:rFonts w:eastAsiaTheme="minorEastAsia"/>
          <w:color w:val="000000"/>
        </w:rPr>
        <w:t xml:space="preserve"> </w:t>
      </w:r>
      <w:r>
        <w:rPr>
          <w:rFonts w:eastAsiaTheme="minorEastAsia"/>
          <w:b/>
          <w:bCs/>
          <w:color w:val="000000"/>
        </w:rPr>
        <w:t>Volume 10</w:t>
      </w:r>
    </w:p>
    <w:p w14:paraId="3B14F460" w14:textId="0613A15D" w:rsidR="00947A69" w:rsidRPr="00947A69" w:rsidRDefault="00947A69" w:rsidP="00E616ED">
      <w:pPr>
        <w:pStyle w:val="ListParagraph"/>
        <w:numPr>
          <w:ilvl w:val="0"/>
          <w:numId w:val="127"/>
        </w:numPr>
        <w:rPr>
          <w:rFonts w:eastAsiaTheme="minorEastAsia"/>
          <w:color w:val="000000"/>
        </w:rPr>
      </w:pPr>
      <w:r w:rsidRPr="00947A69">
        <w:rPr>
          <w:rFonts w:eastAsiaTheme="minorEastAsia"/>
          <w:color w:val="000000"/>
        </w:rPr>
        <w:t>Atheists Have Myths of Their Own: Scientism</w:t>
      </w:r>
    </w:p>
    <w:p w14:paraId="2DEFDF97" w14:textId="5611AC0A" w:rsidR="00947A69" w:rsidRPr="00947A69" w:rsidRDefault="00947A69" w:rsidP="00E616ED">
      <w:pPr>
        <w:pStyle w:val="ListParagraph"/>
        <w:numPr>
          <w:ilvl w:val="0"/>
          <w:numId w:val="127"/>
        </w:numPr>
        <w:rPr>
          <w:rFonts w:eastAsiaTheme="minorEastAsia"/>
          <w:color w:val="000000"/>
        </w:rPr>
      </w:pPr>
      <w:r w:rsidRPr="00947A69">
        <w:rPr>
          <w:rFonts w:eastAsiaTheme="minorEastAsia"/>
          <w:color w:val="000000"/>
        </w:rPr>
        <w:t xml:space="preserve">Atheists and iconoclasts have myths of their own, the most prominent of which is “scientistic belief” and “one scientististic fantasy after another.” Not all doctrine is sacred doctrine. We must be able to “break through the barrier of scientistic belief.” We must separate observed scientific fact from scientistic fiction, which is scientistic interpretation of fact and not fact itself. This is half of the work. We must also interpret the observed facts of science properly which science has disclosed. Failure to do this leads from one scientistic fantasy to another.   </w:t>
      </w:r>
      <w:r>
        <w:rPr>
          <w:rFonts w:eastAsiaTheme="minorEastAsia"/>
          <w:b/>
          <w:bCs/>
          <w:color w:val="000000"/>
        </w:rPr>
        <w:t>Volume 10</w:t>
      </w:r>
    </w:p>
    <w:p w14:paraId="66618017" w14:textId="3CC7E422" w:rsidR="00947A69" w:rsidRPr="00947A69" w:rsidRDefault="00947A69" w:rsidP="00947A69">
      <w:pPr>
        <w:ind w:left="360"/>
        <w:rPr>
          <w:rFonts w:eastAsiaTheme="minorEastAsia"/>
          <w:color w:val="000000"/>
        </w:rPr>
      </w:pPr>
    </w:p>
    <w:p w14:paraId="689CB336" w14:textId="6F73E3CC" w:rsidR="00FD1A33" w:rsidRPr="00A310B7" w:rsidRDefault="00947A69" w:rsidP="00E616ED">
      <w:pPr>
        <w:pStyle w:val="ListParagraph"/>
        <w:numPr>
          <w:ilvl w:val="0"/>
          <w:numId w:val="127"/>
        </w:numPr>
        <w:rPr>
          <w:rFonts w:eastAsiaTheme="minorEastAsia"/>
          <w:color w:val="000000"/>
        </w:rPr>
      </w:pPr>
      <w:r w:rsidRPr="00947A69">
        <w:rPr>
          <w:rFonts w:eastAsiaTheme="minorEastAsia"/>
          <w:color w:val="000000"/>
        </w:rPr>
        <w:t>The so-called “new atheism” rests on scientism and advances scientistic ideology as proof against traditional belief in God. It relies heavily on evolutionism. It is also political. New atheists want to change to way people think and behave. It has little reference to theology or philosophy. It believes they have been replaced by "science.”</w:t>
      </w:r>
      <w:r>
        <w:rPr>
          <w:rFonts w:eastAsiaTheme="minorEastAsia"/>
          <w:color w:val="000000"/>
        </w:rPr>
        <w:t xml:space="preserve"> </w:t>
      </w:r>
      <w:r>
        <w:rPr>
          <w:rFonts w:eastAsiaTheme="minorEastAsia"/>
          <w:b/>
          <w:bCs/>
          <w:color w:val="000000"/>
        </w:rPr>
        <w:t>Volume 10</w:t>
      </w:r>
    </w:p>
    <w:p w14:paraId="7389DD85" w14:textId="77777777" w:rsidR="00A310B7" w:rsidRPr="00A310B7" w:rsidRDefault="00A310B7" w:rsidP="00A310B7">
      <w:pPr>
        <w:pStyle w:val="ListParagraph"/>
        <w:rPr>
          <w:rFonts w:eastAsiaTheme="minorEastAsia"/>
          <w:color w:val="000000"/>
        </w:rPr>
      </w:pPr>
    </w:p>
    <w:p w14:paraId="5AC931D7" w14:textId="23BB554C" w:rsidR="00A310B7" w:rsidRPr="00A43431" w:rsidRDefault="00A43431" w:rsidP="00E616ED">
      <w:pPr>
        <w:pStyle w:val="ListParagraph"/>
        <w:numPr>
          <w:ilvl w:val="0"/>
          <w:numId w:val="127"/>
        </w:numPr>
        <w:rPr>
          <w:rFonts w:eastAsiaTheme="minorEastAsia"/>
          <w:color w:val="000000"/>
        </w:rPr>
      </w:pPr>
      <w:r w:rsidRPr="00A43431">
        <w:rPr>
          <w:rFonts w:eastAsiaTheme="minorEastAsia"/>
          <w:color w:val="000000"/>
        </w:rPr>
        <w:t>Axiom: Mathematics &amp; Science Can Only Be True When Its Demonstrative Base Is Rooted in First Principles</w:t>
      </w:r>
      <w:r>
        <w:rPr>
          <w:rFonts w:eastAsiaTheme="minorEastAsia"/>
          <w:color w:val="000000"/>
        </w:rPr>
        <w:t xml:space="preserve"> </w:t>
      </w:r>
      <w:r>
        <w:rPr>
          <w:rFonts w:eastAsiaTheme="minorEastAsia"/>
          <w:b/>
          <w:bCs/>
          <w:color w:val="000000"/>
        </w:rPr>
        <w:t>Volume 7b</w:t>
      </w:r>
    </w:p>
    <w:p w14:paraId="33CD09A3" w14:textId="77777777" w:rsidR="00A43431" w:rsidRPr="00A43431" w:rsidRDefault="00A43431" w:rsidP="00A43431">
      <w:pPr>
        <w:pStyle w:val="ListParagraph"/>
        <w:rPr>
          <w:rFonts w:eastAsiaTheme="minorEastAsia"/>
          <w:color w:val="000000"/>
        </w:rPr>
      </w:pPr>
    </w:p>
    <w:p w14:paraId="4EC34223" w14:textId="6635D6A8" w:rsidR="00A43431" w:rsidRPr="005F4C62" w:rsidRDefault="005F4C62" w:rsidP="00E616ED">
      <w:pPr>
        <w:pStyle w:val="ListParagraph"/>
        <w:numPr>
          <w:ilvl w:val="0"/>
          <w:numId w:val="127"/>
        </w:numPr>
        <w:rPr>
          <w:rFonts w:eastAsiaTheme="minorEastAsia"/>
          <w:color w:val="000000"/>
        </w:rPr>
      </w:pPr>
      <w:r w:rsidRPr="005F4C62">
        <w:rPr>
          <w:rFonts w:eastAsiaTheme="minorEastAsia"/>
          <w:color w:val="000000"/>
        </w:rPr>
        <w:t>Axiom: Neither Sense Experience Nor Empirical Science Can Be Understood without Intellect &amp; First Principles</w:t>
      </w:r>
      <w:r>
        <w:rPr>
          <w:rFonts w:eastAsiaTheme="minorEastAsia"/>
          <w:color w:val="000000"/>
        </w:rPr>
        <w:t xml:space="preserve"> </w:t>
      </w:r>
      <w:r>
        <w:rPr>
          <w:rFonts w:eastAsiaTheme="minorEastAsia"/>
          <w:b/>
          <w:bCs/>
          <w:color w:val="000000"/>
        </w:rPr>
        <w:t>Volume 7b</w:t>
      </w:r>
    </w:p>
    <w:p w14:paraId="16BA4658" w14:textId="77777777" w:rsidR="005F4C62" w:rsidRPr="005F4C62" w:rsidRDefault="005F4C62" w:rsidP="005F4C62">
      <w:pPr>
        <w:pStyle w:val="ListParagraph"/>
        <w:rPr>
          <w:rFonts w:eastAsiaTheme="minorEastAsia"/>
          <w:color w:val="000000"/>
        </w:rPr>
      </w:pPr>
    </w:p>
    <w:p w14:paraId="6D89C035" w14:textId="77777777" w:rsidR="005F1ECA" w:rsidRPr="005F1ECA" w:rsidRDefault="005F1ECA" w:rsidP="00E616ED">
      <w:pPr>
        <w:pStyle w:val="ListParagraph"/>
        <w:numPr>
          <w:ilvl w:val="0"/>
          <w:numId w:val="127"/>
        </w:numPr>
        <w:rPr>
          <w:rFonts w:eastAsiaTheme="minorEastAsia"/>
          <w:color w:val="000000"/>
        </w:rPr>
      </w:pPr>
      <w:r w:rsidRPr="005F1ECA">
        <w:rPr>
          <w:rFonts w:eastAsiaTheme="minorEastAsia"/>
          <w:color w:val="000000"/>
        </w:rPr>
        <w:t xml:space="preserve">Reason, empirical science, and Islamic theology are based on the principle of necessary universal causation. In the case of Islamic theology, this is because all cosmological proofs of God’s existence are based on the law of universal causation. </w:t>
      </w:r>
    </w:p>
    <w:p w14:paraId="589F9A9A" w14:textId="77777777" w:rsidR="005F1ECA" w:rsidRPr="005F1ECA" w:rsidRDefault="005F1ECA" w:rsidP="00E616ED">
      <w:pPr>
        <w:pStyle w:val="ListParagraph"/>
        <w:numPr>
          <w:ilvl w:val="1"/>
          <w:numId w:val="127"/>
        </w:numPr>
        <w:rPr>
          <w:rFonts w:eastAsiaTheme="minorEastAsia"/>
          <w:color w:val="000000"/>
        </w:rPr>
      </w:pPr>
      <w:r w:rsidRPr="005F1ECA">
        <w:rPr>
          <w:rFonts w:eastAsiaTheme="minorEastAsia"/>
          <w:color w:val="000000"/>
        </w:rPr>
        <w:t>Al-Kāshānī, Mu‘jam Iṣṭilāḥāt al-Ṣūfiyya, 139:</w:t>
      </w:r>
    </w:p>
    <w:p w14:paraId="7DFAEE9E" w14:textId="77777777" w:rsidR="005F1ECA" w:rsidRPr="005F1ECA" w:rsidRDefault="005F1ECA" w:rsidP="00E616ED">
      <w:pPr>
        <w:pStyle w:val="ListParagraph"/>
        <w:numPr>
          <w:ilvl w:val="1"/>
          <w:numId w:val="127"/>
        </w:numPr>
        <w:rPr>
          <w:rFonts w:eastAsiaTheme="minorEastAsia"/>
          <w:color w:val="000000"/>
        </w:rPr>
      </w:pPr>
      <w:r w:rsidRPr="005F1ECA">
        <w:rPr>
          <w:rFonts w:eastAsiaTheme="minorEastAsia"/>
          <w:color w:val="000000"/>
        </w:rPr>
        <w:t>‘Abd-al-Qādir: He is the one who shāhada qudrat-Allāh fī jamī‘ al-maqdūrāt bi-tajallī al-Ism al-Qādir la-hu: Fa-huwa ṣūrat al-Yad al-Ilāhī al-dhī bihi yabṭishu fa-lā yamtani‘u ‘alayhi shay’ wa yushāhidu mu’aththiriyyat Allāh ta‘ālā fī al-kull wa dawām ittiṣāl madad al-wujūd ilā al-ma‘dūmāt ma‘a ‘adamiyyatihā bi-dhawātihā, fa-yarā nafsahu ma‘dūma bi-dhātihā ma‘a kawnihi mu’aththiran bi-qudrat Allāh fī al-ashyā’ wa kādhā ‘Abd al-Muqtadir lākinnahu yashhadu mabda’ al-ījād wa ḥālahu.</w:t>
      </w:r>
    </w:p>
    <w:p w14:paraId="4B5854CE" w14:textId="7A35C329" w:rsidR="005F4C62" w:rsidRPr="005F1ECA" w:rsidRDefault="005F1ECA" w:rsidP="00E616ED">
      <w:pPr>
        <w:pStyle w:val="ListParagraph"/>
        <w:numPr>
          <w:ilvl w:val="1"/>
          <w:numId w:val="127"/>
        </w:numPr>
        <w:rPr>
          <w:rFonts w:eastAsiaTheme="minorEastAsia"/>
          <w:color w:val="000000"/>
        </w:rPr>
      </w:pPr>
      <w:r w:rsidRPr="005F1ECA">
        <w:rPr>
          <w:rFonts w:eastAsiaTheme="minorEastAsia"/>
          <w:color w:val="000000"/>
        </w:rPr>
        <w:t>NOTE THE EXCELLENCE OF THIS EXPRESSION mu’aththiriyyat Allāh ta‘ālā IN SPEAKING OF UNIVERSAL CAUSATION. NOTE IN GENERAL HOW EXCELLENT ALL OF THE ABOVE EXPRESSIONS ARE FOR SPEAKING OF UNIVERSAL CAUSALITY IN CREATION.</w:t>
      </w:r>
      <w:r>
        <w:rPr>
          <w:rFonts w:eastAsiaTheme="minorEastAsia"/>
          <w:color w:val="000000"/>
        </w:rPr>
        <w:t xml:space="preserve"> </w:t>
      </w:r>
      <w:r>
        <w:rPr>
          <w:rFonts w:eastAsiaTheme="minorEastAsia"/>
          <w:b/>
          <w:bCs/>
          <w:color w:val="000000"/>
        </w:rPr>
        <w:t xml:space="preserve">VOLUME 7B </w:t>
      </w:r>
    </w:p>
    <w:p w14:paraId="66EA4848" w14:textId="5A513FC3" w:rsidR="005F1ECA" w:rsidRPr="007F57B1" w:rsidRDefault="007F57B1" w:rsidP="00E616ED">
      <w:pPr>
        <w:pStyle w:val="ListParagraph"/>
        <w:numPr>
          <w:ilvl w:val="0"/>
          <w:numId w:val="127"/>
        </w:numPr>
        <w:rPr>
          <w:rFonts w:eastAsiaTheme="minorEastAsia"/>
          <w:color w:val="000000"/>
        </w:rPr>
      </w:pPr>
      <w:r w:rsidRPr="007F57B1">
        <w:rPr>
          <w:rFonts w:eastAsiaTheme="minorEastAsia"/>
          <w:color w:val="000000"/>
        </w:rPr>
        <w:t>In opposition to Kant, all use of the principle of causality necessarily involves transcending the sensible world. Mach, Pearson, Avenarius and others have shown that consistent phenomenalism eliminates causality from science.</w:t>
      </w:r>
      <w:r>
        <w:rPr>
          <w:rFonts w:eastAsiaTheme="minorEastAsia"/>
          <w:color w:val="000000"/>
        </w:rPr>
        <w:t xml:space="preserve"> </w:t>
      </w:r>
      <w:r>
        <w:rPr>
          <w:rFonts w:eastAsiaTheme="minorEastAsia"/>
          <w:b/>
          <w:bCs/>
          <w:color w:val="000000"/>
        </w:rPr>
        <w:t>VOLUME 7B</w:t>
      </w:r>
    </w:p>
    <w:p w14:paraId="2140252A" w14:textId="77777777" w:rsidR="007F57B1" w:rsidRPr="00862EB6" w:rsidRDefault="007F57B1" w:rsidP="00862EB6">
      <w:pPr>
        <w:ind w:left="360"/>
        <w:rPr>
          <w:rFonts w:eastAsiaTheme="minorEastAsia"/>
          <w:color w:val="000000"/>
        </w:rPr>
      </w:pPr>
    </w:p>
    <w:sectPr w:rsidR="007F57B1" w:rsidRPr="00862EB6">
      <w:pgSz w:w="12240" w:h="15840"/>
      <w:pgMar w:top="1440" w:right="1440" w:bottom="1440" w:left="207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8" w:author="Farooq Chaudhry (CH)" w:date="2024-11-12T08:32:00Z" w:initials="FC(">
    <w:p w14:paraId="1BB2AE0E" w14:textId="77777777" w:rsidR="00FD1A33" w:rsidRDefault="00FD1A33" w:rsidP="00FD1A33">
      <w:pPr>
        <w:pStyle w:val="CommentText"/>
      </w:pPr>
      <w:r>
        <w:rPr>
          <w:rStyle w:val="CommentReference"/>
        </w:rPr>
        <w:annotationRef/>
      </w:r>
      <w:r>
        <w:t xml:space="preserve">This was the only place in the text where the word “Primordial” is capitalized; in all other uses, including footnote 18 where al-Fitra is defined, it is lowercase </w:t>
      </w:r>
    </w:p>
  </w:comment>
  <w:comment w:id="47" w:author="Farooq Chaudhry (CH)" w:date="2024-11-11T03:17:00Z" w:initials="F(">
    <w:p w14:paraId="30CC0928" w14:textId="26D34F63" w:rsidR="00345A06" w:rsidRDefault="00345A06">
      <w:pPr>
        <w:pStyle w:val="CommentText"/>
      </w:pPr>
      <w:r>
        <w:rPr>
          <w:rStyle w:val="CommentReference"/>
        </w:rPr>
        <w:annotationRef/>
      </w:r>
      <w:r w:rsidRPr="18EDA4CA">
        <w:t>Neither "divine" nor "spiritual" are capitalized in the footnote</w:t>
      </w:r>
    </w:p>
  </w:comment>
  <w:comment w:id="72" w:author="Zahid Syed" w:date="2025-06-05T12:54:00Z" w:initials="ZS">
    <w:p w14:paraId="1E88149B" w14:textId="77777777" w:rsidR="00FD1A33" w:rsidRDefault="00FD1A33" w:rsidP="00FD1A33">
      <w:r>
        <w:rPr>
          <w:rStyle w:val="CommentReference"/>
        </w:rPr>
        <w:annotationRef/>
      </w:r>
      <w:r>
        <w:rPr>
          <w:rFonts w:ascii="SabondiacriticRoman" w:hAnsi="SabondiacriticRoman"/>
          <w:color w:val="000000"/>
          <w:sz w:val="20"/>
          <w:szCs w:val="20"/>
        </w:rPr>
        <w:t>Awaiting Dr. Umar’s work on the Copper Scrolls to add more to this</w:t>
      </w:r>
    </w:p>
  </w:comment>
  <w:comment w:id="85" w:author="Zahid Syed" w:date="2025-06-05T16:03:00Z" w:initials="ZS">
    <w:p w14:paraId="658B4650" w14:textId="77777777" w:rsidR="00FD1A33" w:rsidRDefault="00FD1A33" w:rsidP="00FD1A33">
      <w:r>
        <w:rPr>
          <w:rStyle w:val="CommentReference"/>
        </w:rPr>
        <w:annotationRef/>
      </w:r>
      <w:r>
        <w:rPr>
          <w:rFonts w:ascii="SabondiacriticRoman" w:hAnsi="SabondiacriticRoman"/>
          <w:color w:val="000000"/>
          <w:sz w:val="20"/>
          <w:szCs w:val="20"/>
        </w:rPr>
        <w:t>LOOK IN DETAIL FOR THIS</w:t>
      </w:r>
    </w:p>
  </w:comment>
  <w:comment w:id="88" w:author="Zahid Syed" w:date="2025-06-05T16:22:00Z" w:initials="ZS">
    <w:p w14:paraId="2B155A42" w14:textId="77777777" w:rsidR="00FD1A33" w:rsidRDefault="00FD1A33" w:rsidP="00FD1A33">
      <w:r>
        <w:rPr>
          <w:rStyle w:val="CommentReference"/>
        </w:rPr>
        <w:annotationRef/>
      </w:r>
      <w:r>
        <w:rPr>
          <w:rFonts w:ascii="SabondiacriticRoman" w:hAnsi="SabondiacriticRoman"/>
          <w:color w:val="000000"/>
          <w:sz w:val="20"/>
          <w:szCs w:val="20"/>
        </w:rPr>
        <w:t>Volume 5</w:t>
      </w:r>
    </w:p>
  </w:comment>
  <w:comment w:id="95" w:author="Zahid Syed" w:date="2025-06-08T18:57:00Z" w:initials="ZS">
    <w:p w14:paraId="32091FD4" w14:textId="77777777" w:rsidR="0065684B" w:rsidRDefault="005A779B" w:rsidP="0065684B">
      <w:r>
        <w:rPr>
          <w:rStyle w:val="CommentReference"/>
        </w:rPr>
        <w:annotationRef/>
      </w:r>
      <w:r w:rsidR="0065684B">
        <w:rPr>
          <w:rFonts w:ascii="SabondiacriticRoman" w:hAnsi="SabondiacriticRoman"/>
          <w:color w:val="000000"/>
          <w:sz w:val="20"/>
          <w:szCs w:val="20"/>
        </w:rPr>
        <w:t xml:space="preserve">CUFA: Where to find more information? </w:t>
      </w:r>
    </w:p>
  </w:comment>
  <w:comment w:id="96" w:author="Zahid Syed" w:date="2025-06-10T07:51:00Z" w:initials="ZS">
    <w:p w14:paraId="442C2676" w14:textId="77777777" w:rsidR="00CD19B6" w:rsidRDefault="00CD19B6" w:rsidP="00CD19B6">
      <w:r>
        <w:rPr>
          <w:rStyle w:val="CommentReference"/>
        </w:rPr>
        <w:annotationRef/>
      </w:r>
      <w:r>
        <w:rPr>
          <w:rFonts w:ascii="SabondiacriticRoman" w:hAnsi="SabondiacriticRoman"/>
          <w:color w:val="000000"/>
          <w:sz w:val="20"/>
          <w:szCs w:val="20"/>
        </w:rPr>
        <w:t xml:space="preserve">ALSO: Consider moving this to after the entry for Renegades (#36) for better flow. We talk about the renegades here, but haven’t introduced them yet. </w:t>
      </w:r>
    </w:p>
  </w:comment>
  <w:comment w:id="98" w:author="Zahid Syed" w:date="2025-06-08T18:59:00Z" w:initials="ZS">
    <w:p w14:paraId="0160426A" w14:textId="2B4EB41F" w:rsidR="0067682B" w:rsidRDefault="0067682B" w:rsidP="0067682B">
      <w:r>
        <w:rPr>
          <w:rStyle w:val="CommentReference"/>
        </w:rPr>
        <w:annotationRef/>
      </w:r>
      <w:r>
        <w:rPr>
          <w:rFonts w:ascii="SabondiacriticRoman" w:hAnsi="SabondiacriticRoman"/>
          <w:color w:val="000000"/>
          <w:sz w:val="20"/>
          <w:szCs w:val="20"/>
        </w:rPr>
        <w:t>CUFA: Is this enough?</w:t>
      </w:r>
    </w:p>
  </w:comment>
  <w:comment w:id="99" w:author="Zahid Syed" w:date="2025-07-10T16:51:00Z" w:initials="ZS">
    <w:p w14:paraId="13C2D158" w14:textId="77777777" w:rsidR="00420DC8" w:rsidRDefault="00420DC8" w:rsidP="00420DC8">
      <w:r>
        <w:rPr>
          <w:rStyle w:val="CommentReference"/>
        </w:rPr>
        <w:annotationRef/>
      </w:r>
      <w:r>
        <w:rPr>
          <w:rFonts w:ascii="SabondiacriticRoman" w:hAnsi="SabondiacriticRoman"/>
          <w:sz w:val="20"/>
          <w:szCs w:val="20"/>
        </w:rPr>
        <w:t xml:space="preserve">context behind question: all other instances of this word is something like this: </w:t>
      </w:r>
    </w:p>
    <w:p w14:paraId="33E5E6ED" w14:textId="77777777" w:rsidR="00420DC8" w:rsidRDefault="00420DC8" w:rsidP="00420DC8"/>
    <w:p w14:paraId="0D2A77C2" w14:textId="77777777" w:rsidR="00420DC8" w:rsidRDefault="00420DC8" w:rsidP="00420DC8">
      <w:r>
        <w:rPr>
          <w:rFonts w:ascii="SabondiacriticRoman" w:hAnsi="SabondiacriticRoman"/>
          <w:sz w:val="20"/>
          <w:szCs w:val="20"/>
        </w:rPr>
        <w:t>"as was in late antiquity" — would this be useful for the definition of the term in the teaching glossary?</w:t>
      </w:r>
    </w:p>
  </w:comment>
  <w:comment w:id="100" w:author="Zahid Syed" w:date="2025-06-08T19:00:00Z" w:initials="ZS">
    <w:p w14:paraId="52743C8C" w14:textId="39BB7795" w:rsidR="0067682B" w:rsidRDefault="0067682B" w:rsidP="0067682B">
      <w:r>
        <w:rPr>
          <w:rStyle w:val="CommentReference"/>
        </w:rPr>
        <w:annotationRef/>
      </w:r>
      <w:r>
        <w:rPr>
          <w:rFonts w:ascii="SabondiacriticRoman" w:hAnsi="SabondiacriticRoman"/>
          <w:color w:val="000000"/>
          <w:sz w:val="20"/>
          <w:szCs w:val="20"/>
        </w:rPr>
        <w:t xml:space="preserve">See the footnotes. </w:t>
      </w:r>
    </w:p>
  </w:comment>
  <w:comment w:id="111" w:author="Farooq Chaudhry (CH)" w:date="2024-11-12T08:24:00Z" w:initials="FC(">
    <w:p w14:paraId="6D345EBB" w14:textId="072FD5D1" w:rsidR="00FD1A33" w:rsidRDefault="00FD1A33" w:rsidP="00FD1A33">
      <w:pPr>
        <w:pStyle w:val="CommentText"/>
      </w:pPr>
      <w:r>
        <w:rPr>
          <w:rStyle w:val="CommentReference"/>
        </w:rPr>
        <w:annotationRef/>
      </w:r>
      <w:r>
        <w:t xml:space="preserve">I changed "history" to "thought" in the footnote for two reasons: 1) it wasn't clear if by "Western history" we meant the Western study of history in the academy, where Orientalism was a field of study, or in the general historical relationship between the West and the Orient; and 2) because the word "history" is used two words prior, so the sentence read "...negative history in Western history." </w:t>
      </w:r>
    </w:p>
    <w:p w14:paraId="0D231416" w14:textId="77777777" w:rsidR="00FD1A33" w:rsidRDefault="00FD1A33" w:rsidP="00FD1A33">
      <w:pPr>
        <w:pStyle w:val="CommentText"/>
      </w:pPr>
    </w:p>
    <w:p w14:paraId="15C655E7" w14:textId="77777777" w:rsidR="00FD1A33" w:rsidRDefault="00FD1A33" w:rsidP="00FD1A33">
      <w:pPr>
        <w:pStyle w:val="CommentText"/>
      </w:pPr>
      <w:r>
        <w:t xml:space="preserve">Of course feel free to change, revert back to original, or pick a different or more specific word. </w:t>
      </w:r>
    </w:p>
  </w:comment>
  <w:comment w:id="113" w:author="Zahid Syed" w:date="2025-06-10T07:41:00Z" w:initials="ZS">
    <w:p w14:paraId="3522261D" w14:textId="77777777" w:rsidR="00BD3B27" w:rsidRDefault="00BD3B27" w:rsidP="00BD3B27">
      <w:r>
        <w:rPr>
          <w:rStyle w:val="CommentReference"/>
        </w:rPr>
        <w:annotationRef/>
      </w:r>
      <w:r>
        <w:rPr>
          <w:rFonts w:ascii="SabondiacriticRoman" w:hAnsi="SabondiacriticRoman"/>
          <w:color w:val="000000"/>
          <w:sz w:val="20"/>
          <w:szCs w:val="20"/>
        </w:rPr>
        <w:t>CUFA: Nothing has been written about this in Volume 8 — there is a section for it, however</w:t>
      </w:r>
    </w:p>
  </w:comment>
  <w:comment w:id="114" w:author="Zahid Syed" w:date="2025-07-13T20:52:00Z" w:initials="ZS">
    <w:p w14:paraId="41CDBE55" w14:textId="77777777" w:rsidR="00904507" w:rsidRDefault="00904507" w:rsidP="00904507">
      <w:r>
        <w:rPr>
          <w:rStyle w:val="CommentReference"/>
        </w:rPr>
        <w:annotationRef/>
      </w:r>
      <w:r>
        <w:rPr>
          <w:rFonts w:ascii="SabondiacriticRoman" w:hAnsi="SabondiacriticRoman"/>
          <w:sz w:val="20"/>
          <w:szCs w:val="20"/>
        </w:rPr>
        <w:t>TO REVISIT</w:t>
      </w:r>
    </w:p>
  </w:comment>
  <w:comment w:id="118" w:author="Zahid Syed" w:date="2025-06-10T07:47:00Z" w:initials="ZS">
    <w:p w14:paraId="5E32648A" w14:textId="2592019F" w:rsidR="00DA5998" w:rsidRDefault="00DA5998" w:rsidP="00DA5998">
      <w:r>
        <w:rPr>
          <w:rStyle w:val="CommentReference"/>
        </w:rPr>
        <w:annotationRef/>
      </w:r>
      <w:r>
        <w:rPr>
          <w:rFonts w:ascii="SabondiacriticRoman" w:hAnsi="SabondiacriticRoman"/>
          <w:color w:val="000000"/>
          <w:sz w:val="20"/>
          <w:szCs w:val="20"/>
        </w:rPr>
        <w:t>Footnotes available in text</w:t>
      </w:r>
    </w:p>
  </w:comment>
  <w:comment w:id="119" w:author="Zahid Syed" w:date="2025-06-10T08:11:00Z" w:initials="ZS">
    <w:p w14:paraId="23EF3118" w14:textId="77777777" w:rsidR="00DD17A1" w:rsidRDefault="00DD17A1" w:rsidP="00DD17A1">
      <w:r>
        <w:rPr>
          <w:rStyle w:val="CommentReference"/>
        </w:rPr>
        <w:annotationRef/>
      </w:r>
      <w:r>
        <w:rPr>
          <w:rFonts w:ascii="SabondiacriticRoman" w:hAnsi="SabondiacriticRoman"/>
          <w:color w:val="000000"/>
          <w:sz w:val="20"/>
          <w:szCs w:val="20"/>
        </w:rPr>
        <w:t xml:space="preserve">CUFA: Where to find more? </w:t>
      </w:r>
    </w:p>
  </w:comment>
  <w:comment w:id="121" w:author="Lacina, Raymond - Faculty &lt;raymondlacina@delta.edu&gt;" w:date="2024-10-01T08:27:00Z" w:initials="LRF&lt;">
    <w:p w14:paraId="74DA4473" w14:textId="53B51742" w:rsidR="00FD1A33" w:rsidRDefault="00FD1A33" w:rsidP="00FD1A33">
      <w:r>
        <w:rPr>
          <w:rStyle w:val="CommentReference"/>
        </w:rPr>
        <w:annotationRef/>
      </w:r>
      <w:r>
        <w:rPr>
          <w:rFonts w:ascii="SabondiacriticRoman" w:hAnsi="SabondiacriticRoman"/>
          <w:sz w:val="20"/>
          <w:szCs w:val="20"/>
        </w:rPr>
        <w:t>Should this note attach to the first mention of the Shi’a above?</w:t>
      </w:r>
      <w:r>
        <w:rPr>
          <w:rFonts w:ascii="SabondiacriticRoman" w:hAnsi="SabondiacriticRoman"/>
          <w:sz w:val="20"/>
          <w:szCs w:val="20"/>
        </w:rPr>
        <w:cr/>
      </w:r>
      <w:r>
        <w:rPr>
          <w:rFonts w:ascii="SabondiacriticRoman" w:hAnsi="SabondiacriticRoman"/>
          <w:sz w:val="20"/>
          <w:szCs w:val="20"/>
        </w:rPr>
        <w:cr/>
        <w:t>Also - in the note Hasan is mentioned as one of the “Four Rightly Guided Caliphs.” I understand the meaning, but could the phrasing confuse?</w:t>
      </w:r>
    </w:p>
  </w:comment>
  <w:comment w:id="122" w:author="Lacina, Raymond - Faculty &lt;raymondlacina@delta.edu&gt;" w:date="2024-10-01T08:27:00Z" w:initials="LRF&lt;">
    <w:p w14:paraId="7480DF31" w14:textId="77777777" w:rsidR="00FD1A33" w:rsidRDefault="00FD1A33" w:rsidP="00FD1A33">
      <w:r>
        <w:rPr>
          <w:rStyle w:val="CommentReference"/>
        </w:rPr>
        <w:annotationRef/>
      </w:r>
      <w:r>
        <w:rPr>
          <w:rFonts w:ascii="SabondiacriticRoman" w:hAnsi="SabondiacriticRoman"/>
          <w:sz w:val="20"/>
          <w:szCs w:val="20"/>
        </w:rPr>
        <w:t>Should this note attach to the first mention of the Shi’a above?</w:t>
      </w:r>
      <w:r>
        <w:rPr>
          <w:rFonts w:ascii="SabondiacriticRoman" w:hAnsi="SabondiacriticRoman"/>
          <w:sz w:val="20"/>
          <w:szCs w:val="20"/>
        </w:rPr>
        <w:cr/>
      </w:r>
      <w:r>
        <w:rPr>
          <w:rFonts w:ascii="SabondiacriticRoman" w:hAnsi="SabondiacriticRoman"/>
          <w:sz w:val="20"/>
          <w:szCs w:val="20"/>
        </w:rPr>
        <w:cr/>
        <w:t>Also - in the note Hasan is mentioned as one of the “Four Rightly Guided Caliphs.” I understand the meaning, but could the phrasing confuse?</w:t>
      </w:r>
    </w:p>
  </w:comment>
  <w:comment w:id="123" w:author="Lacina, Raymond - Faculty &lt;raymondlacina@delta.edu&gt;" w:date="2024-10-01T08:27:00Z" w:initials="LRF&lt;">
    <w:p w14:paraId="0EFF5EE7" w14:textId="77777777" w:rsidR="00FD1A33" w:rsidRDefault="00FD1A33" w:rsidP="00FD1A33">
      <w:r>
        <w:rPr>
          <w:rStyle w:val="CommentReference"/>
        </w:rPr>
        <w:annotationRef/>
      </w:r>
      <w:r>
        <w:rPr>
          <w:rFonts w:ascii="SabondiacriticRoman" w:hAnsi="SabondiacriticRoman"/>
          <w:sz w:val="20"/>
          <w:szCs w:val="20"/>
        </w:rPr>
        <w:t>Should this note attach to the first mention of the Shi’a above?</w:t>
      </w:r>
      <w:r>
        <w:rPr>
          <w:rFonts w:ascii="SabondiacriticRoman" w:hAnsi="SabondiacriticRoman"/>
          <w:sz w:val="20"/>
          <w:szCs w:val="20"/>
        </w:rPr>
        <w:cr/>
      </w:r>
      <w:r>
        <w:rPr>
          <w:rFonts w:ascii="SabondiacriticRoman" w:hAnsi="SabondiacriticRoman"/>
          <w:sz w:val="20"/>
          <w:szCs w:val="20"/>
        </w:rPr>
        <w:cr/>
        <w:t>Also - in the note Hasan is mentioned as one of the “Four Rightly Guided Caliphs.” I understand the meaning, but could the phrasing confuse?</w:t>
      </w:r>
    </w:p>
  </w:comment>
  <w:comment w:id="141" w:author="Zahid Syed" w:date="2025-07-18T19:23:00Z" w:initials="ZS">
    <w:p w14:paraId="5EB3BB80" w14:textId="77777777" w:rsidR="00A431D4" w:rsidRDefault="00A431D4" w:rsidP="00A431D4">
      <w:r>
        <w:rPr>
          <w:rStyle w:val="CommentReference"/>
        </w:rPr>
        <w:annotationRef/>
      </w:r>
      <w:r>
        <w:rPr>
          <w:rFonts w:ascii="SabondiacriticRoman" w:hAnsi="SabondiacriticRoman"/>
          <w:sz w:val="20"/>
          <w:szCs w:val="20"/>
        </w:rPr>
        <w:t>RL — Consider the utility of underlining "Cave One"; keep?</w:t>
      </w:r>
    </w:p>
  </w:comment>
  <w:comment w:id="142" w:author="Zahid Syed" w:date="2025-07-18T19:25:00Z" w:initials="ZS">
    <w:p w14:paraId="302D09FF" w14:textId="77777777" w:rsidR="00A431D4" w:rsidRDefault="00A431D4" w:rsidP="00A431D4">
      <w:r>
        <w:rPr>
          <w:rStyle w:val="CommentReference"/>
        </w:rPr>
        <w:annotationRef/>
      </w:r>
      <w:r>
        <w:rPr>
          <w:rFonts w:ascii="SabondiacriticRoman" w:hAnsi="SabondiacriticRoman"/>
          <w:sz w:val="20"/>
          <w:szCs w:val="20"/>
        </w:rPr>
        <w:t>ND/RL — italicize this word?</w:t>
      </w:r>
    </w:p>
  </w:comment>
  <w:comment w:id="143" w:author="Zahid Syed" w:date="2025-07-18T21:08:00Z" w:initials="ZS">
    <w:p w14:paraId="4AE55613" w14:textId="77777777" w:rsidR="00A431D4" w:rsidRDefault="00A431D4" w:rsidP="00A431D4">
      <w:r>
        <w:rPr>
          <w:rStyle w:val="CommentReference"/>
        </w:rPr>
        <w:annotationRef/>
      </w:r>
      <w:r>
        <w:rPr>
          <w:rFonts w:ascii="SabondiacriticRoman" w:hAnsi="SabondiacriticRoman"/>
          <w:sz w:val="20"/>
          <w:szCs w:val="20"/>
        </w:rPr>
        <w:t>RL — capital S?</w:t>
      </w:r>
    </w:p>
  </w:comment>
  <w:comment w:id="144" w:author="Zahid Syed" w:date="2025-07-18T21:47:00Z" w:initials="ZS">
    <w:p w14:paraId="5B23F9F5" w14:textId="77777777" w:rsidR="00A431D4" w:rsidRDefault="00A431D4" w:rsidP="00A431D4">
      <w:r>
        <w:rPr>
          <w:rStyle w:val="CommentReference"/>
        </w:rPr>
        <w:annotationRef/>
      </w:r>
      <w:r>
        <w:rPr>
          <w:rFonts w:ascii="SabondiacriticRoman" w:hAnsi="SabondiacriticRoman"/>
          <w:sz w:val="20"/>
          <w:szCs w:val="20"/>
        </w:rPr>
        <w:t>CUFA: Footnote had one thousand... in text and (8800) in parenthesis. which one is correct?</w:t>
      </w:r>
    </w:p>
  </w:comment>
  <w:comment w:id="145" w:author="Zahid Syed" w:date="2025-07-18T21:53:00Z" w:initials="ZS">
    <w:p w14:paraId="0E390ACB" w14:textId="77777777" w:rsidR="00A431D4" w:rsidRDefault="00A431D4" w:rsidP="00A431D4">
      <w:r>
        <w:rPr>
          <w:rStyle w:val="CommentReference"/>
        </w:rPr>
        <w:annotationRef/>
      </w:r>
      <w:r>
        <w:rPr>
          <w:rFonts w:ascii="SabondiacriticRoman" w:hAnsi="SabondiacriticRoman"/>
          <w:sz w:val="20"/>
          <w:szCs w:val="20"/>
        </w:rPr>
        <w:t>RL — maybe a larger discussion here, but why shouldn't this be italicized?</w:t>
      </w:r>
    </w:p>
  </w:comment>
  <w:comment w:id="148" w:author="Zahid Syed" w:date="2025-07-19T14:45:00Z" w:initials="ZS">
    <w:p w14:paraId="3D5FB89B" w14:textId="77777777" w:rsidR="00A431D4" w:rsidRDefault="00A431D4" w:rsidP="00A431D4">
      <w:r>
        <w:rPr>
          <w:rStyle w:val="CommentReference"/>
        </w:rPr>
        <w:annotationRef/>
      </w:r>
      <w:r>
        <w:rPr>
          <w:rFonts w:ascii="SabondiacriticRoman" w:hAnsi="SabondiacriticRoman"/>
          <w:sz w:val="20"/>
          <w:szCs w:val="20"/>
        </w:rPr>
        <w:t xml:space="preserve">CUFA — </w:t>
      </w:r>
      <w:r>
        <w:rPr>
          <w:rFonts w:ascii="SabondiacriticRoman" w:hAnsi="SabondiacriticRoman"/>
          <w:color w:val="1F2021"/>
          <w:sz w:val="20"/>
          <w:szCs w:val="20"/>
        </w:rPr>
        <w:t>Emailed Dr Umar 7/19/25</w:t>
      </w:r>
    </w:p>
  </w:comment>
  <w:comment w:id="149" w:author="Zahid Syed" w:date="2025-07-20T16:09:00Z" w:initials="ZS">
    <w:p w14:paraId="1C39E841" w14:textId="77777777" w:rsidR="00A431D4" w:rsidRDefault="00A431D4" w:rsidP="00A431D4">
      <w:r>
        <w:rPr>
          <w:rStyle w:val="CommentReference"/>
        </w:rPr>
        <w:annotationRef/>
      </w:r>
      <w:r>
        <w:rPr>
          <w:rFonts w:ascii="SabondiacriticRoman" w:hAnsi="SabondiacriticRoman"/>
          <w:sz w:val="20"/>
          <w:szCs w:val="20"/>
        </w:rPr>
        <w:t xml:space="preserve">Updated changes from Dr Umar's email. Please do not change last two sentences. </w:t>
      </w:r>
    </w:p>
  </w:comment>
  <w:comment w:id="150" w:author="Zahid Syed" w:date="2025-07-19T18:30:00Z" w:initials="ZS">
    <w:p w14:paraId="748FC633" w14:textId="77777777" w:rsidR="00A431D4" w:rsidRDefault="00A431D4" w:rsidP="00A431D4">
      <w:r>
        <w:rPr>
          <w:rStyle w:val="CommentReference"/>
        </w:rPr>
        <w:annotationRef/>
      </w:r>
      <w:r>
        <w:rPr>
          <w:rFonts w:ascii="SabondiacriticRoman" w:hAnsi="SabondiacriticRoman"/>
          <w:sz w:val="20"/>
          <w:szCs w:val="20"/>
        </w:rPr>
        <w:t xml:space="preserve">RL – what is the best way to format this? </w:t>
      </w:r>
    </w:p>
  </w:comment>
  <w:comment w:id="159" w:author="Farooq Chaudhry (CH)" w:date="2024-11-11T11:04:00Z" w:initials="FC(">
    <w:p w14:paraId="47DC7F0E" w14:textId="77777777" w:rsidR="00FD1A33" w:rsidRDefault="00FD1A33" w:rsidP="00FD1A33">
      <w:pPr>
        <w:pStyle w:val="CommentText"/>
      </w:pPr>
      <w:r>
        <w:rPr>
          <w:rStyle w:val="CommentReference"/>
        </w:rPr>
        <w:annotationRef/>
      </w:r>
      <w:r>
        <w:t xml:space="preserve">The block quote has a stray quotation market after "...followers of the Prophets were affiliated." </w:t>
      </w:r>
    </w:p>
    <w:p w14:paraId="710310FA" w14:textId="77777777" w:rsidR="00FD1A33" w:rsidRDefault="00FD1A33" w:rsidP="00FD1A33">
      <w:pPr>
        <w:pStyle w:val="CommentText"/>
      </w:pPr>
    </w:p>
    <w:p w14:paraId="1DAF3F4F" w14:textId="77777777" w:rsidR="00FD1A33" w:rsidRDefault="00FD1A33" w:rsidP="00FD1A33">
      <w:pPr>
        <w:pStyle w:val="CommentText"/>
      </w:pPr>
      <w:r>
        <w:t xml:space="preserve">I deleted it, but the other option is to add the opening quotation mark which is currently missing, so that this quotation mark would no longer be stray. </w:t>
      </w:r>
    </w:p>
  </w:comment>
  <w:comment w:id="176" w:author="Zahid Syed" w:date="2025-06-11T19:46:00Z" w:initials="ZS">
    <w:p w14:paraId="30F323AA" w14:textId="77777777" w:rsidR="00897B0B" w:rsidRDefault="00897B0B" w:rsidP="00897B0B">
      <w:r>
        <w:rPr>
          <w:rStyle w:val="CommentReference"/>
        </w:rPr>
        <w:annotationRef/>
      </w:r>
      <w:r>
        <w:rPr>
          <w:rFonts w:ascii="SabondiacriticRoman" w:hAnsi="SabondiacriticRoman"/>
          <w:color w:val="000000"/>
          <w:sz w:val="20"/>
          <w:szCs w:val="20"/>
        </w:rPr>
        <w:t>CUFA: Empty section available  on Volume 11. Just the heading, no content. Once that is done, we can add more?</w:t>
      </w:r>
    </w:p>
  </w:comment>
  <w:comment w:id="177" w:author="Zahid Syed" w:date="2025-06-11T19:45:00Z" w:initials="ZS">
    <w:p w14:paraId="02114504" w14:textId="1065BD8B" w:rsidR="0047301B" w:rsidRDefault="0047301B" w:rsidP="0047301B">
      <w:r>
        <w:rPr>
          <w:rStyle w:val="CommentReference"/>
        </w:rPr>
        <w:annotationRef/>
      </w:r>
      <w:r>
        <w:rPr>
          <w:rFonts w:ascii="SabondiacriticRoman" w:hAnsi="SabondiacriticRoman"/>
          <w:color w:val="000000"/>
          <w:sz w:val="20"/>
          <w:szCs w:val="20"/>
        </w:rPr>
        <w:t xml:space="preserve">All taken from Volume 12 Excerpts </w:t>
      </w:r>
    </w:p>
  </w:comment>
  <w:comment w:id="181" w:author="Farooq Chaudhry (CH)" w:date="2024-11-11T12:07:00Z" w:initials="FC(">
    <w:p w14:paraId="671C702C" w14:textId="1A2161CD" w:rsidR="00FD1A33" w:rsidRDefault="00FD1A33" w:rsidP="00FD1A33">
      <w:pPr>
        <w:pStyle w:val="CommentText"/>
      </w:pPr>
      <w:r>
        <w:rPr>
          <w:rStyle w:val="CommentReference"/>
        </w:rPr>
        <w:annotationRef/>
      </w:r>
      <w:r>
        <w:t>Deleted the sentence "Thus, the very notion of Tradition implies community and continuity" in the footnote because it almost verbatim appears earlier in the footnote;, and this usage somewhat disrupted the flow of the paragraph. However, I understand that repetition is an intentional feature of this book, so feel free to disregard this edit</w:t>
      </w:r>
    </w:p>
  </w:comment>
  <w:comment w:id="182" w:author="Farooq Chaudhry" w:date="2024-11-04T14:15:00Z" w:initials="MC">
    <w:p w14:paraId="490823D9" w14:textId="77777777" w:rsidR="00FD1A33" w:rsidRDefault="00FD1A33" w:rsidP="00FD1A33">
      <w:r>
        <w:rPr>
          <w:rStyle w:val="CommentReference"/>
        </w:rPr>
        <w:annotationRef/>
      </w:r>
      <w:r>
        <w:rPr>
          <w:rFonts w:ascii="SabondiacriticRoman" w:hAnsi="SabondiacriticRoman"/>
          <w:sz w:val="20"/>
          <w:szCs w:val="20"/>
        </w:rPr>
        <w:t xml:space="preserve">I this footnote, I italicized the word “Sunna” to make it consistent with all other uses of the word </w:t>
      </w:r>
    </w:p>
  </w:comment>
  <w:comment w:id="185" w:author="Zahid Syed" w:date="2025-06-13T18:17:00Z" w:initials="ZS">
    <w:p w14:paraId="43EC645D" w14:textId="77777777" w:rsidR="001D0284" w:rsidRDefault="001D0284" w:rsidP="001D0284">
      <w:r>
        <w:rPr>
          <w:rStyle w:val="CommentReference"/>
        </w:rPr>
        <w:annotationRef/>
      </w:r>
      <w:r>
        <w:rPr>
          <w:rFonts w:ascii="SabondiacriticRoman" w:hAnsi="SabondiacriticRoman"/>
          <w:color w:val="000000"/>
          <w:sz w:val="20"/>
          <w:szCs w:val="20"/>
        </w:rPr>
        <w:t>CUFA: Where to find more?</w:t>
      </w:r>
    </w:p>
  </w:comment>
  <w:comment w:id="187" w:author="Zahid Syed" w:date="2025-06-13T18:21:00Z" w:initials="ZS">
    <w:p w14:paraId="299DB366" w14:textId="77777777" w:rsidR="0055111E" w:rsidRDefault="0055111E" w:rsidP="0055111E">
      <w:r>
        <w:rPr>
          <w:rStyle w:val="CommentReference"/>
        </w:rPr>
        <w:annotationRef/>
      </w:r>
      <w:r>
        <w:rPr>
          <w:rFonts w:ascii="SabondiacriticRoman" w:hAnsi="SabondiacriticRoman"/>
          <w:color w:val="000000"/>
          <w:sz w:val="20"/>
          <w:szCs w:val="20"/>
        </w:rPr>
        <w:t xml:space="preserve">CUFA: </w:t>
      </w:r>
      <w:r>
        <w:rPr>
          <w:rFonts w:ascii="SabondiacriticRoman" w:hAnsi="SabondiacriticRoman"/>
          <w:b/>
          <w:bCs/>
          <w:color w:val="BF0000"/>
          <w:sz w:val="20"/>
          <w:szCs w:val="20"/>
        </w:rPr>
        <w:t>Existentiation is yet to be written in Volume 11. Better to hold off?</w:t>
      </w:r>
    </w:p>
  </w:comment>
  <w:comment w:id="188" w:author="Zahid Syed" w:date="2025-06-13T18:22:00Z" w:initials="ZS">
    <w:p w14:paraId="5F89740B" w14:textId="77777777" w:rsidR="00B87F57" w:rsidRDefault="00B87F57" w:rsidP="00B87F57">
      <w:r>
        <w:rPr>
          <w:rStyle w:val="CommentReference"/>
        </w:rPr>
        <w:annotationRef/>
      </w:r>
      <w:r>
        <w:rPr>
          <w:rFonts w:ascii="SabondiacriticRoman" w:hAnsi="SabondiacriticRoman"/>
          <w:sz w:val="20"/>
          <w:szCs w:val="20"/>
        </w:rPr>
        <w:t>CUFA: Where to find more?</w:t>
      </w:r>
    </w:p>
  </w:comment>
  <w:comment w:id="189" w:author="Zahid Syed" w:date="2025-06-13T18:29:00Z" w:initials="ZS">
    <w:p w14:paraId="6565E69A" w14:textId="77777777" w:rsidR="00F87770" w:rsidRDefault="00F87770" w:rsidP="00F87770">
      <w:r>
        <w:rPr>
          <w:rStyle w:val="CommentReference"/>
        </w:rPr>
        <w:annotationRef/>
      </w:r>
      <w:r>
        <w:rPr>
          <w:rFonts w:ascii="SabondiacriticRoman" w:hAnsi="SabondiacriticRoman"/>
          <w:color w:val="000000"/>
          <w:sz w:val="20"/>
          <w:szCs w:val="20"/>
        </w:rPr>
        <w:t>This is all that I could find. @Numan — can we try SeekFast?</w:t>
      </w:r>
    </w:p>
  </w:comment>
  <w:comment w:id="190" w:author="Zahid Syed" w:date="2025-06-13T18:38:00Z" w:initials="ZS">
    <w:p w14:paraId="44B6BD23" w14:textId="77777777" w:rsidR="00D04C8B" w:rsidRDefault="00D04C8B" w:rsidP="00D04C8B">
      <w:r>
        <w:rPr>
          <w:rStyle w:val="CommentReference"/>
        </w:rPr>
        <w:annotationRef/>
      </w:r>
      <w:r>
        <w:rPr>
          <w:rFonts w:ascii="SabondiacriticRoman" w:hAnsi="SabondiacriticRoman"/>
          <w:color w:val="000000"/>
          <w:sz w:val="20"/>
          <w:szCs w:val="20"/>
        </w:rPr>
        <w:t>CUFA: Make these 2 entries?</w:t>
      </w:r>
    </w:p>
  </w:comment>
  <w:comment w:id="194" w:author="Zahid Syed" w:date="2025-06-13T18:46:00Z" w:initials="ZS">
    <w:p w14:paraId="01B624E3" w14:textId="77777777" w:rsidR="002F6FCE" w:rsidRDefault="002F6FCE" w:rsidP="002F6FCE">
      <w:r>
        <w:rPr>
          <w:rStyle w:val="CommentReference"/>
        </w:rPr>
        <w:annotationRef/>
      </w:r>
      <w:r>
        <w:rPr>
          <w:rFonts w:ascii="SabondiacriticRoman" w:hAnsi="SabondiacriticRoman"/>
          <w:color w:val="000000"/>
          <w:sz w:val="20"/>
          <w:szCs w:val="20"/>
        </w:rPr>
        <w:t>Hasn’t been written: Volume 11</w:t>
      </w:r>
    </w:p>
  </w:comment>
  <w:comment w:id="195" w:author="Zahid Syed" w:date="2025-06-14T18:05:00Z" w:initials="ZS">
    <w:p w14:paraId="54571350" w14:textId="77777777" w:rsidR="00477976" w:rsidRDefault="00477976" w:rsidP="00477976">
      <w:r>
        <w:rPr>
          <w:rStyle w:val="CommentReference"/>
        </w:rPr>
        <w:annotationRef/>
      </w:r>
      <w:r>
        <w:rPr>
          <w:rFonts w:ascii="SabondiacriticRoman" w:hAnsi="SabondiacriticRoman"/>
          <w:color w:val="000000"/>
          <w:sz w:val="20"/>
          <w:szCs w:val="20"/>
        </w:rPr>
        <w:t>CUFA: Need to find more on this, where?</w:t>
      </w:r>
    </w:p>
  </w:comment>
  <w:comment w:id="197" w:author="Zahid Syed" w:date="2025-06-14T18:11:00Z" w:initials="ZS">
    <w:p w14:paraId="4A6220F4" w14:textId="77777777" w:rsidR="00037F81" w:rsidRDefault="00037F81" w:rsidP="00037F81">
      <w:r>
        <w:rPr>
          <w:rStyle w:val="CommentReference"/>
        </w:rPr>
        <w:annotationRef/>
      </w:r>
      <w:r>
        <w:rPr>
          <w:rFonts w:ascii="SabondiacriticRoman" w:hAnsi="SabondiacriticRoman"/>
          <w:sz w:val="20"/>
          <w:szCs w:val="20"/>
        </w:rPr>
        <w:t xml:space="preserve">FYI: Most other instances of this occur where an example of a Divine Hadith is being given. We can include these if necessary. </w:t>
      </w:r>
    </w:p>
  </w:comment>
  <w:comment w:id="199" w:author="Farooq Chaudhry (CH)" w:date="2024-11-11T11:24:00Z" w:initials="FC(">
    <w:p w14:paraId="585409D5" w14:textId="210436B9" w:rsidR="00FD1A33" w:rsidRDefault="00FD1A33" w:rsidP="00FD1A33">
      <w:pPr>
        <w:pStyle w:val="CommentText"/>
      </w:pPr>
      <w:r>
        <w:rPr>
          <w:rStyle w:val="CommentReference"/>
        </w:rPr>
        <w:annotationRef/>
      </w:r>
      <w:r>
        <w:t>"Divine" is not capitalized in the phrase "divine Word" in the footnote (in reference to the Christian tradition)</w:t>
      </w:r>
    </w:p>
  </w:comment>
  <w:comment w:id="200" w:author="Farooq Chaudhry (CH)" w:date="2024-11-11T22:27:00Z" w:initials="FC(">
    <w:p w14:paraId="2B0A0D97" w14:textId="77777777" w:rsidR="00FD1A33" w:rsidRDefault="00FD1A33" w:rsidP="00FD1A33">
      <w:pPr>
        <w:pStyle w:val="CommentText"/>
      </w:pPr>
      <w:r>
        <w:rPr>
          <w:rStyle w:val="CommentReference"/>
        </w:rPr>
        <w:annotationRef/>
      </w:r>
      <w:r>
        <w:t>Additionally, "</w:t>
      </w:r>
      <w:r>
        <w:rPr>
          <w:color w:val="000000"/>
        </w:rPr>
        <w:t>C</w:t>
      </w:r>
      <w:r>
        <w:rPr>
          <w:color w:val="202122"/>
        </w:rPr>
        <w:t>órdova" is spelled with a "v" whereas elsewhere in the texts it is spelled "</w:t>
      </w:r>
      <w:r>
        <w:rPr>
          <w:color w:val="000000"/>
        </w:rPr>
        <w:t>C</w:t>
      </w:r>
      <w:r>
        <w:rPr>
          <w:color w:val="202122"/>
        </w:rPr>
        <w:t>órdoba</w:t>
      </w:r>
      <w:r>
        <w:rPr>
          <w:color w:val="000000"/>
        </w:rPr>
        <w:t>."</w:t>
      </w:r>
    </w:p>
  </w:comment>
  <w:comment w:id="202" w:author="Zahid Syed" w:date="2025-06-16T19:59:00Z" w:initials="ZS">
    <w:p w14:paraId="16F3B96D" w14:textId="77777777" w:rsidR="00066957" w:rsidRDefault="00066957" w:rsidP="00066957">
      <w:r>
        <w:rPr>
          <w:rStyle w:val="CommentReference"/>
        </w:rPr>
        <w:annotationRef/>
      </w:r>
      <w:r>
        <w:rPr>
          <w:rFonts w:ascii="SabondiacriticRoman" w:hAnsi="SabondiacriticRoman"/>
          <w:color w:val="000000"/>
          <w:sz w:val="20"/>
          <w:szCs w:val="20"/>
        </w:rPr>
        <w:t xml:space="preserve">ND: Couldn’t find anything on this? </w:t>
      </w:r>
    </w:p>
    <w:p w14:paraId="1F1D3D54" w14:textId="77777777" w:rsidR="00066957" w:rsidRDefault="00066957" w:rsidP="00066957"/>
    <w:p w14:paraId="50F1F140" w14:textId="77777777" w:rsidR="00066957" w:rsidRDefault="00066957" w:rsidP="00066957">
      <w:r>
        <w:rPr>
          <w:rFonts w:ascii="SabondiacriticRoman" w:hAnsi="SabondiacriticRoman"/>
          <w:color w:val="000000"/>
          <w:sz w:val="20"/>
          <w:szCs w:val="20"/>
        </w:rPr>
        <w:t>CUFA: Where to find more?</w:t>
      </w:r>
    </w:p>
  </w:comment>
  <w:comment w:id="204" w:author="Zahid Syed" w:date="2025-06-17T20:33:00Z" w:initials="ZS">
    <w:p w14:paraId="09483E1B" w14:textId="77777777" w:rsidR="00075264" w:rsidRDefault="00075264" w:rsidP="00075264">
      <w:r>
        <w:rPr>
          <w:rStyle w:val="CommentReference"/>
        </w:rPr>
        <w:annotationRef/>
      </w:r>
      <w:r>
        <w:rPr>
          <w:rFonts w:ascii="SabondiacriticRoman" w:hAnsi="SabondiacriticRoman"/>
          <w:sz w:val="20"/>
          <w:szCs w:val="20"/>
        </w:rPr>
        <w:t>All taken from Volume one section on the Corrective Tradition</w:t>
      </w:r>
    </w:p>
  </w:comment>
  <w:comment w:id="209" w:author="Zahid Syed" w:date="2025-06-17T21:09:00Z" w:initials="ZS">
    <w:p w14:paraId="1C1C1862" w14:textId="77777777" w:rsidR="001C060B" w:rsidRDefault="001C060B" w:rsidP="001C060B">
      <w:r>
        <w:rPr>
          <w:rStyle w:val="CommentReference"/>
        </w:rPr>
        <w:annotationRef/>
      </w:r>
      <w:r>
        <w:rPr>
          <w:rFonts w:ascii="SabondiacriticRoman" w:hAnsi="SabondiacriticRoman"/>
          <w:sz w:val="20"/>
          <w:szCs w:val="20"/>
        </w:rPr>
        <w:t>CUFA: Can't find anymore? Where?</w:t>
      </w:r>
    </w:p>
  </w:comment>
  <w:comment w:id="211" w:author="Zahid Syed" w:date="2025-06-18T18:44:00Z" w:initials="ZS">
    <w:p w14:paraId="2D68C28A" w14:textId="77777777" w:rsidR="00B87DED" w:rsidRDefault="00B87DED" w:rsidP="00B87DED">
      <w:r>
        <w:rPr>
          <w:rStyle w:val="CommentReference"/>
        </w:rPr>
        <w:annotationRef/>
      </w:r>
      <w:r>
        <w:rPr>
          <w:rFonts w:ascii="SabondiacriticRoman" w:hAnsi="SabondiacriticRoman"/>
          <w:sz w:val="20"/>
          <w:szCs w:val="20"/>
        </w:rPr>
        <w:t>CUFA: Search came up empty—where to find more?</w:t>
      </w:r>
    </w:p>
  </w:comment>
  <w:comment w:id="212" w:author="Zahid Syed" w:date="2025-06-18T18:49:00Z" w:initials="ZS">
    <w:p w14:paraId="77096CEB" w14:textId="77777777" w:rsidR="00C0569C" w:rsidRDefault="00C0569C" w:rsidP="00C0569C">
      <w:r>
        <w:rPr>
          <w:rStyle w:val="CommentReference"/>
        </w:rPr>
        <w:annotationRef/>
      </w:r>
      <w:r>
        <w:rPr>
          <w:rFonts w:ascii="SabondiacriticRoman" w:hAnsi="SabondiacriticRoman"/>
          <w:sz w:val="20"/>
          <w:szCs w:val="20"/>
        </w:rPr>
        <w:t>All taken from Volume 5</w:t>
      </w:r>
    </w:p>
  </w:comment>
  <w:comment w:id="213" w:author="Lacina, Raymond - Faculty" w:date="2024-09-24T11:01:00Z" w:initials="RL">
    <w:p w14:paraId="3BB83232" w14:textId="53AC244A" w:rsidR="00FD1A33" w:rsidRDefault="00FD1A33" w:rsidP="00FD1A33">
      <w:r>
        <w:rPr>
          <w:rStyle w:val="CommentReference"/>
        </w:rPr>
        <w:annotationRef/>
      </w:r>
      <w:r>
        <w:rPr>
          <w:rFonts w:ascii="SabondiacriticRoman" w:hAnsi="SabondiacriticRoman"/>
          <w:sz w:val="20"/>
          <w:szCs w:val="20"/>
        </w:rPr>
        <w:t>Word wouldn’t let me comment on a footnote, so I’ve highlighted the phrase — to me, the capitalizaiton here signifies that it is a stand in for a standard term in Arabic; if so, it should be included in () after as has been done elsewhere.</w:t>
      </w:r>
    </w:p>
  </w:comment>
  <w:comment w:id="214" w:author="Zahid Syed" w:date="2025-07-13T20:57:00Z" w:initials="ZS">
    <w:p w14:paraId="5A2D6CA2" w14:textId="77777777" w:rsidR="00037C38" w:rsidRDefault="00037C38" w:rsidP="00037C38">
      <w:r>
        <w:rPr>
          <w:rStyle w:val="CommentReference"/>
        </w:rPr>
        <w:annotationRef/>
      </w:r>
      <w:r>
        <w:rPr>
          <w:rFonts w:ascii="SabondiacriticRoman" w:hAnsi="SabondiacriticRoman"/>
          <w:sz w:val="20"/>
          <w:szCs w:val="20"/>
        </w:rPr>
        <w:t>Taken from Volume 4</w:t>
      </w:r>
    </w:p>
  </w:comment>
  <w:comment w:id="218" w:author="Zahid Syed" w:date="2025-06-18T19:17:00Z" w:initials="ZS">
    <w:p w14:paraId="18843A8C" w14:textId="7191D678" w:rsidR="00013FAE" w:rsidRDefault="00013FAE" w:rsidP="00013FAE">
      <w:r>
        <w:rPr>
          <w:rStyle w:val="CommentReference"/>
        </w:rPr>
        <w:annotationRef/>
      </w:r>
      <w:r>
        <w:rPr>
          <w:rFonts w:ascii="SabondiacriticRoman" w:hAnsi="SabondiacriticRoman"/>
          <w:sz w:val="20"/>
          <w:szCs w:val="20"/>
        </w:rPr>
        <w:t>CUFA: Where to find more?</w:t>
      </w:r>
    </w:p>
  </w:comment>
  <w:comment w:id="219" w:author="Zahid Syed" w:date="2025-06-19T12:50:00Z" w:initials="ZS">
    <w:p w14:paraId="45368F19" w14:textId="77777777" w:rsidR="003158C0" w:rsidRDefault="003158C0" w:rsidP="003158C0">
      <w:r>
        <w:rPr>
          <w:rStyle w:val="CommentReference"/>
        </w:rPr>
        <w:annotationRef/>
      </w:r>
      <w:r>
        <w:rPr>
          <w:rFonts w:ascii="SabondiacriticRoman" w:hAnsi="SabondiacriticRoman"/>
          <w:sz w:val="20"/>
          <w:szCs w:val="20"/>
        </w:rPr>
        <w:t xml:space="preserve">CUFA: In Volume 2, this term is also used to refer to "The Mother" (Early Gnostic Trinities) </w:t>
      </w:r>
    </w:p>
    <w:p w14:paraId="591C92E3" w14:textId="77777777" w:rsidR="003158C0" w:rsidRDefault="003158C0" w:rsidP="003158C0"/>
    <w:p w14:paraId="7F15AED4" w14:textId="77777777" w:rsidR="003158C0" w:rsidRDefault="003158C0" w:rsidP="003158C0">
      <w:r>
        <w:rPr>
          <w:rFonts w:ascii="SabondiacriticRoman" w:hAnsi="SabondiacriticRoman"/>
          <w:sz w:val="20"/>
          <w:szCs w:val="20"/>
        </w:rPr>
        <w:t>To be included?</w:t>
      </w:r>
    </w:p>
  </w:comment>
  <w:comment w:id="221" w:author="Zahid Syed" w:date="2025-06-20T21:42:00Z" w:initials="ZS">
    <w:p w14:paraId="5C2EF1D2" w14:textId="77777777" w:rsidR="00191013" w:rsidRDefault="00191013" w:rsidP="00191013">
      <w:r>
        <w:rPr>
          <w:rStyle w:val="CommentReference"/>
        </w:rPr>
        <w:annotationRef/>
      </w:r>
      <w:r>
        <w:rPr>
          <w:rFonts w:ascii="SabondiacriticRoman" w:hAnsi="SabondiacriticRoman"/>
          <w:sz w:val="20"/>
          <w:szCs w:val="20"/>
        </w:rPr>
        <w:t xml:space="preserve">CUFA: Section not written up yet in Volume 11 </w:t>
      </w:r>
    </w:p>
  </w:comment>
  <w:comment w:id="222" w:author="Zahid Syed" w:date="2025-06-20T21:45:00Z" w:initials="ZS">
    <w:p w14:paraId="6082AF29" w14:textId="77777777" w:rsidR="000906A7" w:rsidRDefault="003560B1" w:rsidP="000906A7">
      <w:r>
        <w:rPr>
          <w:rStyle w:val="CommentReference"/>
        </w:rPr>
        <w:annotationRef/>
      </w:r>
      <w:r w:rsidR="000906A7">
        <w:rPr>
          <w:rFonts w:ascii="SabondiacriticRoman" w:hAnsi="SabondiacriticRoman"/>
          <w:sz w:val="20"/>
          <w:szCs w:val="20"/>
        </w:rPr>
        <w:t xml:space="preserve">All taken from Volume 11 section where the writing has not been finished. </w:t>
      </w:r>
    </w:p>
  </w:comment>
  <w:comment w:id="224" w:author="Zahid Syed" w:date="2025-06-23T12:04:00Z" w:initials="ZS">
    <w:p w14:paraId="1BD151FE" w14:textId="77777777" w:rsidR="00595DB8" w:rsidRDefault="00595DB8" w:rsidP="00595DB8">
      <w:r>
        <w:rPr>
          <w:rStyle w:val="CommentReference"/>
        </w:rPr>
        <w:annotationRef/>
      </w:r>
      <w:r>
        <w:rPr>
          <w:rFonts w:ascii="SabondiacriticRoman" w:hAnsi="SabondiacriticRoman"/>
          <w:sz w:val="20"/>
          <w:szCs w:val="20"/>
        </w:rPr>
        <w:t>CUFA: Volume 17 Not yet completed — a lot of useful sections in it</w:t>
      </w:r>
    </w:p>
  </w:comment>
  <w:comment w:id="225" w:author="Zahid Syed" w:date="2025-06-23T23:07:00Z" w:initials="ZS">
    <w:p w14:paraId="73C5DFA7" w14:textId="77777777" w:rsidR="006D28AC" w:rsidRDefault="006D28AC" w:rsidP="006D28AC">
      <w:r>
        <w:rPr>
          <w:rStyle w:val="CommentReference"/>
        </w:rPr>
        <w:annotationRef/>
      </w:r>
      <w:r>
        <w:rPr>
          <w:rFonts w:ascii="SabondiacriticRoman" w:hAnsi="SabondiacriticRoman"/>
          <w:sz w:val="20"/>
          <w:szCs w:val="20"/>
        </w:rPr>
        <w:t>TO REVISIT</w:t>
      </w:r>
    </w:p>
  </w:comment>
  <w:comment w:id="226" w:author="Zahid Syed" w:date="2025-06-24T00:22:00Z" w:initials="ZS">
    <w:p w14:paraId="3A4C56DD" w14:textId="77777777" w:rsidR="000552A5" w:rsidRDefault="000552A5" w:rsidP="000552A5">
      <w:r>
        <w:rPr>
          <w:rStyle w:val="CommentReference"/>
        </w:rPr>
        <w:annotationRef/>
      </w:r>
      <w:r>
        <w:rPr>
          <w:rFonts w:ascii="SabondiacriticRoman" w:hAnsi="SabondiacriticRoman"/>
          <w:sz w:val="20"/>
          <w:szCs w:val="20"/>
        </w:rPr>
        <w:t>Found a lot of examples; not a lot of definitions. I can include these too if needed</w:t>
      </w:r>
    </w:p>
  </w:comment>
  <w:comment w:id="227" w:author="Zahid Syed" w:date="2025-06-24T00:44:00Z" w:initials="ZS">
    <w:p w14:paraId="149E8D31" w14:textId="77777777" w:rsidR="00215DEE" w:rsidRDefault="00215DEE" w:rsidP="00215DEE">
      <w:r>
        <w:rPr>
          <w:rStyle w:val="CommentReference"/>
        </w:rPr>
        <w:annotationRef/>
      </w:r>
      <w:r>
        <w:rPr>
          <w:rFonts w:ascii="SabondiacriticRoman" w:hAnsi="SabondiacriticRoman"/>
          <w:sz w:val="20"/>
          <w:szCs w:val="20"/>
        </w:rPr>
        <w:t xml:space="preserve">TO REVISIT — VOLUME 10 </w:t>
      </w:r>
    </w:p>
  </w:comment>
  <w:comment w:id="229" w:author="Zahid Syed" w:date="2025-06-28T10:25:00Z" w:initials="ZS">
    <w:p w14:paraId="4A2C8C9D" w14:textId="77777777" w:rsidR="00693441" w:rsidRDefault="00693441" w:rsidP="00693441">
      <w:r>
        <w:rPr>
          <w:rStyle w:val="CommentReference"/>
        </w:rPr>
        <w:annotationRef/>
      </w:r>
      <w:r>
        <w:rPr>
          <w:rFonts w:ascii="SabondiacriticRoman" w:hAnsi="SabondiacriticRoman"/>
          <w:sz w:val="20"/>
          <w:szCs w:val="20"/>
        </w:rPr>
        <w:t>CUFA: TO REVISIT — lot of empty sections</w:t>
      </w:r>
    </w:p>
  </w:comment>
  <w:comment w:id="234" w:author="Zahid Syed" w:date="2025-06-29T06:03:00Z" w:initials="ZS">
    <w:p w14:paraId="4BA678CC" w14:textId="77777777" w:rsidR="004934AB" w:rsidRDefault="004934AB" w:rsidP="004934AB">
      <w:r>
        <w:rPr>
          <w:rStyle w:val="CommentReference"/>
        </w:rPr>
        <w:annotationRef/>
      </w:r>
      <w:r>
        <w:rPr>
          <w:rFonts w:ascii="SabondiacriticRoman" w:hAnsi="SabondiacriticRoman"/>
          <w:sz w:val="20"/>
          <w:szCs w:val="20"/>
        </w:rPr>
        <w:t xml:space="preserve">TO REVISIT: Volume 17 </w:t>
      </w:r>
    </w:p>
  </w:comment>
  <w:comment w:id="235" w:author="Zahid Syed" w:date="2025-06-29T10:18:00Z" w:initials="ZS">
    <w:p w14:paraId="0DF1EDCE" w14:textId="77777777" w:rsidR="00A7527E" w:rsidRDefault="00A7527E" w:rsidP="00A7527E">
      <w:r>
        <w:rPr>
          <w:rStyle w:val="CommentReference"/>
        </w:rPr>
        <w:annotationRef/>
      </w:r>
      <w:r>
        <w:rPr>
          <w:rFonts w:ascii="SabondiacriticRoman" w:hAnsi="SabondiacriticRoman"/>
          <w:sz w:val="20"/>
          <w:szCs w:val="20"/>
        </w:rPr>
        <w:t>CUFA: Where to find more?</w:t>
      </w:r>
    </w:p>
  </w:comment>
  <w:comment w:id="241" w:author="Zahid Syed" w:date="2025-09-27T20:40:00Z" w:initials="ZS">
    <w:p w14:paraId="3A4028EB" w14:textId="77777777" w:rsidR="00237679" w:rsidRDefault="00237679" w:rsidP="00237679">
      <w:r>
        <w:rPr>
          <w:rStyle w:val="CommentReference"/>
        </w:rPr>
        <w:annotationRef/>
      </w:r>
      <w:r>
        <w:rPr>
          <w:rFonts w:ascii="SabondiacriticRoman" w:hAnsi="SabondiacriticRoman"/>
          <w:sz w:val="20"/>
          <w:szCs w:val="20"/>
        </w:rPr>
        <w:t>All taken from Volume 6</w:t>
      </w:r>
    </w:p>
  </w:comment>
  <w:comment w:id="247" w:author="Zahid Syed" w:date="2025-09-28T12:58:00Z" w:initials="ZS">
    <w:p w14:paraId="185C9DE9" w14:textId="77777777" w:rsidR="006B457E" w:rsidRDefault="006B457E" w:rsidP="006B457E">
      <w:r>
        <w:rPr>
          <w:rStyle w:val="CommentReference"/>
        </w:rPr>
        <w:annotationRef/>
      </w:r>
      <w:r>
        <w:rPr>
          <w:rFonts w:ascii="SabondiacriticRoman" w:hAnsi="SabondiacriticRoman"/>
          <w:sz w:val="20"/>
          <w:szCs w:val="20"/>
        </w:rPr>
        <w:t>Search came up empty</w:t>
      </w:r>
    </w:p>
  </w:comment>
  <w:comment w:id="258" w:author="Zahid Syed" w:date="2025-06-29T11:59:00Z" w:initials="ZS">
    <w:p w14:paraId="44F84644" w14:textId="44253D28" w:rsidR="00FF1296" w:rsidRDefault="00FF1296" w:rsidP="00FF1296">
      <w:r>
        <w:rPr>
          <w:rStyle w:val="CommentReference"/>
        </w:rPr>
        <w:annotationRef/>
      </w:r>
      <w:r>
        <w:rPr>
          <w:rFonts w:ascii="SabondiacriticRoman" w:hAnsi="SabondiacriticRoman"/>
          <w:sz w:val="20"/>
          <w:szCs w:val="20"/>
        </w:rPr>
        <w:t>CUFA: Search came up empty, where to find more on these terms?</w:t>
      </w:r>
    </w:p>
  </w:comment>
  <w:comment w:id="261" w:author="Zahid Syed" w:date="2025-07-10T16:34:00Z" w:initials="ZS">
    <w:p w14:paraId="6A756B8F" w14:textId="77777777" w:rsidR="0007441D" w:rsidRDefault="0007441D" w:rsidP="0007441D">
      <w:r>
        <w:rPr>
          <w:rStyle w:val="CommentReference"/>
        </w:rPr>
        <w:annotationRef/>
      </w:r>
      <w:r>
        <w:rPr>
          <w:rFonts w:ascii="SabondiacriticRoman" w:hAnsi="SabondiacriticRoman"/>
          <w:sz w:val="20"/>
          <w:szCs w:val="20"/>
        </w:rPr>
        <w:t>All taken from volume 7</w:t>
      </w:r>
    </w:p>
  </w:comment>
  <w:comment w:id="262" w:author="Zahid Syed" w:date="2025-07-10T16:34:00Z" w:initials="ZS">
    <w:p w14:paraId="11D91AD2" w14:textId="77777777" w:rsidR="008C39B2" w:rsidRDefault="008C39B2" w:rsidP="008C39B2">
      <w:r>
        <w:rPr>
          <w:rStyle w:val="CommentReference"/>
        </w:rPr>
        <w:annotationRef/>
      </w:r>
      <w:r>
        <w:rPr>
          <w:rFonts w:ascii="SabondiacriticRoman" w:hAnsi="SabondiacriticRoman"/>
          <w:sz w:val="20"/>
          <w:szCs w:val="20"/>
        </w:rPr>
        <w:t>and volume 8</w:t>
      </w:r>
    </w:p>
  </w:comment>
  <w:comment w:id="265" w:author="Zahid Syed" w:date="2025-07-02T18:41:00Z" w:initials="ZS">
    <w:p w14:paraId="0AD533EB" w14:textId="41FC9C35" w:rsidR="00F85FD0" w:rsidRDefault="00F85FD0" w:rsidP="00F85FD0">
      <w:r>
        <w:rPr>
          <w:rStyle w:val="CommentReference"/>
        </w:rPr>
        <w:annotationRef/>
      </w:r>
      <w:r>
        <w:rPr>
          <w:rFonts w:ascii="SabondiacriticRoman" w:hAnsi="SabondiacriticRoman"/>
          <w:sz w:val="20"/>
          <w:szCs w:val="20"/>
        </w:rPr>
        <w:t xml:space="preserve">Taken from volume 6 </w:t>
      </w:r>
    </w:p>
  </w:comment>
  <w:comment w:id="267" w:author="Zahid Syed" w:date="2025-07-05T15:58:00Z" w:initials="ZS">
    <w:p w14:paraId="53CE8A28" w14:textId="77777777" w:rsidR="00AF0F69" w:rsidRDefault="00AF0F69" w:rsidP="00AF0F69">
      <w:r>
        <w:rPr>
          <w:rStyle w:val="CommentReference"/>
        </w:rPr>
        <w:annotationRef/>
      </w:r>
      <w:r>
        <w:rPr>
          <w:rFonts w:ascii="SabondiacriticRoman" w:hAnsi="SabondiacriticRoman"/>
          <w:sz w:val="20"/>
          <w:szCs w:val="20"/>
        </w:rPr>
        <w:t>TO REVISIT; VOLUME 17</w:t>
      </w:r>
    </w:p>
  </w:comment>
  <w:comment w:id="269" w:author="Zahid Syed" w:date="2025-07-05T16:18:00Z" w:initials="ZS">
    <w:p w14:paraId="48DA5826" w14:textId="77777777" w:rsidR="007519F7" w:rsidRDefault="007519F7" w:rsidP="007519F7">
      <w:r>
        <w:rPr>
          <w:rStyle w:val="CommentReference"/>
        </w:rPr>
        <w:annotationRef/>
      </w:r>
      <w:r>
        <w:rPr>
          <w:rFonts w:ascii="SabondiacriticRoman" w:hAnsi="SabondiacriticRoman"/>
          <w:sz w:val="20"/>
          <w:szCs w:val="20"/>
        </w:rPr>
        <w:t>All taken from Volume 7b</w:t>
      </w:r>
    </w:p>
  </w:comment>
  <w:comment w:id="272" w:author="Zahid Syed" w:date="2025-07-07T14:36:00Z" w:initials="ZS">
    <w:p w14:paraId="57365E13" w14:textId="77777777" w:rsidR="00D57534" w:rsidRDefault="00D57534" w:rsidP="00D57534">
      <w:r>
        <w:rPr>
          <w:rStyle w:val="CommentReference"/>
        </w:rPr>
        <w:annotationRef/>
      </w:r>
      <w:r>
        <w:rPr>
          <w:rFonts w:ascii="SabondiacriticRoman" w:hAnsi="SabondiacriticRoman"/>
          <w:sz w:val="20"/>
          <w:szCs w:val="20"/>
        </w:rPr>
        <w:t>Volume 6</w:t>
      </w:r>
    </w:p>
  </w:comment>
  <w:comment w:id="274" w:author="Zahid Syed" w:date="2025-07-07T14:38:00Z" w:initials="ZS">
    <w:p w14:paraId="651D3FA3" w14:textId="77777777" w:rsidR="00176A5D" w:rsidRDefault="00176A5D" w:rsidP="00176A5D">
      <w:r>
        <w:rPr>
          <w:rStyle w:val="CommentReference"/>
        </w:rPr>
        <w:annotationRef/>
      </w:r>
      <w:r>
        <w:rPr>
          <w:rFonts w:ascii="SabondiacriticRoman" w:hAnsi="SabondiacriticRoman"/>
          <w:sz w:val="20"/>
          <w:szCs w:val="20"/>
        </w:rPr>
        <w:t>TO REVISIT Volume 7b</w:t>
      </w:r>
    </w:p>
  </w:comment>
  <w:comment w:id="275" w:author="Zahid Syed" w:date="2025-07-07T14:39:00Z" w:initials="ZS">
    <w:p w14:paraId="4571BD4E" w14:textId="77777777" w:rsidR="00DB5D98" w:rsidRDefault="00DB5D98" w:rsidP="00DB5D98">
      <w:r>
        <w:rPr>
          <w:rStyle w:val="CommentReference"/>
        </w:rPr>
        <w:annotationRef/>
      </w:r>
      <w:r>
        <w:rPr>
          <w:rFonts w:ascii="SabondiacriticRoman" w:hAnsi="SabondiacriticRoman"/>
          <w:sz w:val="20"/>
          <w:szCs w:val="20"/>
        </w:rPr>
        <w:t>Volume 7b</w:t>
      </w:r>
    </w:p>
  </w:comment>
  <w:comment w:id="276" w:author="Zahid Syed" w:date="2025-07-07T14:42:00Z" w:initials="ZS">
    <w:p w14:paraId="54E27C1F" w14:textId="77777777" w:rsidR="00A9655D" w:rsidRDefault="00A9655D" w:rsidP="00A9655D">
      <w:r>
        <w:rPr>
          <w:rStyle w:val="CommentReference"/>
        </w:rPr>
        <w:annotationRef/>
      </w:r>
      <w:r>
        <w:rPr>
          <w:rFonts w:ascii="SabondiacriticRoman" w:hAnsi="SabondiacriticRoman"/>
          <w:sz w:val="20"/>
          <w:szCs w:val="20"/>
        </w:rPr>
        <w:t>TO REVISIT VOLUME 8</w:t>
      </w:r>
    </w:p>
  </w:comment>
  <w:comment w:id="279" w:author="Zahid Syed" w:date="2025-07-10T16:12:00Z" w:initials="ZS">
    <w:p w14:paraId="3EB082DB" w14:textId="77777777" w:rsidR="00BC7EA1" w:rsidRDefault="00BC7EA1" w:rsidP="00BC7EA1">
      <w:r>
        <w:rPr>
          <w:rStyle w:val="CommentReference"/>
        </w:rPr>
        <w:annotationRef/>
      </w:r>
      <w:r>
        <w:rPr>
          <w:rFonts w:ascii="SabondiacriticRoman" w:hAnsi="SabondiacriticRoman"/>
          <w:sz w:val="20"/>
          <w:szCs w:val="20"/>
        </w:rPr>
        <w:t>TO REVISIT: VOLUME 7</w:t>
      </w:r>
    </w:p>
  </w:comment>
  <w:comment w:id="282" w:author="Zahid Syed" w:date="2025-07-07T14:52:00Z" w:initials="ZS">
    <w:p w14:paraId="06B1DAD5" w14:textId="7BC112E1" w:rsidR="00684FE2" w:rsidRDefault="00684FE2" w:rsidP="00684FE2">
      <w:r>
        <w:rPr>
          <w:rStyle w:val="CommentReference"/>
        </w:rPr>
        <w:annotationRef/>
      </w:r>
      <w:r>
        <w:rPr>
          <w:rFonts w:ascii="SabondiacriticRoman" w:hAnsi="SabondiacriticRoman"/>
          <w:sz w:val="20"/>
          <w:szCs w:val="20"/>
        </w:rPr>
        <w:t>CUFA: Combine 13 + 14</w:t>
      </w:r>
    </w:p>
  </w:comment>
  <w:comment w:id="283" w:author="Zahid Syed" w:date="2025-07-07T14:53:00Z" w:initials="ZS">
    <w:p w14:paraId="244CBB70" w14:textId="77777777" w:rsidR="00755F3B" w:rsidRDefault="00755F3B" w:rsidP="00755F3B">
      <w:r>
        <w:rPr>
          <w:rStyle w:val="CommentReference"/>
        </w:rPr>
        <w:annotationRef/>
      </w:r>
      <w:r>
        <w:rPr>
          <w:rFonts w:ascii="SabondiacriticRoman" w:hAnsi="SabondiacriticRoman"/>
          <w:sz w:val="20"/>
          <w:szCs w:val="20"/>
        </w:rPr>
        <w:t>Possibly 12?</w:t>
      </w:r>
    </w:p>
  </w:comment>
  <w:comment w:id="285" w:author="Zahid Syed" w:date="2025-07-10T16:07:00Z" w:initials="ZS">
    <w:p w14:paraId="414B2EF3" w14:textId="77777777" w:rsidR="00862EB6" w:rsidRDefault="00862EB6" w:rsidP="00862EB6">
      <w:r>
        <w:rPr>
          <w:rStyle w:val="CommentReference"/>
        </w:rPr>
        <w:annotationRef/>
      </w:r>
      <w:r>
        <w:rPr>
          <w:rFonts w:ascii="SabondiacriticRoman" w:hAnsi="SabondiacriticRoman"/>
          <w:sz w:val="20"/>
          <w:szCs w:val="20"/>
        </w:rPr>
        <w:t>Taken from VOLUME 12 (not excerpt)</w:t>
      </w:r>
    </w:p>
  </w:comment>
  <w:comment w:id="286" w:author="Zahid Syed" w:date="2025-07-10T16:06:00Z" w:initials="ZS">
    <w:p w14:paraId="6A28B695" w14:textId="29780578" w:rsidR="00315D6F" w:rsidRDefault="00315D6F" w:rsidP="00315D6F">
      <w:r>
        <w:rPr>
          <w:rStyle w:val="CommentReference"/>
        </w:rPr>
        <w:annotationRef/>
      </w:r>
      <w:r>
        <w:rPr>
          <w:rFonts w:ascii="SabondiacriticRoman" w:hAnsi="SabondiacriticRoman"/>
          <w:sz w:val="20"/>
          <w:szCs w:val="20"/>
        </w:rPr>
        <w:t>Taken from VOLUME 12 Excerpts</w:t>
      </w:r>
    </w:p>
  </w:comment>
  <w:comment w:id="287" w:author="Zahid Syed" w:date="2025-07-07T20:05:00Z" w:initials="ZS">
    <w:p w14:paraId="151BDB3E" w14:textId="665B0CBF" w:rsidR="001B7006" w:rsidRDefault="001B7006" w:rsidP="001B7006">
      <w:r>
        <w:rPr>
          <w:rStyle w:val="CommentReference"/>
        </w:rPr>
        <w:annotationRef/>
      </w:r>
      <w:r>
        <w:rPr>
          <w:rFonts w:ascii="SabondiacriticRoman" w:hAnsi="SabondiacriticRoman"/>
          <w:sz w:val="20"/>
          <w:szCs w:val="20"/>
        </w:rPr>
        <w:t>TO REVISIT: Volume 6 Completion</w:t>
      </w:r>
    </w:p>
  </w:comment>
  <w:comment w:id="288" w:author="Zahid Syed" w:date="2025-07-07T20:12:00Z" w:initials="ZS">
    <w:p w14:paraId="6FA68535" w14:textId="77777777" w:rsidR="00675155" w:rsidRDefault="00675155" w:rsidP="00675155">
      <w:r>
        <w:rPr>
          <w:rStyle w:val="CommentReference"/>
        </w:rPr>
        <w:annotationRef/>
      </w:r>
      <w:r>
        <w:rPr>
          <w:rFonts w:ascii="SabondiacriticRoman" w:hAnsi="SabondiacriticRoman"/>
          <w:sz w:val="20"/>
          <w:szCs w:val="20"/>
        </w:rPr>
        <w:t>TO REVISIT: VOLUME 18</w:t>
      </w:r>
    </w:p>
  </w:comment>
  <w:comment w:id="289" w:author="Zahid Syed" w:date="2025-07-10T16:01:00Z" w:initials="ZS">
    <w:p w14:paraId="1FA99324" w14:textId="77777777" w:rsidR="002B7877" w:rsidRDefault="002B7877" w:rsidP="002B7877">
      <w:r>
        <w:rPr>
          <w:rStyle w:val="CommentReference"/>
        </w:rPr>
        <w:annotationRef/>
      </w:r>
      <w:r>
        <w:rPr>
          <w:rFonts w:ascii="SabondiacriticRoman" w:hAnsi="SabondiacriticRoman"/>
          <w:sz w:val="20"/>
          <w:szCs w:val="20"/>
        </w:rPr>
        <w:t>TO REVIST: VOLUME 10</w:t>
      </w:r>
    </w:p>
  </w:comment>
  <w:comment w:id="290" w:author="Zahid Syed" w:date="2025-07-07T20:02:00Z" w:initials="ZS">
    <w:p w14:paraId="48EFA244" w14:textId="2649FC7B" w:rsidR="00D641D8" w:rsidRDefault="00D641D8" w:rsidP="00D641D8">
      <w:r>
        <w:rPr>
          <w:rStyle w:val="CommentReference"/>
        </w:rPr>
        <w:annotationRef/>
      </w:r>
      <w:r>
        <w:rPr>
          <w:rFonts w:ascii="SabondiacriticRoman" w:hAnsi="SabondiacriticRoman"/>
          <w:sz w:val="20"/>
          <w:szCs w:val="20"/>
        </w:rPr>
        <w:t>Taken from Volume 7b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B2AE0E" w15:done="1"/>
  <w15:commentEx w15:paraId="30CC0928" w15:done="0"/>
  <w15:commentEx w15:paraId="1E88149B" w15:done="0"/>
  <w15:commentEx w15:paraId="658B4650" w15:done="0"/>
  <w15:commentEx w15:paraId="2B155A42" w15:done="0"/>
  <w15:commentEx w15:paraId="32091FD4" w15:done="0"/>
  <w15:commentEx w15:paraId="442C2676" w15:paraIdParent="32091FD4" w15:done="0"/>
  <w15:commentEx w15:paraId="0160426A" w15:done="0"/>
  <w15:commentEx w15:paraId="0D2A77C2" w15:paraIdParent="0160426A" w15:done="0"/>
  <w15:commentEx w15:paraId="52743C8C" w15:done="0"/>
  <w15:commentEx w15:paraId="15C655E7" w15:done="0"/>
  <w15:commentEx w15:paraId="3522261D" w15:done="0"/>
  <w15:commentEx w15:paraId="41CDBE55" w15:paraIdParent="3522261D" w15:done="0"/>
  <w15:commentEx w15:paraId="5E32648A" w15:done="0"/>
  <w15:commentEx w15:paraId="23EF3118" w15:done="0"/>
  <w15:commentEx w15:paraId="74DA4473" w15:done="0"/>
  <w15:commentEx w15:paraId="7480DF31" w15:done="0"/>
  <w15:commentEx w15:paraId="0EFF5EE7" w15:done="0"/>
  <w15:commentEx w15:paraId="5EB3BB80" w15:done="0"/>
  <w15:commentEx w15:paraId="302D09FF" w15:done="0"/>
  <w15:commentEx w15:paraId="4AE55613" w15:done="0"/>
  <w15:commentEx w15:paraId="5B23F9F5" w15:done="0"/>
  <w15:commentEx w15:paraId="0E390ACB" w15:done="0"/>
  <w15:commentEx w15:paraId="3D5FB89B" w15:done="0"/>
  <w15:commentEx w15:paraId="1C39E841" w15:paraIdParent="3D5FB89B" w15:done="0"/>
  <w15:commentEx w15:paraId="748FC633" w15:done="0"/>
  <w15:commentEx w15:paraId="1DAF3F4F" w15:done="0"/>
  <w15:commentEx w15:paraId="30F323AA" w15:done="0"/>
  <w15:commentEx w15:paraId="02114504" w15:done="0"/>
  <w15:commentEx w15:paraId="671C702C" w15:done="0"/>
  <w15:commentEx w15:paraId="490823D9" w15:done="0"/>
  <w15:commentEx w15:paraId="43EC645D" w15:done="0"/>
  <w15:commentEx w15:paraId="299DB366" w15:done="0"/>
  <w15:commentEx w15:paraId="5F89740B" w15:done="0"/>
  <w15:commentEx w15:paraId="6565E69A" w15:done="0"/>
  <w15:commentEx w15:paraId="44B6BD23" w15:done="0"/>
  <w15:commentEx w15:paraId="01B624E3" w15:done="0"/>
  <w15:commentEx w15:paraId="54571350" w15:done="0"/>
  <w15:commentEx w15:paraId="4A6220F4" w15:done="0"/>
  <w15:commentEx w15:paraId="585409D5" w15:done="0"/>
  <w15:commentEx w15:paraId="2B0A0D97" w15:paraIdParent="585409D5" w15:done="0"/>
  <w15:commentEx w15:paraId="50F1F140" w15:done="0"/>
  <w15:commentEx w15:paraId="09483E1B" w15:done="0"/>
  <w15:commentEx w15:paraId="1C1C1862" w15:done="0"/>
  <w15:commentEx w15:paraId="2D68C28A" w15:done="0"/>
  <w15:commentEx w15:paraId="77096CEB" w15:done="0"/>
  <w15:commentEx w15:paraId="3BB83232" w15:done="0"/>
  <w15:commentEx w15:paraId="5A2D6CA2" w15:done="0"/>
  <w15:commentEx w15:paraId="18843A8C" w15:done="0"/>
  <w15:commentEx w15:paraId="7F15AED4" w15:done="0"/>
  <w15:commentEx w15:paraId="5C2EF1D2" w15:done="0"/>
  <w15:commentEx w15:paraId="6082AF29" w15:done="0"/>
  <w15:commentEx w15:paraId="1BD151FE" w15:done="0"/>
  <w15:commentEx w15:paraId="73C5DFA7" w15:paraIdParent="1BD151FE" w15:done="0"/>
  <w15:commentEx w15:paraId="3A4C56DD" w15:done="0"/>
  <w15:commentEx w15:paraId="149E8D31" w15:done="0"/>
  <w15:commentEx w15:paraId="4A2C8C9D" w15:done="0"/>
  <w15:commentEx w15:paraId="4BA678CC" w15:done="0"/>
  <w15:commentEx w15:paraId="0DF1EDCE" w15:done="0"/>
  <w15:commentEx w15:paraId="3A4028EB" w15:done="0"/>
  <w15:commentEx w15:paraId="185C9DE9" w15:done="0"/>
  <w15:commentEx w15:paraId="44F84644" w15:done="0"/>
  <w15:commentEx w15:paraId="6A756B8F" w15:done="0"/>
  <w15:commentEx w15:paraId="11D91AD2" w15:paraIdParent="6A756B8F" w15:done="0"/>
  <w15:commentEx w15:paraId="0AD533EB" w15:done="0"/>
  <w15:commentEx w15:paraId="53CE8A28" w15:done="0"/>
  <w15:commentEx w15:paraId="48DA5826" w15:done="0"/>
  <w15:commentEx w15:paraId="57365E13" w15:done="0"/>
  <w15:commentEx w15:paraId="651D3FA3" w15:done="0"/>
  <w15:commentEx w15:paraId="4571BD4E" w15:done="0"/>
  <w15:commentEx w15:paraId="54E27C1F" w15:done="0"/>
  <w15:commentEx w15:paraId="3EB082DB" w15:done="0"/>
  <w15:commentEx w15:paraId="06B1DAD5" w15:done="0"/>
  <w15:commentEx w15:paraId="244CBB70" w15:paraIdParent="06B1DAD5" w15:done="0"/>
  <w15:commentEx w15:paraId="414B2EF3" w15:done="0"/>
  <w15:commentEx w15:paraId="6A28B695" w15:done="0"/>
  <w15:commentEx w15:paraId="151BDB3E" w15:done="0"/>
  <w15:commentEx w15:paraId="6FA68535" w15:paraIdParent="151BDB3E" w15:done="0"/>
  <w15:commentEx w15:paraId="1FA99324" w15:paraIdParent="151BDB3E" w15:done="0"/>
  <w15:commentEx w15:paraId="48EFA2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DD911F" w16cex:dateUtc="2024-11-12T14:32:00Z">
    <w16cex:extLst>
      <w16:ext w16:uri="{CE6994B0-6A32-4C9F-8C6B-6E91EDA988CE}">
        <cr:reactions xmlns:cr="http://schemas.microsoft.com/office/comments/2020/reactions">
          <cr:reaction reactionType="1">
            <cr:reactionInfo dateUtc="2025-09-29T01:38:48Z">
              <cr:user userId="c7ed63fc930b1b38" userProvider="Windows Live" userName="Numan Ali Dugmeoglu"/>
            </cr:reactionInfo>
          </cr:reaction>
        </cr:reactions>
      </w16:ext>
    </w16cex:extLst>
  </w16cex:commentExtensible>
  <w16cex:commentExtensible w16cex:durableId="37F16D79" w16cex:dateUtc="2024-11-11T17:17:00Z"/>
  <w16cex:commentExtensible w16cex:durableId="0D7A1DA2" w16cex:dateUtc="2025-06-05T16:54:00Z"/>
  <w16cex:commentExtensible w16cex:durableId="21EC6231" w16cex:dateUtc="2025-06-05T20:03:00Z"/>
  <w16cex:commentExtensible w16cex:durableId="56D8205E" w16cex:dateUtc="2025-06-05T20:22:00Z"/>
  <w16cex:commentExtensible w16cex:durableId="364A672D" w16cex:dateUtc="2025-06-08T22:57:00Z"/>
  <w16cex:commentExtensible w16cex:durableId="060C73B3" w16cex:dateUtc="2025-06-10T11:51:00Z"/>
  <w16cex:commentExtensible w16cex:durableId="78A973A5" w16cex:dateUtc="2025-06-08T22:59:00Z"/>
  <w16cex:commentExtensible w16cex:durableId="594E5FD9" w16cex:dateUtc="2025-07-10T20:51:00Z"/>
  <w16cex:commentExtensible w16cex:durableId="7580A9FA" w16cex:dateUtc="2025-06-08T23:00:00Z"/>
  <w16cex:commentExtensible w16cex:durableId="14363021" w16cex:dateUtc="2024-11-12T14:24:00Z"/>
  <w16cex:commentExtensible w16cex:durableId="35571A3B" w16cex:dateUtc="2025-06-10T11:41:00Z"/>
  <w16cex:commentExtensible w16cex:durableId="493955D5" w16cex:dateUtc="2025-07-14T00:52:00Z"/>
  <w16cex:commentExtensible w16cex:durableId="7ECFEF53" w16cex:dateUtc="2025-06-10T11:47:00Z"/>
  <w16cex:commentExtensible w16cex:durableId="13C94DD6" w16cex:dateUtc="2025-06-10T12:11:00Z"/>
  <w16cex:commentExtensible w16cex:durableId="14CAC394" w16cex:dateUtc="2024-10-01T12:27:00Z"/>
  <w16cex:commentExtensible w16cex:durableId="435ABE17" w16cex:dateUtc="2024-10-01T12:27:00Z"/>
  <w16cex:commentExtensible w16cex:durableId="47ED0849" w16cex:dateUtc="2024-10-01T12:27:00Z"/>
  <w16cex:commentExtensible w16cex:durableId="2D929CCC" w16cex:dateUtc="2025-07-18T23:23:00Z"/>
  <w16cex:commentExtensible w16cex:durableId="39F03783" w16cex:dateUtc="2025-07-18T23:25:00Z"/>
  <w16cex:commentExtensible w16cex:durableId="37294C6E" w16cex:dateUtc="2025-07-19T01:08:00Z"/>
  <w16cex:commentExtensible w16cex:durableId="280B5CB5" w16cex:dateUtc="2025-07-19T01:47:00Z"/>
  <w16cex:commentExtensible w16cex:durableId="2096980F" w16cex:dateUtc="2025-07-19T01:53:00Z"/>
  <w16cex:commentExtensible w16cex:durableId="0717496E" w16cex:dateUtc="2025-07-19T18:45:00Z"/>
  <w16cex:commentExtensible w16cex:durableId="56B7A732" w16cex:dateUtc="2025-07-20T20:09:00Z"/>
  <w16cex:commentExtensible w16cex:durableId="3D0F8284" w16cex:dateUtc="2025-07-19T22:30:00Z"/>
  <w16cex:commentExtensible w16cex:durableId="3C7DDC2C" w16cex:dateUtc="2024-11-11T17:04:00Z"/>
  <w16cex:commentExtensible w16cex:durableId="65E00127" w16cex:dateUtc="2025-06-11T17:46:00Z"/>
  <w16cex:commentExtensible w16cex:durableId="0910034A" w16cex:dateUtc="2025-06-11T17:45:00Z"/>
  <w16cex:commentExtensible w16cex:durableId="2ADC71EE" w16cex:dateUtc="2024-11-11T18:07:00Z"/>
  <w16cex:commentExtensible w16cex:durableId="7CC656BB" w16cex:dateUtc="2024-11-04T19:15:00Z"/>
  <w16cex:commentExtensible w16cex:durableId="28A19F7B" w16cex:dateUtc="2025-06-13T16:17:00Z"/>
  <w16cex:commentExtensible w16cex:durableId="2F3492F7" w16cex:dateUtc="2025-06-13T16:21:00Z"/>
  <w16cex:commentExtensible w16cex:durableId="6C57AB84" w16cex:dateUtc="2025-06-13T16:22:00Z"/>
  <w16cex:commentExtensible w16cex:durableId="5C522D86" w16cex:dateUtc="2025-06-13T16:29:00Z"/>
  <w16cex:commentExtensible w16cex:durableId="4CCF67FB" w16cex:dateUtc="2025-06-13T16:38:00Z"/>
  <w16cex:commentExtensible w16cex:durableId="1FB049D4" w16cex:dateUtc="2025-06-13T16:46:00Z"/>
  <w16cex:commentExtensible w16cex:durableId="6EFAC551" w16cex:dateUtc="2025-06-14T16:05:00Z"/>
  <w16cex:commentExtensible w16cex:durableId="2D9C42AE" w16cex:dateUtc="2025-06-14T16:11:00Z"/>
  <w16cex:commentExtensible w16cex:durableId="0DB28FDB" w16cex:dateUtc="2024-11-11T17:24:00Z"/>
  <w16cex:commentExtensible w16cex:durableId="3F3EE136" w16cex:dateUtc="2024-11-12T04:27:00Z"/>
  <w16cex:commentExtensible w16cex:durableId="63D99108" w16cex:dateUtc="2025-06-16T17:59:00Z"/>
  <w16cex:commentExtensible w16cex:durableId="6542319A" w16cex:dateUtc="2025-06-17T18:33:00Z"/>
  <w16cex:commentExtensible w16cex:durableId="56161163" w16cex:dateUtc="2025-06-17T19:09:00Z"/>
  <w16cex:commentExtensible w16cex:durableId="4DC1C3B6" w16cex:dateUtc="2025-06-18T16:44:00Z"/>
  <w16cex:commentExtensible w16cex:durableId="1CF8229F" w16cex:dateUtc="2025-06-18T16:49:00Z"/>
  <w16cex:commentExtensible w16cex:durableId="512F9F8C" w16cex:dateUtc="2024-09-24T15:01:00Z"/>
  <w16cex:commentExtensible w16cex:durableId="139A0F20" w16cex:dateUtc="2025-07-14T00:57:00Z"/>
  <w16cex:commentExtensible w16cex:durableId="5965A1AF" w16cex:dateUtc="2025-06-18T17:17:00Z"/>
  <w16cex:commentExtensible w16cex:durableId="7DBCC612" w16cex:dateUtc="2025-06-19T10:50:00Z"/>
  <w16cex:commentExtensible w16cex:durableId="346EE753" w16cex:dateUtc="2025-06-20T19:42:00Z"/>
  <w16cex:commentExtensible w16cex:durableId="7BCF62A0" w16cex:dateUtc="2025-06-20T19:45:00Z"/>
  <w16cex:commentExtensible w16cex:durableId="50844CD2" w16cex:dateUtc="2025-06-23T16:04:00Z"/>
  <w16cex:commentExtensible w16cex:durableId="6B1A01BB" w16cex:dateUtc="2025-06-24T03:07:00Z"/>
  <w16cex:commentExtensible w16cex:durableId="5D94132C" w16cex:dateUtc="2025-06-24T04:22:00Z"/>
  <w16cex:commentExtensible w16cex:durableId="0F403E3B" w16cex:dateUtc="2025-06-24T04:44:00Z"/>
  <w16cex:commentExtensible w16cex:durableId="12A7B055" w16cex:dateUtc="2025-06-28T01:25:00Z"/>
  <w16cex:commentExtensible w16cex:durableId="6A6249BA" w16cex:dateUtc="2025-06-28T21:03:00Z"/>
  <w16cex:commentExtensible w16cex:durableId="6AB84A2C" w16cex:dateUtc="2025-06-29T01:18:00Z"/>
  <w16cex:commentExtensible w16cex:durableId="4990B5D2" w16cex:dateUtc="2025-09-27T11:40:00Z"/>
  <w16cex:commentExtensible w16cex:durableId="67E946A0" w16cex:dateUtc="2025-09-28T03:58:00Z"/>
  <w16cex:commentExtensible w16cex:durableId="10F9DAB4" w16cex:dateUtc="2025-06-29T02:59:00Z"/>
  <w16cex:commentExtensible w16cex:durableId="47D1DF25" w16cex:dateUtc="2025-07-10T20:34:00Z"/>
  <w16cex:commentExtensible w16cex:durableId="2743DC1A" w16cex:dateUtc="2025-07-10T20:34:00Z"/>
  <w16cex:commentExtensible w16cex:durableId="3A1121C6" w16cex:dateUtc="2025-07-02T09:41:00Z"/>
  <w16cex:commentExtensible w16cex:durableId="4F9026E5" w16cex:dateUtc="2025-07-05T19:58:00Z"/>
  <w16cex:commentExtensible w16cex:durableId="24BB9991" w16cex:dateUtc="2025-07-05T20:18:00Z"/>
  <w16cex:commentExtensible w16cex:durableId="244AE9C4" w16cex:dateUtc="2025-07-07T18:36:00Z"/>
  <w16cex:commentExtensible w16cex:durableId="652617DC" w16cex:dateUtc="2025-07-07T18:38:00Z"/>
  <w16cex:commentExtensible w16cex:durableId="7B4E5A5E" w16cex:dateUtc="2025-07-07T18:39:00Z"/>
  <w16cex:commentExtensible w16cex:durableId="180E1C8F" w16cex:dateUtc="2025-07-07T18:42:00Z"/>
  <w16cex:commentExtensible w16cex:durableId="63E8093F" w16cex:dateUtc="2025-07-10T20:12:00Z"/>
  <w16cex:commentExtensible w16cex:durableId="3B785749" w16cex:dateUtc="2025-07-07T18:52:00Z"/>
  <w16cex:commentExtensible w16cex:durableId="167F40C2" w16cex:dateUtc="2025-07-07T18:53:00Z"/>
  <w16cex:commentExtensible w16cex:durableId="057B9645" w16cex:dateUtc="2025-07-10T20:07:00Z"/>
  <w16cex:commentExtensible w16cex:durableId="408CB0A8" w16cex:dateUtc="2025-07-10T20:06:00Z"/>
  <w16cex:commentExtensible w16cex:durableId="0BDDEAE4" w16cex:dateUtc="2025-07-08T00:05:00Z"/>
  <w16cex:commentExtensible w16cex:durableId="1ED43800" w16cex:dateUtc="2025-07-08T00:12:00Z"/>
  <w16cex:commentExtensible w16cex:durableId="51A0B842" w16cex:dateUtc="2025-07-10T20:01:00Z"/>
  <w16cex:commentExtensible w16cex:durableId="7C1BDF41" w16cex:dateUtc="2025-07-08T00: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B2AE0E" w16cid:durableId="2ADD911F"/>
  <w16cid:commentId w16cid:paraId="30CC0928" w16cid:durableId="37F16D79"/>
  <w16cid:commentId w16cid:paraId="1E88149B" w16cid:durableId="0D7A1DA2"/>
  <w16cid:commentId w16cid:paraId="658B4650" w16cid:durableId="21EC6231"/>
  <w16cid:commentId w16cid:paraId="2B155A42" w16cid:durableId="56D8205E"/>
  <w16cid:commentId w16cid:paraId="32091FD4" w16cid:durableId="364A672D"/>
  <w16cid:commentId w16cid:paraId="442C2676" w16cid:durableId="060C73B3"/>
  <w16cid:commentId w16cid:paraId="0160426A" w16cid:durableId="78A973A5"/>
  <w16cid:commentId w16cid:paraId="0D2A77C2" w16cid:durableId="594E5FD9"/>
  <w16cid:commentId w16cid:paraId="52743C8C" w16cid:durableId="7580A9FA"/>
  <w16cid:commentId w16cid:paraId="15C655E7" w16cid:durableId="14363021"/>
  <w16cid:commentId w16cid:paraId="3522261D" w16cid:durableId="35571A3B"/>
  <w16cid:commentId w16cid:paraId="41CDBE55" w16cid:durableId="493955D5"/>
  <w16cid:commentId w16cid:paraId="5E32648A" w16cid:durableId="7ECFEF53"/>
  <w16cid:commentId w16cid:paraId="23EF3118" w16cid:durableId="13C94DD6"/>
  <w16cid:commentId w16cid:paraId="74DA4473" w16cid:durableId="14CAC394"/>
  <w16cid:commentId w16cid:paraId="7480DF31" w16cid:durableId="435ABE17"/>
  <w16cid:commentId w16cid:paraId="0EFF5EE7" w16cid:durableId="47ED0849"/>
  <w16cid:commentId w16cid:paraId="5EB3BB80" w16cid:durableId="2D929CCC"/>
  <w16cid:commentId w16cid:paraId="302D09FF" w16cid:durableId="39F03783"/>
  <w16cid:commentId w16cid:paraId="4AE55613" w16cid:durableId="37294C6E"/>
  <w16cid:commentId w16cid:paraId="5B23F9F5" w16cid:durableId="280B5CB5"/>
  <w16cid:commentId w16cid:paraId="0E390ACB" w16cid:durableId="2096980F"/>
  <w16cid:commentId w16cid:paraId="3D5FB89B" w16cid:durableId="0717496E"/>
  <w16cid:commentId w16cid:paraId="1C39E841" w16cid:durableId="56B7A732"/>
  <w16cid:commentId w16cid:paraId="748FC633" w16cid:durableId="3D0F8284"/>
  <w16cid:commentId w16cid:paraId="1DAF3F4F" w16cid:durableId="3C7DDC2C"/>
  <w16cid:commentId w16cid:paraId="30F323AA" w16cid:durableId="65E00127"/>
  <w16cid:commentId w16cid:paraId="02114504" w16cid:durableId="0910034A"/>
  <w16cid:commentId w16cid:paraId="671C702C" w16cid:durableId="2ADC71EE"/>
  <w16cid:commentId w16cid:paraId="490823D9" w16cid:durableId="7CC656BB"/>
  <w16cid:commentId w16cid:paraId="43EC645D" w16cid:durableId="28A19F7B"/>
  <w16cid:commentId w16cid:paraId="299DB366" w16cid:durableId="2F3492F7"/>
  <w16cid:commentId w16cid:paraId="5F89740B" w16cid:durableId="6C57AB84"/>
  <w16cid:commentId w16cid:paraId="6565E69A" w16cid:durableId="5C522D86"/>
  <w16cid:commentId w16cid:paraId="44B6BD23" w16cid:durableId="4CCF67FB"/>
  <w16cid:commentId w16cid:paraId="01B624E3" w16cid:durableId="1FB049D4"/>
  <w16cid:commentId w16cid:paraId="54571350" w16cid:durableId="6EFAC551"/>
  <w16cid:commentId w16cid:paraId="4A6220F4" w16cid:durableId="2D9C42AE"/>
  <w16cid:commentId w16cid:paraId="585409D5" w16cid:durableId="0DB28FDB"/>
  <w16cid:commentId w16cid:paraId="2B0A0D97" w16cid:durableId="3F3EE136"/>
  <w16cid:commentId w16cid:paraId="50F1F140" w16cid:durableId="63D99108"/>
  <w16cid:commentId w16cid:paraId="09483E1B" w16cid:durableId="6542319A"/>
  <w16cid:commentId w16cid:paraId="1C1C1862" w16cid:durableId="56161163"/>
  <w16cid:commentId w16cid:paraId="2D68C28A" w16cid:durableId="4DC1C3B6"/>
  <w16cid:commentId w16cid:paraId="77096CEB" w16cid:durableId="1CF8229F"/>
  <w16cid:commentId w16cid:paraId="3BB83232" w16cid:durableId="512F9F8C"/>
  <w16cid:commentId w16cid:paraId="5A2D6CA2" w16cid:durableId="139A0F20"/>
  <w16cid:commentId w16cid:paraId="18843A8C" w16cid:durableId="5965A1AF"/>
  <w16cid:commentId w16cid:paraId="7F15AED4" w16cid:durableId="7DBCC612"/>
  <w16cid:commentId w16cid:paraId="5C2EF1D2" w16cid:durableId="346EE753"/>
  <w16cid:commentId w16cid:paraId="6082AF29" w16cid:durableId="7BCF62A0"/>
  <w16cid:commentId w16cid:paraId="1BD151FE" w16cid:durableId="50844CD2"/>
  <w16cid:commentId w16cid:paraId="73C5DFA7" w16cid:durableId="6B1A01BB"/>
  <w16cid:commentId w16cid:paraId="3A4C56DD" w16cid:durableId="5D94132C"/>
  <w16cid:commentId w16cid:paraId="149E8D31" w16cid:durableId="0F403E3B"/>
  <w16cid:commentId w16cid:paraId="4A2C8C9D" w16cid:durableId="12A7B055"/>
  <w16cid:commentId w16cid:paraId="4BA678CC" w16cid:durableId="6A6249BA"/>
  <w16cid:commentId w16cid:paraId="0DF1EDCE" w16cid:durableId="6AB84A2C"/>
  <w16cid:commentId w16cid:paraId="3A4028EB" w16cid:durableId="4990B5D2"/>
  <w16cid:commentId w16cid:paraId="185C9DE9" w16cid:durableId="67E946A0"/>
  <w16cid:commentId w16cid:paraId="44F84644" w16cid:durableId="10F9DAB4"/>
  <w16cid:commentId w16cid:paraId="6A756B8F" w16cid:durableId="47D1DF25"/>
  <w16cid:commentId w16cid:paraId="11D91AD2" w16cid:durableId="2743DC1A"/>
  <w16cid:commentId w16cid:paraId="0AD533EB" w16cid:durableId="3A1121C6"/>
  <w16cid:commentId w16cid:paraId="53CE8A28" w16cid:durableId="4F9026E5"/>
  <w16cid:commentId w16cid:paraId="48DA5826" w16cid:durableId="24BB9991"/>
  <w16cid:commentId w16cid:paraId="57365E13" w16cid:durableId="244AE9C4"/>
  <w16cid:commentId w16cid:paraId="651D3FA3" w16cid:durableId="652617DC"/>
  <w16cid:commentId w16cid:paraId="4571BD4E" w16cid:durableId="7B4E5A5E"/>
  <w16cid:commentId w16cid:paraId="54E27C1F" w16cid:durableId="180E1C8F"/>
  <w16cid:commentId w16cid:paraId="3EB082DB" w16cid:durableId="63E8093F"/>
  <w16cid:commentId w16cid:paraId="06B1DAD5" w16cid:durableId="3B785749"/>
  <w16cid:commentId w16cid:paraId="244CBB70" w16cid:durableId="167F40C2"/>
  <w16cid:commentId w16cid:paraId="414B2EF3" w16cid:durableId="057B9645"/>
  <w16cid:commentId w16cid:paraId="6A28B695" w16cid:durableId="408CB0A8"/>
  <w16cid:commentId w16cid:paraId="151BDB3E" w16cid:durableId="0BDDEAE4"/>
  <w16cid:commentId w16cid:paraId="6FA68535" w16cid:durableId="1ED43800"/>
  <w16cid:commentId w16cid:paraId="1FA99324" w16cid:durableId="51A0B842"/>
  <w16cid:commentId w16cid:paraId="48EFA244" w16cid:durableId="7C1BDF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11EAA" w14:textId="77777777" w:rsidR="006648C2" w:rsidRDefault="006648C2" w:rsidP="00FD1A33">
      <w:r>
        <w:separator/>
      </w:r>
    </w:p>
  </w:endnote>
  <w:endnote w:type="continuationSeparator" w:id="0">
    <w:p w14:paraId="74F4C722" w14:textId="77777777" w:rsidR="006648C2" w:rsidRDefault="006648C2" w:rsidP="00FD1A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imes">
    <w:altName w:val="Times New Roman"/>
    <w:panose1 w:val="02020603050405020304"/>
    <w:charset w:val="00"/>
    <w:family w:val="auto"/>
    <w:pitch w:val="variable"/>
    <w:sig w:usb0="E00002FF" w:usb1="5000205A" w:usb2="00000000" w:usb3="00000000" w:csb0="0000019F" w:csb1="00000000"/>
  </w:font>
  <w:font w:name="SabondiacriticRoman">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Gentium Plus">
    <w:altName w:val="Calibri"/>
    <w:charset w:val="00"/>
    <w:family w:val="auto"/>
    <w:pitch w:val="default"/>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Times-Roman">
    <w:altName w:val="Times New Roman"/>
    <w:charset w:val="00"/>
    <w:family w:val="roman"/>
    <w:pitch w:val="default"/>
    <w:sig w:usb0="00000003" w:usb1="00000000" w:usb2="00000000" w:usb3="00000000" w:csb0="00000001" w:csb1="00000000"/>
  </w:font>
  <w:font w:name="Times-Bold">
    <w:altName w:val="Times New Roman"/>
    <w:charset w:val="00"/>
    <w:family w:val="roman"/>
    <w:notTrueType/>
    <w:pitch w:val="default"/>
    <w:sig w:usb0="00000003" w:usb1="00000000" w:usb2="00000000" w:usb3="00000000" w:csb0="00000001" w:csb1="00000000"/>
  </w:font>
  <w:font w:name="Times-Italic">
    <w:altName w:val="Times New Roman"/>
    <w:charset w:val="00"/>
    <w:family w:val="roman"/>
    <w:notTrueType/>
    <w:pitch w:val="default"/>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Sakkal Majalla">
    <w:charset w:val="B2"/>
    <w:family w:val="auto"/>
    <w:pitch w:val="variable"/>
    <w:sig w:usb0="80002007" w:usb1="80000000" w:usb2="00000008" w:usb3="00000000" w:csb0="000000D3" w:csb1="00000000"/>
  </w:font>
  <w:font w:name="Times-BoldItalic">
    <w:altName w:val="Times New Roman"/>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9B5F7" w14:textId="77777777" w:rsidR="006648C2" w:rsidRDefault="006648C2" w:rsidP="00FD1A33">
      <w:r>
        <w:separator/>
      </w:r>
    </w:p>
  </w:footnote>
  <w:footnote w:type="continuationSeparator" w:id="0">
    <w:p w14:paraId="06AB19A3" w14:textId="77777777" w:rsidR="006648C2" w:rsidRDefault="006648C2" w:rsidP="00FD1A33">
      <w:r>
        <w:continuationSeparator/>
      </w:r>
    </w:p>
  </w:footnote>
  <w:footnote w:id="1">
    <w:p w14:paraId="662A07BB" w14:textId="77777777" w:rsidR="00FD1A33" w:rsidRPr="00656705" w:rsidRDefault="00FD1A33" w:rsidP="00FD1A33">
      <w:pPr>
        <w:pStyle w:val="FootnoteText"/>
        <w:rPr>
          <w:rFonts w:ascii="Times New Roman" w:hAnsi="Times New Roman" w:cs="Times New Roman"/>
          <w:iCs/>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i/>
          <w:iCs/>
          <w:sz w:val="20"/>
          <w:szCs w:val="20"/>
        </w:rPr>
        <w:t>A Prior</w:t>
      </w:r>
      <w:r w:rsidRPr="00656705">
        <w:rPr>
          <w:rFonts w:ascii="Times New Roman" w:hAnsi="Times New Roman" w:cs="Times New Roman"/>
          <w:i/>
          <w:iCs/>
          <w:sz w:val="20"/>
          <w:szCs w:val="20"/>
        </w:rPr>
        <w:t xml:space="preserve">i </w:t>
      </w:r>
      <w:r w:rsidRPr="00656705">
        <w:rPr>
          <w:rFonts w:ascii="Times New Roman" w:hAnsi="Times New Roman" w:cs="Times New Roman"/>
          <w:sz w:val="20"/>
          <w:szCs w:val="20"/>
        </w:rPr>
        <w:t xml:space="preserve">in Latin </w:t>
      </w:r>
      <w:r w:rsidRPr="00656705">
        <w:rPr>
          <w:rFonts w:ascii="Times New Roman" w:hAnsi="Times New Roman" w:cs="Times New Roman"/>
          <w:iCs/>
          <w:sz w:val="20"/>
          <w:szCs w:val="20"/>
        </w:rPr>
        <w:t xml:space="preserve">corresponds to the Arabic term “first” or “initial </w:t>
      </w:r>
      <w:r w:rsidRPr="00656705">
        <w:rPr>
          <w:rFonts w:ascii="Times New Roman" w:hAnsi="Times New Roman" w:cs="Times New Roman"/>
          <w:color w:val="000000"/>
          <w:sz w:val="20"/>
          <w:szCs w:val="20"/>
        </w:rPr>
        <w:t>conceptions” (</w:t>
      </w:r>
      <w:r w:rsidRPr="00656705">
        <w:rPr>
          <w:rFonts w:ascii="Times New Roman" w:hAnsi="Times New Roman" w:cs="Times New Roman"/>
          <w:i/>
          <w:iCs/>
          <w:color w:val="000000"/>
          <w:sz w:val="20"/>
          <w:szCs w:val="20"/>
        </w:rPr>
        <w:t>al-taṣawwur al-awwalī</w:t>
      </w:r>
      <w:r w:rsidRPr="00656705">
        <w:rPr>
          <w:rFonts w:ascii="Times New Roman" w:hAnsi="Times New Roman" w:cs="Times New Roman"/>
          <w:iCs/>
          <w:sz w:val="20"/>
          <w:szCs w:val="20"/>
        </w:rPr>
        <w:t xml:space="preserve">). Literally in Latin, </w:t>
      </w:r>
      <w:r w:rsidRPr="00656705">
        <w:rPr>
          <w:rFonts w:ascii="Times New Roman" w:hAnsi="Times New Roman" w:cs="Times New Roman"/>
          <w:i/>
          <w:sz w:val="20"/>
          <w:szCs w:val="20"/>
        </w:rPr>
        <w:t>a priori</w:t>
      </w:r>
      <w:r w:rsidRPr="00656705">
        <w:rPr>
          <w:rFonts w:ascii="Times New Roman" w:hAnsi="Times New Roman" w:cs="Times New Roman"/>
          <w:iCs/>
          <w:sz w:val="20"/>
          <w:szCs w:val="20"/>
        </w:rPr>
        <w:t xml:space="preserve"> means “from what comes before.” We get our word “prior” from it. In logic and epistemology,</w:t>
      </w:r>
      <w:r w:rsidRPr="00656705">
        <w:rPr>
          <w:rFonts w:ascii="Times New Roman" w:hAnsi="Times New Roman" w:cs="Times New Roman"/>
          <w:sz w:val="20"/>
          <w:szCs w:val="20"/>
        </w:rPr>
        <w:t xml:space="preserve"> </w:t>
      </w:r>
      <w:r w:rsidRPr="00656705">
        <w:rPr>
          <w:rFonts w:ascii="Times New Roman" w:hAnsi="Times New Roman" w:cs="Times New Roman"/>
          <w:i/>
          <w:sz w:val="20"/>
          <w:szCs w:val="20"/>
        </w:rPr>
        <w:t>a priori</w:t>
      </w:r>
      <w:r w:rsidRPr="00656705">
        <w:rPr>
          <w:rFonts w:ascii="Times New Roman" w:hAnsi="Times New Roman" w:cs="Times New Roman"/>
          <w:iCs/>
          <w:sz w:val="20"/>
          <w:szCs w:val="20"/>
        </w:rPr>
        <w:t xml:space="preserve"> refers to those types of knowledge that “come before” and are “prior to” other types of knowledge--most notably sense experience. Both first principles and </w:t>
      </w:r>
      <w:r w:rsidRPr="00656705">
        <w:rPr>
          <w:rFonts w:ascii="Times New Roman" w:hAnsi="Times New Roman" w:cs="Times New Roman"/>
          <w:i/>
          <w:sz w:val="20"/>
          <w:szCs w:val="20"/>
        </w:rPr>
        <w:t>a priori</w:t>
      </w:r>
      <w:r w:rsidRPr="00656705">
        <w:rPr>
          <w:rFonts w:ascii="Times New Roman" w:hAnsi="Times New Roman" w:cs="Times New Roman"/>
          <w:iCs/>
          <w:sz w:val="20"/>
          <w:szCs w:val="20"/>
        </w:rPr>
        <w:t xml:space="preserve"> belong to the category of necessary types of immediate knowledge </w:t>
      </w:r>
      <w:r w:rsidRPr="00656705">
        <w:rPr>
          <w:rFonts w:ascii="Times New Roman" w:hAnsi="Times New Roman" w:cs="Times New Roman"/>
          <w:sz w:val="20"/>
          <w:szCs w:val="20"/>
        </w:rPr>
        <w:t>(</w:t>
      </w:r>
      <w:r w:rsidRPr="00656705">
        <w:rPr>
          <w:rFonts w:ascii="Times New Roman" w:hAnsi="Times New Roman" w:cs="Times New Roman"/>
          <w:i/>
          <w:iCs/>
          <w:sz w:val="20"/>
          <w:szCs w:val="20"/>
        </w:rPr>
        <w:t>al-</w:t>
      </w:r>
      <w:r w:rsidRPr="00656705">
        <w:rPr>
          <w:rFonts w:ascii="Times New Roman" w:hAnsi="Times New Roman" w:cs="Times New Roman"/>
          <w:i/>
          <w:sz w:val="20"/>
          <w:szCs w:val="20"/>
        </w:rPr>
        <w:t>‘ilm al-</w:t>
      </w:r>
      <w:r w:rsidRPr="00656705">
        <w:rPr>
          <w:rFonts w:ascii="Times New Roman" w:hAnsi="Times New Roman" w:cs="Times New Roman"/>
          <w:i/>
          <w:iCs/>
          <w:sz w:val="20"/>
          <w:szCs w:val="20"/>
        </w:rPr>
        <w:t>ḍ</w:t>
      </w:r>
      <w:r w:rsidRPr="00656705">
        <w:rPr>
          <w:rFonts w:ascii="Times New Roman" w:hAnsi="Times New Roman" w:cs="Times New Roman"/>
          <w:i/>
          <w:sz w:val="20"/>
          <w:szCs w:val="20"/>
        </w:rPr>
        <w:t>ar</w:t>
      </w:r>
      <w:r w:rsidRPr="00656705">
        <w:rPr>
          <w:rFonts w:ascii="Times New Roman" w:hAnsi="Times New Roman" w:cs="Times New Roman"/>
          <w:i/>
          <w:iCs/>
          <w:sz w:val="20"/>
          <w:szCs w:val="20"/>
        </w:rPr>
        <w:t>ū</w:t>
      </w:r>
      <w:r w:rsidRPr="00656705">
        <w:rPr>
          <w:rFonts w:ascii="Times New Roman" w:hAnsi="Times New Roman" w:cs="Times New Roman"/>
          <w:i/>
          <w:sz w:val="20"/>
          <w:szCs w:val="20"/>
        </w:rPr>
        <w:t>r</w:t>
      </w:r>
      <w:r w:rsidRPr="00656705">
        <w:rPr>
          <w:rFonts w:ascii="Times New Roman" w:hAnsi="Times New Roman" w:cs="Times New Roman"/>
          <w:i/>
          <w:iCs/>
          <w:sz w:val="20"/>
          <w:szCs w:val="20"/>
        </w:rPr>
        <w:t>ī</w:t>
      </w:r>
      <w:r w:rsidRPr="00656705">
        <w:rPr>
          <w:rFonts w:ascii="Times New Roman" w:hAnsi="Times New Roman" w:cs="Times New Roman"/>
          <w:sz w:val="20"/>
          <w:szCs w:val="20"/>
        </w:rPr>
        <w:t xml:space="preserve">), and they must constitute the basis upon which we understand “experience” and “empirical” data. </w:t>
      </w:r>
      <w:r w:rsidRPr="00656705">
        <w:rPr>
          <w:rFonts w:ascii="Times New Roman" w:hAnsi="Times New Roman" w:cs="Times New Roman"/>
          <w:i/>
          <w:sz w:val="20"/>
          <w:szCs w:val="20"/>
        </w:rPr>
        <w:t xml:space="preserve">A priori </w:t>
      </w:r>
      <w:r w:rsidRPr="00656705">
        <w:rPr>
          <w:rFonts w:ascii="Times New Roman" w:hAnsi="Times New Roman" w:cs="Times New Roman"/>
          <w:iCs/>
          <w:sz w:val="20"/>
          <w:szCs w:val="20"/>
        </w:rPr>
        <w:t xml:space="preserve">knowledge begins with first principles and “comes before” sense experience and knowledge gained from it and is therefore independent of such experiential knowledge. The Latin expression </w:t>
      </w:r>
      <w:r w:rsidRPr="00656705">
        <w:rPr>
          <w:rFonts w:ascii="Times New Roman" w:hAnsi="Times New Roman" w:cs="Times New Roman"/>
          <w:i/>
          <w:sz w:val="20"/>
          <w:szCs w:val="20"/>
        </w:rPr>
        <w:t>a posteriori</w:t>
      </w:r>
      <w:r w:rsidRPr="00656705">
        <w:rPr>
          <w:rFonts w:ascii="Times New Roman" w:hAnsi="Times New Roman" w:cs="Times New Roman"/>
          <w:iCs/>
          <w:sz w:val="20"/>
          <w:szCs w:val="20"/>
        </w:rPr>
        <w:t xml:space="preserve">--which means what comes “afterwards” or is “posterior” to something else--refers to deductive and inductive forms of knowledge that are derived from sense perception. Knowledge based on first principles and </w:t>
      </w:r>
      <w:r w:rsidRPr="00656705">
        <w:rPr>
          <w:rFonts w:ascii="Times New Roman" w:hAnsi="Times New Roman" w:cs="Times New Roman"/>
          <w:i/>
          <w:sz w:val="20"/>
          <w:szCs w:val="20"/>
        </w:rPr>
        <w:t xml:space="preserve">a priori </w:t>
      </w:r>
      <w:r w:rsidRPr="00656705">
        <w:rPr>
          <w:rFonts w:ascii="Times New Roman" w:hAnsi="Times New Roman" w:cs="Times New Roman"/>
          <w:iCs/>
          <w:sz w:val="20"/>
          <w:szCs w:val="20"/>
        </w:rPr>
        <w:t>understanding is always necessarily “prior to” sense experience, because such knowledge is what makes sense experience meaningful</w:t>
      </w:r>
      <w:r w:rsidRPr="00656705">
        <w:rPr>
          <w:rFonts w:ascii="Times New Roman" w:hAnsi="Times New Roman" w:cs="Times New Roman"/>
          <w:sz w:val="20"/>
          <w:szCs w:val="20"/>
        </w:rPr>
        <w:t xml:space="preserve">. Thus, sense-based knowledge is, by nature, </w:t>
      </w:r>
      <w:r w:rsidRPr="00656705">
        <w:rPr>
          <w:rFonts w:ascii="Times New Roman" w:hAnsi="Times New Roman" w:cs="Times New Roman"/>
          <w:i/>
          <w:sz w:val="20"/>
          <w:szCs w:val="20"/>
        </w:rPr>
        <w:t>a posteriori</w:t>
      </w:r>
      <w:r w:rsidRPr="00656705">
        <w:rPr>
          <w:rFonts w:ascii="Times New Roman" w:hAnsi="Times New Roman" w:cs="Times New Roman"/>
          <w:iCs/>
          <w:sz w:val="20"/>
          <w:szCs w:val="20"/>
        </w:rPr>
        <w:t xml:space="preserve">. </w:t>
      </w:r>
    </w:p>
  </w:footnote>
  <w:footnote w:id="2">
    <w:p w14:paraId="7577788E" w14:textId="77777777" w:rsidR="00FD1A33" w:rsidRPr="00656705" w:rsidRDefault="00FD1A33" w:rsidP="00FD1A33">
      <w:pPr>
        <w:pStyle w:val="Heading5"/>
        <w:shd w:val="clear" w:color="auto" w:fill="FFFFFF"/>
        <w:spacing w:before="0" w:after="150"/>
        <w:rPr>
          <w:rFonts w:eastAsia="Times New Roman" w:cs="Times New Roman"/>
          <w:color w:val="000000" w:themeColor="text1"/>
          <w:sz w:val="20"/>
          <w:szCs w:val="20"/>
        </w:rPr>
      </w:pPr>
      <w:r w:rsidRPr="00656705">
        <w:rPr>
          <w:rStyle w:val="FootnoteReference"/>
          <w:rFonts w:cs="Times New Roman"/>
          <w:color w:val="000000" w:themeColor="text1"/>
          <w:sz w:val="20"/>
          <w:szCs w:val="20"/>
        </w:rPr>
        <w:footnoteRef/>
      </w:r>
      <w:r w:rsidRPr="00656705">
        <w:rPr>
          <w:rFonts w:cs="Times New Roman"/>
          <w:color w:val="000000" w:themeColor="text1"/>
          <w:sz w:val="20"/>
          <w:szCs w:val="20"/>
        </w:rPr>
        <w:t xml:space="preserve"> “</w:t>
      </w:r>
      <w:r w:rsidRPr="00656705">
        <w:rPr>
          <w:rFonts w:cs="Times New Roman"/>
          <w:b/>
          <w:bCs/>
          <w:color w:val="000000" w:themeColor="text1"/>
          <w:sz w:val="20"/>
          <w:szCs w:val="20"/>
        </w:rPr>
        <w:t>Contingent</w:t>
      </w:r>
      <w:r w:rsidRPr="00656705">
        <w:rPr>
          <w:rFonts w:cs="Times New Roman"/>
          <w:color w:val="000000" w:themeColor="text1"/>
          <w:sz w:val="20"/>
          <w:szCs w:val="20"/>
        </w:rPr>
        <w:t>” and “</w:t>
      </w:r>
      <w:r w:rsidRPr="00656705">
        <w:rPr>
          <w:rFonts w:cs="Times New Roman"/>
          <w:b/>
          <w:bCs/>
          <w:color w:val="000000" w:themeColor="text1"/>
          <w:sz w:val="20"/>
          <w:szCs w:val="20"/>
        </w:rPr>
        <w:t>contingency</w:t>
      </w:r>
      <w:r w:rsidRPr="00656705">
        <w:rPr>
          <w:rFonts w:cs="Times New Roman"/>
          <w:color w:val="000000" w:themeColor="text1"/>
          <w:sz w:val="20"/>
          <w:szCs w:val="20"/>
        </w:rPr>
        <w:t>” come from the Latin verb “</w:t>
      </w:r>
      <w:r w:rsidRPr="00656705">
        <w:rPr>
          <w:rFonts w:cs="Times New Roman"/>
          <w:i/>
          <w:color w:val="000000" w:themeColor="text1"/>
          <w:sz w:val="20"/>
          <w:szCs w:val="20"/>
        </w:rPr>
        <w:t>contingere</w:t>
      </w:r>
      <w:r w:rsidRPr="00656705">
        <w:rPr>
          <w:rFonts w:cs="Times New Roman"/>
          <w:iCs/>
          <w:color w:val="000000" w:themeColor="text1"/>
          <w:sz w:val="20"/>
          <w:szCs w:val="20"/>
        </w:rPr>
        <w:t>,</w:t>
      </w:r>
      <w:r w:rsidRPr="00656705">
        <w:rPr>
          <w:rFonts w:cs="Times New Roman"/>
          <w:color w:val="000000" w:themeColor="text1"/>
          <w:sz w:val="20"/>
          <w:szCs w:val="20"/>
        </w:rPr>
        <w:t xml:space="preserve"> </w:t>
      </w:r>
      <w:r w:rsidRPr="00656705">
        <w:rPr>
          <w:rFonts w:eastAsia="Times New Roman" w:cs="Times New Roman"/>
          <w:color w:val="000000" w:themeColor="text1"/>
          <w:sz w:val="20"/>
          <w:szCs w:val="20"/>
        </w:rPr>
        <w:t>contingō, meaning “to touch” as an active verb but “to occur” or “to happen” as an intransitive. In Philosophy, c</w:t>
      </w:r>
      <w:r w:rsidRPr="00656705">
        <w:rPr>
          <w:rFonts w:cs="Times New Roman"/>
          <w:iCs/>
          <w:color w:val="000000" w:themeColor="text1"/>
          <w:sz w:val="20"/>
          <w:szCs w:val="20"/>
        </w:rPr>
        <w:t>ontingency pertains to the world of things, place, and time as well as the First Principle of Causality, which rules that domain. Thus, contingency refers to the Conceptual Possibility of a thing’s happening or not happening, although—again—contingent things require causes to happen and cannot enter existence by themselves without causality. Thus, they are “contingent upon” or “dependent upon” other realities that explain them causally. Contingent things are, by their nature, conditioned, non-absolute, uncertain, and even unpredictable, because the belong utterly to the realm of conceptual Possibility. They may or may not occur depending on circumstances and, from the perspective of Divinity God’s will.</w:t>
      </w:r>
    </w:p>
  </w:footnote>
  <w:footnote w:id="3">
    <w:p w14:paraId="0358E7CF"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Adequation</w:t>
      </w:r>
      <w:r w:rsidRPr="00656705">
        <w:rPr>
          <w:rFonts w:ascii="Times New Roman" w:hAnsi="Times New Roman" w:cs="Times New Roman"/>
          <w:sz w:val="20"/>
          <w:szCs w:val="20"/>
        </w:rPr>
        <w:t>” is presented in the chapter, “Adequation, Relativism, and the Limits of Discursive Theology.” “Adequation” or “the pursuit of cognitive adequacy” is an essential requirement for the systematic congruity of all sciences and types of knowledge. Adequation is also one of the lasting fruits of the proper “rooting” of every science and field of knowledge. Providing the pedagogical means of adequation is a primary imperative for all true cognition. Adequation gets the beginnings of each field of knowledge correct by carefully laying down solid foundations and imparting sufficient knowledge of permanent truth-value that is capable of continual growth without ever contradicting or destroying the foundations it was built upon. As the seed of Creedal knowledge germinates and grows into a lofty tree, it never pulls up or replaces the roots it put down in the beginning, and, as the tree grows higher and branches out, the roots grow commensurate with it. As regards the quest for deepest truths--especially as regards the knowledge of God, the Infinite and Absolute--adequation stands for sound beginnings that allow true cognition and facilitate spiritual experience but constantly expand and reach outward without ever negating the sound assertions upon which they were predicated from the outset.</w:t>
      </w:r>
    </w:p>
  </w:footnote>
  <w:footnote w:id="4">
    <w:p w14:paraId="04C1AC39" w14:textId="77777777" w:rsidR="00FD1A33" w:rsidRPr="00656705" w:rsidRDefault="00FD1A33" w:rsidP="00FD1A33">
      <w:pPr>
        <w:autoSpaceDE w:val="0"/>
        <w:autoSpaceDN w:val="0"/>
        <w:adjustRightInd w:val="0"/>
        <w:rPr>
          <w:rFonts w:eastAsiaTheme="minorEastAsia"/>
          <w:color w:val="000000"/>
          <w:sz w:val="20"/>
          <w:szCs w:val="20"/>
        </w:rPr>
      </w:pPr>
      <w:r w:rsidRPr="00656705">
        <w:rPr>
          <w:rStyle w:val="FootnoteReference"/>
          <w:sz w:val="20"/>
          <w:szCs w:val="20"/>
        </w:rPr>
        <w:footnoteRef/>
      </w:r>
      <w:r w:rsidRPr="00656705">
        <w:rPr>
          <w:sz w:val="20"/>
          <w:szCs w:val="20"/>
        </w:rPr>
        <w:t xml:space="preserve"> </w:t>
      </w:r>
      <w:r w:rsidRPr="00656705">
        <w:rPr>
          <w:b/>
          <w:bCs/>
          <w:color w:val="000000" w:themeColor="text1"/>
          <w:sz w:val="20"/>
          <w:szCs w:val="20"/>
        </w:rPr>
        <w:t>Saint Thomas Aquinas</w:t>
      </w:r>
      <w:r w:rsidRPr="00656705">
        <w:rPr>
          <w:color w:val="000000" w:themeColor="text1"/>
          <w:sz w:val="20"/>
          <w:szCs w:val="20"/>
        </w:rPr>
        <w:t xml:space="preserve"> (d. 672/</w:t>
      </w:r>
      <w:r w:rsidRPr="00656705">
        <w:rPr>
          <w:color w:val="000000" w:themeColor="text1"/>
          <w:sz w:val="20"/>
          <w:szCs w:val="20"/>
          <w:shd w:val="clear" w:color="auto" w:fill="FFFFFF"/>
        </w:rPr>
        <w:t>1274</w:t>
      </w:r>
      <w:r w:rsidRPr="00656705">
        <w:rPr>
          <w:color w:val="000000" w:themeColor="text1"/>
          <w:sz w:val="20"/>
          <w:szCs w:val="20"/>
        </w:rPr>
        <w:t xml:space="preserve">) was born and raised in a family of high standing near Sicily in Southern Italy, which had been a primary source of Muslim civilization, theology, philosophy, science, and culture for centuries prior to his birth. He became a prominent and immensely influential Dominican friar and priest in Italy during the High Middle Ages. He was a noted jurist of canon law, a scholastic theologian, and philosopher. He stands out as one of the most influential thinkers of the Latin High Middle Ages and exercized significant influence upon the later development of Western thought. It is through Saint Thomas Aquinas, who was deeply influenced by the Muslim Aristotelian Ibn Rushd (Averroës) </w:t>
      </w:r>
      <w:r w:rsidRPr="00656705">
        <w:rPr>
          <w:sz w:val="20"/>
          <w:szCs w:val="20"/>
        </w:rPr>
        <w:t>(</w:t>
      </w:r>
      <w:r w:rsidRPr="00656705">
        <w:rPr>
          <w:color w:val="000000"/>
          <w:sz w:val="20"/>
          <w:szCs w:val="20"/>
        </w:rPr>
        <w:t>d. 595/1198</w:t>
      </w:r>
      <w:r w:rsidRPr="00656705">
        <w:rPr>
          <w:sz w:val="20"/>
          <w:szCs w:val="20"/>
        </w:rPr>
        <w:t>)</w:t>
      </w:r>
      <w:r w:rsidRPr="00656705">
        <w:rPr>
          <w:color w:val="000000" w:themeColor="text1"/>
          <w:sz w:val="20"/>
          <w:szCs w:val="20"/>
        </w:rPr>
        <w:t xml:space="preserve"> that Aristotle comes to have a profound influence on Western thought. Averroës was exceedingly popular in Western thought at the time, and Saint Thomas opposed many of his ideas and presented a moderate form of Aristotelianism that accorded with Church doctrine.</w:t>
      </w:r>
      <w:r w:rsidRPr="00656705">
        <w:rPr>
          <w:rFonts w:eastAsiaTheme="minorEastAsia"/>
          <w:color w:val="000000"/>
          <w:sz w:val="20"/>
          <w:szCs w:val="20"/>
        </w:rPr>
        <w:t xml:space="preserve"> Latin Averroism, which was represented by Siger of Brabant and expanded its circles in France, England, and Italy until the second/eighteenth-century, was notably anti-dogmatic and anti-clerical. It was based on the Latin misunderstanding of </w:t>
      </w:r>
      <w:r w:rsidRPr="00656705">
        <w:rPr>
          <w:color w:val="000000" w:themeColor="text1"/>
          <w:sz w:val="20"/>
          <w:szCs w:val="20"/>
        </w:rPr>
        <w:t>Averroës as espousing the notion of “</w:t>
      </w:r>
      <w:r w:rsidRPr="00656705">
        <w:rPr>
          <w:rFonts w:eastAsiaTheme="minorEastAsia"/>
          <w:color w:val="000000"/>
          <w:sz w:val="20"/>
          <w:szCs w:val="20"/>
        </w:rPr>
        <w:t xml:space="preserve">twofold truth,” one based on reason and the other on revelation, whereas, in reality, </w:t>
      </w:r>
      <w:r w:rsidRPr="00656705">
        <w:rPr>
          <w:color w:val="000000" w:themeColor="text1"/>
          <w:sz w:val="20"/>
          <w:szCs w:val="20"/>
        </w:rPr>
        <w:t>Averroës</w:t>
      </w:r>
      <w:r w:rsidRPr="00656705">
        <w:rPr>
          <w:rFonts w:eastAsiaTheme="minorEastAsia"/>
          <w:color w:val="000000"/>
          <w:sz w:val="20"/>
          <w:szCs w:val="20"/>
        </w:rPr>
        <w:t xml:space="preserve"> asserted that the truth is one and that reason and revelation complemented each other. The influence of </w:t>
      </w:r>
      <w:r w:rsidRPr="00656705">
        <w:rPr>
          <w:color w:val="000000" w:themeColor="text1"/>
          <w:sz w:val="20"/>
          <w:szCs w:val="20"/>
        </w:rPr>
        <w:t>Averroës</w:t>
      </w:r>
      <w:r w:rsidRPr="00656705">
        <w:rPr>
          <w:rFonts w:eastAsiaTheme="minorEastAsia"/>
          <w:color w:val="000000"/>
          <w:sz w:val="20"/>
          <w:szCs w:val="20"/>
        </w:rPr>
        <w:t xml:space="preserve"> upon the Aristotelianism of the Dominicans, who firmly supported Saint Thomas, was extensive, and, in the end, Saint Thomas Aquinas largely accepted the Aristotelian thought, which the Church of Rome had long regarded with suspicion. On this basis, Saint Thomas produced his comprehensive philosophical-theological system, which may be regarded as one of the fullest and best Metaphysical accounts of the Christian Trinitarian worldview. </w:t>
      </w:r>
      <w:r w:rsidRPr="00656705">
        <w:rPr>
          <w:color w:val="000000" w:themeColor="text1"/>
          <w:sz w:val="20"/>
          <w:szCs w:val="20"/>
        </w:rPr>
        <w:t xml:space="preserve">The most influential work of Saint Thomas Aquinas is his massive </w:t>
      </w:r>
      <w:r w:rsidRPr="00656705">
        <w:rPr>
          <w:i/>
          <w:iCs/>
          <w:color w:val="000000" w:themeColor="text1"/>
          <w:sz w:val="20"/>
          <w:szCs w:val="20"/>
        </w:rPr>
        <w:t xml:space="preserve">Theological Summation </w:t>
      </w:r>
      <w:r w:rsidRPr="00656705">
        <w:rPr>
          <w:color w:val="000000" w:themeColor="text1"/>
          <w:sz w:val="20"/>
          <w:szCs w:val="20"/>
        </w:rPr>
        <w:t>(</w:t>
      </w:r>
      <w:r w:rsidRPr="00656705">
        <w:rPr>
          <w:i/>
          <w:iCs/>
          <w:color w:val="000000" w:themeColor="text1"/>
          <w:sz w:val="20"/>
          <w:szCs w:val="20"/>
        </w:rPr>
        <w:t>Summa Theologica</w:t>
      </w:r>
      <w:r w:rsidRPr="00656705">
        <w:rPr>
          <w:color w:val="000000" w:themeColor="text1"/>
          <w:sz w:val="20"/>
          <w:szCs w:val="20"/>
        </w:rPr>
        <w:t>), which he began writing at the end of his life as a comprehensive introduction to Church theology. He did not finish the work, however, in light of an overwhelming spiritual experience that took place on</w:t>
      </w:r>
      <w:r w:rsidRPr="00656705">
        <w:rPr>
          <w:rFonts w:eastAsiaTheme="majorEastAsia"/>
          <w:color w:val="282828"/>
          <w:sz w:val="20"/>
          <w:szCs w:val="20"/>
        </w:rPr>
        <w:t xml:space="preserve"> </w:t>
      </w:r>
      <w:r w:rsidRPr="00656705">
        <w:rPr>
          <w:color w:val="000000" w:themeColor="text1"/>
          <w:sz w:val="20"/>
          <w:szCs w:val="20"/>
        </w:rPr>
        <w:t>8 Jum</w:t>
      </w:r>
      <w:r w:rsidRPr="00656705">
        <w:rPr>
          <w:sz w:val="20"/>
          <w:szCs w:val="20"/>
        </w:rPr>
        <w:t>ā</w:t>
      </w:r>
      <w:r w:rsidRPr="00656705">
        <w:rPr>
          <w:color w:val="000000" w:themeColor="text1"/>
          <w:sz w:val="20"/>
          <w:szCs w:val="20"/>
        </w:rPr>
        <w:t>d</w:t>
      </w:r>
      <w:r w:rsidRPr="00656705">
        <w:rPr>
          <w:sz w:val="20"/>
          <w:szCs w:val="20"/>
        </w:rPr>
        <w:t>ā</w:t>
      </w:r>
      <w:r w:rsidRPr="00656705">
        <w:rPr>
          <w:color w:val="000000" w:themeColor="text1"/>
          <w:sz w:val="20"/>
          <w:szCs w:val="20"/>
        </w:rPr>
        <w:t xml:space="preserve"> al-</w:t>
      </w:r>
      <w:r w:rsidRPr="00656705">
        <w:rPr>
          <w:sz w:val="20"/>
          <w:szCs w:val="20"/>
        </w:rPr>
        <w:t>Ū</w:t>
      </w:r>
      <w:r w:rsidRPr="00656705">
        <w:rPr>
          <w:color w:val="000000" w:themeColor="text1"/>
          <w:sz w:val="20"/>
          <w:szCs w:val="20"/>
        </w:rPr>
        <w:t>l</w:t>
      </w:r>
      <w:r w:rsidRPr="00656705">
        <w:rPr>
          <w:sz w:val="20"/>
          <w:szCs w:val="20"/>
        </w:rPr>
        <w:t>ā</w:t>
      </w:r>
      <w:r w:rsidRPr="00656705">
        <w:rPr>
          <w:color w:val="000000" w:themeColor="text1"/>
          <w:sz w:val="20"/>
          <w:szCs w:val="20"/>
        </w:rPr>
        <w:t xml:space="preserve"> 672/6 December 1273 and after which he asserted to one of his associates who begged him to return to his writing: “I cannot because all that I have written seems to me like straw (</w:t>
      </w:r>
      <w:r w:rsidRPr="00656705">
        <w:rPr>
          <w:i/>
          <w:iCs/>
          <w:color w:val="000000" w:themeColor="text1"/>
          <w:sz w:val="20"/>
          <w:szCs w:val="20"/>
        </w:rPr>
        <w:t>mihi videtur ut palea</w:t>
      </w:r>
      <w:r w:rsidRPr="00656705">
        <w:rPr>
          <w:color w:val="000000" w:themeColor="text1"/>
          <w:sz w:val="20"/>
          <w:szCs w:val="20"/>
        </w:rPr>
        <w:t>).”</w:t>
      </w:r>
    </w:p>
  </w:footnote>
  <w:footnote w:id="5">
    <w:p w14:paraId="14F8A6C8"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 xml:space="preserve">William of Auvergne </w:t>
      </w:r>
      <w:r w:rsidRPr="00656705">
        <w:rPr>
          <w:rFonts w:ascii="Times New Roman" w:hAnsi="Times New Roman" w:cs="Times New Roman"/>
          <w:sz w:val="20"/>
          <w:szCs w:val="20"/>
        </w:rPr>
        <w:t xml:space="preserve">(d. 1249) (Latin: </w:t>
      </w:r>
      <w:r w:rsidRPr="00656705">
        <w:rPr>
          <w:rFonts w:ascii="Times New Roman" w:hAnsi="Times New Roman" w:cs="Times New Roman"/>
          <w:i/>
          <w:iCs/>
          <w:sz w:val="20"/>
          <w:szCs w:val="20"/>
        </w:rPr>
        <w:t>Guilielmus Alvernus</w:t>
      </w:r>
      <w:r w:rsidRPr="00656705">
        <w:rPr>
          <w:rFonts w:ascii="Times New Roman" w:hAnsi="Times New Roman" w:cs="Times New Roman"/>
          <w:sz w:val="20"/>
          <w:szCs w:val="20"/>
        </w:rPr>
        <w:t xml:space="preserve">; French: Guillaume d’Auvergne) was a noted Medieval French Theologian and Scholastic Philosopher, who is also known as William of Paris, where he served as Bishop from 1228 until </w:t>
      </w:r>
      <w:r w:rsidRPr="00656705">
        <w:rPr>
          <w:rFonts w:ascii="Times New Roman" w:hAnsi="Times New Roman" w:cs="Times New Roman"/>
          <w:color w:val="202122"/>
          <w:sz w:val="20"/>
          <w:szCs w:val="20"/>
          <w:shd w:val="clear" w:color="auto" w:fill="FFFFFF"/>
        </w:rPr>
        <w:t xml:space="preserve">his death twenty-one years later. He was one of the first known Occidental European Philosophers to engage extensively with Islamic and Aristotelian Philosophy. In his time, translation of Arabic works on Aristotle and Greek Philosophy were finally becoming accessible in Western Europe, and he sought to “rescue Aristotle from the Arabs.” William of Auvergne was a strong advocate of Reason and serious academic study of Theology, but he insisted that Theology must be at the service of the Church and its established Doctrines and could not question Theological positions which the Church had declared as central to its teaching.  </w:t>
      </w:r>
    </w:p>
  </w:footnote>
  <w:footnote w:id="6">
    <w:p w14:paraId="2222F03E" w14:textId="77777777" w:rsidR="00FD1A33" w:rsidRPr="00656705" w:rsidRDefault="00FD1A33" w:rsidP="00FD1A33">
      <w:pPr>
        <w:pStyle w:val="NormalWeb"/>
        <w:spacing w:before="0" w:beforeAutospacing="0" w:after="0" w:afterAutospacing="0"/>
        <w:rPr>
          <w:color w:val="202122"/>
          <w:sz w:val="20"/>
          <w:szCs w:val="20"/>
        </w:rPr>
      </w:pPr>
      <w:r w:rsidRPr="00656705">
        <w:rPr>
          <w:rStyle w:val="FootnoteReference"/>
          <w:sz w:val="20"/>
          <w:szCs w:val="20"/>
        </w:rPr>
        <w:footnoteRef/>
      </w:r>
      <w:r w:rsidRPr="00656705">
        <w:rPr>
          <w:sz w:val="20"/>
          <w:szCs w:val="20"/>
        </w:rPr>
        <w:t xml:space="preserve"> </w:t>
      </w:r>
      <w:r w:rsidRPr="00656705">
        <w:rPr>
          <w:b/>
          <w:bCs/>
          <w:color w:val="202122"/>
          <w:sz w:val="20"/>
          <w:szCs w:val="20"/>
        </w:rPr>
        <w:t xml:space="preserve">Albertus Magnus </w:t>
      </w:r>
      <w:r w:rsidRPr="00656705">
        <w:rPr>
          <w:color w:val="202122"/>
          <w:sz w:val="20"/>
          <w:szCs w:val="20"/>
        </w:rPr>
        <w:t xml:space="preserve">(d. 1280) is also known as Saint Albert the Great, Albert of Swabia, and Albert of Cologne. He was a German Dominican Friar, Philosopher, Scientist, and Bishop and is regarded as one of the greatest Medieval thinkers and Philosophers, while some Scholars rank him as the singularly preeminent of all thinkers in the Middle Ages. During his lifetime, he was known as “the universal teacher” (Latin: </w:t>
      </w:r>
      <w:r w:rsidRPr="00656705">
        <w:rPr>
          <w:i/>
          <w:iCs/>
          <w:color w:val="202122"/>
          <w:sz w:val="20"/>
          <w:szCs w:val="20"/>
        </w:rPr>
        <w:t>doctor universalis</w:t>
      </w:r>
      <w:r w:rsidRPr="00656705">
        <w:rPr>
          <w:color w:val="202122"/>
          <w:sz w:val="20"/>
          <w:szCs w:val="20"/>
        </w:rPr>
        <w:t xml:space="preserve">) and “the experienced or well-proven teacher” (Latin: </w:t>
      </w:r>
      <w:r w:rsidRPr="00656705">
        <w:rPr>
          <w:i/>
          <w:iCs/>
          <w:color w:val="202122"/>
          <w:sz w:val="20"/>
          <w:szCs w:val="20"/>
        </w:rPr>
        <w:t>doctor expertus</w:t>
      </w:r>
      <w:r w:rsidRPr="00656705">
        <w:rPr>
          <w:color w:val="202122"/>
          <w:sz w:val="20"/>
          <w:szCs w:val="20"/>
        </w:rPr>
        <w:t xml:space="preserve">). It was also during his lifetime that the laudatory adjective “the Great” (Latin: </w:t>
      </w:r>
      <w:r w:rsidRPr="00656705">
        <w:rPr>
          <w:i/>
          <w:iCs/>
          <w:color w:val="202122"/>
          <w:sz w:val="20"/>
          <w:szCs w:val="20"/>
        </w:rPr>
        <w:t>M</w:t>
      </w:r>
      <w:r w:rsidRPr="00656705">
        <w:rPr>
          <w:i/>
          <w:iCs/>
          <w:sz w:val="20"/>
          <w:szCs w:val="20"/>
        </w:rPr>
        <w:t>ā</w:t>
      </w:r>
      <w:r w:rsidRPr="00656705">
        <w:rPr>
          <w:i/>
          <w:iCs/>
          <w:color w:val="202122"/>
          <w:sz w:val="20"/>
          <w:szCs w:val="20"/>
        </w:rPr>
        <w:t>gnus</w:t>
      </w:r>
      <w:r w:rsidRPr="00656705">
        <w:rPr>
          <w:color w:val="202122"/>
          <w:sz w:val="20"/>
          <w:szCs w:val="20"/>
        </w:rPr>
        <w:t>) was added to his name.</w:t>
      </w:r>
    </w:p>
  </w:footnote>
  <w:footnote w:id="7">
    <w:p w14:paraId="31674D18" w14:textId="77777777" w:rsidR="00FD1A33" w:rsidRPr="00656705" w:rsidRDefault="00FD1A33" w:rsidP="00FD1A33">
      <w:pPr>
        <w:pStyle w:val="FootnoteText"/>
        <w:rPr>
          <w:rFonts w:ascii="Times New Roman" w:eastAsiaTheme="minorEastAsia" w:hAnsi="Times New Roman" w:cs="Times New Roman"/>
          <w:b/>
          <w:bCs/>
          <w:color w:val="000000"/>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eastAsiaTheme="minorEastAsia" w:hAnsi="Times New Roman" w:cs="Times New Roman"/>
          <w:b/>
          <w:bCs/>
          <w:sz w:val="20"/>
          <w:szCs w:val="20"/>
        </w:rPr>
        <w:t xml:space="preserve">Friedrich </w:t>
      </w:r>
      <w:r w:rsidRPr="00656705">
        <w:rPr>
          <w:rFonts w:ascii="Times New Roman" w:eastAsiaTheme="minorEastAsia" w:hAnsi="Times New Roman" w:cs="Times New Roman"/>
          <w:b/>
          <w:bCs/>
          <w:color w:val="000000"/>
          <w:sz w:val="20"/>
          <w:szCs w:val="20"/>
        </w:rPr>
        <w:t xml:space="preserve">Nietzsche </w:t>
      </w:r>
      <w:r w:rsidRPr="00656705">
        <w:rPr>
          <w:rFonts w:ascii="Times New Roman" w:eastAsiaTheme="minorEastAsia" w:hAnsi="Times New Roman" w:cs="Times New Roman"/>
          <w:color w:val="000000"/>
          <w:sz w:val="20"/>
          <w:szCs w:val="20"/>
        </w:rPr>
        <w:t xml:space="preserve">(d. 1318/1900) or, more fully, Friedrich Wilhelm Nietzsche was a German Philosopher, philologist, poet, composer, and cultural critic, who exerted profound influence upon Modernist Western thought. </w:t>
      </w:r>
      <w:r w:rsidRPr="00656705">
        <w:rPr>
          <w:rFonts w:ascii="Times New Roman" w:hAnsi="Times New Roman" w:cs="Times New Roman"/>
          <w:color w:val="202122"/>
          <w:sz w:val="20"/>
          <w:szCs w:val="20"/>
        </w:rPr>
        <w:t xml:space="preserve">He criticized Christianity for inspiring, in his view, a “master-slave morality.” Instead of endorsing the Church, he called for an esthetic “affirmation of life” and “new values.” He developed the notion of “the Superman” (German: </w:t>
      </w:r>
      <w:r w:rsidRPr="00656705">
        <w:rPr>
          <w:rFonts w:ascii="Times New Roman" w:hAnsi="Times New Roman" w:cs="Times New Roman"/>
          <w:i/>
          <w:iCs/>
          <w:color w:val="202122"/>
          <w:sz w:val="20"/>
          <w:szCs w:val="20"/>
        </w:rPr>
        <w:t>der Übermensch</w:t>
      </w:r>
      <w:r w:rsidRPr="00656705">
        <w:rPr>
          <w:rFonts w:ascii="Times New Roman" w:hAnsi="Times New Roman" w:cs="Times New Roman"/>
          <w:color w:val="202122"/>
          <w:sz w:val="20"/>
          <w:szCs w:val="20"/>
        </w:rPr>
        <w:t xml:space="preserve">) and the notion of the “Will-to-Power” (German: </w:t>
      </w:r>
      <w:r w:rsidRPr="00656705">
        <w:rPr>
          <w:rFonts w:ascii="Times New Roman" w:hAnsi="Times New Roman" w:cs="Times New Roman"/>
          <w:i/>
          <w:iCs/>
          <w:color w:val="202122"/>
          <w:sz w:val="20"/>
          <w:szCs w:val="20"/>
        </w:rPr>
        <w:t>der Wille zur Macht</w:t>
      </w:r>
      <w:r w:rsidRPr="00656705">
        <w:rPr>
          <w:rFonts w:ascii="Times New Roman" w:hAnsi="Times New Roman" w:cs="Times New Roman"/>
          <w:color w:val="202122"/>
          <w:sz w:val="20"/>
          <w:szCs w:val="20"/>
        </w:rPr>
        <w:t xml:space="preserve">). Nietzsche was, however, opposed to anti-Semitism and Nationalism. </w:t>
      </w:r>
      <w:r w:rsidRPr="00656705">
        <w:rPr>
          <w:rFonts w:ascii="Times New Roman" w:eastAsiaTheme="minorEastAsia" w:hAnsi="Times New Roman" w:cs="Times New Roman"/>
          <w:color w:val="000000"/>
          <w:sz w:val="20"/>
          <w:szCs w:val="20"/>
        </w:rPr>
        <w:t>Most of his writing was done in the ten years between 1296/1879 and 1306/1889. In 1317/1899, at the age of forty-four, Nietzsche suffered a complete psychological breakdown, which was accompanied by the loss of his mental faculties</w:t>
      </w:r>
      <w:r w:rsidRPr="00656705">
        <w:rPr>
          <w:rFonts w:ascii="Times New Roman" w:hAnsi="Times New Roman" w:cs="Times New Roman"/>
          <w:color w:val="202122"/>
          <w:sz w:val="20"/>
          <w:szCs w:val="20"/>
        </w:rPr>
        <w:t>.</w:t>
      </w:r>
    </w:p>
  </w:footnote>
  <w:footnote w:id="8">
    <w:p w14:paraId="63057200"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Paradigms and Cognitive Frames and their supreme importance as well as the imperative in Human thought to make careful and accurate use of language are discussed below in the Gloss and more extensively in Volume Six.</w:t>
      </w:r>
    </w:p>
  </w:footnote>
  <w:footnote w:id="9">
    <w:p w14:paraId="62F3537F" w14:textId="77777777" w:rsidR="00FD1A33" w:rsidRPr="00656705" w:rsidRDefault="00FD1A33" w:rsidP="00FD1A33">
      <w:pPr>
        <w:autoSpaceDE w:val="0"/>
        <w:autoSpaceDN w:val="0"/>
        <w:adjustRightInd w:val="0"/>
        <w:rPr>
          <w:color w:val="000000"/>
          <w:sz w:val="20"/>
          <w:szCs w:val="20"/>
        </w:rPr>
      </w:pPr>
      <w:r w:rsidRPr="00656705">
        <w:rPr>
          <w:rStyle w:val="FootnoteReference"/>
          <w:sz w:val="20"/>
          <w:szCs w:val="20"/>
        </w:rPr>
        <w:footnoteRef/>
      </w:r>
      <w:r w:rsidRPr="00656705">
        <w:rPr>
          <w:sz w:val="20"/>
          <w:szCs w:val="20"/>
        </w:rPr>
        <w:t xml:space="preserve"> </w:t>
      </w:r>
      <w:r w:rsidRPr="00656705">
        <w:rPr>
          <w:color w:val="000000"/>
          <w:sz w:val="20"/>
          <w:szCs w:val="20"/>
        </w:rPr>
        <w:t>The primacy of Oneness (</w:t>
      </w:r>
      <w:r w:rsidRPr="00656705">
        <w:rPr>
          <w:i/>
          <w:iCs/>
          <w:sz w:val="20"/>
          <w:szCs w:val="20"/>
        </w:rPr>
        <w:t>aṣālat al-waḥda</w:t>
      </w:r>
      <w:r w:rsidRPr="00656705">
        <w:rPr>
          <w:color w:val="000000"/>
          <w:sz w:val="20"/>
          <w:szCs w:val="20"/>
        </w:rPr>
        <w:t xml:space="preserve">) constitutes the first ground of certain reality </w:t>
      </w:r>
      <w:r w:rsidRPr="00656705">
        <w:rPr>
          <w:sz w:val="20"/>
          <w:szCs w:val="20"/>
        </w:rPr>
        <w:t>(</w:t>
      </w:r>
      <w:r w:rsidRPr="00656705">
        <w:rPr>
          <w:i/>
          <w:iCs/>
          <w:sz w:val="20"/>
          <w:szCs w:val="20"/>
        </w:rPr>
        <w:t>al-thubūt</w:t>
      </w:r>
      <w:r w:rsidRPr="00656705">
        <w:rPr>
          <w:sz w:val="20"/>
          <w:szCs w:val="20"/>
        </w:rPr>
        <w:t>), by addressing the fact that no entity can be if it is not one, does not have distinctiveness (</w:t>
      </w:r>
      <w:r w:rsidRPr="00656705">
        <w:rPr>
          <w:i/>
          <w:iCs/>
          <w:sz w:val="20"/>
          <w:szCs w:val="20"/>
        </w:rPr>
        <w:t>al-tamayyuz</w:t>
      </w:r>
      <w:r w:rsidRPr="00656705">
        <w:rPr>
          <w:sz w:val="20"/>
          <w:szCs w:val="20"/>
        </w:rPr>
        <w:t>), and does not enjoy unique identity. From this basic henological truth flow the first principles of intellect such as the law of identity and of non-contradiction</w:t>
      </w:r>
      <w:r w:rsidRPr="00656705">
        <w:rPr>
          <w:color w:val="000000"/>
          <w:sz w:val="20"/>
          <w:szCs w:val="20"/>
        </w:rPr>
        <w:t>. These first principles are also, of course, fundamental pillars upholding the epistemology of realism. Being also underlies all other ideas. When we think of something, we think of something that possesses being. Otherwise, it cannot be conceived of in thought. The reality of being, therefore, is also a primary principle in thought. The primacy of Oneness the privileging of essence (</w:t>
      </w:r>
      <w:r w:rsidRPr="00656705">
        <w:rPr>
          <w:i/>
          <w:iCs/>
          <w:sz w:val="20"/>
          <w:szCs w:val="20"/>
        </w:rPr>
        <w:t>aṣl al-māhiyya</w:t>
      </w:r>
      <w:r w:rsidRPr="00656705">
        <w:rPr>
          <w:color w:val="000000"/>
          <w:sz w:val="20"/>
          <w:szCs w:val="20"/>
        </w:rPr>
        <w:t>) and of being (</w:t>
      </w:r>
      <w:r w:rsidRPr="00656705">
        <w:rPr>
          <w:i/>
          <w:iCs/>
          <w:sz w:val="20"/>
          <w:szCs w:val="20"/>
        </w:rPr>
        <w:t>aṣl al-wujūd</w:t>
      </w:r>
      <w:r w:rsidRPr="00656705">
        <w:rPr>
          <w:color w:val="000000"/>
          <w:sz w:val="20"/>
          <w:szCs w:val="20"/>
        </w:rPr>
        <w:t xml:space="preserve">), which flows from it. By affirming these principles, which we also privilege and grant priority to the ultimate beginning point of “Beyond-Being,” which is primal Oneness. </w:t>
      </w:r>
      <w:r w:rsidRPr="00656705">
        <w:rPr>
          <w:sz w:val="20"/>
          <w:szCs w:val="20"/>
        </w:rPr>
        <w:t xml:space="preserve">The act of acknowledging the principles of essence and of being should not be interpreted or understood in such a way as overthrowing or throwing out the first or vice versa. Rather, each needs to be properly ordered in the hierarchical structure of reality and our perception of it. The principle of being is the vaguest of these principles--as will be discussed later--but it must not be regarded as wrong </w:t>
      </w:r>
      <w:r w:rsidRPr="00656705">
        <w:rPr>
          <w:i/>
          <w:iCs/>
          <w:sz w:val="20"/>
          <w:szCs w:val="20"/>
        </w:rPr>
        <w:t>per se</w:t>
      </w:r>
      <w:r w:rsidRPr="00656705">
        <w:rPr>
          <w:sz w:val="20"/>
          <w:szCs w:val="20"/>
        </w:rPr>
        <w:t xml:space="preserve">. Rather, it must be considered as rooted in the primacy of Unity, which is where we necessarily enter the domain of ineffability. The primacy of Oneness is manifest in the primacy of being, and there is no contradiction in this hierarchy. Rather, one flows from the other. It is important, nonetheless, to stress the primacy of Unity to avoid the reductionism of those West metaphysicians--such as Christian Wolff (d. 1754) and the late neo-Thomist </w:t>
      </w:r>
      <w:r w:rsidRPr="00656705">
        <w:rPr>
          <w:color w:val="202122"/>
          <w:sz w:val="20"/>
          <w:szCs w:val="20"/>
        </w:rPr>
        <w:t>Étienne Henri Gilson (d. 1978)</w:t>
      </w:r>
      <w:r w:rsidRPr="00656705">
        <w:rPr>
          <w:color w:val="000000"/>
          <w:sz w:val="20"/>
          <w:szCs w:val="20"/>
        </w:rPr>
        <w:t xml:space="preserve">--who reduced all metaphysics to ontology, reflecting the fact that they lost the concept of “Beyond-Being.” Thus, they also lost the understanding that ontology, which, on its own, cannot exhaust reality but leads instead to the impoverishment of metaphysical concept of it. At the same time, it must be noted that much of the traditional discourse of </w:t>
      </w:r>
      <w:r w:rsidRPr="00656705">
        <w:rPr>
          <w:i/>
          <w:iCs/>
          <w:color w:val="000000"/>
          <w:sz w:val="20"/>
          <w:szCs w:val="20"/>
        </w:rPr>
        <w:t>‘Ilm al-Kal</w:t>
      </w:r>
      <w:r w:rsidRPr="00656705">
        <w:rPr>
          <w:i/>
          <w:iCs/>
          <w:sz w:val="20"/>
          <w:szCs w:val="20"/>
        </w:rPr>
        <w:t>ā</w:t>
      </w:r>
      <w:r w:rsidRPr="00656705">
        <w:rPr>
          <w:i/>
          <w:iCs/>
          <w:color w:val="000000"/>
          <w:sz w:val="20"/>
          <w:szCs w:val="20"/>
        </w:rPr>
        <w:t>m</w:t>
      </w:r>
      <w:r w:rsidRPr="00656705">
        <w:rPr>
          <w:color w:val="000000"/>
          <w:sz w:val="20"/>
          <w:szCs w:val="20"/>
        </w:rPr>
        <w:t xml:space="preserve"> also takes place at this ontological level. </w:t>
      </w:r>
      <w:r w:rsidRPr="00656705">
        <w:rPr>
          <w:sz w:val="20"/>
          <w:szCs w:val="20"/>
        </w:rPr>
        <w:t>Mullā al-Fanārī--by way of contrast--defines “the world” (</w:t>
      </w:r>
      <w:r w:rsidRPr="00656705">
        <w:rPr>
          <w:i/>
          <w:iCs/>
          <w:sz w:val="20"/>
          <w:szCs w:val="20"/>
        </w:rPr>
        <w:t>al-‘ālam</w:t>
      </w:r>
      <w:r w:rsidRPr="00656705">
        <w:rPr>
          <w:sz w:val="20"/>
          <w:szCs w:val="20"/>
        </w:rPr>
        <w:t>) in terms of unity and the principle of unity, and this was also true of other masters in the Corrective Tradition.</w:t>
      </w:r>
    </w:p>
  </w:footnote>
  <w:footnote w:id="10">
    <w:p w14:paraId="2BD725C0"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w:t>
      </w:r>
      <w:r w:rsidRPr="00656705">
        <w:rPr>
          <w:b/>
          <w:bCs/>
          <w:sz w:val="20"/>
          <w:szCs w:val="20"/>
        </w:rPr>
        <w:t xml:space="preserve">Al-Imām Abū-Mu‘īn al-Nasafī </w:t>
      </w:r>
      <w:r w:rsidRPr="00656705">
        <w:rPr>
          <w:sz w:val="20"/>
          <w:szCs w:val="20"/>
        </w:rPr>
        <w:t xml:space="preserve">(d. 536/1142) or, more fully, Abū-Mu‘īn </w:t>
      </w:r>
      <w:r w:rsidRPr="00656705">
        <w:rPr>
          <w:color w:val="222222"/>
          <w:sz w:val="20"/>
          <w:szCs w:val="20"/>
          <w:shd w:val="clear" w:color="auto" w:fill="FFFFFF"/>
        </w:rPr>
        <w:t>Maym</w:t>
      </w:r>
      <w:r w:rsidRPr="00656705">
        <w:rPr>
          <w:sz w:val="20"/>
          <w:szCs w:val="20"/>
        </w:rPr>
        <w:t>ū</w:t>
      </w:r>
      <w:r w:rsidRPr="00656705">
        <w:rPr>
          <w:color w:val="222222"/>
          <w:sz w:val="20"/>
          <w:szCs w:val="20"/>
          <w:shd w:val="clear" w:color="auto" w:fill="FFFFFF"/>
        </w:rPr>
        <w:t xml:space="preserve">n ibn </w:t>
      </w:r>
      <w:r w:rsidRPr="00656705">
        <w:rPr>
          <w:sz w:val="20"/>
          <w:szCs w:val="20"/>
        </w:rPr>
        <w:t>Muḥammad</w:t>
      </w:r>
      <w:r w:rsidRPr="00656705">
        <w:rPr>
          <w:i/>
          <w:iCs/>
          <w:sz w:val="20"/>
          <w:szCs w:val="20"/>
        </w:rPr>
        <w:t xml:space="preserve"> </w:t>
      </w:r>
      <w:r w:rsidRPr="00656705">
        <w:rPr>
          <w:sz w:val="20"/>
          <w:szCs w:val="20"/>
        </w:rPr>
        <w:t>i</w:t>
      </w:r>
      <w:r w:rsidRPr="00656705">
        <w:rPr>
          <w:color w:val="222222"/>
          <w:sz w:val="20"/>
          <w:szCs w:val="20"/>
          <w:shd w:val="clear" w:color="auto" w:fill="FFFFFF"/>
        </w:rPr>
        <w:t xml:space="preserve">bn </w:t>
      </w:r>
      <w:r w:rsidRPr="00656705">
        <w:rPr>
          <w:sz w:val="20"/>
          <w:szCs w:val="20"/>
        </w:rPr>
        <w:t>Muḥammad</w:t>
      </w:r>
      <w:r w:rsidRPr="00656705">
        <w:rPr>
          <w:i/>
          <w:iCs/>
          <w:sz w:val="20"/>
          <w:szCs w:val="20"/>
        </w:rPr>
        <w:t xml:space="preserve"> </w:t>
      </w:r>
      <w:r w:rsidRPr="00656705">
        <w:rPr>
          <w:sz w:val="20"/>
          <w:szCs w:val="20"/>
        </w:rPr>
        <w:t>al-Nasafī was a prominent Māturīdī Scholar of Divinity and renowned Ḥanafī jurist of Central Asia. He is ranked as one of the greatest masters of the Māturīdī school. He lived and died in the city of Nasaf, which is present-day Qarshi in Uzbekistan.</w:t>
      </w:r>
    </w:p>
  </w:footnote>
  <w:footnote w:id="11">
    <w:p w14:paraId="77CFFED4"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w:t>
      </w:r>
      <w:r w:rsidRPr="00656705">
        <w:rPr>
          <w:b/>
          <w:bCs/>
          <w:sz w:val="20"/>
          <w:szCs w:val="20"/>
        </w:rPr>
        <w:t xml:space="preserve">The Divine Science </w:t>
      </w:r>
      <w:r w:rsidRPr="00656705">
        <w:rPr>
          <w:sz w:val="20"/>
          <w:szCs w:val="20"/>
        </w:rPr>
        <w:t>(</w:t>
      </w:r>
      <w:r w:rsidRPr="00656705">
        <w:rPr>
          <w:i/>
          <w:iCs/>
          <w:sz w:val="20"/>
          <w:szCs w:val="20"/>
        </w:rPr>
        <w:t>al-‘Ilm al-Ilāhī</w:t>
      </w:r>
      <w:r w:rsidRPr="00656705">
        <w:rPr>
          <w:sz w:val="20"/>
          <w:szCs w:val="20"/>
        </w:rPr>
        <w:t>) or the Highest Science (</w:t>
      </w:r>
      <w:r w:rsidRPr="00656705">
        <w:rPr>
          <w:i/>
          <w:iCs/>
          <w:sz w:val="20"/>
          <w:szCs w:val="20"/>
        </w:rPr>
        <w:t>al-‘Ilm al-A‘lā</w:t>
      </w:r>
      <w:r w:rsidRPr="00656705">
        <w:rPr>
          <w:sz w:val="20"/>
          <w:szCs w:val="20"/>
        </w:rPr>
        <w:t>) are taken squarely from our Islamic Tradition and are clearly articulated by al-Imām</w:t>
      </w:r>
      <w:r w:rsidRPr="00656705">
        <w:rPr>
          <w:color w:val="000000"/>
          <w:sz w:val="20"/>
          <w:szCs w:val="20"/>
        </w:rPr>
        <w:t xml:space="preserve"> ‘Abd-al-Razzāq al-Kāshānī (d. 746/1345) in </w:t>
      </w:r>
      <w:r w:rsidRPr="00656705">
        <w:rPr>
          <w:i/>
          <w:iCs/>
          <w:color w:val="000000"/>
          <w:sz w:val="20"/>
          <w:szCs w:val="20"/>
        </w:rPr>
        <w:t xml:space="preserve">The Ornamentation of the Spirits </w:t>
      </w:r>
      <w:r w:rsidRPr="00656705">
        <w:rPr>
          <w:color w:val="000000"/>
          <w:sz w:val="20"/>
          <w:szCs w:val="20"/>
        </w:rPr>
        <w:t>(</w:t>
      </w:r>
      <w:r w:rsidRPr="00656705">
        <w:rPr>
          <w:i/>
          <w:iCs/>
          <w:sz w:val="20"/>
          <w:szCs w:val="20"/>
        </w:rPr>
        <w:t>Taḥliyat al-Arwāḥ</w:t>
      </w:r>
      <w:r w:rsidRPr="00656705">
        <w:rPr>
          <w:sz w:val="20"/>
          <w:szCs w:val="20"/>
        </w:rPr>
        <w:t>)</w:t>
      </w:r>
      <w:r w:rsidRPr="00656705">
        <w:rPr>
          <w:color w:val="000000"/>
          <w:sz w:val="20"/>
          <w:szCs w:val="20"/>
        </w:rPr>
        <w:t xml:space="preserve"> and other giants of the Corrective or Mature Tradition</w:t>
      </w:r>
      <w:r w:rsidRPr="00656705">
        <w:rPr>
          <w:sz w:val="20"/>
          <w:szCs w:val="20"/>
        </w:rPr>
        <w:t xml:space="preserve">. The term is not borrowed from the Greeks, Brahmins, Jews, Christians, or anyone else, although it would not have been a crime to do so. </w:t>
      </w:r>
    </w:p>
    <w:p w14:paraId="0170012F" w14:textId="77777777" w:rsidR="00FD1A33" w:rsidRPr="00656705" w:rsidRDefault="00FD1A33" w:rsidP="00FD1A33">
      <w:pPr>
        <w:rPr>
          <w:sz w:val="20"/>
          <w:szCs w:val="20"/>
        </w:rPr>
      </w:pPr>
      <w:r w:rsidRPr="00656705">
        <w:rPr>
          <w:sz w:val="20"/>
          <w:szCs w:val="20"/>
        </w:rPr>
        <w:t xml:space="preserve">    As will be discussed below in the chapter, “Foundational Principles of the Religion,” Islamic Theology was given several names. Some scholars say that they were as many as eight. Its main names include “the Creed” (</w:t>
      </w:r>
      <w:r w:rsidRPr="00656705">
        <w:rPr>
          <w:i/>
          <w:iCs/>
          <w:sz w:val="20"/>
          <w:szCs w:val="20"/>
        </w:rPr>
        <w:t>al-‘Aqīda</w:t>
      </w:r>
      <w:r w:rsidRPr="00656705">
        <w:rPr>
          <w:sz w:val="20"/>
          <w:szCs w:val="20"/>
        </w:rPr>
        <w:t xml:space="preserve">); </w:t>
      </w:r>
      <w:r w:rsidRPr="00656705">
        <w:rPr>
          <w:sz w:val="20"/>
          <w:szCs w:val="20"/>
        </w:rPr>
        <w:br/>
        <w:t>“the Science of Beliefs” (</w:t>
      </w:r>
      <w:r w:rsidRPr="00656705">
        <w:rPr>
          <w:i/>
          <w:iCs/>
          <w:sz w:val="20"/>
          <w:szCs w:val="20"/>
        </w:rPr>
        <w:t>‘Ilm al-‘Aqā’id</w:t>
      </w:r>
      <w:r w:rsidRPr="00656705">
        <w:rPr>
          <w:sz w:val="20"/>
          <w:szCs w:val="20"/>
        </w:rPr>
        <w:t>); “the Science of the Root Principles of the Religion” (</w:t>
      </w:r>
      <w:r w:rsidRPr="00656705">
        <w:rPr>
          <w:i/>
          <w:iCs/>
          <w:sz w:val="20"/>
          <w:szCs w:val="20"/>
        </w:rPr>
        <w:t>‘Ilm Uṣūl al-Dīn</w:t>
      </w:r>
      <w:r w:rsidRPr="00656705">
        <w:rPr>
          <w:sz w:val="20"/>
          <w:szCs w:val="20"/>
        </w:rPr>
        <w:t>); “the Science of God’s Oneness” (</w:t>
      </w:r>
      <w:r w:rsidRPr="00656705">
        <w:rPr>
          <w:i/>
          <w:iCs/>
          <w:sz w:val="20"/>
          <w:szCs w:val="20"/>
        </w:rPr>
        <w:t>‘Ilm al-Tawḥīd</w:t>
      </w:r>
      <w:r w:rsidRPr="00656705">
        <w:rPr>
          <w:sz w:val="20"/>
          <w:szCs w:val="20"/>
        </w:rPr>
        <w:t>); and “the Science of Dialectical Discourse” or “the Science of Discursive Theology” (</w:t>
      </w:r>
      <w:r w:rsidRPr="00656705">
        <w:rPr>
          <w:i/>
          <w:iCs/>
          <w:sz w:val="20"/>
          <w:szCs w:val="20"/>
        </w:rPr>
        <w:t>‘Ilm al-Kalām</w:t>
      </w:r>
      <w:r w:rsidRPr="00656705">
        <w:rPr>
          <w:sz w:val="20"/>
          <w:szCs w:val="20"/>
        </w:rPr>
        <w:t>). Each of these is spoken about more fully below. To simplify matters here, however, we will suffice with a single English name, “Theology.” It should be emphasized that “Theology,” as defined here, is a universal science. Thus, it is not identical with “the Creed” (</w:t>
      </w:r>
      <w:r w:rsidRPr="00656705">
        <w:rPr>
          <w:i/>
          <w:iCs/>
          <w:sz w:val="20"/>
          <w:szCs w:val="20"/>
        </w:rPr>
        <w:t>al-‘Aqīda</w:t>
      </w:r>
      <w:r w:rsidRPr="00656705">
        <w:rPr>
          <w:sz w:val="20"/>
          <w:szCs w:val="20"/>
        </w:rPr>
        <w:t xml:space="preserve">), which is understood in this book and in much Islamic Theology as the core Credo of Islamic beliefs, all of which are definitive--not speculative--and obligatory, because they are clearly established in the Qur’ān, </w:t>
      </w:r>
      <w:r w:rsidRPr="00656705">
        <w:rPr>
          <w:i/>
          <w:iCs/>
          <w:sz w:val="20"/>
          <w:szCs w:val="20"/>
        </w:rPr>
        <w:t>Sunna</w:t>
      </w:r>
      <w:r w:rsidRPr="00656705">
        <w:rPr>
          <w:sz w:val="20"/>
          <w:szCs w:val="20"/>
        </w:rPr>
        <w:t>, and Consensus of the scholars (</w:t>
      </w:r>
      <w:r w:rsidRPr="00656705">
        <w:rPr>
          <w:i/>
          <w:iCs/>
          <w:sz w:val="20"/>
          <w:szCs w:val="20"/>
        </w:rPr>
        <w:t>al-Ijmā‘</w:t>
      </w:r>
      <w:r w:rsidRPr="00656705">
        <w:rPr>
          <w:sz w:val="20"/>
          <w:szCs w:val="20"/>
        </w:rPr>
        <w:t>). Theology--as a universal science--includes the Creed and works from it, but it is much broader and necessarily speculative and theoretical. It is the study of reality as it truly is, which necessarily establishes the knowledge of God, His Prophets, and the Unseen.</w:t>
      </w:r>
    </w:p>
  </w:footnote>
  <w:footnote w:id="12">
    <w:p w14:paraId="40EA066C" w14:textId="77777777" w:rsidR="00FD1A33" w:rsidRPr="00656705" w:rsidRDefault="00FD1A33" w:rsidP="00FD1A33">
      <w:pPr>
        <w:rPr>
          <w:color w:val="112B21"/>
          <w:sz w:val="20"/>
          <w:szCs w:val="20"/>
        </w:rPr>
      </w:pPr>
      <w:r w:rsidRPr="00656705">
        <w:rPr>
          <w:rStyle w:val="FootnoteReference"/>
          <w:sz w:val="20"/>
          <w:szCs w:val="20"/>
        </w:rPr>
        <w:footnoteRef/>
      </w:r>
      <w:r w:rsidRPr="00656705">
        <w:rPr>
          <w:sz w:val="20"/>
          <w:szCs w:val="20"/>
        </w:rPr>
        <w:t xml:space="preserve"> Ṣ</w:t>
      </w:r>
      <w:r w:rsidRPr="00656705">
        <w:rPr>
          <w:color w:val="112B21"/>
          <w:sz w:val="20"/>
          <w:szCs w:val="20"/>
        </w:rPr>
        <w:t>adr-al-D</w:t>
      </w:r>
      <w:r w:rsidRPr="00656705">
        <w:rPr>
          <w:sz w:val="20"/>
          <w:szCs w:val="20"/>
        </w:rPr>
        <w:t>ī</w:t>
      </w:r>
      <w:r w:rsidRPr="00656705">
        <w:rPr>
          <w:color w:val="112B21"/>
          <w:sz w:val="20"/>
          <w:szCs w:val="20"/>
        </w:rPr>
        <w:t>n al-Q</w:t>
      </w:r>
      <w:r w:rsidRPr="00656705">
        <w:rPr>
          <w:sz w:val="20"/>
          <w:szCs w:val="20"/>
        </w:rPr>
        <w:t>ū</w:t>
      </w:r>
      <w:r w:rsidRPr="00656705">
        <w:rPr>
          <w:color w:val="112B21"/>
          <w:sz w:val="20"/>
          <w:szCs w:val="20"/>
        </w:rPr>
        <w:t>naw</w:t>
      </w:r>
      <w:r w:rsidRPr="00656705">
        <w:rPr>
          <w:sz w:val="20"/>
          <w:szCs w:val="20"/>
        </w:rPr>
        <w:t>ī</w:t>
      </w:r>
      <w:r w:rsidRPr="00656705">
        <w:rPr>
          <w:color w:val="112B21"/>
          <w:sz w:val="20"/>
          <w:szCs w:val="20"/>
        </w:rPr>
        <w:t xml:space="preserve"> (d. 673/1274) defines subject matter of the Divine Science as: “The Being of God, the Real, from the standpoint of the relationship between Him, exalted be He, in Reality and the world—not from the standpoint of [God] as He is in Himself” (</w:t>
      </w:r>
      <w:r w:rsidRPr="00656705">
        <w:rPr>
          <w:i/>
          <w:iCs/>
          <w:color w:val="112B21"/>
          <w:sz w:val="20"/>
          <w:szCs w:val="20"/>
        </w:rPr>
        <w:t>Wuj</w:t>
      </w:r>
      <w:r w:rsidRPr="00656705">
        <w:rPr>
          <w:i/>
          <w:iCs/>
          <w:sz w:val="20"/>
          <w:szCs w:val="20"/>
        </w:rPr>
        <w:t>ū</w:t>
      </w:r>
      <w:r w:rsidRPr="00656705">
        <w:rPr>
          <w:i/>
          <w:iCs/>
          <w:color w:val="112B21"/>
          <w:sz w:val="20"/>
          <w:szCs w:val="20"/>
        </w:rPr>
        <w:t>d al-</w:t>
      </w:r>
      <w:r w:rsidRPr="00656705">
        <w:rPr>
          <w:i/>
          <w:iCs/>
          <w:sz w:val="20"/>
          <w:szCs w:val="20"/>
        </w:rPr>
        <w:t>Ḥ</w:t>
      </w:r>
      <w:r w:rsidRPr="00656705">
        <w:rPr>
          <w:i/>
          <w:iCs/>
          <w:color w:val="112B21"/>
          <w:sz w:val="20"/>
          <w:szCs w:val="20"/>
        </w:rPr>
        <w:t xml:space="preserve">aqq min </w:t>
      </w:r>
      <w:r w:rsidRPr="00656705">
        <w:rPr>
          <w:i/>
          <w:iCs/>
          <w:sz w:val="20"/>
          <w:szCs w:val="20"/>
        </w:rPr>
        <w:t>ḥ</w:t>
      </w:r>
      <w:r w:rsidRPr="00656705">
        <w:rPr>
          <w:i/>
          <w:iCs/>
          <w:color w:val="112B21"/>
          <w:sz w:val="20"/>
          <w:szCs w:val="20"/>
        </w:rPr>
        <w:t>aythu al-irtib</w:t>
      </w:r>
      <w:r w:rsidRPr="00656705">
        <w:rPr>
          <w:i/>
          <w:iCs/>
          <w:sz w:val="20"/>
          <w:szCs w:val="20"/>
        </w:rPr>
        <w:t>āṭ</w:t>
      </w:r>
      <w:r w:rsidRPr="00656705">
        <w:rPr>
          <w:i/>
          <w:iCs/>
          <w:color w:val="112B21"/>
          <w:sz w:val="20"/>
          <w:szCs w:val="20"/>
        </w:rPr>
        <w:t xml:space="preserve"> baynahu, ta‘</w:t>
      </w:r>
      <w:r w:rsidRPr="00656705">
        <w:rPr>
          <w:i/>
          <w:iCs/>
          <w:sz w:val="20"/>
          <w:szCs w:val="20"/>
        </w:rPr>
        <w:t>ā</w:t>
      </w:r>
      <w:r w:rsidRPr="00656705">
        <w:rPr>
          <w:i/>
          <w:iCs/>
          <w:color w:val="112B21"/>
          <w:sz w:val="20"/>
          <w:szCs w:val="20"/>
        </w:rPr>
        <w:t>l</w:t>
      </w:r>
      <w:r w:rsidRPr="00656705">
        <w:rPr>
          <w:i/>
          <w:iCs/>
          <w:sz w:val="20"/>
          <w:szCs w:val="20"/>
        </w:rPr>
        <w:t>ā</w:t>
      </w:r>
      <w:r w:rsidRPr="00656705">
        <w:rPr>
          <w:i/>
          <w:iCs/>
          <w:color w:val="112B21"/>
          <w:sz w:val="20"/>
          <w:szCs w:val="20"/>
        </w:rPr>
        <w:t>, wa bayn al-‘</w:t>
      </w:r>
      <w:r w:rsidRPr="00656705">
        <w:rPr>
          <w:i/>
          <w:iCs/>
          <w:sz w:val="20"/>
          <w:szCs w:val="20"/>
        </w:rPr>
        <w:t>ā</w:t>
      </w:r>
      <w:r w:rsidRPr="00656705">
        <w:rPr>
          <w:i/>
          <w:iCs/>
          <w:color w:val="112B21"/>
          <w:sz w:val="20"/>
          <w:szCs w:val="20"/>
        </w:rPr>
        <w:t>lam bi-al-</w:t>
      </w:r>
      <w:r w:rsidRPr="00656705">
        <w:rPr>
          <w:i/>
          <w:iCs/>
          <w:sz w:val="20"/>
          <w:szCs w:val="20"/>
        </w:rPr>
        <w:t>ḥ</w:t>
      </w:r>
      <w:r w:rsidRPr="00656705">
        <w:rPr>
          <w:i/>
          <w:iCs/>
          <w:color w:val="112B21"/>
          <w:sz w:val="20"/>
          <w:szCs w:val="20"/>
        </w:rPr>
        <w:t>aqq</w:t>
      </w:r>
      <w:r w:rsidRPr="00656705">
        <w:rPr>
          <w:color w:val="112B21"/>
          <w:sz w:val="20"/>
          <w:szCs w:val="20"/>
        </w:rPr>
        <w:t xml:space="preserve">, </w:t>
      </w:r>
      <w:r w:rsidRPr="00656705">
        <w:rPr>
          <w:i/>
          <w:iCs/>
          <w:color w:val="112B21"/>
          <w:sz w:val="20"/>
          <w:szCs w:val="20"/>
        </w:rPr>
        <w:t>l</w:t>
      </w:r>
      <w:r w:rsidRPr="00656705">
        <w:rPr>
          <w:i/>
          <w:iCs/>
          <w:sz w:val="20"/>
          <w:szCs w:val="20"/>
        </w:rPr>
        <w:t>ā</w:t>
      </w:r>
      <w:r w:rsidRPr="00656705">
        <w:rPr>
          <w:i/>
          <w:iCs/>
          <w:color w:val="112B21"/>
          <w:sz w:val="20"/>
          <w:szCs w:val="20"/>
        </w:rPr>
        <w:t xml:space="preserve"> min </w:t>
      </w:r>
      <w:r w:rsidRPr="00656705">
        <w:rPr>
          <w:i/>
          <w:iCs/>
          <w:sz w:val="20"/>
          <w:szCs w:val="20"/>
        </w:rPr>
        <w:t>ḥ</w:t>
      </w:r>
      <w:r w:rsidRPr="00656705">
        <w:rPr>
          <w:i/>
          <w:iCs/>
          <w:color w:val="112B21"/>
          <w:sz w:val="20"/>
          <w:szCs w:val="20"/>
        </w:rPr>
        <w:t>aythu Huwa</w:t>
      </w:r>
      <w:r w:rsidRPr="00656705">
        <w:rPr>
          <w:color w:val="112B21"/>
          <w:sz w:val="20"/>
          <w:szCs w:val="20"/>
        </w:rPr>
        <w:t>). He clarifies that this is because God—“in terms of as He is in Himself”—is utterly independent of us and the world (</w:t>
      </w:r>
      <w:r w:rsidRPr="00656705">
        <w:rPr>
          <w:i/>
          <w:iCs/>
          <w:color w:val="112B21"/>
          <w:sz w:val="20"/>
          <w:szCs w:val="20"/>
        </w:rPr>
        <w:t>ghan</w:t>
      </w:r>
      <w:r w:rsidRPr="00656705">
        <w:rPr>
          <w:i/>
          <w:iCs/>
          <w:sz w:val="20"/>
          <w:szCs w:val="20"/>
        </w:rPr>
        <w:t>ī</w:t>
      </w:r>
      <w:r w:rsidRPr="00656705">
        <w:rPr>
          <w:i/>
          <w:iCs/>
          <w:color w:val="112B21"/>
          <w:sz w:val="20"/>
          <w:szCs w:val="20"/>
        </w:rPr>
        <w:t xml:space="preserve"> ‘ann</w:t>
      </w:r>
      <w:r w:rsidRPr="00656705">
        <w:rPr>
          <w:i/>
          <w:iCs/>
          <w:sz w:val="20"/>
          <w:szCs w:val="20"/>
        </w:rPr>
        <w:t>ā</w:t>
      </w:r>
      <w:r w:rsidRPr="00656705">
        <w:rPr>
          <w:i/>
          <w:iCs/>
          <w:color w:val="112B21"/>
          <w:sz w:val="20"/>
          <w:szCs w:val="20"/>
        </w:rPr>
        <w:t xml:space="preserve"> wa ‘an al-‘</w:t>
      </w:r>
      <w:r w:rsidRPr="00656705">
        <w:rPr>
          <w:i/>
          <w:iCs/>
          <w:sz w:val="20"/>
          <w:szCs w:val="20"/>
        </w:rPr>
        <w:t>ā</w:t>
      </w:r>
      <w:r w:rsidRPr="00656705">
        <w:rPr>
          <w:i/>
          <w:iCs/>
          <w:color w:val="112B21"/>
          <w:sz w:val="20"/>
          <w:szCs w:val="20"/>
        </w:rPr>
        <w:t>lam</w:t>
      </w:r>
      <w:r w:rsidRPr="00656705">
        <w:rPr>
          <w:color w:val="112B21"/>
          <w:sz w:val="20"/>
          <w:szCs w:val="20"/>
        </w:rPr>
        <w:t xml:space="preserve">). In Henological terms, this could be understood as as study of the two directional effusions of the Hierarchy of Being—up and down—to arrive at the One from the lowest level of existence to the highest level of Supreme Divine Being and vice versa. </w:t>
      </w:r>
    </w:p>
    <w:p w14:paraId="6D05265D" w14:textId="77777777" w:rsidR="00FD1A33" w:rsidRPr="00656705" w:rsidRDefault="00FD1A33" w:rsidP="00FD1A33">
      <w:pPr>
        <w:rPr>
          <w:sz w:val="20"/>
          <w:szCs w:val="20"/>
        </w:rPr>
      </w:pPr>
      <w:r w:rsidRPr="00656705">
        <w:rPr>
          <w:color w:val="112B21"/>
          <w:sz w:val="20"/>
          <w:szCs w:val="20"/>
        </w:rPr>
        <w:t xml:space="preserve">    </w:t>
      </w:r>
      <w:r w:rsidRPr="00656705">
        <w:rPr>
          <w:sz w:val="20"/>
          <w:szCs w:val="20"/>
        </w:rPr>
        <w:t>The “subject matter or area of focus (</w:t>
      </w:r>
      <w:r w:rsidRPr="00656705">
        <w:rPr>
          <w:i/>
          <w:iCs/>
          <w:sz w:val="20"/>
          <w:szCs w:val="20"/>
        </w:rPr>
        <w:t>al-mawḍū‘</w:t>
      </w:r>
      <w:r w:rsidRPr="00656705">
        <w:rPr>
          <w:sz w:val="20"/>
          <w:szCs w:val="20"/>
        </w:rPr>
        <w:t xml:space="preserve">)” stands for the raw material a science area focuses on and works with to arrive at its conclusions, fulfill its defined purpose, and produce its fruit. That is, the </w:t>
      </w:r>
      <w:r w:rsidRPr="00656705">
        <w:rPr>
          <w:i/>
          <w:iCs/>
          <w:sz w:val="20"/>
          <w:szCs w:val="20"/>
        </w:rPr>
        <w:t xml:space="preserve">mawḍū‘ </w:t>
      </w:r>
      <w:r w:rsidRPr="00656705">
        <w:rPr>
          <w:sz w:val="20"/>
          <w:szCs w:val="20"/>
        </w:rPr>
        <w:t>delineates the specific evidence that the science studies, but not the ultimate truths that it establishes from that material. In the above definition, I have attempted to remain close of al-Imām al-Ghazālī’s definition of Islamic Dialetical Theology (</w:t>
      </w:r>
      <w:r w:rsidRPr="00656705">
        <w:rPr>
          <w:i/>
          <w:iCs/>
          <w:sz w:val="20"/>
          <w:szCs w:val="20"/>
        </w:rPr>
        <w:t>‘Ilm al-Kalām</w:t>
      </w:r>
      <w:r w:rsidRPr="00656705">
        <w:rPr>
          <w:sz w:val="20"/>
          <w:szCs w:val="20"/>
        </w:rPr>
        <w:t>)</w:t>
      </w:r>
      <w:r w:rsidRPr="00656705">
        <w:rPr>
          <w:i/>
          <w:iCs/>
          <w:sz w:val="20"/>
          <w:szCs w:val="20"/>
        </w:rPr>
        <w:t xml:space="preserve"> </w:t>
      </w:r>
      <w:r w:rsidRPr="00656705">
        <w:rPr>
          <w:sz w:val="20"/>
          <w:szCs w:val="20"/>
        </w:rPr>
        <w:t xml:space="preserve">as a universal science in his work on Islamic Legal Theory </w:t>
      </w:r>
      <w:r w:rsidRPr="00656705">
        <w:rPr>
          <w:i/>
          <w:iCs/>
          <w:sz w:val="20"/>
          <w:szCs w:val="20"/>
        </w:rPr>
        <w:t>Al-Musṭaṣfā min ‘Ilm al-Uṣūl</w:t>
      </w:r>
      <w:r w:rsidRPr="00656705">
        <w:rPr>
          <w:sz w:val="20"/>
          <w:szCs w:val="20"/>
        </w:rPr>
        <w:t xml:space="preserve"> (</w:t>
      </w:r>
      <w:r w:rsidRPr="00656705">
        <w:rPr>
          <w:i/>
          <w:iCs/>
          <w:sz w:val="20"/>
          <w:szCs w:val="20"/>
        </w:rPr>
        <w:t xml:space="preserve">The Choice Propositions of the Science of the Roots </w:t>
      </w:r>
      <w:r w:rsidRPr="00656705">
        <w:rPr>
          <w:sz w:val="20"/>
          <w:szCs w:val="20"/>
        </w:rPr>
        <w:t>[</w:t>
      </w:r>
      <w:r w:rsidRPr="00656705">
        <w:rPr>
          <w:i/>
          <w:iCs/>
          <w:sz w:val="20"/>
          <w:szCs w:val="20"/>
        </w:rPr>
        <w:t>of Jurisprudence</w:t>
      </w:r>
      <w:r w:rsidRPr="00656705">
        <w:rPr>
          <w:sz w:val="20"/>
          <w:szCs w:val="20"/>
        </w:rPr>
        <w:t>]), which was spoken about earlier in the Introducton. This definition or minor variations of it virtually became the consensus of the later Corrective Tradition. Islam’s earlier dialectical tradition and that of the Western Ash‘arīs of Egypt and North Africa, however, generally defined the subject matter of Islamic theology as: “The essence of God in so far as what is necessary, possible, and impossible about it; the essence of the Messengers in the same vein; the knowledge of possible existence (</w:t>
      </w:r>
      <w:r w:rsidRPr="00656705">
        <w:rPr>
          <w:i/>
          <w:iCs/>
          <w:sz w:val="20"/>
          <w:szCs w:val="20"/>
        </w:rPr>
        <w:t>al-mumkin</w:t>
      </w:r>
      <w:r w:rsidRPr="00656705">
        <w:rPr>
          <w:sz w:val="20"/>
          <w:szCs w:val="20"/>
        </w:rPr>
        <w:t>) in so far as we derive from it the necessary being of its Creator; and knowledge of the Things-Heard (</w:t>
      </w:r>
      <w:r w:rsidRPr="00656705">
        <w:rPr>
          <w:i/>
          <w:iCs/>
          <w:sz w:val="20"/>
          <w:szCs w:val="20"/>
        </w:rPr>
        <w:t>al-Sam‘iyyāt</w:t>
      </w:r>
      <w:r w:rsidRPr="00656705">
        <w:rPr>
          <w:sz w:val="20"/>
          <w:szCs w:val="20"/>
        </w:rPr>
        <w:t>) insofar are as they are obligatory beliefs.” The later Tradition of Critical Verification moved away from this definition because of its cumbersome nature and presumed circularity. The mature Tradition insisted that the subject matter of any science must be carefully delineated so that it does not include what it sets out to prove. For, as just indicated, the subject matter is the actual material that the science focuses upon in attempting to attain its goals. For theology, these goals are undoubtedly the knowledge of God, His Prophets, and the Unseen (the Things-Heard [</w:t>
      </w:r>
      <w:r w:rsidRPr="00656705">
        <w:rPr>
          <w:i/>
          <w:iCs/>
          <w:sz w:val="20"/>
          <w:szCs w:val="20"/>
        </w:rPr>
        <w:t>al-Sam‘iyyāt</w:t>
      </w:r>
      <w:r w:rsidRPr="00656705">
        <w:rPr>
          <w:sz w:val="20"/>
          <w:szCs w:val="20"/>
        </w:rPr>
        <w:t>]). But all these topics and what is directly related to them in the old standard definition are matters that the science sets out to establish. Therefore, they themselves are not its starting point or basic material. As indicated above, al-Imām al-Ghazālī corrected this deficiency by defining Islamic theology as “the science of what is as it [truly] is according to the rubric of Islam” (</w:t>
      </w:r>
      <w:r w:rsidRPr="00656705">
        <w:rPr>
          <w:i/>
          <w:iCs/>
          <w:sz w:val="20"/>
          <w:szCs w:val="20"/>
        </w:rPr>
        <w:t>al-mawjūd bi-mā huwa mawjūd ‘alā qanūn al-Islām</w:t>
      </w:r>
      <w:r w:rsidRPr="00656705">
        <w:rPr>
          <w:sz w:val="20"/>
          <w:szCs w:val="20"/>
        </w:rPr>
        <w:t xml:space="preserve">),” a brilliant and powerfully suggestive denotation which--if followed--would transform </w:t>
      </w:r>
      <w:r w:rsidRPr="00656705">
        <w:rPr>
          <w:i/>
          <w:iCs/>
          <w:sz w:val="20"/>
          <w:szCs w:val="20"/>
        </w:rPr>
        <w:t>‘ilm al-kalām</w:t>
      </w:r>
      <w:r w:rsidRPr="00656705">
        <w:rPr>
          <w:sz w:val="20"/>
          <w:szCs w:val="20"/>
        </w:rPr>
        <w:t xml:space="preserve"> into a truly universal science. Al-Ghazālī’s expression might be parsed as “the science of the ultimate reality of all things as they truly in themselves (</w:t>
      </w:r>
      <w:r w:rsidRPr="00656705">
        <w:rPr>
          <w:i/>
          <w:iCs/>
          <w:sz w:val="20"/>
          <w:szCs w:val="20"/>
        </w:rPr>
        <w:t>fī nafs al-amr</w:t>
      </w:r>
      <w:r w:rsidRPr="00656705">
        <w:rPr>
          <w:sz w:val="20"/>
          <w:szCs w:val="20"/>
        </w:rPr>
        <w:t>) according to Revelation and authentic Prophetic teaching.” As noted earlier, this later definition bring theology and metaphysics close together. In fact, it virtually defines theology as metaphysics--which will, indeed, become a fundamental part of it--but excludes general metaphysics from the definition by the stipulation “according to the rubric of Islam” or, as just mentioned, “according to Revelation and authentic Prophetic teaching.” The Persian Sunnī master al-Qāḍī ‘Aḍud al-Dīn al-Ījī (d. 756/1355), who is one of the great heirs of the early tradition prior to and parallel with the emergent Corrective Tradition, defined Islamic theology as: “That which is [validly] known insofar as its realtionship to religious Creedal beliefs (</w:t>
      </w:r>
      <w:r w:rsidRPr="00656705">
        <w:rPr>
          <w:i/>
          <w:iCs/>
          <w:sz w:val="20"/>
          <w:szCs w:val="20"/>
        </w:rPr>
        <w:t>al-ma‘lūm</w:t>
      </w:r>
      <w:r w:rsidRPr="00656705">
        <w:rPr>
          <w:sz w:val="20"/>
          <w:szCs w:val="20"/>
        </w:rPr>
        <w:t xml:space="preserve"> </w:t>
      </w:r>
      <w:r w:rsidRPr="00656705">
        <w:rPr>
          <w:i/>
          <w:iCs/>
          <w:sz w:val="20"/>
          <w:szCs w:val="20"/>
        </w:rPr>
        <w:t>min ḥaythu yata‘allaqu bihi ithbāt al-‘aqā’id al-dīniyya</w:t>
      </w:r>
      <w:r w:rsidRPr="00656705">
        <w:rPr>
          <w:sz w:val="20"/>
          <w:szCs w:val="20"/>
        </w:rPr>
        <w:t>).” Al-Ījī’s definition echoes somewhat that of al- Ghazālī, with the caveat that al-Ījī--like the majority of Western Ash‘arī theologians outside the Corrective Tradition--did not believe that “things that exist in the mind” (</w:t>
      </w:r>
      <w:r w:rsidRPr="00656705">
        <w:rPr>
          <w:i/>
          <w:iCs/>
          <w:sz w:val="20"/>
          <w:szCs w:val="20"/>
        </w:rPr>
        <w:t>al-mawjūd al-dhihnī</w:t>
      </w:r>
      <w:r w:rsidRPr="00656705">
        <w:rPr>
          <w:sz w:val="20"/>
          <w:szCs w:val="20"/>
        </w:rPr>
        <w:t>) belonged to the proper definition of objective reality. This negative position of excluding “transcendentals” (</w:t>
      </w:r>
      <w:r w:rsidRPr="00656705">
        <w:rPr>
          <w:i/>
          <w:iCs/>
          <w:sz w:val="20"/>
          <w:szCs w:val="20"/>
        </w:rPr>
        <w:t>al-umūr al-‘āmma</w:t>
      </w:r>
      <w:r w:rsidRPr="00656705">
        <w:rPr>
          <w:sz w:val="20"/>
          <w:szCs w:val="20"/>
        </w:rPr>
        <w:t>) or mental constructs from the definition of reality as it truly is (</w:t>
      </w:r>
      <w:r w:rsidRPr="00656705">
        <w:rPr>
          <w:i/>
          <w:iCs/>
          <w:sz w:val="20"/>
          <w:szCs w:val="20"/>
        </w:rPr>
        <w:t>fī nafs al-amr</w:t>
      </w:r>
      <w:r w:rsidRPr="00656705">
        <w:rPr>
          <w:sz w:val="20"/>
          <w:szCs w:val="20"/>
        </w:rPr>
        <w:t>) was strongly impressed upon the Western Ash‘arīs of Egypt and North Africa by the work of the great Saint and theologian al-Imām</w:t>
      </w:r>
      <w:r w:rsidRPr="00656705">
        <w:rPr>
          <w:rStyle w:val="Hyperlink"/>
          <w:rFonts w:eastAsiaTheme="majorEastAsia"/>
          <w:color w:val="343434"/>
          <w:spacing w:val="-3"/>
          <w:sz w:val="20"/>
          <w:szCs w:val="20"/>
        </w:rPr>
        <w:t xml:space="preserve"> </w:t>
      </w:r>
      <w:r w:rsidRPr="00656705">
        <w:rPr>
          <w:sz w:val="20"/>
          <w:szCs w:val="20"/>
        </w:rPr>
        <w:t>Muḥammad</w:t>
      </w:r>
      <w:r w:rsidRPr="00656705">
        <w:rPr>
          <w:rStyle w:val="articletitle"/>
          <w:rFonts w:eastAsiaTheme="majorEastAsia"/>
          <w:color w:val="343434"/>
          <w:spacing w:val="-3"/>
          <w:sz w:val="20"/>
          <w:szCs w:val="20"/>
        </w:rPr>
        <w:t xml:space="preserve"> ibn Y</w:t>
      </w:r>
      <w:r w:rsidRPr="00656705">
        <w:rPr>
          <w:sz w:val="20"/>
          <w:szCs w:val="20"/>
        </w:rPr>
        <w:t>ū</w:t>
      </w:r>
      <w:r w:rsidRPr="00656705">
        <w:rPr>
          <w:rStyle w:val="articletitle"/>
          <w:rFonts w:eastAsiaTheme="majorEastAsia"/>
          <w:color w:val="343434"/>
          <w:spacing w:val="-3"/>
          <w:sz w:val="20"/>
          <w:szCs w:val="20"/>
        </w:rPr>
        <w:t>suf al-San</w:t>
      </w:r>
      <w:r w:rsidRPr="00656705">
        <w:rPr>
          <w:sz w:val="20"/>
          <w:szCs w:val="20"/>
        </w:rPr>
        <w:t>ū</w:t>
      </w:r>
      <w:r w:rsidRPr="00656705">
        <w:rPr>
          <w:rStyle w:val="articletitle"/>
          <w:rFonts w:eastAsiaTheme="majorEastAsia"/>
          <w:color w:val="343434"/>
          <w:spacing w:val="-3"/>
          <w:sz w:val="20"/>
          <w:szCs w:val="20"/>
        </w:rPr>
        <w:t>s</w:t>
      </w:r>
      <w:r w:rsidRPr="00656705">
        <w:rPr>
          <w:sz w:val="20"/>
          <w:szCs w:val="20"/>
        </w:rPr>
        <w:t>ī</w:t>
      </w:r>
      <w:r w:rsidRPr="00656705">
        <w:rPr>
          <w:rStyle w:val="articletitle"/>
          <w:rFonts w:eastAsiaTheme="majorEastAsia"/>
          <w:color w:val="343434"/>
          <w:spacing w:val="-3"/>
          <w:sz w:val="20"/>
          <w:szCs w:val="20"/>
        </w:rPr>
        <w:t xml:space="preserve"> (d. 895/1490), who approved of the position of the text-based (</w:t>
      </w:r>
      <w:r w:rsidRPr="00656705">
        <w:rPr>
          <w:rStyle w:val="articletitle"/>
          <w:rFonts w:eastAsiaTheme="majorEastAsia"/>
          <w:i/>
          <w:iCs/>
          <w:color w:val="343434"/>
          <w:spacing w:val="-3"/>
          <w:sz w:val="20"/>
          <w:szCs w:val="20"/>
        </w:rPr>
        <w:t>athar</w:t>
      </w:r>
      <w:r w:rsidRPr="00656705">
        <w:rPr>
          <w:i/>
          <w:iCs/>
          <w:sz w:val="20"/>
          <w:szCs w:val="20"/>
        </w:rPr>
        <w:t>ī</w:t>
      </w:r>
      <w:r w:rsidRPr="00656705">
        <w:rPr>
          <w:sz w:val="20"/>
          <w:szCs w:val="20"/>
        </w:rPr>
        <w:t>) and anti-Ash‘arī</w:t>
      </w:r>
      <w:r w:rsidRPr="00656705">
        <w:rPr>
          <w:i/>
          <w:iCs/>
          <w:sz w:val="20"/>
          <w:szCs w:val="20"/>
        </w:rPr>
        <w:t xml:space="preserve"> </w:t>
      </w:r>
      <w:r w:rsidRPr="00656705">
        <w:rPr>
          <w:sz w:val="20"/>
          <w:szCs w:val="20"/>
        </w:rPr>
        <w:t>theologian</w:t>
      </w:r>
      <w:r w:rsidRPr="00656705">
        <w:rPr>
          <w:rStyle w:val="articletitle"/>
          <w:rFonts w:eastAsiaTheme="majorEastAsia"/>
          <w:color w:val="343434"/>
          <w:spacing w:val="-3"/>
          <w:sz w:val="20"/>
          <w:szCs w:val="20"/>
        </w:rPr>
        <w:t xml:space="preserve"> Ibn Taymiyya in this regard. Al-San</w:t>
      </w:r>
      <w:r w:rsidRPr="00656705">
        <w:rPr>
          <w:sz w:val="20"/>
          <w:szCs w:val="20"/>
        </w:rPr>
        <w:t>ū</w:t>
      </w:r>
      <w:r w:rsidRPr="00656705">
        <w:rPr>
          <w:rStyle w:val="articletitle"/>
          <w:rFonts w:eastAsiaTheme="majorEastAsia"/>
          <w:color w:val="343434"/>
          <w:spacing w:val="-3"/>
          <w:sz w:val="20"/>
          <w:szCs w:val="20"/>
        </w:rPr>
        <w:t>s</w:t>
      </w:r>
      <w:r w:rsidRPr="00656705">
        <w:rPr>
          <w:sz w:val="20"/>
          <w:szCs w:val="20"/>
        </w:rPr>
        <w:t>ī’s position--in opposition to the emerging School of Critical Verification--would ultimately become a liability and stand in the way of the fullest development of Western Ash‘arism, ultimately rendering it of limited value in the present time. In the context of his own environment and era, al-Imām</w:t>
      </w:r>
      <w:r w:rsidRPr="00656705">
        <w:rPr>
          <w:rStyle w:val="articletitle"/>
          <w:rFonts w:eastAsiaTheme="majorEastAsia"/>
          <w:color w:val="343434"/>
          <w:spacing w:val="-3"/>
          <w:sz w:val="20"/>
          <w:szCs w:val="20"/>
        </w:rPr>
        <w:t xml:space="preserve"> al-San</w:t>
      </w:r>
      <w:r w:rsidRPr="00656705">
        <w:rPr>
          <w:sz w:val="20"/>
          <w:szCs w:val="20"/>
        </w:rPr>
        <w:t>ū</w:t>
      </w:r>
      <w:r w:rsidRPr="00656705">
        <w:rPr>
          <w:rStyle w:val="articletitle"/>
          <w:rFonts w:eastAsiaTheme="majorEastAsia"/>
          <w:color w:val="343434"/>
          <w:spacing w:val="-3"/>
          <w:sz w:val="20"/>
          <w:szCs w:val="20"/>
        </w:rPr>
        <w:t>s</w:t>
      </w:r>
      <w:r w:rsidRPr="00656705">
        <w:rPr>
          <w:sz w:val="20"/>
          <w:szCs w:val="20"/>
        </w:rPr>
        <w:t>ī may, no doubt, be excused for his cynical view of Fakhr al-Dīn al-Rāzī, the emerging Corrective Tradition, and its fundamental concern with “transcendentals” (</w:t>
      </w:r>
      <w:r w:rsidRPr="00656705">
        <w:rPr>
          <w:i/>
          <w:iCs/>
          <w:sz w:val="20"/>
          <w:szCs w:val="20"/>
        </w:rPr>
        <w:t>al-umūr al-‘āmma</w:t>
      </w:r>
      <w:r w:rsidRPr="00656705">
        <w:rPr>
          <w:sz w:val="20"/>
          <w:szCs w:val="20"/>
        </w:rPr>
        <w:t>) and similar abstractions. For their supreme importance would only truly come to light in later times--especially the present age--in response to the devastating intellectual challenges posed in Western European thought by Kant and those who followed in his wake and their notions about the role of mental constructs in cognition. The Corrective Tradition came to include transcendentals, mental constructs, First Principles, and similar matter into the structure of the objective reality of “things as they actually are” (</w:t>
      </w:r>
      <w:r w:rsidRPr="00656705">
        <w:rPr>
          <w:i/>
          <w:iCs/>
          <w:sz w:val="20"/>
          <w:szCs w:val="20"/>
        </w:rPr>
        <w:t>fi nafs al-amr</w:t>
      </w:r>
      <w:r w:rsidRPr="00656705">
        <w:rPr>
          <w:sz w:val="20"/>
          <w:szCs w:val="20"/>
        </w:rPr>
        <w:t>), which is one of the most consequential developments of the mature Tradition and makes it extremely relevant to the philosophical debates of the modern age. Because al-Ījī does not ascribe to the ontological reality of “things that exist in the mind” (</w:t>
      </w:r>
      <w:r w:rsidRPr="00656705">
        <w:rPr>
          <w:i/>
          <w:iCs/>
          <w:sz w:val="20"/>
          <w:szCs w:val="20"/>
        </w:rPr>
        <w:t>al-mawjūd al-dhihnī</w:t>
      </w:r>
      <w:r w:rsidRPr="00656705">
        <w:rPr>
          <w:sz w:val="20"/>
          <w:szCs w:val="20"/>
        </w:rPr>
        <w:t>), his definition avoids the all-inclusive words “existent things as they actually exist” (</w:t>
      </w:r>
      <w:r w:rsidRPr="00656705">
        <w:rPr>
          <w:i/>
          <w:iCs/>
          <w:sz w:val="20"/>
          <w:szCs w:val="20"/>
        </w:rPr>
        <w:t>al-mawjūd bi-mā huwa mawjūd</w:t>
      </w:r>
      <w:r w:rsidRPr="00656705">
        <w:rPr>
          <w:sz w:val="20"/>
          <w:szCs w:val="20"/>
        </w:rPr>
        <w:t>) by preferring “all things that are truly known” (</w:t>
      </w:r>
      <w:r w:rsidRPr="00656705">
        <w:rPr>
          <w:i/>
          <w:iCs/>
          <w:sz w:val="20"/>
          <w:szCs w:val="20"/>
        </w:rPr>
        <w:t>al-ma‘lūm</w:t>
      </w:r>
      <w:r w:rsidRPr="00656705">
        <w:rPr>
          <w:sz w:val="20"/>
          <w:szCs w:val="20"/>
        </w:rPr>
        <w:t>).” Al-Imām Taftāzānī, who was part of the Tradition of Critical Verification, understood the importance of mental constructs in sound theology, while insisting that theology (</w:t>
      </w:r>
      <w:r w:rsidRPr="00656705">
        <w:rPr>
          <w:i/>
          <w:iCs/>
          <w:sz w:val="20"/>
          <w:szCs w:val="20"/>
        </w:rPr>
        <w:t>‘ilm al-kalām</w:t>
      </w:r>
      <w:r w:rsidRPr="00656705">
        <w:rPr>
          <w:sz w:val="20"/>
          <w:szCs w:val="20"/>
        </w:rPr>
        <w:t>)--as the supreme Law-based (</w:t>
      </w:r>
      <w:r w:rsidRPr="00656705">
        <w:rPr>
          <w:i/>
          <w:iCs/>
          <w:sz w:val="20"/>
          <w:szCs w:val="20"/>
        </w:rPr>
        <w:t>shar‘ī</w:t>
      </w:r>
      <w:r w:rsidRPr="00656705">
        <w:rPr>
          <w:sz w:val="20"/>
          <w:szCs w:val="20"/>
        </w:rPr>
        <w:t>) science of Islam must be universal--without being subordinated to secular or non-Law based (non-</w:t>
      </w:r>
      <w:r w:rsidRPr="00656705">
        <w:rPr>
          <w:i/>
          <w:iCs/>
          <w:sz w:val="20"/>
          <w:szCs w:val="20"/>
        </w:rPr>
        <w:t>shar‘ī</w:t>
      </w:r>
      <w:r w:rsidRPr="00656705">
        <w:rPr>
          <w:sz w:val="20"/>
          <w:szCs w:val="20"/>
        </w:rPr>
        <w:t>) metaphysics. He held that whether that whether the subject matter of theology is defined as “all that is known” (al-Ījī) or as “all that exists” (al-Ghazālī and the Corrective Tradition), the definition could still be universal and Law-based simply by adding the condition that it be in accord with the rubric of the Law (</w:t>
      </w:r>
      <w:r w:rsidRPr="00656705">
        <w:rPr>
          <w:i/>
          <w:iCs/>
          <w:sz w:val="20"/>
          <w:szCs w:val="20"/>
        </w:rPr>
        <w:t>‘alā qanūn al-islām</w:t>
      </w:r>
      <w:r w:rsidRPr="00656705">
        <w:rPr>
          <w:sz w:val="20"/>
          <w:szCs w:val="20"/>
        </w:rPr>
        <w:t>). Thus, in the later tradition, then, this stipulation--“according to the rubric of the Law (</w:t>
      </w:r>
      <w:r w:rsidRPr="00656705">
        <w:rPr>
          <w:i/>
          <w:iCs/>
          <w:sz w:val="20"/>
          <w:szCs w:val="20"/>
        </w:rPr>
        <w:t>‘alā qanūn al-Islām</w:t>
      </w:r>
      <w:r w:rsidRPr="00656705">
        <w:rPr>
          <w:sz w:val="20"/>
          <w:szCs w:val="20"/>
        </w:rPr>
        <w:t>)”--became widely accepted, virtually to the point of consensus</w:t>
      </w:r>
    </w:p>
    <w:p w14:paraId="799DADE0" w14:textId="77777777" w:rsidR="00FD1A33" w:rsidRPr="00656705" w:rsidRDefault="00FD1A33" w:rsidP="00FD1A33">
      <w:pPr>
        <w:autoSpaceDE w:val="0"/>
        <w:autoSpaceDN w:val="0"/>
        <w:adjustRightInd w:val="0"/>
        <w:rPr>
          <w:sz w:val="20"/>
          <w:szCs w:val="20"/>
        </w:rPr>
      </w:pPr>
      <w:r w:rsidRPr="00656705">
        <w:rPr>
          <w:sz w:val="20"/>
          <w:szCs w:val="20"/>
        </w:rPr>
        <w:t xml:space="preserve">   It is imperative--although decidedly distasteful--to mention a circle of anti-Akbarian neo-</w:t>
      </w:r>
      <w:r w:rsidRPr="00656705">
        <w:rPr>
          <w:i/>
          <w:iCs/>
          <w:sz w:val="20"/>
          <w:szCs w:val="20"/>
        </w:rPr>
        <w:t>kalām</w:t>
      </w:r>
      <w:r w:rsidRPr="00656705">
        <w:rPr>
          <w:sz w:val="20"/>
          <w:szCs w:val="20"/>
        </w:rPr>
        <w:t xml:space="preserve"> Asha‘arīs who have emerged in recent years.</w:t>
      </w:r>
      <w:r w:rsidRPr="00656705">
        <w:rPr>
          <w:color w:val="000000"/>
          <w:sz w:val="20"/>
          <w:szCs w:val="20"/>
        </w:rPr>
        <w:t xml:space="preserve"> Today’s neo-Ash‘a</w:t>
      </w:r>
      <w:r w:rsidRPr="00656705">
        <w:rPr>
          <w:sz w:val="20"/>
          <w:szCs w:val="20"/>
        </w:rPr>
        <w:t>rīs</w:t>
      </w:r>
      <w:r w:rsidRPr="00656705">
        <w:rPr>
          <w:color w:val="000000"/>
          <w:sz w:val="20"/>
          <w:szCs w:val="20"/>
        </w:rPr>
        <w:t xml:space="preserve"> today attempt ahistoricaly to resurrect an early mode of Ash‘arī </w:t>
      </w:r>
      <w:r w:rsidRPr="00656705">
        <w:rPr>
          <w:i/>
          <w:iCs/>
          <w:color w:val="000000"/>
          <w:sz w:val="20"/>
          <w:szCs w:val="20"/>
        </w:rPr>
        <w:t>kalām</w:t>
      </w:r>
      <w:r w:rsidRPr="00656705">
        <w:rPr>
          <w:color w:val="000000"/>
          <w:sz w:val="20"/>
          <w:szCs w:val="20"/>
        </w:rPr>
        <w:t xml:space="preserve"> that was entirely superceded. They tend to be blissfully unaware of how inadequate their theology is to meet the needs and challenges of the present time. Moreover, in doing so, they are also trying to make their theology the handmaiden of modern scientism, which is nothing less than scholarly sedition.</w:t>
      </w:r>
      <w:r w:rsidRPr="00656705">
        <w:rPr>
          <w:sz w:val="20"/>
          <w:szCs w:val="20"/>
        </w:rPr>
        <w:t xml:space="preserve"> They vigorously promote their anti-Rāzian teachings on the Internet and elsehwere. They celebrate al-Imām</w:t>
      </w:r>
      <w:r w:rsidRPr="00656705">
        <w:rPr>
          <w:rStyle w:val="articletitle"/>
          <w:rFonts w:eastAsiaTheme="majorEastAsia"/>
          <w:color w:val="343434"/>
          <w:spacing w:val="-3"/>
          <w:sz w:val="20"/>
          <w:szCs w:val="20"/>
        </w:rPr>
        <w:t xml:space="preserve"> al-San</w:t>
      </w:r>
      <w:r w:rsidRPr="00656705">
        <w:rPr>
          <w:sz w:val="20"/>
          <w:szCs w:val="20"/>
        </w:rPr>
        <w:t>ū</w:t>
      </w:r>
      <w:r w:rsidRPr="00656705">
        <w:rPr>
          <w:rStyle w:val="articletitle"/>
          <w:rFonts w:eastAsiaTheme="majorEastAsia"/>
          <w:color w:val="343434"/>
          <w:spacing w:val="-3"/>
          <w:sz w:val="20"/>
          <w:szCs w:val="20"/>
        </w:rPr>
        <w:t>s</w:t>
      </w:r>
      <w:r w:rsidRPr="00656705">
        <w:rPr>
          <w:sz w:val="20"/>
          <w:szCs w:val="20"/>
        </w:rPr>
        <w:t>ī’s inglorious antagonism to al-Rāzī. Indeed, one of their prominent spokesmen has proven himself incapable of answering even the most basic of theological questions as posed by masters of the Corrective Tradition. Al-Imām</w:t>
      </w:r>
      <w:r w:rsidRPr="00656705">
        <w:rPr>
          <w:rStyle w:val="articletitle"/>
          <w:rFonts w:eastAsiaTheme="majorEastAsia"/>
          <w:color w:val="343434"/>
          <w:spacing w:val="-3"/>
          <w:sz w:val="20"/>
          <w:szCs w:val="20"/>
        </w:rPr>
        <w:t xml:space="preserve"> al-San</w:t>
      </w:r>
      <w:r w:rsidRPr="00656705">
        <w:rPr>
          <w:sz w:val="20"/>
          <w:szCs w:val="20"/>
        </w:rPr>
        <w:t>ū</w:t>
      </w:r>
      <w:r w:rsidRPr="00656705">
        <w:rPr>
          <w:rStyle w:val="articletitle"/>
          <w:rFonts w:eastAsiaTheme="majorEastAsia"/>
          <w:color w:val="343434"/>
          <w:spacing w:val="-3"/>
          <w:sz w:val="20"/>
          <w:szCs w:val="20"/>
        </w:rPr>
        <w:t>s</w:t>
      </w:r>
      <w:r w:rsidRPr="00656705">
        <w:rPr>
          <w:sz w:val="20"/>
          <w:szCs w:val="20"/>
        </w:rPr>
        <w:t>ī criticized al-Imām</w:t>
      </w:r>
      <w:r w:rsidRPr="00656705">
        <w:rPr>
          <w:rStyle w:val="articletitle"/>
          <w:rFonts w:eastAsiaTheme="majorEastAsia"/>
          <w:color w:val="343434"/>
          <w:spacing w:val="-3"/>
          <w:sz w:val="20"/>
          <w:szCs w:val="20"/>
        </w:rPr>
        <w:t xml:space="preserve"> al-R</w:t>
      </w:r>
      <w:r w:rsidRPr="00656705">
        <w:rPr>
          <w:sz w:val="20"/>
          <w:szCs w:val="20"/>
        </w:rPr>
        <w:t>ā</w:t>
      </w:r>
      <w:r w:rsidRPr="00656705">
        <w:rPr>
          <w:rStyle w:val="articletitle"/>
          <w:rFonts w:eastAsiaTheme="majorEastAsia"/>
          <w:color w:val="343434"/>
          <w:spacing w:val="-3"/>
          <w:sz w:val="20"/>
          <w:szCs w:val="20"/>
        </w:rPr>
        <w:t>z</w:t>
      </w:r>
      <w:r w:rsidRPr="00656705">
        <w:rPr>
          <w:sz w:val="20"/>
          <w:szCs w:val="20"/>
        </w:rPr>
        <w:t>ī for his preoccupation with “transcendentals” (</w:t>
      </w:r>
      <w:r w:rsidRPr="00656705">
        <w:rPr>
          <w:i/>
          <w:iCs/>
          <w:sz w:val="20"/>
          <w:szCs w:val="20"/>
        </w:rPr>
        <w:t>al-umūr al-‘āmma</w:t>
      </w:r>
      <w:r w:rsidRPr="00656705">
        <w:rPr>
          <w:sz w:val="20"/>
          <w:szCs w:val="20"/>
        </w:rPr>
        <w:t>), the vital importance of which is clear in our time but was not so readily apparent in the age of al-Imām</w:t>
      </w:r>
      <w:r w:rsidRPr="00656705">
        <w:rPr>
          <w:rStyle w:val="articletitle"/>
          <w:rFonts w:eastAsiaTheme="majorEastAsia"/>
          <w:color w:val="343434"/>
          <w:spacing w:val="-3"/>
          <w:sz w:val="20"/>
          <w:szCs w:val="20"/>
        </w:rPr>
        <w:t xml:space="preserve"> al-San</w:t>
      </w:r>
      <w:r w:rsidRPr="00656705">
        <w:rPr>
          <w:sz w:val="20"/>
          <w:szCs w:val="20"/>
        </w:rPr>
        <w:t>ū</w:t>
      </w:r>
      <w:r w:rsidRPr="00656705">
        <w:rPr>
          <w:rStyle w:val="articletitle"/>
          <w:rFonts w:eastAsiaTheme="majorEastAsia"/>
          <w:color w:val="343434"/>
          <w:spacing w:val="-3"/>
          <w:sz w:val="20"/>
          <w:szCs w:val="20"/>
        </w:rPr>
        <w:t>s</w:t>
      </w:r>
      <w:r w:rsidRPr="00656705">
        <w:rPr>
          <w:sz w:val="20"/>
          <w:szCs w:val="20"/>
        </w:rPr>
        <w:t>ī and for centuries after that. Unfortunately, certain neo-Kal</w:t>
      </w:r>
      <w:r w:rsidRPr="00656705">
        <w:rPr>
          <w:color w:val="000000"/>
          <w:sz w:val="20"/>
          <w:szCs w:val="20"/>
        </w:rPr>
        <w:t>ā</w:t>
      </w:r>
      <w:r w:rsidRPr="00656705">
        <w:rPr>
          <w:sz w:val="20"/>
          <w:szCs w:val="20"/>
        </w:rPr>
        <w:t>m advocates--given their simplified and truncated understanding of the science--dismiss anything that is classified as “conceptual” (</w:t>
      </w:r>
      <w:r w:rsidRPr="00656705">
        <w:rPr>
          <w:i/>
          <w:iCs/>
          <w:color w:val="000000"/>
          <w:sz w:val="20"/>
          <w:szCs w:val="20"/>
        </w:rPr>
        <w:t>i‘tibārī</w:t>
      </w:r>
      <w:r w:rsidRPr="00656705">
        <w:rPr>
          <w:color w:val="000000"/>
          <w:sz w:val="20"/>
          <w:szCs w:val="20"/>
        </w:rPr>
        <w:t>) and fall off the edge of a flat and austere “objective” world made up only of atom-substances (</w:t>
      </w:r>
      <w:r w:rsidRPr="00656705">
        <w:rPr>
          <w:i/>
          <w:iCs/>
          <w:color w:val="000000"/>
          <w:sz w:val="20"/>
          <w:szCs w:val="20"/>
        </w:rPr>
        <w:t>al-jawāhir</w:t>
      </w:r>
      <w:r w:rsidRPr="00656705">
        <w:rPr>
          <w:color w:val="000000"/>
          <w:sz w:val="20"/>
          <w:szCs w:val="20"/>
        </w:rPr>
        <w:t>) as wekk as certain types of accidents (</w:t>
      </w:r>
      <w:r w:rsidRPr="00656705">
        <w:rPr>
          <w:i/>
          <w:iCs/>
          <w:color w:val="000000"/>
          <w:sz w:val="20"/>
          <w:szCs w:val="20"/>
        </w:rPr>
        <w:t>al-a‘rā</w:t>
      </w:r>
      <w:r w:rsidRPr="00656705">
        <w:rPr>
          <w:i/>
          <w:iCs/>
          <w:sz w:val="20"/>
          <w:szCs w:val="20"/>
        </w:rPr>
        <w:t>ḍ</w:t>
      </w:r>
      <w:r w:rsidRPr="00656705">
        <w:rPr>
          <w:color w:val="000000"/>
          <w:sz w:val="20"/>
          <w:szCs w:val="20"/>
        </w:rPr>
        <w:t>)--including, of course, transcendentals--which they write off as merely “subjective.”</w:t>
      </w:r>
      <w:r w:rsidRPr="00656705">
        <w:rPr>
          <w:sz w:val="20"/>
          <w:szCs w:val="20"/>
        </w:rPr>
        <w:t xml:space="preserve"> </w:t>
      </w:r>
      <w:r w:rsidRPr="00656705">
        <w:rPr>
          <w:color w:val="000000"/>
          <w:sz w:val="20"/>
          <w:szCs w:val="20"/>
        </w:rPr>
        <w:t>Thus, they pass blissfully over the most profound questions of our time about the fundamental structure of reality, implicitly advocating a linear, didactic natural theology that dismisses all metaphysics as dangerous and ultimately irrelevant.</w:t>
      </w:r>
      <w:r w:rsidRPr="00656705">
        <w:rPr>
          <w:sz w:val="20"/>
          <w:szCs w:val="20"/>
        </w:rPr>
        <w:t xml:space="preserve"> More will be said about this approach of the neo-Asha‘arīs below in the chapter, “Temporality of Matter: Atomism versus Hylomorphism.” As a rule, the neo-Asha‘arīs are insufficiently trained in the Islamic theological tradition--which they claim to represent--and, despite the </w:t>
      </w:r>
      <w:r w:rsidRPr="00656705">
        <w:rPr>
          <w:i/>
          <w:iCs/>
          <w:sz w:val="20"/>
          <w:szCs w:val="20"/>
        </w:rPr>
        <w:t>ijāza</w:t>
      </w:r>
      <w:r w:rsidRPr="00656705">
        <w:rPr>
          <w:sz w:val="20"/>
          <w:szCs w:val="20"/>
        </w:rPr>
        <w:t>s of some of them that are written on paper, they have only superficial, limited, and ahistorical understanding of Asha‘arī theology and its development over the centuries. Typically, the neo-Asha‘arīs promote theological “atomism,” which is not to be confused with modern atomic theory in physics, on the mistaken grounds that it was always a fundamental part of the Asha‘arī school and is, in fact, compatible with modern atomic theory in physics. They tend champion scientism uncritically and apologetically, as if it too were compatible with Asha‘arism. Atomism was a dogmatic assumption of the early Ash‘arīs, which they deemed necessary to establish the temporality of all bodies (</w:t>
      </w:r>
      <w:r w:rsidRPr="00656705">
        <w:rPr>
          <w:i/>
          <w:iCs/>
          <w:sz w:val="20"/>
          <w:szCs w:val="20"/>
        </w:rPr>
        <w:t>al-ajsām</w:t>
      </w:r>
      <w:r w:rsidRPr="00656705">
        <w:rPr>
          <w:sz w:val="20"/>
          <w:szCs w:val="20"/>
        </w:rPr>
        <w:t>) on the grounds that they are composed</w:t>
      </w:r>
      <w:r w:rsidRPr="00656705">
        <w:rPr>
          <w:i/>
          <w:iCs/>
          <w:sz w:val="20"/>
          <w:szCs w:val="20"/>
        </w:rPr>
        <w:t xml:space="preserve"> </w:t>
      </w:r>
      <w:r w:rsidRPr="00656705">
        <w:rPr>
          <w:sz w:val="20"/>
          <w:szCs w:val="20"/>
        </w:rPr>
        <w:t>(</w:t>
      </w:r>
      <w:r w:rsidRPr="00656705">
        <w:rPr>
          <w:i/>
          <w:iCs/>
          <w:sz w:val="20"/>
          <w:szCs w:val="20"/>
        </w:rPr>
        <w:t>al-mu’alaffa</w:t>
      </w:r>
      <w:r w:rsidRPr="00656705">
        <w:rPr>
          <w:sz w:val="20"/>
          <w:szCs w:val="20"/>
        </w:rPr>
        <w:t>) and that anything composed must be temporal. They deemed this argument essential to their cosmological proof of God. As we will see later, the Islamic theological tradition among the later Asha‘arīs and others moved away from theological or philosophical “atomism” on the grounds that it could not be proven and was theologically and metaphysically unnecessary and untenable. In his theological work Fakhr al-Dīn al-Rāzī held that there was no proof (</w:t>
      </w:r>
      <w:r w:rsidRPr="00656705">
        <w:rPr>
          <w:i/>
          <w:iCs/>
          <w:sz w:val="20"/>
          <w:szCs w:val="20"/>
        </w:rPr>
        <w:t>burhān</w:t>
      </w:r>
      <w:r w:rsidRPr="00656705">
        <w:rPr>
          <w:sz w:val="20"/>
          <w:szCs w:val="20"/>
        </w:rPr>
        <w:t>) for atomism, but he took the noncommittal position of suspending judgment (</w:t>
      </w:r>
      <w:r w:rsidRPr="00656705">
        <w:rPr>
          <w:i/>
          <w:iCs/>
          <w:sz w:val="20"/>
          <w:szCs w:val="20"/>
        </w:rPr>
        <w:t>al-tawaqquf</w:t>
      </w:r>
      <w:r w:rsidRPr="00656705">
        <w:rPr>
          <w:sz w:val="20"/>
          <w:szCs w:val="20"/>
        </w:rPr>
        <w:t xml:space="preserve"> ) on the matter in his later works. This was not the case with al-Taftāzānī, who demonstrated with equinimity in his theological compendium </w:t>
      </w:r>
      <w:r w:rsidRPr="00656705">
        <w:rPr>
          <w:i/>
          <w:iCs/>
          <w:sz w:val="20"/>
          <w:szCs w:val="20"/>
        </w:rPr>
        <w:t>The Commentary on Creedal Beliefs</w:t>
      </w:r>
      <w:r w:rsidRPr="00656705">
        <w:rPr>
          <w:sz w:val="20"/>
          <w:szCs w:val="20"/>
        </w:rPr>
        <w:t xml:space="preserve"> (</w:t>
      </w:r>
      <w:r w:rsidRPr="00656705">
        <w:rPr>
          <w:i/>
          <w:iCs/>
          <w:sz w:val="20"/>
          <w:szCs w:val="20"/>
        </w:rPr>
        <w:t>Sharḥ al-‘Aqā’id</w:t>
      </w:r>
      <w:r w:rsidRPr="00656705">
        <w:rPr>
          <w:sz w:val="20"/>
          <w:szCs w:val="20"/>
        </w:rPr>
        <w:t>), that the arguments for and against atomism are both weak. Ultimately, the Corrective Tradition showed that both atomism and hylomorphism--its contrary in the thought of the early Muslim philosophers--could be abandoned, since neither was necessary in proving God’s necessary being and both of them bear very little theological or metaphysical fruit. It must be affirmed that anyone who truly knows the intellectual Tradition of Islamic theology will recognize that the texts of the later Tradition speak loudly to the effect that atomism can in no way be ascribed to the entire tradition or regarded as an essential part of it, contrary to the claims of present-day neo-Asha‘arīs. Not surprisingly, the neo-Asha‘arīs exhibit no understanding of Ibn al-‘Arabī or the Corrective Tradition and are generally incapable of studying, understanding, and properly assessing the Shaykh al-Akbar, not to mention the Corrective Tradition that grew out of his guidance and thought. Their positions constitute an intellectual menace as well as being an act of scholarly sedition and betrayal of the Tradition.</w:t>
      </w:r>
      <w:r w:rsidRPr="00656705">
        <w:rPr>
          <w:color w:val="000000"/>
          <w:sz w:val="20"/>
          <w:szCs w:val="20"/>
        </w:rPr>
        <w:t xml:space="preserve"> The words of the poet Abū Nuwās (d. 198/814) are a fitting response to them:</w:t>
      </w:r>
    </w:p>
    <w:p w14:paraId="31246063" w14:textId="77777777" w:rsidR="00FD1A33" w:rsidRPr="00656705" w:rsidRDefault="00FD1A33" w:rsidP="00FD1A33">
      <w:pPr>
        <w:jc w:val="center"/>
        <w:rPr>
          <w:color w:val="000000"/>
          <w:sz w:val="20"/>
          <w:szCs w:val="20"/>
        </w:rPr>
      </w:pPr>
      <w:r w:rsidRPr="00656705">
        <w:rPr>
          <w:color w:val="000000"/>
          <w:sz w:val="20"/>
          <w:szCs w:val="20"/>
        </w:rPr>
        <w:t>So, say to him who [falsely] lays claim in knowledge to [his own particular] philosophy:</w:t>
      </w:r>
    </w:p>
    <w:p w14:paraId="5B929319" w14:textId="77777777" w:rsidR="00FD1A33" w:rsidRPr="00656705" w:rsidRDefault="00FD1A33" w:rsidP="00FD1A33">
      <w:pPr>
        <w:jc w:val="center"/>
        <w:rPr>
          <w:color w:val="000000"/>
          <w:sz w:val="20"/>
          <w:szCs w:val="20"/>
        </w:rPr>
      </w:pPr>
      <w:r w:rsidRPr="00656705">
        <w:rPr>
          <w:color w:val="000000"/>
          <w:sz w:val="20"/>
          <w:szCs w:val="20"/>
        </w:rPr>
        <w:t>You memorized one single thing, but [so many other] things were hidden from you.</w:t>
      </w:r>
    </w:p>
    <w:p w14:paraId="21221DD2" w14:textId="77777777" w:rsidR="00FD1A33" w:rsidRPr="00656705" w:rsidRDefault="00FD1A33" w:rsidP="00FD1A33">
      <w:pPr>
        <w:jc w:val="center"/>
        <w:rPr>
          <w:i/>
          <w:iCs/>
          <w:sz w:val="20"/>
          <w:szCs w:val="20"/>
        </w:rPr>
      </w:pPr>
      <w:r w:rsidRPr="00656705">
        <w:rPr>
          <w:i/>
          <w:iCs/>
          <w:sz w:val="20"/>
          <w:szCs w:val="20"/>
        </w:rPr>
        <w:t>Fa-qul li-man yadda‘ī fī’l-‘ilmi falsafatan:</w:t>
      </w:r>
    </w:p>
    <w:p w14:paraId="34DEBECE" w14:textId="77777777" w:rsidR="00FD1A33" w:rsidRPr="00656705" w:rsidRDefault="00FD1A33" w:rsidP="00FD1A33">
      <w:pPr>
        <w:jc w:val="center"/>
        <w:rPr>
          <w:i/>
          <w:iCs/>
          <w:sz w:val="20"/>
          <w:szCs w:val="20"/>
        </w:rPr>
      </w:pPr>
      <w:r w:rsidRPr="00656705">
        <w:rPr>
          <w:i/>
          <w:iCs/>
          <w:sz w:val="20"/>
          <w:szCs w:val="20"/>
        </w:rPr>
        <w:t>Ḥafiẓta shay’an wa ghābat ‘anka ashyā’u</w:t>
      </w:r>
    </w:p>
  </w:footnote>
  <w:footnote w:id="13">
    <w:p w14:paraId="604AC38B"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Many Traditional Scholars of Islamic Dialectical Theology (</w:t>
      </w:r>
      <w:r w:rsidRPr="00656705">
        <w:rPr>
          <w:rFonts w:ascii="Times New Roman" w:hAnsi="Times New Roman" w:cs="Times New Roman"/>
          <w:i/>
          <w:iCs/>
          <w:sz w:val="20"/>
          <w:szCs w:val="20"/>
        </w:rPr>
        <w:t>‘Ilm al-Kalām</w:t>
      </w:r>
      <w:r w:rsidRPr="00656705">
        <w:rPr>
          <w:rFonts w:ascii="Times New Roman" w:hAnsi="Times New Roman" w:cs="Times New Roman"/>
          <w:sz w:val="20"/>
          <w:szCs w:val="20"/>
        </w:rPr>
        <w:t>)</w:t>
      </w:r>
      <w:r w:rsidRPr="00656705">
        <w:rPr>
          <w:rFonts w:ascii="Times New Roman" w:hAnsi="Times New Roman" w:cs="Times New Roman"/>
          <w:i/>
          <w:iCs/>
          <w:sz w:val="20"/>
          <w:szCs w:val="20"/>
        </w:rPr>
        <w:t xml:space="preserve"> </w:t>
      </w:r>
      <w:r w:rsidRPr="00656705">
        <w:rPr>
          <w:rFonts w:ascii="Times New Roman" w:hAnsi="Times New Roman" w:cs="Times New Roman"/>
          <w:sz w:val="20"/>
          <w:szCs w:val="20"/>
        </w:rPr>
        <w:t>identify the founders of their discipline as al-Imām al-Ash‘arī, al-Imām al-Māturīdī, or both. They are, without question, the two great Imāms of the science, but in neither case did the science of Islamic theology actually begin with them, which is what the word “founder” (</w:t>
      </w:r>
      <w:r w:rsidRPr="00656705">
        <w:rPr>
          <w:rFonts w:ascii="Times New Roman" w:hAnsi="Times New Roman" w:cs="Times New Roman"/>
          <w:i/>
          <w:iCs/>
          <w:sz w:val="20"/>
          <w:szCs w:val="20"/>
        </w:rPr>
        <w:t>wāḍi‘</w:t>
      </w:r>
      <w:r w:rsidRPr="00656705">
        <w:rPr>
          <w:rFonts w:ascii="Times New Roman" w:hAnsi="Times New Roman" w:cs="Times New Roman"/>
          <w:sz w:val="20"/>
          <w:szCs w:val="20"/>
        </w:rPr>
        <w:t xml:space="preserve">) implies. The theological synthesis of al-Māturīdī was taken directly from al-Imām Abū Ḥanīfa (d. 150/767), who lived generations before him. Similarly, al-Imām al-Ash‘arī built on the legacies of prominent and effective Sunnī theologians before him who were from his own city of al-Baṣra. These are most notably ‘Abd-Allāh ibn Sa‘īd al-Qaṭṭān (d. ca. 241/855), who was known as Ibn al-Kullāb, Aḥmad ibn Ibrāhīm al-Qalānisī (d. 230 or 232/845 or 847), and al-Ḥārith ibn Asad Muḥāsibī (d. 243/857)--all of whom al-Shahrastānī and Ibn Khaldūn place among the earliest Sunnī practitioners of </w:t>
      </w:r>
      <w:r w:rsidRPr="00656705">
        <w:rPr>
          <w:rFonts w:ascii="Times New Roman" w:hAnsi="Times New Roman" w:cs="Times New Roman"/>
          <w:i/>
          <w:iCs/>
          <w:sz w:val="20"/>
          <w:szCs w:val="20"/>
        </w:rPr>
        <w:t>‘ilm al-kalām</w:t>
      </w:r>
      <w:r w:rsidRPr="00656705">
        <w:rPr>
          <w:rFonts w:ascii="Times New Roman" w:hAnsi="Times New Roman" w:cs="Times New Roman"/>
          <w:sz w:val="20"/>
          <w:szCs w:val="20"/>
        </w:rPr>
        <w:t>, although their methods of discourse were “persuasive” (</w:t>
      </w:r>
      <w:r w:rsidRPr="00656705">
        <w:rPr>
          <w:rFonts w:ascii="Times New Roman" w:hAnsi="Times New Roman" w:cs="Times New Roman"/>
          <w:i/>
          <w:iCs/>
          <w:sz w:val="20"/>
          <w:szCs w:val="20"/>
        </w:rPr>
        <w:t>iqnā‘ī</w:t>
      </w:r>
      <w:r w:rsidRPr="00656705">
        <w:rPr>
          <w:rFonts w:ascii="Times New Roman" w:hAnsi="Times New Roman" w:cs="Times New Roman"/>
          <w:sz w:val="20"/>
          <w:szCs w:val="20"/>
        </w:rPr>
        <w:t>) and not of a philosophical bent. Other scholars would grant priority to the many upright Imāms of the first generations (</w:t>
      </w:r>
      <w:r w:rsidRPr="00656705">
        <w:rPr>
          <w:rFonts w:ascii="Times New Roman" w:hAnsi="Times New Roman" w:cs="Times New Roman"/>
          <w:i/>
          <w:iCs/>
          <w:sz w:val="20"/>
          <w:szCs w:val="20"/>
        </w:rPr>
        <w:t>al-salaf al-ṣāliḥ</w:t>
      </w:r>
      <w:r w:rsidRPr="00656705">
        <w:rPr>
          <w:rFonts w:ascii="Times New Roman" w:hAnsi="Times New Roman" w:cs="Times New Roman"/>
          <w:sz w:val="20"/>
          <w:szCs w:val="20"/>
        </w:rPr>
        <w:t xml:space="preserve">), such as al-Ḥasan ibn Yasār al-Baṣrī (d. 110/728)--not to mention the eponyms of the four principle Sunnī schools of Law: al-Imām Abū Ḥanīfa (d. 150/767)--already mentioned above--al-Imām Mālik ibn Anas (d. 178/795), al-Imām al-Shafi‘i (d. 204/820), and al-Imām Aḥmad ibn Ḥanbal (d. 241/855). All of the four Imāms took distinctive positions on theology--but especially Abū Ḥanīfa and Aḥmad ibn Ḥanbal. None of these great predecessors stands alone or can take full credit for “founding” the discipline of Islamic theology, but--in their different ways--they all put in motion a brilliant intellectual tradition that bore great fruit and ultimately led to the formulation of the Mature or Corrective Tradition, which we have identified in the Introduction as beginning with al-Imām Fakhr al-Dīn al-Rāzī under the aegis of Ibn al-‘Arabī. </w:t>
      </w:r>
    </w:p>
    <w:p w14:paraId="2F3C9C1D" w14:textId="77777777" w:rsidR="00FD1A33" w:rsidRPr="00656705" w:rsidRDefault="00FD1A33" w:rsidP="00FD1A33">
      <w:pPr>
        <w:rPr>
          <w:rFonts w:eastAsiaTheme="majorEastAsia"/>
          <w:sz w:val="20"/>
          <w:szCs w:val="20"/>
        </w:rPr>
      </w:pPr>
      <w:r w:rsidRPr="00656705">
        <w:rPr>
          <w:sz w:val="20"/>
          <w:szCs w:val="20"/>
        </w:rPr>
        <w:t xml:space="preserve">   I have chosen to identify the Prophet as the true founder of the discipline, since there is no question that all the early and later Scholars of Divinity built their work on “the rubric of Islam,” in that they followed in the footsteps of the Prophet Muḥammad. He, in turn, was preceded by all of God’s Prophet-Messengers who came before him, and </w:t>
      </w:r>
      <w:r w:rsidRPr="00656705">
        <w:rPr>
          <w:rFonts w:eastAsiaTheme="majorEastAsia"/>
          <w:sz w:val="20"/>
          <w:szCs w:val="20"/>
        </w:rPr>
        <w:t xml:space="preserve">each of them in his time may be rightfully regarded as new founder of what Adam originally established and was in danger of being lost. </w:t>
      </w:r>
      <w:r w:rsidRPr="00656705">
        <w:rPr>
          <w:sz w:val="20"/>
          <w:szCs w:val="20"/>
        </w:rPr>
        <w:t xml:space="preserve">The revealed truths of the Prophet and all the Messengers before him laid down the rudiments and ramifications of sound theology and remain the canon against which it is judged until the End of Time. This stipulation of following the rubric of Revelation, as we have seen, is, in fact, what distinguishes theology from metaphysics. Although the the Prophet-Messengers did not, to our knowledge, outline or teach theology as a scholastic subject, they may rightfully be called its founders. Indeed, some Islamic theologians designate the Prophet Muḥammad or the divine Messengers as the founders of the discipline, and I have chosen to follow that example. As noted above, Ibn al-‘Arabī regarded the science of </w:t>
      </w:r>
      <w:r w:rsidRPr="00656705">
        <w:rPr>
          <w:i/>
          <w:iCs/>
          <w:sz w:val="20"/>
          <w:szCs w:val="20"/>
        </w:rPr>
        <w:t>Ḥadīth</w:t>
      </w:r>
      <w:r w:rsidRPr="00656705">
        <w:rPr>
          <w:sz w:val="20"/>
          <w:szCs w:val="20"/>
        </w:rPr>
        <w:t xml:space="preserve"> as the queen of the sciences, since the body of Prophetic </w:t>
      </w:r>
      <w:r w:rsidRPr="00656705">
        <w:rPr>
          <w:i/>
          <w:iCs/>
          <w:sz w:val="20"/>
          <w:szCs w:val="20"/>
        </w:rPr>
        <w:t>Ḥadīth</w:t>
      </w:r>
      <w:r w:rsidRPr="00656705">
        <w:rPr>
          <w:sz w:val="20"/>
          <w:szCs w:val="20"/>
        </w:rPr>
        <w:t xml:space="preserve">, when mastered and properly understood, constitutes the greatest of all expositions of the Qur’ān and of reality as it actually is. Thus, such absolute elevation of the science of </w:t>
      </w:r>
      <w:r w:rsidRPr="00656705">
        <w:rPr>
          <w:i/>
          <w:iCs/>
          <w:sz w:val="20"/>
          <w:szCs w:val="20"/>
        </w:rPr>
        <w:t>Ḥadīth</w:t>
      </w:r>
      <w:r w:rsidRPr="00656705">
        <w:rPr>
          <w:sz w:val="20"/>
          <w:szCs w:val="20"/>
        </w:rPr>
        <w:t xml:space="preserve"> in the hierarchy of human knowledge may also be regarded as tantamount to asserting that the Prophet is the real founder of the science of theology.</w:t>
      </w:r>
    </w:p>
  </w:footnote>
  <w:footnote w:id="14">
    <w:p w14:paraId="433DDE99"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The Islamic doctrine of full moral agency and accountability (</w:t>
      </w:r>
      <w:r w:rsidRPr="00656705">
        <w:rPr>
          <w:rFonts w:ascii="Times New Roman" w:hAnsi="Times New Roman" w:cs="Times New Roman"/>
          <w:i/>
          <w:iCs/>
          <w:sz w:val="20"/>
          <w:szCs w:val="20"/>
        </w:rPr>
        <w:t>al-taklīf</w:t>
      </w:r>
      <w:r w:rsidRPr="00656705">
        <w:rPr>
          <w:rFonts w:ascii="Times New Roman" w:hAnsi="Times New Roman" w:cs="Times New Roman"/>
          <w:sz w:val="20"/>
          <w:szCs w:val="20"/>
        </w:rPr>
        <w:t>) was defined and discussed above in the chapter, “Moral Agency (</w:t>
      </w:r>
      <w:r w:rsidRPr="00656705">
        <w:rPr>
          <w:rFonts w:ascii="Times New Roman" w:hAnsi="Times New Roman" w:cs="Times New Roman"/>
          <w:i/>
          <w:iCs/>
          <w:sz w:val="20"/>
          <w:szCs w:val="20"/>
        </w:rPr>
        <w:t>al-Taklīf</w:t>
      </w:r>
      <w:r w:rsidRPr="00656705">
        <w:rPr>
          <w:rFonts w:ascii="Times New Roman" w:hAnsi="Times New Roman" w:cs="Times New Roman"/>
          <w:sz w:val="20"/>
          <w:szCs w:val="20"/>
        </w:rPr>
        <w:t>).”</w:t>
      </w:r>
    </w:p>
  </w:footnote>
  <w:footnote w:id="15">
    <w:p w14:paraId="12549A08" w14:textId="77777777" w:rsidR="00FD1A33" w:rsidRPr="00656705" w:rsidRDefault="00FD1A33" w:rsidP="00FD1A33">
      <w:pPr>
        <w:autoSpaceDE w:val="0"/>
        <w:autoSpaceDN w:val="0"/>
        <w:adjustRightInd w:val="0"/>
        <w:rPr>
          <w:color w:val="000000"/>
          <w:sz w:val="20"/>
          <w:szCs w:val="20"/>
        </w:rPr>
      </w:pPr>
      <w:r w:rsidRPr="00656705">
        <w:rPr>
          <w:rStyle w:val="FootnoteReference"/>
          <w:sz w:val="20"/>
          <w:szCs w:val="20"/>
        </w:rPr>
        <w:footnoteRef/>
      </w:r>
      <w:r w:rsidRPr="00656705">
        <w:rPr>
          <w:sz w:val="20"/>
          <w:szCs w:val="20"/>
        </w:rPr>
        <w:t xml:space="preserve"> </w:t>
      </w:r>
      <w:r w:rsidRPr="00656705">
        <w:rPr>
          <w:rFonts w:eastAsiaTheme="majorEastAsia"/>
          <w:b/>
          <w:bCs/>
          <w:sz w:val="20"/>
          <w:szCs w:val="20"/>
        </w:rPr>
        <w:t>Nominalism</w:t>
      </w:r>
      <w:r w:rsidRPr="00656705">
        <w:rPr>
          <w:rFonts w:eastAsiaTheme="majorEastAsia"/>
          <w:sz w:val="20"/>
          <w:szCs w:val="20"/>
        </w:rPr>
        <w:t>, as indicated earlier, strips things of their unseen essences</w:t>
      </w:r>
      <w:r w:rsidRPr="00656705">
        <w:rPr>
          <w:rStyle w:val="Heading4Char"/>
          <w:rFonts w:cs="Times New Roman"/>
          <w:sz w:val="20"/>
          <w:szCs w:val="20"/>
        </w:rPr>
        <w:t>.</w:t>
      </w:r>
      <w:r w:rsidRPr="00656705">
        <w:rPr>
          <w:color w:val="000000"/>
          <w:sz w:val="20"/>
          <w:szCs w:val="20"/>
        </w:rPr>
        <w:t xml:space="preserve"> In the nominalist view, a thing is nothing more than the sum of its parts. This point of view declares things to be only “names” for the conglomerations of secondary attributes that we call things. In his masterly work </w:t>
      </w:r>
      <w:r w:rsidRPr="00656705">
        <w:rPr>
          <w:i/>
          <w:iCs/>
          <w:color w:val="000000"/>
          <w:sz w:val="20"/>
          <w:szCs w:val="20"/>
        </w:rPr>
        <w:t xml:space="preserve">Ideas Have Consequences </w:t>
      </w:r>
      <w:r w:rsidRPr="00656705">
        <w:rPr>
          <w:color w:val="000000"/>
          <w:sz w:val="20"/>
          <w:szCs w:val="20"/>
        </w:rPr>
        <w:t xml:space="preserve">Richard Weaver regards nominalism to be the single greatest philosophical mistake of Western civilization. In Weaver’s belief, when essence goes, everything else goes with it. Without essence, we lose the power of definition, and there can be no talk of first principles or any sound intellectual, philosophical, theological, or metaphysical discourse. We become entrapped in the labyrinth of plastic words with no denotations and constantly increasing connotations without end. The affirmation of the unseen reality of essence and the distinction between it and accidents is an </w:t>
      </w:r>
      <w:r w:rsidRPr="00656705">
        <w:rPr>
          <w:i/>
          <w:iCs/>
          <w:color w:val="000000"/>
          <w:sz w:val="20"/>
          <w:szCs w:val="20"/>
        </w:rPr>
        <w:t xml:space="preserve">a priori </w:t>
      </w:r>
      <w:r w:rsidRPr="00656705">
        <w:rPr>
          <w:color w:val="000000"/>
          <w:sz w:val="20"/>
          <w:szCs w:val="20"/>
        </w:rPr>
        <w:t xml:space="preserve">intuition of the intellect. Since affirmation of essence is a fundamental intuition of the intellect, it is not something that has to be proven. Rather, it is the foundation of our power to prove other things.   </w:t>
      </w:r>
    </w:p>
    <w:p w14:paraId="52A5E8F1" w14:textId="77777777" w:rsidR="00FD1A33" w:rsidRPr="00656705" w:rsidRDefault="00FD1A33" w:rsidP="00FD1A33">
      <w:pPr>
        <w:autoSpaceDE w:val="0"/>
        <w:autoSpaceDN w:val="0"/>
        <w:adjustRightInd w:val="0"/>
        <w:rPr>
          <w:color w:val="000000"/>
          <w:sz w:val="20"/>
          <w:szCs w:val="20"/>
        </w:rPr>
      </w:pPr>
      <w:r w:rsidRPr="00656705">
        <w:rPr>
          <w:color w:val="000000"/>
          <w:sz w:val="20"/>
          <w:szCs w:val="20"/>
        </w:rPr>
        <w:t xml:space="preserve">Thus, materialist reductionists deny them, just as they deny all things that they cannot perceive by the five outward senses.   </w:t>
      </w:r>
    </w:p>
    <w:p w14:paraId="41E63CB1" w14:textId="77777777" w:rsidR="00FD1A33" w:rsidRPr="00656705" w:rsidRDefault="00FD1A33" w:rsidP="00FD1A33">
      <w:pPr>
        <w:autoSpaceDE w:val="0"/>
        <w:autoSpaceDN w:val="0"/>
        <w:adjustRightInd w:val="0"/>
        <w:rPr>
          <w:color w:val="000000"/>
          <w:sz w:val="20"/>
          <w:szCs w:val="20"/>
        </w:rPr>
      </w:pPr>
      <w:r w:rsidRPr="00656705">
        <w:rPr>
          <w:color w:val="000000"/>
          <w:sz w:val="20"/>
          <w:szCs w:val="20"/>
        </w:rPr>
        <w:t xml:space="preserve">Denial of this intrinsic and unseen relation between essence and accident is typical of contemporary modernism and scientism. It is one of the first manifestations of the systematic superficiality of reductionism that characterizes human beings today. </w:t>
      </w:r>
    </w:p>
    <w:p w14:paraId="38B335A8" w14:textId="77777777" w:rsidR="00FD1A33" w:rsidRPr="00656705" w:rsidRDefault="00FD1A33" w:rsidP="00FD1A33">
      <w:pPr>
        <w:tabs>
          <w:tab w:val="left" w:pos="478"/>
        </w:tabs>
        <w:rPr>
          <w:color w:val="000000"/>
          <w:sz w:val="20"/>
          <w:szCs w:val="20"/>
        </w:rPr>
      </w:pPr>
      <w:r w:rsidRPr="00656705">
        <w:rPr>
          <w:color w:val="000000"/>
          <w:sz w:val="20"/>
          <w:szCs w:val="20"/>
        </w:rPr>
        <w:t>Nominalism cuts names off from their essences so that they are all that empirically remains. Thus, nominalism is a theory of decapitated names. Names themselves, however, are of supreme importance in identifying the realities of things when they are used properly. The Names of God are supreme archetypes that govern creation, and the human names of things tie those things into their archetypes.</w:t>
      </w:r>
    </w:p>
    <w:p w14:paraId="4E1E4253" w14:textId="77777777" w:rsidR="00FD1A33" w:rsidRPr="00656705" w:rsidRDefault="00FD1A33" w:rsidP="00FD1A33">
      <w:pPr>
        <w:autoSpaceDE w:val="0"/>
        <w:autoSpaceDN w:val="0"/>
        <w:adjustRightInd w:val="0"/>
        <w:rPr>
          <w:color w:val="000000"/>
          <w:sz w:val="20"/>
          <w:szCs w:val="20"/>
        </w:rPr>
      </w:pPr>
      <w:r w:rsidRPr="00656705">
        <w:rPr>
          <w:color w:val="000000"/>
          <w:sz w:val="20"/>
          <w:szCs w:val="20"/>
        </w:rPr>
        <w:t xml:space="preserve">       The word “nominalism” (</w:t>
      </w:r>
      <w:r w:rsidRPr="00656705">
        <w:rPr>
          <w:i/>
          <w:iCs/>
          <w:color w:val="000000"/>
          <w:sz w:val="20"/>
          <w:szCs w:val="20"/>
        </w:rPr>
        <w:t>al-ismiyya</w:t>
      </w:r>
      <w:r w:rsidRPr="00656705">
        <w:rPr>
          <w:color w:val="000000"/>
          <w:sz w:val="20"/>
          <w:szCs w:val="20"/>
        </w:rPr>
        <w:t>) comes from the Latin word “</w:t>
      </w:r>
      <w:r w:rsidRPr="00656705">
        <w:rPr>
          <w:i/>
          <w:iCs/>
          <w:color w:val="000000"/>
          <w:sz w:val="20"/>
          <w:szCs w:val="20"/>
        </w:rPr>
        <w:t>nōmen</w:t>
      </w:r>
      <w:r w:rsidRPr="00656705">
        <w:rPr>
          <w:color w:val="000000"/>
          <w:sz w:val="20"/>
          <w:szCs w:val="20"/>
        </w:rPr>
        <w:t xml:space="preserve">,” which means “name.”  Nominalism holds that the whole (the thing itself) is nothing more than the sum of its parts--there are no essential difference between the whole and its parts. Nominalism is an important form of philosophical reductionism and derives its label from the fact that, in denying that things have essences, it insists that they have no greater reality than the names they have been given. Nominalism attacks the concept of essence, definition, universals (versus individual occurrences), and the logical syllogism; it rejects the basic distinction between essential and accidental qualities and between definitive and incidental properties. Nominalism is one of the great banes of the intellect and pure reason. We cannot understand anything if we cannot distinguish between its essence and its accidental dimensions. Without essence and definition, there can be no talk about first principles or any sound intellectual, philosophical, theological, or metaphysical discourse. </w:t>
      </w:r>
      <w:r w:rsidRPr="00656705">
        <w:rPr>
          <w:color w:val="000000"/>
          <w:sz w:val="20"/>
          <w:szCs w:val="20"/>
          <w:highlight w:val="yellow"/>
        </w:rPr>
        <w:t>Nominalist thought in Europe and North America may be traced back to the English Franciscan monk, scholastic philosopher, and Catholic theologian William of Ockham (d. 1347). Ockham is famed for his “law of parsimony”—which, by the way, is not a law or first principle but a methodological rule of thumb—and is widely known as “Ockham’s razor.” The law of parsimony is a problem-solving technique—generally given preference in modern mathematics and science—that the simplest solution tends to be the best. When different solutions to a problem present themselves, this rule grants priority to the solution with the fewest assumptions.</w:t>
      </w:r>
      <w:r w:rsidRPr="00656705">
        <w:rPr>
          <w:color w:val="000000"/>
          <w:sz w:val="20"/>
          <w:szCs w:val="20"/>
        </w:rPr>
        <w:t xml:space="preserve">  </w:t>
      </w:r>
    </w:p>
    <w:p w14:paraId="79E35140" w14:textId="77777777" w:rsidR="00FD1A33" w:rsidRPr="00656705" w:rsidRDefault="00FD1A33" w:rsidP="00FD1A33">
      <w:pPr>
        <w:autoSpaceDE w:val="0"/>
        <w:autoSpaceDN w:val="0"/>
        <w:adjustRightInd w:val="0"/>
        <w:rPr>
          <w:color w:val="000000"/>
          <w:sz w:val="20"/>
          <w:szCs w:val="20"/>
        </w:rPr>
      </w:pPr>
      <w:r w:rsidRPr="00656705">
        <w:rPr>
          <w:color w:val="000000"/>
          <w:sz w:val="20"/>
          <w:szCs w:val="20"/>
        </w:rPr>
        <w:t xml:space="preserve">     Some scholars contend that the formidable Islamic scholar and polymath Taqī ad-Dīn Aḥmad ibn Taymiyya (d. 728/1328) was a nominalist, which other scholars deny. In his work </w:t>
      </w:r>
      <w:r w:rsidRPr="00656705">
        <w:rPr>
          <w:i/>
          <w:iCs/>
          <w:color w:val="000000"/>
          <w:sz w:val="20"/>
          <w:szCs w:val="20"/>
        </w:rPr>
        <w:t>Against the Greek Logicians</w:t>
      </w:r>
      <w:r w:rsidRPr="00656705">
        <w:rPr>
          <w:color w:val="000000"/>
          <w:sz w:val="20"/>
          <w:szCs w:val="20"/>
        </w:rPr>
        <w:t xml:space="preserve"> , Wael Hallaq asserts that for Ibn Taymiyya the concept of essence was nothing but a mental abstraction. It existed only in the human mind and not externally. Likewise, for Ibn Taymiyya, in Hallaq’s view, “all universals, be they natural, logical, or mental, have only mental existence.” If this assertion were true, it would probably make Ibn Taymiyya the only significant nominalist in Islamic intellectual history prior to the present age. In his article “Muslim Theologians and Universals,” Dr. Omar Qureshi has shown, however, that a thorough study of Ibn Taymiyya’s doctrine of universals shows that he employed an Avicennian framework and maintained that natural universals and unconditioned essences exist both in the mind and in external particulars.  </w:t>
      </w:r>
    </w:p>
    <w:p w14:paraId="20B1020F" w14:textId="77777777" w:rsidR="00FD1A33" w:rsidRPr="00656705" w:rsidRDefault="00FD1A33" w:rsidP="00FD1A33">
      <w:pPr>
        <w:autoSpaceDE w:val="0"/>
        <w:autoSpaceDN w:val="0"/>
        <w:adjustRightInd w:val="0"/>
        <w:rPr>
          <w:color w:val="000000"/>
          <w:sz w:val="20"/>
          <w:szCs w:val="20"/>
        </w:rPr>
      </w:pPr>
      <w:r w:rsidRPr="00656705">
        <w:rPr>
          <w:color w:val="000000"/>
          <w:sz w:val="20"/>
          <w:szCs w:val="20"/>
        </w:rPr>
        <w:t xml:space="preserve">    Ibn Taymiyya does have, however, a number of quasi-nominalist positions. These are most readily apparent in his works on logic. Surprisingly, although Ibn Taymiyya ostensibly denounced Greek influences on Islamic thought, especially in their Platonic, Neoplatonic, and Aristotelian forms, he took his own apparently nominalist philosophical speculations directly from the Greeks. Ibn Taymiyya’s apparent nominalism appears in two works primarily: His “Refutation of the Logicians” ( </w:t>
      </w:r>
      <w:r w:rsidRPr="00656705">
        <w:rPr>
          <w:i/>
          <w:iCs/>
          <w:color w:val="000000"/>
          <w:sz w:val="20"/>
          <w:szCs w:val="20"/>
        </w:rPr>
        <w:t>Al-Radd ‘alā al-</w:t>
      </w:r>
      <w:r w:rsidRPr="00656705">
        <w:rPr>
          <w:color w:val="000000"/>
          <w:sz w:val="20"/>
          <w:szCs w:val="20"/>
        </w:rPr>
        <w:t xml:space="preserve"> </w:t>
      </w:r>
      <w:r w:rsidRPr="00656705">
        <w:rPr>
          <w:i/>
          <w:iCs/>
          <w:color w:val="000000"/>
          <w:sz w:val="20"/>
          <w:szCs w:val="20"/>
        </w:rPr>
        <w:t>Manṭiqiyy</w:t>
      </w:r>
      <w:r w:rsidRPr="00656705">
        <w:rPr>
          <w:color w:val="000000"/>
          <w:sz w:val="20"/>
          <w:szCs w:val="20"/>
        </w:rPr>
        <w:t xml:space="preserve"> </w:t>
      </w:r>
      <w:r w:rsidRPr="00656705">
        <w:rPr>
          <w:i/>
          <w:iCs/>
          <w:color w:val="000000"/>
          <w:sz w:val="20"/>
          <w:szCs w:val="20"/>
        </w:rPr>
        <w:t>ī</w:t>
      </w:r>
      <w:r w:rsidRPr="00656705">
        <w:rPr>
          <w:color w:val="000000"/>
          <w:sz w:val="20"/>
          <w:szCs w:val="20"/>
        </w:rPr>
        <w:t xml:space="preserve"> </w:t>
      </w:r>
      <w:r w:rsidRPr="00656705">
        <w:rPr>
          <w:i/>
          <w:iCs/>
          <w:color w:val="000000"/>
          <w:sz w:val="20"/>
          <w:szCs w:val="20"/>
        </w:rPr>
        <w:t>n</w:t>
      </w:r>
      <w:r w:rsidRPr="00656705">
        <w:rPr>
          <w:color w:val="000000"/>
          <w:sz w:val="20"/>
          <w:szCs w:val="20"/>
        </w:rPr>
        <w:t xml:space="preserve"> )</w:t>
      </w:r>
      <w:r w:rsidRPr="00656705">
        <w:rPr>
          <w:i/>
          <w:iCs/>
          <w:color w:val="000000"/>
          <w:sz w:val="20"/>
          <w:szCs w:val="20"/>
        </w:rPr>
        <w:t xml:space="preserve"> </w:t>
      </w:r>
      <w:r w:rsidRPr="00656705">
        <w:rPr>
          <w:color w:val="000000"/>
          <w:sz w:val="20"/>
          <w:szCs w:val="20"/>
        </w:rPr>
        <w:t>and his “Invalidation of Logic” (</w:t>
      </w:r>
      <w:r w:rsidRPr="00656705">
        <w:rPr>
          <w:i/>
          <w:iCs/>
          <w:color w:val="000000"/>
          <w:sz w:val="20"/>
          <w:szCs w:val="20"/>
        </w:rPr>
        <w:t>Naqḍ al-Manṭiq</w:t>
      </w:r>
      <w:r w:rsidRPr="00656705">
        <w:rPr>
          <w:color w:val="000000"/>
          <w:sz w:val="20"/>
          <w:szCs w:val="20"/>
        </w:rPr>
        <w:t xml:space="preserve"> ). As Dr. Aref Nayed told me in a private conversation, his research has shown that, in both of these works, Ibn Taymiyya borrows word-for-word from the ancient Greek Pyrrhonist Skeptics </w:t>
      </w:r>
      <w:r w:rsidRPr="00656705">
        <w:rPr>
          <w:color w:val="101010"/>
          <w:sz w:val="20"/>
          <w:szCs w:val="20"/>
        </w:rPr>
        <w:t>Aenesidemus (1</w:t>
      </w:r>
      <w:r w:rsidRPr="00656705">
        <w:rPr>
          <w:color w:val="000000"/>
          <w:sz w:val="20"/>
          <w:szCs w:val="20"/>
        </w:rPr>
        <w:t xml:space="preserve"> </w:t>
      </w:r>
      <w:r w:rsidRPr="00656705">
        <w:rPr>
          <w:color w:val="101010"/>
          <w:sz w:val="20"/>
          <w:szCs w:val="20"/>
          <w:vertAlign w:val="superscript"/>
        </w:rPr>
        <w:t>st</w:t>
      </w:r>
      <w:r w:rsidRPr="00656705">
        <w:rPr>
          <w:color w:val="101010"/>
          <w:sz w:val="20"/>
          <w:szCs w:val="20"/>
        </w:rPr>
        <w:t xml:space="preserve"> century BCE) and Agrippa (1</w:t>
      </w:r>
      <w:r w:rsidRPr="00656705">
        <w:rPr>
          <w:color w:val="000000"/>
          <w:sz w:val="20"/>
          <w:szCs w:val="20"/>
        </w:rPr>
        <w:t xml:space="preserve"> </w:t>
      </w:r>
      <w:r w:rsidRPr="00656705">
        <w:rPr>
          <w:color w:val="101010"/>
          <w:sz w:val="20"/>
          <w:szCs w:val="20"/>
          <w:vertAlign w:val="superscript"/>
        </w:rPr>
        <w:t>st</w:t>
      </w:r>
      <w:r w:rsidRPr="00656705">
        <w:rPr>
          <w:color w:val="101010"/>
          <w:sz w:val="20"/>
          <w:szCs w:val="20"/>
        </w:rPr>
        <w:t xml:space="preserve"> century BCE), who sought to establish the impossibility of certain knowledge based on </w:t>
      </w:r>
      <w:r w:rsidRPr="00656705">
        <w:rPr>
          <w:i/>
          <w:iCs/>
          <w:color w:val="101010"/>
          <w:sz w:val="20"/>
          <w:szCs w:val="20"/>
        </w:rPr>
        <w:t xml:space="preserve">a priori </w:t>
      </w:r>
      <w:r w:rsidRPr="00656705">
        <w:rPr>
          <w:color w:val="101010"/>
          <w:sz w:val="20"/>
          <w:szCs w:val="20"/>
        </w:rPr>
        <w:t xml:space="preserve">evidence. Ibn Taymiyya borrows primarily from “The Ten Modes of Aenesidemus” and “The Five Modes of Agrippa,” as transmitted by the Greek physician and philosopher Sextus Empiricus (d. ca. 210 CE), in his well-known work </w:t>
      </w:r>
      <w:r w:rsidRPr="00656705">
        <w:rPr>
          <w:i/>
          <w:iCs/>
          <w:color w:val="101010"/>
          <w:sz w:val="20"/>
          <w:szCs w:val="20"/>
        </w:rPr>
        <w:t>The Outlines of Pyrrhonism</w:t>
      </w:r>
      <w:r w:rsidRPr="00656705">
        <w:rPr>
          <w:color w:val="101010"/>
          <w:sz w:val="20"/>
          <w:szCs w:val="20"/>
        </w:rPr>
        <w:t xml:space="preserve"> .</w:t>
      </w:r>
      <w:r w:rsidRPr="00656705">
        <w:rPr>
          <w:color w:val="000000"/>
          <w:sz w:val="20"/>
          <w:szCs w:val="20"/>
        </w:rPr>
        <w:t xml:space="preserve"> </w:t>
      </w:r>
    </w:p>
    <w:p w14:paraId="41A8AC07" w14:textId="77777777" w:rsidR="00FD1A33" w:rsidRPr="00656705" w:rsidRDefault="00FD1A33" w:rsidP="00FD1A33">
      <w:pPr>
        <w:autoSpaceDE w:val="0"/>
        <w:autoSpaceDN w:val="0"/>
        <w:adjustRightInd w:val="0"/>
        <w:rPr>
          <w:color w:val="000000"/>
          <w:sz w:val="20"/>
          <w:szCs w:val="20"/>
        </w:rPr>
      </w:pPr>
      <w:r w:rsidRPr="00656705">
        <w:rPr>
          <w:color w:val="000000"/>
          <w:sz w:val="20"/>
          <w:szCs w:val="20"/>
        </w:rPr>
        <w:t xml:space="preserve">     Ibn Taymiyya hailed from the city of Ḥ arrān (ancient Karrai, Carrhae, and Hellenopolis (Greek city)) in Upper Mesopotamia (modern Turkey), one of the oldest and most interesting cities of the world. In its rich history, Ḥ arrān was a center of Greek thought a nd is also considered the last refuge of Classical paganism. In the Muslim world, Ḥ arrān was rare in that certain pagan cults persisted there for a very long time. Such indigenous Ḥ arrān ian religion was based on cults of Ancient Mesopotamian, Neoplatonic Greek philosophy, Hellenism in general, and Egyptian Hermetic literature. The Ḥ arrān ians began the translation of Hermetic literature into Arabic from the second/eighth century onward. </w:t>
      </w:r>
    </w:p>
    <w:p w14:paraId="7EDC5351" w14:textId="77777777" w:rsidR="00FD1A33" w:rsidRPr="00656705" w:rsidRDefault="00FD1A33" w:rsidP="00FD1A33">
      <w:pPr>
        <w:tabs>
          <w:tab w:val="left" w:pos="478"/>
        </w:tabs>
        <w:rPr>
          <w:color w:val="000000"/>
          <w:sz w:val="20"/>
          <w:szCs w:val="20"/>
        </w:rPr>
      </w:pPr>
      <w:r w:rsidRPr="00656705">
        <w:rPr>
          <w:rFonts w:eastAsia="MS Mincho"/>
          <w:color w:val="000000"/>
          <w:sz w:val="20"/>
          <w:szCs w:val="20"/>
        </w:rPr>
        <w:t xml:space="preserve">Coincidentally, Ibn Taymiyya and William of Ockham were contemporaries, although Ibn Taymiyya was the older of the two and lived longer. </w:t>
      </w:r>
      <w:r w:rsidRPr="00656705">
        <w:rPr>
          <w:rFonts w:eastAsia="MS Mincho"/>
          <w:color w:val="000000"/>
          <w:sz w:val="20"/>
          <w:szCs w:val="20"/>
          <w:highlight w:val="yellow"/>
        </w:rPr>
        <w:t xml:space="preserve">Richard Weaver sees Ockham’s nominalism as the single most harmful historical mistake and intellectual error in Western civilization (see Richard M. Weaver, </w:t>
      </w:r>
      <w:r w:rsidRPr="00656705">
        <w:rPr>
          <w:rFonts w:eastAsia="MS Mincho"/>
          <w:i/>
          <w:iCs/>
          <w:color w:val="000000"/>
          <w:sz w:val="20"/>
          <w:szCs w:val="20"/>
          <w:highlight w:val="yellow"/>
        </w:rPr>
        <w:t>Ideas Have Consequences</w:t>
      </w:r>
      <w:r w:rsidRPr="00656705">
        <w:rPr>
          <w:rFonts w:eastAsia="MS Mincho"/>
          <w:color w:val="000000"/>
          <w:sz w:val="20"/>
          <w:szCs w:val="20"/>
          <w:highlight w:val="yellow"/>
        </w:rPr>
        <w:t xml:space="preserve"> (Chicago and London: University of Chicago Press, 2013)). Ockham was a subtle and difficult thinker. William of Ockham brings about the complete “terrestrialization” of knowledge and its objects in the wake of Scotus. Ockham held that there are no universal essences that require to be embodied in matter in order to become individuals. The singular thing is a singular thing without any addition to it. The singular thing requires no metaphysical principle of individuation. It can be argued that Ockham dramatically restricted the domain of certain knowledge to the existence of sensations and our minds, and in this narrowness, he confined certain knowledge of reality as a part of his “subjective empiricism.” Spiker does note, however, that no school called “nominalism” was espoused by Ockham or his followers. That is a later back-projection.</w:t>
      </w:r>
      <w:r w:rsidRPr="00656705">
        <w:rPr>
          <w:rFonts w:eastAsia="MS Mincho"/>
          <w:color w:val="000000"/>
          <w:sz w:val="20"/>
          <w:szCs w:val="20"/>
        </w:rPr>
        <w:t xml:space="preserve">  </w:t>
      </w:r>
    </w:p>
    <w:p w14:paraId="65755544" w14:textId="77777777" w:rsidR="00FD1A33" w:rsidRPr="00656705" w:rsidRDefault="00FD1A33" w:rsidP="00FD1A33">
      <w:pPr>
        <w:tabs>
          <w:tab w:val="left" w:pos="478"/>
        </w:tabs>
        <w:rPr>
          <w:sz w:val="20"/>
          <w:szCs w:val="20"/>
        </w:rPr>
      </w:pPr>
    </w:p>
    <w:p w14:paraId="615501DE" w14:textId="77777777" w:rsidR="00FD1A33" w:rsidRPr="00656705" w:rsidRDefault="00FD1A33" w:rsidP="00FD1A33">
      <w:pPr>
        <w:pStyle w:val="FootnoteText"/>
        <w:rPr>
          <w:rFonts w:ascii="Times New Roman" w:hAnsi="Times New Roman" w:cs="Times New Roman"/>
          <w:sz w:val="20"/>
          <w:szCs w:val="20"/>
        </w:rPr>
      </w:pPr>
    </w:p>
  </w:footnote>
  <w:footnote w:id="16">
    <w:p w14:paraId="2974DD47" w14:textId="77777777" w:rsidR="67D65C16" w:rsidRDefault="67D65C16" w:rsidP="67D65C16">
      <w:pPr>
        <w:rPr>
          <w:sz w:val="20"/>
          <w:szCs w:val="20"/>
        </w:rPr>
      </w:pPr>
      <w:r w:rsidRPr="67D65C16">
        <w:rPr>
          <w:rStyle w:val="FootnoteReference"/>
          <w:sz w:val="20"/>
          <w:szCs w:val="20"/>
        </w:rPr>
        <w:footnoteRef/>
      </w:r>
      <w:r w:rsidRPr="67D65C16">
        <w:rPr>
          <w:sz w:val="20"/>
          <w:szCs w:val="20"/>
        </w:rPr>
        <w:t xml:space="preserve"> We will discuss the </w:t>
      </w:r>
      <w:r w:rsidRPr="67D65C16">
        <w:rPr>
          <w:b/>
          <w:bCs/>
          <w:sz w:val="20"/>
          <w:szCs w:val="20"/>
        </w:rPr>
        <w:t>Intellect</w:t>
      </w:r>
      <w:r w:rsidRPr="67D65C16">
        <w:rPr>
          <w:sz w:val="20"/>
          <w:szCs w:val="20"/>
        </w:rPr>
        <w:t xml:space="preserve"> (</w:t>
      </w:r>
      <w:r w:rsidRPr="67D65C16">
        <w:rPr>
          <w:i/>
          <w:iCs/>
          <w:sz w:val="20"/>
          <w:szCs w:val="20"/>
        </w:rPr>
        <w:t>al-‘Aql</w:t>
      </w:r>
      <w:r w:rsidRPr="67D65C16">
        <w:rPr>
          <w:sz w:val="20"/>
          <w:szCs w:val="20"/>
        </w:rPr>
        <w:t xml:space="preserve">) in greater detail below in Volume Two in the chapter, “Intellect: God’s Supreme Gift.” I write the word “Intellect” in this book with a capital “I” to indicate its supreme rank among all human and Angelic faculties. As we will see, the Intellect is distinct from intelligence and “the brain.” Intellect is first and foremost the ability to understand First Principles, </w:t>
      </w:r>
      <w:r w:rsidRPr="67D65C16">
        <w:rPr>
          <w:i/>
          <w:iCs/>
          <w:sz w:val="20"/>
          <w:szCs w:val="20"/>
        </w:rPr>
        <w:t xml:space="preserve">a priori </w:t>
      </w:r>
      <w:r w:rsidRPr="67D65C16">
        <w:rPr>
          <w:sz w:val="20"/>
          <w:szCs w:val="20"/>
        </w:rPr>
        <w:t>truths, and those paradigms and cognitive frames closely associated with them, such as the necessity of the conceptually necessary, the possibility of the conceptually possible, and the impossibility of the conceptually impossible. The gift of Intellect is what makes us truly human, and it enables us as human beings to discriminate between fallacy and sound argument, to separate truth from falsehood, and to discern guidance from error. The Intellect of our rational souls is uniquely fashioned to interface between the tangible, finite realm in which we live, and the intangible, infinite realm of Divine and higher Spiritual realities. But—unlike intelligence and “the brain”—Intellect cannot function in a moral vacuum. Rather, Intellect requires virtue in order to be effective and function long-term.</w:t>
      </w:r>
    </w:p>
  </w:footnote>
  <w:footnote w:id="17">
    <w:p w14:paraId="7BEF55F6" w14:textId="77777777" w:rsidR="67D65C16" w:rsidRDefault="67D65C16" w:rsidP="67D65C16">
      <w:pPr>
        <w:rPr>
          <w:sz w:val="20"/>
          <w:szCs w:val="20"/>
        </w:rPr>
      </w:pPr>
      <w:r w:rsidRPr="67D65C16">
        <w:rPr>
          <w:rStyle w:val="FootnoteReference"/>
          <w:sz w:val="20"/>
          <w:szCs w:val="20"/>
        </w:rPr>
        <w:footnoteRef/>
      </w:r>
      <w:r w:rsidRPr="67D65C16">
        <w:rPr>
          <w:color w:val="000000" w:themeColor="text1"/>
          <w:sz w:val="20"/>
          <w:szCs w:val="20"/>
        </w:rPr>
        <w:t xml:space="preserve"> </w:t>
      </w:r>
      <w:r w:rsidRPr="67D65C16">
        <w:rPr>
          <w:b/>
          <w:bCs/>
          <w:color w:val="000000" w:themeColor="text1"/>
          <w:sz w:val="20"/>
          <w:szCs w:val="20"/>
        </w:rPr>
        <w:t>Intellect</w:t>
      </w:r>
      <w:r w:rsidRPr="67D65C16">
        <w:rPr>
          <w:color w:val="000000" w:themeColor="text1"/>
          <w:sz w:val="20"/>
          <w:szCs w:val="20"/>
        </w:rPr>
        <w:t xml:space="preserve"> (Arabic: </w:t>
      </w:r>
      <w:r w:rsidRPr="67D65C16">
        <w:rPr>
          <w:i/>
          <w:iCs/>
          <w:color w:val="000000" w:themeColor="text1"/>
          <w:sz w:val="20"/>
          <w:szCs w:val="20"/>
        </w:rPr>
        <w:t>al-‘Aql</w:t>
      </w:r>
      <w:r w:rsidRPr="67D65C16">
        <w:rPr>
          <w:color w:val="000000" w:themeColor="text1"/>
          <w:sz w:val="20"/>
          <w:szCs w:val="20"/>
        </w:rPr>
        <w:t>) will be spoken about about in detail in what follows. In the Islamic Tradition, the Intellect is associated with both the brain and the muscular heart but is not identical with either. Intellect has the power to understand first principles, gain true knowledge, and come to know things as they are in themselves, which is its chief aspiration and function. The Intellect—as we will see below—is not the same as the brain, intelligence, or reason, although each of these are associated with the Intellect and are essential to its proper operation.</w:t>
      </w:r>
    </w:p>
  </w:footnote>
  <w:footnote w:id="18">
    <w:p w14:paraId="1A3E2155"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w:t>
      </w:r>
      <w:r w:rsidRPr="00656705">
        <w:rPr>
          <w:b/>
          <w:bCs/>
          <w:color w:val="000000"/>
          <w:sz w:val="20"/>
          <w:szCs w:val="20"/>
          <w:u w:color="1A1A1A"/>
        </w:rPr>
        <w:t xml:space="preserve">Microcosm and Macrocosm </w:t>
      </w:r>
      <w:r w:rsidRPr="00656705">
        <w:rPr>
          <w:color w:val="000000"/>
          <w:sz w:val="20"/>
          <w:szCs w:val="20"/>
          <w:u w:color="1A1A1A"/>
        </w:rPr>
        <w:t xml:space="preserve">refer to the Traditional Islamic and virtually universal belief in Man as “the Little World” (Arabic: </w:t>
      </w:r>
      <w:r w:rsidRPr="00656705">
        <w:rPr>
          <w:i/>
          <w:iCs/>
          <w:color w:val="000000"/>
          <w:sz w:val="20"/>
          <w:szCs w:val="20"/>
        </w:rPr>
        <w:t>al-‘</w:t>
      </w:r>
      <w:r w:rsidRPr="00656705">
        <w:rPr>
          <w:i/>
          <w:iCs/>
          <w:sz w:val="20"/>
          <w:szCs w:val="20"/>
        </w:rPr>
        <w:t>Ā</w:t>
      </w:r>
      <w:r w:rsidRPr="00656705">
        <w:rPr>
          <w:i/>
          <w:iCs/>
          <w:color w:val="000000"/>
          <w:sz w:val="20"/>
          <w:szCs w:val="20"/>
        </w:rPr>
        <w:t>lam al-</w:t>
      </w:r>
      <w:r w:rsidRPr="00656705">
        <w:rPr>
          <w:i/>
          <w:iCs/>
          <w:sz w:val="20"/>
          <w:szCs w:val="20"/>
        </w:rPr>
        <w:t>Ṣ</w:t>
      </w:r>
      <w:r w:rsidRPr="00656705">
        <w:rPr>
          <w:i/>
          <w:iCs/>
          <w:color w:val="000000"/>
          <w:sz w:val="20"/>
          <w:szCs w:val="20"/>
        </w:rPr>
        <w:t>agh</w:t>
      </w:r>
      <w:r w:rsidRPr="00656705">
        <w:rPr>
          <w:i/>
          <w:iCs/>
          <w:sz w:val="20"/>
          <w:szCs w:val="20"/>
        </w:rPr>
        <w:t>īr</w:t>
      </w:r>
      <w:r w:rsidRPr="00656705">
        <w:rPr>
          <w:sz w:val="20"/>
          <w:szCs w:val="20"/>
        </w:rPr>
        <w:t xml:space="preserve">; Greek: </w:t>
      </w:r>
      <w:r w:rsidRPr="00656705">
        <w:rPr>
          <w:i/>
          <w:iCs/>
          <w:color w:val="474747"/>
          <w:sz w:val="20"/>
          <w:szCs w:val="20"/>
          <w:shd w:val="clear" w:color="auto" w:fill="FFFFFF"/>
        </w:rPr>
        <w:t xml:space="preserve">Mikròs Kósmos, </w:t>
      </w:r>
      <w:r w:rsidRPr="00656705">
        <w:rPr>
          <w:i/>
          <w:iCs/>
          <w:color w:val="000000" w:themeColor="text1"/>
          <w:sz w:val="20"/>
          <w:szCs w:val="20"/>
        </w:rPr>
        <w:t>Μ</w:t>
      </w:r>
      <w:r w:rsidRPr="00656705">
        <w:rPr>
          <w:i/>
          <w:iCs/>
          <w:color w:val="474747"/>
          <w:sz w:val="20"/>
          <w:szCs w:val="20"/>
          <w:shd w:val="clear" w:color="auto" w:fill="FFFFFF"/>
        </w:rPr>
        <w:t>ικρὸς Kόσμος</w:t>
      </w:r>
      <w:r w:rsidRPr="00656705">
        <w:rPr>
          <w:color w:val="000000"/>
          <w:sz w:val="20"/>
          <w:szCs w:val="20"/>
          <w:u w:color="1A1A1A"/>
        </w:rPr>
        <w:t xml:space="preserve">) and </w:t>
      </w:r>
      <w:r w:rsidRPr="00656705">
        <w:rPr>
          <w:color w:val="000000"/>
          <w:sz w:val="20"/>
          <w:szCs w:val="20"/>
        </w:rPr>
        <w:t xml:space="preserve">the universe that surrounds us as the “the Big World” (Arabic: </w:t>
      </w:r>
      <w:r w:rsidRPr="00656705">
        <w:rPr>
          <w:i/>
          <w:iCs/>
          <w:color w:val="000000"/>
          <w:sz w:val="20"/>
          <w:szCs w:val="20"/>
        </w:rPr>
        <w:t>al-‘</w:t>
      </w:r>
      <w:r w:rsidRPr="00656705">
        <w:rPr>
          <w:i/>
          <w:iCs/>
          <w:sz w:val="20"/>
          <w:szCs w:val="20"/>
        </w:rPr>
        <w:t>Ā</w:t>
      </w:r>
      <w:r w:rsidRPr="00656705">
        <w:rPr>
          <w:i/>
          <w:iCs/>
          <w:color w:val="000000"/>
          <w:sz w:val="20"/>
          <w:szCs w:val="20"/>
        </w:rPr>
        <w:t>lam al-Kab</w:t>
      </w:r>
      <w:r w:rsidRPr="00656705">
        <w:rPr>
          <w:i/>
          <w:iCs/>
          <w:sz w:val="20"/>
          <w:szCs w:val="20"/>
        </w:rPr>
        <w:t>ī</w:t>
      </w:r>
      <w:r w:rsidRPr="00656705">
        <w:rPr>
          <w:i/>
          <w:iCs/>
          <w:color w:val="000000"/>
          <w:sz w:val="20"/>
          <w:szCs w:val="20"/>
        </w:rPr>
        <w:t>r</w:t>
      </w:r>
      <w:r w:rsidRPr="00656705">
        <w:rPr>
          <w:color w:val="000000"/>
          <w:sz w:val="20"/>
          <w:szCs w:val="20"/>
        </w:rPr>
        <w:t xml:space="preserve">; Greek: </w:t>
      </w:r>
      <w:r w:rsidRPr="00656705">
        <w:rPr>
          <w:rStyle w:val="apple-converted-space"/>
          <w:i/>
          <w:iCs/>
          <w:color w:val="474747"/>
          <w:sz w:val="20"/>
          <w:szCs w:val="20"/>
          <w:shd w:val="clear" w:color="auto" w:fill="FFFFFF"/>
        </w:rPr>
        <w:t>M</w:t>
      </w:r>
      <w:r w:rsidRPr="00656705">
        <w:rPr>
          <w:i/>
          <w:iCs/>
          <w:color w:val="474747"/>
          <w:sz w:val="20"/>
          <w:szCs w:val="20"/>
          <w:shd w:val="clear" w:color="auto" w:fill="FFFFFF"/>
        </w:rPr>
        <w:t>akròs Kósmos, Mακρὸς Kόσμος</w:t>
      </w:r>
      <w:r w:rsidRPr="00656705">
        <w:rPr>
          <w:color w:val="000000"/>
          <w:sz w:val="20"/>
          <w:szCs w:val="20"/>
        </w:rPr>
        <w:t>). In T</w:t>
      </w:r>
      <w:r w:rsidRPr="00656705">
        <w:rPr>
          <w:sz w:val="20"/>
          <w:szCs w:val="20"/>
        </w:rPr>
        <w:t xml:space="preserve">raditional Islamic Metaphysics and Science, the Paradigm of the Microcosm-Macrocosm relationship between Human Beings and the Cosmos—or the ordered World in its beauty—is a universal paradigm shared with many other faith and Philosophical traditions. Man as Microcosm possesses within himself all the Levels of Being (Arabic: </w:t>
      </w:r>
      <w:r w:rsidRPr="00656705">
        <w:rPr>
          <w:i/>
          <w:iCs/>
          <w:sz w:val="20"/>
          <w:szCs w:val="20"/>
        </w:rPr>
        <w:t>Marātib al-Wujūd</w:t>
      </w:r>
      <w:r w:rsidRPr="00656705">
        <w:rPr>
          <w:sz w:val="20"/>
          <w:szCs w:val="20"/>
        </w:rPr>
        <w:t xml:space="preserve">), while the Intellect (Arabic: </w:t>
      </w:r>
      <w:r w:rsidRPr="00656705">
        <w:rPr>
          <w:i/>
          <w:iCs/>
          <w:sz w:val="20"/>
          <w:szCs w:val="20"/>
        </w:rPr>
        <w:t>al-‘Aql</w:t>
      </w:r>
      <w:r w:rsidRPr="00656705">
        <w:rPr>
          <w:sz w:val="20"/>
          <w:szCs w:val="20"/>
        </w:rPr>
        <w:t xml:space="preserve">) is the inner Principle of his Being. Man’s Soul and his complex faculties represent the different stages of tangible earthly life between the mineral, vegetative, animal, and Angelic realms. We are the Interspace (Arabic: </w:t>
      </w:r>
      <w:r w:rsidRPr="00656705">
        <w:rPr>
          <w:i/>
          <w:iCs/>
          <w:sz w:val="20"/>
          <w:szCs w:val="20"/>
        </w:rPr>
        <w:t>al-Barzakh</w:t>
      </w:r>
      <w:r w:rsidRPr="00656705">
        <w:rPr>
          <w:sz w:val="20"/>
          <w:szCs w:val="20"/>
        </w:rPr>
        <w:t>) between the earthly or sublunar and celestial or heavenly Worlds. Our Felicity as Human Beings lies essentially in our playing that role we were created to perform with honor and dignity, while cultivating and properly developing our the Intellects and faculties of cognition.</w:t>
      </w:r>
    </w:p>
    <w:p w14:paraId="5C9181F5" w14:textId="77777777" w:rsidR="00FD1A33" w:rsidRPr="00656705" w:rsidRDefault="00FD1A33" w:rsidP="00FD1A33">
      <w:pPr>
        <w:rPr>
          <w:sz w:val="20"/>
          <w:szCs w:val="20"/>
        </w:rPr>
      </w:pPr>
      <w:r w:rsidRPr="00656705">
        <w:rPr>
          <w:sz w:val="20"/>
          <w:szCs w:val="20"/>
        </w:rPr>
        <w:t xml:space="preserve">    Al-Bīrūnī </w:t>
      </w:r>
      <w:r w:rsidRPr="00656705">
        <w:rPr>
          <w:color w:val="1A1A1A"/>
          <w:sz w:val="20"/>
          <w:szCs w:val="20"/>
        </w:rPr>
        <w:t>(d. 440/1048)</w:t>
      </w:r>
      <w:r w:rsidRPr="00656705">
        <w:rPr>
          <w:sz w:val="20"/>
          <w:szCs w:val="20"/>
        </w:rPr>
        <w:t xml:space="preserve"> refers to the analogy of Microcosm and Macrocosm, when he remarks: “How should a person wonder at this [marvel of the Human Soul], when it is undeniable that God has the power to combine the whole World in single individual?” That is, God has the power to create the individual Human Being as a Microcosm of the entire World. The Reality of the Human Microcosm, in Islamic belief, is based upon the belief, which was discussed under our treatment of Primordial Human Nature (</w:t>
      </w:r>
      <w:r w:rsidRPr="00656705">
        <w:rPr>
          <w:i/>
          <w:iCs/>
          <w:sz w:val="20"/>
          <w:szCs w:val="20"/>
        </w:rPr>
        <w:t>al-Fiṭra</w:t>
      </w:r>
      <w:r w:rsidRPr="00656705">
        <w:rPr>
          <w:sz w:val="20"/>
          <w:szCs w:val="20"/>
        </w:rPr>
        <w:t xml:space="preserve">) that the totality and all-comprehensiveness of the Human form arises from the fact that the individual Human Being gathers together within himself all the Divine Names and and basic Positive Attributes—Life, Knowledge, Will, Power, Hearing, Seeing, and Speech—that only manifest themselves in partite fashion throughout all the entities of the external World —from greatest to least. Thus, the Microcosm-Macrocosm Paradigm looks upon the Human Being as “the Little World” (Microcosm; </w:t>
      </w:r>
      <w:r w:rsidRPr="00656705">
        <w:rPr>
          <w:i/>
          <w:iCs/>
          <w:color w:val="000000"/>
          <w:sz w:val="20"/>
          <w:szCs w:val="20"/>
        </w:rPr>
        <w:t>al-‘</w:t>
      </w:r>
      <w:r w:rsidRPr="00656705">
        <w:rPr>
          <w:i/>
          <w:iCs/>
          <w:sz w:val="20"/>
          <w:szCs w:val="20"/>
        </w:rPr>
        <w:t>Ā</w:t>
      </w:r>
      <w:r w:rsidRPr="00656705">
        <w:rPr>
          <w:i/>
          <w:iCs/>
          <w:color w:val="000000"/>
          <w:sz w:val="20"/>
          <w:szCs w:val="20"/>
        </w:rPr>
        <w:t>lam al-</w:t>
      </w:r>
      <w:r w:rsidRPr="00656705">
        <w:rPr>
          <w:i/>
          <w:iCs/>
          <w:sz w:val="20"/>
          <w:szCs w:val="20"/>
        </w:rPr>
        <w:t>Ṣ</w:t>
      </w:r>
      <w:r w:rsidRPr="00656705">
        <w:rPr>
          <w:i/>
          <w:iCs/>
          <w:color w:val="000000"/>
          <w:sz w:val="20"/>
          <w:szCs w:val="20"/>
        </w:rPr>
        <w:t>agh</w:t>
      </w:r>
      <w:r w:rsidRPr="00656705">
        <w:rPr>
          <w:i/>
          <w:iCs/>
          <w:sz w:val="20"/>
          <w:szCs w:val="20"/>
        </w:rPr>
        <w:t>īr</w:t>
      </w:r>
      <w:r w:rsidRPr="00656705">
        <w:rPr>
          <w:sz w:val="20"/>
          <w:szCs w:val="20"/>
        </w:rPr>
        <w:t>) or “the Little Man” (</w:t>
      </w:r>
      <w:r w:rsidRPr="00656705">
        <w:rPr>
          <w:i/>
          <w:iCs/>
          <w:sz w:val="20"/>
          <w:szCs w:val="20"/>
        </w:rPr>
        <w:t>al-Insān al-Ṣaghīr</w:t>
      </w:r>
      <w:r w:rsidRPr="00656705">
        <w:rPr>
          <w:sz w:val="20"/>
          <w:szCs w:val="20"/>
        </w:rPr>
        <w:t xml:space="preserve">) and the Cosmos as “the Great World” (Macrocosm; </w:t>
      </w:r>
      <w:r w:rsidRPr="00656705">
        <w:rPr>
          <w:i/>
          <w:iCs/>
          <w:sz w:val="20"/>
          <w:szCs w:val="20"/>
        </w:rPr>
        <w:t>al-</w:t>
      </w:r>
      <w:r w:rsidRPr="00656705">
        <w:rPr>
          <w:i/>
          <w:iCs/>
          <w:color w:val="000000"/>
          <w:sz w:val="20"/>
          <w:szCs w:val="20"/>
        </w:rPr>
        <w:t>‘</w:t>
      </w:r>
      <w:r w:rsidRPr="00656705">
        <w:rPr>
          <w:i/>
          <w:iCs/>
          <w:sz w:val="20"/>
          <w:szCs w:val="20"/>
        </w:rPr>
        <w:t>Ā</w:t>
      </w:r>
      <w:r w:rsidRPr="00656705">
        <w:rPr>
          <w:i/>
          <w:iCs/>
          <w:color w:val="000000"/>
          <w:sz w:val="20"/>
          <w:szCs w:val="20"/>
        </w:rPr>
        <w:t>lam</w:t>
      </w:r>
      <w:r w:rsidRPr="00656705">
        <w:rPr>
          <w:i/>
          <w:iCs/>
          <w:sz w:val="20"/>
          <w:szCs w:val="20"/>
        </w:rPr>
        <w:t xml:space="preserve"> al-Kabīr</w:t>
      </w:r>
      <w:r w:rsidRPr="00656705">
        <w:rPr>
          <w:sz w:val="20"/>
          <w:szCs w:val="20"/>
        </w:rPr>
        <w:t>) or “the Great Man” (</w:t>
      </w:r>
      <w:r w:rsidRPr="00656705">
        <w:rPr>
          <w:i/>
          <w:iCs/>
          <w:sz w:val="20"/>
          <w:szCs w:val="20"/>
        </w:rPr>
        <w:t>al-Insān al-Kabīr</w:t>
      </w:r>
      <w:r w:rsidRPr="00656705">
        <w:rPr>
          <w:sz w:val="20"/>
          <w:szCs w:val="20"/>
        </w:rPr>
        <w:t xml:space="preserve">). More fully, the Paradigm asserts explicitly that everything in the Universe has its counterpart within us, and everything within us has its counterpart in the World. Because each Human Being is a totality, however, we are complete without the world, but the World, which is not a totality in the same sense, since no entity in it—other than Man—contains all the Names and Positive Attributes of God—is never complete without us. One of the important corollaries of the Microcosm-Macrocosm Paradigm is the Cognitive Frame that Human Beings are not strangers in the World. Rather—as repeatedly noted—there is a kinship relation between us and everything around us. Because of this kinship, there is also natural and absolute sympathy between Man and the Cosmos based on the Passionate Love (Arabic: </w:t>
      </w:r>
      <w:r w:rsidRPr="00656705">
        <w:rPr>
          <w:i/>
          <w:iCs/>
          <w:sz w:val="20"/>
          <w:szCs w:val="20"/>
        </w:rPr>
        <w:t>al-‘Ishq</w:t>
      </w:r>
      <w:r w:rsidRPr="00656705">
        <w:rPr>
          <w:sz w:val="20"/>
          <w:szCs w:val="20"/>
        </w:rPr>
        <w:t>) that pervades and permeates the Cosmos.</w:t>
      </w:r>
    </w:p>
    <w:p w14:paraId="55338A2A" w14:textId="77777777" w:rsidR="00FD1A33" w:rsidRPr="00656705" w:rsidRDefault="00FD1A33" w:rsidP="00FD1A33">
      <w:pPr>
        <w:rPr>
          <w:sz w:val="20"/>
          <w:szCs w:val="20"/>
        </w:rPr>
      </w:pPr>
      <w:r w:rsidRPr="00656705">
        <w:rPr>
          <w:sz w:val="20"/>
          <w:szCs w:val="20"/>
        </w:rPr>
        <w:t xml:space="preserve">    Thus, both worlds—the Little World and the Great World, the little Man and the Great Man—are completely compatible with each other and there can be no dualist dichotomy between them or anything within them. Thus, we can truly know the world, and we can discover ourselves by studying it because of this kinship relation between us and every object in it. True knowledge of the World is not only possible, it is natural and requisite, while, of course, also being perfectly isomorphic. We participate directly in the World we see as a cognate part of it. If we understand ourselves, we understand the world. If we understand the World, we will discover ourselves. This principle was the basis of all the Traditional Islamic physical Sciences—even chemistry and physics. The Cosmos is adapted to, and it is mindful of us. We, in turn, are perfectly adapted to understand the Cosmos and are meant to be mindful of it, which is a fundamental Principle required to restore the Intellectual Integrity of cognition and Science in our time.</w:t>
      </w:r>
    </w:p>
    <w:p w14:paraId="35485842" w14:textId="77777777" w:rsidR="00FD1A33" w:rsidRPr="00656705" w:rsidRDefault="00FD1A33" w:rsidP="00FD1A33">
      <w:pPr>
        <w:rPr>
          <w:sz w:val="20"/>
          <w:szCs w:val="20"/>
        </w:rPr>
      </w:pPr>
      <w:r w:rsidRPr="00656705">
        <w:rPr>
          <w:sz w:val="20"/>
          <w:szCs w:val="20"/>
        </w:rPr>
        <w:t xml:space="preserve">   Furthermore, the Microcosm-Macrocosm paradigm has two additional principle Cognitive Frames, which are also shared by Traditional Cultures and Civilizations. First, Reality is essentially qualitative and not just quantitative. For example, physical objects are indeed extensions in space, but they have many other qualities that are essential to their natures: They point beyond themselves to greater realities; they have intrinsic value, meaningful shape, location, direction, and other qualities that cannot be generalized away. When we view reality as qualitative, it becomes a Sign of higher, hidden Realities because Archetypal Symbolism is a function of quality, not quantity. Second, knowledge is both </w:t>
      </w:r>
      <w:r w:rsidRPr="00656705">
        <w:rPr>
          <w:b/>
          <w:bCs/>
          <w:sz w:val="20"/>
          <w:szCs w:val="20"/>
        </w:rPr>
        <w:t>vertical</w:t>
      </w:r>
      <w:r w:rsidRPr="00656705">
        <w:rPr>
          <w:sz w:val="20"/>
          <w:szCs w:val="20"/>
        </w:rPr>
        <w:t xml:space="preserve"> and </w:t>
      </w:r>
      <w:r w:rsidRPr="00656705">
        <w:rPr>
          <w:b/>
          <w:bCs/>
          <w:sz w:val="20"/>
          <w:szCs w:val="20"/>
        </w:rPr>
        <w:t>horizontal</w:t>
      </w:r>
      <w:r w:rsidRPr="00656705">
        <w:rPr>
          <w:sz w:val="20"/>
          <w:szCs w:val="20"/>
        </w:rPr>
        <w:t xml:space="preserve">, two modes of perception which are necessary complements of each other. </w:t>
      </w:r>
      <w:r w:rsidRPr="00656705">
        <w:rPr>
          <w:b/>
          <w:bCs/>
          <w:sz w:val="20"/>
          <w:szCs w:val="20"/>
        </w:rPr>
        <w:t>Verticality</w:t>
      </w:r>
      <w:r w:rsidRPr="00656705">
        <w:rPr>
          <w:sz w:val="20"/>
          <w:szCs w:val="20"/>
        </w:rPr>
        <w:t xml:space="preserve"> affirms that the Principle of universal causality is transcendent, and it alone makes </w:t>
      </w:r>
      <w:r w:rsidRPr="00656705">
        <w:rPr>
          <w:b/>
          <w:bCs/>
          <w:sz w:val="20"/>
          <w:szCs w:val="20"/>
        </w:rPr>
        <w:t>Horizontality</w:t>
      </w:r>
      <w:r w:rsidRPr="00656705">
        <w:rPr>
          <w:sz w:val="20"/>
          <w:szCs w:val="20"/>
        </w:rPr>
        <w:t xml:space="preserve"> possible and meaningful. Horizontality, on the other hand, gives us access to practical knowledge and detailed Metaphysical insights into our own natures.</w:t>
      </w:r>
    </w:p>
  </w:footnote>
  <w:footnote w:id="19">
    <w:p w14:paraId="336E9E24"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w:t>
      </w:r>
      <w:r w:rsidRPr="00656705">
        <w:rPr>
          <w:rFonts w:eastAsiaTheme="minorEastAsia"/>
          <w:b/>
          <w:bCs/>
          <w:color w:val="000000"/>
          <w:sz w:val="20"/>
          <w:szCs w:val="20"/>
          <w:u w:color="000000"/>
        </w:rPr>
        <w:t>Paradigms and Cognitive Frames</w:t>
      </w:r>
      <w:r w:rsidRPr="00656705">
        <w:rPr>
          <w:rFonts w:eastAsiaTheme="minorEastAsia"/>
          <w:color w:val="000000"/>
          <w:sz w:val="20"/>
          <w:szCs w:val="20"/>
          <w:u w:color="000000"/>
        </w:rPr>
        <w:t xml:space="preserve"> are the basic conceptual definitions and patterns of Human thought, and they are given central importance in </w:t>
      </w:r>
      <w:r w:rsidRPr="00656705">
        <w:rPr>
          <w:rFonts w:eastAsiaTheme="minorEastAsia"/>
          <w:i/>
          <w:iCs/>
          <w:color w:val="000000"/>
          <w:sz w:val="20"/>
          <w:szCs w:val="20"/>
          <w:u w:color="000000"/>
        </w:rPr>
        <w:t>The First Teaching</w:t>
      </w:r>
      <w:r w:rsidRPr="00656705">
        <w:rPr>
          <w:rFonts w:eastAsiaTheme="minorEastAsia"/>
          <w:color w:val="000000"/>
          <w:sz w:val="20"/>
          <w:szCs w:val="20"/>
          <w:u w:color="000000"/>
        </w:rPr>
        <w:t xml:space="preserve">. </w:t>
      </w:r>
      <w:r w:rsidRPr="00656705">
        <w:rPr>
          <w:b/>
          <w:bCs/>
          <w:sz w:val="20"/>
          <w:szCs w:val="20"/>
        </w:rPr>
        <w:t xml:space="preserve">Paradigms </w:t>
      </w:r>
      <w:r w:rsidRPr="00656705">
        <w:rPr>
          <w:sz w:val="20"/>
          <w:szCs w:val="20"/>
        </w:rPr>
        <w:t xml:space="preserve">constitute broad, overarching conceptual frameworks of thought that bring together distinct sets of concepts and thought patterns which are spelled out in detail by </w:t>
      </w:r>
      <w:r w:rsidRPr="00656705">
        <w:rPr>
          <w:b/>
          <w:bCs/>
          <w:sz w:val="20"/>
          <w:szCs w:val="20"/>
        </w:rPr>
        <w:t>Cognitive Frames</w:t>
      </w:r>
      <w:r w:rsidRPr="00656705">
        <w:rPr>
          <w:sz w:val="20"/>
          <w:szCs w:val="20"/>
        </w:rPr>
        <w:t xml:space="preserve">. Cognitive Frames are, therefore, the elemental conceptual structures that make up Paradigms. By their nature, Paradigms and Cognitive Frames are linguistic phenomena, which distinguishes them from First Principles and other examples of </w:t>
      </w:r>
      <w:r w:rsidRPr="00656705">
        <w:rPr>
          <w:i/>
          <w:iCs/>
          <w:sz w:val="20"/>
          <w:szCs w:val="20"/>
        </w:rPr>
        <w:t>A Priori</w:t>
      </w:r>
      <w:r w:rsidRPr="00656705">
        <w:rPr>
          <w:sz w:val="20"/>
          <w:szCs w:val="20"/>
        </w:rPr>
        <w:t xml:space="preserve"> thought, which are direct products of the Intellect, although they too must be expressed in language. As conceived of in </w:t>
      </w:r>
      <w:r w:rsidRPr="00656705">
        <w:rPr>
          <w:i/>
          <w:iCs/>
          <w:sz w:val="20"/>
          <w:szCs w:val="20"/>
        </w:rPr>
        <w:t>The First Teaching</w:t>
      </w:r>
      <w:r w:rsidRPr="00656705">
        <w:rPr>
          <w:sz w:val="20"/>
          <w:szCs w:val="20"/>
        </w:rPr>
        <w:t xml:space="preserve">, Cognitive frames are simply little Paradigms—while it is the Paradigms that generate and set Cognitive Frames. Top or ruling Paradigms create fields of knowledge and thought and give them their definition. Once a Paradigm is established, those unwilling or unable to use it must work in isolation or attach themselves to other groups that advocate more compatible Paradigms and Cognitive Frames. In the Empirical Sciences and different fields of knowledge, Paradigms create professions and disciplines. Such Paradigms also warrant special places in curriculums and lead to the foundation of specialized journals and societies. </w:t>
      </w:r>
    </w:p>
    <w:p w14:paraId="35B58D77" w14:textId="77777777" w:rsidR="00FD1A33" w:rsidRPr="00656705" w:rsidRDefault="00FD1A33" w:rsidP="00FD1A33">
      <w:pPr>
        <w:rPr>
          <w:sz w:val="20"/>
          <w:szCs w:val="20"/>
        </w:rPr>
      </w:pPr>
      <w:r w:rsidRPr="00656705">
        <w:rPr>
          <w:sz w:val="20"/>
          <w:szCs w:val="20"/>
        </w:rPr>
        <w:t xml:space="preserve">   Examples of dominant yet limited and potentially harmful Paradigms and Cognitive Frames are the radical Metaphysical “Dualism” of Late Antiquity, the hypothesis of a lost “Islamic Golden Age,” the notion of the “Reconquest” (</w:t>
      </w:r>
      <w:r w:rsidRPr="00656705">
        <w:rPr>
          <w:i/>
          <w:iCs/>
          <w:sz w:val="20"/>
          <w:szCs w:val="20"/>
        </w:rPr>
        <w:t>la Reconquista</w:t>
      </w:r>
      <w:r w:rsidRPr="00656705">
        <w:rPr>
          <w:sz w:val="20"/>
          <w:szCs w:val="20"/>
        </w:rPr>
        <w:t xml:space="preserve">) of Muslim Iberia, “Nominalism”—or the systematic denial of Essence—“Cartesian Dualism,” the Newtonian view of the cosmos, and many other presently or formerly reigning concepts which will be examined in the coming volumes. Together, Paradigms and Cognitive Frames make up the general framework of all types of knowledge—theoretical, Philosophical, Scientific, Ethical, and so forth. Paradigms and Cognitive Frames are sets of linguistic concepts and theoretical perspectives that guide people in perceiving, organizing, teaching, and communicating about reality. They serve as points of reference for thought and lead us to conceive of further ideas, assess information, and make sense of experience. Both Paradigms and Cognitive Frames organize our basic ideas as well as vast amounts of information. In the absence of Paradigms and Cognitive Frames, all the facts of any given field are likely to seem equally relevant. Thus, Paradigms and Cognitive Frames constitute the central metaphors that we use to explain all phenomena—both simple and complex. Paradigms and Cognitive Frames act as mental prisms, and they powerfully monitor our thought processes—as will be illustrated in Volume Eight. Indeed, it is not an exaggeration to say that </w:t>
      </w:r>
      <w:r w:rsidRPr="00656705">
        <w:rPr>
          <w:color w:val="000000"/>
          <w:sz w:val="20"/>
          <w:szCs w:val="20"/>
        </w:rPr>
        <w:t>Paradigms and Cognitive Frames do not just “monitor” our perceptions and thoughts, they may also “imprison” them—and, as a consequence, “imprison” us as Human Beings in cognitive worlds from which it is difficult to escape. Thus, it is a matter of greatest importance that we set Paradigms and Cognitive Frames honestly and correctly. As a consequence—o</w:t>
      </w:r>
      <w:r w:rsidRPr="00656705">
        <w:rPr>
          <w:sz w:val="20"/>
          <w:szCs w:val="20"/>
        </w:rPr>
        <w:t xml:space="preserve">ne of the most important themes in intellectual history is the shifting and resetting of Paradigms and Cognitive Frames. Such shifts often involve radical changes in conceptual frameworks, introducing new worldviews, as well as different values and practices—beneficial or detrimental, for better or for worse.  </w:t>
      </w:r>
    </w:p>
  </w:footnote>
  <w:footnote w:id="20">
    <w:p w14:paraId="34F3FCBA"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b/>
          <w:bCs/>
          <w:sz w:val="20"/>
          <w:szCs w:val="20"/>
        </w:rPr>
        <w:t xml:space="preserve"> Relativism</w:t>
      </w:r>
      <w:r w:rsidRPr="00656705">
        <w:rPr>
          <w:rFonts w:ascii="Times New Roman" w:hAnsi="Times New Roman" w:cs="Times New Roman"/>
          <w:sz w:val="20"/>
          <w:szCs w:val="20"/>
        </w:rPr>
        <w:t>—the belief that all things are “relative” and there is no absolute truth—will be discussed in greater detail below in the chapter, “Reason, Rationalism, and Islamic Theology.” Relativism in today’s thought and culture is largely a species of cognitive dissonance. But it must be emphasized that there is a permanent place for the relative and the absolute in the metaphysical structure of the world, including all types of individual perception and cognition. Ibn al-‘Arabī explains the relationship between the relative and the absolute brilliantly. Each human being, for example, as an agent of cognition has a unique personal construct (</w:t>
      </w:r>
      <w:r w:rsidRPr="00656705">
        <w:rPr>
          <w:rFonts w:ascii="Times New Roman" w:hAnsi="Times New Roman" w:cs="Times New Roman"/>
          <w:i/>
          <w:iCs/>
          <w:sz w:val="20"/>
          <w:szCs w:val="20"/>
        </w:rPr>
        <w:t>‘aqd</w:t>
      </w:r>
      <w:r w:rsidRPr="00656705">
        <w:rPr>
          <w:rFonts w:ascii="Times New Roman" w:hAnsi="Times New Roman" w:cs="Times New Roman"/>
          <w:sz w:val="20"/>
          <w:szCs w:val="20"/>
        </w:rPr>
        <w:t>) of reality as they perceive it, and these constructs run the full gamut of the varieties of individual perceptions that God has created in their hearts and minds. No particular one of their constructs is identical to the others, and their individual constructs change constantly through life. In fact, although a correct Creed (</w:t>
      </w:r>
      <w:r w:rsidRPr="00656705">
        <w:rPr>
          <w:rFonts w:ascii="Times New Roman" w:hAnsi="Times New Roman" w:cs="Times New Roman"/>
          <w:i/>
          <w:iCs/>
          <w:sz w:val="20"/>
          <w:szCs w:val="20"/>
        </w:rPr>
        <w:t>‘Aqīda</w:t>
      </w:r>
      <w:r w:rsidRPr="00656705">
        <w:rPr>
          <w:rFonts w:ascii="Times New Roman" w:hAnsi="Times New Roman" w:cs="Times New Roman"/>
          <w:sz w:val="20"/>
          <w:szCs w:val="20"/>
        </w:rPr>
        <w:t>) is essential for salvation, God will judge each person on the Day of Judgment according to the inner construct (</w:t>
      </w:r>
      <w:r w:rsidRPr="00656705">
        <w:rPr>
          <w:rFonts w:ascii="Times New Roman" w:hAnsi="Times New Roman" w:cs="Times New Roman"/>
          <w:i/>
          <w:iCs/>
          <w:sz w:val="20"/>
          <w:szCs w:val="20"/>
        </w:rPr>
        <w:t>‘aqd</w:t>
      </w:r>
      <w:r w:rsidRPr="00656705">
        <w:rPr>
          <w:rFonts w:ascii="Times New Roman" w:hAnsi="Times New Roman" w:cs="Times New Roman"/>
          <w:sz w:val="20"/>
          <w:szCs w:val="20"/>
        </w:rPr>
        <w:t>) they possessed at the time the end of their life. The two words--</w:t>
      </w:r>
      <w:r w:rsidRPr="00656705">
        <w:rPr>
          <w:rFonts w:ascii="Times New Roman" w:hAnsi="Times New Roman" w:cs="Times New Roman"/>
          <w:i/>
          <w:iCs/>
          <w:sz w:val="20"/>
          <w:szCs w:val="20"/>
        </w:rPr>
        <w:t xml:space="preserve">‘Aqīda </w:t>
      </w:r>
      <w:r w:rsidRPr="00656705">
        <w:rPr>
          <w:rFonts w:ascii="Times New Roman" w:hAnsi="Times New Roman" w:cs="Times New Roman"/>
          <w:sz w:val="20"/>
          <w:szCs w:val="20"/>
        </w:rPr>
        <w:t xml:space="preserve">and </w:t>
      </w:r>
      <w:r w:rsidRPr="00656705">
        <w:rPr>
          <w:rFonts w:ascii="Times New Roman" w:hAnsi="Times New Roman" w:cs="Times New Roman"/>
          <w:i/>
          <w:iCs/>
          <w:sz w:val="20"/>
          <w:szCs w:val="20"/>
        </w:rPr>
        <w:t>‘aqd</w:t>
      </w:r>
      <w:r w:rsidRPr="00656705">
        <w:rPr>
          <w:rFonts w:ascii="Times New Roman" w:hAnsi="Times New Roman" w:cs="Times New Roman"/>
          <w:sz w:val="20"/>
          <w:szCs w:val="20"/>
        </w:rPr>
        <w:t xml:space="preserve">--come from the same root in Arabic, </w:t>
      </w:r>
      <w:r w:rsidRPr="00656705">
        <w:rPr>
          <w:rFonts w:ascii="Times New Roman" w:hAnsi="Times New Roman" w:cs="Times New Roman"/>
          <w:i/>
          <w:iCs/>
          <w:sz w:val="20"/>
          <w:szCs w:val="20"/>
        </w:rPr>
        <w:t>‘QD</w:t>
      </w:r>
      <w:r w:rsidRPr="00656705">
        <w:rPr>
          <w:rFonts w:ascii="Times New Roman" w:hAnsi="Times New Roman" w:cs="Times New Roman"/>
          <w:sz w:val="20"/>
          <w:szCs w:val="20"/>
        </w:rPr>
        <w:t xml:space="preserve">. The </w:t>
      </w:r>
      <w:r w:rsidRPr="00656705">
        <w:rPr>
          <w:rFonts w:ascii="Times New Roman" w:hAnsi="Times New Roman" w:cs="Times New Roman"/>
          <w:i/>
          <w:iCs/>
          <w:sz w:val="20"/>
          <w:szCs w:val="20"/>
        </w:rPr>
        <w:t>‘Aqīda</w:t>
      </w:r>
      <w:r w:rsidRPr="00656705">
        <w:rPr>
          <w:rFonts w:ascii="Times New Roman" w:hAnsi="Times New Roman" w:cs="Times New Roman"/>
          <w:sz w:val="20"/>
          <w:szCs w:val="20"/>
        </w:rPr>
        <w:t xml:space="preserve">, as we will see below, is basically a communal formulation of correct belief. Each believer’s </w:t>
      </w:r>
      <w:r w:rsidRPr="00656705">
        <w:rPr>
          <w:rFonts w:ascii="Times New Roman" w:hAnsi="Times New Roman" w:cs="Times New Roman"/>
          <w:i/>
          <w:iCs/>
          <w:sz w:val="20"/>
          <w:szCs w:val="20"/>
        </w:rPr>
        <w:t>‘aqd</w:t>
      </w:r>
      <w:r w:rsidRPr="00656705">
        <w:rPr>
          <w:rFonts w:ascii="Times New Roman" w:hAnsi="Times New Roman" w:cs="Times New Roman"/>
          <w:sz w:val="20"/>
          <w:szCs w:val="20"/>
        </w:rPr>
        <w:t xml:space="preserve">, on the other hand, refelects how and if he or she actually believes in it. It is the examination of the </w:t>
      </w:r>
      <w:r w:rsidRPr="00656705">
        <w:rPr>
          <w:rFonts w:ascii="Times New Roman" w:hAnsi="Times New Roman" w:cs="Times New Roman"/>
          <w:i/>
          <w:iCs/>
          <w:sz w:val="20"/>
          <w:szCs w:val="20"/>
        </w:rPr>
        <w:t>‘aqd</w:t>
      </w:r>
      <w:r w:rsidRPr="00656705">
        <w:rPr>
          <w:rFonts w:ascii="Times New Roman" w:hAnsi="Times New Roman" w:cs="Times New Roman"/>
          <w:sz w:val="20"/>
          <w:szCs w:val="20"/>
        </w:rPr>
        <w:t xml:space="preserve"> at the time of the Reckoning, for example, that will distinguish the hypocrite from the faithful and the ordinary believer from the high-minded true Knower of God. From a relativist perspective, all constructs have elements of truth--for better or for worst--in that they reflect particular configurations of God’s names and attributes in creation, but they are not equally true in their relationship to ultimate truth, nor are they equally felicitous. Indeed, the constructs of the disbeliever and oppressor are only true from a limited perspective and are deprived of any felicity in this world or the next. Such lesser constructs do not measure up adequately against absolute truth, nor do they ever justify the evil they produce in this world. The constructs of such persons are exceedingly infelicitous in that they lead to punishment in the Fire, either eternally or for a time, depending on whether or not there is a true component of faith within them. The constructs which perfectly reflect absolute truth and attain fullest felicity are those of the Prophet-Messengers and Saints. Thus, the true believer always strives to approach the examples of the Prophets-Messengers and Saints to the fullest degree possible. The closer he or she draws near to them, the more his or her construct becomes compatible with absolute truth and the beautiful providence of eternal felicity. The fortunate seeker of truth in this world, therefore, immitates the Prophet-Messengers and the Saints and seeks to draw as near to them as possible, inwardly and outwardly. By this, he or she rectifies the relative perspectives of their outlooks on reality, and they gradually bring them more and more into harmony with truth as an absolute as known by God Himself and embodied in His Prophet-Messengers and Saints.</w:t>
      </w:r>
    </w:p>
  </w:footnote>
  <w:footnote w:id="21">
    <w:p w14:paraId="2210CCC1"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Horzontal knowledge,</w:t>
      </w:r>
      <w:r w:rsidRPr="00656705">
        <w:rPr>
          <w:rFonts w:ascii="Times New Roman" w:hAnsi="Times New Roman" w:cs="Times New Roman"/>
          <w:sz w:val="20"/>
          <w:szCs w:val="20"/>
        </w:rPr>
        <w:t>” “</w:t>
      </w:r>
      <w:r w:rsidRPr="00656705">
        <w:rPr>
          <w:rFonts w:ascii="Times New Roman" w:hAnsi="Times New Roman" w:cs="Times New Roman"/>
          <w:b/>
          <w:bCs/>
          <w:sz w:val="20"/>
          <w:szCs w:val="20"/>
        </w:rPr>
        <w:t>horizontality</w:t>
      </w:r>
      <w:r w:rsidRPr="00656705">
        <w:rPr>
          <w:rFonts w:ascii="Times New Roman" w:hAnsi="Times New Roman" w:cs="Times New Roman"/>
          <w:sz w:val="20"/>
          <w:szCs w:val="20"/>
        </w:rPr>
        <w:t>,” “</w:t>
      </w:r>
      <w:r w:rsidRPr="00656705">
        <w:rPr>
          <w:rFonts w:ascii="Times New Roman" w:hAnsi="Times New Roman" w:cs="Times New Roman"/>
          <w:b/>
          <w:bCs/>
          <w:sz w:val="20"/>
          <w:szCs w:val="20"/>
        </w:rPr>
        <w:t>vertical knowledge,</w:t>
      </w:r>
      <w:r w:rsidRPr="00656705">
        <w:rPr>
          <w:rFonts w:ascii="Times New Roman" w:hAnsi="Times New Roman" w:cs="Times New Roman"/>
          <w:sz w:val="20"/>
          <w:szCs w:val="20"/>
        </w:rPr>
        <w:t>” and “</w:t>
      </w:r>
      <w:r w:rsidRPr="00656705">
        <w:rPr>
          <w:rFonts w:ascii="Times New Roman" w:hAnsi="Times New Roman" w:cs="Times New Roman"/>
          <w:b/>
          <w:bCs/>
          <w:sz w:val="20"/>
          <w:szCs w:val="20"/>
        </w:rPr>
        <w:t>verticality</w:t>
      </w:r>
      <w:r w:rsidRPr="00656705">
        <w:rPr>
          <w:rFonts w:ascii="Times New Roman" w:hAnsi="Times New Roman" w:cs="Times New Roman"/>
          <w:sz w:val="20"/>
          <w:szCs w:val="20"/>
        </w:rPr>
        <w:t xml:space="preserve">” make up fundamental Paradigms in </w:t>
      </w:r>
      <w:r w:rsidRPr="00656705">
        <w:rPr>
          <w:rFonts w:ascii="Times New Roman" w:hAnsi="Times New Roman" w:cs="Times New Roman"/>
          <w:i/>
          <w:iCs/>
          <w:sz w:val="20"/>
          <w:szCs w:val="20"/>
        </w:rPr>
        <w:t xml:space="preserve">The First Teaching. </w:t>
      </w:r>
      <w:r w:rsidRPr="00656705">
        <w:rPr>
          <w:rFonts w:ascii="Times New Roman" w:hAnsi="Times New Roman" w:cs="Times New Roman"/>
          <w:sz w:val="20"/>
          <w:szCs w:val="20"/>
        </w:rPr>
        <w:t xml:space="preserve">“Horizontal” knowledge attributes things to things and phenomena to phenomena and may said to be two-dimensional, because it does not “root” knowledge or delve into the ultimate causes and necessary explanations of things. “Vertical” knowledge and “verticality,” on the other hand, “root” knowledge in First Principles and </w:t>
      </w:r>
      <w:r w:rsidRPr="00656705">
        <w:rPr>
          <w:rFonts w:ascii="Times New Roman" w:hAnsi="Times New Roman" w:cs="Times New Roman"/>
          <w:i/>
          <w:iCs/>
          <w:sz w:val="20"/>
          <w:szCs w:val="20"/>
        </w:rPr>
        <w:t xml:space="preserve">A Priori </w:t>
      </w:r>
      <w:r w:rsidRPr="00656705">
        <w:rPr>
          <w:rFonts w:ascii="Times New Roman" w:hAnsi="Times New Roman" w:cs="Times New Roman"/>
          <w:sz w:val="20"/>
          <w:szCs w:val="20"/>
        </w:rPr>
        <w:t>Truths, which ultimately leads to the attribution things and phenomena to the source of things and phenomena: the One, the Good, the Absolute, and the Infinite—that is God Himself. It should be noted, however, that “horizontality” and “verticality” are metaphorical and, in that regard, are not perfectly accurate. In reality, “vertical” Truths do not exist “above” in spatial terms. Rather, they are with us here in the things we perceive, and this pertains also to other archetypical realities of the Intellect and the Spirit. They are here before our very eyes but cannot be perceived without being first unveiled.</w:t>
      </w:r>
    </w:p>
  </w:footnote>
  <w:footnote w:id="22">
    <w:p w14:paraId="798BCD92"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Fraxinetum</w:t>
      </w:r>
      <w:r w:rsidRPr="00656705">
        <w:rPr>
          <w:rStyle w:val="apple-converted-space"/>
          <w:rFonts w:ascii="Times New Roman" w:eastAsiaTheme="majorEastAsia" w:hAnsi="Times New Roman" w:cs="Times New Roman"/>
          <w:color w:val="202122"/>
          <w:sz w:val="20"/>
          <w:szCs w:val="20"/>
        </w:rPr>
        <w:t xml:space="preserve"> (Latin for “ash forest”) </w:t>
      </w:r>
      <w:r w:rsidRPr="00656705">
        <w:rPr>
          <w:rFonts w:ascii="Times New Roman" w:hAnsi="Times New Roman" w:cs="Times New Roman"/>
          <w:sz w:val="20"/>
          <w:szCs w:val="20"/>
        </w:rPr>
        <w:t>or</w:t>
      </w:r>
      <w:r w:rsidRPr="00656705">
        <w:rPr>
          <w:rStyle w:val="apple-converted-space"/>
          <w:rFonts w:ascii="Times New Roman" w:eastAsiaTheme="majorEastAsia" w:hAnsi="Times New Roman" w:cs="Times New Roman"/>
          <w:color w:val="202122"/>
          <w:sz w:val="20"/>
          <w:szCs w:val="20"/>
        </w:rPr>
        <w:t> </w:t>
      </w:r>
      <w:r w:rsidRPr="00656705">
        <w:rPr>
          <w:rFonts w:ascii="Times New Roman" w:hAnsi="Times New Roman" w:cs="Times New Roman"/>
          <w:sz w:val="20"/>
          <w:szCs w:val="20"/>
        </w:rPr>
        <w:t>Fraxinet</w:t>
      </w:r>
      <w:r w:rsidRPr="00656705">
        <w:rPr>
          <w:rStyle w:val="apple-converted-space"/>
          <w:rFonts w:ascii="Times New Roman" w:eastAsiaTheme="majorEastAsia" w:hAnsi="Times New Roman" w:cs="Times New Roman"/>
          <w:color w:val="202122"/>
          <w:sz w:val="20"/>
          <w:szCs w:val="20"/>
        </w:rPr>
        <w:t xml:space="preserve"> (Arabic: </w:t>
      </w:r>
      <w:r w:rsidRPr="00656705">
        <w:rPr>
          <w:rFonts w:ascii="Times New Roman" w:hAnsi="Times New Roman" w:cs="Times New Roman"/>
          <w:i/>
          <w:iCs/>
          <w:sz w:val="20"/>
          <w:szCs w:val="20"/>
        </w:rPr>
        <w:t>Farakhshanīṭ</w:t>
      </w:r>
      <w:r w:rsidRPr="00656705">
        <w:rPr>
          <w:rStyle w:val="apple-converted-space"/>
          <w:rFonts w:ascii="Times New Roman" w:eastAsiaTheme="majorEastAsia" w:hAnsi="Times New Roman" w:cs="Times New Roman"/>
          <w:i/>
          <w:iCs/>
          <w:color w:val="202122"/>
          <w:sz w:val="20"/>
          <w:szCs w:val="20"/>
        </w:rPr>
        <w:t xml:space="preserve"> </w:t>
      </w:r>
      <w:r w:rsidRPr="00656705">
        <w:rPr>
          <w:rStyle w:val="apple-converted-space"/>
          <w:rFonts w:ascii="Times New Roman" w:eastAsiaTheme="majorEastAsia" w:hAnsi="Times New Roman" w:cs="Times New Roman"/>
          <w:color w:val="202122"/>
          <w:sz w:val="20"/>
          <w:szCs w:val="20"/>
        </w:rPr>
        <w:t xml:space="preserve">and </w:t>
      </w:r>
      <w:r w:rsidRPr="00656705">
        <w:rPr>
          <w:rStyle w:val="apple-converted-space"/>
          <w:rFonts w:ascii="Times New Roman" w:eastAsiaTheme="majorEastAsia" w:hAnsi="Times New Roman" w:cs="Times New Roman"/>
          <w:i/>
          <w:iCs/>
          <w:color w:val="202122"/>
          <w:sz w:val="20"/>
          <w:szCs w:val="20"/>
        </w:rPr>
        <w:t>Farajshan</w:t>
      </w:r>
      <w:r w:rsidRPr="00656705">
        <w:rPr>
          <w:rFonts w:ascii="Times New Roman" w:hAnsi="Times New Roman" w:cs="Times New Roman"/>
          <w:i/>
          <w:iCs/>
          <w:sz w:val="20"/>
          <w:szCs w:val="20"/>
        </w:rPr>
        <w:t>īṭ</w:t>
      </w:r>
      <w:r w:rsidRPr="00656705">
        <w:rPr>
          <w:rFonts w:ascii="Times New Roman" w:hAnsi="Times New Roman" w:cs="Times New Roman"/>
          <w:sz w:val="20"/>
          <w:szCs w:val="20"/>
        </w:rPr>
        <w:t xml:space="preserve">) was the site of a powerful Muslim fortress established by Muslims from </w:t>
      </w:r>
      <w:r w:rsidRPr="00656705">
        <w:rPr>
          <w:rFonts w:ascii="Times New Roman" w:hAnsi="Times New Roman" w:cs="Times New Roman"/>
          <w:i/>
          <w:iCs/>
          <w:sz w:val="20"/>
          <w:szCs w:val="20"/>
        </w:rPr>
        <w:t>al-Andalus</w:t>
      </w:r>
      <w:r w:rsidRPr="00656705">
        <w:rPr>
          <w:rFonts w:ascii="Times New Roman" w:hAnsi="Times New Roman" w:cs="Times New Roman"/>
          <w:sz w:val="20"/>
          <w:szCs w:val="20"/>
        </w:rPr>
        <w:t xml:space="preserve"> in Provence for eighty-five or eighty-eight years between 274/887 and 361/972 or 364/975. A Roman fortress had probably existed in the same area since ancient times, overlooking what is today the village of La Garde-Freinet, and the </w:t>
      </w:r>
      <w:r w:rsidRPr="00656705">
        <w:rPr>
          <w:rFonts w:ascii="Times New Roman" w:eastAsiaTheme="minorEastAsia" w:hAnsi="Times New Roman" w:cs="Times New Roman"/>
          <w:color w:val="000000"/>
          <w:sz w:val="20"/>
          <w:szCs w:val="20"/>
        </w:rPr>
        <w:t>Am</w:t>
      </w:r>
      <w:r w:rsidRPr="00656705">
        <w:rPr>
          <w:rFonts w:ascii="Times New Roman" w:hAnsi="Times New Roman" w:cs="Times New Roman"/>
          <w:sz w:val="20"/>
          <w:szCs w:val="20"/>
        </w:rPr>
        <w:t>ī</w:t>
      </w:r>
      <w:r w:rsidRPr="00656705">
        <w:rPr>
          <w:rFonts w:ascii="Times New Roman" w:eastAsiaTheme="minorEastAsia" w:hAnsi="Times New Roman" w:cs="Times New Roman"/>
          <w:color w:val="000000"/>
          <w:sz w:val="20"/>
          <w:szCs w:val="20"/>
        </w:rPr>
        <w:t>rate</w:t>
      </w:r>
      <w:r w:rsidRPr="00656705">
        <w:rPr>
          <w:rFonts w:ascii="Times New Roman" w:hAnsi="Times New Roman" w:cs="Times New Roman"/>
          <w:sz w:val="20"/>
          <w:szCs w:val="20"/>
        </w:rPr>
        <w:t xml:space="preserve"> of Fraxinetum may have built its Outpost on the ruins of the Roman fortifications. Fraxinetum comes from the Latin word </w:t>
      </w:r>
      <w:r w:rsidRPr="00656705">
        <w:rPr>
          <w:rFonts w:ascii="Times New Roman" w:hAnsi="Times New Roman" w:cs="Times New Roman"/>
          <w:i/>
          <w:iCs/>
          <w:sz w:val="20"/>
          <w:szCs w:val="20"/>
        </w:rPr>
        <w:t>fraxinus</w:t>
      </w:r>
      <w:r w:rsidRPr="00656705">
        <w:rPr>
          <w:rFonts w:ascii="Times New Roman" w:hAnsi="Times New Roman" w:cs="Times New Roman"/>
          <w:sz w:val="20"/>
          <w:szCs w:val="20"/>
        </w:rPr>
        <w:t>, meaning “ash tree,” and Fraxinetum (Latin: ash forest) probably took its name from the dense ash forest that covered the hill. It is identified with today’s La Garde-Freinet, which is near St. Tropez. From Fraxinetum, Muslim soldiers moved up the Rhône River Valley into the Piedmont of Italy and the Alps of Switzerland. For many years, they controlled the passes through the Western Alps between Northern Europe and Italy. The Muslims of Fraxinetum successfully withstood several European attempts to oust them, and they were only finally defeated by the combined forces of the nobles of Provence and the Piedmont at the Battle of Tourtour in 362/973.</w:t>
      </w:r>
    </w:p>
  </w:footnote>
  <w:footnote w:id="23">
    <w:p w14:paraId="38B59731"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color w:val="202122"/>
          <w:sz w:val="20"/>
          <w:szCs w:val="20"/>
        </w:rPr>
        <w:t xml:space="preserve">Marco Polo </w:t>
      </w:r>
      <w:r w:rsidRPr="00656705">
        <w:rPr>
          <w:rFonts w:ascii="Times New Roman" w:hAnsi="Times New Roman" w:cs="Times New Roman"/>
          <w:color w:val="202122"/>
          <w:sz w:val="20"/>
          <w:szCs w:val="20"/>
        </w:rPr>
        <w:t xml:space="preserve">(d. 724/1324) was an Italian merchant, world explorer, and writer from the Republic of Venice in the High Middle Ages. In the twenty-four years between 670/1271 and 694/1295, he and his brothers traveled along the Silk Road through Central Asia to the Chinese Mongol Empire of the Yuan Dynasty, giving a comprehensive look at Persia, Central Asia, China, Japan, India, and other cities and lands of the East. His travels are recorded in </w:t>
      </w:r>
      <w:r w:rsidRPr="00656705">
        <w:rPr>
          <w:rFonts w:ascii="Times New Roman" w:hAnsi="Times New Roman" w:cs="Times New Roman"/>
          <w:i/>
          <w:iCs/>
          <w:color w:val="202122"/>
          <w:sz w:val="20"/>
          <w:szCs w:val="20"/>
        </w:rPr>
        <w:t>The Book of Marvels</w:t>
      </w:r>
      <w:r w:rsidRPr="00656705">
        <w:rPr>
          <w:rFonts w:ascii="Times New Roman" w:hAnsi="Times New Roman" w:cs="Times New Roman"/>
          <w:color w:val="202122"/>
          <w:sz w:val="20"/>
          <w:szCs w:val="20"/>
        </w:rPr>
        <w:t xml:space="preserve">, which is also known as </w:t>
      </w:r>
      <w:r w:rsidRPr="00656705">
        <w:rPr>
          <w:rFonts w:ascii="Times New Roman" w:hAnsi="Times New Roman" w:cs="Times New Roman"/>
          <w:i/>
          <w:iCs/>
          <w:color w:val="202122"/>
          <w:sz w:val="20"/>
          <w:szCs w:val="20"/>
        </w:rPr>
        <w:t>The Travels of Marco Polo</w:t>
      </w:r>
      <w:r w:rsidRPr="00656705">
        <w:rPr>
          <w:rFonts w:ascii="Times New Roman" w:hAnsi="Times New Roman" w:cs="Times New Roman"/>
          <w:color w:val="202122"/>
          <w:sz w:val="20"/>
          <w:szCs w:val="20"/>
        </w:rPr>
        <w:t>, which described for Europeans the marvelous cultures and administrations of that world. Polo was received in the wealthy court of Kublai Khan (d. 693/1294), who was impressed by Polo’s humility and intelligence. Kublai Khan appointed Marco Polo to serve as his foreign emissary and sent him on several diplomatic missions throughout the Yuan Empire and Southeast Asia, including what are today Viet Nam, Burma, Indonesia, India, and Sri Lanka. Polo spent seventeen years in China, witnessing first hand many things that had previously been unknown to Europeans. His travels also told Europeans about gunpowder, paper money, and porcelain as well as many exotic Asian plants and animals.</w:t>
      </w:r>
    </w:p>
  </w:footnote>
  <w:footnote w:id="24">
    <w:p w14:paraId="29760E37" w14:textId="77777777" w:rsidR="00FD1A33" w:rsidRPr="00656705" w:rsidRDefault="00FD1A33" w:rsidP="00FD1A33">
      <w:pPr>
        <w:rPr>
          <w:rFonts w:eastAsiaTheme="minorEastAsia"/>
          <w:color w:val="000000"/>
          <w:sz w:val="20"/>
          <w:szCs w:val="20"/>
        </w:rPr>
      </w:pPr>
      <w:r w:rsidRPr="00656705">
        <w:rPr>
          <w:rStyle w:val="FootnoteReference"/>
          <w:sz w:val="20"/>
          <w:szCs w:val="20"/>
        </w:rPr>
        <w:footnoteRef/>
      </w:r>
      <w:r w:rsidRPr="00656705">
        <w:rPr>
          <w:sz w:val="20"/>
          <w:szCs w:val="20"/>
        </w:rPr>
        <w:t xml:space="preserve"> </w:t>
      </w:r>
      <w:r w:rsidRPr="00656705">
        <w:rPr>
          <w:rFonts w:eastAsiaTheme="minorEastAsia"/>
          <w:b/>
          <w:bCs/>
          <w:color w:val="000000"/>
          <w:sz w:val="20"/>
          <w:szCs w:val="20"/>
        </w:rPr>
        <w:t xml:space="preserve">The Tang Dynasty </w:t>
      </w:r>
      <w:r w:rsidRPr="00656705">
        <w:rPr>
          <w:rFonts w:eastAsiaTheme="minorEastAsia"/>
          <w:color w:val="000000"/>
          <w:sz w:val="20"/>
          <w:szCs w:val="20"/>
        </w:rPr>
        <w:t>or the Tang Empire was a Chinese imperial dynasty that ruled from 4 BH/618 until 294/907. Historians widely regard the Tang Dynasty as the high point of Chinese civilization and the golden age of its cosmopolitan culture and Chinese poetry and literature. The Tang capital was the present-day city of Xi’an, which, at the time, was probably the world’s most populous city. Today, Xi’an has one of the most beautiful mosque complexes in all of China, and, in the days of the Tang rulers, China raised professional and conscripted armies by the hundreds of thousands from the Muslim world, who protected the throne from the nomadic powers of Tibet and Mongolia, while also protecting the lucrative trade of the Silk Road that ran across Central Asia to China.</w:t>
      </w:r>
    </w:p>
  </w:footnote>
  <w:footnote w:id="25">
    <w:p w14:paraId="310C1E89"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eastAsiaTheme="minorEastAsia" w:hAnsi="Times New Roman" w:cs="Times New Roman"/>
          <w:b/>
          <w:bCs/>
          <w:color w:val="000000"/>
          <w:sz w:val="20"/>
          <w:szCs w:val="20"/>
        </w:rPr>
        <w:t xml:space="preserve">Sindbad the Sailor </w:t>
      </w:r>
      <w:r w:rsidRPr="00656705">
        <w:rPr>
          <w:rFonts w:ascii="Times New Roman" w:eastAsiaTheme="minorEastAsia" w:hAnsi="Times New Roman" w:cs="Times New Roman"/>
          <w:color w:val="000000"/>
          <w:sz w:val="20"/>
          <w:szCs w:val="20"/>
        </w:rPr>
        <w:t xml:space="preserve">(Arabic: </w:t>
      </w:r>
      <w:r w:rsidRPr="00656705">
        <w:rPr>
          <w:rFonts w:ascii="Times New Roman" w:hAnsi="Times New Roman" w:cs="Times New Roman"/>
          <w:i/>
          <w:iCs/>
          <w:color w:val="202122"/>
          <w:sz w:val="20"/>
          <w:szCs w:val="20"/>
          <w:lang w:bidi="ar"/>
        </w:rPr>
        <w:t>Sindibād al-Ba</w:t>
      </w:r>
      <w:r w:rsidRPr="00656705">
        <w:rPr>
          <w:rFonts w:ascii="Times New Roman" w:hAnsi="Times New Roman" w:cs="Times New Roman"/>
          <w:i/>
          <w:iCs/>
          <w:sz w:val="20"/>
          <w:szCs w:val="20"/>
        </w:rPr>
        <w:t>ḥ</w:t>
      </w:r>
      <w:r w:rsidRPr="00656705">
        <w:rPr>
          <w:rFonts w:ascii="Times New Roman" w:hAnsi="Times New Roman" w:cs="Times New Roman"/>
          <w:i/>
          <w:iCs/>
          <w:color w:val="202122"/>
          <w:sz w:val="20"/>
          <w:szCs w:val="20"/>
          <w:lang w:bidi="ar"/>
        </w:rPr>
        <w:t>r</w:t>
      </w:r>
      <w:r w:rsidRPr="00656705">
        <w:rPr>
          <w:rFonts w:ascii="Times New Roman" w:hAnsi="Times New Roman" w:cs="Times New Roman"/>
          <w:i/>
          <w:iCs/>
          <w:sz w:val="20"/>
          <w:szCs w:val="20"/>
        </w:rPr>
        <w:t>ī</w:t>
      </w:r>
      <w:r w:rsidRPr="00656705">
        <w:rPr>
          <w:rFonts w:ascii="Times New Roman" w:hAnsi="Times New Roman" w:cs="Times New Roman"/>
          <w:sz w:val="20"/>
          <w:szCs w:val="20"/>
        </w:rPr>
        <w:t xml:space="preserve">) is a fictional sailor and the hero in the famous story-cycle </w:t>
      </w:r>
      <w:r w:rsidRPr="00656705">
        <w:rPr>
          <w:rStyle w:val="apple-converted-space"/>
          <w:rFonts w:ascii="Times New Roman" w:eastAsiaTheme="majorEastAsia" w:hAnsi="Times New Roman" w:cs="Times New Roman"/>
          <w:color w:val="202122"/>
          <w:sz w:val="20"/>
          <w:szCs w:val="20"/>
        </w:rPr>
        <w:t xml:space="preserve">of </w:t>
      </w:r>
      <w:r w:rsidRPr="00656705">
        <w:rPr>
          <w:rStyle w:val="apple-converted-space"/>
          <w:rFonts w:ascii="Times New Roman" w:eastAsiaTheme="majorEastAsia" w:hAnsi="Times New Roman" w:cs="Times New Roman"/>
          <w:i/>
          <w:iCs/>
          <w:color w:val="202122"/>
          <w:sz w:val="20"/>
          <w:szCs w:val="20"/>
        </w:rPr>
        <w:t>One Thousand and One Arabian Nights</w:t>
      </w:r>
      <w:r w:rsidRPr="00656705">
        <w:rPr>
          <w:rStyle w:val="apple-converted-space"/>
          <w:rFonts w:ascii="Times New Roman" w:eastAsiaTheme="majorEastAsia" w:hAnsi="Times New Roman" w:cs="Times New Roman"/>
          <w:color w:val="202122"/>
          <w:sz w:val="20"/>
          <w:szCs w:val="20"/>
        </w:rPr>
        <w:t xml:space="preserve"> (Arabic: </w:t>
      </w:r>
      <w:r w:rsidRPr="00656705">
        <w:rPr>
          <w:rStyle w:val="apple-converted-space"/>
          <w:rFonts w:ascii="Times New Roman" w:eastAsiaTheme="majorEastAsia" w:hAnsi="Times New Roman" w:cs="Times New Roman"/>
          <w:i/>
          <w:iCs/>
          <w:color w:val="202122"/>
          <w:sz w:val="20"/>
          <w:szCs w:val="20"/>
        </w:rPr>
        <w:t>Alf Layla wa Layla</w:t>
      </w:r>
      <w:r w:rsidRPr="00656705">
        <w:rPr>
          <w:rStyle w:val="apple-converted-space"/>
          <w:rFonts w:ascii="Times New Roman" w:eastAsiaTheme="majorEastAsia" w:hAnsi="Times New Roman" w:cs="Times New Roman"/>
          <w:color w:val="202122"/>
          <w:sz w:val="20"/>
          <w:szCs w:val="20"/>
        </w:rPr>
        <w:t>). The storybook Sindbad hails from Baghdad—where, in his youth, he serves as a poor porter—during the opulent reign of the early ‘Abb</w:t>
      </w:r>
      <w:r w:rsidRPr="00656705">
        <w:rPr>
          <w:rFonts w:ascii="Times New Roman" w:hAnsi="Times New Roman" w:cs="Times New Roman"/>
          <w:sz w:val="20"/>
          <w:szCs w:val="20"/>
        </w:rPr>
        <w:t>ā</w:t>
      </w:r>
      <w:r w:rsidRPr="00656705">
        <w:rPr>
          <w:rStyle w:val="apple-converted-space"/>
          <w:rFonts w:ascii="Times New Roman" w:eastAsiaTheme="majorEastAsia" w:hAnsi="Times New Roman" w:cs="Times New Roman"/>
          <w:color w:val="202122"/>
          <w:sz w:val="20"/>
          <w:szCs w:val="20"/>
        </w:rPr>
        <w:t>sid Caliphate of the second/eighth and third/ninth centuries, although its setting is the world-renowned Caliphate of H</w:t>
      </w:r>
      <w:r w:rsidRPr="00656705">
        <w:rPr>
          <w:rFonts w:ascii="Times New Roman" w:hAnsi="Times New Roman" w:cs="Times New Roman"/>
          <w:sz w:val="20"/>
          <w:szCs w:val="20"/>
        </w:rPr>
        <w:t>ā</w:t>
      </w:r>
      <w:r w:rsidRPr="00656705">
        <w:rPr>
          <w:rStyle w:val="apple-converted-space"/>
          <w:rFonts w:ascii="Times New Roman" w:eastAsiaTheme="majorEastAsia" w:hAnsi="Times New Roman" w:cs="Times New Roman"/>
          <w:color w:val="202122"/>
          <w:sz w:val="20"/>
          <w:szCs w:val="20"/>
        </w:rPr>
        <w:t>r</w:t>
      </w:r>
      <w:r w:rsidRPr="00656705">
        <w:rPr>
          <w:rFonts w:ascii="Times New Roman" w:hAnsi="Times New Roman" w:cs="Times New Roman"/>
          <w:sz w:val="20"/>
          <w:szCs w:val="20"/>
        </w:rPr>
        <w:t>ū</w:t>
      </w:r>
      <w:r w:rsidRPr="00656705">
        <w:rPr>
          <w:rStyle w:val="apple-converted-space"/>
          <w:rFonts w:ascii="Times New Roman" w:eastAsiaTheme="majorEastAsia" w:hAnsi="Times New Roman" w:cs="Times New Roman"/>
          <w:color w:val="202122"/>
          <w:sz w:val="20"/>
          <w:szCs w:val="20"/>
        </w:rPr>
        <w:t>n al-Rash</w:t>
      </w:r>
      <w:r w:rsidRPr="00656705">
        <w:rPr>
          <w:rFonts w:ascii="Times New Roman" w:hAnsi="Times New Roman" w:cs="Times New Roman"/>
          <w:sz w:val="20"/>
          <w:szCs w:val="20"/>
        </w:rPr>
        <w:t>ī</w:t>
      </w:r>
      <w:r w:rsidRPr="00656705">
        <w:rPr>
          <w:rStyle w:val="apple-converted-space"/>
          <w:rFonts w:ascii="Times New Roman" w:eastAsiaTheme="majorEastAsia" w:hAnsi="Times New Roman" w:cs="Times New Roman"/>
          <w:color w:val="202122"/>
          <w:sz w:val="20"/>
          <w:szCs w:val="20"/>
        </w:rPr>
        <w:t xml:space="preserve">d (d. 193/809). His narrative in </w:t>
      </w:r>
      <w:r w:rsidRPr="00656705">
        <w:rPr>
          <w:rStyle w:val="apple-converted-space"/>
          <w:rFonts w:ascii="Times New Roman" w:eastAsiaTheme="majorEastAsia" w:hAnsi="Times New Roman" w:cs="Times New Roman"/>
          <w:i/>
          <w:iCs/>
          <w:color w:val="202122"/>
          <w:sz w:val="20"/>
          <w:szCs w:val="20"/>
        </w:rPr>
        <w:t>One Thousand and One Arabian Nights</w:t>
      </w:r>
      <w:r w:rsidRPr="00656705">
        <w:rPr>
          <w:rStyle w:val="apple-converted-space"/>
          <w:rFonts w:ascii="Times New Roman" w:eastAsiaTheme="majorEastAsia" w:hAnsi="Times New Roman" w:cs="Times New Roman"/>
          <w:color w:val="202122"/>
          <w:sz w:val="20"/>
          <w:szCs w:val="20"/>
        </w:rPr>
        <w:t xml:space="preserve"> takes him through seven fantastic but invariably perilous voyages on the seas of India, South and Southeast Asia, the East, and East Africa, where he often encounters monsters and witnesses supernatural phenomena.</w:t>
      </w:r>
    </w:p>
  </w:footnote>
  <w:footnote w:id="26">
    <w:p w14:paraId="38FC3D58" w14:textId="77777777" w:rsidR="00FD1A33" w:rsidRPr="00656705" w:rsidRDefault="00FD1A33" w:rsidP="00FD1A33">
      <w:pPr>
        <w:pStyle w:val="FootnoteText"/>
        <w:rPr>
          <w:rFonts w:ascii="Times New Roman" w:hAnsi="Times New Roman" w:cs="Times New Roman"/>
          <w:color w:val="202122"/>
          <w:sz w:val="20"/>
          <w:szCs w:val="20"/>
          <w:lang w:eastAsia="zh"/>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eastAsiaTheme="minorEastAsia" w:hAnsi="Times New Roman" w:cs="Times New Roman"/>
          <w:b/>
          <w:bCs/>
          <w:sz w:val="20"/>
          <w:szCs w:val="20"/>
        </w:rPr>
        <w:t xml:space="preserve">The Yuan Dynasty </w:t>
      </w:r>
      <w:r w:rsidRPr="00656705">
        <w:rPr>
          <w:rFonts w:ascii="Times New Roman" w:eastAsiaTheme="minorEastAsia" w:hAnsi="Times New Roman" w:cs="Times New Roman"/>
          <w:sz w:val="20"/>
          <w:szCs w:val="20"/>
        </w:rPr>
        <w:t xml:space="preserve">(Chinese: </w:t>
      </w:r>
      <w:r w:rsidRPr="00656705">
        <w:rPr>
          <w:rFonts w:ascii="Times New Roman" w:hAnsi="Times New Roman" w:cs="Times New Roman"/>
          <w:i/>
          <w:iCs/>
          <w:color w:val="202122"/>
          <w:sz w:val="20"/>
          <w:szCs w:val="20"/>
          <w:lang w:eastAsia="zh"/>
        </w:rPr>
        <w:t>Yuáncháo</w:t>
      </w:r>
      <w:r w:rsidRPr="00656705">
        <w:rPr>
          <w:rFonts w:ascii="Times New Roman" w:hAnsi="Times New Roman" w:cs="Times New Roman"/>
          <w:color w:val="202122"/>
          <w:sz w:val="20"/>
          <w:szCs w:val="20"/>
          <w:lang w:eastAsia="zh"/>
        </w:rPr>
        <w:t>) lasted from 1271 until 1368, when it was succeeded by the Ming Dynasty. The Yuan Dynasty was led by the Mongols and established by Kublai Khan (d. 1294), the grandson of Genghis Khan (d. 1227), although the Mongols had held extensive parts of China since the conquests of Genghis Khan, beginning around 1206. The Yuan Dynasty was the first non-ethnically Chinese empire to rule all of China.</w:t>
      </w:r>
    </w:p>
  </w:footnote>
  <w:footnote w:id="27">
    <w:p w14:paraId="3FCA2F10" w14:textId="77777777" w:rsidR="00FD1A33" w:rsidRPr="00656705" w:rsidRDefault="00FD1A33" w:rsidP="00FD1A33">
      <w:pPr>
        <w:pStyle w:val="NormalWeb"/>
        <w:spacing w:before="0" w:beforeAutospacing="0" w:after="0" w:afterAutospacing="0"/>
        <w:rPr>
          <w:rFonts w:eastAsiaTheme="minorEastAsia"/>
          <w:color w:val="000000"/>
          <w:sz w:val="20"/>
          <w:szCs w:val="20"/>
        </w:rPr>
      </w:pPr>
      <w:r w:rsidRPr="00656705">
        <w:rPr>
          <w:rStyle w:val="FootnoteReference"/>
          <w:sz w:val="20"/>
          <w:szCs w:val="20"/>
        </w:rPr>
        <w:footnoteRef/>
      </w:r>
      <w:r w:rsidRPr="00656705">
        <w:rPr>
          <w:sz w:val="20"/>
          <w:szCs w:val="20"/>
        </w:rPr>
        <w:t xml:space="preserve"> </w:t>
      </w:r>
      <w:r w:rsidRPr="00656705">
        <w:rPr>
          <w:rFonts w:eastAsiaTheme="minorEastAsia"/>
          <w:b/>
          <w:bCs/>
          <w:color w:val="000000"/>
          <w:sz w:val="20"/>
          <w:szCs w:val="20"/>
        </w:rPr>
        <w:t>Ibn Ba</w:t>
      </w:r>
      <w:r w:rsidRPr="00656705">
        <w:rPr>
          <w:b/>
          <w:bCs/>
          <w:sz w:val="20"/>
          <w:szCs w:val="20"/>
        </w:rPr>
        <w:t>ṭṭūṭ</w:t>
      </w:r>
      <w:r w:rsidRPr="00656705">
        <w:rPr>
          <w:rFonts w:eastAsiaTheme="minorEastAsia"/>
          <w:b/>
          <w:bCs/>
          <w:color w:val="000000"/>
          <w:sz w:val="20"/>
          <w:szCs w:val="20"/>
        </w:rPr>
        <w:t xml:space="preserve">a </w:t>
      </w:r>
      <w:r w:rsidRPr="00656705">
        <w:rPr>
          <w:rFonts w:eastAsiaTheme="minorEastAsia"/>
          <w:color w:val="000000"/>
          <w:sz w:val="20"/>
          <w:szCs w:val="20"/>
        </w:rPr>
        <w:t>(d. 771/1369) or, more fully, Shams al-Din Ab</w:t>
      </w:r>
      <w:r w:rsidRPr="00656705">
        <w:rPr>
          <w:sz w:val="20"/>
          <w:szCs w:val="20"/>
        </w:rPr>
        <w:t>ū</w:t>
      </w:r>
      <w:r w:rsidRPr="00656705">
        <w:rPr>
          <w:rFonts w:eastAsiaTheme="minorEastAsia"/>
          <w:color w:val="000000"/>
          <w:sz w:val="20"/>
          <w:szCs w:val="20"/>
        </w:rPr>
        <w:t xml:space="preserve"> ‘Abd-All</w:t>
      </w:r>
      <w:r w:rsidRPr="00656705">
        <w:rPr>
          <w:sz w:val="20"/>
          <w:szCs w:val="20"/>
        </w:rPr>
        <w:t>ā</w:t>
      </w:r>
      <w:r w:rsidRPr="00656705">
        <w:rPr>
          <w:rFonts w:eastAsiaTheme="minorEastAsia"/>
          <w:color w:val="000000"/>
          <w:sz w:val="20"/>
          <w:szCs w:val="20"/>
        </w:rPr>
        <w:t xml:space="preserve">h </w:t>
      </w:r>
      <w:r w:rsidRPr="00656705">
        <w:rPr>
          <w:sz w:val="20"/>
          <w:szCs w:val="20"/>
        </w:rPr>
        <w:t xml:space="preserve">Muḥammad ibn </w:t>
      </w:r>
      <w:r w:rsidRPr="00656705">
        <w:rPr>
          <w:rFonts w:eastAsiaTheme="minorEastAsia"/>
          <w:color w:val="000000"/>
          <w:sz w:val="20"/>
          <w:szCs w:val="20"/>
        </w:rPr>
        <w:t>‘Abd-All</w:t>
      </w:r>
      <w:r w:rsidRPr="00656705">
        <w:rPr>
          <w:sz w:val="20"/>
          <w:szCs w:val="20"/>
        </w:rPr>
        <w:t>ā</w:t>
      </w:r>
      <w:r w:rsidRPr="00656705">
        <w:rPr>
          <w:rFonts w:eastAsiaTheme="minorEastAsia"/>
          <w:color w:val="000000"/>
          <w:sz w:val="20"/>
          <w:szCs w:val="20"/>
        </w:rPr>
        <w:t xml:space="preserve">h ibn </w:t>
      </w:r>
      <w:r w:rsidRPr="00656705">
        <w:rPr>
          <w:sz w:val="20"/>
          <w:szCs w:val="20"/>
        </w:rPr>
        <w:t>Muḥammad</w:t>
      </w:r>
      <w:r w:rsidRPr="00656705">
        <w:rPr>
          <w:rFonts w:eastAsiaTheme="minorEastAsia"/>
          <w:color w:val="000000"/>
          <w:sz w:val="20"/>
          <w:szCs w:val="20"/>
        </w:rPr>
        <w:t xml:space="preserve"> ibn Ba</w:t>
      </w:r>
      <w:r w:rsidRPr="00656705">
        <w:rPr>
          <w:sz w:val="20"/>
          <w:szCs w:val="20"/>
        </w:rPr>
        <w:t>ṭṭūṭ</w:t>
      </w:r>
      <w:r w:rsidRPr="00656705">
        <w:rPr>
          <w:rFonts w:eastAsiaTheme="minorEastAsia"/>
          <w:color w:val="000000"/>
          <w:sz w:val="20"/>
          <w:szCs w:val="20"/>
        </w:rPr>
        <w:t xml:space="preserve">a hailed from a family of Islamic religious scholars in Tangier (Arabic: </w:t>
      </w:r>
      <w:r w:rsidRPr="00656705">
        <w:rPr>
          <w:i/>
          <w:iCs/>
          <w:sz w:val="20"/>
          <w:szCs w:val="20"/>
        </w:rPr>
        <w:t>Ṭ</w:t>
      </w:r>
      <w:r w:rsidRPr="00656705">
        <w:rPr>
          <w:rFonts w:eastAsiaTheme="minorEastAsia"/>
          <w:i/>
          <w:iCs/>
          <w:color w:val="000000"/>
          <w:sz w:val="20"/>
          <w:szCs w:val="20"/>
        </w:rPr>
        <w:t>anja</w:t>
      </w:r>
      <w:r w:rsidRPr="00656705">
        <w:rPr>
          <w:rFonts w:eastAsiaTheme="minorEastAsia"/>
          <w:color w:val="000000"/>
          <w:sz w:val="20"/>
          <w:szCs w:val="20"/>
        </w:rPr>
        <w:t>) in Northern Morocco and became a famous Muslim traveler, explorer, scholar, and Islamic Judge. He set out on his famous world travels in 735/1325—a year after the death of Marco Polo—and traveled for twenty-nine years until 755/1354. During his lengthy excursions, Ibn Ba</w:t>
      </w:r>
      <w:r w:rsidRPr="00656705">
        <w:rPr>
          <w:sz w:val="20"/>
          <w:szCs w:val="20"/>
        </w:rPr>
        <w:t>ṭṭūṭ</w:t>
      </w:r>
      <w:r w:rsidRPr="00656705">
        <w:rPr>
          <w:rFonts w:eastAsiaTheme="minorEastAsia"/>
          <w:color w:val="000000"/>
          <w:sz w:val="20"/>
          <w:szCs w:val="20"/>
        </w:rPr>
        <w:t xml:space="preserve">a visited most of North Africa, the Iberian Peninsula, the Near East, Central Asia, South Asia, Southeast Asia, China, East and West Africa. He recorded his experiences in </w:t>
      </w:r>
      <w:r w:rsidRPr="00656705">
        <w:rPr>
          <w:rFonts w:eastAsiaTheme="minorEastAsia"/>
          <w:i/>
          <w:iCs/>
          <w:color w:val="000000"/>
          <w:sz w:val="20"/>
          <w:szCs w:val="20"/>
        </w:rPr>
        <w:t>The Journey</w:t>
      </w:r>
      <w:r w:rsidRPr="00656705">
        <w:rPr>
          <w:rFonts w:eastAsiaTheme="minorEastAsia"/>
          <w:color w:val="000000"/>
          <w:sz w:val="20"/>
          <w:szCs w:val="20"/>
        </w:rPr>
        <w:t xml:space="preserve"> (Arabic: </w:t>
      </w:r>
      <w:r w:rsidRPr="00656705">
        <w:rPr>
          <w:rFonts w:eastAsiaTheme="minorEastAsia"/>
          <w:i/>
          <w:iCs/>
          <w:color w:val="000000"/>
          <w:sz w:val="20"/>
          <w:szCs w:val="20"/>
        </w:rPr>
        <w:t>al-Ri</w:t>
      </w:r>
      <w:r w:rsidRPr="00656705">
        <w:rPr>
          <w:i/>
          <w:iCs/>
          <w:sz w:val="20"/>
          <w:szCs w:val="20"/>
        </w:rPr>
        <w:t>ḥ</w:t>
      </w:r>
      <w:r w:rsidRPr="00656705">
        <w:rPr>
          <w:rFonts w:eastAsiaTheme="minorEastAsia"/>
          <w:i/>
          <w:iCs/>
          <w:color w:val="000000"/>
          <w:sz w:val="20"/>
          <w:szCs w:val="20"/>
        </w:rPr>
        <w:t>la</w:t>
      </w:r>
      <w:r w:rsidRPr="00656705">
        <w:rPr>
          <w:rFonts w:eastAsiaTheme="minorEastAsia"/>
          <w:color w:val="000000"/>
          <w:sz w:val="20"/>
          <w:szCs w:val="20"/>
        </w:rPr>
        <w:t xml:space="preserve">), to which he gave the fuller title of </w:t>
      </w:r>
      <w:r w:rsidRPr="00656705">
        <w:rPr>
          <w:rFonts w:eastAsiaTheme="minorEastAsia"/>
          <w:i/>
          <w:iCs/>
          <w:color w:val="000000"/>
          <w:sz w:val="20"/>
          <w:szCs w:val="20"/>
        </w:rPr>
        <w:t>A Gift to Those Who Contemplate the Wonders of Cities and the Marvels of Travels</w:t>
      </w:r>
      <w:r w:rsidRPr="00656705">
        <w:rPr>
          <w:rFonts w:eastAsiaTheme="minorEastAsia"/>
          <w:color w:val="000000"/>
          <w:sz w:val="20"/>
          <w:szCs w:val="20"/>
        </w:rPr>
        <w:t xml:space="preserve"> (Arabic: </w:t>
      </w:r>
      <w:r w:rsidRPr="00656705">
        <w:rPr>
          <w:rFonts w:eastAsiaTheme="minorEastAsia"/>
          <w:i/>
          <w:iCs/>
          <w:color w:val="000000"/>
          <w:sz w:val="20"/>
          <w:szCs w:val="20"/>
        </w:rPr>
        <w:t>T</w:t>
      </w:r>
      <w:r w:rsidRPr="00656705">
        <w:rPr>
          <w:i/>
          <w:iCs/>
          <w:color w:val="000000"/>
          <w:sz w:val="20"/>
          <w:szCs w:val="20"/>
          <w:lang w:bidi="ar"/>
        </w:rPr>
        <w:t>uḥfat al-Nuẓẓār fī Gharā’ib al-Amṣār wa ‘Ajā’ib al-Asfār</w:t>
      </w:r>
      <w:r w:rsidRPr="00656705">
        <w:rPr>
          <w:rFonts w:eastAsiaTheme="minorEastAsia"/>
          <w:color w:val="000000"/>
          <w:sz w:val="20"/>
          <w:szCs w:val="20"/>
        </w:rPr>
        <w:t>). In his journeys, Ibn Ba</w:t>
      </w:r>
      <w:r w:rsidRPr="00656705">
        <w:rPr>
          <w:sz w:val="20"/>
          <w:szCs w:val="20"/>
        </w:rPr>
        <w:t>ṭṭūṭ</w:t>
      </w:r>
      <w:r w:rsidRPr="00656705">
        <w:rPr>
          <w:rFonts w:eastAsiaTheme="minorEastAsia"/>
          <w:color w:val="000000"/>
          <w:sz w:val="20"/>
          <w:szCs w:val="20"/>
        </w:rPr>
        <w:t xml:space="preserve">a traveled more extensively than any other known traveler in pre-modern history, covering more than seventy-three thousand miles (one hundred and seventeen thousand kilometers, which was about three times further than Marco Polo had been able to venture on his journeys. </w:t>
      </w:r>
    </w:p>
  </w:footnote>
  <w:footnote w:id="28">
    <w:p w14:paraId="4A7C4756" w14:textId="77777777" w:rsidR="00FD1A33" w:rsidRPr="00656705" w:rsidRDefault="00FD1A33" w:rsidP="00FD1A33">
      <w:pPr>
        <w:rPr>
          <w:color w:val="202122"/>
          <w:sz w:val="20"/>
          <w:szCs w:val="20"/>
        </w:rPr>
      </w:pPr>
      <w:r w:rsidRPr="00656705">
        <w:rPr>
          <w:rStyle w:val="FootnoteReference"/>
          <w:sz w:val="20"/>
          <w:szCs w:val="20"/>
        </w:rPr>
        <w:footnoteRef/>
      </w:r>
      <w:r w:rsidRPr="00656705">
        <w:rPr>
          <w:sz w:val="20"/>
          <w:szCs w:val="20"/>
        </w:rPr>
        <w:t xml:space="preserve"> </w:t>
      </w:r>
      <w:r w:rsidRPr="00656705">
        <w:rPr>
          <w:rFonts w:eastAsiaTheme="minorEastAsia"/>
          <w:b/>
          <w:bCs/>
          <w:color w:val="000000"/>
          <w:sz w:val="20"/>
          <w:szCs w:val="20"/>
        </w:rPr>
        <w:t xml:space="preserve">Prester John </w:t>
      </w:r>
      <w:r w:rsidRPr="00656705">
        <w:rPr>
          <w:rFonts w:eastAsiaTheme="minorEastAsia"/>
          <w:color w:val="000000"/>
          <w:sz w:val="20"/>
          <w:szCs w:val="20"/>
        </w:rPr>
        <w:t xml:space="preserve">(Latin: </w:t>
      </w:r>
      <w:r w:rsidRPr="00656705">
        <w:rPr>
          <w:i/>
          <w:iCs/>
          <w:color w:val="202122"/>
          <w:sz w:val="20"/>
          <w:szCs w:val="20"/>
          <w:lang w:val="la-Latn"/>
        </w:rPr>
        <w:t>Presbyter Ioannes</w:t>
      </w:r>
      <w:r w:rsidRPr="00656705">
        <w:rPr>
          <w:color w:val="202122"/>
          <w:sz w:val="20"/>
          <w:szCs w:val="20"/>
        </w:rPr>
        <w:t xml:space="preserve">) was a legendry Christian patriarch, presbyter, and king, whose stores became popular in Europe during the period from the sixth/twelfth and eleventh/seventeenth centuries. These myths spoke of a great Nestorian Christian monarch who ruled in the Orient in the midst of Muslims and Pagans. The Medieval Christian imagination often depicted Prester John as a descendant of the Three Wise Men or Magi of the East, who, in the New Testament (Matthew, 2:1-2), visited and honored Jesus Christ at the time of his birth. Prester John was believed to rule over a great kingdom full of riches, marvels, and remarkable animals. At first, Western Europeans imagined Prester John as living in the Indian subcontinent. After the emergence of the Mongols in the seventh/thirteenth century, he was often associated with Central Asia. Eventually, Portuguese explorers of the ninth/fifteenth century created the image of an Ethiopian Prester John, since they had come to learn of the Christians of that land. Around 560/1165, copies of “The Letter of Prester John” circulated throughout Europe, which claimed that Prester John—a king of Indian and descendant of the Three Magi—had written the letter to the </w:t>
      </w:r>
      <w:r w:rsidRPr="00656705">
        <w:rPr>
          <w:color w:val="202122"/>
          <w:sz w:val="20"/>
          <w:szCs w:val="20"/>
          <w:lang w:bidi="ar"/>
        </w:rPr>
        <w:t>New Roman</w:t>
      </w:r>
      <w:r w:rsidRPr="00656705">
        <w:rPr>
          <w:color w:val="202122"/>
          <w:sz w:val="20"/>
          <w:szCs w:val="20"/>
        </w:rPr>
        <w:t xml:space="preserve"> (Byzantine) Emperor. The letter was translated in many languages—including Hebrew—and continued to impress Europeans until the eleventh/seventeenth century. The letter asserted that a lost kingdom of Nestorian Christians also existed in the vast reaches of Central Asia. In 573/1177, Pope Alexander III (d. 577/1181) sent a Papal response to Prester John by way of his personal physician, Philip, about whom nothing is recorded, although it is certain that he never returned with a second letter from Prester John.</w:t>
      </w:r>
    </w:p>
  </w:footnote>
  <w:footnote w:id="29">
    <w:p w14:paraId="6CCF023E" w14:textId="77777777" w:rsidR="00FD1A33" w:rsidRPr="00656705" w:rsidRDefault="00FD1A33" w:rsidP="00FD1A33">
      <w:pPr>
        <w:rPr>
          <w:rFonts w:eastAsiaTheme="minorEastAsia"/>
          <w:b/>
          <w:bCs/>
          <w:color w:val="000000"/>
          <w:sz w:val="20"/>
          <w:szCs w:val="20"/>
        </w:rPr>
      </w:pPr>
      <w:r w:rsidRPr="00656705">
        <w:rPr>
          <w:rStyle w:val="FootnoteReference"/>
          <w:sz w:val="20"/>
          <w:szCs w:val="20"/>
        </w:rPr>
        <w:footnoteRef/>
      </w:r>
      <w:r w:rsidRPr="00656705">
        <w:rPr>
          <w:sz w:val="20"/>
          <w:szCs w:val="20"/>
        </w:rPr>
        <w:t xml:space="preserve"> </w:t>
      </w:r>
      <w:r w:rsidRPr="00656705">
        <w:rPr>
          <w:rFonts w:eastAsiaTheme="minorEastAsia"/>
          <w:b/>
          <w:bCs/>
          <w:color w:val="000000"/>
          <w:sz w:val="20"/>
          <w:szCs w:val="20"/>
        </w:rPr>
        <w:t xml:space="preserve">The Magyars </w:t>
      </w:r>
      <w:r w:rsidRPr="00656705">
        <w:rPr>
          <w:rFonts w:eastAsiaTheme="minorEastAsia"/>
          <w:color w:val="000000"/>
          <w:sz w:val="20"/>
          <w:szCs w:val="20"/>
        </w:rPr>
        <w:t xml:space="preserve">or Hungarians (Hungarian: </w:t>
      </w:r>
      <w:r w:rsidRPr="00656705">
        <w:rPr>
          <w:i/>
          <w:iCs/>
          <w:color w:val="202122"/>
          <w:sz w:val="20"/>
          <w:szCs w:val="20"/>
          <w:lang w:val="hu-HU"/>
        </w:rPr>
        <w:t>Magyarok</w:t>
      </w:r>
      <w:r w:rsidRPr="00656705">
        <w:rPr>
          <w:color w:val="202122"/>
          <w:sz w:val="20"/>
          <w:szCs w:val="20"/>
          <w:lang w:val="hu-HU"/>
        </w:rPr>
        <w:t xml:space="preserve">) are the dominant ethnic group of today’s Hungry (Hungarian: </w:t>
      </w:r>
      <w:r w:rsidRPr="00656705">
        <w:rPr>
          <w:i/>
          <w:iCs/>
          <w:color w:val="202122"/>
          <w:sz w:val="20"/>
          <w:szCs w:val="20"/>
          <w:lang w:val="hu-HU"/>
        </w:rPr>
        <w:t>Magyarország</w:t>
      </w:r>
      <w:r w:rsidRPr="00656705">
        <w:rPr>
          <w:color w:val="202122"/>
          <w:sz w:val="20"/>
          <w:szCs w:val="20"/>
          <w:lang w:val="hu-HU"/>
        </w:rPr>
        <w:t xml:space="preserve">) in Central Europe, while also making up significant minorities in several other Central European Nation-States. Their language belongs to Ural-Altaic and is akin to Finnish, Estonian, and the Turkic languages of Central Asia. Indeed, the New Roman Greeks referred tot he Magyars as </w:t>
      </w:r>
      <w:r w:rsidRPr="00656705">
        <w:rPr>
          <w:i/>
          <w:iCs/>
          <w:color w:val="202122"/>
          <w:sz w:val="20"/>
          <w:szCs w:val="20"/>
          <w:lang w:val="hu-HU"/>
        </w:rPr>
        <w:t>Tourk</w:t>
      </w:r>
      <w:r w:rsidRPr="00656705">
        <w:rPr>
          <w:i/>
          <w:iCs/>
          <w:color w:val="000000" w:themeColor="text1"/>
          <w:sz w:val="20"/>
          <w:szCs w:val="20"/>
        </w:rPr>
        <w:t>ía</w:t>
      </w:r>
      <w:r w:rsidRPr="00656705">
        <w:rPr>
          <w:color w:val="000000" w:themeColor="text1"/>
          <w:sz w:val="20"/>
          <w:szCs w:val="20"/>
        </w:rPr>
        <w:t>;</w:t>
      </w:r>
      <w:r w:rsidRPr="00656705">
        <w:rPr>
          <w:i/>
          <w:iCs/>
          <w:color w:val="202122"/>
          <w:sz w:val="20"/>
          <w:szCs w:val="20"/>
          <w:lang w:val="el-GR"/>
        </w:rPr>
        <w:t>Τουρκία</w:t>
      </w:r>
      <w:r w:rsidRPr="00656705">
        <w:rPr>
          <w:color w:val="202122"/>
          <w:sz w:val="20"/>
          <w:szCs w:val="20"/>
        </w:rPr>
        <w:t xml:space="preserve">, meaning literally “Turks,” but referring in Greek usage only to the Magyars. The Magyars began to arrive in the Carpathian Basin at the end of the third/ninth century, and then overwhelmed Western Europe </w:t>
      </w:r>
      <w:r w:rsidRPr="00656705">
        <w:rPr>
          <w:color w:val="202122"/>
          <w:sz w:val="20"/>
          <w:szCs w:val="20"/>
          <w:lang w:val="hu-HU"/>
        </w:rPr>
        <w:t>during the third/ninth and fourth/tenth centuries.</w:t>
      </w:r>
    </w:p>
  </w:footnote>
  <w:footnote w:id="30">
    <w:p w14:paraId="5C95F165" w14:textId="77777777" w:rsidR="00FD1A33" w:rsidRPr="00656705" w:rsidRDefault="00FD1A33" w:rsidP="00FD1A33">
      <w:pPr>
        <w:rPr>
          <w:rFonts w:eastAsiaTheme="majorEastAsia"/>
          <w:color w:val="202122"/>
          <w:sz w:val="20"/>
          <w:szCs w:val="20"/>
        </w:rPr>
      </w:pPr>
      <w:r w:rsidRPr="00656705">
        <w:rPr>
          <w:rStyle w:val="FootnoteReference"/>
          <w:sz w:val="20"/>
          <w:szCs w:val="20"/>
        </w:rPr>
        <w:footnoteRef/>
      </w:r>
      <w:r w:rsidRPr="00656705">
        <w:rPr>
          <w:sz w:val="20"/>
          <w:szCs w:val="20"/>
        </w:rPr>
        <w:t xml:space="preserve"> </w:t>
      </w:r>
      <w:r w:rsidRPr="00656705">
        <w:rPr>
          <w:rStyle w:val="apple-converted-space"/>
          <w:rFonts w:eastAsiaTheme="majorEastAsia"/>
          <w:b/>
          <w:bCs/>
          <w:sz w:val="20"/>
          <w:szCs w:val="20"/>
        </w:rPr>
        <w:t xml:space="preserve">The Huns </w:t>
      </w:r>
      <w:r w:rsidRPr="00656705">
        <w:rPr>
          <w:rStyle w:val="apple-converted-space"/>
          <w:rFonts w:eastAsiaTheme="majorEastAsia"/>
          <w:sz w:val="20"/>
          <w:szCs w:val="20"/>
        </w:rPr>
        <w:t xml:space="preserve">(Greek: </w:t>
      </w:r>
      <w:r w:rsidRPr="00656705">
        <w:rPr>
          <w:rStyle w:val="apple-converted-space"/>
          <w:rFonts w:eastAsiaTheme="majorEastAsia"/>
          <w:i/>
          <w:iCs/>
          <w:sz w:val="20"/>
          <w:szCs w:val="20"/>
        </w:rPr>
        <w:t>O</w:t>
      </w:r>
      <w:r w:rsidRPr="00656705">
        <w:rPr>
          <w:i/>
          <w:iCs/>
          <w:color w:val="000000" w:themeColor="text1"/>
          <w:sz w:val="20"/>
          <w:szCs w:val="20"/>
        </w:rPr>
        <w:t>û</w:t>
      </w:r>
      <w:r w:rsidRPr="00656705">
        <w:rPr>
          <w:rStyle w:val="apple-converted-space"/>
          <w:rFonts w:eastAsiaTheme="majorEastAsia"/>
          <w:i/>
          <w:iCs/>
          <w:sz w:val="20"/>
          <w:szCs w:val="20"/>
        </w:rPr>
        <w:t>nnoi</w:t>
      </w:r>
      <w:r w:rsidRPr="00656705">
        <w:rPr>
          <w:rStyle w:val="apple-converted-space"/>
          <w:rFonts w:eastAsiaTheme="majorEastAsia"/>
          <w:sz w:val="20"/>
          <w:szCs w:val="20"/>
        </w:rPr>
        <w:t>,</w:t>
      </w:r>
      <w:r w:rsidRPr="00656705">
        <w:rPr>
          <w:rStyle w:val="apple-converted-space"/>
          <w:rFonts w:eastAsiaTheme="majorEastAsia"/>
          <w:i/>
          <w:iCs/>
          <w:sz w:val="20"/>
          <w:szCs w:val="20"/>
        </w:rPr>
        <w:t xml:space="preserve"> </w:t>
      </w:r>
      <w:r w:rsidRPr="00656705">
        <w:rPr>
          <w:i/>
          <w:iCs/>
          <w:color w:val="202122"/>
          <w:sz w:val="20"/>
          <w:szCs w:val="20"/>
        </w:rPr>
        <w:t>Οὖννοι</w:t>
      </w:r>
      <w:r w:rsidRPr="00656705">
        <w:rPr>
          <w:rStyle w:val="apple-converted-space"/>
          <w:rFonts w:eastAsiaTheme="majorEastAsia"/>
          <w:color w:val="202122"/>
          <w:sz w:val="20"/>
          <w:szCs w:val="20"/>
        </w:rPr>
        <w:t xml:space="preserve">; Latin: </w:t>
      </w:r>
      <w:r w:rsidRPr="00656705">
        <w:rPr>
          <w:rStyle w:val="apple-converted-space"/>
          <w:rFonts w:eastAsiaTheme="majorEastAsia"/>
          <w:i/>
          <w:iCs/>
          <w:color w:val="202122"/>
          <w:sz w:val="20"/>
          <w:szCs w:val="20"/>
        </w:rPr>
        <w:t>Hunni</w:t>
      </w:r>
      <w:r w:rsidRPr="00656705">
        <w:rPr>
          <w:rStyle w:val="apple-converted-space"/>
          <w:rFonts w:eastAsiaTheme="majorEastAsia"/>
          <w:color w:val="202122"/>
          <w:sz w:val="20"/>
          <w:szCs w:val="20"/>
        </w:rPr>
        <w:t xml:space="preserve"> or </w:t>
      </w:r>
      <w:r w:rsidRPr="00656705">
        <w:rPr>
          <w:rStyle w:val="apple-converted-space"/>
          <w:rFonts w:eastAsiaTheme="majorEastAsia"/>
          <w:i/>
          <w:iCs/>
          <w:color w:val="202122"/>
          <w:sz w:val="20"/>
          <w:szCs w:val="20"/>
        </w:rPr>
        <w:t>Chuni</w:t>
      </w:r>
      <w:r w:rsidRPr="00656705">
        <w:rPr>
          <w:rStyle w:val="apple-converted-space"/>
          <w:rFonts w:eastAsiaTheme="majorEastAsia"/>
          <w:color w:val="202122"/>
          <w:sz w:val="20"/>
          <w:szCs w:val="20"/>
        </w:rPr>
        <w:t xml:space="preserve">) were a nomadic people who lived in Central Asia, the Caucasus, and Eastern Europe between the fourth and sixth centuries CE. </w:t>
      </w:r>
      <w:r w:rsidRPr="00656705">
        <w:rPr>
          <w:color w:val="202122"/>
          <w:sz w:val="20"/>
          <w:szCs w:val="20"/>
        </w:rPr>
        <w:t xml:space="preserve">Little is known about the language of the Huns, which was probably a Turkic or Mongolian language, and some scholars have suggested that Gothic was their </w:t>
      </w:r>
      <w:r w:rsidRPr="00656705">
        <w:rPr>
          <w:i/>
          <w:iCs/>
          <w:color w:val="202122"/>
          <w:sz w:val="20"/>
          <w:szCs w:val="20"/>
        </w:rPr>
        <w:t>lingua franca</w:t>
      </w:r>
      <w:r w:rsidRPr="00656705">
        <w:rPr>
          <w:color w:val="202122"/>
          <w:sz w:val="20"/>
          <w:szCs w:val="20"/>
        </w:rPr>
        <w:t>, because it was wider spread</w:t>
      </w:r>
      <w:r w:rsidRPr="00656705">
        <w:rPr>
          <w:rStyle w:val="apple-converted-space"/>
          <w:rFonts w:eastAsiaTheme="majorEastAsia"/>
          <w:color w:val="202122"/>
          <w:sz w:val="20"/>
          <w:szCs w:val="20"/>
        </w:rPr>
        <w:t xml:space="preserve"> The Huns were master horsemen and fought primarily as mounted archers and javelin throwers. The origin of the word “Hun” is uncertain. By the year 430 CE, they had conquered the Goths and many other Teutonic tribes and established a vast, although short-lived dominion over much of Europe. Pressure from the Huns forced those Germanic tribes whom they did not conquer to press into Roman territory, making the advent of the Huns a crucial factor in the Germanic conquests of the Western Roman Empire. Under King Attila (d. 453 CE), the Huns carried out many devastating raids against the New Roman (Byzantine) or Eastern Roman Empire. In 451 CE, they invaded the Western Roman province of Gaul, and in the following year, they invaded Italy. After the death of Attila, however, the Huns ceased to be a major threat to Rome and lost much of their empire following their defeat at the hands of the Germanic Gepids and their allies in the Battle of Nedao (ca. 454 CE) on the present-day Hungarian plane.</w:t>
      </w:r>
    </w:p>
  </w:footnote>
  <w:footnote w:id="31">
    <w:p w14:paraId="7F5A86AE" w14:textId="77777777" w:rsidR="00FD1A33" w:rsidRPr="00656705" w:rsidRDefault="00FD1A33" w:rsidP="00FD1A33">
      <w:pPr>
        <w:rPr>
          <w:rFonts w:eastAsiaTheme="minorEastAsia"/>
          <w:color w:val="000000"/>
          <w:sz w:val="20"/>
          <w:szCs w:val="20"/>
        </w:rPr>
      </w:pPr>
      <w:r w:rsidRPr="00656705">
        <w:rPr>
          <w:rStyle w:val="FootnoteReference"/>
          <w:sz w:val="20"/>
          <w:szCs w:val="20"/>
        </w:rPr>
        <w:footnoteRef/>
      </w:r>
      <w:r w:rsidRPr="00656705">
        <w:rPr>
          <w:sz w:val="20"/>
          <w:szCs w:val="20"/>
        </w:rPr>
        <w:t xml:space="preserve"> </w:t>
      </w:r>
      <w:r w:rsidRPr="00656705">
        <w:rPr>
          <w:rFonts w:eastAsiaTheme="minorEastAsia"/>
          <w:b/>
          <w:bCs/>
          <w:color w:val="000000"/>
          <w:sz w:val="20"/>
          <w:szCs w:val="20"/>
        </w:rPr>
        <w:t xml:space="preserve">The Magyar Invasions </w:t>
      </w:r>
      <w:r w:rsidRPr="00656705">
        <w:rPr>
          <w:rFonts w:eastAsiaTheme="minorEastAsia"/>
          <w:color w:val="000000"/>
          <w:sz w:val="20"/>
          <w:szCs w:val="20"/>
        </w:rPr>
        <w:t xml:space="preserve">or Hungarian Invasions (German: </w:t>
      </w:r>
      <w:r w:rsidRPr="00656705">
        <w:rPr>
          <w:i/>
          <w:iCs/>
          <w:color w:val="202122"/>
          <w:sz w:val="20"/>
          <w:szCs w:val="20"/>
          <w:lang w:val="de-DE"/>
        </w:rPr>
        <w:t>Ungarneinfälle</w:t>
      </w:r>
      <w:r w:rsidRPr="00656705">
        <w:rPr>
          <w:color w:val="202122"/>
          <w:sz w:val="20"/>
          <w:szCs w:val="20"/>
          <w:lang w:val="de-DE"/>
        </w:rPr>
        <w:t>; Hungarian:</w:t>
      </w:r>
      <w:r w:rsidRPr="00656705">
        <w:rPr>
          <w:i/>
          <w:iCs/>
          <w:color w:val="202122"/>
          <w:sz w:val="20"/>
          <w:szCs w:val="20"/>
          <w:lang w:val="hu-HU"/>
        </w:rPr>
        <w:t xml:space="preserve"> Kalandozások</w:t>
      </w:r>
      <w:r w:rsidRPr="00656705">
        <w:rPr>
          <w:color w:val="202122"/>
          <w:sz w:val="20"/>
          <w:szCs w:val="20"/>
          <w:lang w:val="hu-HU"/>
        </w:rPr>
        <w:t xml:space="preserve">) were major land incursions in Western Europe—including Catalonia in Northern Iberia—during the third/ninth and fourth/tenth centuries. During this period, the former Carolingian Empire was shaken by Viking invasions from the North, Magyar (Hungarian) onslaughts from the East, and—as we will show—the expansion of Andalusian sea power in the Western Mediterranean, which led tot he establishment of inetum, Muslim squadrons in Switzerland, the Muslim occupation of much of the Italian coast, and Muslim control over numerous Mediterranean islands. </w:t>
      </w:r>
      <w:r w:rsidRPr="00656705">
        <w:rPr>
          <w:rFonts w:eastAsiaTheme="minorEastAsia"/>
          <w:color w:val="000000"/>
          <w:sz w:val="20"/>
          <w:szCs w:val="20"/>
        </w:rPr>
        <w:t>In their battles, t</w:t>
      </w:r>
      <w:r w:rsidRPr="00656705">
        <w:rPr>
          <w:sz w:val="20"/>
          <w:szCs w:val="20"/>
        </w:rPr>
        <w:t xml:space="preserve">he </w:t>
      </w:r>
      <w:r w:rsidRPr="00656705">
        <w:rPr>
          <w:color w:val="202122"/>
          <w:sz w:val="20"/>
          <w:szCs w:val="20"/>
          <w:lang w:val="hu-HU"/>
        </w:rPr>
        <w:t>Magyar</w:t>
      </w:r>
      <w:r w:rsidRPr="00656705">
        <w:rPr>
          <w:sz w:val="20"/>
          <w:szCs w:val="20"/>
        </w:rPr>
        <w:t xml:space="preserve">s relied upon swift mobile light cavalry. They would attack without warning and quickly plunder the countryside, departing before any defense could be organized. In battle, they would shower their enemies with arrows, then suddenly make a feigned retreat, seeking to draw their enemy to break ranks and pursue them. They would then turn and fight the pursuers individually. </w:t>
      </w:r>
      <w:r w:rsidRPr="00656705">
        <w:rPr>
          <w:color w:val="202122"/>
          <w:sz w:val="20"/>
          <w:szCs w:val="20"/>
          <w:lang w:val="hu-HU"/>
        </w:rPr>
        <w:t>The Magyars took possession of the Carpathian Basin, which would then become the Kingdom of Hungary in the period between 248/862 and 282/895. They then launched a series of campaigns toward the West in former Eastern Francia and Southward into the New Roman (Byzantine) Empire. King Otto I (</w:t>
      </w:r>
      <w:r w:rsidRPr="00656705">
        <w:rPr>
          <w:color w:val="202122"/>
          <w:sz w:val="20"/>
          <w:szCs w:val="20"/>
        </w:rPr>
        <w:t>d. 362/973</w:t>
      </w:r>
      <w:r w:rsidRPr="00656705">
        <w:rPr>
          <w:color w:val="202122"/>
          <w:sz w:val="20"/>
          <w:szCs w:val="20"/>
          <w:lang w:val="hu-HU"/>
        </w:rPr>
        <w:t xml:space="preserve">) of the Holy Roman Empire halted the Westward raids with his defeat of the Magyars in </w:t>
      </w:r>
      <w:r w:rsidRPr="00656705">
        <w:rPr>
          <w:b/>
          <w:bCs/>
          <w:color w:val="202122"/>
          <w:sz w:val="20"/>
          <w:szCs w:val="20"/>
          <w:lang w:val="hu-HU"/>
        </w:rPr>
        <w:t>the Battle of Lechfeld</w:t>
      </w:r>
      <w:r w:rsidRPr="00656705">
        <w:rPr>
          <w:color w:val="202122"/>
          <w:sz w:val="20"/>
          <w:szCs w:val="20"/>
          <w:lang w:val="hu-HU"/>
        </w:rPr>
        <w:t xml:space="preserve"> in </w:t>
      </w:r>
      <w:r w:rsidRPr="00656705">
        <w:rPr>
          <w:sz w:val="20"/>
          <w:szCs w:val="20"/>
        </w:rPr>
        <w:t>343/954</w:t>
      </w:r>
      <w:r w:rsidRPr="00656705">
        <w:rPr>
          <w:color w:val="202122"/>
          <w:sz w:val="20"/>
          <w:szCs w:val="20"/>
          <w:lang w:val="hu-HU"/>
        </w:rPr>
        <w:t xml:space="preserve">, which led to the formal establishment of the Holy Roman Empire in 351/962 and a new political order in Central and Western Europe. </w:t>
      </w:r>
      <w:r w:rsidRPr="00656705">
        <w:rPr>
          <w:color w:val="202122"/>
          <w:sz w:val="20"/>
          <w:szCs w:val="20"/>
        </w:rPr>
        <w:t xml:space="preserve">The Battle of Lechfeld ended more than ninety years of </w:t>
      </w:r>
      <w:r w:rsidRPr="00656705">
        <w:rPr>
          <w:color w:val="202122"/>
          <w:sz w:val="20"/>
          <w:szCs w:val="20"/>
          <w:lang w:val="hu-HU"/>
        </w:rPr>
        <w:t>Magyar</w:t>
      </w:r>
      <w:r w:rsidRPr="00656705">
        <w:rPr>
          <w:color w:val="202122"/>
          <w:sz w:val="20"/>
          <w:szCs w:val="20"/>
        </w:rPr>
        <w:t xml:space="preserve"> pillaging in Western Europe. The </w:t>
      </w:r>
      <w:r w:rsidRPr="00656705">
        <w:rPr>
          <w:color w:val="202122"/>
          <w:sz w:val="20"/>
          <w:szCs w:val="20"/>
          <w:lang w:val="hu-HU"/>
        </w:rPr>
        <w:t>Magyar</w:t>
      </w:r>
      <w:r w:rsidRPr="00656705">
        <w:rPr>
          <w:color w:val="202122"/>
          <w:sz w:val="20"/>
          <w:szCs w:val="20"/>
        </w:rPr>
        <w:t xml:space="preserve">s then settle in Hungary and gradually adopt Western European cultural norms and feudal military organization, including the adoption of heavy cavalry. </w:t>
      </w:r>
      <w:r w:rsidRPr="00656705">
        <w:rPr>
          <w:color w:val="202122"/>
          <w:sz w:val="20"/>
          <w:szCs w:val="20"/>
          <w:lang w:val="hu-HU"/>
        </w:rPr>
        <w:t xml:space="preserve">The Magyar raids of New Rome (Byzantium), however, continued throughout the fourth/tenth century until </w:t>
      </w:r>
      <w:r w:rsidRPr="00656705">
        <w:rPr>
          <w:sz w:val="20"/>
          <w:szCs w:val="20"/>
        </w:rPr>
        <w:t xml:space="preserve">359/970, and the Magyar were </w:t>
      </w:r>
      <w:r w:rsidRPr="00656705">
        <w:rPr>
          <w:color w:val="202122"/>
          <w:sz w:val="20"/>
          <w:szCs w:val="20"/>
          <w:lang w:val="hu-HU"/>
        </w:rPr>
        <w:t>ultimately brought to the Roman Catholic Christian faith in the year 390/1000, which also saw the establishment of the Christian Kingdom of Hungary, which would become a powerful ally of the Magisterial Church of Rome.</w:t>
      </w:r>
      <w:r w:rsidRPr="00656705">
        <w:rPr>
          <w:rFonts w:eastAsiaTheme="minorEastAsia"/>
          <w:color w:val="000000"/>
          <w:sz w:val="20"/>
          <w:szCs w:val="20"/>
        </w:rPr>
        <w:t xml:space="preserve"> Medieval Hungary became regional power in Western Europe, reaching the height of its power in the ninth/fifteenth century. It then begins to be conquered by the Ottomans after</w:t>
      </w:r>
      <w:r w:rsidRPr="00656705">
        <w:rPr>
          <w:rFonts w:eastAsiaTheme="minorEastAsia"/>
          <w:b/>
          <w:bCs/>
          <w:color w:val="000000"/>
          <w:sz w:val="20"/>
          <w:szCs w:val="20"/>
        </w:rPr>
        <w:t xml:space="preserve"> the Battle of Mohács</w:t>
      </w:r>
      <w:r w:rsidRPr="00656705">
        <w:rPr>
          <w:rFonts w:eastAsiaTheme="minorEastAsia"/>
          <w:color w:val="000000"/>
          <w:sz w:val="20"/>
          <w:szCs w:val="20"/>
        </w:rPr>
        <w:t xml:space="preserve"> in 932/1526 and becomes largely an Ottoman territory for one hundred and fifty-eight years from 948/1541 until 1110/1699. After that time, Hungary came under Austrian rule until the turn of the twelfth/eighteenth century, later joining the Austro-Hungarian Empire, which became a major European power until its collapse in the wake of World War I.</w:t>
      </w:r>
      <w:r w:rsidRPr="00656705">
        <w:rPr>
          <w:color w:val="202122"/>
          <w:sz w:val="20"/>
          <w:szCs w:val="20"/>
        </w:rPr>
        <w:t xml:space="preserve"> The </w:t>
      </w:r>
      <w:r w:rsidRPr="00656705">
        <w:rPr>
          <w:color w:val="202122"/>
          <w:sz w:val="20"/>
          <w:szCs w:val="20"/>
          <w:lang w:val="hu-HU"/>
        </w:rPr>
        <w:t>Magyar</w:t>
      </w:r>
      <w:r w:rsidRPr="00656705">
        <w:rPr>
          <w:color w:val="202122"/>
          <w:sz w:val="20"/>
          <w:szCs w:val="20"/>
        </w:rPr>
        <w:t>s were the last invaders from the East to establish a permanent presence in Central Europe.</w:t>
      </w:r>
    </w:p>
    <w:p w14:paraId="4EEDBCFE" w14:textId="77777777" w:rsidR="00FD1A33" w:rsidRPr="00656705" w:rsidRDefault="00FD1A33" w:rsidP="00FD1A33">
      <w:pPr>
        <w:rPr>
          <w:color w:val="202122"/>
          <w:sz w:val="20"/>
          <w:szCs w:val="20"/>
        </w:rPr>
      </w:pPr>
      <w:r w:rsidRPr="00656705">
        <w:rPr>
          <w:color w:val="202122"/>
          <w:sz w:val="20"/>
          <w:szCs w:val="20"/>
        </w:rPr>
        <w:t xml:space="preserve">   What follows is a useful broad general chronology of the principal maneuvers, fronts, and battles of the </w:t>
      </w:r>
      <w:r w:rsidRPr="00656705">
        <w:rPr>
          <w:color w:val="202122"/>
          <w:sz w:val="20"/>
          <w:szCs w:val="20"/>
          <w:lang w:val="hu-HU"/>
        </w:rPr>
        <w:t>Magyar</w:t>
      </w:r>
      <w:r w:rsidRPr="00656705">
        <w:rPr>
          <w:color w:val="202122"/>
          <w:sz w:val="20"/>
          <w:szCs w:val="20"/>
        </w:rPr>
        <w:t xml:space="preserve"> Invasions, which lasted for seventy-five years from 282/895 until </w:t>
      </w:r>
      <w:r w:rsidRPr="00656705">
        <w:rPr>
          <w:sz w:val="20"/>
          <w:szCs w:val="20"/>
        </w:rPr>
        <w:t>359/970 and concluded with the foundation of the Magyar Kingdom of Hungary</w:t>
      </w:r>
      <w:r w:rsidRPr="00656705">
        <w:rPr>
          <w:color w:val="202122"/>
          <w:sz w:val="20"/>
          <w:szCs w:val="20"/>
        </w:rPr>
        <w:t>:</w:t>
      </w:r>
    </w:p>
    <w:p w14:paraId="117838D0" w14:textId="77777777" w:rsidR="00FD1A33" w:rsidRPr="00656705" w:rsidRDefault="00FD1A33" w:rsidP="00FD1A33">
      <w:pPr>
        <w:rPr>
          <w:color w:val="202122"/>
          <w:sz w:val="20"/>
          <w:szCs w:val="20"/>
          <w:lang w:val="hu-HU"/>
        </w:rPr>
      </w:pPr>
      <w:r w:rsidRPr="00656705">
        <w:rPr>
          <w:color w:val="202122"/>
          <w:sz w:val="20"/>
          <w:szCs w:val="20"/>
        </w:rPr>
        <w:t xml:space="preserve">   In 282/895—roughly eight years after the foundation of Fraxinetum—the </w:t>
      </w:r>
      <w:r w:rsidRPr="00656705">
        <w:rPr>
          <w:color w:val="202122"/>
          <w:sz w:val="20"/>
          <w:szCs w:val="20"/>
          <w:lang w:val="hu-HU"/>
        </w:rPr>
        <w:t>Magyar</w:t>
      </w:r>
      <w:r w:rsidRPr="00656705">
        <w:rPr>
          <w:color w:val="202122"/>
          <w:sz w:val="20"/>
          <w:szCs w:val="20"/>
        </w:rPr>
        <w:t xml:space="preserve">s entered the Carpathian Basin and conquer its Eastern regions to the shores of the Danube River. They defeat the Bulgarians in Southern Transylvania, ending Bulgarian power in the Carpathian Basin, and they then initiate the </w:t>
      </w:r>
      <w:r w:rsidRPr="00656705">
        <w:rPr>
          <w:color w:val="202122"/>
          <w:sz w:val="20"/>
          <w:szCs w:val="20"/>
          <w:lang w:val="hu-HU"/>
        </w:rPr>
        <w:t>Magyar</w:t>
      </w:r>
      <w:r w:rsidRPr="00656705">
        <w:rPr>
          <w:color w:val="202122"/>
          <w:sz w:val="20"/>
          <w:szCs w:val="20"/>
        </w:rPr>
        <w:t xml:space="preserve"> conquests. Their conquest of the Carinthian Basin is completed in 289/902, when they overcome the Eastern regions of Moravia. The Slavic peoples in the Northern and Western regions of the Carpathian Basin who remained there are forced to pay the </w:t>
      </w:r>
      <w:r w:rsidRPr="00656705">
        <w:rPr>
          <w:color w:val="202122"/>
          <w:sz w:val="20"/>
          <w:szCs w:val="20"/>
          <w:lang w:val="hu-HU"/>
        </w:rPr>
        <w:t>Magyar</w:t>
      </w:r>
      <w:r w:rsidRPr="00656705">
        <w:rPr>
          <w:color w:val="202122"/>
          <w:sz w:val="20"/>
          <w:szCs w:val="20"/>
        </w:rPr>
        <w:t>s tribute.</w:t>
      </w:r>
    </w:p>
    <w:p w14:paraId="4C28438D" w14:textId="77777777" w:rsidR="00FD1A33" w:rsidRPr="00656705" w:rsidRDefault="00FD1A33" w:rsidP="00FD1A33">
      <w:pPr>
        <w:rPr>
          <w:color w:val="202122"/>
          <w:sz w:val="20"/>
          <w:szCs w:val="20"/>
          <w:lang w:val="hu-HU"/>
        </w:rPr>
      </w:pPr>
      <w:r w:rsidRPr="00656705">
        <w:rPr>
          <w:color w:val="202122"/>
          <w:sz w:val="20"/>
          <w:szCs w:val="20"/>
          <w:lang w:val="hu-HU"/>
        </w:rPr>
        <w:t xml:space="preserve">  </w:t>
      </w:r>
      <w:r w:rsidRPr="00656705">
        <w:rPr>
          <w:color w:val="202122"/>
          <w:sz w:val="20"/>
          <w:szCs w:val="20"/>
        </w:rPr>
        <w:t xml:space="preserve">In 286/899, the </w:t>
      </w:r>
      <w:r w:rsidRPr="00656705">
        <w:rPr>
          <w:color w:val="202122"/>
          <w:sz w:val="20"/>
          <w:szCs w:val="20"/>
          <w:lang w:val="hu-HU"/>
        </w:rPr>
        <w:t>Magyar</w:t>
      </w:r>
      <w:r w:rsidRPr="00656705">
        <w:rPr>
          <w:color w:val="202122"/>
          <w:sz w:val="20"/>
          <w:szCs w:val="20"/>
        </w:rPr>
        <w:t xml:space="preserve">s attack the Kingdom of Italy and defeat the army of </w:t>
      </w:r>
      <w:r w:rsidRPr="00656705">
        <w:rPr>
          <w:b/>
          <w:bCs/>
          <w:color w:val="202122"/>
          <w:sz w:val="20"/>
          <w:szCs w:val="20"/>
        </w:rPr>
        <w:t>King Berengar I</w:t>
      </w:r>
      <w:r w:rsidRPr="00656705">
        <w:rPr>
          <w:color w:val="202122"/>
          <w:sz w:val="20"/>
          <w:szCs w:val="20"/>
        </w:rPr>
        <w:t xml:space="preserve"> of Italy—who, as we will see, knew the Muslims of Fraxinetum well and had dealings with them, both hostile and friendly—during that September. King Berengar I agrees to pay the </w:t>
      </w:r>
      <w:r w:rsidRPr="00656705">
        <w:rPr>
          <w:color w:val="202122"/>
          <w:sz w:val="20"/>
          <w:szCs w:val="20"/>
          <w:lang w:val="hu-HU"/>
        </w:rPr>
        <w:t>Magyar</w:t>
      </w:r>
      <w:r w:rsidRPr="00656705">
        <w:rPr>
          <w:color w:val="202122"/>
          <w:sz w:val="20"/>
          <w:szCs w:val="20"/>
        </w:rPr>
        <w:t>s tribute. They continue to carry out attacks elsewhere in Northern Italy during the course of 287/900 and 288/901. In 291/904,</w:t>
      </w:r>
      <w:r w:rsidRPr="00656705">
        <w:rPr>
          <w:color w:val="202122"/>
          <w:sz w:val="20"/>
          <w:szCs w:val="20"/>
          <w:lang w:val="hu-HU"/>
        </w:rPr>
        <w:t xml:space="preserve"> Magyar</w:t>
      </w:r>
      <w:r w:rsidRPr="00656705">
        <w:rPr>
          <w:color w:val="202122"/>
          <w:sz w:val="20"/>
          <w:szCs w:val="20"/>
        </w:rPr>
        <w:t xml:space="preserve"> troops enter Lombardy. King Berengar I of Italy allies with the Magyars against his rival Louis of Provence, who had declared himself to be the emperor of Italy. In 292/905, King Berengar I in conjunction with his </w:t>
      </w:r>
      <w:r w:rsidRPr="00656705">
        <w:rPr>
          <w:color w:val="202122"/>
          <w:sz w:val="20"/>
          <w:szCs w:val="20"/>
          <w:lang w:val="hu-HU"/>
        </w:rPr>
        <w:t>Magyar</w:t>
      </w:r>
      <w:r w:rsidRPr="00656705">
        <w:rPr>
          <w:color w:val="202122"/>
          <w:sz w:val="20"/>
          <w:szCs w:val="20"/>
        </w:rPr>
        <w:t xml:space="preserve"> allies defeats Louis of Provence and blinds him. </w:t>
      </w:r>
      <w:r w:rsidRPr="00656705">
        <w:rPr>
          <w:color w:val="202122"/>
          <w:sz w:val="20"/>
          <w:szCs w:val="20"/>
          <w:lang w:val="hu-HU"/>
        </w:rPr>
        <w:t xml:space="preserve"> </w:t>
      </w:r>
    </w:p>
    <w:p w14:paraId="3FB456B5" w14:textId="77777777" w:rsidR="00FD1A33" w:rsidRPr="00656705" w:rsidRDefault="00FD1A33" w:rsidP="00FD1A33">
      <w:pPr>
        <w:rPr>
          <w:color w:val="202122"/>
          <w:sz w:val="20"/>
          <w:szCs w:val="20"/>
        </w:rPr>
      </w:pPr>
      <w:r w:rsidRPr="00656705">
        <w:rPr>
          <w:color w:val="202122"/>
          <w:sz w:val="20"/>
          <w:szCs w:val="20"/>
          <w:lang w:val="hu-HU"/>
        </w:rPr>
        <w:t xml:space="preserve">  </w:t>
      </w:r>
      <w:r w:rsidRPr="00656705">
        <w:rPr>
          <w:color w:val="202122"/>
          <w:sz w:val="20"/>
          <w:szCs w:val="20"/>
        </w:rPr>
        <w:t xml:space="preserve">In 290/903, a </w:t>
      </w:r>
      <w:r w:rsidRPr="00656705">
        <w:rPr>
          <w:color w:val="202122"/>
          <w:sz w:val="20"/>
          <w:szCs w:val="20"/>
          <w:lang w:val="hu-HU"/>
        </w:rPr>
        <w:t>Magyar</w:t>
      </w:r>
      <w:r w:rsidRPr="00656705">
        <w:rPr>
          <w:color w:val="202122"/>
          <w:sz w:val="20"/>
          <w:szCs w:val="20"/>
        </w:rPr>
        <w:t xml:space="preserve"> detachment raids Bavaria but is defeated. The Bavarians assassinate a </w:t>
      </w:r>
      <w:r w:rsidRPr="00656705">
        <w:rPr>
          <w:color w:val="202122"/>
          <w:sz w:val="20"/>
          <w:szCs w:val="20"/>
          <w:lang w:val="hu-HU"/>
        </w:rPr>
        <w:t>Magyar</w:t>
      </w:r>
      <w:r w:rsidRPr="00656705">
        <w:rPr>
          <w:color w:val="202122"/>
          <w:sz w:val="20"/>
          <w:szCs w:val="20"/>
        </w:rPr>
        <w:t xml:space="preserve"> military leader in 291/904. </w:t>
      </w:r>
    </w:p>
    <w:p w14:paraId="046F3978" w14:textId="77777777" w:rsidR="00FD1A33" w:rsidRPr="00656705" w:rsidRDefault="00FD1A33" w:rsidP="00FD1A33">
      <w:pPr>
        <w:rPr>
          <w:color w:val="202122"/>
          <w:sz w:val="20"/>
          <w:szCs w:val="20"/>
          <w:lang w:val="hu-HU"/>
        </w:rPr>
      </w:pPr>
      <w:r w:rsidRPr="00656705">
        <w:rPr>
          <w:color w:val="202122"/>
          <w:sz w:val="20"/>
          <w:szCs w:val="20"/>
        </w:rPr>
        <w:t xml:space="preserve">  A </w:t>
      </w:r>
      <w:r w:rsidRPr="00656705">
        <w:rPr>
          <w:color w:val="202122"/>
          <w:sz w:val="20"/>
          <w:szCs w:val="20"/>
          <w:lang w:val="hu-HU"/>
        </w:rPr>
        <w:t>Magyar</w:t>
      </w:r>
      <w:r w:rsidRPr="00656705">
        <w:rPr>
          <w:color w:val="202122"/>
          <w:sz w:val="20"/>
          <w:szCs w:val="20"/>
        </w:rPr>
        <w:t xml:space="preserve"> campaign takes place in Saxony in 293/906, and two </w:t>
      </w:r>
      <w:r w:rsidRPr="00656705">
        <w:rPr>
          <w:color w:val="202122"/>
          <w:sz w:val="20"/>
          <w:szCs w:val="20"/>
          <w:lang w:val="hu-HU"/>
        </w:rPr>
        <w:t>Magyar</w:t>
      </w:r>
      <w:r w:rsidRPr="00656705">
        <w:rPr>
          <w:color w:val="202122"/>
          <w:sz w:val="20"/>
          <w:szCs w:val="20"/>
        </w:rPr>
        <w:t xml:space="preserve"> armies devastate the German Duchy of Saxony, which later become the base of power of the German Ottonian Dynasty. In 294/907, in </w:t>
      </w:r>
      <w:r w:rsidRPr="00656705">
        <w:rPr>
          <w:b/>
          <w:bCs/>
          <w:color w:val="202122"/>
          <w:sz w:val="20"/>
          <w:szCs w:val="20"/>
        </w:rPr>
        <w:t>the Battle of Pressburg</w:t>
      </w:r>
      <w:r w:rsidRPr="00656705">
        <w:rPr>
          <w:color w:val="202122"/>
          <w:sz w:val="20"/>
          <w:szCs w:val="20"/>
        </w:rPr>
        <w:t xml:space="preserve">, the </w:t>
      </w:r>
      <w:r w:rsidRPr="00656705">
        <w:rPr>
          <w:color w:val="202122"/>
          <w:sz w:val="20"/>
          <w:szCs w:val="20"/>
          <w:lang w:val="hu-HU"/>
        </w:rPr>
        <w:t>Magyar</w:t>
      </w:r>
      <w:r w:rsidRPr="00656705">
        <w:rPr>
          <w:color w:val="202122"/>
          <w:sz w:val="20"/>
          <w:szCs w:val="20"/>
        </w:rPr>
        <w:t xml:space="preserve">s annihilate an army of East Francia (today’s Germany), which had been sent to expel them from the Carpathian Basin, and this victory over the Saxons is regarded as the conclusion of the </w:t>
      </w:r>
      <w:r w:rsidRPr="00656705">
        <w:rPr>
          <w:color w:val="202122"/>
          <w:sz w:val="20"/>
          <w:szCs w:val="20"/>
          <w:lang w:val="hu-HU"/>
        </w:rPr>
        <w:t>Magyar</w:t>
      </w:r>
      <w:r w:rsidRPr="00656705">
        <w:rPr>
          <w:color w:val="202122"/>
          <w:sz w:val="20"/>
          <w:szCs w:val="20"/>
        </w:rPr>
        <w:t xml:space="preserve"> Conquest of today’s Hungary. The Hungarian-Bavarian border is now fixed along the Enns River. </w:t>
      </w:r>
      <w:r w:rsidRPr="00656705">
        <w:rPr>
          <w:color w:val="202122"/>
          <w:sz w:val="20"/>
          <w:szCs w:val="20"/>
          <w:lang w:val="hu-HU"/>
        </w:rPr>
        <w:t xml:space="preserve"> </w:t>
      </w:r>
    </w:p>
    <w:p w14:paraId="39FC70A8" w14:textId="77777777" w:rsidR="00FD1A33" w:rsidRPr="00656705" w:rsidRDefault="00FD1A33" w:rsidP="00FD1A33">
      <w:pPr>
        <w:rPr>
          <w:color w:val="202122"/>
          <w:sz w:val="20"/>
          <w:szCs w:val="20"/>
        </w:rPr>
      </w:pPr>
      <w:r w:rsidRPr="00656705">
        <w:rPr>
          <w:color w:val="202122"/>
          <w:sz w:val="20"/>
          <w:szCs w:val="20"/>
          <w:lang w:val="hu-HU"/>
        </w:rPr>
        <w:t xml:space="preserve">  </w:t>
      </w:r>
      <w:r w:rsidRPr="00656705">
        <w:rPr>
          <w:color w:val="202122"/>
          <w:sz w:val="20"/>
          <w:szCs w:val="20"/>
        </w:rPr>
        <w:t xml:space="preserve">In 295/908, the </w:t>
      </w:r>
      <w:r w:rsidRPr="00656705">
        <w:rPr>
          <w:color w:val="202122"/>
          <w:sz w:val="20"/>
          <w:szCs w:val="20"/>
          <w:lang w:val="hu-HU"/>
        </w:rPr>
        <w:t>Magyar</w:t>
      </w:r>
      <w:r w:rsidRPr="00656705">
        <w:rPr>
          <w:color w:val="202122"/>
          <w:sz w:val="20"/>
          <w:szCs w:val="20"/>
        </w:rPr>
        <w:t xml:space="preserve">s attack German Thuringa and Saxony and defeat them in </w:t>
      </w:r>
      <w:r w:rsidRPr="00656705">
        <w:rPr>
          <w:b/>
          <w:bCs/>
          <w:color w:val="202122"/>
          <w:sz w:val="20"/>
          <w:szCs w:val="20"/>
        </w:rPr>
        <w:t>the Battle of Eisenach</w:t>
      </w:r>
      <w:r w:rsidRPr="00656705">
        <w:rPr>
          <w:color w:val="202122"/>
          <w:sz w:val="20"/>
          <w:szCs w:val="20"/>
        </w:rPr>
        <w:t xml:space="preserve">. In 296/909, the </w:t>
      </w:r>
      <w:r w:rsidRPr="00656705">
        <w:rPr>
          <w:color w:val="202122"/>
          <w:sz w:val="20"/>
          <w:szCs w:val="20"/>
          <w:lang w:val="hu-HU"/>
        </w:rPr>
        <w:t>Magyar</w:t>
      </w:r>
      <w:r w:rsidRPr="00656705">
        <w:rPr>
          <w:color w:val="202122"/>
          <w:sz w:val="20"/>
          <w:szCs w:val="20"/>
        </w:rPr>
        <w:t xml:space="preserve">s raid Bavaria and Swabia to its West. In the summer of </w:t>
      </w:r>
      <w:ins w:id="101" w:author="Microsoft Word" w:date="2024-04-25T18:37:00Z">
        <w:r w:rsidRPr="00656705">
          <w:rPr>
            <w:color w:val="202122"/>
            <w:sz w:val="20"/>
            <w:szCs w:val="20"/>
          </w:rPr>
          <w:t>297/</w:t>
        </w:r>
      </w:ins>
      <w:r w:rsidRPr="00656705">
        <w:rPr>
          <w:color w:val="202122"/>
          <w:sz w:val="20"/>
          <w:szCs w:val="20"/>
        </w:rPr>
        <w:t xml:space="preserve">910, the </w:t>
      </w:r>
      <w:r w:rsidRPr="00656705">
        <w:rPr>
          <w:color w:val="202122"/>
          <w:sz w:val="20"/>
          <w:szCs w:val="20"/>
          <w:lang w:val="hu-HU"/>
        </w:rPr>
        <w:t>Magyar</w:t>
      </w:r>
      <w:r w:rsidRPr="00656705">
        <w:rPr>
          <w:color w:val="202122"/>
          <w:sz w:val="20"/>
          <w:szCs w:val="20"/>
        </w:rPr>
        <w:t xml:space="preserve">s crush the army of the German king Louis the Child in </w:t>
      </w:r>
      <w:r w:rsidRPr="00656705">
        <w:rPr>
          <w:b/>
          <w:bCs/>
          <w:color w:val="202122"/>
          <w:sz w:val="20"/>
          <w:szCs w:val="20"/>
        </w:rPr>
        <w:t>the First Battle of Augsburg</w:t>
      </w:r>
      <w:r w:rsidRPr="00656705">
        <w:rPr>
          <w:color w:val="202122"/>
          <w:sz w:val="20"/>
          <w:szCs w:val="20"/>
        </w:rPr>
        <w:t xml:space="preserve">. Ten days later, the same </w:t>
      </w:r>
      <w:ins w:id="102" w:author="Microsoft Word" w:date="2024-04-25T18:37:00Z">
        <w:r w:rsidRPr="00656705">
          <w:rPr>
            <w:color w:val="202122"/>
            <w:sz w:val="20"/>
            <w:szCs w:val="20"/>
          </w:rPr>
          <w:t xml:space="preserve">Magyar </w:t>
        </w:r>
      </w:ins>
      <w:r w:rsidRPr="00656705">
        <w:rPr>
          <w:color w:val="202122"/>
          <w:sz w:val="20"/>
          <w:szCs w:val="20"/>
        </w:rPr>
        <w:t xml:space="preserve">army enters Franconia and defeats a united army of </w:t>
      </w:r>
      <w:del w:id="103" w:author="Microsoft Word" w:date="2024-04-25T18:37:00Z">
        <w:r w:rsidRPr="00656705">
          <w:rPr>
            <w:color w:val="202122"/>
            <w:sz w:val="20"/>
            <w:szCs w:val="20"/>
          </w:rPr>
          <w:delText>Franconia, Lotharingia</w:delText>
        </w:r>
      </w:del>
      <w:ins w:id="104" w:author="Microsoft Word" w:date="2024-04-25T18:37:00Z">
        <w:r w:rsidRPr="00656705">
          <w:rPr>
            <w:color w:val="202122"/>
            <w:sz w:val="20"/>
            <w:szCs w:val="20"/>
          </w:rPr>
          <w:t>Franconian, Lotharingian</w:t>
        </w:r>
      </w:ins>
      <w:r w:rsidRPr="00656705">
        <w:rPr>
          <w:color w:val="202122"/>
          <w:sz w:val="20"/>
          <w:szCs w:val="20"/>
        </w:rPr>
        <w:t xml:space="preserve">, and </w:t>
      </w:r>
      <w:del w:id="105" w:author="Microsoft Word" w:date="2024-04-25T18:37:00Z">
        <w:r w:rsidRPr="00656705">
          <w:rPr>
            <w:color w:val="202122"/>
            <w:sz w:val="20"/>
            <w:szCs w:val="20"/>
          </w:rPr>
          <w:delText>Bavaria</w:delText>
        </w:r>
      </w:del>
      <w:ins w:id="106" w:author="Microsoft Word" w:date="2024-04-25T18:37:00Z">
        <w:r w:rsidRPr="00656705">
          <w:rPr>
            <w:color w:val="202122"/>
            <w:sz w:val="20"/>
            <w:szCs w:val="20"/>
          </w:rPr>
          <w:t>Bavarian soldiers</w:t>
        </w:r>
      </w:ins>
      <w:r w:rsidRPr="00656705">
        <w:rPr>
          <w:color w:val="202122"/>
          <w:sz w:val="20"/>
          <w:szCs w:val="20"/>
        </w:rPr>
        <w:t xml:space="preserve"> in t</w:t>
      </w:r>
      <w:r w:rsidRPr="00656705">
        <w:rPr>
          <w:b/>
          <w:bCs/>
          <w:color w:val="202122"/>
          <w:sz w:val="20"/>
          <w:szCs w:val="20"/>
        </w:rPr>
        <w:t>he Battle of Rednitz</w:t>
      </w:r>
      <w:r w:rsidRPr="00656705">
        <w:rPr>
          <w:color w:val="202122"/>
          <w:sz w:val="20"/>
          <w:szCs w:val="20"/>
        </w:rPr>
        <w:t>.</w:t>
      </w:r>
    </w:p>
    <w:p w14:paraId="247AC27C" w14:textId="77777777" w:rsidR="00FD1A33" w:rsidRPr="00656705" w:rsidRDefault="00FD1A33" w:rsidP="00FD1A33">
      <w:pPr>
        <w:rPr>
          <w:color w:val="202122"/>
          <w:sz w:val="20"/>
          <w:szCs w:val="20"/>
          <w:lang w:val="hu-HU"/>
        </w:rPr>
      </w:pPr>
      <w:r w:rsidRPr="00656705">
        <w:rPr>
          <w:color w:val="202122"/>
          <w:sz w:val="20"/>
          <w:szCs w:val="20"/>
        </w:rPr>
        <w:t xml:space="preserve">  </w:t>
      </w:r>
      <w:r w:rsidRPr="00656705">
        <w:rPr>
          <w:sz w:val="20"/>
          <w:szCs w:val="20"/>
        </w:rPr>
        <w:t xml:space="preserve">Again, in 298/911, </w:t>
      </w:r>
      <w:r w:rsidRPr="00656705">
        <w:rPr>
          <w:color w:val="202122"/>
          <w:sz w:val="20"/>
          <w:szCs w:val="20"/>
          <w:lang w:val="hu-HU"/>
        </w:rPr>
        <w:t>Magyar</w:t>
      </w:r>
      <w:r w:rsidRPr="00656705">
        <w:rPr>
          <w:sz w:val="20"/>
          <w:szCs w:val="20"/>
        </w:rPr>
        <w:t xml:space="preserve"> troops cross into Bavaria and move Westward to attack Swabia and Franconia. They cross the Rhine River and attack Burgundy for the first time. </w:t>
      </w:r>
    </w:p>
    <w:p w14:paraId="1483E6A4" w14:textId="77777777" w:rsidR="00FD1A33" w:rsidRPr="00656705" w:rsidRDefault="00FD1A33" w:rsidP="00FD1A33">
      <w:pPr>
        <w:rPr>
          <w:sz w:val="20"/>
          <w:szCs w:val="20"/>
        </w:rPr>
      </w:pPr>
      <w:r w:rsidRPr="00656705">
        <w:rPr>
          <w:sz w:val="20"/>
          <w:szCs w:val="20"/>
        </w:rPr>
        <w:t xml:space="preserve">  In 302/915, the </w:t>
      </w:r>
      <w:r w:rsidRPr="00656705">
        <w:rPr>
          <w:color w:val="202122"/>
          <w:sz w:val="20"/>
          <w:szCs w:val="20"/>
          <w:lang w:val="hu-HU"/>
        </w:rPr>
        <w:t>Magyar</w:t>
      </w:r>
      <w:r w:rsidRPr="00656705">
        <w:rPr>
          <w:sz w:val="20"/>
          <w:szCs w:val="20"/>
        </w:rPr>
        <w:t>s devastate Swabia and Franconia. They then invade Northern Germany, burn the city of Bremen, defeat the Saxon army, and reach the Southern border of Denmark.</w:t>
      </w:r>
    </w:p>
    <w:p w14:paraId="2333E205" w14:textId="77777777" w:rsidR="00FD1A33" w:rsidRPr="00656705" w:rsidRDefault="00FD1A33" w:rsidP="00FD1A33">
      <w:pPr>
        <w:rPr>
          <w:sz w:val="20"/>
          <w:szCs w:val="20"/>
        </w:rPr>
      </w:pPr>
      <w:r w:rsidRPr="00656705">
        <w:rPr>
          <w:sz w:val="20"/>
          <w:szCs w:val="20"/>
        </w:rPr>
        <w:t xml:space="preserve">  In 304/917, the </w:t>
      </w:r>
      <w:r w:rsidRPr="00656705">
        <w:rPr>
          <w:color w:val="202122"/>
          <w:sz w:val="20"/>
          <w:szCs w:val="20"/>
          <w:lang w:val="hu-HU"/>
        </w:rPr>
        <w:t>Magyar</w:t>
      </w:r>
      <w:r w:rsidRPr="00656705">
        <w:rPr>
          <w:sz w:val="20"/>
          <w:szCs w:val="20"/>
        </w:rPr>
        <w:t xml:space="preserve">s burn Basel in modern-day Switzerland. They invade the Duchy of Alsace amd enter Lotharinga. </w:t>
      </w:r>
    </w:p>
    <w:p w14:paraId="18729563" w14:textId="77777777" w:rsidR="00FD1A33" w:rsidRPr="00656705" w:rsidRDefault="00FD1A33" w:rsidP="00FD1A33">
      <w:pPr>
        <w:rPr>
          <w:sz w:val="20"/>
          <w:szCs w:val="20"/>
        </w:rPr>
      </w:pPr>
      <w:r w:rsidRPr="00656705">
        <w:rPr>
          <w:sz w:val="20"/>
          <w:szCs w:val="20"/>
        </w:rPr>
        <w:t xml:space="preserve">  </w:t>
      </w:r>
      <w:r w:rsidRPr="00656705">
        <w:rPr>
          <w:color w:val="202122"/>
          <w:sz w:val="20"/>
          <w:szCs w:val="20"/>
        </w:rPr>
        <w:t xml:space="preserve">From 306/919 until 307/920, the </w:t>
      </w:r>
      <w:r w:rsidRPr="00656705">
        <w:rPr>
          <w:color w:val="202122"/>
          <w:sz w:val="20"/>
          <w:szCs w:val="20"/>
          <w:lang w:val="hu-HU"/>
        </w:rPr>
        <w:t>Magyar</w:t>
      </w:r>
      <w:r w:rsidRPr="00656705">
        <w:rPr>
          <w:color w:val="202122"/>
          <w:sz w:val="20"/>
          <w:szCs w:val="20"/>
        </w:rPr>
        <w:t xml:space="preserve"> campaign in Europe with victories over the German king of East Francia and against the Kingdoms of Burgundy and Italy. </w:t>
      </w:r>
    </w:p>
    <w:p w14:paraId="7ED9B9F2" w14:textId="77777777" w:rsidR="00FD1A33" w:rsidRPr="00656705" w:rsidRDefault="00FD1A33" w:rsidP="00FD1A33">
      <w:pPr>
        <w:rPr>
          <w:color w:val="202122"/>
          <w:sz w:val="20"/>
          <w:szCs w:val="20"/>
        </w:rPr>
      </w:pPr>
      <w:r w:rsidRPr="00656705">
        <w:rPr>
          <w:sz w:val="20"/>
          <w:szCs w:val="20"/>
        </w:rPr>
        <w:t xml:space="preserve">  </w:t>
      </w:r>
      <w:r w:rsidRPr="00656705">
        <w:rPr>
          <w:color w:val="202122"/>
          <w:sz w:val="20"/>
          <w:szCs w:val="20"/>
        </w:rPr>
        <w:t xml:space="preserve">In 306/919, Henry the Fowler (German: Heinrich der Vogler) (d. 324/936)—founder of the Ottonian Dynasty and the father of Otto I—becomes the king of East Francia, but the </w:t>
      </w:r>
      <w:r w:rsidRPr="00656705">
        <w:rPr>
          <w:color w:val="202122"/>
          <w:sz w:val="20"/>
          <w:szCs w:val="20"/>
          <w:lang w:val="hu-HU"/>
        </w:rPr>
        <w:t>Magyar</w:t>
      </w:r>
      <w:r w:rsidRPr="00656705">
        <w:rPr>
          <w:color w:val="202122"/>
          <w:sz w:val="20"/>
          <w:szCs w:val="20"/>
        </w:rPr>
        <w:t xml:space="preserve">s defeat his forces in his realm of Saxony at </w:t>
      </w:r>
      <w:r w:rsidRPr="00656705">
        <w:rPr>
          <w:b/>
          <w:bCs/>
          <w:color w:val="202122"/>
          <w:sz w:val="20"/>
          <w:szCs w:val="20"/>
        </w:rPr>
        <w:t>the Battle of Püchen</w:t>
      </w:r>
      <w:r w:rsidRPr="00656705">
        <w:rPr>
          <w:color w:val="202122"/>
          <w:sz w:val="20"/>
          <w:szCs w:val="20"/>
        </w:rPr>
        <w:t xml:space="preserve">. </w:t>
      </w:r>
    </w:p>
    <w:p w14:paraId="01BF87F5" w14:textId="77777777" w:rsidR="00FD1A33" w:rsidRPr="00656705" w:rsidRDefault="00FD1A33" w:rsidP="00FD1A33">
      <w:pPr>
        <w:rPr>
          <w:color w:val="202122"/>
          <w:sz w:val="20"/>
          <w:szCs w:val="20"/>
        </w:rPr>
      </w:pPr>
      <w:r w:rsidRPr="00656705">
        <w:rPr>
          <w:color w:val="202122"/>
          <w:sz w:val="20"/>
          <w:szCs w:val="20"/>
        </w:rPr>
        <w:t xml:space="preserve">   In early 307/920, the </w:t>
      </w:r>
      <w:r w:rsidRPr="00656705">
        <w:rPr>
          <w:color w:val="202122"/>
          <w:sz w:val="20"/>
          <w:szCs w:val="20"/>
          <w:lang w:val="hu-HU"/>
        </w:rPr>
        <w:t>Magyar</w:t>
      </w:r>
      <w:r w:rsidRPr="00656705">
        <w:rPr>
          <w:color w:val="202122"/>
          <w:sz w:val="20"/>
          <w:szCs w:val="20"/>
        </w:rPr>
        <w:t>s again move West. King Charles the Simple cannot gather enough forces to face them in battle. He retreats, and they plunder his realm.</w:t>
      </w:r>
    </w:p>
    <w:p w14:paraId="2BCF6C0A" w14:textId="77777777" w:rsidR="00FD1A33" w:rsidRPr="00656705" w:rsidRDefault="00FD1A33" w:rsidP="00FD1A33">
      <w:pPr>
        <w:rPr>
          <w:color w:val="202122"/>
          <w:sz w:val="20"/>
          <w:szCs w:val="20"/>
        </w:rPr>
      </w:pPr>
      <w:r w:rsidRPr="00656705">
        <w:rPr>
          <w:color w:val="202122"/>
          <w:sz w:val="20"/>
          <w:szCs w:val="20"/>
        </w:rPr>
        <w:t xml:space="preserve">  In 308/921, a </w:t>
      </w:r>
      <w:r w:rsidRPr="00656705">
        <w:rPr>
          <w:color w:val="202122"/>
          <w:sz w:val="20"/>
          <w:szCs w:val="20"/>
          <w:lang w:val="hu-HU"/>
        </w:rPr>
        <w:t>Magyar</w:t>
      </w:r>
      <w:r w:rsidRPr="00656705">
        <w:rPr>
          <w:color w:val="202122"/>
          <w:sz w:val="20"/>
          <w:szCs w:val="20"/>
        </w:rPr>
        <w:t xml:space="preserve"> army enters Northern Italy and annihilates the forces of the Italian supporters of the ruler of Burgundy. The army then moves into Southern Italy, where it winters. In the winter of 309/922, the Magyars plunder the regions between Rome and Naples. A month later, they attack Apulia in the Boot of Southern Italy, which was under the New Romans (Byzantines).</w:t>
      </w:r>
    </w:p>
    <w:p w14:paraId="4F7091A7" w14:textId="77777777" w:rsidR="00FD1A33" w:rsidRPr="00656705" w:rsidRDefault="00FD1A33" w:rsidP="00FD1A33">
      <w:pPr>
        <w:rPr>
          <w:color w:val="202122"/>
          <w:sz w:val="20"/>
          <w:szCs w:val="20"/>
        </w:rPr>
      </w:pPr>
      <w:r w:rsidRPr="00656705">
        <w:rPr>
          <w:color w:val="202122"/>
          <w:sz w:val="20"/>
          <w:szCs w:val="20"/>
        </w:rPr>
        <w:t xml:space="preserve">  In 311/924, after campaigns in Italy and Southern France, the </w:t>
      </w:r>
      <w:r w:rsidRPr="00656705">
        <w:rPr>
          <w:color w:val="202122"/>
          <w:sz w:val="20"/>
          <w:szCs w:val="20"/>
          <w:lang w:val="hu-HU"/>
        </w:rPr>
        <w:t>Magyar</w:t>
      </w:r>
      <w:r w:rsidRPr="00656705">
        <w:rPr>
          <w:color w:val="202122"/>
          <w:sz w:val="20"/>
          <w:szCs w:val="20"/>
        </w:rPr>
        <w:t xml:space="preserve">s return to Saxony and plunder it. Henry the Fowler is forced to retreat, but he uses a </w:t>
      </w:r>
      <w:r w:rsidRPr="00656705">
        <w:rPr>
          <w:color w:val="202122"/>
          <w:sz w:val="20"/>
          <w:szCs w:val="20"/>
          <w:lang w:val="hu-HU"/>
        </w:rPr>
        <w:t>Magyar</w:t>
      </w:r>
      <w:r w:rsidRPr="00656705">
        <w:rPr>
          <w:color w:val="202122"/>
          <w:sz w:val="20"/>
          <w:szCs w:val="20"/>
        </w:rPr>
        <w:t xml:space="preserve"> noble who has become his captive to negotiate with them. He sues for peace and agrees to pay tribute to the new Principality of Hungary.</w:t>
      </w:r>
    </w:p>
    <w:p w14:paraId="2C90923B" w14:textId="77777777" w:rsidR="00FD1A33" w:rsidRPr="00656705" w:rsidRDefault="00FD1A33" w:rsidP="00FD1A33">
      <w:pPr>
        <w:rPr>
          <w:sz w:val="20"/>
          <w:szCs w:val="20"/>
        </w:rPr>
      </w:pPr>
      <w:r w:rsidRPr="00656705">
        <w:rPr>
          <w:color w:val="202122"/>
          <w:sz w:val="20"/>
          <w:szCs w:val="20"/>
        </w:rPr>
        <w:t xml:space="preserve">  In May of 313/926, the </w:t>
      </w:r>
      <w:r w:rsidRPr="00656705">
        <w:rPr>
          <w:color w:val="202122"/>
          <w:sz w:val="20"/>
          <w:szCs w:val="20"/>
          <w:lang w:val="hu-HU"/>
        </w:rPr>
        <w:t>Magyar</w:t>
      </w:r>
      <w:r w:rsidRPr="00656705">
        <w:rPr>
          <w:color w:val="202122"/>
          <w:sz w:val="20"/>
          <w:szCs w:val="20"/>
        </w:rPr>
        <w:t xml:space="preserve">s enter Swabia as the allies of the Italian king, Hugh of Italy, who too is closely associated with Fraxinetum. They besiege Augsburg and occupy the Abbey of Sankt Gallen, where they spare the life of monk Heribald, who writes a detailed description of their traditions and way of life. </w:t>
      </w:r>
    </w:p>
    <w:p w14:paraId="41469DC0" w14:textId="77777777" w:rsidR="00FD1A33" w:rsidRPr="00656705" w:rsidRDefault="00FD1A33" w:rsidP="00FD1A33">
      <w:pPr>
        <w:rPr>
          <w:color w:val="202122"/>
          <w:sz w:val="20"/>
          <w:szCs w:val="20"/>
        </w:rPr>
      </w:pPr>
      <w:r w:rsidRPr="00656705">
        <w:rPr>
          <w:color w:val="202122"/>
          <w:sz w:val="20"/>
          <w:szCs w:val="20"/>
        </w:rPr>
        <w:t xml:space="preserve">  In 314/927, King Hugh of Italy calls the </w:t>
      </w:r>
      <w:r w:rsidRPr="00656705">
        <w:rPr>
          <w:color w:val="202122"/>
          <w:sz w:val="20"/>
          <w:szCs w:val="20"/>
          <w:lang w:val="hu-HU"/>
        </w:rPr>
        <w:t>Magyar</w:t>
      </w:r>
      <w:r w:rsidRPr="00656705">
        <w:rPr>
          <w:color w:val="202122"/>
          <w:sz w:val="20"/>
          <w:szCs w:val="20"/>
        </w:rPr>
        <w:t>s to assist him in his successful conflict with Margrave Peter so that he can regain his power in opposition to Pope John X (d. 315/928) of Rome. The Magyars plunder Tuscany and Apulia, take many captives, and occupy Oria and Taranto.</w:t>
      </w:r>
    </w:p>
    <w:p w14:paraId="4D1EB10E" w14:textId="77777777" w:rsidR="00FD1A33" w:rsidRPr="00656705" w:rsidRDefault="00FD1A33" w:rsidP="00FD1A33">
      <w:pPr>
        <w:rPr>
          <w:sz w:val="20"/>
          <w:szCs w:val="20"/>
        </w:rPr>
      </w:pPr>
      <w:r w:rsidRPr="00656705">
        <w:rPr>
          <w:color w:val="202122"/>
          <w:sz w:val="20"/>
          <w:szCs w:val="20"/>
        </w:rPr>
        <w:t xml:space="preserve">  In 321/933, King Henry the Fowler of Germany refuses to pay further tribute to the Principality of Hungary, and a </w:t>
      </w:r>
      <w:r w:rsidRPr="00656705">
        <w:rPr>
          <w:color w:val="202122"/>
          <w:sz w:val="20"/>
          <w:szCs w:val="20"/>
          <w:lang w:val="hu-HU"/>
        </w:rPr>
        <w:t>Magyar</w:t>
      </w:r>
      <w:r w:rsidRPr="00656705">
        <w:rPr>
          <w:color w:val="202122"/>
          <w:sz w:val="20"/>
          <w:szCs w:val="20"/>
        </w:rPr>
        <w:t xml:space="preserve"> army enters Saxony. The </w:t>
      </w:r>
      <w:r w:rsidRPr="00656705">
        <w:rPr>
          <w:color w:val="202122"/>
          <w:sz w:val="20"/>
          <w:szCs w:val="20"/>
          <w:lang w:val="hu-HU"/>
        </w:rPr>
        <w:t>Magyar</w:t>
      </w:r>
      <w:r w:rsidRPr="00656705">
        <w:rPr>
          <w:color w:val="202122"/>
          <w:sz w:val="20"/>
          <w:szCs w:val="20"/>
        </w:rPr>
        <w:t xml:space="preserve"> army is divided into two battalions. The first is defeated by the combined forces of Saxony and Thuringa, and then the second is defeated as well. </w:t>
      </w:r>
    </w:p>
    <w:p w14:paraId="2D7B4BEA" w14:textId="77777777" w:rsidR="00FD1A33" w:rsidRPr="00656705" w:rsidRDefault="00FD1A33" w:rsidP="00FD1A33">
      <w:pPr>
        <w:rPr>
          <w:sz w:val="20"/>
          <w:szCs w:val="20"/>
        </w:rPr>
      </w:pPr>
      <w:r w:rsidRPr="00656705">
        <w:rPr>
          <w:sz w:val="20"/>
          <w:szCs w:val="20"/>
        </w:rPr>
        <w:t xml:space="preserve">  In 322/934, the New Romans (Byzantines) conclude peace with the </w:t>
      </w:r>
      <w:r w:rsidRPr="00656705">
        <w:rPr>
          <w:color w:val="202122"/>
          <w:sz w:val="20"/>
          <w:szCs w:val="20"/>
          <w:lang w:val="hu-HU"/>
        </w:rPr>
        <w:t>Magyar</w:t>
      </w:r>
      <w:r w:rsidRPr="00656705">
        <w:rPr>
          <w:sz w:val="20"/>
          <w:szCs w:val="20"/>
        </w:rPr>
        <w:t xml:space="preserve">s, ransom their captives, and agree to pay tribute to the Principality of Hungary. </w:t>
      </w:r>
    </w:p>
    <w:p w14:paraId="6E1C2413" w14:textId="77777777" w:rsidR="00FD1A33" w:rsidRPr="00656705" w:rsidRDefault="00FD1A33" w:rsidP="00FD1A33">
      <w:pPr>
        <w:rPr>
          <w:color w:val="202122"/>
          <w:sz w:val="20"/>
          <w:szCs w:val="20"/>
        </w:rPr>
      </w:pPr>
      <w:r w:rsidRPr="00656705">
        <w:rPr>
          <w:sz w:val="20"/>
          <w:szCs w:val="20"/>
        </w:rPr>
        <w:t xml:space="preserve">  </w:t>
      </w:r>
      <w:r w:rsidRPr="00656705">
        <w:rPr>
          <w:color w:val="202122"/>
          <w:sz w:val="20"/>
          <w:szCs w:val="20"/>
        </w:rPr>
        <w:t xml:space="preserve">At the end of 324/936, </w:t>
      </w:r>
      <w:r w:rsidRPr="00656705">
        <w:rPr>
          <w:b/>
          <w:bCs/>
          <w:color w:val="202122"/>
          <w:sz w:val="20"/>
          <w:szCs w:val="20"/>
        </w:rPr>
        <w:t>Otto I</w:t>
      </w:r>
      <w:r w:rsidRPr="00656705">
        <w:rPr>
          <w:color w:val="202122"/>
          <w:sz w:val="20"/>
          <w:szCs w:val="20"/>
        </w:rPr>
        <w:t xml:space="preserve"> has become the new king of the Germans, succeeding his father King Henry the Fowler. The </w:t>
      </w:r>
      <w:r w:rsidRPr="00656705">
        <w:rPr>
          <w:color w:val="202122"/>
          <w:sz w:val="20"/>
          <w:szCs w:val="20"/>
          <w:lang w:val="hu-HU"/>
        </w:rPr>
        <w:t>Magyar</w:t>
      </w:r>
      <w:r w:rsidRPr="00656705">
        <w:rPr>
          <w:color w:val="202122"/>
          <w:sz w:val="20"/>
          <w:szCs w:val="20"/>
        </w:rPr>
        <w:t xml:space="preserve">s attack Swabia and Franconia with the intent of forcing Otto to pay them tribute. They then enter Saxony, but Otto’s forces repel them and drive them toward Lotharinga and West Francia. The </w:t>
      </w:r>
      <w:r w:rsidRPr="00656705">
        <w:rPr>
          <w:color w:val="202122"/>
          <w:sz w:val="20"/>
          <w:szCs w:val="20"/>
          <w:lang w:val="hu-HU"/>
        </w:rPr>
        <w:t>Magyar</w:t>
      </w:r>
      <w:r w:rsidRPr="00656705">
        <w:rPr>
          <w:color w:val="202122"/>
          <w:sz w:val="20"/>
          <w:szCs w:val="20"/>
        </w:rPr>
        <w:t>s follow the Loire River to the Atlantic coast. They then return to the Southeast on their way to Burgundy. They plunder the Rhône Valley and burn cities. King Hugh of Italy invites them to Southern Italy to assist him against the New Romans (Byzantines), and they plunder the regions of Capua, while establishing an encampment in Campania. They attack Montecassino and many other cities and take great plunder.</w:t>
      </w:r>
    </w:p>
    <w:p w14:paraId="48A0E576" w14:textId="77777777" w:rsidR="00FD1A33" w:rsidRPr="00656705" w:rsidRDefault="00FD1A33" w:rsidP="00FD1A33">
      <w:pPr>
        <w:rPr>
          <w:color w:val="202122"/>
          <w:sz w:val="20"/>
          <w:szCs w:val="20"/>
        </w:rPr>
      </w:pPr>
      <w:r w:rsidRPr="00656705">
        <w:rPr>
          <w:color w:val="202122"/>
          <w:sz w:val="20"/>
          <w:szCs w:val="20"/>
        </w:rPr>
        <w:t xml:space="preserve">  In 326/938, the </w:t>
      </w:r>
      <w:r w:rsidRPr="00656705">
        <w:rPr>
          <w:color w:val="202122"/>
          <w:sz w:val="20"/>
          <w:szCs w:val="20"/>
          <w:lang w:val="hu-HU"/>
        </w:rPr>
        <w:t>Magyar</w:t>
      </w:r>
      <w:r w:rsidRPr="00656705">
        <w:rPr>
          <w:color w:val="202122"/>
          <w:sz w:val="20"/>
          <w:szCs w:val="20"/>
        </w:rPr>
        <w:t xml:space="preserve">s attack Thuringa and Saxony again, but they have only limited success and meet with occasional defeat. Hearing of their defeats, the main </w:t>
      </w:r>
      <w:r w:rsidRPr="00656705">
        <w:rPr>
          <w:color w:val="202122"/>
          <w:sz w:val="20"/>
          <w:szCs w:val="20"/>
          <w:lang w:val="hu-HU"/>
        </w:rPr>
        <w:t>Magyar</w:t>
      </w:r>
      <w:r w:rsidRPr="00656705">
        <w:rPr>
          <w:color w:val="202122"/>
          <w:sz w:val="20"/>
          <w:szCs w:val="20"/>
        </w:rPr>
        <w:t xml:space="preserve"> army withdraws to Hungary.</w:t>
      </w:r>
    </w:p>
    <w:p w14:paraId="5F8FC3BF" w14:textId="77777777" w:rsidR="00FD1A33" w:rsidRPr="00656705" w:rsidRDefault="00FD1A33" w:rsidP="00FD1A33">
      <w:pPr>
        <w:rPr>
          <w:color w:val="202122"/>
          <w:sz w:val="20"/>
          <w:szCs w:val="20"/>
        </w:rPr>
      </w:pPr>
      <w:r w:rsidRPr="00656705">
        <w:rPr>
          <w:color w:val="202122"/>
          <w:sz w:val="20"/>
          <w:szCs w:val="20"/>
        </w:rPr>
        <w:t xml:space="preserve">  In 330/942, a </w:t>
      </w:r>
      <w:r w:rsidRPr="00656705">
        <w:rPr>
          <w:color w:val="202122"/>
          <w:sz w:val="20"/>
          <w:szCs w:val="20"/>
          <w:lang w:val="hu-HU"/>
        </w:rPr>
        <w:t>Magyar</w:t>
      </w:r>
      <w:r w:rsidRPr="00656705">
        <w:rPr>
          <w:color w:val="202122"/>
          <w:sz w:val="20"/>
          <w:szCs w:val="20"/>
        </w:rPr>
        <w:t xml:space="preserve"> army enters Italy, where it said that King Hugh gave them ten bushels of gold and persuaded them to attack the Iberian Muslim Caliphate of Córdoba instead. They arrive in Catalonia in the summer of 330/942 and plunder the region. They then enter the Northern territories of the Caliphate. They attack the region of Cerdaña in the Pyrenees and besiege Lérida for eight days and attack Huesca. They capture the ruler of Barbastro, and hold him captive for thirthy-three days until he is ransomed. They are then forced out of Iberia and begin their return to Italy. The Córdobans take five </w:t>
      </w:r>
      <w:r w:rsidRPr="00656705">
        <w:rPr>
          <w:color w:val="202122"/>
          <w:sz w:val="20"/>
          <w:szCs w:val="20"/>
          <w:lang w:val="hu-HU"/>
        </w:rPr>
        <w:t>Magyar</w:t>
      </w:r>
      <w:r w:rsidRPr="00656705">
        <w:rPr>
          <w:color w:val="202122"/>
          <w:sz w:val="20"/>
          <w:szCs w:val="20"/>
        </w:rPr>
        <w:t xml:space="preserve"> soldiers as prisoners, and they become the personal bodyguards of the Caliph.</w:t>
      </w:r>
    </w:p>
    <w:p w14:paraId="29555519" w14:textId="77777777" w:rsidR="00FD1A33" w:rsidRPr="00656705" w:rsidRDefault="00FD1A33" w:rsidP="00FD1A33">
      <w:pPr>
        <w:rPr>
          <w:color w:val="202122"/>
          <w:sz w:val="20"/>
          <w:szCs w:val="20"/>
        </w:rPr>
      </w:pPr>
      <w:r w:rsidRPr="00656705">
        <w:rPr>
          <w:color w:val="202122"/>
          <w:sz w:val="20"/>
          <w:szCs w:val="20"/>
        </w:rPr>
        <w:t xml:space="preserve">  In 331/943, the </w:t>
      </w:r>
      <w:r w:rsidRPr="00656705">
        <w:rPr>
          <w:color w:val="202122"/>
          <w:sz w:val="20"/>
          <w:szCs w:val="20"/>
          <w:lang w:val="hu-HU"/>
        </w:rPr>
        <w:t>Magyar</w:t>
      </w:r>
      <w:r w:rsidRPr="00656705">
        <w:rPr>
          <w:color w:val="202122"/>
          <w:sz w:val="20"/>
          <w:szCs w:val="20"/>
        </w:rPr>
        <w:t>s in alliance with the Kievan Rus’ attack the New Roman (Byzantine Empire), which sues for peace and agrees to pay annual tribute.</w:t>
      </w:r>
    </w:p>
    <w:p w14:paraId="49AE6A56" w14:textId="77777777" w:rsidR="00FD1A33" w:rsidRPr="00656705" w:rsidRDefault="00FD1A33" w:rsidP="00FD1A33">
      <w:pPr>
        <w:rPr>
          <w:sz w:val="20"/>
          <w:szCs w:val="20"/>
        </w:rPr>
      </w:pPr>
      <w:r w:rsidRPr="00656705">
        <w:rPr>
          <w:color w:val="202122"/>
          <w:sz w:val="20"/>
          <w:szCs w:val="20"/>
        </w:rPr>
        <w:t xml:space="preserve">  </w:t>
      </w:r>
      <w:r w:rsidRPr="00656705">
        <w:rPr>
          <w:sz w:val="20"/>
          <w:szCs w:val="20"/>
        </w:rPr>
        <w:t xml:space="preserve">In 343/954, several German princes rebel against King Otto I and ally themselves with the </w:t>
      </w:r>
      <w:r w:rsidRPr="00656705">
        <w:rPr>
          <w:color w:val="202122"/>
          <w:sz w:val="20"/>
          <w:szCs w:val="20"/>
          <w:lang w:val="hu-HU"/>
        </w:rPr>
        <w:t>Magyar</w:t>
      </w:r>
      <w:r w:rsidRPr="00656705">
        <w:rPr>
          <w:sz w:val="20"/>
          <w:szCs w:val="20"/>
        </w:rPr>
        <w:t xml:space="preserve">s, who plunder the realms of Otto’s allies in Bavaria, Swabia, and Franconia. </w:t>
      </w:r>
    </w:p>
    <w:p w14:paraId="43323F4E" w14:textId="77777777" w:rsidR="00FD1A33" w:rsidRPr="00656705" w:rsidRDefault="00FD1A33" w:rsidP="00FD1A33">
      <w:pPr>
        <w:rPr>
          <w:sz w:val="20"/>
          <w:szCs w:val="20"/>
        </w:rPr>
      </w:pPr>
      <w:r w:rsidRPr="00656705">
        <w:rPr>
          <w:sz w:val="20"/>
          <w:szCs w:val="20"/>
        </w:rPr>
        <w:t xml:space="preserve">  In 343/954, the </w:t>
      </w:r>
      <w:r w:rsidRPr="00656705">
        <w:rPr>
          <w:color w:val="202122"/>
          <w:sz w:val="20"/>
          <w:szCs w:val="20"/>
          <w:lang w:val="hu-HU"/>
        </w:rPr>
        <w:t>Magyar</w:t>
      </w:r>
      <w:r w:rsidRPr="00656705">
        <w:rPr>
          <w:sz w:val="20"/>
          <w:szCs w:val="20"/>
        </w:rPr>
        <w:t xml:space="preserve">s enter Provence and engage the Muslims of </w:t>
      </w:r>
      <w:r w:rsidRPr="00656705">
        <w:rPr>
          <w:b/>
          <w:bCs/>
          <w:sz w:val="20"/>
          <w:szCs w:val="20"/>
        </w:rPr>
        <w:t>Fraxinetum</w:t>
      </w:r>
      <w:r w:rsidRPr="00656705">
        <w:rPr>
          <w:sz w:val="20"/>
          <w:szCs w:val="20"/>
        </w:rPr>
        <w:t xml:space="preserve"> in battle but are defeated.</w:t>
      </w:r>
    </w:p>
    <w:p w14:paraId="79B379E9" w14:textId="77777777" w:rsidR="00FD1A33" w:rsidRPr="00656705" w:rsidRDefault="00FD1A33" w:rsidP="00FD1A33">
      <w:pPr>
        <w:rPr>
          <w:sz w:val="20"/>
          <w:szCs w:val="20"/>
        </w:rPr>
      </w:pPr>
      <w:r w:rsidRPr="00656705">
        <w:rPr>
          <w:sz w:val="20"/>
          <w:szCs w:val="20"/>
        </w:rPr>
        <w:t xml:space="preserve">  In the late summer of 344/955, the </w:t>
      </w:r>
      <w:r w:rsidRPr="00656705">
        <w:rPr>
          <w:color w:val="202122"/>
          <w:sz w:val="20"/>
          <w:szCs w:val="20"/>
          <w:lang w:val="hu-HU"/>
        </w:rPr>
        <w:t>Magyar</w:t>
      </w:r>
      <w:r w:rsidRPr="00656705">
        <w:rPr>
          <w:sz w:val="20"/>
          <w:szCs w:val="20"/>
        </w:rPr>
        <w:t xml:space="preserve">s begin their siege of Augsburg in the Ottonian German realms, but King Otto I defeats them with heavy German losses at the </w:t>
      </w:r>
      <w:r w:rsidRPr="00656705">
        <w:rPr>
          <w:b/>
          <w:bCs/>
          <w:sz w:val="20"/>
          <w:szCs w:val="20"/>
        </w:rPr>
        <w:t>Battle of Lechfeld</w:t>
      </w:r>
      <w:r w:rsidRPr="00656705">
        <w:rPr>
          <w:sz w:val="20"/>
          <w:szCs w:val="20"/>
        </w:rPr>
        <w:t xml:space="preserve">. Some days after the battle, Otto I executes three </w:t>
      </w:r>
      <w:r w:rsidRPr="00656705">
        <w:rPr>
          <w:color w:val="202122"/>
          <w:sz w:val="20"/>
          <w:szCs w:val="20"/>
          <w:lang w:val="hu-HU"/>
        </w:rPr>
        <w:t>Magyar</w:t>
      </w:r>
      <w:r w:rsidRPr="00656705">
        <w:rPr>
          <w:sz w:val="20"/>
          <w:szCs w:val="20"/>
        </w:rPr>
        <w:t xml:space="preserve"> leaders whom he had captured. Now, the </w:t>
      </w:r>
      <w:r w:rsidRPr="00656705">
        <w:rPr>
          <w:color w:val="202122"/>
          <w:sz w:val="20"/>
          <w:szCs w:val="20"/>
          <w:lang w:val="hu-HU"/>
        </w:rPr>
        <w:t>Magyar</w:t>
      </w:r>
      <w:r w:rsidRPr="00656705">
        <w:rPr>
          <w:sz w:val="20"/>
          <w:szCs w:val="20"/>
        </w:rPr>
        <w:t xml:space="preserve"> invasions in West Europe come to an end. </w:t>
      </w:r>
    </w:p>
    <w:p w14:paraId="7558D308" w14:textId="77777777" w:rsidR="00FD1A33" w:rsidRPr="00656705" w:rsidRDefault="00FD1A33" w:rsidP="00FD1A33">
      <w:pPr>
        <w:rPr>
          <w:sz w:val="20"/>
          <w:szCs w:val="20"/>
        </w:rPr>
      </w:pPr>
      <w:r w:rsidRPr="00656705">
        <w:rPr>
          <w:sz w:val="20"/>
          <w:szCs w:val="20"/>
        </w:rPr>
        <w:t xml:space="preserve">  In 347/958, the </w:t>
      </w:r>
      <w:r w:rsidRPr="00656705">
        <w:rPr>
          <w:color w:val="202122"/>
          <w:sz w:val="20"/>
          <w:szCs w:val="20"/>
          <w:lang w:val="hu-HU"/>
        </w:rPr>
        <w:t>Magyar</w:t>
      </w:r>
      <w:r w:rsidRPr="00656705">
        <w:rPr>
          <w:sz w:val="20"/>
          <w:szCs w:val="20"/>
        </w:rPr>
        <w:t xml:space="preserve">s attack the New Romans (Byzantines) after they refuse to pay tribute, but the New Romans defeat them. </w:t>
      </w:r>
    </w:p>
    <w:p w14:paraId="6BA4CF9E" w14:textId="77777777" w:rsidR="00FD1A33" w:rsidRPr="00656705" w:rsidRDefault="00FD1A33" w:rsidP="00FD1A33">
      <w:pPr>
        <w:rPr>
          <w:sz w:val="20"/>
          <w:szCs w:val="20"/>
        </w:rPr>
      </w:pPr>
      <w:r w:rsidRPr="00656705">
        <w:rPr>
          <w:sz w:val="20"/>
          <w:szCs w:val="20"/>
        </w:rPr>
        <w:t xml:space="preserve">  In 355/966, the </w:t>
      </w:r>
      <w:r w:rsidRPr="00656705">
        <w:rPr>
          <w:color w:val="202122"/>
          <w:sz w:val="20"/>
          <w:szCs w:val="20"/>
          <w:lang w:val="hu-HU"/>
        </w:rPr>
        <w:t>Magyar</w:t>
      </w:r>
      <w:r w:rsidRPr="00656705">
        <w:rPr>
          <w:sz w:val="20"/>
          <w:szCs w:val="20"/>
        </w:rPr>
        <w:t>s attack the First Bulgarian Empire. They force the king of Bulgaria to conclude peace, and the Bulgarians allow them to cross into New Rome (Byzantium).</w:t>
      </w:r>
    </w:p>
    <w:p w14:paraId="2CBDC807" w14:textId="77777777" w:rsidR="00FD1A33" w:rsidRPr="00656705" w:rsidRDefault="00FD1A33" w:rsidP="00FD1A33">
      <w:pPr>
        <w:rPr>
          <w:color w:val="202122"/>
          <w:sz w:val="20"/>
          <w:szCs w:val="20"/>
        </w:rPr>
      </w:pPr>
      <w:r w:rsidRPr="00656705">
        <w:rPr>
          <w:sz w:val="20"/>
          <w:szCs w:val="20"/>
        </w:rPr>
        <w:t xml:space="preserve">  In 359/970, the Kievan Rus’ attack the New Romans (Byzantines) with </w:t>
      </w:r>
      <w:r w:rsidRPr="00656705">
        <w:rPr>
          <w:color w:val="202122"/>
          <w:sz w:val="20"/>
          <w:szCs w:val="20"/>
          <w:lang w:val="hu-HU"/>
        </w:rPr>
        <w:t>Magyar</w:t>
      </w:r>
      <w:r w:rsidRPr="00656705">
        <w:rPr>
          <w:sz w:val="20"/>
          <w:szCs w:val="20"/>
        </w:rPr>
        <w:t xml:space="preserve"> auxiliary troops, but the New Romans (Byzantines) defeat them again, bringing an end to the </w:t>
      </w:r>
      <w:r w:rsidRPr="00656705">
        <w:rPr>
          <w:color w:val="202122"/>
          <w:sz w:val="20"/>
          <w:szCs w:val="20"/>
          <w:lang w:val="hu-HU"/>
        </w:rPr>
        <w:t>Magyar</w:t>
      </w:r>
      <w:r w:rsidRPr="00656705">
        <w:rPr>
          <w:sz w:val="20"/>
          <w:szCs w:val="20"/>
        </w:rPr>
        <w:t xml:space="preserve"> Invasions of Europe.</w:t>
      </w:r>
    </w:p>
  </w:footnote>
  <w:footnote w:id="32">
    <w:p w14:paraId="07AF701D" w14:textId="77777777" w:rsidR="00FD1A33" w:rsidRPr="00656705" w:rsidRDefault="00FD1A33" w:rsidP="00FD1A33">
      <w:pPr>
        <w:pStyle w:val="NormalWeb"/>
        <w:spacing w:before="0" w:beforeAutospacing="0" w:after="0" w:afterAutospacing="0"/>
        <w:rPr>
          <w:color w:val="000000"/>
          <w:sz w:val="20"/>
          <w:szCs w:val="20"/>
        </w:rPr>
      </w:pPr>
      <w:r w:rsidRPr="00656705">
        <w:rPr>
          <w:rStyle w:val="FootnoteReference"/>
          <w:sz w:val="20"/>
          <w:szCs w:val="20"/>
        </w:rPr>
        <w:footnoteRef/>
      </w:r>
      <w:r w:rsidRPr="00656705">
        <w:rPr>
          <w:sz w:val="20"/>
          <w:szCs w:val="20"/>
        </w:rPr>
        <w:t xml:space="preserve"> </w:t>
      </w:r>
      <w:r w:rsidRPr="00656705">
        <w:rPr>
          <w:color w:val="000000"/>
          <w:sz w:val="20"/>
          <w:szCs w:val="20"/>
        </w:rPr>
        <w:t>A</w:t>
      </w:r>
      <w:r w:rsidRPr="00656705">
        <w:rPr>
          <w:rStyle w:val="apple-converted-space"/>
          <w:rFonts w:eastAsiaTheme="majorEastAsia"/>
          <w:color w:val="000000"/>
          <w:sz w:val="20"/>
          <w:szCs w:val="20"/>
        </w:rPr>
        <w:t> </w:t>
      </w:r>
      <w:r w:rsidRPr="00656705">
        <w:rPr>
          <w:b/>
          <w:bCs/>
          <w:color w:val="000000"/>
          <w:sz w:val="20"/>
          <w:szCs w:val="20"/>
        </w:rPr>
        <w:t xml:space="preserve">thalassocracy </w:t>
      </w:r>
      <w:r w:rsidRPr="00656705">
        <w:rPr>
          <w:color w:val="000000"/>
          <w:sz w:val="20"/>
          <w:szCs w:val="20"/>
        </w:rPr>
        <w:t>comes from a combination of the Greek words</w:t>
      </w:r>
      <w:r w:rsidRPr="00656705">
        <w:rPr>
          <w:i/>
          <w:iCs/>
          <w:color w:val="1F1F1F"/>
          <w:sz w:val="20"/>
          <w:szCs w:val="20"/>
          <w:shd w:val="clear" w:color="auto" w:fill="FFFFFF"/>
        </w:rPr>
        <w:t xml:space="preserve"> thálassa</w:t>
      </w:r>
      <w:r w:rsidRPr="00656705">
        <w:rPr>
          <w:color w:val="1F1F1F"/>
          <w:sz w:val="20"/>
          <w:szCs w:val="20"/>
          <w:shd w:val="clear" w:color="auto" w:fill="FFFFFF"/>
        </w:rPr>
        <w:t>,</w:t>
      </w:r>
      <w:r w:rsidRPr="00656705">
        <w:rPr>
          <w:i/>
          <w:iCs/>
          <w:color w:val="1F1F1F"/>
          <w:sz w:val="20"/>
          <w:szCs w:val="20"/>
          <w:shd w:val="clear" w:color="auto" w:fill="FFFFFF"/>
        </w:rPr>
        <w:t xml:space="preserve"> θάλασσα</w:t>
      </w:r>
      <w:r w:rsidRPr="00656705">
        <w:rPr>
          <w:color w:val="1F1F1F"/>
          <w:sz w:val="20"/>
          <w:szCs w:val="20"/>
          <w:shd w:val="clear" w:color="auto" w:fill="FFFFFF"/>
        </w:rPr>
        <w:t xml:space="preserve">, meaning “the sea” and </w:t>
      </w:r>
      <w:r w:rsidRPr="00656705">
        <w:rPr>
          <w:i/>
          <w:iCs/>
          <w:color w:val="1F1F1F"/>
          <w:sz w:val="20"/>
          <w:szCs w:val="20"/>
          <w:shd w:val="clear" w:color="auto" w:fill="FFFFFF"/>
        </w:rPr>
        <w:t>krátos</w:t>
      </w:r>
      <w:r w:rsidRPr="00656705">
        <w:rPr>
          <w:color w:val="1F1F1F"/>
          <w:sz w:val="20"/>
          <w:szCs w:val="20"/>
          <w:shd w:val="clear" w:color="auto" w:fill="FFFFFF"/>
        </w:rPr>
        <w:t xml:space="preserve">, </w:t>
      </w:r>
      <w:r w:rsidRPr="00656705">
        <w:rPr>
          <w:i/>
          <w:iCs/>
          <w:color w:val="1F1F1F"/>
          <w:sz w:val="20"/>
          <w:szCs w:val="20"/>
          <w:shd w:val="clear" w:color="auto" w:fill="FFFFFF"/>
        </w:rPr>
        <w:t>κράτος</w:t>
      </w:r>
      <w:r w:rsidRPr="00656705">
        <w:rPr>
          <w:color w:val="1F1F1F"/>
          <w:sz w:val="20"/>
          <w:szCs w:val="20"/>
          <w:shd w:val="clear" w:color="auto" w:fill="FFFFFF"/>
        </w:rPr>
        <w:t>, meaning “rule.” A thalassocracy, therefore, is a sea-based State,</w:t>
      </w:r>
      <w:r w:rsidRPr="00656705">
        <w:rPr>
          <w:color w:val="000000"/>
          <w:sz w:val="20"/>
          <w:szCs w:val="20"/>
        </w:rPr>
        <w:t xml:space="preserve"> a maritime power, or a seaborne empire, generally made up of several maritime realms. Traditional thalassocracies ruled the seas but seldom dominated the interiors behind the coasts—even in their principal territories. Ancient Minoan Civilization was a thalassocracy. It lasted from about 3100 BCE until 1100 BCE and was based on the island of Crete. Ancient Phoenicia and North African Carthage were also thalassocracies. In the Early Middle Ages, the Italian maritime republics of Venice and Genoa were Mediterranean thalassocracies, which inherited the Muslim thalassocracy of the Mediterranean during the Viking Age. </w:t>
      </w:r>
    </w:p>
  </w:footnote>
  <w:footnote w:id="33">
    <w:p w14:paraId="622F01AB" w14:textId="77777777" w:rsidR="00FD1A33" w:rsidRPr="00656705" w:rsidRDefault="00FD1A33" w:rsidP="00FD1A33">
      <w:pPr>
        <w:pStyle w:val="NormalWeb"/>
        <w:spacing w:before="0" w:beforeAutospacing="0" w:after="0" w:afterAutospacing="0"/>
        <w:rPr>
          <w:sz w:val="20"/>
          <w:szCs w:val="20"/>
        </w:rPr>
      </w:pPr>
      <w:r w:rsidRPr="00656705">
        <w:rPr>
          <w:rStyle w:val="FootnoteReference"/>
          <w:sz w:val="20"/>
          <w:szCs w:val="20"/>
        </w:rPr>
        <w:footnoteRef/>
      </w:r>
      <w:r w:rsidRPr="00656705">
        <w:rPr>
          <w:sz w:val="20"/>
          <w:szCs w:val="20"/>
        </w:rPr>
        <w:t xml:space="preserve"> </w:t>
      </w:r>
      <w:r w:rsidRPr="00656705">
        <w:rPr>
          <w:b/>
          <w:bCs/>
          <w:sz w:val="20"/>
          <w:szCs w:val="20"/>
        </w:rPr>
        <w:t>Muslim Sicily</w:t>
      </w:r>
      <w:r w:rsidRPr="00656705">
        <w:rPr>
          <w:sz w:val="20"/>
          <w:szCs w:val="20"/>
        </w:rPr>
        <w:t xml:space="preserve"> begins its history with the Islamic conquest of island, which was based in Tunisia (</w:t>
      </w:r>
      <w:r w:rsidRPr="00656705">
        <w:rPr>
          <w:i/>
          <w:iCs/>
          <w:sz w:val="20"/>
          <w:szCs w:val="20"/>
        </w:rPr>
        <w:t>Ifrīqiyya</w:t>
      </w:r>
      <w:r w:rsidRPr="00656705">
        <w:rPr>
          <w:sz w:val="20"/>
          <w:szCs w:val="20"/>
        </w:rPr>
        <w:t>). Sicily became an Islamic kingdom from 212/827, which—as we will see later—was the same general period in which the Muslims of Fraxinetum in Southern France were dominating Provence, the Alps of Switzerland, Italy, and the Mediterranean islands of Cyprus, Corsica, and Sardinia. Sicily remained under Muslim rule until the Norman conquest of the island in 463/1071, although the last Muslim stronghold in Sicily of Noto fell twenty years later in 484/1091. Palermo (</w:t>
      </w:r>
      <w:r w:rsidRPr="00656705">
        <w:rPr>
          <w:i/>
          <w:iCs/>
          <w:sz w:val="20"/>
          <w:szCs w:val="20"/>
        </w:rPr>
        <w:t>Balarm</w:t>
      </w:r>
      <w:r w:rsidRPr="00656705">
        <w:rPr>
          <w:sz w:val="20"/>
          <w:szCs w:val="20"/>
        </w:rPr>
        <w:t>) was the capital city of Muslim Sicily as it is on the island today. At first, the Normans ruled Sicily with considerable tolerance and cultural openness. Prior to Norman rule, Muslims had come to make up the majority of Sicily’s population, and this probably remained the case until as late as 616/1220. Under Islamic rule, there was, however, always a large and predominantly New Roman (Byzantine) Greek Orthodox Christian population in the Northeast. By the mid thirteenth century CE, however, the Muslims of Sicily had either left the island, been exiled from it, or forced to convert to Christianity, bringing an end to about four hundred years of Islamic cultural presence upon the island.</w:t>
      </w:r>
    </w:p>
  </w:footnote>
  <w:footnote w:id="34">
    <w:p w14:paraId="405FF981" w14:textId="77777777" w:rsidR="00FD1A33" w:rsidRPr="00656705" w:rsidRDefault="00FD1A33" w:rsidP="00FD1A33">
      <w:pPr>
        <w:pStyle w:val="FootnoteText"/>
        <w:rPr>
          <w:rFonts w:ascii="Times New Roman" w:eastAsiaTheme="minorEastAsia" w:hAnsi="Times New Roman" w:cs="Times New Roman"/>
          <w:color w:val="000000"/>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eastAsiaTheme="minorEastAsia" w:hAnsi="Times New Roman" w:cs="Times New Roman"/>
          <w:b/>
          <w:bCs/>
          <w:color w:val="000000"/>
          <w:sz w:val="20"/>
          <w:szCs w:val="20"/>
        </w:rPr>
        <w:t xml:space="preserve">Palermo </w:t>
      </w:r>
      <w:r w:rsidRPr="00656705">
        <w:rPr>
          <w:rFonts w:ascii="Times New Roman" w:eastAsiaTheme="minorEastAsia" w:hAnsi="Times New Roman" w:cs="Times New Roman"/>
          <w:color w:val="000000"/>
          <w:sz w:val="20"/>
          <w:szCs w:val="20"/>
        </w:rPr>
        <w:t xml:space="preserve">(Arabic: </w:t>
      </w:r>
      <w:r w:rsidRPr="00656705">
        <w:rPr>
          <w:rFonts w:ascii="Times New Roman" w:eastAsiaTheme="minorEastAsia" w:hAnsi="Times New Roman" w:cs="Times New Roman"/>
          <w:i/>
          <w:iCs/>
          <w:color w:val="000000"/>
          <w:sz w:val="20"/>
          <w:szCs w:val="20"/>
        </w:rPr>
        <w:t>Balarm</w:t>
      </w:r>
      <w:r w:rsidRPr="00656705">
        <w:rPr>
          <w:rFonts w:ascii="Times New Roman" w:eastAsiaTheme="minorEastAsia" w:hAnsi="Times New Roman" w:cs="Times New Roman"/>
          <w:color w:val="000000"/>
          <w:sz w:val="20"/>
          <w:szCs w:val="20"/>
        </w:rPr>
        <w:t>) was the capital of Muslim Sicily. It remained the seat of Norman power on the island and the capital of the Kingdom of Sicily for six hundred and ninety-three years from 524/1130 until 1231/1816, many centuries longer than the Normans maintained their power in Britain or France. It lies in the Gulf of Palermo along the coast of the Tyrrhenian Sea in Northwestern Sicily.</w:t>
      </w:r>
      <w:r w:rsidRPr="00656705">
        <w:rPr>
          <w:rFonts w:ascii="Times New Roman" w:hAnsi="Times New Roman" w:cs="Times New Roman"/>
          <w:sz w:val="20"/>
          <w:szCs w:val="20"/>
        </w:rPr>
        <w:t xml:space="preserve"> Under Islamic rule, Palermo became a major center of the arts and sciences in the Muslim world, while greatly affecting the development of learning in the Early Middle Ages of Europe during the first generations of Norman rule. Under Islamic rule, Sicily became exceptionally prosperous and cosmopolitan, and Palermo emerged as one of the largest and wealthiest cities in all of Europe, only matched by the great cities of Muslim Iberia to the West.</w:t>
      </w:r>
    </w:p>
  </w:footnote>
  <w:footnote w:id="35">
    <w:p w14:paraId="3CF3916C" w14:textId="77777777" w:rsidR="00FD1A33" w:rsidRPr="00656705" w:rsidRDefault="00FD1A33" w:rsidP="00FD1A33">
      <w:pPr>
        <w:pStyle w:val="FootnoteText"/>
        <w:rPr>
          <w:rFonts w:ascii="Times New Roman" w:eastAsiaTheme="minorEastAsia" w:hAnsi="Times New Roman" w:cs="Times New Roman"/>
          <w:color w:val="000000"/>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T</w:t>
      </w:r>
      <w:r w:rsidRPr="00656705">
        <w:rPr>
          <w:rFonts w:ascii="Times New Roman" w:hAnsi="Times New Roman" w:cs="Times New Roman"/>
          <w:b/>
          <w:bCs/>
          <w:sz w:val="20"/>
          <w:szCs w:val="20"/>
        </w:rPr>
        <w:t xml:space="preserve">he </w:t>
      </w:r>
      <w:r w:rsidRPr="00656705">
        <w:rPr>
          <w:rFonts w:ascii="Times New Roman" w:eastAsiaTheme="minorEastAsia" w:hAnsi="Times New Roman" w:cs="Times New Roman"/>
          <w:b/>
          <w:bCs/>
          <w:color w:val="000000"/>
          <w:sz w:val="20"/>
          <w:szCs w:val="20"/>
        </w:rPr>
        <w:t>Normans</w:t>
      </w:r>
      <w:r w:rsidRPr="00656705">
        <w:rPr>
          <w:rFonts w:ascii="Times New Roman" w:eastAsiaTheme="minorEastAsia" w:hAnsi="Times New Roman" w:cs="Times New Roman"/>
          <w:color w:val="000000"/>
          <w:sz w:val="20"/>
          <w:szCs w:val="20"/>
        </w:rPr>
        <w:t xml:space="preserve"> (Latin: </w:t>
      </w:r>
      <w:r w:rsidRPr="00656705">
        <w:rPr>
          <w:rFonts w:ascii="Times New Roman" w:eastAsiaTheme="minorEastAsia" w:hAnsi="Times New Roman" w:cs="Times New Roman"/>
          <w:i/>
          <w:iCs/>
          <w:color w:val="000000"/>
          <w:sz w:val="20"/>
          <w:szCs w:val="20"/>
        </w:rPr>
        <w:t>Nortmanni</w:t>
      </w:r>
      <w:r w:rsidRPr="00656705">
        <w:rPr>
          <w:rFonts w:ascii="Times New Roman" w:eastAsiaTheme="minorEastAsia" w:hAnsi="Times New Roman" w:cs="Times New Roman"/>
          <w:color w:val="000000"/>
          <w:sz w:val="20"/>
          <w:szCs w:val="20"/>
        </w:rPr>
        <w:t xml:space="preserve"> or </w:t>
      </w:r>
      <w:r w:rsidRPr="00656705">
        <w:rPr>
          <w:rFonts w:ascii="Times New Roman" w:eastAsiaTheme="minorEastAsia" w:hAnsi="Times New Roman" w:cs="Times New Roman"/>
          <w:i/>
          <w:iCs/>
          <w:color w:val="000000"/>
          <w:sz w:val="20"/>
          <w:szCs w:val="20"/>
        </w:rPr>
        <w:t>Normanni</w:t>
      </w:r>
      <w:r w:rsidRPr="00656705">
        <w:rPr>
          <w:rFonts w:ascii="Times New Roman" w:eastAsiaTheme="minorEastAsia" w:hAnsi="Times New Roman" w:cs="Times New Roman"/>
          <w:color w:val="000000"/>
          <w:sz w:val="20"/>
          <w:szCs w:val="20"/>
        </w:rPr>
        <w:t xml:space="preserve">, singular, </w:t>
      </w:r>
      <w:r w:rsidRPr="00656705">
        <w:rPr>
          <w:rFonts w:ascii="Times New Roman" w:eastAsiaTheme="minorEastAsia" w:hAnsi="Times New Roman" w:cs="Times New Roman"/>
          <w:i/>
          <w:iCs/>
          <w:color w:val="000000"/>
          <w:sz w:val="20"/>
          <w:szCs w:val="20"/>
        </w:rPr>
        <w:t>Nortmannus</w:t>
      </w:r>
      <w:r w:rsidRPr="00656705">
        <w:rPr>
          <w:rFonts w:ascii="Times New Roman" w:eastAsiaTheme="minorEastAsia" w:hAnsi="Times New Roman" w:cs="Times New Roman"/>
          <w:color w:val="000000"/>
          <w:sz w:val="20"/>
          <w:szCs w:val="20"/>
        </w:rPr>
        <w:t xml:space="preserve"> or </w:t>
      </w:r>
      <w:r w:rsidRPr="00656705">
        <w:rPr>
          <w:rFonts w:ascii="Times New Roman" w:eastAsiaTheme="minorEastAsia" w:hAnsi="Times New Roman" w:cs="Times New Roman"/>
          <w:i/>
          <w:iCs/>
          <w:color w:val="000000"/>
          <w:sz w:val="20"/>
          <w:szCs w:val="20"/>
        </w:rPr>
        <w:t>Normannus</w:t>
      </w:r>
      <w:r w:rsidRPr="00656705">
        <w:rPr>
          <w:rFonts w:ascii="Times New Roman" w:eastAsiaTheme="minorEastAsia" w:hAnsi="Times New Roman" w:cs="Times New Roman"/>
          <w:color w:val="000000"/>
          <w:sz w:val="20"/>
          <w:szCs w:val="20"/>
        </w:rPr>
        <w:t xml:space="preserve">; French: </w:t>
      </w:r>
      <w:r w:rsidRPr="00656705">
        <w:rPr>
          <w:rFonts w:ascii="Times New Roman" w:eastAsiaTheme="minorEastAsia" w:hAnsi="Times New Roman" w:cs="Times New Roman"/>
          <w:i/>
          <w:iCs/>
          <w:color w:val="000000"/>
          <w:sz w:val="20"/>
          <w:szCs w:val="20"/>
        </w:rPr>
        <w:t>Normands</w:t>
      </w:r>
      <w:r w:rsidRPr="00656705">
        <w:rPr>
          <w:rFonts w:ascii="Times New Roman" w:eastAsiaTheme="minorEastAsia" w:hAnsi="Times New Roman" w:cs="Times New Roman"/>
          <w:color w:val="000000"/>
          <w:sz w:val="20"/>
          <w:szCs w:val="20"/>
        </w:rPr>
        <w:t xml:space="preserve">, singular, </w:t>
      </w:r>
      <w:r w:rsidRPr="00656705">
        <w:rPr>
          <w:rFonts w:ascii="Times New Roman" w:eastAsiaTheme="minorEastAsia" w:hAnsi="Times New Roman" w:cs="Times New Roman"/>
          <w:i/>
          <w:iCs/>
          <w:color w:val="000000"/>
          <w:sz w:val="20"/>
          <w:szCs w:val="20"/>
        </w:rPr>
        <w:t>Normand</w:t>
      </w:r>
      <w:r w:rsidRPr="00656705">
        <w:rPr>
          <w:rFonts w:ascii="Times New Roman" w:eastAsiaTheme="minorEastAsia" w:hAnsi="Times New Roman" w:cs="Times New Roman"/>
          <w:color w:val="000000"/>
          <w:sz w:val="20"/>
          <w:szCs w:val="20"/>
        </w:rPr>
        <w:t xml:space="preserve">) were Medieval Vikings who settled Northwest of Paris in the region of Northern France, which was then given the name of “Normandy” after them. Their name comes from the Old Low Franconian word </w:t>
      </w:r>
      <w:r w:rsidRPr="00656705">
        <w:rPr>
          <w:rFonts w:ascii="Times New Roman" w:eastAsiaTheme="minorEastAsia" w:hAnsi="Times New Roman" w:cs="Times New Roman"/>
          <w:i/>
          <w:iCs/>
          <w:color w:val="000000"/>
          <w:sz w:val="20"/>
          <w:szCs w:val="20"/>
        </w:rPr>
        <w:t>Nortmann</w:t>
      </w:r>
      <w:r w:rsidRPr="00656705">
        <w:rPr>
          <w:rFonts w:ascii="Times New Roman" w:eastAsiaTheme="minorEastAsia" w:hAnsi="Times New Roman" w:cs="Times New Roman"/>
          <w:color w:val="000000"/>
          <w:sz w:val="20"/>
          <w:szCs w:val="20"/>
        </w:rPr>
        <w:t xml:space="preserve">, meaning “Northman,” “Norseman,” or “Viking. The Normans were mostly Danish Vikings--identical to those who attacked Muslim Iberia--with some Norwegian and Swedish Vikings among them. In 298/911, their settlements in Northern France were made legitimate during the reign the Norman Viking leader Rollo (d. ca. 318/930)—who had been born a Scandinavian Pagan but was later baptized in the Catholic Church—when Rollo swore formal allegiance to the Frankish king Charles III (d. 317/929), king of the Western Franks. Ethnic and cultural mixing between the Norman Vikings and the indigenous populations of Northern France gradually produced a mixed Norman ethnicity and identity during the course of the fourth/tenth century. The Normans were noted for their formidable and highly innovative martial spirit, and, eventually, they also became known for their Catholic piety and commitment to the orthodoxy of the Roman Church. The Normans were Scandinavian Pagans when they settled in France, but, by 386/996 and the end of the reign of the Norman Duke Richard I the Fearless (d. 386/996), the Normans had not only become Christians but also affiliates of French language and culture. Thus, the Normans gradually ceased speaking their original Old Norse tongue and adopted the Frankish Romance language of their realms, which became known as Norman French, which is still spoken in parts of Normandy and the nearby Islands of the English Channel: Jersey, which speaks the dialect of </w:t>
      </w:r>
      <w:r w:rsidRPr="00656705">
        <w:rPr>
          <w:rFonts w:ascii="Times New Roman" w:hAnsi="Times New Roman" w:cs="Times New Roman"/>
          <w:color w:val="202122"/>
          <w:sz w:val="20"/>
          <w:szCs w:val="20"/>
        </w:rPr>
        <w:t>Jèrriais) and Guernsey, which speaks Guernésiais. Because of the Norman conquest of Anglo-Saxon England in 458/1066, most of the kings of England over the next one hundred and thirty-eight years until 600/1204 would be Dukes of Normandy. In 600/1204, however, Philip II (d. 620/1223) conquered mainland Normandy and declared himself its rightful duke. As we have seen, the Duke of Normandy William the Conqueror (d. 480/1087) conquered Anglo-Saxon England in the wake of his historic victory in the Battle of Hastings in 458/1066, a single-battle conquest of an entire land, which—as we have frequently noted—is a rare parallel to the single-victory Umayyad conquest of Iberia in 92/711. Twenty-four years later in 586/1090, Roger I (d. 494/1101) of Normandy and his opportunistic Norman “adventurers” had conquered Muslim Sicily. The following year, Roger I conquered Malta and later parts of Southern Italy. The Normans also took active part in the Crusading movement of Iberia, the Holy Land, and elsewhere from the early fifth/eleventh century until the mid-thirteenth century. The fifth/eleventh century Benedictine monk and historian Geoffrey Malaterra (d. ca. 492/1099), who was himself probably a Norman but became a monk in Sicily after its conquest, described the Normans as follows:</w:t>
      </w:r>
    </w:p>
    <w:p w14:paraId="671EA19E" w14:textId="77777777" w:rsidR="00FD1A33" w:rsidRPr="00656705" w:rsidRDefault="00FD1A33" w:rsidP="00FD1A33">
      <w:pPr>
        <w:pStyle w:val="NormalWeb"/>
        <w:spacing w:before="0" w:beforeAutospacing="0" w:after="0" w:afterAutospacing="0"/>
        <w:ind w:left="540" w:right="900"/>
        <w:rPr>
          <w:color w:val="202122"/>
          <w:sz w:val="20"/>
          <w:szCs w:val="20"/>
        </w:rPr>
      </w:pPr>
      <w:r w:rsidRPr="00656705">
        <w:rPr>
          <w:color w:val="202122"/>
          <w:sz w:val="20"/>
          <w:szCs w:val="20"/>
        </w:rPr>
        <w:t xml:space="preserve">They are especially marked by cunning and will scorn their own inheritance in the hope of winning a greater one. They are eager for both gain and dominion. They are given to imitation of all kinds, while holding to a certain mean between lavishness and greed, that is, uniting--as they certainly do--these two seemingly opposite qualities. Their chief leaders are were especially lavish in their dealings because of their desire for a good reputation. Moreover, they are a race skilled in flattery and given to the study of eloquence. Even [Norman] boy are orators. [The Normans] are a race altogether unbridled unless held firmly down by the yoke of justice. They will endure toil, hunger, and cold whenever destiny lays [such trials] upon them. They are given to hunting and hawking, and they take special delight and pleasure in horses and of all the weapons and dress of war. </w:t>
      </w:r>
    </w:p>
  </w:footnote>
  <w:footnote w:id="36">
    <w:p w14:paraId="1D2B0BE2"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 xml:space="preserve">Malta </w:t>
      </w:r>
      <w:r w:rsidRPr="00656705">
        <w:rPr>
          <w:rFonts w:ascii="Times New Roman" w:hAnsi="Times New Roman" w:cs="Times New Roman"/>
          <w:sz w:val="20"/>
          <w:szCs w:val="20"/>
        </w:rPr>
        <w:t>has a long history, going back well over eight thousand years. Its megalithic temples are regarded to be among the oldest surviving buildings in the world, reflecting an ancient civilization on the island that collapsed around 2350 BCE. The island was colonized by the Phoenicians around 700 BCE and then fell to the Roman Empire in 218 BCE. The Aghlabid Dynasty of Tunisia, North Africa, Sicily, and Southern Italy began its first seiges of Malta in conjunction with its conquest of Sicily in 212/827, but the island was not brought entirely under Aghlabid control for several years. Malta was besieged again in 256/870, but the attacks left much of the island uninhabitable, and it was not fully populated until the period between 439/1048 and 440/1049—or even a few decades prior to that—when the agricultural revolution of Muslim Sicily was brought to Malta. In the mid-fifth/eleventh century Malta’s population became largely Arabic-speaking and Muslim—similar to Muslim Sicily—and it was the Arabic of Malta that later developed in the Arabic-based Maltese dialect of the island, which is still spoken there today. Malta was conquered by the Norman Count of Sicily in 484/1091, which led to a gradual Christianization of Malta under Norman rule. Ultimately, Roman Catholicism was declared the State religion of Malta, and the island was placed under the Church jurisdiction of the See of Palermo, the Sicilian capital.</w:t>
      </w:r>
    </w:p>
  </w:footnote>
  <w:footnote w:id="37">
    <w:p w14:paraId="17739CA5"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w:t>
      </w:r>
      <w:r w:rsidRPr="00656705">
        <w:rPr>
          <w:b/>
          <w:bCs/>
          <w:sz w:val="20"/>
          <w:szCs w:val="20"/>
        </w:rPr>
        <w:t>Muslim Sicily</w:t>
      </w:r>
      <w:r w:rsidRPr="00656705">
        <w:rPr>
          <w:sz w:val="20"/>
          <w:szCs w:val="20"/>
        </w:rPr>
        <w:t xml:space="preserve"> (Arabic: </w:t>
      </w:r>
      <w:r w:rsidRPr="00656705">
        <w:rPr>
          <w:i/>
          <w:iCs/>
          <w:sz w:val="20"/>
          <w:szCs w:val="20"/>
        </w:rPr>
        <w:t>Ṣaqilliyya</w:t>
      </w:r>
      <w:r w:rsidRPr="00656705">
        <w:rPr>
          <w:sz w:val="20"/>
          <w:szCs w:val="20"/>
        </w:rPr>
        <w:t xml:space="preserve">; Italian and Sicilian: </w:t>
      </w:r>
      <w:r w:rsidRPr="00656705">
        <w:rPr>
          <w:i/>
          <w:iCs/>
          <w:color w:val="202122"/>
          <w:sz w:val="20"/>
          <w:szCs w:val="20"/>
          <w:lang w:val="it-IT"/>
        </w:rPr>
        <w:t>Sicilia</w:t>
      </w:r>
      <w:r w:rsidRPr="00656705">
        <w:rPr>
          <w:sz w:val="20"/>
          <w:szCs w:val="20"/>
        </w:rPr>
        <w:t xml:space="preserve">) came under Islamic rule during the late third/ninth century until the late fifth/eleventh century. Sicily is the largest and most populous island of the Mediterranean Sea. It lies in the Central Mediterranean just off the coast of Southwestern Italy’s region of Calabia. Prior to the Islamic invasion of Sicily, the island belonged to the domains of New Rome (Byzantium), which also supported resistance to Islamic rule throughout the time of conquest. </w:t>
      </w:r>
      <w:r w:rsidRPr="00656705">
        <w:rPr>
          <w:rStyle w:val="mw-headline"/>
          <w:color w:val="000000"/>
          <w:sz w:val="20"/>
          <w:szCs w:val="20"/>
        </w:rPr>
        <w:t xml:space="preserve">The Umayyad Caliphate recognized early the supreme strategic value of Sicily and Southern Italy as part of its foreign policy against the New Romans (Byzantines), and, in 81/700, it conquered the island of Pantellaria (Arabic: </w:t>
      </w:r>
      <w:r w:rsidRPr="00656705">
        <w:rPr>
          <w:rStyle w:val="mw-headline"/>
          <w:i/>
          <w:iCs/>
          <w:color w:val="000000"/>
          <w:sz w:val="20"/>
          <w:szCs w:val="20"/>
        </w:rPr>
        <w:t>al-</w:t>
      </w:r>
      <w:r w:rsidRPr="00656705">
        <w:rPr>
          <w:i/>
          <w:iCs/>
          <w:color w:val="202122"/>
          <w:sz w:val="20"/>
          <w:szCs w:val="20"/>
        </w:rPr>
        <w:t>Qawṣira</w:t>
      </w:r>
      <w:r w:rsidRPr="00656705">
        <w:rPr>
          <w:color w:val="202122"/>
          <w:sz w:val="20"/>
          <w:szCs w:val="20"/>
        </w:rPr>
        <w:t xml:space="preserve"> and</w:t>
      </w:r>
      <w:r w:rsidRPr="00656705">
        <w:rPr>
          <w:i/>
          <w:iCs/>
          <w:color w:val="202122"/>
          <w:sz w:val="20"/>
          <w:szCs w:val="20"/>
        </w:rPr>
        <w:t xml:space="preserve"> Bint al-Riyāḥ</w:t>
      </w:r>
      <w:r w:rsidRPr="00656705">
        <w:rPr>
          <w:color w:val="202122"/>
          <w:sz w:val="20"/>
          <w:szCs w:val="20"/>
        </w:rPr>
        <w:t xml:space="preserve"> “Daughter of the Winds”)</w:t>
      </w:r>
      <w:r w:rsidRPr="00656705">
        <w:rPr>
          <w:rStyle w:val="mw-headline"/>
          <w:color w:val="000000"/>
          <w:sz w:val="20"/>
          <w:szCs w:val="20"/>
        </w:rPr>
        <w:t xml:space="preserve">—in the Mediterranean Sea between the Western tip of Sicily and </w:t>
      </w:r>
      <w:r w:rsidRPr="00656705">
        <w:rPr>
          <w:color w:val="202122"/>
          <w:sz w:val="20"/>
          <w:szCs w:val="20"/>
        </w:rPr>
        <w:t>Tunisia, lying only forty-two miles (sixty-eight kilometers) from the North African coast</w:t>
      </w:r>
      <w:r w:rsidRPr="00656705">
        <w:rPr>
          <w:rStyle w:val="mw-headline"/>
          <w:color w:val="000000"/>
          <w:sz w:val="20"/>
          <w:szCs w:val="20"/>
        </w:rPr>
        <w:t>. Muslims held Pantellaria for the next four hundred and twenty-three years until</w:t>
      </w:r>
      <w:r w:rsidRPr="00656705">
        <w:rPr>
          <w:color w:val="202122"/>
          <w:sz w:val="20"/>
          <w:szCs w:val="20"/>
        </w:rPr>
        <w:t xml:space="preserve"> the Norman king Roger II of Sicily</w:t>
      </w:r>
      <w:r w:rsidRPr="00656705">
        <w:rPr>
          <w:rStyle w:val="mw-headline"/>
          <w:color w:val="000000"/>
          <w:sz w:val="20"/>
          <w:szCs w:val="20"/>
        </w:rPr>
        <w:t xml:space="preserve"> </w:t>
      </w:r>
      <w:r w:rsidRPr="00656705">
        <w:rPr>
          <w:color w:val="202122"/>
          <w:sz w:val="20"/>
          <w:szCs w:val="20"/>
        </w:rPr>
        <w:t>conquered it in 517/1123.</w:t>
      </w:r>
    </w:p>
    <w:p w14:paraId="494D1A9E" w14:textId="77777777" w:rsidR="00FD1A33" w:rsidRPr="00656705" w:rsidRDefault="00FD1A33" w:rsidP="00FD1A33">
      <w:pPr>
        <w:rPr>
          <w:sz w:val="20"/>
          <w:szCs w:val="20"/>
        </w:rPr>
      </w:pPr>
      <w:r w:rsidRPr="00656705">
        <w:rPr>
          <w:sz w:val="20"/>
          <w:szCs w:val="20"/>
        </w:rPr>
        <w:t xml:space="preserve">    The Muslim acquisition of Sicily began under the Aghlabid Dynasty </w:t>
      </w:r>
      <w:r w:rsidRPr="00656705">
        <w:rPr>
          <w:color w:val="202122"/>
          <w:sz w:val="20"/>
          <w:szCs w:val="20"/>
        </w:rPr>
        <w:t xml:space="preserve">(Arabic: </w:t>
      </w:r>
      <w:r w:rsidRPr="00656705">
        <w:rPr>
          <w:i/>
          <w:iCs/>
          <w:color w:val="202122"/>
          <w:sz w:val="20"/>
          <w:szCs w:val="20"/>
        </w:rPr>
        <w:t>al-Agh</w:t>
      </w:r>
      <w:r w:rsidRPr="00656705">
        <w:rPr>
          <w:i/>
          <w:iCs/>
          <w:sz w:val="20"/>
          <w:szCs w:val="20"/>
        </w:rPr>
        <w:t>ā</w:t>
      </w:r>
      <w:r w:rsidRPr="00656705">
        <w:rPr>
          <w:i/>
          <w:iCs/>
          <w:color w:val="202122"/>
          <w:sz w:val="20"/>
          <w:szCs w:val="20"/>
        </w:rPr>
        <w:t>liba</w:t>
      </w:r>
      <w:r w:rsidRPr="00656705">
        <w:rPr>
          <w:color w:val="202122"/>
          <w:sz w:val="20"/>
          <w:szCs w:val="20"/>
        </w:rPr>
        <w:t>)</w:t>
      </w:r>
      <w:r w:rsidRPr="00656705">
        <w:rPr>
          <w:sz w:val="20"/>
          <w:szCs w:val="20"/>
        </w:rPr>
        <w:t xml:space="preserve"> of Tunisia with assistance from Muslim Iberia in </w:t>
      </w:r>
      <w:r w:rsidRPr="00656705">
        <w:rPr>
          <w:rStyle w:val="apple-converted-space"/>
          <w:rFonts w:eastAsiaTheme="majorEastAsia"/>
          <w:color w:val="202122"/>
          <w:sz w:val="20"/>
          <w:szCs w:val="20"/>
        </w:rPr>
        <w:t>212/827</w:t>
      </w:r>
      <w:r w:rsidRPr="00656705">
        <w:rPr>
          <w:sz w:val="20"/>
          <w:szCs w:val="20"/>
        </w:rPr>
        <w:t xml:space="preserve">. </w:t>
      </w:r>
      <w:r w:rsidRPr="00656705">
        <w:rPr>
          <w:rStyle w:val="apple-converted-space"/>
          <w:rFonts w:eastAsiaTheme="majorEastAsia"/>
          <w:color w:val="202122"/>
          <w:sz w:val="20"/>
          <w:szCs w:val="20"/>
        </w:rPr>
        <w:t>The Umayyad Am</w:t>
      </w:r>
      <w:r w:rsidRPr="00656705">
        <w:rPr>
          <w:sz w:val="20"/>
          <w:szCs w:val="20"/>
        </w:rPr>
        <w:t>ī</w:t>
      </w:r>
      <w:r w:rsidRPr="00656705">
        <w:rPr>
          <w:rStyle w:val="apple-converted-space"/>
          <w:rFonts w:eastAsiaTheme="majorEastAsia"/>
          <w:color w:val="202122"/>
          <w:sz w:val="20"/>
          <w:szCs w:val="20"/>
        </w:rPr>
        <w:t>rate of Córdoba—despite its political differences with the Aghlabids—did not hesitate to agree to an alliance with the Aghlabids for the conquest of Sicily and also sent a fleet to assist in the conquest, making a joint Aghlabid-Umayyad fleet of three hundred war ships.</w:t>
      </w:r>
      <w:r w:rsidRPr="00656705">
        <w:rPr>
          <w:sz w:val="20"/>
          <w:szCs w:val="20"/>
        </w:rPr>
        <w:t xml:space="preserve"> In sharp contrast to Iberia, however, the </w:t>
      </w:r>
      <w:r w:rsidRPr="00656705">
        <w:rPr>
          <w:rStyle w:val="apple-converted-space"/>
          <w:rFonts w:eastAsiaTheme="majorEastAsia"/>
          <w:color w:val="202122"/>
          <w:sz w:val="20"/>
          <w:szCs w:val="20"/>
        </w:rPr>
        <w:t xml:space="preserve">conquest of Sicily proceeded slowly and at an uneven pace, moving roughly from the West of the island to its East in many campaigns over multiple years. Palermo (Arabic: </w:t>
      </w:r>
      <w:r w:rsidRPr="00656705">
        <w:rPr>
          <w:rStyle w:val="apple-converted-space"/>
          <w:rFonts w:eastAsiaTheme="majorEastAsia"/>
          <w:i/>
          <w:iCs/>
          <w:color w:val="202122"/>
          <w:sz w:val="20"/>
          <w:szCs w:val="20"/>
        </w:rPr>
        <w:t>Balarm</w:t>
      </w:r>
      <w:r w:rsidRPr="00656705">
        <w:rPr>
          <w:rStyle w:val="apple-converted-space"/>
          <w:rFonts w:eastAsiaTheme="majorEastAsia"/>
          <w:color w:val="202122"/>
          <w:sz w:val="20"/>
          <w:szCs w:val="20"/>
        </w:rPr>
        <w:t xml:space="preserve">), which became the Muslim capital of Sicily, was conquered in 216/831 and became the base for further conquests on the island. Messina was captured between 227/842 and 228/843, probably with support from the Kingdom of Naples. Syracuse in the West of the island was captured in 264/878, but the Muslim conquest of the entire island of Sicily was not accomplished until 289/902. Even after that date, however, </w:t>
      </w:r>
      <w:r w:rsidRPr="00656705">
        <w:rPr>
          <w:sz w:val="20"/>
          <w:szCs w:val="20"/>
        </w:rPr>
        <w:t xml:space="preserve">Rometta in the extreme Northeast fell only in 354/965, while </w:t>
      </w:r>
      <w:r w:rsidRPr="00656705">
        <w:rPr>
          <w:rStyle w:val="apple-converted-space"/>
          <w:rFonts w:eastAsiaTheme="majorEastAsia"/>
          <w:color w:val="202122"/>
          <w:sz w:val="20"/>
          <w:szCs w:val="20"/>
        </w:rPr>
        <w:t>New Roman (Byzantine) resistance continued in various pockets until as late as 356/967.</w:t>
      </w:r>
      <w:r w:rsidRPr="00656705">
        <w:rPr>
          <w:sz w:val="20"/>
          <w:szCs w:val="20"/>
        </w:rPr>
        <w:t xml:space="preserve"> </w:t>
      </w:r>
    </w:p>
    <w:p w14:paraId="2E02ED7A" w14:textId="77777777" w:rsidR="00FD1A33" w:rsidRPr="00656705" w:rsidRDefault="00FD1A33" w:rsidP="00FD1A33">
      <w:pPr>
        <w:rPr>
          <w:sz w:val="20"/>
          <w:szCs w:val="20"/>
        </w:rPr>
      </w:pPr>
      <w:r w:rsidRPr="00656705">
        <w:rPr>
          <w:sz w:val="20"/>
          <w:szCs w:val="20"/>
        </w:rPr>
        <w:t xml:space="preserve">   Under Muslim rule, Sicily became a prosperous and influential commercial, military, and naval power in the Mediterranean with its capital in Palermo along the coast of the island’s Northwestern corner. Palermo became one of the major Cultural and political centers of the Medieval Islamic world, and the later School of Palermo, which we will discuss in Volume Five, competed with the Iberian School of Toledo in spreading “Islamic” knowledge and Science to the Medieval Christian West. Under Islamic rule, Sicily became a tolerant and inclusive multi-confessional and multi-lingual Civilization, which developed it’s a unique Arab-New Roman (Byzantine) Culture, combining elements taken from the Muslim Arabs and Berbers, Orthodox Christian Greeks, Roman Catholic Latins, and the Jews. Like other parts of the Muslim world at that time, Sicily underwent an agrarian “revolution” based upon advanced Islamic landholding policies—which abolished feudalism on the island—dynamic systems for collecting water and irrigation, lucrative new crops and fruit trees, Islamic “garden cities,” and public works, which resulted in a flourishing Culture of Arts and Sciences. </w:t>
      </w:r>
    </w:p>
    <w:p w14:paraId="415D1F23" w14:textId="77777777" w:rsidR="00FD1A33" w:rsidRPr="00656705" w:rsidRDefault="00FD1A33" w:rsidP="00FD1A33">
      <w:pPr>
        <w:rPr>
          <w:sz w:val="20"/>
          <w:szCs w:val="20"/>
        </w:rPr>
      </w:pPr>
      <w:r w:rsidRPr="00656705">
        <w:rPr>
          <w:sz w:val="20"/>
          <w:szCs w:val="20"/>
        </w:rPr>
        <w:t xml:space="preserve">    Muslim Sicily began to fall to Christian Norman mercenaries under Roger I </w:t>
      </w:r>
      <w:r w:rsidRPr="00656705">
        <w:rPr>
          <w:color w:val="202122"/>
          <w:sz w:val="20"/>
          <w:szCs w:val="20"/>
        </w:rPr>
        <w:t>(d. 494/1101)</w:t>
      </w:r>
      <w:r w:rsidRPr="00656705">
        <w:rPr>
          <w:sz w:val="20"/>
          <w:szCs w:val="20"/>
        </w:rPr>
        <w:t xml:space="preserve"> in the early fifth/eleventh century, who founded the County of Sicily in 463/1071. The last Muslim city of Sicily, Noto, fell in 484/1091, bringing to an end independent Islamic rule upon the island, although Muslims would continue to flourish under the Normans for generations to come. The Normans under Roger I invaded Sicily from Southern Italy in 451/1059. Messina fell to them in 453/1061. Palermo was lost in 464/1072, and Syracuse fell in 481/1088. Noto and the last Muslim strongholds of Sicily fell in 484/1091. Then, in the period between 483/1090 and 484/1091, the Normans conquered Malta, and Pantelleria fell to them in 517/1123—thereby reversing Muslim conquests in region that that had begun in the Umayyad period with the conquest of Pantelleria before the conquest of Iberia. A reduced Muslim population remained in Sicily under Norman rule, and King Roger II (</w:t>
      </w:r>
      <w:r w:rsidRPr="00656705">
        <w:rPr>
          <w:rStyle w:val="apple-converted-space"/>
          <w:rFonts w:eastAsiaTheme="majorEastAsia"/>
          <w:color w:val="202122"/>
          <w:sz w:val="20"/>
          <w:szCs w:val="20"/>
        </w:rPr>
        <w:t>d. 548/1154</w:t>
      </w:r>
      <w:r w:rsidRPr="00656705">
        <w:rPr>
          <w:sz w:val="20"/>
          <w:szCs w:val="20"/>
        </w:rPr>
        <w:t>) hosted Muslim Scholars in his court. In the beginning the Normans tolerated the Muslims and avoided taking part directly in the Crusades, but the Popes of Rome pressured them to adopt severer and more discriminatory policies toward their Sicilian Muslim subjects. Ultimately, all mosques were destroyed or turned into churches, and the practice of Islam on the island was forbidden.</w:t>
      </w:r>
    </w:p>
  </w:footnote>
  <w:footnote w:id="38">
    <w:p w14:paraId="2C8055F0"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w:t>
      </w:r>
      <w:r w:rsidRPr="00656705">
        <w:rPr>
          <w:b/>
          <w:bCs/>
          <w:sz w:val="20"/>
          <w:szCs w:val="20"/>
        </w:rPr>
        <w:t>Muslim Sicily</w:t>
      </w:r>
      <w:r w:rsidRPr="00656705">
        <w:rPr>
          <w:sz w:val="20"/>
          <w:szCs w:val="20"/>
        </w:rPr>
        <w:t xml:space="preserve"> (Arabic: </w:t>
      </w:r>
      <w:r w:rsidRPr="00656705">
        <w:rPr>
          <w:i/>
          <w:iCs/>
          <w:sz w:val="20"/>
          <w:szCs w:val="20"/>
        </w:rPr>
        <w:t>Ṣaqilliyya</w:t>
      </w:r>
      <w:r w:rsidRPr="00656705">
        <w:rPr>
          <w:sz w:val="20"/>
          <w:szCs w:val="20"/>
        </w:rPr>
        <w:t xml:space="preserve">; Italian and Sicilian: </w:t>
      </w:r>
      <w:r w:rsidRPr="00656705">
        <w:rPr>
          <w:i/>
          <w:iCs/>
          <w:color w:val="202122"/>
          <w:sz w:val="20"/>
          <w:szCs w:val="20"/>
          <w:lang w:val="it-IT"/>
        </w:rPr>
        <w:t>Sicilia</w:t>
      </w:r>
      <w:r w:rsidRPr="00656705">
        <w:rPr>
          <w:sz w:val="20"/>
          <w:szCs w:val="20"/>
        </w:rPr>
        <w:t xml:space="preserve">) came under Islamic rule during the late third/ninth century until the late fifth/eleventh century. Sicily is the largest and most populous island of the Mediterranean Sea. It lies in the Central Mediterranean just off the coast of Southwestern Italy’s region of Calabia. Prior to the Islamic invasion of Sicily, the island belonged to the domains of New Rome (Byzantium), which also supported resistance to Islamic rule throughout the time of conquest. </w:t>
      </w:r>
      <w:r w:rsidRPr="00656705">
        <w:rPr>
          <w:rStyle w:val="mw-headline"/>
          <w:color w:val="000000"/>
          <w:sz w:val="20"/>
          <w:szCs w:val="20"/>
        </w:rPr>
        <w:t xml:space="preserve">The Umayyad Caliphate recognized early the supreme strategic value of Sicily and Southern Italy as part of its foreign policy against the New Romans (Byzantines), and, in 81/700, it conquered the island of Pantellaria (Arabic: </w:t>
      </w:r>
      <w:r w:rsidRPr="00656705">
        <w:rPr>
          <w:rStyle w:val="mw-headline"/>
          <w:i/>
          <w:iCs/>
          <w:color w:val="000000"/>
          <w:sz w:val="20"/>
          <w:szCs w:val="20"/>
        </w:rPr>
        <w:t>al-</w:t>
      </w:r>
      <w:r w:rsidRPr="00656705">
        <w:rPr>
          <w:i/>
          <w:iCs/>
          <w:color w:val="202122"/>
          <w:sz w:val="20"/>
          <w:szCs w:val="20"/>
        </w:rPr>
        <w:t>Qawṣira</w:t>
      </w:r>
      <w:r w:rsidRPr="00656705">
        <w:rPr>
          <w:color w:val="202122"/>
          <w:sz w:val="20"/>
          <w:szCs w:val="20"/>
        </w:rPr>
        <w:t xml:space="preserve"> and</w:t>
      </w:r>
      <w:r w:rsidRPr="00656705">
        <w:rPr>
          <w:i/>
          <w:iCs/>
          <w:color w:val="202122"/>
          <w:sz w:val="20"/>
          <w:szCs w:val="20"/>
        </w:rPr>
        <w:t xml:space="preserve"> Bint al-Riyāḥ</w:t>
      </w:r>
      <w:r w:rsidRPr="00656705">
        <w:rPr>
          <w:color w:val="202122"/>
          <w:sz w:val="20"/>
          <w:szCs w:val="20"/>
        </w:rPr>
        <w:t xml:space="preserve"> “Daughter of the Winds”)</w:t>
      </w:r>
      <w:r w:rsidRPr="00656705">
        <w:rPr>
          <w:rStyle w:val="mw-headline"/>
          <w:color w:val="000000"/>
          <w:sz w:val="20"/>
          <w:szCs w:val="20"/>
        </w:rPr>
        <w:t xml:space="preserve">—in the Mediterranean Sea between the Western tip of Sicily and </w:t>
      </w:r>
      <w:r w:rsidRPr="00656705">
        <w:rPr>
          <w:color w:val="202122"/>
          <w:sz w:val="20"/>
          <w:szCs w:val="20"/>
        </w:rPr>
        <w:t>Tunisia, lying only forty-two miles (sixty-eight kilometers) from the North African coast</w:t>
      </w:r>
      <w:r w:rsidRPr="00656705">
        <w:rPr>
          <w:rStyle w:val="mw-headline"/>
          <w:color w:val="000000"/>
          <w:sz w:val="20"/>
          <w:szCs w:val="20"/>
        </w:rPr>
        <w:t>. Muslims held Pantellaria for the next four hundred and twenty-three years until</w:t>
      </w:r>
      <w:r w:rsidRPr="00656705">
        <w:rPr>
          <w:color w:val="202122"/>
          <w:sz w:val="20"/>
          <w:szCs w:val="20"/>
        </w:rPr>
        <w:t xml:space="preserve"> the Norman king Roger II of Sicily</w:t>
      </w:r>
      <w:r w:rsidRPr="00656705">
        <w:rPr>
          <w:rStyle w:val="mw-headline"/>
          <w:color w:val="000000"/>
          <w:sz w:val="20"/>
          <w:szCs w:val="20"/>
        </w:rPr>
        <w:t xml:space="preserve"> </w:t>
      </w:r>
      <w:r w:rsidRPr="00656705">
        <w:rPr>
          <w:color w:val="202122"/>
          <w:sz w:val="20"/>
          <w:szCs w:val="20"/>
        </w:rPr>
        <w:t>conquered it in 517/1123.</w:t>
      </w:r>
    </w:p>
    <w:p w14:paraId="526D91F5" w14:textId="77777777" w:rsidR="00FD1A33" w:rsidRPr="00656705" w:rsidRDefault="00FD1A33" w:rsidP="00FD1A33">
      <w:pPr>
        <w:rPr>
          <w:sz w:val="20"/>
          <w:szCs w:val="20"/>
        </w:rPr>
      </w:pPr>
      <w:r w:rsidRPr="00656705">
        <w:rPr>
          <w:sz w:val="20"/>
          <w:szCs w:val="20"/>
        </w:rPr>
        <w:t xml:space="preserve">    The Muslim acquisition of Sicily began under the Aghlabid Dynasty </w:t>
      </w:r>
      <w:r w:rsidRPr="00656705">
        <w:rPr>
          <w:color w:val="202122"/>
          <w:sz w:val="20"/>
          <w:szCs w:val="20"/>
        </w:rPr>
        <w:t xml:space="preserve">(Arabic: </w:t>
      </w:r>
      <w:r w:rsidRPr="00656705">
        <w:rPr>
          <w:i/>
          <w:iCs/>
          <w:color w:val="202122"/>
          <w:sz w:val="20"/>
          <w:szCs w:val="20"/>
        </w:rPr>
        <w:t>al-Agh</w:t>
      </w:r>
      <w:r w:rsidRPr="00656705">
        <w:rPr>
          <w:i/>
          <w:iCs/>
          <w:sz w:val="20"/>
          <w:szCs w:val="20"/>
        </w:rPr>
        <w:t>ā</w:t>
      </w:r>
      <w:r w:rsidRPr="00656705">
        <w:rPr>
          <w:i/>
          <w:iCs/>
          <w:color w:val="202122"/>
          <w:sz w:val="20"/>
          <w:szCs w:val="20"/>
        </w:rPr>
        <w:t>liba</w:t>
      </w:r>
      <w:r w:rsidRPr="00656705">
        <w:rPr>
          <w:color w:val="202122"/>
          <w:sz w:val="20"/>
          <w:szCs w:val="20"/>
        </w:rPr>
        <w:t>)</w:t>
      </w:r>
      <w:r w:rsidRPr="00656705">
        <w:rPr>
          <w:sz w:val="20"/>
          <w:szCs w:val="20"/>
        </w:rPr>
        <w:t xml:space="preserve"> of Tunisia with assistance from Muslim Iberia in </w:t>
      </w:r>
      <w:r w:rsidRPr="00656705">
        <w:rPr>
          <w:rStyle w:val="apple-converted-space"/>
          <w:rFonts w:eastAsiaTheme="majorEastAsia"/>
          <w:color w:val="202122"/>
          <w:sz w:val="20"/>
          <w:szCs w:val="20"/>
        </w:rPr>
        <w:t>212/827</w:t>
      </w:r>
      <w:r w:rsidRPr="00656705">
        <w:rPr>
          <w:sz w:val="20"/>
          <w:szCs w:val="20"/>
        </w:rPr>
        <w:t xml:space="preserve">. </w:t>
      </w:r>
      <w:r w:rsidRPr="00656705">
        <w:rPr>
          <w:rStyle w:val="apple-converted-space"/>
          <w:rFonts w:eastAsiaTheme="majorEastAsia"/>
          <w:color w:val="202122"/>
          <w:sz w:val="20"/>
          <w:szCs w:val="20"/>
        </w:rPr>
        <w:t>The Umayyad Am</w:t>
      </w:r>
      <w:r w:rsidRPr="00656705">
        <w:rPr>
          <w:sz w:val="20"/>
          <w:szCs w:val="20"/>
        </w:rPr>
        <w:t>ī</w:t>
      </w:r>
      <w:r w:rsidRPr="00656705">
        <w:rPr>
          <w:rStyle w:val="apple-converted-space"/>
          <w:rFonts w:eastAsiaTheme="majorEastAsia"/>
          <w:color w:val="202122"/>
          <w:sz w:val="20"/>
          <w:szCs w:val="20"/>
        </w:rPr>
        <w:t>rate of Córdoba—despite its political differences with the Aghlabids—did not hesitate to agree to an alliance with the Aghlabids for the conquest of Sicily and also sent a fleet to assist in the conquest, making a joint Aghlabid-Umayyad fleet of three hundred war ships.</w:t>
      </w:r>
      <w:r w:rsidRPr="00656705">
        <w:rPr>
          <w:sz w:val="20"/>
          <w:szCs w:val="20"/>
        </w:rPr>
        <w:t xml:space="preserve"> In sharp contrast to Iberia, however, the </w:t>
      </w:r>
      <w:r w:rsidRPr="00656705">
        <w:rPr>
          <w:rStyle w:val="apple-converted-space"/>
          <w:rFonts w:eastAsiaTheme="majorEastAsia"/>
          <w:color w:val="202122"/>
          <w:sz w:val="20"/>
          <w:szCs w:val="20"/>
        </w:rPr>
        <w:t xml:space="preserve">conquest of Sicily proceeded slowly and at an uneven pace, moving roughly from the West of the island to its East in many campaigns over multiple years. Palermo (Arabic: </w:t>
      </w:r>
      <w:r w:rsidRPr="00656705">
        <w:rPr>
          <w:rStyle w:val="apple-converted-space"/>
          <w:rFonts w:eastAsiaTheme="majorEastAsia"/>
          <w:i/>
          <w:iCs/>
          <w:color w:val="202122"/>
          <w:sz w:val="20"/>
          <w:szCs w:val="20"/>
        </w:rPr>
        <w:t>Balarm</w:t>
      </w:r>
      <w:r w:rsidRPr="00656705">
        <w:rPr>
          <w:rStyle w:val="apple-converted-space"/>
          <w:rFonts w:eastAsiaTheme="majorEastAsia"/>
          <w:color w:val="202122"/>
          <w:sz w:val="20"/>
          <w:szCs w:val="20"/>
        </w:rPr>
        <w:t xml:space="preserve">), which became the Muslim capital of Sicily, was conquered in 216/831 and became the base for further conquests on the island. Messina was captured between 227/842 and 228/843, probably with support from the Kingdom of Naples. Syracuse in the West of the island was captured in 264/878, but the Muslim conquest of the entire island of Sicily was not accomplished until 289/902. Even after that date, however, </w:t>
      </w:r>
      <w:r w:rsidRPr="00656705">
        <w:rPr>
          <w:sz w:val="20"/>
          <w:szCs w:val="20"/>
        </w:rPr>
        <w:t xml:space="preserve">Rometta in the extreme Northeast fell only in 354/965, while </w:t>
      </w:r>
      <w:r w:rsidRPr="00656705">
        <w:rPr>
          <w:rStyle w:val="apple-converted-space"/>
          <w:rFonts w:eastAsiaTheme="majorEastAsia"/>
          <w:color w:val="202122"/>
          <w:sz w:val="20"/>
          <w:szCs w:val="20"/>
        </w:rPr>
        <w:t>New Roman (Byzantine) resistance continued in various pockets until as late as 356/967.</w:t>
      </w:r>
      <w:r w:rsidRPr="00656705">
        <w:rPr>
          <w:sz w:val="20"/>
          <w:szCs w:val="20"/>
        </w:rPr>
        <w:t xml:space="preserve"> </w:t>
      </w:r>
    </w:p>
    <w:p w14:paraId="50853F91" w14:textId="77777777" w:rsidR="00FD1A33" w:rsidRPr="00656705" w:rsidRDefault="00FD1A33" w:rsidP="00FD1A33">
      <w:pPr>
        <w:rPr>
          <w:sz w:val="20"/>
          <w:szCs w:val="20"/>
        </w:rPr>
      </w:pPr>
      <w:r w:rsidRPr="00656705">
        <w:rPr>
          <w:sz w:val="20"/>
          <w:szCs w:val="20"/>
        </w:rPr>
        <w:t xml:space="preserve">   Under Muslim rule, Sicily became a prosperous and influential commercial, military, and naval power in the Mediterranean with its capital in Palermo along the coast of the island’s Northwestern corner. Palermo became one of the major Cultural and political centers of the Medieval Islamic world, and the later School of Palermo, which we will discuss in Volume Five, competed with the Iberian School of Toledo in spreading “Islamic” knowledge and Science to the Medieval Christian West. Under Islamic rule, Sicily became a tolerant and inclusive multi-confessional and multi-lingual Civilization, which developed it’s a unique Arab-New Roman (Byzantine) Culture, combining elements taken from the Muslim Arabs and Berbers, Orthodox Christian Greeks, Roman Catholic Latins, and the Jews. Like other parts of the Muslim world at that time, Sicily underwent an agrarian “revolution” based upon advanced Islamic landholding policies—which abolished feudalism on the island—dynamic systems for collecting water and irrigation, lucrative new crops and fruit trees, Islamic “garden cities,” and public works, which resulted in a flourishing Culture of Arts and Sciences. </w:t>
      </w:r>
    </w:p>
    <w:p w14:paraId="22E4762B" w14:textId="77777777" w:rsidR="00FD1A33" w:rsidRPr="00656705" w:rsidRDefault="00FD1A33" w:rsidP="00FD1A33">
      <w:pPr>
        <w:rPr>
          <w:sz w:val="20"/>
          <w:szCs w:val="20"/>
        </w:rPr>
      </w:pPr>
      <w:r w:rsidRPr="00656705">
        <w:rPr>
          <w:sz w:val="20"/>
          <w:szCs w:val="20"/>
        </w:rPr>
        <w:t xml:space="preserve">    Muslim Sicily began to fall to Christian Norman mercenaries under Roger I </w:t>
      </w:r>
      <w:r w:rsidRPr="00656705">
        <w:rPr>
          <w:color w:val="202122"/>
          <w:sz w:val="20"/>
          <w:szCs w:val="20"/>
        </w:rPr>
        <w:t>(d. 494/1101)</w:t>
      </w:r>
      <w:r w:rsidRPr="00656705">
        <w:rPr>
          <w:sz w:val="20"/>
          <w:szCs w:val="20"/>
        </w:rPr>
        <w:t xml:space="preserve"> in the early fifth/eleventh century, who founded the County of Sicily in 463/1071. The last Muslim city of Sicily, Noto, fell in 484/1091, bringing to an end independent Islamic rule upon the island, although Muslims would continue to flourish under the Normans for generations to come. The Normans under Roger I invaded Sicily from Southern Italy in 451/1059. Messina fell to them in 453/1061. Palermo was lost in 464/1072, and Syracuse fell in 481/1088. Noto and the last Muslim strongholds of Sicily fell in 484/1091. Then, in the period between 483/1090 and 484/1091, the Normans conquered Malta, and Pantelleria fell to them in 517/1123—thereby reversing Muslim conquests in region that that had begun in the Umayyad period with the conquest of Pantelleria before the conquest of Iberia. A reduced Muslim population remained in Sicily under Norman rule, and King Roger II (</w:t>
      </w:r>
      <w:r w:rsidRPr="00656705">
        <w:rPr>
          <w:rStyle w:val="apple-converted-space"/>
          <w:rFonts w:eastAsiaTheme="majorEastAsia"/>
          <w:color w:val="202122"/>
          <w:sz w:val="20"/>
          <w:szCs w:val="20"/>
        </w:rPr>
        <w:t>d. 548/1154</w:t>
      </w:r>
      <w:r w:rsidRPr="00656705">
        <w:rPr>
          <w:sz w:val="20"/>
          <w:szCs w:val="20"/>
        </w:rPr>
        <w:t>) hosted Muslim Scholars in his court. In the beginning the Normans tolerated the Muslims and avoided taking part directly in the Crusades, but the Popes of Rome pressured them to adopt severer and more discriminatory policies toward their Sicilian Muslim subjects. Ultimately, all mosques were destroyed or turned into churches, and the practice of Islam on the island was forbidden.</w:t>
      </w:r>
    </w:p>
  </w:footnote>
  <w:footnote w:id="39">
    <w:p w14:paraId="319616F4" w14:textId="77777777" w:rsidR="00FD1A33" w:rsidRPr="00656705" w:rsidRDefault="00FD1A33" w:rsidP="00FD1A33">
      <w:pPr>
        <w:rPr>
          <w:color w:val="4D5156"/>
          <w:sz w:val="20"/>
          <w:szCs w:val="20"/>
          <w:shd w:val="clear" w:color="auto" w:fill="FFFFFF"/>
        </w:rPr>
      </w:pPr>
      <w:r w:rsidRPr="00656705">
        <w:rPr>
          <w:rStyle w:val="FootnoteReference"/>
          <w:sz w:val="20"/>
          <w:szCs w:val="20"/>
        </w:rPr>
        <w:footnoteRef/>
      </w:r>
      <w:r w:rsidRPr="00656705">
        <w:rPr>
          <w:sz w:val="20"/>
          <w:szCs w:val="20"/>
        </w:rPr>
        <w:t xml:space="preserve"> </w:t>
      </w:r>
      <w:r w:rsidRPr="00656705">
        <w:rPr>
          <w:b/>
          <w:bCs/>
          <w:sz w:val="20"/>
          <w:szCs w:val="20"/>
        </w:rPr>
        <w:t xml:space="preserve">Byzantium </w:t>
      </w:r>
      <w:r w:rsidRPr="00656705">
        <w:rPr>
          <w:sz w:val="20"/>
          <w:szCs w:val="20"/>
        </w:rPr>
        <w:t>(Greek:</w:t>
      </w:r>
      <w:r w:rsidRPr="00656705">
        <w:rPr>
          <w:b/>
          <w:bCs/>
          <w:sz w:val="20"/>
          <w:szCs w:val="20"/>
        </w:rPr>
        <w:t xml:space="preserve"> </w:t>
      </w:r>
      <w:r w:rsidRPr="00656705">
        <w:rPr>
          <w:i/>
          <w:iCs/>
          <w:color w:val="202122"/>
          <w:sz w:val="20"/>
          <w:szCs w:val="20"/>
        </w:rPr>
        <w:t>Byzántion, Βυζάντιον</w:t>
      </w:r>
      <w:r w:rsidRPr="00656705">
        <w:rPr>
          <w:color w:val="202122"/>
          <w:sz w:val="20"/>
          <w:szCs w:val="20"/>
        </w:rPr>
        <w:t xml:space="preserve">) and </w:t>
      </w:r>
      <w:r w:rsidRPr="00656705">
        <w:rPr>
          <w:b/>
          <w:bCs/>
          <w:color w:val="202122"/>
          <w:sz w:val="20"/>
          <w:szCs w:val="20"/>
        </w:rPr>
        <w:t>Byzantine</w:t>
      </w:r>
      <w:r w:rsidRPr="00656705">
        <w:rPr>
          <w:color w:val="202122"/>
          <w:sz w:val="20"/>
          <w:szCs w:val="20"/>
        </w:rPr>
        <w:t xml:space="preserve"> (Greek:</w:t>
      </w:r>
      <w:r w:rsidRPr="00656705">
        <w:rPr>
          <w:i/>
          <w:iCs/>
          <w:color w:val="202122"/>
          <w:sz w:val="20"/>
          <w:szCs w:val="20"/>
        </w:rPr>
        <w:t xml:space="preserve"> Byzántios</w:t>
      </w:r>
      <w:r w:rsidRPr="00656705">
        <w:rPr>
          <w:color w:val="202122"/>
          <w:sz w:val="20"/>
          <w:szCs w:val="20"/>
        </w:rPr>
        <w:t xml:space="preserve">, </w:t>
      </w:r>
      <w:r w:rsidRPr="00656705">
        <w:rPr>
          <w:i/>
          <w:iCs/>
          <w:color w:val="202122"/>
          <w:sz w:val="20"/>
          <w:szCs w:val="20"/>
        </w:rPr>
        <w:t>Byzántios</w:t>
      </w:r>
      <w:r w:rsidRPr="00656705">
        <w:rPr>
          <w:color w:val="202122"/>
          <w:sz w:val="20"/>
          <w:szCs w:val="20"/>
        </w:rPr>
        <w:t xml:space="preserve">) were applied in Early Modern European historiography to the Greek-speaking Eastern Roman Empire and its inhabitants. English use of “Byzantium” and “Byzantine” go back to the ninth/fifteenth and tenth/sixteenth centuries—the same general era when the Ottomans conquered Constantinople. Later, it became customary in the West to refer to the Eastern Roman Empire as “Byzantium.” In 1555—long after Constantinople had been conquered and fully incorporated into the Ottoman Empire—the historian Hieronymus Wolf introduced the exonyms “Byzantium” and “Byzantine Greeks.” The “Byzantines” themselves had not used that term but called themselves the “Empire of the Romans” (Greek: </w:t>
      </w:r>
      <w:r w:rsidRPr="00656705">
        <w:rPr>
          <w:i/>
          <w:iCs/>
          <w:color w:val="202122"/>
          <w:sz w:val="20"/>
          <w:szCs w:val="20"/>
        </w:rPr>
        <w:t>Basileía tōn Rhōmaíōn</w:t>
      </w:r>
      <w:r w:rsidRPr="00656705">
        <w:rPr>
          <w:color w:val="202122"/>
          <w:sz w:val="20"/>
          <w:szCs w:val="20"/>
        </w:rPr>
        <w:t xml:space="preserve">, </w:t>
      </w:r>
      <w:r w:rsidRPr="00656705">
        <w:rPr>
          <w:i/>
          <w:iCs/>
          <w:color w:val="202122"/>
          <w:sz w:val="20"/>
          <w:szCs w:val="20"/>
        </w:rPr>
        <w:t>Βασιλεία τῶν Ῥωμαίων</w:t>
      </w:r>
      <w:r w:rsidRPr="00656705">
        <w:rPr>
          <w:color w:val="202122"/>
          <w:sz w:val="20"/>
          <w:szCs w:val="20"/>
        </w:rPr>
        <w:t xml:space="preserve">), which, </w:t>
      </w:r>
      <w:r w:rsidRPr="00656705">
        <w:rPr>
          <w:rStyle w:val="apple-converted-space"/>
          <w:rFonts w:eastAsiaTheme="majorEastAsia"/>
          <w:color w:val="131313"/>
          <w:sz w:val="20"/>
          <w:szCs w:val="20"/>
          <w:shd w:val="clear" w:color="auto" w:fill="FFFFFF"/>
        </w:rPr>
        <w:t xml:space="preserve">in the Middle Ages, the Pope and Latin Christians had referred to simply as </w:t>
      </w:r>
      <w:r w:rsidRPr="00656705">
        <w:rPr>
          <w:rStyle w:val="apple-converted-space"/>
          <w:rFonts w:eastAsiaTheme="majorEastAsia"/>
          <w:i/>
          <w:iCs/>
          <w:color w:val="131313"/>
          <w:sz w:val="20"/>
          <w:szCs w:val="20"/>
          <w:shd w:val="clear" w:color="auto" w:fill="FFFFFF"/>
        </w:rPr>
        <w:t>R</w:t>
      </w:r>
      <w:r w:rsidRPr="00656705">
        <w:rPr>
          <w:i/>
          <w:iCs/>
          <w:color w:val="000000" w:themeColor="text1"/>
          <w:sz w:val="20"/>
          <w:szCs w:val="20"/>
        </w:rPr>
        <w:t>ō</w:t>
      </w:r>
      <w:r w:rsidRPr="00656705">
        <w:rPr>
          <w:rStyle w:val="apple-converted-space"/>
          <w:rFonts w:eastAsiaTheme="majorEastAsia"/>
          <w:i/>
          <w:iCs/>
          <w:color w:val="131313"/>
          <w:sz w:val="20"/>
          <w:szCs w:val="20"/>
          <w:shd w:val="clear" w:color="auto" w:fill="FFFFFF"/>
        </w:rPr>
        <w:t>m</w:t>
      </w:r>
      <w:r w:rsidRPr="00656705">
        <w:rPr>
          <w:i/>
          <w:iCs/>
          <w:sz w:val="20"/>
          <w:szCs w:val="20"/>
        </w:rPr>
        <w:t>ā</w:t>
      </w:r>
      <w:r w:rsidRPr="00656705">
        <w:rPr>
          <w:rStyle w:val="apple-converted-space"/>
          <w:rFonts w:eastAsiaTheme="majorEastAsia"/>
          <w:i/>
          <w:iCs/>
          <w:color w:val="131313"/>
          <w:sz w:val="20"/>
          <w:szCs w:val="20"/>
          <w:shd w:val="clear" w:color="auto" w:fill="FFFFFF"/>
        </w:rPr>
        <w:t>nia</w:t>
      </w:r>
      <w:r w:rsidRPr="00656705">
        <w:rPr>
          <w:rStyle w:val="apple-converted-space"/>
          <w:rFonts w:eastAsiaTheme="majorEastAsia"/>
          <w:color w:val="131313"/>
          <w:sz w:val="20"/>
          <w:szCs w:val="20"/>
          <w:shd w:val="clear" w:color="auto" w:fill="FFFFFF"/>
        </w:rPr>
        <w:t xml:space="preserve">, a clear derivative of Rome. As we will see in what follows, the paradigm of “Byzantium” and the “Byzantines” fundamentally alters our perspective of New Rome and its Civilization, especially its long predominance over the Latin-speaking Catholic West. At the same time, the expression also obscures the fact that the Ottoman conquest of Constantinople—as the Ottomans themselves perfectly understood—meant that they had become the rightful heirs of the Roman Republic, Empire, and New Roman Orthodoxy. Thus, it minimizes the crucial importance of the Ottoman Empire in our understanding of Late Medieval, Early Modern, and Modern Western history. As for the </w:t>
      </w:r>
      <w:r w:rsidRPr="00656705">
        <w:rPr>
          <w:color w:val="4D5156"/>
          <w:sz w:val="20"/>
          <w:szCs w:val="20"/>
          <w:shd w:val="clear" w:color="auto" w:fill="FFFFFF"/>
        </w:rPr>
        <w:t xml:space="preserve">so-called “Byzantines,” the endonym by which they consistently referred to themselves was “Romans” (Greek: </w:t>
      </w:r>
      <w:r w:rsidRPr="00656705">
        <w:rPr>
          <w:i/>
          <w:iCs/>
          <w:color w:val="202124"/>
          <w:sz w:val="20"/>
          <w:szCs w:val="20"/>
          <w:shd w:val="clear" w:color="auto" w:fill="FFFFFF"/>
        </w:rPr>
        <w:t>Rhōmaîoi</w:t>
      </w:r>
      <w:r w:rsidRPr="00656705">
        <w:rPr>
          <w:color w:val="202124"/>
          <w:sz w:val="20"/>
          <w:szCs w:val="20"/>
          <w:shd w:val="clear" w:color="auto" w:fill="FFFFFF"/>
        </w:rPr>
        <w:t xml:space="preserve">, </w:t>
      </w:r>
      <w:r w:rsidRPr="00656705">
        <w:rPr>
          <w:i/>
          <w:iCs/>
          <w:color w:val="202124"/>
          <w:sz w:val="20"/>
          <w:szCs w:val="20"/>
          <w:shd w:val="clear" w:color="auto" w:fill="FFFFFF"/>
        </w:rPr>
        <w:t>Ῥωμαῖοι</w:t>
      </w:r>
      <w:r w:rsidRPr="00656705">
        <w:rPr>
          <w:color w:val="202124"/>
          <w:sz w:val="20"/>
          <w:szCs w:val="20"/>
          <w:shd w:val="clear" w:color="auto" w:fill="FFFFFF"/>
        </w:rPr>
        <w:t xml:space="preserve">; Latin: </w:t>
      </w:r>
      <w:r w:rsidRPr="00656705">
        <w:rPr>
          <w:i/>
          <w:iCs/>
          <w:color w:val="202124"/>
          <w:sz w:val="20"/>
          <w:szCs w:val="20"/>
          <w:shd w:val="clear" w:color="auto" w:fill="FFFFFF"/>
        </w:rPr>
        <w:t>Rōmānus</w:t>
      </w:r>
      <w:r w:rsidRPr="00656705">
        <w:rPr>
          <w:color w:val="202124"/>
          <w:sz w:val="20"/>
          <w:szCs w:val="20"/>
          <w:shd w:val="clear" w:color="auto" w:fill="FFFFFF"/>
        </w:rPr>
        <w:t xml:space="preserve">, pl. </w:t>
      </w:r>
      <w:r w:rsidRPr="00656705">
        <w:rPr>
          <w:i/>
          <w:iCs/>
          <w:color w:val="000000"/>
          <w:sz w:val="20"/>
          <w:szCs w:val="20"/>
        </w:rPr>
        <w:t>Rōmānī</w:t>
      </w:r>
      <w:r w:rsidRPr="00656705">
        <w:rPr>
          <w:color w:val="202124"/>
          <w:sz w:val="20"/>
          <w:szCs w:val="20"/>
          <w:shd w:val="clear" w:color="auto" w:fill="FFFFFF"/>
        </w:rPr>
        <w:t>), meaning “citizens of the Roman</w:t>
      </w:r>
      <w:r w:rsidRPr="00656705">
        <w:rPr>
          <w:color w:val="4D5156"/>
          <w:sz w:val="20"/>
          <w:szCs w:val="20"/>
          <w:shd w:val="clear" w:color="auto" w:fill="FFFFFF"/>
        </w:rPr>
        <w:t xml:space="preserve"> Empire. </w:t>
      </w:r>
      <w:r w:rsidRPr="00656705">
        <w:rPr>
          <w:color w:val="202124"/>
          <w:sz w:val="20"/>
          <w:szCs w:val="20"/>
          <w:shd w:val="clear" w:color="auto" w:fill="FFFFFF"/>
        </w:rPr>
        <w:t>After the empire’s conversion to Christianity in the early fourth century CE,</w:t>
      </w:r>
      <w:r w:rsidRPr="00656705">
        <w:rPr>
          <w:color w:val="4D5156"/>
          <w:sz w:val="20"/>
          <w:szCs w:val="20"/>
          <w:shd w:val="clear" w:color="auto" w:fill="FFFFFF"/>
        </w:rPr>
        <w:t xml:space="preserve"> the Greek </w:t>
      </w:r>
      <w:r w:rsidRPr="00656705">
        <w:rPr>
          <w:i/>
          <w:iCs/>
          <w:color w:val="202124"/>
          <w:sz w:val="20"/>
          <w:szCs w:val="20"/>
          <w:shd w:val="clear" w:color="auto" w:fill="FFFFFF"/>
        </w:rPr>
        <w:t>Rhōmaîoi</w:t>
      </w:r>
      <w:r w:rsidRPr="00656705">
        <w:rPr>
          <w:color w:val="202124"/>
          <w:sz w:val="20"/>
          <w:szCs w:val="20"/>
          <w:shd w:val="clear" w:color="auto" w:fill="FFFFFF"/>
        </w:rPr>
        <w:t xml:space="preserve">, </w:t>
      </w:r>
      <w:r w:rsidRPr="00656705">
        <w:rPr>
          <w:i/>
          <w:iCs/>
          <w:color w:val="202124"/>
          <w:sz w:val="20"/>
          <w:szCs w:val="20"/>
          <w:shd w:val="clear" w:color="auto" w:fill="FFFFFF"/>
        </w:rPr>
        <w:t>Ῥωμαῖοι</w:t>
      </w:r>
      <w:r w:rsidRPr="00656705">
        <w:rPr>
          <w:color w:val="202124"/>
          <w:sz w:val="20"/>
          <w:szCs w:val="20"/>
          <w:shd w:val="clear" w:color="auto" w:fill="FFFFFF"/>
        </w:rPr>
        <w:t xml:space="preserve"> became synonymous with Christian Greeks, as opposed to the early Pagan Romans. The singular word </w:t>
      </w:r>
      <w:r w:rsidRPr="00656705">
        <w:rPr>
          <w:rStyle w:val="Strong"/>
          <w:b w:val="0"/>
          <w:bCs w:val="0"/>
          <w:i/>
          <w:iCs/>
          <w:color w:val="333333"/>
          <w:sz w:val="20"/>
          <w:szCs w:val="20"/>
        </w:rPr>
        <w:t>Rh</w:t>
      </w:r>
      <w:r w:rsidRPr="00656705">
        <w:rPr>
          <w:b/>
          <w:i/>
          <w:iCs/>
          <w:color w:val="202124"/>
          <w:sz w:val="20"/>
          <w:szCs w:val="20"/>
          <w:shd w:val="clear" w:color="auto" w:fill="FFFFFF"/>
        </w:rPr>
        <w:t>ō</w:t>
      </w:r>
      <w:r w:rsidRPr="00656705">
        <w:rPr>
          <w:rStyle w:val="Strong"/>
          <w:b w:val="0"/>
          <w:bCs w:val="0"/>
          <w:i/>
          <w:iCs/>
          <w:color w:val="333333"/>
          <w:sz w:val="20"/>
          <w:szCs w:val="20"/>
        </w:rPr>
        <w:t>ma</w:t>
      </w:r>
      <w:r w:rsidRPr="00656705">
        <w:rPr>
          <w:b/>
          <w:i/>
          <w:iCs/>
          <w:color w:val="202124"/>
          <w:sz w:val="20"/>
          <w:szCs w:val="20"/>
          <w:shd w:val="clear" w:color="auto" w:fill="FFFFFF"/>
        </w:rPr>
        <w:t>î</w:t>
      </w:r>
      <w:r w:rsidRPr="00656705">
        <w:rPr>
          <w:rStyle w:val="Strong"/>
          <w:b w:val="0"/>
          <w:bCs w:val="0"/>
          <w:i/>
          <w:iCs/>
          <w:color w:val="333333"/>
          <w:sz w:val="20"/>
          <w:szCs w:val="20"/>
        </w:rPr>
        <w:t>os, Ῥωμαῖος</w:t>
      </w:r>
      <w:r w:rsidRPr="00656705">
        <w:rPr>
          <w:rStyle w:val="Strong"/>
          <w:b w:val="0"/>
          <w:bCs w:val="0"/>
          <w:color w:val="333333"/>
          <w:sz w:val="20"/>
          <w:szCs w:val="20"/>
        </w:rPr>
        <w:t xml:space="preserve"> (Roman) and its plural</w:t>
      </w:r>
      <w:r w:rsidRPr="00656705">
        <w:rPr>
          <w:b/>
          <w:bCs/>
          <w:color w:val="333333"/>
          <w:sz w:val="20"/>
          <w:szCs w:val="20"/>
        </w:rPr>
        <w:t xml:space="preserve"> </w:t>
      </w:r>
      <w:r w:rsidRPr="00656705">
        <w:rPr>
          <w:i/>
          <w:iCs/>
          <w:color w:val="202124"/>
          <w:sz w:val="20"/>
          <w:szCs w:val="20"/>
          <w:shd w:val="clear" w:color="auto" w:fill="FFFFFF"/>
        </w:rPr>
        <w:t>Rhōmaîoi</w:t>
      </w:r>
      <w:r w:rsidRPr="00656705">
        <w:rPr>
          <w:color w:val="202124"/>
          <w:sz w:val="20"/>
          <w:szCs w:val="20"/>
          <w:shd w:val="clear" w:color="auto" w:fill="FFFFFF"/>
        </w:rPr>
        <w:t xml:space="preserve">, </w:t>
      </w:r>
      <w:r w:rsidRPr="00656705">
        <w:rPr>
          <w:i/>
          <w:iCs/>
          <w:color w:val="202124"/>
          <w:sz w:val="20"/>
          <w:szCs w:val="20"/>
          <w:shd w:val="clear" w:color="auto" w:fill="FFFFFF"/>
        </w:rPr>
        <w:t>Ῥωμαῖοι</w:t>
      </w:r>
      <w:r w:rsidRPr="00656705">
        <w:rPr>
          <w:color w:val="202124"/>
          <w:sz w:val="20"/>
          <w:szCs w:val="20"/>
          <w:shd w:val="clear" w:color="auto" w:fill="FFFFFF"/>
        </w:rPr>
        <w:t xml:space="preserve"> may be rendered in English as “Romaean” and its plural “Romaeans,”as I sometimes to do in this book, although the words are little used, rarely understood, and virtually obsolete, especially as applied to the Eastern Roman or Byzantine Empires. “Byzantium,” “Byzantine,” “Byzantine Greeks,” and similar uses are exonyms—that is,</w:t>
      </w:r>
      <w:r w:rsidRPr="00656705">
        <w:rPr>
          <w:rStyle w:val="Heading1Char"/>
          <w:rFonts w:ascii="Times New Roman" w:hAnsi="Times New Roman" w:cs="Times New Roman"/>
          <w:color w:val="000000"/>
          <w:sz w:val="20"/>
          <w:szCs w:val="20"/>
        </w:rPr>
        <w:t xml:space="preserve"> </w:t>
      </w:r>
      <w:r w:rsidRPr="00656705">
        <w:rPr>
          <w:rStyle w:val="df"/>
          <w:color w:val="000000"/>
          <w:sz w:val="20"/>
          <w:szCs w:val="20"/>
        </w:rPr>
        <w:t>a</w:t>
      </w:r>
      <w:r w:rsidRPr="00656705">
        <w:rPr>
          <w:rStyle w:val="apple-converted-space"/>
          <w:color w:val="000000"/>
          <w:sz w:val="20"/>
          <w:szCs w:val="20"/>
        </w:rPr>
        <w:t> </w:t>
      </w:r>
      <w:r w:rsidRPr="00656705">
        <w:rPr>
          <w:rStyle w:val="df"/>
          <w:color w:val="000000"/>
          <w:sz w:val="20"/>
          <w:szCs w:val="20"/>
        </w:rPr>
        <w:t>name for</w:t>
      </w:r>
      <w:r w:rsidRPr="00656705">
        <w:rPr>
          <w:rStyle w:val="apple-converted-space"/>
          <w:color w:val="000000"/>
          <w:sz w:val="20"/>
          <w:szCs w:val="20"/>
        </w:rPr>
        <w:t> </w:t>
      </w:r>
      <w:r w:rsidRPr="00656705">
        <w:rPr>
          <w:rStyle w:val="df"/>
          <w:color w:val="000000"/>
          <w:sz w:val="20"/>
          <w:szCs w:val="20"/>
        </w:rPr>
        <w:t>a</w:t>
      </w:r>
      <w:r w:rsidRPr="00656705">
        <w:rPr>
          <w:rStyle w:val="apple-converted-space"/>
          <w:color w:val="000000"/>
          <w:sz w:val="20"/>
          <w:szCs w:val="20"/>
        </w:rPr>
        <w:t> </w:t>
      </w:r>
      <w:r w:rsidRPr="00656705">
        <w:rPr>
          <w:rStyle w:val="df"/>
          <w:color w:val="000000"/>
          <w:sz w:val="20"/>
          <w:szCs w:val="20"/>
        </w:rPr>
        <w:t>place</w:t>
      </w:r>
      <w:r w:rsidRPr="00656705">
        <w:rPr>
          <w:rStyle w:val="apple-converted-space"/>
          <w:color w:val="000000"/>
          <w:sz w:val="20"/>
          <w:szCs w:val="20"/>
        </w:rPr>
        <w:t> </w:t>
      </w:r>
      <w:r w:rsidRPr="00656705">
        <w:rPr>
          <w:rStyle w:val="df"/>
          <w:color w:val="000000"/>
          <w:sz w:val="20"/>
          <w:szCs w:val="20"/>
        </w:rPr>
        <w:t>or group of people that is only used by others who are outside that place or group</w:t>
      </w:r>
      <w:r w:rsidRPr="00656705">
        <w:rPr>
          <w:rStyle w:val="gp"/>
          <w:color w:val="000000"/>
          <w:sz w:val="20"/>
          <w:szCs w:val="20"/>
        </w:rPr>
        <w:t>.</w:t>
      </w:r>
      <w:r w:rsidRPr="00656705">
        <w:rPr>
          <w:rStyle w:val="apple-converted-space"/>
          <w:color w:val="000000"/>
          <w:sz w:val="20"/>
          <w:szCs w:val="20"/>
        </w:rPr>
        <w:t> </w:t>
      </w:r>
      <w:r w:rsidRPr="00656705">
        <w:rPr>
          <w:rStyle w:val="xrg"/>
          <w:color w:val="000000"/>
          <w:sz w:val="20"/>
          <w:szCs w:val="20"/>
        </w:rPr>
        <w:t>Its opposite is endonym—</w:t>
      </w:r>
      <w:r w:rsidRPr="00656705">
        <w:rPr>
          <w:color w:val="000000"/>
          <w:sz w:val="20"/>
          <w:szCs w:val="20"/>
        </w:rPr>
        <w:t>a</w:t>
      </w:r>
      <w:r w:rsidRPr="00656705">
        <w:rPr>
          <w:rStyle w:val="apple-converted-space"/>
          <w:color w:val="000000"/>
          <w:sz w:val="20"/>
          <w:szCs w:val="20"/>
        </w:rPr>
        <w:t> </w:t>
      </w:r>
      <w:r w:rsidRPr="00656705">
        <w:rPr>
          <w:color w:val="000000"/>
          <w:sz w:val="20"/>
          <w:szCs w:val="20"/>
        </w:rPr>
        <w:t>name for</w:t>
      </w:r>
      <w:r w:rsidRPr="00656705">
        <w:rPr>
          <w:rStyle w:val="apple-converted-space"/>
          <w:color w:val="000000"/>
          <w:sz w:val="20"/>
          <w:szCs w:val="20"/>
        </w:rPr>
        <w:t> </w:t>
      </w:r>
      <w:r w:rsidRPr="00656705">
        <w:rPr>
          <w:color w:val="000000"/>
          <w:sz w:val="20"/>
          <w:szCs w:val="20"/>
        </w:rPr>
        <w:t>a place or</w:t>
      </w:r>
      <w:r w:rsidRPr="00656705">
        <w:rPr>
          <w:rStyle w:val="apple-converted-space"/>
          <w:color w:val="000000"/>
          <w:sz w:val="20"/>
          <w:szCs w:val="20"/>
        </w:rPr>
        <w:t> </w:t>
      </w:r>
      <w:r w:rsidRPr="00656705">
        <w:rPr>
          <w:color w:val="000000"/>
          <w:sz w:val="20"/>
          <w:szCs w:val="20"/>
        </w:rPr>
        <w:t>group</w:t>
      </w:r>
      <w:r w:rsidRPr="00656705">
        <w:rPr>
          <w:rStyle w:val="apple-converted-space"/>
          <w:color w:val="000000"/>
          <w:sz w:val="20"/>
          <w:szCs w:val="20"/>
        </w:rPr>
        <w:t> </w:t>
      </w:r>
      <w:r w:rsidRPr="00656705">
        <w:rPr>
          <w:color w:val="000000"/>
          <w:sz w:val="20"/>
          <w:szCs w:val="20"/>
        </w:rPr>
        <w:t>of</w:t>
      </w:r>
      <w:r w:rsidRPr="00656705">
        <w:rPr>
          <w:rStyle w:val="apple-converted-space"/>
          <w:color w:val="000000"/>
          <w:sz w:val="20"/>
          <w:szCs w:val="20"/>
        </w:rPr>
        <w:t> </w:t>
      </w:r>
      <w:r w:rsidRPr="00656705">
        <w:rPr>
          <w:color w:val="000000"/>
          <w:sz w:val="20"/>
          <w:szCs w:val="20"/>
        </w:rPr>
        <w:t>people that is used internally in that place or by that people as their own self-designation</w:t>
      </w:r>
      <w:r w:rsidRPr="00656705">
        <w:rPr>
          <w:rStyle w:val="gp"/>
          <w:color w:val="000000"/>
          <w:sz w:val="20"/>
          <w:szCs w:val="20"/>
        </w:rPr>
        <w:t>. Thus, for example, “Japan” is an exonym, while its endonym is “Nippon,” meaning “Land of the Rising Sun.” In North America, “Navajo” is an exonym for the First Nation that calls itself by the endonym</w:t>
      </w:r>
      <w:r w:rsidRPr="00656705">
        <w:rPr>
          <w:color w:val="000000"/>
          <w:sz w:val="20"/>
          <w:szCs w:val="20"/>
        </w:rPr>
        <w:t xml:space="preserve"> “Diné” or “Dineh,” which means person or human being.</w:t>
      </w:r>
      <w:r w:rsidRPr="00656705">
        <w:rPr>
          <w:rStyle w:val="apple-converted-space"/>
          <w:color w:val="000000"/>
          <w:sz w:val="20"/>
          <w:szCs w:val="20"/>
        </w:rPr>
        <w:t> </w:t>
      </w:r>
      <w:r w:rsidRPr="00656705">
        <w:rPr>
          <w:color w:val="000000" w:themeColor="text1"/>
          <w:sz w:val="20"/>
          <w:szCs w:val="20"/>
          <w:shd w:val="clear" w:color="auto" w:fill="FFFFFF"/>
        </w:rPr>
        <w:t>The term "Byzantine Greeks" is an exonym applied by later historians like Hieronymus Wolf; "Byzantine" citizens continued to call themselves</w:t>
      </w:r>
      <w:r w:rsidRPr="00656705">
        <w:rPr>
          <w:rStyle w:val="apple-converted-space"/>
          <w:sz w:val="20"/>
          <w:szCs w:val="20"/>
          <w:shd w:val="clear" w:color="auto" w:fill="FFFFFF"/>
        </w:rPr>
        <w:t> </w:t>
      </w:r>
      <w:r w:rsidRPr="00656705">
        <w:rPr>
          <w:color w:val="000000" w:themeColor="text1"/>
          <w:sz w:val="20"/>
          <w:szCs w:val="20"/>
        </w:rPr>
        <w:t>Romaioi (Romans)</w:t>
      </w:r>
      <w:r w:rsidRPr="00656705">
        <w:rPr>
          <w:rStyle w:val="apple-converted-space"/>
          <w:sz w:val="20"/>
          <w:szCs w:val="20"/>
          <w:shd w:val="clear" w:color="auto" w:fill="FFFFFF"/>
        </w:rPr>
        <w:t> </w:t>
      </w:r>
      <w:r w:rsidRPr="00656705">
        <w:rPr>
          <w:color w:val="000000" w:themeColor="text1"/>
          <w:sz w:val="20"/>
          <w:szCs w:val="20"/>
          <w:shd w:val="clear" w:color="auto" w:fill="FFFFFF"/>
        </w:rPr>
        <w:t>in their language.</w:t>
      </w:r>
      <w:r w:rsidRPr="00656705">
        <w:rPr>
          <w:color w:val="000000" w:themeColor="text1"/>
          <w:sz w:val="20"/>
          <w:szCs w:val="20"/>
        </w:rPr>
        <w:t xml:space="preserve"> We might do well to call Byzantium “the New Rome” and the Byzantines “the New Romans,” as they themse</w:t>
      </w:r>
      <w:r w:rsidRPr="00656705">
        <w:rPr>
          <w:sz w:val="20"/>
          <w:szCs w:val="20"/>
        </w:rPr>
        <w:t>lves did. This, I believe, is a proper shift worthy of Occidentalism and it compensates for the less than laudable paradigms of Western historians who could not easily imagine “the New Eastern Rome” in conjunction with the “Old Western Rome,” which fell, just as it is not easy for them to see Istanbul and the Ottoman Empire as veritable and legitimate successors of the Old and New Romes together. We could also call it the Eastern Roman Empire without making distinctions.</w:t>
      </w:r>
    </w:p>
  </w:footnote>
  <w:footnote w:id="40">
    <w:p w14:paraId="65FB657B" w14:textId="77777777" w:rsidR="00FD1A33" w:rsidRPr="00656705" w:rsidRDefault="00FD1A33" w:rsidP="00FD1A33">
      <w:pPr>
        <w:ind w:right="1440"/>
        <w:rPr>
          <w:color w:val="4D5156"/>
          <w:sz w:val="20"/>
          <w:szCs w:val="20"/>
          <w:shd w:val="clear" w:color="auto" w:fill="FFFFFF"/>
        </w:rPr>
      </w:pPr>
      <w:r w:rsidRPr="00656705">
        <w:rPr>
          <w:rStyle w:val="FootnoteReference"/>
          <w:sz w:val="20"/>
          <w:szCs w:val="20"/>
        </w:rPr>
        <w:footnoteRef/>
      </w:r>
      <w:r w:rsidRPr="00656705">
        <w:rPr>
          <w:sz w:val="20"/>
          <w:szCs w:val="20"/>
        </w:rPr>
        <w:t xml:space="preserve"> </w:t>
      </w:r>
      <w:r w:rsidRPr="00656705">
        <w:rPr>
          <w:b/>
          <w:bCs/>
          <w:sz w:val="20"/>
          <w:szCs w:val="20"/>
        </w:rPr>
        <w:t xml:space="preserve">Byzantium </w:t>
      </w:r>
      <w:r w:rsidRPr="00656705">
        <w:rPr>
          <w:sz w:val="20"/>
          <w:szCs w:val="20"/>
        </w:rPr>
        <w:t>(Greek:</w:t>
      </w:r>
      <w:r w:rsidRPr="00656705">
        <w:rPr>
          <w:b/>
          <w:bCs/>
          <w:sz w:val="20"/>
          <w:szCs w:val="20"/>
        </w:rPr>
        <w:t xml:space="preserve"> </w:t>
      </w:r>
      <w:r w:rsidRPr="00656705">
        <w:rPr>
          <w:i/>
          <w:iCs/>
          <w:color w:val="202122"/>
          <w:sz w:val="20"/>
          <w:szCs w:val="20"/>
        </w:rPr>
        <w:t>Byzántion, Βυζάντιον</w:t>
      </w:r>
      <w:r w:rsidRPr="00656705">
        <w:rPr>
          <w:color w:val="202122"/>
          <w:sz w:val="20"/>
          <w:szCs w:val="20"/>
        </w:rPr>
        <w:t>) and “Byzantine” (Greek:</w:t>
      </w:r>
      <w:r w:rsidRPr="00656705">
        <w:rPr>
          <w:i/>
          <w:iCs/>
          <w:color w:val="202122"/>
          <w:sz w:val="20"/>
          <w:szCs w:val="20"/>
        </w:rPr>
        <w:t xml:space="preserve"> Byzántios</w:t>
      </w:r>
      <w:r w:rsidRPr="00656705">
        <w:rPr>
          <w:color w:val="202122"/>
          <w:sz w:val="20"/>
          <w:szCs w:val="20"/>
        </w:rPr>
        <w:t xml:space="preserve">, </w:t>
      </w:r>
      <w:r w:rsidRPr="00656705">
        <w:rPr>
          <w:i/>
          <w:iCs/>
          <w:color w:val="202122"/>
          <w:sz w:val="20"/>
          <w:szCs w:val="20"/>
        </w:rPr>
        <w:t>Byzántios</w:t>
      </w:r>
      <w:r w:rsidRPr="00656705">
        <w:rPr>
          <w:color w:val="202122"/>
          <w:sz w:val="20"/>
          <w:szCs w:val="20"/>
        </w:rPr>
        <w:t xml:space="preserve">) were applied in Early Modern European historiography to the Greek-speaking Eastern Roman Empire and its inhabitants. English use of “Byzantium” and “Byzantine” go back to the ninth/fifteenth and tenth/sixteenth centuries—the same general era when the Ottomans conquered Constantinople. Later, it became customary in the West to refer to the Eastern Roman Empire as “Byzantium.” In 1555—long after Constantinople had been conquered and fully incorporated into the Ottoman Empire—the historian Hieronymus Wolf introduced the exonyms “Byzantium” and “Byzantine Greeks.” The “Byzantines” themselves had not used that term but called themselves the “Empire of the Romans” (Greek: </w:t>
      </w:r>
      <w:r w:rsidRPr="00656705">
        <w:rPr>
          <w:i/>
          <w:iCs/>
          <w:color w:val="202122"/>
          <w:sz w:val="20"/>
          <w:szCs w:val="20"/>
        </w:rPr>
        <w:t>Basileía tōn Rhōmaíōn</w:t>
      </w:r>
      <w:r w:rsidRPr="00656705">
        <w:rPr>
          <w:color w:val="202122"/>
          <w:sz w:val="20"/>
          <w:szCs w:val="20"/>
        </w:rPr>
        <w:t xml:space="preserve">, </w:t>
      </w:r>
      <w:r w:rsidRPr="00656705">
        <w:rPr>
          <w:i/>
          <w:iCs/>
          <w:color w:val="202122"/>
          <w:sz w:val="20"/>
          <w:szCs w:val="20"/>
        </w:rPr>
        <w:t>Βασιλεία τῶν Ῥωμαίων</w:t>
      </w:r>
      <w:r w:rsidRPr="00656705">
        <w:rPr>
          <w:color w:val="202122"/>
          <w:sz w:val="20"/>
          <w:szCs w:val="20"/>
        </w:rPr>
        <w:t xml:space="preserve">), which </w:t>
      </w:r>
      <w:r w:rsidRPr="00656705">
        <w:rPr>
          <w:rStyle w:val="apple-converted-space"/>
          <w:rFonts w:eastAsiaTheme="majorEastAsia"/>
          <w:color w:val="131313"/>
          <w:sz w:val="20"/>
          <w:szCs w:val="20"/>
          <w:shd w:val="clear" w:color="auto" w:fill="FFFFFF"/>
        </w:rPr>
        <w:t xml:space="preserve">in the Middle Ages, the Pope and Latin Christians had referred to simply as </w:t>
      </w:r>
      <w:r w:rsidRPr="00656705">
        <w:rPr>
          <w:rStyle w:val="apple-converted-space"/>
          <w:rFonts w:eastAsiaTheme="majorEastAsia"/>
          <w:i/>
          <w:iCs/>
          <w:color w:val="131313"/>
          <w:sz w:val="20"/>
          <w:szCs w:val="20"/>
          <w:shd w:val="clear" w:color="auto" w:fill="FFFFFF"/>
        </w:rPr>
        <w:t>R</w:t>
      </w:r>
      <w:r w:rsidRPr="00656705">
        <w:rPr>
          <w:i/>
          <w:iCs/>
          <w:color w:val="000000" w:themeColor="text1"/>
          <w:sz w:val="20"/>
          <w:szCs w:val="20"/>
        </w:rPr>
        <w:t>ō</w:t>
      </w:r>
      <w:r w:rsidRPr="00656705">
        <w:rPr>
          <w:rStyle w:val="apple-converted-space"/>
          <w:rFonts w:eastAsiaTheme="majorEastAsia"/>
          <w:i/>
          <w:iCs/>
          <w:color w:val="131313"/>
          <w:sz w:val="20"/>
          <w:szCs w:val="20"/>
          <w:shd w:val="clear" w:color="auto" w:fill="FFFFFF"/>
        </w:rPr>
        <w:t>m</w:t>
      </w:r>
      <w:r w:rsidRPr="00656705">
        <w:rPr>
          <w:i/>
          <w:iCs/>
          <w:sz w:val="20"/>
          <w:szCs w:val="20"/>
        </w:rPr>
        <w:t>ā</w:t>
      </w:r>
      <w:r w:rsidRPr="00656705">
        <w:rPr>
          <w:rStyle w:val="apple-converted-space"/>
          <w:rFonts w:eastAsiaTheme="majorEastAsia"/>
          <w:i/>
          <w:iCs/>
          <w:color w:val="131313"/>
          <w:sz w:val="20"/>
          <w:szCs w:val="20"/>
          <w:shd w:val="clear" w:color="auto" w:fill="FFFFFF"/>
        </w:rPr>
        <w:t>nia</w:t>
      </w:r>
      <w:r w:rsidRPr="00656705">
        <w:rPr>
          <w:rStyle w:val="apple-converted-space"/>
          <w:rFonts w:eastAsiaTheme="majorEastAsia"/>
          <w:color w:val="131313"/>
          <w:sz w:val="20"/>
          <w:szCs w:val="20"/>
          <w:shd w:val="clear" w:color="auto" w:fill="FFFFFF"/>
        </w:rPr>
        <w:t xml:space="preserve">, a clear derivative of Rome. As we will see in what follows, the paradigm of “Byzantium” and the “Byzantines” fundamentally alters our perspective of New Rome and its Civilization, especially its long predominance over the Latin-speaking Catholic West. At the same time, the expression also obscures the fact that the Ottoman conquest of Constantinople—as the Ottomans themselves perfectly understood—meant that they had become the rightful heirs of the Roman Republic, Empire, and New Roman Orthodoxy. Thus, it minimizes the crucial importance of the Ottoman Empire in our understanding of Late Medieval, Early Modern, and Modern Western history. As for the </w:t>
      </w:r>
      <w:r w:rsidRPr="00656705">
        <w:rPr>
          <w:color w:val="4D5156"/>
          <w:sz w:val="20"/>
          <w:szCs w:val="20"/>
          <w:shd w:val="clear" w:color="auto" w:fill="FFFFFF"/>
        </w:rPr>
        <w:t xml:space="preserve">so-called “Byzantines,” their endonym by which they consistently referred to themselves was “Romans” (Greek: </w:t>
      </w:r>
      <w:r w:rsidRPr="00656705">
        <w:rPr>
          <w:i/>
          <w:iCs/>
          <w:color w:val="202124"/>
          <w:sz w:val="20"/>
          <w:szCs w:val="20"/>
          <w:shd w:val="clear" w:color="auto" w:fill="FFFFFF"/>
        </w:rPr>
        <w:t>Rhōmaîoi</w:t>
      </w:r>
      <w:r w:rsidRPr="00656705">
        <w:rPr>
          <w:color w:val="202124"/>
          <w:sz w:val="20"/>
          <w:szCs w:val="20"/>
          <w:shd w:val="clear" w:color="auto" w:fill="FFFFFF"/>
        </w:rPr>
        <w:t xml:space="preserve">, </w:t>
      </w:r>
      <w:r w:rsidRPr="00656705">
        <w:rPr>
          <w:i/>
          <w:iCs/>
          <w:color w:val="202124"/>
          <w:sz w:val="20"/>
          <w:szCs w:val="20"/>
          <w:shd w:val="clear" w:color="auto" w:fill="FFFFFF"/>
        </w:rPr>
        <w:t>Ῥωμαῖοι</w:t>
      </w:r>
      <w:r w:rsidRPr="00656705">
        <w:rPr>
          <w:color w:val="202124"/>
          <w:sz w:val="20"/>
          <w:szCs w:val="20"/>
          <w:shd w:val="clear" w:color="auto" w:fill="FFFFFF"/>
        </w:rPr>
        <w:t xml:space="preserve">; Latin: </w:t>
      </w:r>
      <w:r w:rsidRPr="00656705">
        <w:rPr>
          <w:i/>
          <w:iCs/>
          <w:color w:val="202124"/>
          <w:sz w:val="20"/>
          <w:szCs w:val="20"/>
          <w:shd w:val="clear" w:color="auto" w:fill="FFFFFF"/>
        </w:rPr>
        <w:t>Rōmānus</w:t>
      </w:r>
      <w:r w:rsidRPr="00656705">
        <w:rPr>
          <w:color w:val="202124"/>
          <w:sz w:val="20"/>
          <w:szCs w:val="20"/>
          <w:shd w:val="clear" w:color="auto" w:fill="FFFFFF"/>
        </w:rPr>
        <w:t xml:space="preserve">, pl. </w:t>
      </w:r>
      <w:r w:rsidRPr="00656705">
        <w:rPr>
          <w:i/>
          <w:iCs/>
          <w:color w:val="000000"/>
          <w:sz w:val="20"/>
          <w:szCs w:val="20"/>
        </w:rPr>
        <w:t>Rōmānī</w:t>
      </w:r>
      <w:r w:rsidRPr="00656705">
        <w:rPr>
          <w:color w:val="202124"/>
          <w:sz w:val="20"/>
          <w:szCs w:val="20"/>
          <w:shd w:val="clear" w:color="auto" w:fill="FFFFFF"/>
        </w:rPr>
        <w:t>), meaning “citizens of the Roman</w:t>
      </w:r>
      <w:r w:rsidRPr="00656705">
        <w:rPr>
          <w:color w:val="4D5156"/>
          <w:sz w:val="20"/>
          <w:szCs w:val="20"/>
          <w:shd w:val="clear" w:color="auto" w:fill="FFFFFF"/>
        </w:rPr>
        <w:t xml:space="preserve"> Empire. </w:t>
      </w:r>
      <w:r w:rsidRPr="00656705">
        <w:rPr>
          <w:color w:val="202124"/>
          <w:sz w:val="20"/>
          <w:szCs w:val="20"/>
          <w:shd w:val="clear" w:color="auto" w:fill="FFFFFF"/>
        </w:rPr>
        <w:t>After the empire’s conversion to Christianity in the early fourth century CE,</w:t>
      </w:r>
      <w:r w:rsidRPr="00656705">
        <w:rPr>
          <w:color w:val="4D5156"/>
          <w:sz w:val="20"/>
          <w:szCs w:val="20"/>
          <w:shd w:val="clear" w:color="auto" w:fill="FFFFFF"/>
        </w:rPr>
        <w:t xml:space="preserve"> the Greek </w:t>
      </w:r>
      <w:r w:rsidRPr="00656705">
        <w:rPr>
          <w:i/>
          <w:iCs/>
          <w:color w:val="202124"/>
          <w:sz w:val="20"/>
          <w:szCs w:val="20"/>
          <w:shd w:val="clear" w:color="auto" w:fill="FFFFFF"/>
        </w:rPr>
        <w:t>Rhōmaîoi</w:t>
      </w:r>
      <w:r w:rsidRPr="00656705">
        <w:rPr>
          <w:color w:val="202124"/>
          <w:sz w:val="20"/>
          <w:szCs w:val="20"/>
          <w:shd w:val="clear" w:color="auto" w:fill="FFFFFF"/>
        </w:rPr>
        <w:t xml:space="preserve">, </w:t>
      </w:r>
      <w:r w:rsidRPr="00656705">
        <w:rPr>
          <w:i/>
          <w:iCs/>
          <w:color w:val="202124"/>
          <w:sz w:val="20"/>
          <w:szCs w:val="20"/>
          <w:shd w:val="clear" w:color="auto" w:fill="FFFFFF"/>
        </w:rPr>
        <w:t>Ῥωμαῖοι</w:t>
      </w:r>
      <w:r w:rsidRPr="00656705">
        <w:rPr>
          <w:color w:val="202124"/>
          <w:sz w:val="20"/>
          <w:szCs w:val="20"/>
          <w:shd w:val="clear" w:color="auto" w:fill="FFFFFF"/>
        </w:rPr>
        <w:t xml:space="preserve"> became synonymous with Christian Greeks, as opposed to the early Pagan Romans. The singular word </w:t>
      </w:r>
      <w:r w:rsidRPr="00656705">
        <w:rPr>
          <w:rStyle w:val="Strong"/>
          <w:i/>
          <w:iCs/>
          <w:color w:val="333333"/>
          <w:sz w:val="20"/>
          <w:szCs w:val="20"/>
        </w:rPr>
        <w:t>Rh</w:t>
      </w:r>
      <w:r w:rsidRPr="00656705">
        <w:rPr>
          <w:i/>
          <w:iCs/>
          <w:color w:val="202124"/>
          <w:sz w:val="20"/>
          <w:szCs w:val="20"/>
          <w:shd w:val="clear" w:color="auto" w:fill="FFFFFF"/>
        </w:rPr>
        <w:t>ō</w:t>
      </w:r>
      <w:r w:rsidRPr="00656705">
        <w:rPr>
          <w:rStyle w:val="Strong"/>
          <w:i/>
          <w:iCs/>
          <w:color w:val="333333"/>
          <w:sz w:val="20"/>
          <w:szCs w:val="20"/>
        </w:rPr>
        <w:t>ma</w:t>
      </w:r>
      <w:r w:rsidRPr="00656705">
        <w:rPr>
          <w:i/>
          <w:iCs/>
          <w:color w:val="202124"/>
          <w:sz w:val="20"/>
          <w:szCs w:val="20"/>
          <w:shd w:val="clear" w:color="auto" w:fill="FFFFFF"/>
        </w:rPr>
        <w:t>î</w:t>
      </w:r>
      <w:r w:rsidRPr="00656705">
        <w:rPr>
          <w:rStyle w:val="Strong"/>
          <w:i/>
          <w:iCs/>
          <w:color w:val="333333"/>
          <w:sz w:val="20"/>
          <w:szCs w:val="20"/>
        </w:rPr>
        <w:t>os, Ῥωμαῖος</w:t>
      </w:r>
      <w:r w:rsidRPr="00656705">
        <w:rPr>
          <w:rStyle w:val="Strong"/>
          <w:color w:val="333333"/>
          <w:sz w:val="20"/>
          <w:szCs w:val="20"/>
        </w:rPr>
        <w:t xml:space="preserve"> (Roman) and its plural</w:t>
      </w:r>
      <w:r w:rsidRPr="00656705">
        <w:rPr>
          <w:b/>
          <w:bCs/>
          <w:color w:val="333333"/>
          <w:sz w:val="20"/>
          <w:szCs w:val="20"/>
        </w:rPr>
        <w:t xml:space="preserve"> </w:t>
      </w:r>
      <w:r w:rsidRPr="00656705">
        <w:rPr>
          <w:i/>
          <w:iCs/>
          <w:color w:val="202124"/>
          <w:sz w:val="20"/>
          <w:szCs w:val="20"/>
          <w:shd w:val="clear" w:color="auto" w:fill="FFFFFF"/>
        </w:rPr>
        <w:t>Rhōmaîoi</w:t>
      </w:r>
      <w:r w:rsidRPr="00656705">
        <w:rPr>
          <w:color w:val="202124"/>
          <w:sz w:val="20"/>
          <w:szCs w:val="20"/>
          <w:shd w:val="clear" w:color="auto" w:fill="FFFFFF"/>
        </w:rPr>
        <w:t xml:space="preserve">, </w:t>
      </w:r>
      <w:r w:rsidRPr="00656705">
        <w:rPr>
          <w:i/>
          <w:iCs/>
          <w:color w:val="202124"/>
          <w:sz w:val="20"/>
          <w:szCs w:val="20"/>
          <w:shd w:val="clear" w:color="auto" w:fill="FFFFFF"/>
        </w:rPr>
        <w:t>Ῥωμαῖοι</w:t>
      </w:r>
      <w:r w:rsidRPr="00656705">
        <w:rPr>
          <w:color w:val="202124"/>
          <w:sz w:val="20"/>
          <w:szCs w:val="20"/>
          <w:shd w:val="clear" w:color="auto" w:fill="FFFFFF"/>
        </w:rPr>
        <w:t xml:space="preserve"> may be rendered in English as “Romaean” and its plural “Romaeans”—as I sometimes to do in this book, but the words are little used, rarely understood, and virtually obsolete—especially as applied to the Eastern Roman or Byzantine Empires. “Byzantium,” “Byzantine,” “Byzantine Greeks,” and similar uses are exonyms—that is,</w:t>
      </w:r>
      <w:r w:rsidRPr="00656705">
        <w:rPr>
          <w:rStyle w:val="Heading1Char"/>
          <w:rFonts w:ascii="Times New Roman" w:hAnsi="Times New Roman" w:cs="Times New Roman"/>
          <w:color w:val="000000"/>
          <w:sz w:val="20"/>
          <w:szCs w:val="20"/>
        </w:rPr>
        <w:t xml:space="preserve"> </w:t>
      </w:r>
      <w:r w:rsidRPr="00656705">
        <w:rPr>
          <w:rStyle w:val="df"/>
          <w:color w:val="000000"/>
          <w:sz w:val="20"/>
          <w:szCs w:val="20"/>
        </w:rPr>
        <w:t>a</w:t>
      </w:r>
      <w:r w:rsidRPr="00656705">
        <w:rPr>
          <w:rStyle w:val="apple-converted-space"/>
          <w:color w:val="000000"/>
          <w:sz w:val="20"/>
          <w:szCs w:val="20"/>
        </w:rPr>
        <w:t> </w:t>
      </w:r>
      <w:r w:rsidRPr="00656705">
        <w:rPr>
          <w:rStyle w:val="df"/>
          <w:color w:val="000000"/>
          <w:sz w:val="20"/>
          <w:szCs w:val="20"/>
        </w:rPr>
        <w:t>name for</w:t>
      </w:r>
      <w:r w:rsidRPr="00656705">
        <w:rPr>
          <w:rStyle w:val="apple-converted-space"/>
          <w:color w:val="000000"/>
          <w:sz w:val="20"/>
          <w:szCs w:val="20"/>
        </w:rPr>
        <w:t> </w:t>
      </w:r>
      <w:r w:rsidRPr="00656705">
        <w:rPr>
          <w:rStyle w:val="df"/>
          <w:color w:val="000000"/>
          <w:sz w:val="20"/>
          <w:szCs w:val="20"/>
        </w:rPr>
        <w:t>a</w:t>
      </w:r>
      <w:r w:rsidRPr="00656705">
        <w:rPr>
          <w:rStyle w:val="apple-converted-space"/>
          <w:color w:val="000000"/>
          <w:sz w:val="20"/>
          <w:szCs w:val="20"/>
        </w:rPr>
        <w:t> </w:t>
      </w:r>
      <w:r w:rsidRPr="00656705">
        <w:rPr>
          <w:rStyle w:val="df"/>
          <w:color w:val="000000"/>
          <w:sz w:val="20"/>
          <w:szCs w:val="20"/>
        </w:rPr>
        <w:t>place</w:t>
      </w:r>
      <w:r w:rsidRPr="00656705">
        <w:rPr>
          <w:rStyle w:val="apple-converted-space"/>
          <w:color w:val="000000"/>
          <w:sz w:val="20"/>
          <w:szCs w:val="20"/>
        </w:rPr>
        <w:t> </w:t>
      </w:r>
      <w:r w:rsidRPr="00656705">
        <w:rPr>
          <w:rStyle w:val="df"/>
          <w:color w:val="000000"/>
          <w:sz w:val="20"/>
          <w:szCs w:val="20"/>
        </w:rPr>
        <w:t>or group of people that is only used by others who are outside that place or group</w:t>
      </w:r>
      <w:r w:rsidRPr="00656705">
        <w:rPr>
          <w:rStyle w:val="gp"/>
          <w:color w:val="000000"/>
          <w:sz w:val="20"/>
          <w:szCs w:val="20"/>
        </w:rPr>
        <w:t>.</w:t>
      </w:r>
      <w:r w:rsidRPr="00656705">
        <w:rPr>
          <w:rStyle w:val="apple-converted-space"/>
          <w:color w:val="000000"/>
          <w:sz w:val="20"/>
          <w:szCs w:val="20"/>
        </w:rPr>
        <w:t> </w:t>
      </w:r>
      <w:r w:rsidRPr="00656705">
        <w:rPr>
          <w:rStyle w:val="xrg"/>
          <w:color w:val="000000"/>
          <w:sz w:val="20"/>
          <w:szCs w:val="20"/>
        </w:rPr>
        <w:t>Its opposite is endonym—</w:t>
      </w:r>
      <w:r w:rsidRPr="00656705">
        <w:rPr>
          <w:color w:val="000000"/>
          <w:sz w:val="20"/>
          <w:szCs w:val="20"/>
        </w:rPr>
        <w:t>a</w:t>
      </w:r>
      <w:r w:rsidRPr="00656705">
        <w:rPr>
          <w:rStyle w:val="apple-converted-space"/>
          <w:color w:val="000000"/>
          <w:sz w:val="20"/>
          <w:szCs w:val="20"/>
        </w:rPr>
        <w:t> </w:t>
      </w:r>
      <w:r w:rsidRPr="00656705">
        <w:rPr>
          <w:color w:val="000000"/>
          <w:sz w:val="20"/>
          <w:szCs w:val="20"/>
        </w:rPr>
        <w:t>name for</w:t>
      </w:r>
      <w:r w:rsidRPr="00656705">
        <w:rPr>
          <w:rStyle w:val="apple-converted-space"/>
          <w:color w:val="000000"/>
          <w:sz w:val="20"/>
          <w:szCs w:val="20"/>
        </w:rPr>
        <w:t> </w:t>
      </w:r>
      <w:r w:rsidRPr="00656705">
        <w:rPr>
          <w:color w:val="000000"/>
          <w:sz w:val="20"/>
          <w:szCs w:val="20"/>
        </w:rPr>
        <w:t>a place or</w:t>
      </w:r>
      <w:r w:rsidRPr="00656705">
        <w:rPr>
          <w:rStyle w:val="apple-converted-space"/>
          <w:color w:val="000000"/>
          <w:sz w:val="20"/>
          <w:szCs w:val="20"/>
        </w:rPr>
        <w:t> </w:t>
      </w:r>
      <w:r w:rsidRPr="00656705">
        <w:rPr>
          <w:color w:val="000000"/>
          <w:sz w:val="20"/>
          <w:szCs w:val="20"/>
        </w:rPr>
        <w:t>group</w:t>
      </w:r>
      <w:r w:rsidRPr="00656705">
        <w:rPr>
          <w:rStyle w:val="apple-converted-space"/>
          <w:color w:val="000000"/>
          <w:sz w:val="20"/>
          <w:szCs w:val="20"/>
        </w:rPr>
        <w:t> </w:t>
      </w:r>
      <w:r w:rsidRPr="00656705">
        <w:rPr>
          <w:color w:val="000000"/>
          <w:sz w:val="20"/>
          <w:szCs w:val="20"/>
        </w:rPr>
        <w:t>of</w:t>
      </w:r>
      <w:r w:rsidRPr="00656705">
        <w:rPr>
          <w:rStyle w:val="apple-converted-space"/>
          <w:color w:val="000000"/>
          <w:sz w:val="20"/>
          <w:szCs w:val="20"/>
        </w:rPr>
        <w:t> </w:t>
      </w:r>
      <w:r w:rsidRPr="00656705">
        <w:rPr>
          <w:color w:val="000000"/>
          <w:sz w:val="20"/>
          <w:szCs w:val="20"/>
        </w:rPr>
        <w:t>people that is used internally in that place or by that people as their own self-designation</w:t>
      </w:r>
      <w:r w:rsidRPr="00656705">
        <w:rPr>
          <w:rStyle w:val="gp"/>
          <w:color w:val="000000"/>
          <w:sz w:val="20"/>
          <w:szCs w:val="20"/>
        </w:rPr>
        <w:t>. Thus, for example, “Japan” is an exonym, while its endonym is “Nippon,” meaning “Land of the Rising Sun.” In North America, “Navajo” is an exonym for the First Nation that calls itself by the endonym</w:t>
      </w:r>
      <w:r w:rsidRPr="00656705">
        <w:rPr>
          <w:color w:val="000000"/>
          <w:sz w:val="20"/>
          <w:szCs w:val="20"/>
        </w:rPr>
        <w:t xml:space="preserve"> “Diné” or “Dineh,” which means person or human being.</w:t>
      </w:r>
      <w:r w:rsidRPr="00656705">
        <w:rPr>
          <w:rStyle w:val="apple-converted-space"/>
          <w:color w:val="000000"/>
          <w:sz w:val="20"/>
          <w:szCs w:val="20"/>
        </w:rPr>
        <w:t> </w:t>
      </w:r>
      <w:r w:rsidRPr="00656705">
        <w:rPr>
          <w:color w:val="000000" w:themeColor="text1"/>
          <w:sz w:val="20"/>
          <w:szCs w:val="20"/>
          <w:shd w:val="clear" w:color="auto" w:fill="FFFFFF"/>
        </w:rPr>
        <w:t>The term "Byzantine Greeks" is an exonym applied by later historians like Hieronymus Wolf; "Byzantine" citizens continued to call themselves</w:t>
      </w:r>
      <w:r w:rsidRPr="00656705">
        <w:rPr>
          <w:rStyle w:val="apple-converted-space"/>
          <w:sz w:val="20"/>
          <w:szCs w:val="20"/>
          <w:shd w:val="clear" w:color="auto" w:fill="FFFFFF"/>
        </w:rPr>
        <w:t> </w:t>
      </w:r>
      <w:r w:rsidRPr="00656705">
        <w:rPr>
          <w:color w:val="000000" w:themeColor="text1"/>
          <w:sz w:val="20"/>
          <w:szCs w:val="20"/>
        </w:rPr>
        <w:t>Romaioi (Romans)</w:t>
      </w:r>
      <w:r w:rsidRPr="00656705">
        <w:rPr>
          <w:rStyle w:val="apple-converted-space"/>
          <w:sz w:val="20"/>
          <w:szCs w:val="20"/>
          <w:shd w:val="clear" w:color="auto" w:fill="FFFFFF"/>
        </w:rPr>
        <w:t> </w:t>
      </w:r>
      <w:r w:rsidRPr="00656705">
        <w:rPr>
          <w:color w:val="000000" w:themeColor="text1"/>
          <w:sz w:val="20"/>
          <w:szCs w:val="20"/>
          <w:shd w:val="clear" w:color="auto" w:fill="FFFFFF"/>
        </w:rPr>
        <w:t>in their language.</w:t>
      </w:r>
      <w:r w:rsidRPr="00656705">
        <w:rPr>
          <w:color w:val="000000" w:themeColor="text1"/>
          <w:sz w:val="20"/>
          <w:szCs w:val="20"/>
        </w:rPr>
        <w:t xml:space="preserve"> We might do well to call Byzantium “the New Rome” and the Byzantines “the New Romans,” as they themse</w:t>
      </w:r>
      <w:r w:rsidRPr="00656705">
        <w:rPr>
          <w:sz w:val="20"/>
          <w:szCs w:val="20"/>
        </w:rPr>
        <w:t>lvesdid. This, I believe, is a proper shift worthy of Occidentalism and it compensates for the less than laudable paradigms of Western historians who could not easily imagine “the New Eastern Rome” in conjunction with the “Old Western Rome,” which fell, just as it is not easy for them to see Istanbul and the Ottoman Empire as veritable and legitimate successors of the Old and New Romes together. We could also call it the Eastern Roman Empire without making distinctions.</w:t>
      </w:r>
    </w:p>
  </w:footnote>
  <w:footnote w:id="41">
    <w:p w14:paraId="78710D86"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color w:val="4D5156"/>
          <w:sz w:val="20"/>
          <w:szCs w:val="20"/>
          <w:shd w:val="clear" w:color="auto" w:fill="FFFFFF"/>
        </w:rPr>
        <w:t xml:space="preserve">The Byzantines called themselves “Romans” (Greek: </w:t>
      </w:r>
      <w:r w:rsidRPr="00656705">
        <w:rPr>
          <w:rFonts w:ascii="Times New Roman" w:hAnsi="Times New Roman" w:cs="Times New Roman"/>
          <w:i/>
          <w:iCs/>
          <w:color w:val="202124"/>
          <w:sz w:val="20"/>
          <w:szCs w:val="20"/>
          <w:shd w:val="clear" w:color="auto" w:fill="FFFFFF"/>
        </w:rPr>
        <w:t>Rhōmaîoi</w:t>
      </w:r>
      <w:r w:rsidRPr="00656705">
        <w:rPr>
          <w:rFonts w:ascii="Times New Roman" w:hAnsi="Times New Roman" w:cs="Times New Roman"/>
          <w:color w:val="202124"/>
          <w:sz w:val="20"/>
          <w:szCs w:val="20"/>
          <w:shd w:val="clear" w:color="auto" w:fill="FFFFFF"/>
        </w:rPr>
        <w:t xml:space="preserve">, </w:t>
      </w:r>
      <w:r w:rsidRPr="00656705">
        <w:rPr>
          <w:rFonts w:ascii="Times New Roman" w:hAnsi="Times New Roman" w:cs="Times New Roman"/>
          <w:i/>
          <w:iCs/>
          <w:color w:val="202124"/>
          <w:sz w:val="20"/>
          <w:szCs w:val="20"/>
          <w:shd w:val="clear" w:color="auto" w:fill="FFFFFF"/>
        </w:rPr>
        <w:t>Ῥωμαῖοι</w:t>
      </w:r>
      <w:r w:rsidRPr="00656705">
        <w:rPr>
          <w:rFonts w:ascii="Times New Roman" w:hAnsi="Times New Roman" w:cs="Times New Roman"/>
          <w:color w:val="202124"/>
          <w:sz w:val="20"/>
          <w:szCs w:val="20"/>
          <w:shd w:val="clear" w:color="auto" w:fill="FFFFFF"/>
        </w:rPr>
        <w:t xml:space="preserve">; Latin: Rōmānus, pl. </w:t>
      </w:r>
      <w:r w:rsidRPr="00656705">
        <w:rPr>
          <w:rFonts w:ascii="Times New Roman" w:hAnsi="Times New Roman" w:cs="Times New Roman"/>
          <w:color w:val="000000"/>
          <w:sz w:val="20"/>
          <w:szCs w:val="20"/>
        </w:rPr>
        <w:t>Rōmānī</w:t>
      </w:r>
      <w:r w:rsidRPr="00656705">
        <w:rPr>
          <w:rFonts w:ascii="Times New Roman" w:hAnsi="Times New Roman" w:cs="Times New Roman"/>
          <w:color w:val="202124"/>
          <w:sz w:val="20"/>
          <w:szCs w:val="20"/>
          <w:shd w:val="clear" w:color="auto" w:fill="FFFFFF"/>
        </w:rPr>
        <w:t>), meaning “citizens of the Roman</w:t>
      </w:r>
      <w:r w:rsidRPr="00656705">
        <w:rPr>
          <w:rFonts w:ascii="Times New Roman" w:hAnsi="Times New Roman" w:cs="Times New Roman"/>
          <w:color w:val="4D5156"/>
          <w:sz w:val="20"/>
          <w:szCs w:val="20"/>
          <w:shd w:val="clear" w:color="auto" w:fill="FFFFFF"/>
        </w:rPr>
        <w:t xml:space="preserve"> Empire, and in Greek </w:t>
      </w:r>
      <w:r w:rsidRPr="00656705">
        <w:rPr>
          <w:rFonts w:ascii="Times New Roman" w:hAnsi="Times New Roman" w:cs="Times New Roman"/>
          <w:i/>
          <w:iCs/>
          <w:color w:val="202124"/>
          <w:sz w:val="20"/>
          <w:szCs w:val="20"/>
          <w:shd w:val="clear" w:color="auto" w:fill="FFFFFF"/>
        </w:rPr>
        <w:t>Rhōmaîoi</w:t>
      </w:r>
      <w:r w:rsidRPr="00656705">
        <w:rPr>
          <w:rFonts w:ascii="Times New Roman" w:hAnsi="Times New Roman" w:cs="Times New Roman"/>
          <w:color w:val="202124"/>
          <w:sz w:val="20"/>
          <w:szCs w:val="20"/>
          <w:shd w:val="clear" w:color="auto" w:fill="FFFFFF"/>
        </w:rPr>
        <w:t xml:space="preserve">—after the empire’s conversion to Christianity—became synonymous with Christian Greeks, as opposed to the early Pagan Romans. The singular word </w:t>
      </w:r>
      <w:r w:rsidRPr="00656705">
        <w:rPr>
          <w:rStyle w:val="Strong"/>
          <w:rFonts w:ascii="Times New Roman" w:hAnsi="Times New Roman" w:cs="Times New Roman"/>
          <w:i/>
          <w:iCs/>
          <w:color w:val="333333"/>
          <w:sz w:val="20"/>
          <w:szCs w:val="20"/>
        </w:rPr>
        <w:t>Rh</w:t>
      </w:r>
      <w:r w:rsidRPr="00656705">
        <w:rPr>
          <w:rFonts w:ascii="Times New Roman" w:hAnsi="Times New Roman" w:cs="Times New Roman"/>
          <w:i/>
          <w:iCs/>
          <w:color w:val="202124"/>
          <w:sz w:val="20"/>
          <w:szCs w:val="20"/>
          <w:shd w:val="clear" w:color="auto" w:fill="FFFFFF"/>
        </w:rPr>
        <w:t>ō</w:t>
      </w:r>
      <w:r w:rsidRPr="00656705">
        <w:rPr>
          <w:rStyle w:val="Strong"/>
          <w:rFonts w:ascii="Times New Roman" w:hAnsi="Times New Roman" w:cs="Times New Roman"/>
          <w:i/>
          <w:iCs/>
          <w:color w:val="333333"/>
          <w:sz w:val="20"/>
          <w:szCs w:val="20"/>
        </w:rPr>
        <w:t>ma</w:t>
      </w:r>
      <w:r w:rsidRPr="00656705">
        <w:rPr>
          <w:rFonts w:ascii="Times New Roman" w:hAnsi="Times New Roman" w:cs="Times New Roman"/>
          <w:i/>
          <w:iCs/>
          <w:color w:val="202124"/>
          <w:sz w:val="20"/>
          <w:szCs w:val="20"/>
          <w:shd w:val="clear" w:color="auto" w:fill="FFFFFF"/>
        </w:rPr>
        <w:t>î</w:t>
      </w:r>
      <w:r w:rsidRPr="00656705">
        <w:rPr>
          <w:rStyle w:val="Strong"/>
          <w:rFonts w:ascii="Times New Roman" w:hAnsi="Times New Roman" w:cs="Times New Roman"/>
          <w:i/>
          <w:iCs/>
          <w:color w:val="333333"/>
          <w:sz w:val="20"/>
          <w:szCs w:val="20"/>
        </w:rPr>
        <w:t>os, Ῥωμαῖος</w:t>
      </w:r>
      <w:r w:rsidRPr="00656705">
        <w:rPr>
          <w:rStyle w:val="Strong"/>
          <w:rFonts w:ascii="Times New Roman" w:hAnsi="Times New Roman" w:cs="Times New Roman"/>
          <w:color w:val="333333"/>
          <w:sz w:val="20"/>
          <w:szCs w:val="20"/>
        </w:rPr>
        <w:t xml:space="preserve"> (Roman) and its plural</w:t>
      </w:r>
      <w:r w:rsidRPr="00656705">
        <w:rPr>
          <w:rFonts w:ascii="Times New Roman" w:hAnsi="Times New Roman" w:cs="Times New Roman"/>
          <w:b/>
          <w:bCs/>
          <w:color w:val="333333"/>
          <w:sz w:val="20"/>
          <w:szCs w:val="20"/>
        </w:rPr>
        <w:t xml:space="preserve"> </w:t>
      </w:r>
      <w:r w:rsidRPr="00656705">
        <w:rPr>
          <w:rFonts w:ascii="Times New Roman" w:hAnsi="Times New Roman" w:cs="Times New Roman"/>
          <w:i/>
          <w:iCs/>
          <w:color w:val="202124"/>
          <w:sz w:val="20"/>
          <w:szCs w:val="20"/>
          <w:shd w:val="clear" w:color="auto" w:fill="FFFFFF"/>
        </w:rPr>
        <w:t>Rhōmaîoi</w:t>
      </w:r>
      <w:r w:rsidRPr="00656705">
        <w:rPr>
          <w:rFonts w:ascii="Times New Roman" w:hAnsi="Times New Roman" w:cs="Times New Roman"/>
          <w:color w:val="202124"/>
          <w:sz w:val="20"/>
          <w:szCs w:val="20"/>
          <w:shd w:val="clear" w:color="auto" w:fill="FFFFFF"/>
        </w:rPr>
        <w:t xml:space="preserve">, </w:t>
      </w:r>
      <w:r w:rsidRPr="00656705">
        <w:rPr>
          <w:rFonts w:ascii="Times New Roman" w:hAnsi="Times New Roman" w:cs="Times New Roman"/>
          <w:i/>
          <w:iCs/>
          <w:color w:val="202124"/>
          <w:sz w:val="20"/>
          <w:szCs w:val="20"/>
          <w:shd w:val="clear" w:color="auto" w:fill="FFFFFF"/>
        </w:rPr>
        <w:t>Ῥωμαῖοι</w:t>
      </w:r>
      <w:r w:rsidRPr="00656705">
        <w:rPr>
          <w:rFonts w:ascii="Times New Roman" w:hAnsi="Times New Roman" w:cs="Times New Roman"/>
          <w:color w:val="202124"/>
          <w:sz w:val="20"/>
          <w:szCs w:val="20"/>
          <w:shd w:val="clear" w:color="auto" w:fill="FFFFFF"/>
        </w:rPr>
        <w:t xml:space="preserve"> may be rendered in English as “Romaean” and its plural “Romaeans”—as I sometimes to do in this book, but the words are little used, rarely understood, and virtually obsolete—especially as applied to the Eastern Roman or Byzantine Empires.“Byzantium,” “Byzantine,” “Byzantine Greeks,” and similar uses are exonyms—that is,</w:t>
      </w:r>
      <w:r w:rsidRPr="00656705">
        <w:rPr>
          <w:rStyle w:val="Heading1Char"/>
          <w:rFonts w:ascii="Times New Roman" w:hAnsi="Times New Roman" w:cs="Times New Roman"/>
          <w:color w:val="000000"/>
          <w:sz w:val="20"/>
          <w:szCs w:val="20"/>
        </w:rPr>
        <w:t xml:space="preserve"> </w:t>
      </w:r>
      <w:r w:rsidRPr="00656705">
        <w:rPr>
          <w:rStyle w:val="df"/>
          <w:rFonts w:ascii="Times New Roman" w:hAnsi="Times New Roman" w:cs="Times New Roman"/>
          <w:color w:val="000000"/>
          <w:sz w:val="20"/>
          <w:szCs w:val="20"/>
        </w:rPr>
        <w:t>a</w:t>
      </w:r>
      <w:r w:rsidRPr="00656705">
        <w:rPr>
          <w:rStyle w:val="apple-converted-space"/>
          <w:rFonts w:ascii="Times New Roman" w:hAnsi="Times New Roman" w:cs="Times New Roman"/>
          <w:color w:val="000000"/>
          <w:sz w:val="20"/>
          <w:szCs w:val="20"/>
        </w:rPr>
        <w:t> </w:t>
      </w:r>
      <w:r w:rsidRPr="00656705">
        <w:rPr>
          <w:rStyle w:val="df"/>
          <w:rFonts w:ascii="Times New Roman" w:hAnsi="Times New Roman" w:cs="Times New Roman"/>
          <w:color w:val="000000"/>
          <w:sz w:val="20"/>
          <w:szCs w:val="20"/>
        </w:rPr>
        <w:t>name for</w:t>
      </w:r>
      <w:r w:rsidRPr="00656705">
        <w:rPr>
          <w:rStyle w:val="apple-converted-space"/>
          <w:rFonts w:ascii="Times New Roman" w:hAnsi="Times New Roman" w:cs="Times New Roman"/>
          <w:color w:val="000000"/>
          <w:sz w:val="20"/>
          <w:szCs w:val="20"/>
        </w:rPr>
        <w:t> </w:t>
      </w:r>
      <w:r w:rsidRPr="00656705">
        <w:rPr>
          <w:rStyle w:val="df"/>
          <w:rFonts w:ascii="Times New Roman" w:hAnsi="Times New Roman" w:cs="Times New Roman"/>
          <w:color w:val="000000"/>
          <w:sz w:val="20"/>
          <w:szCs w:val="20"/>
        </w:rPr>
        <w:t>a</w:t>
      </w:r>
      <w:r w:rsidRPr="00656705">
        <w:rPr>
          <w:rStyle w:val="apple-converted-space"/>
          <w:rFonts w:ascii="Times New Roman" w:hAnsi="Times New Roman" w:cs="Times New Roman"/>
          <w:color w:val="000000"/>
          <w:sz w:val="20"/>
          <w:szCs w:val="20"/>
        </w:rPr>
        <w:t> </w:t>
      </w:r>
      <w:r w:rsidRPr="00656705">
        <w:rPr>
          <w:rStyle w:val="df"/>
          <w:rFonts w:ascii="Times New Roman" w:hAnsi="Times New Roman" w:cs="Times New Roman"/>
          <w:color w:val="000000"/>
          <w:sz w:val="20"/>
          <w:szCs w:val="20"/>
        </w:rPr>
        <w:t>place</w:t>
      </w:r>
      <w:r w:rsidRPr="00656705">
        <w:rPr>
          <w:rStyle w:val="apple-converted-space"/>
          <w:rFonts w:ascii="Times New Roman" w:hAnsi="Times New Roman" w:cs="Times New Roman"/>
          <w:color w:val="000000"/>
          <w:sz w:val="20"/>
          <w:szCs w:val="20"/>
        </w:rPr>
        <w:t> </w:t>
      </w:r>
      <w:r w:rsidRPr="00656705">
        <w:rPr>
          <w:rStyle w:val="df"/>
          <w:rFonts w:ascii="Times New Roman" w:hAnsi="Times New Roman" w:cs="Times New Roman"/>
          <w:color w:val="000000"/>
          <w:sz w:val="20"/>
          <w:szCs w:val="20"/>
        </w:rPr>
        <w:t>or group of people that is only used by others who are outside that place or group</w:t>
      </w:r>
      <w:r w:rsidRPr="00656705">
        <w:rPr>
          <w:rStyle w:val="gp"/>
          <w:rFonts w:ascii="Times New Roman" w:hAnsi="Times New Roman" w:cs="Times New Roman"/>
          <w:color w:val="000000"/>
          <w:sz w:val="20"/>
          <w:szCs w:val="20"/>
        </w:rPr>
        <w:t>.</w:t>
      </w:r>
      <w:r w:rsidRPr="00656705">
        <w:rPr>
          <w:rStyle w:val="apple-converted-space"/>
          <w:rFonts w:ascii="Times New Roman" w:hAnsi="Times New Roman" w:cs="Times New Roman"/>
          <w:color w:val="000000"/>
          <w:sz w:val="20"/>
          <w:szCs w:val="20"/>
        </w:rPr>
        <w:t> </w:t>
      </w:r>
      <w:r w:rsidRPr="00656705">
        <w:rPr>
          <w:rStyle w:val="xrg"/>
          <w:rFonts w:ascii="Times New Roman" w:hAnsi="Times New Roman" w:cs="Times New Roman"/>
          <w:color w:val="000000"/>
          <w:sz w:val="20"/>
          <w:szCs w:val="20"/>
        </w:rPr>
        <w:t>Its opposite is endonym—</w:t>
      </w:r>
      <w:r w:rsidRPr="00656705">
        <w:rPr>
          <w:rFonts w:ascii="Times New Roman" w:hAnsi="Times New Roman" w:cs="Times New Roman"/>
          <w:color w:val="000000"/>
          <w:sz w:val="20"/>
          <w:szCs w:val="20"/>
        </w:rPr>
        <w:t>a</w:t>
      </w:r>
      <w:r w:rsidRPr="00656705">
        <w:rPr>
          <w:rStyle w:val="apple-converted-space"/>
          <w:rFonts w:ascii="Times New Roman" w:hAnsi="Times New Roman" w:cs="Times New Roman"/>
          <w:color w:val="000000"/>
          <w:sz w:val="20"/>
          <w:szCs w:val="20"/>
        </w:rPr>
        <w:t> </w:t>
      </w:r>
      <w:r w:rsidRPr="00656705">
        <w:rPr>
          <w:rFonts w:ascii="Times New Roman" w:hAnsi="Times New Roman" w:cs="Times New Roman"/>
          <w:color w:val="000000"/>
          <w:sz w:val="20"/>
          <w:szCs w:val="20"/>
        </w:rPr>
        <w:t>name for</w:t>
      </w:r>
      <w:r w:rsidRPr="00656705">
        <w:rPr>
          <w:rStyle w:val="apple-converted-space"/>
          <w:rFonts w:ascii="Times New Roman" w:hAnsi="Times New Roman" w:cs="Times New Roman"/>
          <w:color w:val="000000"/>
          <w:sz w:val="20"/>
          <w:szCs w:val="20"/>
        </w:rPr>
        <w:t> </w:t>
      </w:r>
      <w:r w:rsidRPr="00656705">
        <w:rPr>
          <w:rFonts w:ascii="Times New Roman" w:hAnsi="Times New Roman" w:cs="Times New Roman"/>
          <w:color w:val="000000"/>
          <w:sz w:val="20"/>
          <w:szCs w:val="20"/>
        </w:rPr>
        <w:t>a place or</w:t>
      </w:r>
      <w:r w:rsidRPr="00656705">
        <w:rPr>
          <w:rStyle w:val="apple-converted-space"/>
          <w:rFonts w:ascii="Times New Roman" w:hAnsi="Times New Roman" w:cs="Times New Roman"/>
          <w:color w:val="000000"/>
          <w:sz w:val="20"/>
          <w:szCs w:val="20"/>
        </w:rPr>
        <w:t> </w:t>
      </w:r>
      <w:r w:rsidRPr="00656705">
        <w:rPr>
          <w:rFonts w:ascii="Times New Roman" w:hAnsi="Times New Roman" w:cs="Times New Roman"/>
          <w:color w:val="000000"/>
          <w:sz w:val="20"/>
          <w:szCs w:val="20"/>
        </w:rPr>
        <w:t>group</w:t>
      </w:r>
      <w:r w:rsidRPr="00656705">
        <w:rPr>
          <w:rStyle w:val="apple-converted-space"/>
          <w:rFonts w:ascii="Times New Roman" w:hAnsi="Times New Roman" w:cs="Times New Roman"/>
          <w:color w:val="000000"/>
          <w:sz w:val="20"/>
          <w:szCs w:val="20"/>
        </w:rPr>
        <w:t> </w:t>
      </w:r>
      <w:r w:rsidRPr="00656705">
        <w:rPr>
          <w:rFonts w:ascii="Times New Roman" w:hAnsi="Times New Roman" w:cs="Times New Roman"/>
          <w:color w:val="000000"/>
          <w:sz w:val="20"/>
          <w:szCs w:val="20"/>
        </w:rPr>
        <w:t>of</w:t>
      </w:r>
      <w:r w:rsidRPr="00656705">
        <w:rPr>
          <w:rStyle w:val="apple-converted-space"/>
          <w:rFonts w:ascii="Times New Roman" w:hAnsi="Times New Roman" w:cs="Times New Roman"/>
          <w:color w:val="000000"/>
          <w:sz w:val="20"/>
          <w:szCs w:val="20"/>
        </w:rPr>
        <w:t> </w:t>
      </w:r>
      <w:r w:rsidRPr="00656705">
        <w:rPr>
          <w:rFonts w:ascii="Times New Roman" w:hAnsi="Times New Roman" w:cs="Times New Roman"/>
          <w:color w:val="000000"/>
          <w:sz w:val="20"/>
          <w:szCs w:val="20"/>
        </w:rPr>
        <w:t>people that is used internally in that place or by that people as their own self-designation</w:t>
      </w:r>
      <w:r w:rsidRPr="00656705">
        <w:rPr>
          <w:rStyle w:val="gp"/>
          <w:rFonts w:ascii="Times New Roman" w:hAnsi="Times New Roman" w:cs="Times New Roman"/>
          <w:color w:val="000000"/>
          <w:sz w:val="20"/>
          <w:szCs w:val="20"/>
        </w:rPr>
        <w:t>. Thus, for example, “Japan” is an exonym, while its endonym is “Nippon,” meaning “Land of the Rising Sun.” In North America, “Navajo” is an exonym for the First Nation that calls itself by the endonym</w:t>
      </w:r>
      <w:r w:rsidRPr="00656705">
        <w:rPr>
          <w:rFonts w:ascii="Times New Roman" w:hAnsi="Times New Roman" w:cs="Times New Roman"/>
          <w:color w:val="000000"/>
          <w:sz w:val="20"/>
          <w:szCs w:val="20"/>
        </w:rPr>
        <w:t xml:space="preserve"> “Diné” or “Dineh,” which means person or human being.</w:t>
      </w:r>
      <w:r w:rsidRPr="00656705">
        <w:rPr>
          <w:rStyle w:val="apple-converted-space"/>
          <w:rFonts w:ascii="Times New Roman" w:hAnsi="Times New Roman" w:cs="Times New Roman"/>
          <w:color w:val="000000"/>
          <w:sz w:val="20"/>
          <w:szCs w:val="20"/>
        </w:rPr>
        <w:t> </w:t>
      </w:r>
      <w:r w:rsidRPr="00656705">
        <w:rPr>
          <w:rFonts w:ascii="Times New Roman" w:hAnsi="Times New Roman" w:cs="Times New Roman"/>
          <w:color w:val="4D5156"/>
          <w:sz w:val="20"/>
          <w:szCs w:val="20"/>
          <w:shd w:val="clear" w:color="auto" w:fill="FFFFFF"/>
        </w:rPr>
        <w:t>The term "Byzantine Greeks" is an exonym applied by later historians like Hieronymus Wolf; "Byzantine" citizens continued to call themselves</w:t>
      </w:r>
      <w:r w:rsidRPr="00656705">
        <w:rPr>
          <w:rStyle w:val="apple-converted-space"/>
          <w:rFonts w:ascii="Times New Roman" w:hAnsi="Times New Roman" w:cs="Times New Roman"/>
          <w:color w:val="4D5156"/>
          <w:sz w:val="20"/>
          <w:szCs w:val="20"/>
          <w:shd w:val="clear" w:color="auto" w:fill="FFFFFF"/>
        </w:rPr>
        <w:t> </w:t>
      </w:r>
      <w:r w:rsidRPr="00656705">
        <w:rPr>
          <w:rFonts w:ascii="Times New Roman" w:hAnsi="Times New Roman" w:cs="Times New Roman"/>
          <w:color w:val="040C28"/>
          <w:sz w:val="20"/>
          <w:szCs w:val="20"/>
        </w:rPr>
        <w:t>Romaioi (Romans)</w:t>
      </w:r>
      <w:r w:rsidRPr="00656705">
        <w:rPr>
          <w:rStyle w:val="apple-converted-space"/>
          <w:rFonts w:ascii="Times New Roman" w:hAnsi="Times New Roman" w:cs="Times New Roman"/>
          <w:color w:val="4D5156"/>
          <w:sz w:val="20"/>
          <w:szCs w:val="20"/>
          <w:shd w:val="clear" w:color="auto" w:fill="FFFFFF"/>
        </w:rPr>
        <w:t> </w:t>
      </w:r>
      <w:r w:rsidRPr="00656705">
        <w:rPr>
          <w:rFonts w:ascii="Times New Roman" w:hAnsi="Times New Roman" w:cs="Times New Roman"/>
          <w:color w:val="4D5156"/>
          <w:sz w:val="20"/>
          <w:szCs w:val="20"/>
          <w:shd w:val="clear" w:color="auto" w:fill="FFFFFF"/>
        </w:rPr>
        <w:t>in their language.</w:t>
      </w:r>
      <w:r w:rsidRPr="00656705">
        <w:rPr>
          <w:rFonts w:ascii="Times New Roman" w:hAnsi="Times New Roman" w:cs="Times New Roman"/>
          <w:color w:val="333333"/>
          <w:sz w:val="20"/>
          <w:szCs w:val="20"/>
        </w:rPr>
        <w:t xml:space="preserve"> We might do well to </w:t>
      </w:r>
      <w:r w:rsidRPr="00656705">
        <w:rPr>
          <w:rFonts w:ascii="Times New Roman" w:hAnsi="Times New Roman" w:cs="Times New Roman"/>
          <w:sz w:val="20"/>
          <w:szCs w:val="20"/>
        </w:rPr>
        <w:t>call Byzantium “the New Rome” and the Byzantines “the New Romans,” as they themselvesdid. This, I believe, is a proper shift worthy of Occidentalism and it compensates for the less than laudable paradigms of Western historians who could not easily imagine “the New Eastern Rome” in conjunction with the “Old Western Rome,” which fell, just as it is not easy for them to see Istanbul and the Ottoman Empire as veritable and legitimate successors of the Old and New Romes together. We could also call it the Eastern Roman Empire without making distinctions.</w:t>
      </w:r>
    </w:p>
  </w:footnote>
  <w:footnote w:id="42">
    <w:p w14:paraId="2420D8D3"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w:t>
      </w:r>
      <w:r w:rsidRPr="00656705">
        <w:rPr>
          <w:b/>
          <w:bCs/>
          <w:sz w:val="20"/>
          <w:szCs w:val="20"/>
        </w:rPr>
        <w:t>Occidentalism</w:t>
      </w:r>
      <w:r w:rsidRPr="00656705">
        <w:rPr>
          <w:sz w:val="20"/>
          <w:szCs w:val="20"/>
        </w:rPr>
        <w:t xml:space="preserve"> is meant, in one sense, to counterbalance Orientalism, which has a checkered and often negative history in Western thought, although Occidentalism is presented in </w:t>
      </w:r>
      <w:r w:rsidRPr="00656705">
        <w:rPr>
          <w:i/>
          <w:iCs/>
          <w:sz w:val="20"/>
          <w:szCs w:val="20"/>
        </w:rPr>
        <w:t>The First Teaching</w:t>
      </w:r>
      <w:r w:rsidRPr="00656705">
        <w:rPr>
          <w:sz w:val="20"/>
          <w:szCs w:val="20"/>
        </w:rPr>
        <w:t xml:space="preserve"> in a positive light, which seeks to avoid the historical pitfalls of Orientalism. Many Western historians have understood—especially in Modern times and since the post-World War II period—that the West’s historical understanding of itself is highly inadequate and needs to be rehabilitated. Arnold Toynbee (d. 1395/1975) stands out among such Philosophers of history. Among Modern Islamic thinkers, the prominent Iranian </w:t>
      </w:r>
      <w:r w:rsidRPr="00656705">
        <w:rPr>
          <w:color w:val="202122"/>
          <w:sz w:val="20"/>
          <w:szCs w:val="20"/>
          <w:shd w:val="clear" w:color="auto" w:fill="FFFFFF"/>
        </w:rPr>
        <w:t>Philosopher, sociologist, anthropologist, socio-political critic as well as a translator, novelist, and short-story writer</w:t>
      </w:r>
      <w:r w:rsidRPr="00656705">
        <w:rPr>
          <w:sz w:val="20"/>
          <w:szCs w:val="20"/>
        </w:rPr>
        <w:t xml:space="preserve"> Jalāl Āl-e Aḥmad (d. 1388/1969) understood the need to revamp standard understandings of the West. In the process, he coined the term </w:t>
      </w:r>
      <w:r w:rsidRPr="00656705">
        <w:rPr>
          <w:i/>
          <w:iCs/>
          <w:sz w:val="20"/>
          <w:szCs w:val="20"/>
        </w:rPr>
        <w:t>Occidentosis</w:t>
      </w:r>
      <w:r w:rsidRPr="00656705">
        <w:rPr>
          <w:sz w:val="20"/>
          <w:szCs w:val="20"/>
        </w:rPr>
        <w:t xml:space="preserve">, from which the neologism “Occidentalism” has been taken. </w:t>
      </w:r>
      <w:r w:rsidRPr="00656705">
        <w:rPr>
          <w:color w:val="202122"/>
          <w:sz w:val="20"/>
          <w:szCs w:val="20"/>
          <w:shd w:val="clear" w:color="auto" w:fill="FFFFFF"/>
        </w:rPr>
        <w:t xml:space="preserve">In addition to </w:t>
      </w:r>
      <w:r w:rsidRPr="00656705">
        <w:rPr>
          <w:i/>
          <w:iCs/>
          <w:color w:val="202122"/>
          <w:sz w:val="20"/>
          <w:szCs w:val="20"/>
          <w:shd w:val="clear" w:color="auto" w:fill="FFFFFF"/>
        </w:rPr>
        <w:t>Occidentosis</w:t>
      </w:r>
      <w:r w:rsidRPr="00656705">
        <w:rPr>
          <w:color w:val="202122"/>
          <w:sz w:val="20"/>
          <w:szCs w:val="20"/>
          <w:shd w:val="clear" w:color="auto" w:fill="FFFFFF"/>
        </w:rPr>
        <w:t xml:space="preserve">, </w:t>
      </w:r>
      <w:r w:rsidRPr="00656705">
        <w:rPr>
          <w:sz w:val="20"/>
          <w:szCs w:val="20"/>
        </w:rPr>
        <w:t>Jalāl</w:t>
      </w:r>
      <w:r w:rsidRPr="00656705">
        <w:rPr>
          <w:color w:val="202122"/>
          <w:sz w:val="20"/>
          <w:szCs w:val="20"/>
          <w:shd w:val="clear" w:color="auto" w:fill="FFFFFF"/>
        </w:rPr>
        <w:t xml:space="preserve"> </w:t>
      </w:r>
      <w:r w:rsidRPr="00656705">
        <w:rPr>
          <w:sz w:val="20"/>
          <w:szCs w:val="20"/>
        </w:rPr>
        <w:t>Āl-e Aḥmad</w:t>
      </w:r>
      <w:r w:rsidRPr="00656705">
        <w:rPr>
          <w:color w:val="202122"/>
          <w:sz w:val="20"/>
          <w:szCs w:val="20"/>
          <w:shd w:val="clear" w:color="auto" w:fill="FFFFFF"/>
        </w:rPr>
        <w:t xml:space="preserve"> popularized the Persian term </w:t>
      </w:r>
      <w:r w:rsidRPr="00656705">
        <w:rPr>
          <w:i/>
          <w:iCs/>
          <w:color w:val="202122"/>
          <w:sz w:val="20"/>
          <w:szCs w:val="20"/>
          <w:shd w:val="clear" w:color="auto" w:fill="FFFFFF"/>
        </w:rPr>
        <w:t>Gharbzadeg</w:t>
      </w:r>
      <w:r w:rsidRPr="00656705">
        <w:rPr>
          <w:i/>
          <w:iCs/>
          <w:sz w:val="20"/>
          <w:szCs w:val="20"/>
        </w:rPr>
        <w:t>ī</w:t>
      </w:r>
      <w:r w:rsidRPr="00656705">
        <w:rPr>
          <w:color w:val="202122"/>
          <w:sz w:val="20"/>
          <w:szCs w:val="20"/>
          <w:shd w:val="clear" w:color="auto" w:fill="FFFFFF"/>
        </w:rPr>
        <w:t xml:space="preserve"> (“being toxified” or “dumbfounded by the West”). Taken together, both</w:t>
      </w:r>
      <w:r w:rsidRPr="00656705">
        <w:rPr>
          <w:i/>
          <w:iCs/>
          <w:color w:val="202122"/>
          <w:sz w:val="20"/>
          <w:szCs w:val="20"/>
          <w:shd w:val="clear" w:color="auto" w:fill="FFFFFF"/>
        </w:rPr>
        <w:t xml:space="preserve"> Gharbzadeg</w:t>
      </w:r>
      <w:r w:rsidRPr="00656705">
        <w:rPr>
          <w:i/>
          <w:iCs/>
          <w:sz w:val="20"/>
          <w:szCs w:val="20"/>
        </w:rPr>
        <w:t>ī</w:t>
      </w:r>
      <w:r w:rsidRPr="00656705">
        <w:rPr>
          <w:sz w:val="20"/>
          <w:szCs w:val="20"/>
        </w:rPr>
        <w:t xml:space="preserve"> and </w:t>
      </w:r>
      <w:r w:rsidRPr="00656705">
        <w:rPr>
          <w:i/>
          <w:iCs/>
          <w:color w:val="202122"/>
          <w:sz w:val="20"/>
          <w:szCs w:val="20"/>
          <w:shd w:val="clear" w:color="auto" w:fill="FFFFFF"/>
        </w:rPr>
        <w:t>Occidentosis</w:t>
      </w:r>
      <w:r w:rsidRPr="00656705">
        <w:rPr>
          <w:color w:val="202122"/>
          <w:sz w:val="20"/>
          <w:szCs w:val="20"/>
          <w:shd w:val="clear" w:color="auto" w:fill="FFFFFF"/>
        </w:rPr>
        <w:t xml:space="preserve"> were meant to produce a holistic ideological critique of the West and its faulty self-image, while combing elements from Karl Marx (d. 1300/1883) and Frantz Fanon (d. 1380/1961).</w:t>
      </w:r>
      <w:r w:rsidRPr="00656705">
        <w:rPr>
          <w:i/>
          <w:iCs/>
          <w:color w:val="202122"/>
          <w:sz w:val="20"/>
          <w:szCs w:val="20"/>
          <w:shd w:val="clear" w:color="auto" w:fill="FFFFFF"/>
        </w:rPr>
        <w:t xml:space="preserve"> </w:t>
      </w:r>
      <w:r w:rsidRPr="00656705">
        <w:rPr>
          <w:color w:val="202122"/>
          <w:sz w:val="20"/>
          <w:szCs w:val="20"/>
          <w:shd w:val="clear" w:color="auto" w:fill="FFFFFF"/>
        </w:rPr>
        <w:t xml:space="preserve">In the case of </w:t>
      </w:r>
      <w:r w:rsidRPr="00656705">
        <w:rPr>
          <w:i/>
          <w:iCs/>
          <w:color w:val="202122"/>
          <w:sz w:val="20"/>
          <w:szCs w:val="20"/>
          <w:shd w:val="clear" w:color="auto" w:fill="FFFFFF"/>
        </w:rPr>
        <w:t>Gharbzadeg</w:t>
      </w:r>
      <w:r w:rsidRPr="00656705">
        <w:rPr>
          <w:i/>
          <w:iCs/>
          <w:sz w:val="20"/>
          <w:szCs w:val="20"/>
        </w:rPr>
        <w:t>ī</w:t>
      </w:r>
      <w:r w:rsidRPr="00656705">
        <w:rPr>
          <w:sz w:val="20"/>
          <w:szCs w:val="20"/>
        </w:rPr>
        <w:t>, however, it was actually coined by Āl-e Aḥmad’s contemporary, the</w:t>
      </w:r>
      <w:r w:rsidRPr="00656705">
        <w:rPr>
          <w:color w:val="202122"/>
          <w:sz w:val="20"/>
          <w:szCs w:val="20"/>
          <w:shd w:val="clear" w:color="auto" w:fill="FFFFFF"/>
        </w:rPr>
        <w:t xml:space="preserve"> Modern Iranian Scholar and Philosopher Sayyid </w:t>
      </w:r>
      <w:r w:rsidRPr="00656705">
        <w:rPr>
          <w:sz w:val="20"/>
          <w:szCs w:val="20"/>
        </w:rPr>
        <w:t>Aḥmad</w:t>
      </w:r>
      <w:r w:rsidRPr="00656705">
        <w:rPr>
          <w:color w:val="202122"/>
          <w:sz w:val="20"/>
          <w:szCs w:val="20"/>
          <w:shd w:val="clear" w:color="auto" w:fill="FFFFFF"/>
        </w:rPr>
        <w:t xml:space="preserve"> Fard</w:t>
      </w:r>
      <w:r w:rsidRPr="00656705">
        <w:rPr>
          <w:sz w:val="20"/>
          <w:szCs w:val="20"/>
        </w:rPr>
        <w:t>ī</w:t>
      </w:r>
      <w:r w:rsidRPr="00656705">
        <w:rPr>
          <w:color w:val="202122"/>
          <w:sz w:val="20"/>
          <w:szCs w:val="20"/>
          <w:shd w:val="clear" w:color="auto" w:fill="FFFFFF"/>
        </w:rPr>
        <w:t xml:space="preserve">d (d. 1414/1994). </w:t>
      </w:r>
      <w:r w:rsidRPr="00656705">
        <w:rPr>
          <w:color w:val="474747"/>
          <w:sz w:val="20"/>
          <w:szCs w:val="20"/>
          <w:shd w:val="clear" w:color="auto" w:fill="FFFFFF"/>
        </w:rPr>
        <w:t>By the term</w:t>
      </w:r>
      <w:r w:rsidRPr="00656705">
        <w:rPr>
          <w:i/>
          <w:iCs/>
          <w:color w:val="202122"/>
          <w:sz w:val="20"/>
          <w:szCs w:val="20"/>
          <w:shd w:val="clear" w:color="auto" w:fill="FFFFFF"/>
        </w:rPr>
        <w:t xml:space="preserve"> Gharbzadeg</w:t>
      </w:r>
      <w:r w:rsidRPr="00656705">
        <w:rPr>
          <w:i/>
          <w:iCs/>
          <w:sz w:val="20"/>
          <w:szCs w:val="20"/>
        </w:rPr>
        <w:t>ī</w:t>
      </w:r>
      <w:r w:rsidRPr="00656705">
        <w:rPr>
          <w:sz w:val="20"/>
          <w:szCs w:val="20"/>
        </w:rPr>
        <w:t>,</w:t>
      </w:r>
      <w:r w:rsidRPr="00656705">
        <w:rPr>
          <w:color w:val="474747"/>
          <w:sz w:val="20"/>
          <w:szCs w:val="20"/>
          <w:shd w:val="clear" w:color="auto" w:fill="FFFFFF"/>
        </w:rPr>
        <w:t xml:space="preserve"> </w:t>
      </w:r>
      <w:r w:rsidRPr="00656705">
        <w:rPr>
          <w:color w:val="202122"/>
          <w:sz w:val="20"/>
          <w:szCs w:val="20"/>
          <w:shd w:val="clear" w:color="auto" w:fill="FFFFFF"/>
        </w:rPr>
        <w:t>Fard</w:t>
      </w:r>
      <w:r w:rsidRPr="00656705">
        <w:rPr>
          <w:sz w:val="20"/>
          <w:szCs w:val="20"/>
        </w:rPr>
        <w:t>ī</w:t>
      </w:r>
      <w:r w:rsidRPr="00656705">
        <w:rPr>
          <w:color w:val="202122"/>
          <w:sz w:val="20"/>
          <w:szCs w:val="20"/>
          <w:shd w:val="clear" w:color="auto" w:fill="FFFFFF"/>
        </w:rPr>
        <w:t>d</w:t>
      </w:r>
      <w:r w:rsidRPr="00656705">
        <w:rPr>
          <w:color w:val="474747"/>
          <w:sz w:val="20"/>
          <w:szCs w:val="20"/>
          <w:shd w:val="clear" w:color="auto" w:fill="FFFFFF"/>
        </w:rPr>
        <w:t xml:space="preserve"> had in mind the widespread attitude in the Modern Muslim world and many Eastern cultures of unquestioning imitation of the Modern West and Western appearances, in the absence, however, of any sufficient Intellectual understanding of the West, its history, and the development of Modern Western thought and Science. The term </w:t>
      </w:r>
      <w:r w:rsidRPr="00656705">
        <w:rPr>
          <w:i/>
          <w:iCs/>
          <w:color w:val="202122"/>
          <w:sz w:val="20"/>
          <w:szCs w:val="20"/>
          <w:shd w:val="clear" w:color="auto" w:fill="FFFFFF"/>
        </w:rPr>
        <w:t>Gharbzadeg</w:t>
      </w:r>
      <w:r w:rsidRPr="00656705">
        <w:rPr>
          <w:i/>
          <w:iCs/>
          <w:sz w:val="20"/>
          <w:szCs w:val="20"/>
        </w:rPr>
        <w:t>ī</w:t>
      </w:r>
      <w:r w:rsidRPr="00656705">
        <w:rPr>
          <w:sz w:val="20"/>
          <w:szCs w:val="20"/>
        </w:rPr>
        <w:t xml:space="preserve"> was then popularized by Jalāl Āl-e Aḥmad and became central to Modern Iranian consciousness. In 1381/1962, Jalāl Āl-e Aḥmad published </w:t>
      </w:r>
      <w:r w:rsidRPr="00656705">
        <w:rPr>
          <w:i/>
          <w:iCs/>
          <w:sz w:val="20"/>
          <w:szCs w:val="20"/>
        </w:rPr>
        <w:t>Occidentosis: A Plague from the West</w:t>
      </w:r>
      <w:r w:rsidRPr="00656705">
        <w:rPr>
          <w:sz w:val="20"/>
          <w:szCs w:val="20"/>
        </w:rPr>
        <w:t xml:space="preserve">. The work presented a stinging critique of the West, Modern technology, and the very notion of Western “civilization” itself. In this work, Jalāl Āl-e Aḥmad returned to the concept of </w:t>
      </w:r>
      <w:r w:rsidRPr="00656705">
        <w:rPr>
          <w:i/>
          <w:iCs/>
          <w:color w:val="202122"/>
          <w:sz w:val="20"/>
          <w:szCs w:val="20"/>
          <w:shd w:val="clear" w:color="auto" w:fill="FFFFFF"/>
        </w:rPr>
        <w:t>Gharbzedeg</w:t>
      </w:r>
      <w:r w:rsidRPr="00656705">
        <w:rPr>
          <w:i/>
          <w:iCs/>
          <w:sz w:val="20"/>
          <w:szCs w:val="20"/>
        </w:rPr>
        <w:t>ī</w:t>
      </w:r>
      <w:r w:rsidRPr="00656705">
        <w:rPr>
          <w:sz w:val="20"/>
          <w:szCs w:val="20"/>
        </w:rPr>
        <w:t xml:space="preserve">, which he described as </w:t>
      </w:r>
      <w:r w:rsidRPr="00656705">
        <w:rPr>
          <w:color w:val="202122"/>
          <w:sz w:val="20"/>
          <w:szCs w:val="20"/>
          <w:shd w:val="clear" w:color="auto" w:fill="FFFFFF"/>
        </w:rPr>
        <w:t xml:space="preserve">a contagious disease, listing its initial symptoms and detailing the nature of its pathology. Although “Occidentalism” as a word has such Iranian roots, the notion of Occidentalism proposed and put in practice in </w:t>
      </w:r>
      <w:r w:rsidRPr="00656705">
        <w:rPr>
          <w:i/>
          <w:iCs/>
          <w:color w:val="202122"/>
          <w:sz w:val="20"/>
          <w:szCs w:val="20"/>
          <w:shd w:val="clear" w:color="auto" w:fill="FFFFFF"/>
        </w:rPr>
        <w:t>The First Teaching</w:t>
      </w:r>
      <w:r w:rsidRPr="00656705">
        <w:rPr>
          <w:color w:val="202122"/>
          <w:sz w:val="20"/>
          <w:szCs w:val="20"/>
          <w:shd w:val="clear" w:color="auto" w:fill="FFFFFF"/>
        </w:rPr>
        <w:t xml:space="preserve"> is concerned with how—as an objective historical fact—the West has systematically misunderstood itself from the Early Middle Ages until the present, creating a “cancel culture” that excluded from the Western self-image anything that did not suit it ideologically, whether that influence were Christian—as in the case of Arian and Irish Christianity—Judaic, Islamic, or otherwise.</w:t>
      </w:r>
    </w:p>
    <w:p w14:paraId="1B2AD5F8" w14:textId="77777777" w:rsidR="00FD1A33" w:rsidRPr="00656705" w:rsidRDefault="00FD1A33" w:rsidP="00FD1A33">
      <w:pPr>
        <w:pStyle w:val="FootnoteText"/>
        <w:rPr>
          <w:rFonts w:ascii="Times New Roman" w:hAnsi="Times New Roman" w:cs="Times New Roman"/>
          <w:sz w:val="20"/>
          <w:szCs w:val="20"/>
        </w:rPr>
      </w:pPr>
      <w:r w:rsidRPr="00656705">
        <w:rPr>
          <w:rFonts w:ascii="Times New Roman" w:hAnsi="Times New Roman" w:cs="Times New Roman"/>
          <w:sz w:val="20"/>
          <w:szCs w:val="20"/>
        </w:rPr>
        <w:t xml:space="preserve">      Although Orientalism officially claimed to study the Orient and its peoples, the discipline was often undertaken in the West as a means of dominating and gaining authority over the East. In both the West and East, </w:t>
      </w:r>
      <w:r w:rsidRPr="00656705">
        <w:rPr>
          <w:rFonts w:ascii="Times New Roman" w:hAnsi="Times New Roman" w:cs="Times New Roman"/>
          <w:i/>
          <w:iCs/>
          <w:sz w:val="20"/>
          <w:szCs w:val="20"/>
        </w:rPr>
        <w:t xml:space="preserve">The First Teaching </w:t>
      </w:r>
      <w:r w:rsidRPr="00656705">
        <w:rPr>
          <w:rFonts w:ascii="Times New Roman" w:hAnsi="Times New Roman" w:cs="Times New Roman"/>
          <w:sz w:val="20"/>
          <w:szCs w:val="20"/>
        </w:rPr>
        <w:t>proposes that Occidentalism be an objective attempt at self-understanding with the goal of discovering who we—in the so-called West—actually are. As will be shown in our treatment on Occidentalism in Volume Five, it is impossible to gain a sound understanding of the West and its complex history without taking full account of how much Islam and Muslims have always been an essential part of the West—demographically, geographically, politically, militarily, commercially, and in other ways—and how Muslims were never peripheral to Western development and growth. In addition to the role of Islamic Civilization in the development of the West, Occidentalism seeks also to uncover the roles of other Traditions that have generally been ignored or not significantly evaluated in the West’s dominant narrative of itself. Among the most important conclusions of the historical survey of Occidentalism in this book—which directly serves the work’s overall purpose—is to demonstrate as cogently as possible to the reader-listener that the deep subliminal and essentially irrational fears of Islam that many Westerns harbor are fundamentally related to the manner in which the Christian and post-Christian West have defined their identity as essentially the antithesis of whatever is Islamic, Jewish, or “unwelcomed” in their own idiosyncratic synthesis of Western self-definitions. The novel notion of “Judeo-Christian civilization,” which was introduced in the post-World War II period and will be fully discussed in Volume Four, somewhat modified this frame of mind as regards Jews, although it has proven to be of little benefit to Muslims. As we will see, however, the great binary in the history of the West is actually what should be called “Islamo-Christian Civilization,” in which the Jews often played an essential role as intermediaries. Instead of having been exotic, alien, and far away, Islamic Globalism and its world Culture and economic system were always part of Europe or were located on its immediate frontiers from the shores of the Atlantic in the West to the Urals in the East—and this was the longest and oldest Civilizational frontier in history. Among other things, Islam abolished feudalism wherever it dominated in Europe—especially in Iberia and Sicily—and it constituted a religious and cultural rival of the first order, which the Medieval West and its Magisterial Church could not easily manage or match except through propaganda and violence. Instead of being far away, Islam was, in fact, “too close for comfort” for the Magisterial Church and the power feudal elites of the Medieval West. But today—whether we welcome it or not—Modern realities allow none of us the luxury of living any longer in isolation and ignorance of each other. The potential tragedy of the current zeal of some Westerners and non-Westerners to view Islam and Muslims as a cosmic foil and the malevolent Other from an inherently adversarial camp in an unavoidable “clash of civilizations” must not only be avoided; rather, such notions must now be unconditionally superseded in both private thought and public discourse alike.</w:t>
      </w:r>
      <w:r w:rsidRPr="00656705" w:rsidDel="006D31DC">
        <w:rPr>
          <w:rFonts w:ascii="Times New Roman" w:hAnsi="Times New Roman" w:cs="Times New Roman"/>
          <w:sz w:val="20"/>
          <w:szCs w:val="20"/>
        </w:rPr>
        <w:t xml:space="preserve"> </w:t>
      </w:r>
      <w:r w:rsidRPr="00656705">
        <w:rPr>
          <w:rFonts w:ascii="Times New Roman" w:hAnsi="Times New Roman" w:cs="Times New Roman"/>
          <w:sz w:val="20"/>
          <w:szCs w:val="20"/>
        </w:rPr>
        <w:t>As Human beings aspiring for a Civilization worthy of the name, we must respectfully discover each other and learn to live in harmony.</w:t>
      </w:r>
    </w:p>
  </w:footnote>
  <w:footnote w:id="43">
    <w:p w14:paraId="555F513A"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 xml:space="preserve">The Party Kings </w:t>
      </w:r>
      <w:r w:rsidRPr="00656705">
        <w:rPr>
          <w:rFonts w:ascii="Times New Roman" w:eastAsiaTheme="minorEastAsia" w:hAnsi="Times New Roman" w:cs="Times New Roman"/>
          <w:color w:val="0F252D"/>
          <w:sz w:val="20"/>
          <w:szCs w:val="20"/>
        </w:rPr>
        <w:t xml:space="preserve">(Arabic: </w:t>
      </w:r>
      <w:r w:rsidRPr="00656705">
        <w:rPr>
          <w:rStyle w:val="apple-converted-space"/>
          <w:rFonts w:ascii="Times New Roman" w:eastAsiaTheme="majorEastAsia" w:hAnsi="Times New Roman" w:cs="Times New Roman"/>
          <w:i/>
          <w:iCs/>
          <w:color w:val="202122"/>
          <w:sz w:val="20"/>
          <w:szCs w:val="20"/>
        </w:rPr>
        <w:t>Mul</w:t>
      </w:r>
      <w:r w:rsidRPr="00656705">
        <w:rPr>
          <w:rFonts w:ascii="Times New Roman" w:hAnsi="Times New Roman" w:cs="Times New Roman"/>
          <w:i/>
          <w:iCs/>
          <w:sz w:val="20"/>
          <w:szCs w:val="20"/>
        </w:rPr>
        <w:t>ū</w:t>
      </w:r>
      <w:r w:rsidRPr="00656705">
        <w:rPr>
          <w:rStyle w:val="apple-converted-space"/>
          <w:rFonts w:ascii="Times New Roman" w:eastAsiaTheme="majorEastAsia" w:hAnsi="Times New Roman" w:cs="Times New Roman"/>
          <w:i/>
          <w:iCs/>
          <w:color w:val="202122"/>
          <w:sz w:val="20"/>
          <w:szCs w:val="20"/>
        </w:rPr>
        <w:t>k al-</w:t>
      </w:r>
      <w:r w:rsidRPr="00656705">
        <w:rPr>
          <w:rFonts w:ascii="Times New Roman" w:hAnsi="Times New Roman" w:cs="Times New Roman"/>
          <w:i/>
          <w:iCs/>
          <w:sz w:val="20"/>
          <w:szCs w:val="20"/>
        </w:rPr>
        <w:t>Ṭ</w:t>
      </w:r>
      <w:r w:rsidRPr="00656705">
        <w:rPr>
          <w:rStyle w:val="apple-converted-space"/>
          <w:rFonts w:ascii="Times New Roman" w:eastAsiaTheme="majorEastAsia" w:hAnsi="Times New Roman" w:cs="Times New Roman"/>
          <w:i/>
          <w:iCs/>
          <w:color w:val="202122"/>
          <w:sz w:val="20"/>
          <w:szCs w:val="20"/>
        </w:rPr>
        <w:t>aw</w:t>
      </w:r>
      <w:r w:rsidRPr="00656705">
        <w:rPr>
          <w:rFonts w:ascii="Times New Roman" w:hAnsi="Times New Roman" w:cs="Times New Roman"/>
          <w:i/>
          <w:iCs/>
          <w:sz w:val="20"/>
          <w:szCs w:val="20"/>
        </w:rPr>
        <w:t>ā</w:t>
      </w:r>
      <w:r w:rsidRPr="00656705">
        <w:rPr>
          <w:rStyle w:val="apple-converted-space"/>
          <w:rFonts w:ascii="Times New Roman" w:eastAsiaTheme="majorEastAsia" w:hAnsi="Times New Roman" w:cs="Times New Roman"/>
          <w:i/>
          <w:iCs/>
          <w:color w:val="202122"/>
          <w:sz w:val="20"/>
          <w:szCs w:val="20"/>
        </w:rPr>
        <w:t>’if</w:t>
      </w:r>
      <w:r w:rsidRPr="00656705">
        <w:rPr>
          <w:rFonts w:ascii="Times New Roman" w:eastAsiaTheme="minorEastAsia" w:hAnsi="Times New Roman" w:cs="Times New Roman"/>
          <w:color w:val="0F252D"/>
          <w:sz w:val="20"/>
          <w:szCs w:val="20"/>
        </w:rPr>
        <w:t>)</w:t>
      </w:r>
      <w:r w:rsidRPr="00656705">
        <w:rPr>
          <w:rFonts w:ascii="Times New Roman" w:hAnsi="Times New Roman" w:cs="Times New Roman"/>
          <w:sz w:val="20"/>
          <w:szCs w:val="20"/>
        </w:rPr>
        <w:t xml:space="preserve"> or “the </w:t>
      </w:r>
      <w:r w:rsidRPr="00656705">
        <w:rPr>
          <w:rFonts w:ascii="Times New Roman" w:eastAsiaTheme="minorEastAsia" w:hAnsi="Times New Roman" w:cs="Times New Roman"/>
          <w:color w:val="0F252D"/>
          <w:sz w:val="20"/>
          <w:szCs w:val="20"/>
        </w:rPr>
        <w:t>Factional Kings” are called in Spanish “</w:t>
      </w:r>
      <w:r w:rsidRPr="00656705">
        <w:rPr>
          <w:rFonts w:ascii="Times New Roman" w:eastAsiaTheme="minorEastAsia" w:hAnsi="Times New Roman" w:cs="Times New Roman"/>
          <w:i/>
          <w:iCs/>
          <w:color w:val="0F252D"/>
          <w:sz w:val="20"/>
          <w:szCs w:val="20"/>
        </w:rPr>
        <w:t>los</w:t>
      </w:r>
      <w:r w:rsidRPr="00656705">
        <w:rPr>
          <w:rFonts w:ascii="Times New Roman" w:hAnsi="Times New Roman" w:cs="Times New Roman"/>
          <w:i/>
          <w:iCs/>
          <w:color w:val="202122"/>
          <w:sz w:val="20"/>
          <w:szCs w:val="20"/>
        </w:rPr>
        <w:t xml:space="preserve"> reyes de taifas</w:t>
      </w:r>
      <w:r w:rsidRPr="00656705">
        <w:rPr>
          <w:rFonts w:ascii="Times New Roman" w:hAnsi="Times New Roman" w:cs="Times New Roman"/>
          <w:color w:val="202122"/>
          <w:sz w:val="20"/>
          <w:szCs w:val="20"/>
        </w:rPr>
        <w:t>” from the Arabic word “</w:t>
      </w:r>
      <w:r w:rsidRPr="00656705">
        <w:rPr>
          <w:rFonts w:ascii="Times New Roman" w:hAnsi="Times New Roman" w:cs="Times New Roman"/>
          <w:i/>
          <w:iCs/>
          <w:sz w:val="20"/>
          <w:szCs w:val="20"/>
        </w:rPr>
        <w:t>ṭā’ifa</w:t>
      </w:r>
      <w:r w:rsidRPr="00656705">
        <w:rPr>
          <w:rFonts w:ascii="Times New Roman" w:hAnsi="Times New Roman" w:cs="Times New Roman"/>
          <w:sz w:val="20"/>
          <w:szCs w:val="20"/>
        </w:rPr>
        <w:t xml:space="preserve">” meaning “a faction,” “a band,” or “a party.” They are often called in English “the Party Kings.” Sometimes, I refer to them as “the Petty Kings.” Their kingdoms constituted independent although rivalrous kingdoms and principalities that grew up in Muslim Spain and Portugal in the period immediately following the demise of the Umayyad Caliphate of </w:t>
      </w:r>
      <w:r w:rsidRPr="00656705">
        <w:rPr>
          <w:rFonts w:ascii="Times New Roman" w:hAnsi="Times New Roman" w:cs="Times New Roman"/>
          <w:color w:val="202122"/>
          <w:sz w:val="20"/>
          <w:szCs w:val="20"/>
        </w:rPr>
        <w:t>Córdoba between 1009 and 1031, during the Andalusian Civil War. In reality, each “factional” or “party king” preferred to call himself a “Chamberlain” (</w:t>
      </w:r>
      <w:r w:rsidRPr="00656705">
        <w:rPr>
          <w:rFonts w:ascii="Times New Roman" w:hAnsi="Times New Roman" w:cs="Times New Roman"/>
          <w:i/>
          <w:iCs/>
          <w:sz w:val="20"/>
          <w:szCs w:val="20"/>
        </w:rPr>
        <w:t>Ḥājib</w:t>
      </w:r>
      <w:r w:rsidRPr="00656705">
        <w:rPr>
          <w:rFonts w:ascii="Times New Roman" w:hAnsi="Times New Roman" w:cs="Times New Roman"/>
          <w:color w:val="202122"/>
          <w:sz w:val="20"/>
          <w:szCs w:val="20"/>
        </w:rPr>
        <w:t>) and not a king, as if they were “the offical representatives” of the temporarily absent Umayyad Caliph. The noted Muslim Judge, historian, scholar, scientist, mathematician, and polymath of Toledo Abū al-Qāsim Ṣā‘id ibn Aḥmad al-Taghlibī al-Qūrtūbī  (d. 462/1070) first referred to these fractious rulers as “the Factional Kings” (</w:t>
      </w:r>
      <w:r w:rsidRPr="00656705">
        <w:rPr>
          <w:rStyle w:val="apple-converted-space"/>
          <w:rFonts w:ascii="Times New Roman" w:eastAsiaTheme="majorEastAsia" w:hAnsi="Times New Roman" w:cs="Times New Roman"/>
          <w:i/>
          <w:iCs/>
          <w:color w:val="202122"/>
          <w:sz w:val="20"/>
          <w:szCs w:val="20"/>
        </w:rPr>
        <w:t>Mul</w:t>
      </w:r>
      <w:r w:rsidRPr="00656705">
        <w:rPr>
          <w:rFonts w:ascii="Times New Roman" w:hAnsi="Times New Roman" w:cs="Times New Roman"/>
          <w:i/>
          <w:iCs/>
          <w:sz w:val="20"/>
          <w:szCs w:val="20"/>
        </w:rPr>
        <w:t>ū</w:t>
      </w:r>
      <w:r w:rsidRPr="00656705">
        <w:rPr>
          <w:rStyle w:val="apple-converted-space"/>
          <w:rFonts w:ascii="Times New Roman" w:eastAsiaTheme="majorEastAsia" w:hAnsi="Times New Roman" w:cs="Times New Roman"/>
          <w:i/>
          <w:iCs/>
          <w:color w:val="202122"/>
          <w:sz w:val="20"/>
          <w:szCs w:val="20"/>
        </w:rPr>
        <w:t>k al-</w:t>
      </w:r>
      <w:r w:rsidRPr="00656705">
        <w:rPr>
          <w:rFonts w:ascii="Times New Roman" w:hAnsi="Times New Roman" w:cs="Times New Roman"/>
          <w:i/>
          <w:iCs/>
          <w:sz w:val="20"/>
          <w:szCs w:val="20"/>
        </w:rPr>
        <w:t>Ṭ</w:t>
      </w:r>
      <w:r w:rsidRPr="00656705">
        <w:rPr>
          <w:rStyle w:val="apple-converted-space"/>
          <w:rFonts w:ascii="Times New Roman" w:eastAsiaTheme="majorEastAsia" w:hAnsi="Times New Roman" w:cs="Times New Roman"/>
          <w:i/>
          <w:iCs/>
          <w:color w:val="202122"/>
          <w:sz w:val="20"/>
          <w:szCs w:val="20"/>
        </w:rPr>
        <w:t>aw</w:t>
      </w:r>
      <w:r w:rsidRPr="00656705">
        <w:rPr>
          <w:rFonts w:ascii="Times New Roman" w:hAnsi="Times New Roman" w:cs="Times New Roman"/>
          <w:i/>
          <w:iCs/>
          <w:sz w:val="20"/>
          <w:szCs w:val="20"/>
        </w:rPr>
        <w:t>ā</w:t>
      </w:r>
      <w:r w:rsidRPr="00656705">
        <w:rPr>
          <w:rStyle w:val="apple-converted-space"/>
          <w:rFonts w:ascii="Times New Roman" w:eastAsiaTheme="majorEastAsia" w:hAnsi="Times New Roman" w:cs="Times New Roman"/>
          <w:i/>
          <w:iCs/>
          <w:color w:val="202122"/>
          <w:sz w:val="20"/>
          <w:szCs w:val="20"/>
        </w:rPr>
        <w:t>’if</w:t>
      </w:r>
      <w:r w:rsidRPr="00656705">
        <w:rPr>
          <w:rFonts w:ascii="Times New Roman" w:hAnsi="Times New Roman" w:cs="Times New Roman"/>
          <w:color w:val="202122"/>
          <w:sz w:val="20"/>
          <w:szCs w:val="20"/>
        </w:rPr>
        <w:t xml:space="preserve">) in reference to the Parthian “Party Kings” who succeeded the conquest of Alexander the Great in Persia prior to the formation of the Sasanian Persian Empire. Ṣā‘id ibn Aḥmad wrote that the circumstances and characteristics of these Muslim rulers in </w:t>
      </w:r>
      <w:r w:rsidRPr="00656705">
        <w:rPr>
          <w:rFonts w:ascii="Times New Roman" w:hAnsi="Times New Roman" w:cs="Times New Roman"/>
          <w:i/>
          <w:iCs/>
          <w:color w:val="202122"/>
          <w:sz w:val="20"/>
          <w:szCs w:val="20"/>
        </w:rPr>
        <w:t>al-Andalus</w:t>
      </w:r>
      <w:r w:rsidRPr="00656705">
        <w:rPr>
          <w:rFonts w:ascii="Times New Roman" w:hAnsi="Times New Roman" w:cs="Times New Roman"/>
          <w:color w:val="202122"/>
          <w:sz w:val="20"/>
          <w:szCs w:val="20"/>
        </w:rPr>
        <w:t xml:space="preserve"> was “like that of the ‘factional kings’ (</w:t>
      </w:r>
      <w:r w:rsidRPr="00656705">
        <w:rPr>
          <w:rFonts w:ascii="Times New Roman" w:hAnsi="Times New Roman" w:cs="Times New Roman"/>
          <w:i/>
          <w:iCs/>
          <w:color w:val="202122"/>
          <w:sz w:val="20"/>
          <w:szCs w:val="20"/>
        </w:rPr>
        <w:t>mulūk al-ṭawā’if</w:t>
      </w:r>
      <w:r w:rsidRPr="00656705">
        <w:rPr>
          <w:rStyle w:val="apple-converted-space"/>
          <w:rFonts w:ascii="Times New Roman" w:eastAsiaTheme="majorEastAsia" w:hAnsi="Times New Roman" w:cs="Times New Roman"/>
          <w:color w:val="202122"/>
          <w:sz w:val="20"/>
          <w:szCs w:val="20"/>
        </w:rPr>
        <w:t> </w:t>
      </w:r>
      <w:r w:rsidRPr="00656705">
        <w:rPr>
          <w:rFonts w:ascii="Times New Roman" w:hAnsi="Times New Roman" w:cs="Times New Roman"/>
          <w:color w:val="202122"/>
          <w:sz w:val="20"/>
          <w:szCs w:val="20"/>
        </w:rPr>
        <w:t>) among the Persians.”</w:t>
      </w:r>
      <w:r w:rsidRPr="00656705">
        <w:rPr>
          <w:rFonts w:ascii="Times New Roman" w:hAnsi="Times New Roman" w:cs="Times New Roman"/>
          <w:sz w:val="20"/>
          <w:szCs w:val="20"/>
        </w:rPr>
        <w:t xml:space="preserve"> </w:t>
      </w:r>
      <w:r w:rsidRPr="00656705">
        <w:rPr>
          <w:rFonts w:ascii="Times New Roman" w:eastAsiaTheme="minorEastAsia" w:hAnsi="Times New Roman" w:cs="Times New Roman"/>
          <w:color w:val="0F252D"/>
          <w:sz w:val="20"/>
          <w:szCs w:val="20"/>
        </w:rPr>
        <w:t xml:space="preserve">Each of the Factional Kingdoms had its unique background in the earlier administrative divisions of the Umayyad Caliphate and that regime’s policies toward the Arabs, Berbers, indigenous Iberian converts (Arabic: </w:t>
      </w:r>
      <w:r w:rsidRPr="00656705">
        <w:rPr>
          <w:rFonts w:ascii="Times New Roman" w:eastAsiaTheme="minorEastAsia" w:hAnsi="Times New Roman" w:cs="Times New Roman"/>
          <w:i/>
          <w:iCs/>
          <w:color w:val="0F252D"/>
          <w:sz w:val="20"/>
          <w:szCs w:val="20"/>
        </w:rPr>
        <w:t>al-Mas</w:t>
      </w:r>
      <w:r w:rsidRPr="00656705">
        <w:rPr>
          <w:rFonts w:ascii="Times New Roman" w:hAnsi="Times New Roman" w:cs="Times New Roman"/>
          <w:i/>
          <w:iCs/>
          <w:sz w:val="20"/>
          <w:szCs w:val="20"/>
        </w:rPr>
        <w:t>ā</w:t>
      </w:r>
      <w:r w:rsidRPr="00656705">
        <w:rPr>
          <w:rFonts w:ascii="Times New Roman" w:eastAsiaTheme="minorEastAsia" w:hAnsi="Times New Roman" w:cs="Times New Roman"/>
          <w:i/>
          <w:iCs/>
          <w:color w:val="0F252D"/>
          <w:sz w:val="20"/>
          <w:szCs w:val="20"/>
        </w:rPr>
        <w:t xml:space="preserve">lima </w:t>
      </w:r>
      <w:r w:rsidRPr="00656705">
        <w:rPr>
          <w:rFonts w:ascii="Times New Roman" w:eastAsiaTheme="minorEastAsia" w:hAnsi="Times New Roman" w:cs="Times New Roman"/>
          <w:color w:val="0F252D"/>
          <w:sz w:val="20"/>
          <w:szCs w:val="20"/>
        </w:rPr>
        <w:t xml:space="preserve">or </w:t>
      </w:r>
      <w:r w:rsidRPr="00656705">
        <w:rPr>
          <w:rFonts w:ascii="Times New Roman" w:eastAsiaTheme="minorEastAsia" w:hAnsi="Times New Roman" w:cs="Times New Roman"/>
          <w:i/>
          <w:iCs/>
          <w:color w:val="0F252D"/>
          <w:sz w:val="20"/>
          <w:szCs w:val="20"/>
        </w:rPr>
        <w:t>al-Muwallad</w:t>
      </w:r>
      <w:r w:rsidRPr="00656705">
        <w:rPr>
          <w:rFonts w:ascii="Times New Roman" w:hAnsi="Times New Roman" w:cs="Times New Roman"/>
          <w:i/>
          <w:iCs/>
          <w:sz w:val="20"/>
          <w:szCs w:val="20"/>
        </w:rPr>
        <w:t>ū</w:t>
      </w:r>
      <w:r w:rsidRPr="00656705">
        <w:rPr>
          <w:rFonts w:ascii="Times New Roman" w:eastAsiaTheme="minorEastAsia" w:hAnsi="Times New Roman" w:cs="Times New Roman"/>
          <w:i/>
          <w:iCs/>
          <w:color w:val="0F252D"/>
          <w:sz w:val="20"/>
          <w:szCs w:val="20"/>
        </w:rPr>
        <w:t>n</w:t>
      </w:r>
      <w:r w:rsidRPr="00656705">
        <w:rPr>
          <w:rFonts w:ascii="Times New Roman" w:eastAsiaTheme="minorEastAsia" w:hAnsi="Times New Roman" w:cs="Times New Roman"/>
          <w:color w:val="0F252D"/>
          <w:sz w:val="20"/>
          <w:szCs w:val="20"/>
        </w:rPr>
        <w:t xml:space="preserve">; Spanish: </w:t>
      </w:r>
      <w:r w:rsidRPr="00656705">
        <w:rPr>
          <w:rFonts w:ascii="Times New Roman" w:eastAsiaTheme="minorEastAsia" w:hAnsi="Times New Roman" w:cs="Times New Roman"/>
          <w:i/>
          <w:iCs/>
          <w:color w:val="0F252D"/>
          <w:sz w:val="20"/>
          <w:szCs w:val="20"/>
        </w:rPr>
        <w:t>los Muladíes</w:t>
      </w:r>
      <w:r w:rsidRPr="00656705">
        <w:rPr>
          <w:rFonts w:ascii="Times New Roman" w:eastAsiaTheme="minorEastAsia" w:hAnsi="Times New Roman" w:cs="Times New Roman"/>
          <w:color w:val="0F252D"/>
          <w:sz w:val="20"/>
          <w:szCs w:val="20"/>
        </w:rPr>
        <w:t>)--who had become a significant majority of the Muslim population by that time--and the Slavic Muslims (</w:t>
      </w:r>
      <w:r w:rsidRPr="00656705">
        <w:rPr>
          <w:rFonts w:ascii="Times New Roman" w:eastAsiaTheme="minorEastAsia" w:hAnsi="Times New Roman" w:cs="Times New Roman"/>
          <w:i/>
          <w:iCs/>
          <w:color w:val="0F252D"/>
          <w:sz w:val="20"/>
          <w:szCs w:val="20"/>
        </w:rPr>
        <w:t>al-</w:t>
      </w:r>
      <w:r w:rsidRPr="00656705">
        <w:rPr>
          <w:rFonts w:ascii="Times New Roman" w:hAnsi="Times New Roman" w:cs="Times New Roman"/>
          <w:i/>
          <w:iCs/>
          <w:sz w:val="20"/>
          <w:szCs w:val="20"/>
        </w:rPr>
        <w:t>Ṣaqāliba</w:t>
      </w:r>
      <w:r w:rsidRPr="00656705">
        <w:rPr>
          <w:rFonts w:ascii="Times New Roman" w:hAnsi="Times New Roman" w:cs="Times New Roman"/>
          <w:sz w:val="20"/>
          <w:szCs w:val="20"/>
        </w:rPr>
        <w:t>), who were largely the descendents of former slave populations brought to Iberia from Slavic Eastern Europe. These so-called “Slavs” (</w:t>
      </w:r>
      <w:r w:rsidRPr="00656705">
        <w:rPr>
          <w:rFonts w:ascii="Times New Roman" w:hAnsi="Times New Roman" w:cs="Times New Roman"/>
          <w:i/>
          <w:iCs/>
          <w:sz w:val="20"/>
          <w:szCs w:val="20"/>
        </w:rPr>
        <w:t>Ṣaqāliba</w:t>
      </w:r>
      <w:r w:rsidRPr="00656705">
        <w:rPr>
          <w:rFonts w:ascii="Times New Roman" w:hAnsi="Times New Roman" w:cs="Times New Roman"/>
          <w:sz w:val="20"/>
          <w:szCs w:val="20"/>
        </w:rPr>
        <w:t xml:space="preserve">) also made up an important element in the Iberian Muslim population. </w:t>
      </w:r>
    </w:p>
    <w:p w14:paraId="44BBF882" w14:textId="77777777" w:rsidR="00FD1A33" w:rsidRPr="00656705" w:rsidRDefault="00FD1A33" w:rsidP="00FD1A33">
      <w:pPr>
        <w:pStyle w:val="FootnoteText"/>
        <w:rPr>
          <w:rFonts w:ascii="Times New Roman" w:hAnsi="Times New Roman" w:cs="Times New Roman"/>
          <w:sz w:val="20"/>
          <w:szCs w:val="20"/>
        </w:rPr>
      </w:pPr>
      <w:r w:rsidRPr="00656705">
        <w:rPr>
          <w:rFonts w:ascii="Times New Roman" w:hAnsi="Times New Roman" w:cs="Times New Roman"/>
          <w:sz w:val="20"/>
          <w:szCs w:val="20"/>
        </w:rPr>
        <w:t xml:space="preserve">    The Party Kingdoms sought to replicate the political might, wealth, and cultural splendor of the Iberian Umayyads before them.</w:t>
      </w:r>
      <w:r w:rsidRPr="00656705">
        <w:rPr>
          <w:rFonts w:ascii="Times New Roman" w:hAnsi="Times New Roman" w:cs="Times New Roman"/>
          <w:color w:val="202122"/>
          <w:sz w:val="20"/>
          <w:szCs w:val="20"/>
        </w:rPr>
        <w:t xml:space="preserve"> Thus, t</w:t>
      </w:r>
      <w:r w:rsidRPr="00656705">
        <w:rPr>
          <w:rFonts w:ascii="Times New Roman" w:eastAsiaTheme="minorEastAsia" w:hAnsi="Times New Roman" w:cs="Times New Roman"/>
          <w:color w:val="0F252D"/>
          <w:sz w:val="20"/>
          <w:szCs w:val="20"/>
        </w:rPr>
        <w:t xml:space="preserve">he courts of the Factional Kings became renowned centers of cultural production and excellence, under whose patronage scholars, scientists, and poets thrived. Especially, in the larger and wealthier Party Kingdoms, there was intense intellectual and literary production. The rulers of the kingdoms competed with each other militarily but also culturally in their quest for prestige through great poets, scholars, and superior artisans. The Factional Kings were forced to ally themselves with the Iberian Christian Kings to the North as well as with North African Muslim rulers, and they generally paid large amounts of tributes to these allies. They also hired large numbers of Christian mercenaries to fight in their ranks and support their rule. This new situation radically inverted the older established order, under which the Christian kingdoms of the North were forced to pay tribute to the Muslim ruler in </w:t>
      </w:r>
      <w:r w:rsidRPr="00656705">
        <w:rPr>
          <w:rFonts w:ascii="Times New Roman" w:hAnsi="Times New Roman" w:cs="Times New Roman"/>
          <w:color w:val="202122"/>
          <w:sz w:val="20"/>
          <w:szCs w:val="20"/>
        </w:rPr>
        <w:t>Córdoba</w:t>
      </w:r>
      <w:r w:rsidRPr="00656705">
        <w:rPr>
          <w:rFonts w:ascii="Times New Roman" w:eastAsiaTheme="minorEastAsia" w:hAnsi="Times New Roman" w:cs="Times New Roman"/>
          <w:color w:val="0F252D"/>
          <w:sz w:val="20"/>
          <w:szCs w:val="20"/>
        </w:rPr>
        <w:t>. The Castilian King Alfonso VI (d. 502/1109), for example, who conquered Toledo in 477/1085, received large tribute payments from the Party Kings of Seville, Toledo, Zaragoza, and Badajoz--which were also the most powerful and wealthy of the Factional Kingdoms of the fifth/eleventh century. Alfonso VI--as noted earlier--spent a considerable amount of the rich tribute he received upon the Monastery of Cluny in France, which became the ideological center of the Crusade Movement during the next centuries.</w:t>
      </w:r>
      <w:r w:rsidRPr="00656705">
        <w:rPr>
          <w:rFonts w:ascii="Times New Roman" w:hAnsi="Times New Roman" w:cs="Times New Roman"/>
          <w:sz w:val="20"/>
          <w:szCs w:val="20"/>
        </w:rPr>
        <w:t xml:space="preserve"> </w:t>
      </w:r>
    </w:p>
  </w:footnote>
  <w:footnote w:id="44">
    <w:p w14:paraId="7A397647" w14:textId="77777777" w:rsidR="00FD1A33" w:rsidRPr="00656705" w:rsidRDefault="00FD1A33" w:rsidP="00FD1A33">
      <w:pPr>
        <w:rPr>
          <w:color w:val="000000"/>
          <w:sz w:val="20"/>
          <w:szCs w:val="20"/>
        </w:rPr>
      </w:pPr>
      <w:r w:rsidRPr="00656705">
        <w:rPr>
          <w:rStyle w:val="FootnoteReference"/>
          <w:sz w:val="20"/>
          <w:szCs w:val="20"/>
        </w:rPr>
        <w:footnoteRef/>
      </w:r>
      <w:r w:rsidRPr="00656705">
        <w:rPr>
          <w:sz w:val="20"/>
          <w:szCs w:val="20"/>
        </w:rPr>
        <w:t xml:space="preserve"> </w:t>
      </w:r>
      <w:r w:rsidRPr="00656705">
        <w:rPr>
          <w:b/>
          <w:bCs/>
          <w:color w:val="000000"/>
          <w:sz w:val="20"/>
          <w:szCs w:val="20"/>
        </w:rPr>
        <w:t xml:space="preserve">The post-Christian West </w:t>
      </w:r>
      <w:r w:rsidRPr="00656705">
        <w:rPr>
          <w:color w:val="000000"/>
          <w:sz w:val="20"/>
          <w:szCs w:val="20"/>
        </w:rPr>
        <w:t>as well as the widespread notions of post-Christianity or the post-Christian Age became common parlance in Western intellectual circles during the second half of the twentieth century. Post-Christianity refers to the social and civil reality of the Western world today, in which Christianity is no longer the dominant civil religion. The post-Christian West is one that has also imbibed everywhere numerous values and worldviews that are not Christian in origin and, in some cases, are even anti-Christian. In the post-Christian Age, the Church has lost the monopoly it once enjoyed in dictating the norms and objectives of civilization. Indeed, many Westerners today--when asked—state cleary that they no longer believe in “the Christian God,” although many of them still profess credence in “some higher power.”</w:t>
      </w:r>
    </w:p>
  </w:footnote>
  <w:footnote w:id="45">
    <w:p w14:paraId="2E570344"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w:t>
      </w:r>
      <w:r w:rsidRPr="00656705">
        <w:rPr>
          <w:b/>
          <w:bCs/>
          <w:sz w:val="20"/>
          <w:szCs w:val="20"/>
        </w:rPr>
        <w:t xml:space="preserve">Synthetic history </w:t>
      </w:r>
      <w:r w:rsidRPr="00656705">
        <w:rPr>
          <w:sz w:val="20"/>
          <w:szCs w:val="20"/>
        </w:rPr>
        <w:t xml:space="preserve">stands for comprehensive and all-embracingly universal, global, or world history. It contrasts with </w:t>
      </w:r>
      <w:r w:rsidRPr="00656705">
        <w:rPr>
          <w:b/>
          <w:bCs/>
          <w:sz w:val="20"/>
          <w:szCs w:val="20"/>
        </w:rPr>
        <w:t>analytical history</w:t>
      </w:r>
      <w:r w:rsidRPr="00656705">
        <w:rPr>
          <w:sz w:val="20"/>
          <w:szCs w:val="20"/>
        </w:rPr>
        <w:t xml:space="preserve">, which focuses on details and, as a rule, single regions and peoples in isolation. Synthesis combines; analysis breaks down. Both approaches to history—the synthetic and the analytical—are necessary, although they play very different but, ideally, complementary roles. Synthetic history attempts to uncover the “big picture,” while analytical history focuses on the “little picture.” Synthetic history seeks to show “the forest,” and analytical history looks carefully at the individual “trees.” More importantly, synthetic history, when properly conceived and written, links the trees to the forest and brings to light how the small details of analytical history become critical elements and sometimes even the drivers of world history. </w:t>
      </w:r>
      <w:r w:rsidRPr="00656705">
        <w:rPr>
          <w:rFonts w:eastAsiaTheme="minorEastAsia"/>
          <w:color w:val="000000"/>
          <w:sz w:val="20"/>
          <w:szCs w:val="20"/>
        </w:rPr>
        <w:t xml:space="preserve">History requires detailed studies of specific places and events, but synthetic global history should always constitute their broad general context, without which they cannot truly make sense or benefit us in understanding the present and preparing for the future, and this is a point that will be repeatedly illustrated in Occidentalism in Volume Five and elsewhere in </w:t>
      </w:r>
      <w:r w:rsidRPr="00656705">
        <w:rPr>
          <w:rFonts w:eastAsiaTheme="minorEastAsia"/>
          <w:i/>
          <w:iCs/>
          <w:color w:val="000000"/>
          <w:sz w:val="20"/>
          <w:szCs w:val="20"/>
        </w:rPr>
        <w:t>The First Teaching</w:t>
      </w:r>
      <w:r w:rsidRPr="00656705">
        <w:rPr>
          <w:rFonts w:eastAsiaTheme="minorEastAsia"/>
          <w:color w:val="000000"/>
          <w:sz w:val="20"/>
          <w:szCs w:val="20"/>
        </w:rPr>
        <w:t>. Analytical</w:t>
      </w:r>
      <w:r w:rsidRPr="00656705">
        <w:rPr>
          <w:sz w:val="20"/>
          <w:szCs w:val="20"/>
        </w:rPr>
        <w:t xml:space="preserve"> studies of the past may, for example, focus, on things topics like regional economic history, the direct impact of technologies, historical demographics, urban history, social history, political economy, nomadic history, microhistory, and historical linguistics. Such analysis often uncovers impressive varieties of often unexpected relationships as well as valuable sources, such as commercial documents, tax registers, official land grants, administrative seals, census records, coins, gravestones, magical incantations written on bowls, the memoirs of pilgrims, archeological and architectural data, biographical dictionaries, inscriptional evidence, and more oral history. </w:t>
      </w:r>
    </w:p>
    <w:p w14:paraId="5B252390" w14:textId="77777777" w:rsidR="00FD1A33" w:rsidRPr="00656705" w:rsidRDefault="00FD1A33" w:rsidP="00FD1A33">
      <w:pPr>
        <w:rPr>
          <w:sz w:val="20"/>
          <w:szCs w:val="20"/>
        </w:rPr>
      </w:pPr>
      <w:r w:rsidRPr="00656705">
        <w:rPr>
          <w:rFonts w:eastAsiaTheme="minorEastAsia"/>
          <w:color w:val="000000"/>
          <w:sz w:val="20"/>
          <w:szCs w:val="20"/>
        </w:rPr>
        <w:t xml:space="preserve">    Synthetic history, on the other hand, strives for composite studies that link such findings together, while revealing how different regions and cultures influenced each other and sometimes worked together, especially in the context of the historical principle of “the contact” as opposed to the hypothetical “clash” of world Civilizations.</w:t>
      </w:r>
      <w:r w:rsidRPr="00656705">
        <w:rPr>
          <w:sz w:val="20"/>
          <w:szCs w:val="20"/>
        </w:rPr>
        <w:t xml:space="preserve"> </w:t>
      </w:r>
      <w:r w:rsidRPr="00656705">
        <w:rPr>
          <w:rFonts w:eastAsiaTheme="minorEastAsia"/>
          <w:color w:val="000000"/>
          <w:sz w:val="20"/>
          <w:szCs w:val="20"/>
        </w:rPr>
        <w:t>Instead of focusing on particular sets of facts or distinctive regions in isolation</w:t>
      </w:r>
      <w:r w:rsidRPr="00656705">
        <w:rPr>
          <w:sz w:val="20"/>
          <w:szCs w:val="20"/>
        </w:rPr>
        <w:t>—</w:t>
      </w:r>
      <w:r w:rsidRPr="00656705">
        <w:rPr>
          <w:rFonts w:eastAsiaTheme="minorEastAsia"/>
          <w:color w:val="000000"/>
          <w:sz w:val="20"/>
          <w:szCs w:val="20"/>
        </w:rPr>
        <w:t>as in purely analytic history</w:t>
      </w:r>
      <w:r w:rsidRPr="00656705">
        <w:rPr>
          <w:sz w:val="20"/>
          <w:szCs w:val="20"/>
        </w:rPr>
        <w:t>—</w:t>
      </w:r>
      <w:r w:rsidRPr="00656705">
        <w:rPr>
          <w:rFonts w:eastAsiaTheme="minorEastAsia"/>
          <w:color w:val="000000"/>
          <w:sz w:val="20"/>
          <w:szCs w:val="20"/>
        </w:rPr>
        <w:t>synthetic history seeks to make sense of all Cultures and Civilizations as universal Human phenomena, and it often works toward that end by bringing to light their overt and subtle interlinkage, both direct and indirect. Until the closing decades of the fourteenth/twentieth century</w:t>
      </w:r>
      <w:r w:rsidRPr="00656705">
        <w:rPr>
          <w:sz w:val="20"/>
          <w:szCs w:val="20"/>
        </w:rPr>
        <w:t>—</w:t>
      </w:r>
      <w:r w:rsidRPr="00656705">
        <w:rPr>
          <w:rFonts w:eastAsiaTheme="minorEastAsia"/>
          <w:color w:val="000000"/>
          <w:sz w:val="20"/>
          <w:szCs w:val="20"/>
        </w:rPr>
        <w:t>after the emergence of Modern “globalism”—the “empirical” West generally resisted, neglected, and often disdained the field of synthetic “world history.” The fact of “globalism” as a lived experience, however, established new Paradigms and Cognitive Frames that enabled historians and other thinkers to speak convincingly about “global history” and the world as a “global village.” History was no longer seen as an additive process of “one thing after another” by which civilizations arbitrarily rise and fall in relative isolation and independence from each other. On the contrary, the global approach often revealed how synthetic history may follow distinctive patterns that are profoundly interlinked. Thus, for example, the synthetic study of Modern Imperialism showed</w:t>
      </w:r>
      <w:r w:rsidRPr="00656705">
        <w:rPr>
          <w:sz w:val="20"/>
          <w:szCs w:val="20"/>
        </w:rPr>
        <w:t>—</w:t>
      </w:r>
      <w:r w:rsidRPr="00656705">
        <w:rPr>
          <w:rFonts w:eastAsiaTheme="minorEastAsia"/>
          <w:color w:val="000000"/>
          <w:sz w:val="20"/>
          <w:szCs w:val="20"/>
        </w:rPr>
        <w:t>over and over again</w:t>
      </w:r>
      <w:r w:rsidRPr="00656705">
        <w:rPr>
          <w:sz w:val="20"/>
          <w:szCs w:val="20"/>
        </w:rPr>
        <w:t>—</w:t>
      </w:r>
      <w:r w:rsidRPr="00656705">
        <w:rPr>
          <w:rFonts w:eastAsiaTheme="minorEastAsia"/>
          <w:color w:val="000000"/>
          <w:sz w:val="20"/>
          <w:szCs w:val="20"/>
        </w:rPr>
        <w:t xml:space="preserve">that Western domination actually </w:t>
      </w:r>
      <w:r w:rsidRPr="00656705">
        <w:rPr>
          <w:rFonts w:eastAsiaTheme="minorEastAsia"/>
          <w:i/>
          <w:iCs/>
          <w:color w:val="000000"/>
          <w:sz w:val="20"/>
          <w:szCs w:val="20"/>
        </w:rPr>
        <w:t>created</w:t>
      </w:r>
      <w:r w:rsidRPr="00656705">
        <w:rPr>
          <w:rFonts w:eastAsiaTheme="minorEastAsia"/>
          <w:color w:val="000000"/>
          <w:sz w:val="20"/>
          <w:szCs w:val="20"/>
        </w:rPr>
        <w:t xml:space="preserve"> under-development in its domains and that the colonial powers actually inverted or “reversely developed” the earlier accomplishments of the “peripheral regions” that they brought </w:t>
      </w:r>
      <w:r w:rsidRPr="00656705">
        <w:rPr>
          <w:rFonts w:eastAsiaTheme="minorEastAsia"/>
          <w:color w:val="000000" w:themeColor="text1"/>
          <w:sz w:val="20"/>
          <w:szCs w:val="20"/>
        </w:rPr>
        <w:t xml:space="preserve">under their control. For example, in his synthetic study </w:t>
      </w:r>
      <w:r w:rsidRPr="00656705">
        <w:rPr>
          <w:rFonts w:eastAsiaTheme="minorEastAsia"/>
          <w:i/>
          <w:iCs/>
          <w:color w:val="000000" w:themeColor="text1"/>
          <w:sz w:val="20"/>
          <w:szCs w:val="20"/>
        </w:rPr>
        <w:t>Plagues and Peoples</w:t>
      </w:r>
      <w:r w:rsidRPr="00656705">
        <w:rPr>
          <w:rFonts w:eastAsiaTheme="minorEastAsia"/>
          <w:color w:val="000000" w:themeColor="text1"/>
          <w:sz w:val="20"/>
          <w:szCs w:val="20"/>
        </w:rPr>
        <w:t>, published in 1396/1976, the American historian William H. McNeill (d. 1437/2016)—who insisted that it is the contact and exchanges of civilizations that are the real drivers of history—</w:t>
      </w:r>
      <w:r w:rsidRPr="00656705">
        <w:rPr>
          <w:color w:val="000000" w:themeColor="text1"/>
          <w:sz w:val="20"/>
          <w:szCs w:val="20"/>
          <w:shd w:val="clear" w:color="auto" w:fill="FFFFFF"/>
        </w:rPr>
        <w:t>concentrated upon the linkages between geographical entities over time and the effects such connections had on mortality rates and population fluctuations. In McNeill’s view such massive changes as in the case of the plagues that spread in the Americas after the advent of Western colonizers, were the “prime movers” of large-scale societal changes</w:t>
      </w:r>
      <w:r w:rsidRPr="00656705">
        <w:rPr>
          <w:sz w:val="20"/>
          <w:szCs w:val="20"/>
        </w:rPr>
        <w:t>—</w:t>
      </w:r>
      <w:r w:rsidRPr="00656705">
        <w:rPr>
          <w:color w:val="000000" w:themeColor="text1"/>
          <w:sz w:val="20"/>
          <w:szCs w:val="20"/>
          <w:shd w:val="clear" w:color="auto" w:fill="FFFFFF"/>
        </w:rPr>
        <w:t>for better and for worse</w:t>
      </w:r>
      <w:r w:rsidRPr="00656705">
        <w:rPr>
          <w:sz w:val="20"/>
          <w:szCs w:val="20"/>
        </w:rPr>
        <w:t>—</w:t>
      </w:r>
      <w:r w:rsidRPr="00656705">
        <w:rPr>
          <w:color w:val="000000" w:themeColor="text1"/>
          <w:sz w:val="20"/>
          <w:szCs w:val="20"/>
          <w:shd w:val="clear" w:color="auto" w:fill="FFFFFF"/>
        </w:rPr>
        <w:t xml:space="preserve">on the different sides of the peoples who were now interacting directly with each other. Thus, his analytical focus on the epidemiology of demographic disasters became a means to trace newly forged geographic and synthetic linkages between “disease pools” and the various systems and subsystems in which they occurred. </w:t>
      </w:r>
      <w:r w:rsidRPr="00656705">
        <w:rPr>
          <w:color w:val="000000" w:themeColor="text1"/>
          <w:sz w:val="20"/>
          <w:szCs w:val="20"/>
        </w:rPr>
        <w:t>Upon its original publication,</w:t>
      </w:r>
      <w:r w:rsidRPr="00656705">
        <w:rPr>
          <w:rStyle w:val="apple-converted-space"/>
          <w:rFonts w:eastAsiaTheme="majorEastAsia"/>
          <w:sz w:val="20"/>
          <w:szCs w:val="20"/>
        </w:rPr>
        <w:t> </w:t>
      </w:r>
      <w:r w:rsidRPr="00656705">
        <w:rPr>
          <w:rStyle w:val="a-text-italic"/>
          <w:rFonts w:eastAsiaTheme="majorEastAsia"/>
          <w:i/>
          <w:iCs/>
          <w:color w:val="000000" w:themeColor="text1"/>
          <w:sz w:val="20"/>
          <w:szCs w:val="20"/>
        </w:rPr>
        <w:t>Plagues and Peoples</w:t>
      </w:r>
      <w:r w:rsidRPr="00656705">
        <w:rPr>
          <w:rStyle w:val="apple-converted-space"/>
          <w:rFonts w:eastAsiaTheme="majorEastAsia"/>
          <w:sz w:val="20"/>
          <w:szCs w:val="20"/>
        </w:rPr>
        <w:t> </w:t>
      </w:r>
      <w:r w:rsidRPr="00656705">
        <w:rPr>
          <w:color w:val="000000" w:themeColor="text1"/>
          <w:sz w:val="20"/>
          <w:szCs w:val="20"/>
        </w:rPr>
        <w:t>was an immediate popular and Scholarly success. It offered a radically new synthetic interpretation of world history as</w:t>
      </w:r>
      <w:r w:rsidRPr="00656705">
        <w:rPr>
          <w:color w:val="0F1111"/>
          <w:sz w:val="20"/>
          <w:szCs w:val="20"/>
        </w:rPr>
        <w:t xml:space="preserve"> seen through the extraordinary impact—political, demographic, ecological, and psychological—of disease on Human Cultures. From the conquest of Mexico by smallpox as much as by the Spanish sword, to the bubonic plague in China, to the typhoid epidemics of Europe, the history of disease now became an essential dimension of the synthetic history of humankind. </w:t>
      </w:r>
    </w:p>
    <w:p w14:paraId="3AD23FAD" w14:textId="77777777" w:rsidR="00FD1A33" w:rsidRPr="00656705" w:rsidRDefault="00FD1A33" w:rsidP="00FD1A33">
      <w:pPr>
        <w:rPr>
          <w:sz w:val="20"/>
          <w:szCs w:val="20"/>
        </w:rPr>
      </w:pPr>
      <w:r w:rsidRPr="00656705">
        <w:rPr>
          <w:rFonts w:eastAsiaTheme="minorEastAsia"/>
          <w:color w:val="000000"/>
          <w:sz w:val="20"/>
          <w:szCs w:val="20"/>
        </w:rPr>
        <w:t xml:space="preserve">   After World War I, the German historian and polymath Oswald Spengler (d. 1355/1936) wrote his two-volume </w:t>
      </w:r>
      <w:r w:rsidRPr="00656705">
        <w:rPr>
          <w:rFonts w:eastAsiaTheme="minorEastAsia"/>
          <w:i/>
          <w:iCs/>
          <w:color w:val="000000"/>
          <w:sz w:val="20"/>
          <w:szCs w:val="20"/>
        </w:rPr>
        <w:t>The Decline of the West</w:t>
      </w:r>
      <w:r w:rsidRPr="00656705">
        <w:rPr>
          <w:rFonts w:eastAsiaTheme="minorEastAsia"/>
          <w:color w:val="000000"/>
          <w:sz w:val="20"/>
          <w:szCs w:val="20"/>
        </w:rPr>
        <w:t xml:space="preserve"> (German: </w:t>
      </w:r>
      <w:r w:rsidRPr="00656705">
        <w:rPr>
          <w:i/>
          <w:iCs/>
          <w:color w:val="202122"/>
          <w:sz w:val="20"/>
          <w:szCs w:val="20"/>
          <w:lang w:val="de-DE"/>
        </w:rPr>
        <w:t>Der Untergang des Abendlandes</w:t>
      </w:r>
      <w:r w:rsidRPr="00656705">
        <w:rPr>
          <w:rFonts w:eastAsiaTheme="minorEastAsia"/>
          <w:color w:val="000000"/>
          <w:sz w:val="20"/>
          <w:szCs w:val="20"/>
        </w:rPr>
        <w:t xml:space="preserve">), in which he rejected Eurocentric myopia as well as strictly linear chronological approaches to history. </w:t>
      </w:r>
      <w:r w:rsidRPr="00656705">
        <w:rPr>
          <w:color w:val="202122"/>
          <w:sz w:val="20"/>
          <w:szCs w:val="20"/>
          <w:shd w:val="clear" w:color="auto" w:fill="FFFFFF"/>
        </w:rPr>
        <w:t xml:space="preserve">According to Spengler, the meaningful units for history are not epochs but entire Cultures that develop, in his view, as organisms. Oswald gave “Culture” and “Civilization” new and non-standard definitions, and he suggested that such “organic Cultures” have long lifespans of about a millennium, during which they flourish, and then periods of decline, during which they disappear, which are roughly just as long. Although Arnold Toynbee (d. 1395/1975) was rightfully critical of many of Spengler’s generalizations, Toynbee picked up where Spengler had left off and became a masterly exemplar of synthetic history in the fourteenth/twentieth century. He produced immense amounts of scholarly writing, but his seminal twelve-volume </w:t>
      </w:r>
      <w:r w:rsidRPr="00656705">
        <w:rPr>
          <w:i/>
          <w:iCs/>
          <w:color w:val="202122"/>
          <w:sz w:val="20"/>
          <w:szCs w:val="20"/>
          <w:shd w:val="clear" w:color="auto" w:fill="FFFFFF"/>
        </w:rPr>
        <w:t>A Study of History</w:t>
      </w:r>
      <w:r w:rsidRPr="00656705">
        <w:rPr>
          <w:sz w:val="20"/>
          <w:szCs w:val="20"/>
        </w:rPr>
        <w:t xml:space="preserve">, which was published between 1353/1934 and 1381/1961, must be regarded as a centerpiece of synthetic and Western Intellectual history in the Modern age. Toynbee’s life project was to reveal broad general patterns governing the origin, growth, maturation, and decline of known civilizations, by laying bare certain common principles and processes of civilizational change. In his </w:t>
      </w:r>
      <w:r w:rsidRPr="00656705">
        <w:rPr>
          <w:i/>
          <w:iCs/>
          <w:sz w:val="20"/>
          <w:szCs w:val="20"/>
        </w:rPr>
        <w:t>Study of History</w:t>
      </w:r>
      <w:r w:rsidRPr="00656705">
        <w:rPr>
          <w:sz w:val="20"/>
          <w:szCs w:val="20"/>
        </w:rPr>
        <w:t>, Toynbee examined the rise and fall of twenty-six different civilizations during the course of Human history, which—in his view—rose by responding effectively to the challenges they faced, generally under the leadership of dynamic “creative minorities.” Likewise, they fell when they forsook their “creative minorities,” which often transformed themselves into oppressive, self-serving “dominant minorities,” which, consequently, could no longer respond successfully to the challenges they faced. The academic establishment often resisted Toynbee’s approach, and many analytical historians found fault with the details of his generalizations. But Toynbee became, nevertheless, one of the most widely read, translated, and discussed Intellects of the fourteenth/twentieth and fifteenth/twenty-first centuries. Ultimately, Toynbee proved far more influential than his precursor, Oswald Spengler.</w:t>
      </w:r>
    </w:p>
    <w:p w14:paraId="2EE1AD0F" w14:textId="77777777" w:rsidR="00FD1A33" w:rsidRPr="00656705" w:rsidRDefault="00FD1A33" w:rsidP="00FD1A33">
      <w:pPr>
        <w:rPr>
          <w:sz w:val="20"/>
          <w:szCs w:val="20"/>
        </w:rPr>
      </w:pPr>
      <w:r w:rsidRPr="00656705">
        <w:rPr>
          <w:rFonts w:eastAsiaTheme="minorEastAsia"/>
          <w:color w:val="000000"/>
          <w:sz w:val="20"/>
          <w:szCs w:val="20"/>
        </w:rPr>
        <w:t xml:space="preserve">    In </w:t>
      </w:r>
      <w:r w:rsidRPr="00656705">
        <w:rPr>
          <w:rFonts w:eastAsiaTheme="minorEastAsia"/>
          <w:i/>
          <w:iCs/>
          <w:color w:val="000000"/>
          <w:sz w:val="20"/>
          <w:szCs w:val="20"/>
        </w:rPr>
        <w:t>The First Teaching</w:t>
      </w:r>
      <w:r w:rsidRPr="00656705">
        <w:rPr>
          <w:rFonts w:eastAsiaTheme="minorEastAsia"/>
          <w:color w:val="000000"/>
          <w:sz w:val="20"/>
          <w:szCs w:val="20"/>
        </w:rPr>
        <w:t xml:space="preserve"> and its presentation of Occidentalism, one of the tasks of synthetic history must be to explore the relationships between the Medieval, Renaissance, and the Early Modern European “West” and the Islamic societies of the Mediterranean, Balkans, and Eastern Europe, as an integral part of the vivid tapestry of the holistic Western and shared Islamic historical narratives, which few students of history have fully imagined or understood. As an illustration of this, </w:t>
      </w:r>
      <w:r w:rsidRPr="00656705">
        <w:rPr>
          <w:rFonts w:eastAsiaTheme="minorEastAsia"/>
          <w:i/>
          <w:iCs/>
          <w:color w:val="000000"/>
          <w:sz w:val="20"/>
          <w:szCs w:val="20"/>
        </w:rPr>
        <w:t>The</w:t>
      </w:r>
      <w:r w:rsidRPr="00656705">
        <w:rPr>
          <w:rFonts w:eastAsiaTheme="minorEastAsia"/>
          <w:color w:val="000000"/>
          <w:sz w:val="20"/>
          <w:szCs w:val="20"/>
        </w:rPr>
        <w:t xml:space="preserve"> </w:t>
      </w:r>
      <w:r w:rsidRPr="00656705">
        <w:rPr>
          <w:rFonts w:eastAsiaTheme="minorEastAsia"/>
          <w:i/>
          <w:iCs/>
          <w:color w:val="000000"/>
          <w:sz w:val="20"/>
          <w:szCs w:val="20"/>
        </w:rPr>
        <w:t>First Teaching</w:t>
      </w:r>
      <w:r w:rsidRPr="00656705">
        <w:rPr>
          <w:rFonts w:eastAsiaTheme="minorEastAsia"/>
          <w:color w:val="000000"/>
          <w:sz w:val="20"/>
          <w:szCs w:val="20"/>
        </w:rPr>
        <w:t xml:space="preserve"> will present the synthetic hypothesis of the American sociologist and historian Janet Lippman Abu-Lughod (d. 1434/2013) and her remarkable study of the world economic system of the seventh/thirteenth century, which was based in China and the Islamic world. According to the hypothesis of Abu-Lughod, the economic synergy between Imperial China and Muslim traders of that time unintentionally laid the foundations for Western capitalism as it would emerge in the High Middle Ages and early Renaissance. Under the auspices of the Chinese and Muslims—working together—the </w:t>
      </w:r>
      <w:r w:rsidRPr="00656705">
        <w:rPr>
          <w:sz w:val="20"/>
          <w:szCs w:val="20"/>
        </w:rPr>
        <w:t xml:space="preserve">entire world system of the seventh/thirteenth century functioned smoothly and to the benefit of all players involved as long as the connecting link through China operated well. The system began to break up, however, in the mid-eighth/fourteenth century, in large part due to the wedge driven between China and Central Asia by the Ming Rebellion. But another key driver was the emergence of the Black Death, which ravaged China and the Muslim world even more than it did Western Medieval Europe. At the time, China was by far the most developed civilization in the world, as well as being the world’s leading technological and naval power, which would continue until the ninth/fifteenth century. Imperial China had the world’s largest and most seaworthy fleets with formidable flame-throwing weapons and gunpowder-driven missiles that were equal of any of Europe’s canons in the Age of Discovery. In the Indian Ocean, for example, China had fostered—in conjunction with the Muslim world—a tolerant and open system of economic and cultural coexistence. Indeed, if that world system had not been dramatically transformed by the tenth/sixteenth century, “capitalism” in the form that took shape in Europe in the eleventh/seventeenth and twelfth/eighteenth centuries and, even more so, in the thirteenth/nineteenth, might have never “taken off’ so dramatically. This example illustrates—like many others that will be discussed in </w:t>
      </w:r>
      <w:r w:rsidRPr="00656705">
        <w:rPr>
          <w:i/>
          <w:iCs/>
          <w:sz w:val="20"/>
          <w:szCs w:val="20"/>
        </w:rPr>
        <w:t>The First Teaching</w:t>
      </w:r>
      <w:r w:rsidRPr="00656705">
        <w:rPr>
          <w:sz w:val="20"/>
          <w:szCs w:val="20"/>
        </w:rPr>
        <w:t>—why the study of synthetic history and the world as a system is necessary, not just for understanding the rise of capitalism and banking, but countless other historical and Cultural scenarios as well.</w:t>
      </w:r>
    </w:p>
  </w:footnote>
  <w:footnote w:id="46">
    <w:p w14:paraId="1B41A102" w14:textId="77777777" w:rsidR="00FD1A33" w:rsidRPr="00656705" w:rsidRDefault="00FD1A33" w:rsidP="00FD1A33">
      <w:pPr>
        <w:autoSpaceDE w:val="0"/>
        <w:autoSpaceDN w:val="0"/>
        <w:adjustRightInd w:val="0"/>
        <w:rPr>
          <w:color w:val="000000"/>
          <w:sz w:val="20"/>
          <w:szCs w:val="20"/>
        </w:rPr>
      </w:pPr>
      <w:r w:rsidRPr="00656705">
        <w:rPr>
          <w:rStyle w:val="FootnoteReference"/>
          <w:sz w:val="20"/>
          <w:szCs w:val="20"/>
        </w:rPr>
        <w:footnoteRef/>
      </w:r>
      <w:r w:rsidRPr="00656705">
        <w:rPr>
          <w:sz w:val="20"/>
          <w:szCs w:val="20"/>
        </w:rPr>
        <w:t xml:space="preserve"> </w:t>
      </w:r>
      <w:r w:rsidRPr="00656705">
        <w:rPr>
          <w:b/>
          <w:bCs/>
          <w:color w:val="202124"/>
          <w:sz w:val="20"/>
          <w:szCs w:val="20"/>
          <w:shd w:val="clear" w:color="auto" w:fill="FFFFFF"/>
        </w:rPr>
        <w:t>The Anthropocene</w:t>
      </w:r>
      <w:r w:rsidRPr="00656705">
        <w:rPr>
          <w:color w:val="202124"/>
          <w:sz w:val="20"/>
          <w:szCs w:val="20"/>
          <w:shd w:val="clear" w:color="auto" w:fill="FFFFFF"/>
        </w:rPr>
        <w:t xml:space="preserve"> combines the Greek word for Man (</w:t>
      </w:r>
      <w:r w:rsidRPr="00656705">
        <w:rPr>
          <w:i/>
          <w:iCs/>
          <w:color w:val="202122"/>
          <w:sz w:val="20"/>
          <w:szCs w:val="20"/>
        </w:rPr>
        <w:t>ánthr</w:t>
      </w:r>
      <w:r w:rsidRPr="00656705">
        <w:rPr>
          <w:i/>
          <w:iCs/>
          <w:color w:val="000000" w:themeColor="text1"/>
          <w:sz w:val="20"/>
          <w:szCs w:val="20"/>
        </w:rPr>
        <w:t>ō</w:t>
      </w:r>
      <w:r w:rsidRPr="00656705">
        <w:rPr>
          <w:i/>
          <w:iCs/>
          <w:color w:val="202122"/>
          <w:sz w:val="20"/>
          <w:szCs w:val="20"/>
        </w:rPr>
        <w:t>pos</w:t>
      </w:r>
      <w:r w:rsidRPr="00656705">
        <w:rPr>
          <w:color w:val="202122"/>
          <w:sz w:val="20"/>
          <w:szCs w:val="20"/>
        </w:rPr>
        <w:t>,</w:t>
      </w:r>
      <w:r w:rsidRPr="00656705">
        <w:rPr>
          <w:i/>
          <w:iCs/>
          <w:color w:val="202122"/>
          <w:sz w:val="20"/>
          <w:szCs w:val="20"/>
        </w:rPr>
        <w:t xml:space="preserve"> ἄνθρωπος</w:t>
      </w:r>
      <w:r w:rsidRPr="00656705">
        <w:rPr>
          <w:color w:val="202124"/>
          <w:sz w:val="20"/>
          <w:szCs w:val="20"/>
          <w:shd w:val="clear" w:color="auto" w:fill="FFFFFF"/>
        </w:rPr>
        <w:t>) with the word “-cene,” (from the Greek</w:t>
      </w:r>
      <w:r w:rsidRPr="00656705">
        <w:rPr>
          <w:i/>
          <w:iCs/>
          <w:color w:val="202122"/>
          <w:sz w:val="20"/>
          <w:szCs w:val="20"/>
        </w:rPr>
        <w:t xml:space="preserve"> kainós</w:t>
      </w:r>
      <w:r w:rsidRPr="00656705">
        <w:rPr>
          <w:color w:val="202122"/>
          <w:sz w:val="20"/>
          <w:szCs w:val="20"/>
        </w:rPr>
        <w:t xml:space="preserve">, </w:t>
      </w:r>
      <w:r w:rsidRPr="00656705">
        <w:rPr>
          <w:i/>
          <w:iCs/>
          <w:color w:val="202122"/>
          <w:sz w:val="20"/>
          <w:szCs w:val="20"/>
        </w:rPr>
        <w:t>καινός</w:t>
      </w:r>
      <w:r w:rsidRPr="00656705">
        <w:rPr>
          <w:color w:val="202122"/>
          <w:sz w:val="20"/>
          <w:szCs w:val="20"/>
        </w:rPr>
        <w:t xml:space="preserve">), meaning literally “new” or “recent,” but—as a suffix—referring to a particular epoch. Thus, the Anthropocene is “the Epoch of Man,” and it refers to the recent </w:t>
      </w:r>
      <w:r w:rsidRPr="00656705">
        <w:rPr>
          <w:color w:val="202124"/>
          <w:sz w:val="20"/>
          <w:szCs w:val="20"/>
          <w:shd w:val="clear" w:color="auto" w:fill="FFFFFF"/>
        </w:rPr>
        <w:t xml:space="preserve">unit of geologic time, in which we are presently living, when human activity has had a demonstrably significant—and generally harmful—impact upon the earth, its environments, the climate, and the various ecosystems. Metaphorically, the </w:t>
      </w:r>
      <w:r w:rsidRPr="00656705">
        <w:rPr>
          <w:color w:val="000000"/>
          <w:sz w:val="20"/>
          <w:szCs w:val="20"/>
        </w:rPr>
        <w:t xml:space="preserve">Anthropocene is the age in which </w:t>
      </w:r>
      <w:r w:rsidRPr="00656705">
        <w:rPr>
          <w:i/>
          <w:iCs/>
          <w:color w:val="000000"/>
          <w:sz w:val="20"/>
          <w:szCs w:val="20"/>
        </w:rPr>
        <w:t xml:space="preserve">homo sapiens </w:t>
      </w:r>
      <w:r w:rsidRPr="00656705">
        <w:rPr>
          <w:color w:val="000000"/>
          <w:sz w:val="20"/>
          <w:szCs w:val="20"/>
        </w:rPr>
        <w:t xml:space="preserve">has built a temple to himself erected on his single-minded pursuit of wealth and power through science, scientism, and the crass exploitation and destruction of the natural order. </w:t>
      </w:r>
    </w:p>
  </w:footnote>
  <w:footnote w:id="47">
    <w:p w14:paraId="3FCA994D"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w:t>
      </w:r>
      <w:r w:rsidRPr="00656705">
        <w:rPr>
          <w:b/>
          <w:bCs/>
          <w:sz w:val="20"/>
          <w:szCs w:val="20"/>
        </w:rPr>
        <w:t>Functional Certitude (</w:t>
      </w:r>
      <w:r w:rsidRPr="00656705">
        <w:rPr>
          <w:b/>
          <w:bCs/>
          <w:i/>
          <w:iCs/>
          <w:sz w:val="20"/>
          <w:szCs w:val="20"/>
        </w:rPr>
        <w:t>al-Yaqīn al-Wāqi‘ī</w:t>
      </w:r>
      <w:r w:rsidRPr="00656705">
        <w:rPr>
          <w:b/>
          <w:bCs/>
          <w:sz w:val="20"/>
          <w:szCs w:val="20"/>
        </w:rPr>
        <w:t>)</w:t>
      </w:r>
      <w:r w:rsidRPr="00656705">
        <w:rPr>
          <w:sz w:val="20"/>
          <w:szCs w:val="20"/>
        </w:rPr>
        <w:t xml:space="preserve"> is an essential psychological and Spiritual quality at the root of all sound and functional Human relationships and Cultures. It is the natural certainty Human Beings should have from the time of infancy that certain persons—especially good mothers and fathers, for example—can be absolutely trusted. Functional Certitude enables us to become fully Human and live and flourish as functional human beings. More broadly, as Human Beings, we can only live in the shelter of the assuredness Functional Certitude grants us. Indeed, our very sanity is based upon our natural trust and inherent certainty, for example, that truly loving mothers will not put poison in the food and drink they give us. It is, in fact, of gross dysfunction and a mark of the insanity of our present time that so many children, men, and women are deprived of this confidence because of extensive abuse. As a rule, however, even the convinced Atheist bases his life upon certain elements of basic trust that grow out of</w:t>
      </w:r>
      <w:r w:rsidRPr="00656705">
        <w:rPr>
          <w:b/>
          <w:bCs/>
          <w:sz w:val="20"/>
          <w:szCs w:val="20"/>
        </w:rPr>
        <w:t xml:space="preserve"> </w:t>
      </w:r>
      <w:r w:rsidRPr="00656705">
        <w:rPr>
          <w:sz w:val="20"/>
          <w:szCs w:val="20"/>
        </w:rPr>
        <w:t>Functional Certitude, which are—in themselves—subtle Signs of God’s mercy upon them and without which they too could not live functional lives. For, even though the Atheist does avow belief in God nor witness His Signs in creation, he still maintains a basic trust in his own existence and in the day-to-day continuity of the basic structure of reality itself, and he generally believes that the sun will rise tomorrow in the East as it has for millennia from the creation of the earth.</w:t>
      </w:r>
    </w:p>
  </w:footnote>
  <w:footnote w:id="48">
    <w:p w14:paraId="5A67F510" w14:textId="77777777" w:rsidR="00FD1A33" w:rsidRPr="00656705" w:rsidRDefault="00FD1A33" w:rsidP="00FD1A33">
      <w:pPr>
        <w:rPr>
          <w:color w:val="000000"/>
          <w:sz w:val="20"/>
          <w:szCs w:val="20"/>
        </w:rPr>
      </w:pPr>
      <w:r w:rsidRPr="00656705">
        <w:rPr>
          <w:rStyle w:val="FootnoteReference"/>
          <w:sz w:val="20"/>
          <w:szCs w:val="20"/>
        </w:rPr>
        <w:footnoteRef/>
      </w:r>
      <w:r w:rsidRPr="00656705">
        <w:rPr>
          <w:sz w:val="20"/>
          <w:szCs w:val="20"/>
        </w:rPr>
        <w:t xml:space="preserve"> </w:t>
      </w:r>
      <w:r w:rsidRPr="00656705">
        <w:rPr>
          <w:b/>
          <w:bCs/>
          <w:i/>
          <w:iCs/>
          <w:color w:val="000000" w:themeColor="text1"/>
          <w:sz w:val="20"/>
          <w:szCs w:val="20"/>
        </w:rPr>
        <w:t xml:space="preserve">Homō </w:t>
      </w:r>
      <w:r w:rsidRPr="00656705">
        <w:rPr>
          <w:b/>
          <w:bCs/>
          <w:i/>
          <w:iCs/>
          <w:color w:val="000000" w:themeColor="text1"/>
          <w:sz w:val="20"/>
          <w:szCs w:val="20"/>
          <w:shd w:val="clear" w:color="auto" w:fill="FFFFFF"/>
        </w:rPr>
        <w:t>Religiōsus</w:t>
      </w:r>
      <w:r w:rsidRPr="00656705">
        <w:rPr>
          <w:sz w:val="20"/>
          <w:szCs w:val="20"/>
        </w:rPr>
        <w:t xml:space="preserve"> (Man, the Believer or the religious animal) is a term of fourteenth/twentieth century anthropology that asserts that Human Beings are inherently religious. </w:t>
      </w:r>
      <w:r w:rsidRPr="00656705">
        <w:rPr>
          <w:color w:val="000000"/>
          <w:sz w:val="20"/>
          <w:szCs w:val="20"/>
        </w:rPr>
        <w:t>Research in developmental psychology, cognitive anthropology, and the cognitive science of religion generally concurs that “religion” comes as naturally to human beings as learning language. We are, in fact, so strongly predisposed to religious belief and behavior that it is valid to say that we are “hard-wired” for “religion.” Most Human Beings are born Believers and are naturally inclined to accept religious claims and explanations, which, moreover, they find attractive and easy to understand. They also learn easily and effectively how to use religious categories in their thought and behavioral processes. Universally throughout the world, children never need to be “indoctrinated” to believe in God—</w:t>
      </w:r>
      <w:r w:rsidRPr="00656705">
        <w:rPr>
          <w:sz w:val="20"/>
          <w:szCs w:val="20"/>
          <w:shd w:val="clear" w:color="auto" w:fill="FFFFFF" w:themeFill="background1"/>
        </w:rPr>
        <w:t>they</w:t>
      </w:r>
      <w:r w:rsidRPr="00656705">
        <w:rPr>
          <w:sz w:val="20"/>
          <w:szCs w:val="20"/>
        </w:rPr>
        <w:t xml:space="preserve"> </w:t>
      </w:r>
      <w:r w:rsidRPr="00656705">
        <w:rPr>
          <w:color w:val="000000"/>
          <w:sz w:val="20"/>
          <w:szCs w:val="20"/>
        </w:rPr>
        <w:t>naturally gravitate toward that concept. In light of such evidence, purely “naturalist” explanations of religious belief are not satisfactory.</w:t>
      </w:r>
    </w:p>
  </w:footnote>
  <w:footnote w:id="49">
    <w:p w14:paraId="61315BB3"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Identity</w:t>
      </w:r>
      <w:r w:rsidRPr="00656705">
        <w:rPr>
          <w:rFonts w:ascii="Times New Roman" w:hAnsi="Times New Roman" w:cs="Times New Roman"/>
          <w:sz w:val="20"/>
          <w:szCs w:val="20"/>
        </w:rPr>
        <w:t>” is a plastic word. Later in this Volume, we will discuss the reign of “plastic words” under “Linguistic Dissonance in Today’s Brave New World</w:t>
      </w:r>
      <w:r w:rsidRPr="00656705">
        <w:rPr>
          <w:rFonts w:ascii="Times New Roman" w:hAnsi="Times New Roman" w:cs="Times New Roman"/>
          <w:i/>
          <w:iCs/>
          <w:sz w:val="20"/>
          <w:szCs w:val="20"/>
        </w:rPr>
        <w:t>.</w:t>
      </w:r>
      <w:r w:rsidRPr="00656705">
        <w:rPr>
          <w:rFonts w:ascii="Times New Roman" w:hAnsi="Times New Roman" w:cs="Times New Roman"/>
          <w:sz w:val="20"/>
          <w:szCs w:val="20"/>
        </w:rPr>
        <w:t>” “Plastic words” have many connotations and are generally perceived as either good or bad, positive or negative, but they have lost their clear denotations. Identity is an important word in traditional languages and theological discourse and is closely associated with the reality of “essence.” We will discuss both essence and identity below when we look into the imperative of making a “Return to Essence and true Identity.”</w:t>
      </w:r>
    </w:p>
  </w:footnote>
  <w:footnote w:id="50">
    <w:p w14:paraId="3D97C9A7"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w:t>
      </w:r>
      <w:r w:rsidRPr="00656705">
        <w:rPr>
          <w:rFonts w:eastAsiaTheme="minorEastAsia"/>
          <w:b/>
          <w:bCs/>
          <w:color w:val="000000"/>
          <w:sz w:val="20"/>
          <w:szCs w:val="20"/>
        </w:rPr>
        <w:t xml:space="preserve">Modern Expressive </w:t>
      </w:r>
      <w:r w:rsidRPr="00656705">
        <w:rPr>
          <w:b/>
          <w:bCs/>
          <w:sz w:val="20"/>
          <w:szCs w:val="20"/>
        </w:rPr>
        <w:t>Individualism</w:t>
      </w:r>
      <w:r w:rsidRPr="00656705">
        <w:rPr>
          <w:sz w:val="20"/>
          <w:szCs w:val="20"/>
        </w:rPr>
        <w:t xml:space="preserve"> in the Modern Age is expressed by such platitudes as: “Just be you!” “Be true to yourself!” “Follow your heart!” “Find yourself!” Expressive Individualism urges the “individual” to pursue his own path in yearning for fulfillment through self-definition in action and the consequent articulation of one’s own “authenticity” and “identity” in an age of inauthenticity and lack of identity. Thus, Expressive Individualism places a high inducement of assertatively “expressing” what one is—no matter how moral or immoral that identity may be in Traditional eyes—and then living in a society which must accept the individual’s freedom to be the person that they expressively assert. In its notion of “authenticity,” Expressive Individualism regards “authenticity,” not as a synonym for integrity and honesty, but for an antonym for “conformity.” Thus, the Expressive Individual realizes his “unique humanity” discovering himself and living out his self-created image of himself against the pressures of conformity in any model or value system imposed by the dominant society, earlier generations, or religious, social, and political authority. Thus, the purpose of life becomes to “find” one’s “deepest self” and express it outwardly in the world, forging a unique identity that generally counters whatever is held to be normative or sacred in the context of family, friends, political affiliations, earlier generations, or social, political, and religious authorities. </w:t>
      </w:r>
    </w:p>
    <w:p w14:paraId="031FED87" w14:textId="77777777" w:rsidR="00FD1A33" w:rsidRPr="00656705" w:rsidRDefault="00FD1A33" w:rsidP="00FD1A33">
      <w:pPr>
        <w:rPr>
          <w:sz w:val="20"/>
          <w:szCs w:val="20"/>
        </w:rPr>
      </w:pPr>
      <w:r w:rsidRPr="00656705">
        <w:rPr>
          <w:rFonts w:eastAsiaTheme="minorEastAsia"/>
          <w:color w:val="000000"/>
          <w:sz w:val="20"/>
          <w:szCs w:val="20"/>
        </w:rPr>
        <w:t xml:space="preserve">   According to the Islamic teaching of the</w:t>
      </w:r>
      <w:r w:rsidRPr="00656705">
        <w:rPr>
          <w:i/>
          <w:iCs/>
          <w:sz w:val="20"/>
          <w:szCs w:val="20"/>
        </w:rPr>
        <w:t xml:space="preserve"> Fiṭra</w:t>
      </w:r>
      <w:r w:rsidRPr="00656705">
        <w:rPr>
          <w:sz w:val="20"/>
          <w:szCs w:val="20"/>
        </w:rPr>
        <w:t xml:space="preserve">, each Human Being is perfectly created in its mother’s womb and allotted its unique God-given identity and completeness—whether that person is later aware of this reality or not. Ideas have consequences, and one of the largely unexpected implications of Modern Expressive Individualism is that it has potential bearing on legal definitions of personhood as well as definitions of life and death. </w:t>
      </w:r>
      <w:r w:rsidRPr="00656705">
        <w:rPr>
          <w:rFonts w:eastAsiaTheme="minorEastAsia"/>
          <w:color w:val="000000"/>
          <w:sz w:val="20"/>
          <w:szCs w:val="20"/>
        </w:rPr>
        <w:t xml:space="preserve">If personhood, for example, is conceived of as the result of self-consciousness and our ability to express it openly, then the Self may be defined in terms of how we think, feel, and desire. This can imply that  Human Beings need a certain stage of intellectual development before they can be true persons, which is utterly foreign to the Islamic concept of the </w:t>
      </w:r>
      <w:r w:rsidRPr="00656705">
        <w:rPr>
          <w:i/>
          <w:iCs/>
          <w:sz w:val="20"/>
          <w:szCs w:val="20"/>
        </w:rPr>
        <w:t>Fiṭra</w:t>
      </w:r>
      <w:r w:rsidRPr="00656705">
        <w:rPr>
          <w:sz w:val="20"/>
          <w:szCs w:val="20"/>
        </w:rPr>
        <w:t xml:space="preserve">, which functions in complete independence of each individual person’s awareness of it. At the earliest beginnings until the end of life on earth, the </w:t>
      </w:r>
      <w:r w:rsidRPr="00656705">
        <w:rPr>
          <w:i/>
          <w:iCs/>
          <w:sz w:val="20"/>
          <w:szCs w:val="20"/>
        </w:rPr>
        <w:t>Fiṭra</w:t>
      </w:r>
      <w:r w:rsidRPr="00656705">
        <w:rPr>
          <w:sz w:val="20"/>
          <w:szCs w:val="20"/>
        </w:rPr>
        <w:t xml:space="preserve"> has no dependence upon </w:t>
      </w:r>
      <w:r w:rsidRPr="00656705">
        <w:rPr>
          <w:rFonts w:eastAsiaTheme="minorEastAsia"/>
          <w:color w:val="000000"/>
          <w:sz w:val="20"/>
          <w:szCs w:val="20"/>
        </w:rPr>
        <w:t>upon self-consciousness or any psychological decisions we make about our inclinations or orientations and how we express them. Some noted contemporary ethnologists under the influence of Modern Expressive Individualism</w:t>
      </w:r>
      <w:r w:rsidRPr="00656705">
        <w:rPr>
          <w:sz w:val="20"/>
          <w:szCs w:val="20"/>
        </w:rPr>
        <w:t xml:space="preserve"> may </w:t>
      </w:r>
      <w:r w:rsidRPr="00656705">
        <w:rPr>
          <w:rFonts w:eastAsiaTheme="minorEastAsia"/>
          <w:color w:val="000000"/>
          <w:sz w:val="20"/>
          <w:szCs w:val="20"/>
        </w:rPr>
        <w:t>acknowledge, for example, that the Human embryo possesses life, but they deny that it is a legal person. For them, to be “a person” requires being self-conscious and having the ability to express oneself, to conceptualize, and to act intentionally toward the future by acting deliberately in ways that further one’s personal aspiration for happiness. Embryos cannot do this, but—for that matter—neither can newborn babies, little children, or adults suffering from advanced dementia and other common trials of older age. Thus, they too would lack true “personhood” and potentially the rights typically enjoyed by fully legal “persons.” Thus, the ethics of life and death—including euthanasia—in a world of Expressive Individualism tends toward a type of default utilitarianism, predicated upon the view that the morally and legally defensible position on personhood is the one that gives the most happiness to the individuals involved. Thus, this same way of thinking affects the way we speak today about the legalization of assisted suicide in Western lands, when people decide that life is no longer worth living because of physical illness or mental distress. In the world of the expressive and highly psychologized Selfhood in which Expressive Individualism lives, mental suffering might, then, be claimed as a criterion for euthanasia.</w:t>
      </w:r>
    </w:p>
  </w:footnote>
  <w:footnote w:id="51">
    <w:p w14:paraId="7AE8100F" w14:textId="77777777" w:rsidR="00FD1A33" w:rsidRPr="00656705" w:rsidRDefault="00FD1A33" w:rsidP="00FD1A33">
      <w:pPr>
        <w:pStyle w:val="FootnoteText"/>
        <w:rPr>
          <w:rFonts w:ascii="Times New Roman" w:eastAsiaTheme="minorEastAsia" w:hAnsi="Times New Roman" w:cs="Times New Roman"/>
          <w:color w:val="000000"/>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eastAsiaTheme="minorEastAsia" w:hAnsi="Times New Roman" w:cs="Times New Roman"/>
          <w:b/>
          <w:bCs/>
          <w:color w:val="000000"/>
          <w:sz w:val="20"/>
          <w:szCs w:val="20"/>
        </w:rPr>
        <w:t>The Modern Bonsai Ego</w:t>
      </w:r>
      <w:r w:rsidRPr="00656705">
        <w:rPr>
          <w:rFonts w:ascii="Times New Roman" w:eastAsiaTheme="minorEastAsia" w:hAnsi="Times New Roman" w:cs="Times New Roman"/>
          <w:color w:val="000000"/>
          <w:sz w:val="20"/>
          <w:szCs w:val="20"/>
        </w:rPr>
        <w:t>—as discussed early in Volume One—refers to the Modern Self when it lacks roots, foundations, or standards for truth other than what it feels within itself. As a rule, this Ego is not only compelled to express what it feels, but it also tends to demand the full approval and validation of others. The image of the Bonsai Ego is taken from the bonsai ornamental tree or shrub. The expression “bonsai” comes from the Japanese: “Tray” (</w:t>
      </w:r>
      <w:r w:rsidRPr="00656705">
        <w:rPr>
          <w:rFonts w:ascii="Times New Roman" w:eastAsiaTheme="minorEastAsia" w:hAnsi="Times New Roman" w:cs="Times New Roman"/>
          <w:i/>
          <w:iCs/>
          <w:color w:val="000000"/>
          <w:sz w:val="20"/>
          <w:szCs w:val="20"/>
        </w:rPr>
        <w:t>bon</w:t>
      </w:r>
      <w:r w:rsidRPr="00656705">
        <w:rPr>
          <w:rFonts w:ascii="Times New Roman" w:eastAsiaTheme="minorEastAsia" w:hAnsi="Times New Roman" w:cs="Times New Roman"/>
          <w:color w:val="000000"/>
          <w:sz w:val="20"/>
          <w:szCs w:val="20"/>
        </w:rPr>
        <w:t>) added to “planting” (</w:t>
      </w:r>
      <w:r w:rsidRPr="00656705">
        <w:rPr>
          <w:rFonts w:ascii="Times New Roman" w:eastAsiaTheme="minorEastAsia" w:hAnsi="Times New Roman" w:cs="Times New Roman"/>
          <w:i/>
          <w:iCs/>
          <w:color w:val="000000"/>
          <w:sz w:val="20"/>
          <w:szCs w:val="20"/>
        </w:rPr>
        <w:t>sai</w:t>
      </w:r>
      <w:r w:rsidRPr="00656705">
        <w:rPr>
          <w:rFonts w:ascii="Times New Roman" w:eastAsiaTheme="minorEastAsia" w:hAnsi="Times New Roman" w:cs="Times New Roman"/>
          <w:color w:val="000000"/>
          <w:sz w:val="20"/>
          <w:szCs w:val="20"/>
        </w:rPr>
        <w:t>). Because bonsai plants are grown in shallow trays, they cannot develop deep roots. Thus, they are artificially prevented from attaining their normal size or strength. Because it lacks meaning and depth, the modern Bonsai Ego tends to be shallow and superficial, and it is rarely prepared to withstand the severe tests and trials that ordinary human beings have usually been capable of coping with. Consequently, the modern Bonsai Ego is also a “therapeutic Ego,” which tends to stand in constant need of psychological therapy, although such psychotherapy is rarely able to cure it of its weaknesses or enable it to gain true meaning or put down deep roots. Consequently, the modern Ego often lives permanently on the abyss of insecurity, depression, and even suicide. Because it is fundamentally illusory in nature, the modern Bonsai Ego tends to be super-sensitive. For its strongly held convictions about itself and objective reality have little or no foundation in sound thought, morality, or shared human communal wisdom. During the course of the twentieth and twenty-first centuries, a defensive “culture” was developed around the Bonsai Ego that insists that it regard every act of outside criticism--as valid or invalid as it may be--as an act of political oppression and potential violence. This modern Self-Emotive Ego is profoundly unnatural and seems unprecedented in human cultural history. Although the modern Bonsai Ego has developed in the West as the result of a complex number of stages over a period of more than two centuries, its earliest appearance may be seen as going back to at least to the time of the highly influential French Swiss writer Jean-Jacques Rousseau (d. 1192/1778), who was a literary leader of the movement of French Romanticism. Rousseau exemplified this modern Ego in his personal life, and, in his writings, he helped to formulate the paradigm of a revolutionary self-expressive Ego that only finds its “truth” in its most profound inner feelings and its “truthfulness” in their outward expression of them, as unconventional and controversial as they may be.</w:t>
      </w:r>
    </w:p>
  </w:footnote>
  <w:footnote w:id="52">
    <w:p w14:paraId="33BCFC40"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w:t>
      </w:r>
      <w:r w:rsidRPr="00656705">
        <w:rPr>
          <w:b/>
          <w:bCs/>
          <w:sz w:val="20"/>
          <w:szCs w:val="20"/>
        </w:rPr>
        <w:t xml:space="preserve">Idiotic </w:t>
      </w:r>
      <w:r w:rsidRPr="00656705">
        <w:rPr>
          <w:sz w:val="20"/>
          <w:szCs w:val="20"/>
        </w:rPr>
        <w:t>in English usage comes from the word “idiot,” referring to a person who is “severely mentally deficient.” The Ancient Greek for “idiot,” however, reflects the fundamental gregarious principle underlying Greek culture and Civilization that human beings are nothing without community and polity. People cannot be human if they cannot understand and interact intelligently with other people. Thus, an “idiot” in Ancient Greek understanding as referred to by the word “</w:t>
      </w:r>
      <w:r w:rsidRPr="00656705">
        <w:rPr>
          <w:i/>
          <w:iCs/>
          <w:color w:val="222222"/>
          <w:sz w:val="20"/>
          <w:szCs w:val="20"/>
        </w:rPr>
        <w:t>idi</w:t>
      </w:r>
      <w:r w:rsidRPr="00656705">
        <w:rPr>
          <w:i/>
          <w:iCs/>
          <w:color w:val="000000" w:themeColor="text1"/>
          <w:sz w:val="20"/>
          <w:szCs w:val="20"/>
        </w:rPr>
        <w:t>ô</w:t>
      </w:r>
      <w:r w:rsidRPr="00656705">
        <w:rPr>
          <w:i/>
          <w:iCs/>
          <w:color w:val="222222"/>
          <w:sz w:val="20"/>
          <w:szCs w:val="20"/>
        </w:rPr>
        <w:t>tēs</w:t>
      </w:r>
      <w:r w:rsidRPr="00656705">
        <w:rPr>
          <w:color w:val="222222"/>
          <w:sz w:val="20"/>
          <w:szCs w:val="20"/>
        </w:rPr>
        <w:t xml:space="preserve">; </w:t>
      </w:r>
      <w:r w:rsidRPr="00656705">
        <w:rPr>
          <w:i/>
          <w:iCs/>
          <w:color w:val="222222"/>
          <w:sz w:val="20"/>
          <w:szCs w:val="20"/>
        </w:rPr>
        <w:t>ἰδιώτης</w:t>
      </w:r>
      <w:r w:rsidRPr="00656705">
        <w:rPr>
          <w:color w:val="222222"/>
          <w:sz w:val="20"/>
          <w:szCs w:val="20"/>
        </w:rPr>
        <w:t>” actually meant “a private person” who was “overly private” and therefore lacked social intelligence and sound understanding. Although the word was also used for “a common man,” it referred clearly to what today we call the “autonomous individual,” the individual not rooted in family, community, Culture, or dynamic Civilization. From the Greek standpoint, the more “autonomous” the individual becomes, the more “idiotic” he or she must necessarily be.</w:t>
      </w:r>
      <w:r w:rsidRPr="00656705">
        <w:rPr>
          <w:sz w:val="20"/>
          <w:szCs w:val="20"/>
        </w:rPr>
        <w:t xml:space="preserve"> </w:t>
      </w:r>
    </w:p>
  </w:footnote>
  <w:footnote w:id="53">
    <w:p w14:paraId="7425E3C3" w14:textId="77777777" w:rsidR="00FD1A33" w:rsidRPr="00656705" w:rsidRDefault="00FD1A33" w:rsidP="00FD1A33">
      <w:pPr>
        <w:pStyle w:val="FootnoteText"/>
        <w:rPr>
          <w:rFonts w:ascii="Times New Roman" w:eastAsiaTheme="minorEastAsia" w:hAnsi="Times New Roman" w:cs="Times New Roman"/>
          <w:color w:val="000000"/>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eastAsiaTheme="minorEastAsia" w:hAnsi="Times New Roman" w:cs="Times New Roman"/>
          <w:b/>
          <w:bCs/>
          <w:color w:val="000000"/>
          <w:sz w:val="20"/>
          <w:szCs w:val="20"/>
        </w:rPr>
        <w:t>The</w:t>
      </w:r>
      <w:r w:rsidRPr="00656705">
        <w:rPr>
          <w:rFonts w:ascii="Times New Roman" w:eastAsiaTheme="minorEastAsia" w:hAnsi="Times New Roman" w:cs="Times New Roman"/>
          <w:color w:val="000000"/>
          <w:sz w:val="20"/>
          <w:szCs w:val="20"/>
        </w:rPr>
        <w:t xml:space="preserve"> </w:t>
      </w:r>
      <w:r w:rsidRPr="00656705">
        <w:rPr>
          <w:rFonts w:ascii="Times New Roman" w:eastAsiaTheme="minorEastAsia" w:hAnsi="Times New Roman" w:cs="Times New Roman"/>
          <w:b/>
          <w:bCs/>
          <w:color w:val="000000"/>
          <w:sz w:val="20"/>
          <w:szCs w:val="20"/>
        </w:rPr>
        <w:t>modern Bonsai Ego</w:t>
      </w:r>
      <w:r w:rsidRPr="00656705">
        <w:rPr>
          <w:rFonts w:ascii="Times New Roman" w:eastAsiaTheme="minorEastAsia" w:hAnsi="Times New Roman" w:cs="Times New Roman"/>
          <w:color w:val="000000"/>
          <w:sz w:val="20"/>
          <w:szCs w:val="20"/>
        </w:rPr>
        <w:t xml:space="preserve"> refers here to the modern therapeutic Ego, which often has no objective roots, foundations, or standards for truth other than what it feels within itself to be true. As a rule, this Ego is not only compelled to express what it feels, but it also tends to demand the full approval and validation of others. The image of the Bonsai Ego is taken from the Japanese bonsai ornamental tree or shrub. The expression “bonsai” comes from the Japanese words “tray” (</w:t>
      </w:r>
      <w:r w:rsidRPr="00656705">
        <w:rPr>
          <w:rFonts w:ascii="Times New Roman" w:eastAsiaTheme="minorEastAsia" w:hAnsi="Times New Roman" w:cs="Times New Roman"/>
          <w:i/>
          <w:iCs/>
          <w:color w:val="000000"/>
          <w:sz w:val="20"/>
          <w:szCs w:val="20"/>
        </w:rPr>
        <w:t>bon</w:t>
      </w:r>
      <w:r w:rsidRPr="00656705">
        <w:rPr>
          <w:rFonts w:ascii="Times New Roman" w:eastAsiaTheme="minorEastAsia" w:hAnsi="Times New Roman" w:cs="Times New Roman"/>
          <w:color w:val="000000"/>
          <w:sz w:val="20"/>
          <w:szCs w:val="20"/>
        </w:rPr>
        <w:t>) added to “planting” (</w:t>
      </w:r>
      <w:r w:rsidRPr="00656705">
        <w:rPr>
          <w:rFonts w:ascii="Times New Roman" w:eastAsiaTheme="minorEastAsia" w:hAnsi="Times New Roman" w:cs="Times New Roman"/>
          <w:i/>
          <w:iCs/>
          <w:color w:val="000000"/>
          <w:sz w:val="20"/>
          <w:szCs w:val="20"/>
        </w:rPr>
        <w:t>sai</w:t>
      </w:r>
      <w:r w:rsidRPr="00656705">
        <w:rPr>
          <w:rFonts w:ascii="Times New Roman" w:eastAsiaTheme="minorEastAsia" w:hAnsi="Times New Roman" w:cs="Times New Roman"/>
          <w:color w:val="000000"/>
          <w:sz w:val="20"/>
          <w:szCs w:val="20"/>
        </w:rPr>
        <w:t>). Because bonsai plants are grown in shallow trays, they cannot develop deep roots. Thus, they are artificially prevented from attaining their normal size or strength. Because the modern Bonsai Ego lacks meaning and depth, it tends to be shallow and superficial and is rarely capable of withstanding severe tests and trials. Consequently, the modern Bonsai Ego is also a “therapeutic Ego,” which tends to stand in constant need of psychological therapy, although such psychotherapy is rarely able to cure it of its weaknesses or enable it to gain true meaning or put down deep roots. Consequently, the modern Ego often lives permanently on the abyss of insecurity, depression, and even suicide. Because it is fundamentally illusory in nature, the modern Bonsai Ego tends to be super-sensitive. For its strongly held convictions about itself and objective reality have little or no foundation in sound thought, morality, or shared human communal wisdom. During the course of the twentieth and twenty-first centuries, a defensive “culture” was developed around the Bonsai Ego that insists that it regard every act of outside criticism</w:t>
      </w:r>
      <w:r w:rsidRPr="00656705">
        <w:rPr>
          <w:rFonts w:ascii="Times New Roman" w:hAnsi="Times New Roman" w:cs="Times New Roman"/>
          <w:sz w:val="20"/>
          <w:szCs w:val="20"/>
        </w:rPr>
        <w:t>—</w:t>
      </w:r>
      <w:r w:rsidRPr="00656705">
        <w:rPr>
          <w:rFonts w:ascii="Times New Roman" w:eastAsiaTheme="minorEastAsia" w:hAnsi="Times New Roman" w:cs="Times New Roman"/>
          <w:color w:val="000000"/>
          <w:sz w:val="20"/>
          <w:szCs w:val="20"/>
        </w:rPr>
        <w:t>as valid or invalid as it may be</w:t>
      </w:r>
      <w:r w:rsidRPr="00656705">
        <w:rPr>
          <w:rFonts w:ascii="Times New Roman" w:hAnsi="Times New Roman" w:cs="Times New Roman"/>
          <w:sz w:val="20"/>
          <w:szCs w:val="20"/>
        </w:rPr>
        <w:t>—</w:t>
      </w:r>
      <w:r w:rsidRPr="00656705">
        <w:rPr>
          <w:rFonts w:ascii="Times New Roman" w:eastAsiaTheme="minorEastAsia" w:hAnsi="Times New Roman" w:cs="Times New Roman"/>
          <w:color w:val="000000"/>
          <w:sz w:val="20"/>
          <w:szCs w:val="20"/>
        </w:rPr>
        <w:t>as an act of political oppression and potential violence. This modern Self-Emotive Ego is profoundly unnatural and seems unprecedented in human cultural history. Although the modern Bonsai Ego has developed in the West as the result of a complex number of stages over a period of more than two centuries, its earliest appearance may be seen as going back to at least to the time of the highly influential French Swiss writer Jean-Jacques Rousseau (d. 1192/1778), who was a literary leader of the movement of French Romanticism. Rousseau exemplified this modern Ego in his personal life, and, in his writings, he helped to formulate the paradigm of a revolutionary self-expressive Ego that only finds its “truth” in its most profound inner feelings and its “truthfulness” in their outward expression of them, as unconventional and controversial as they may be.</w:t>
      </w:r>
    </w:p>
  </w:footnote>
  <w:footnote w:id="54">
    <w:p w14:paraId="6C9F98BD"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Modernism</w:t>
      </w:r>
      <w:r w:rsidRPr="00656705">
        <w:rPr>
          <w:rFonts w:ascii="Times New Roman" w:hAnsi="Times New Roman" w:cs="Times New Roman"/>
          <w:sz w:val="20"/>
          <w:szCs w:val="20"/>
        </w:rPr>
        <w:t>,” “</w:t>
      </w:r>
      <w:r w:rsidRPr="00656705">
        <w:rPr>
          <w:rFonts w:ascii="Times New Roman" w:hAnsi="Times New Roman" w:cs="Times New Roman"/>
          <w:b/>
          <w:bCs/>
          <w:sz w:val="20"/>
          <w:szCs w:val="20"/>
        </w:rPr>
        <w:t>Modernist</w:t>
      </w:r>
      <w:r w:rsidRPr="00656705">
        <w:rPr>
          <w:rFonts w:ascii="Times New Roman" w:hAnsi="Times New Roman" w:cs="Times New Roman"/>
          <w:sz w:val="20"/>
          <w:szCs w:val="20"/>
        </w:rPr>
        <w:t>,” “</w:t>
      </w:r>
      <w:r w:rsidRPr="00656705">
        <w:rPr>
          <w:rFonts w:ascii="Times New Roman" w:hAnsi="Times New Roman" w:cs="Times New Roman"/>
          <w:b/>
          <w:bCs/>
          <w:sz w:val="20"/>
          <w:szCs w:val="20"/>
        </w:rPr>
        <w:t>Modernity</w:t>
      </w:r>
      <w:r w:rsidRPr="00656705">
        <w:rPr>
          <w:rFonts w:ascii="Times New Roman" w:hAnsi="Times New Roman" w:cs="Times New Roman"/>
          <w:sz w:val="20"/>
          <w:szCs w:val="20"/>
        </w:rPr>
        <w:t>,” and “</w:t>
      </w:r>
      <w:r w:rsidRPr="00656705">
        <w:rPr>
          <w:rFonts w:ascii="Times New Roman" w:hAnsi="Times New Roman" w:cs="Times New Roman"/>
          <w:b/>
          <w:bCs/>
          <w:sz w:val="20"/>
          <w:szCs w:val="20"/>
        </w:rPr>
        <w:t>Modern</w:t>
      </w:r>
      <w:r w:rsidRPr="00656705">
        <w:rPr>
          <w:rFonts w:ascii="Times New Roman" w:hAnsi="Times New Roman" w:cs="Times New Roman"/>
          <w:sz w:val="20"/>
          <w:szCs w:val="20"/>
        </w:rPr>
        <w:t xml:space="preserve">” are all capitalized in </w:t>
      </w:r>
      <w:r w:rsidRPr="00656705">
        <w:rPr>
          <w:rFonts w:ascii="Times New Roman" w:hAnsi="Times New Roman" w:cs="Times New Roman"/>
          <w:i/>
          <w:iCs/>
          <w:sz w:val="20"/>
          <w:szCs w:val="20"/>
        </w:rPr>
        <w:t>The First Teaching</w:t>
      </w:r>
      <w:r w:rsidRPr="00656705">
        <w:rPr>
          <w:rFonts w:ascii="Times New Roman" w:hAnsi="Times New Roman" w:cs="Times New Roman"/>
          <w:sz w:val="20"/>
          <w:szCs w:val="20"/>
        </w:rPr>
        <w:t xml:space="preserve"> because of their importance but systematically used for different meanings. The first two words—“Modernism” and “Modernist” as well as “post-Modernism” and “post-Modernist”—refer to various ideologies particular to the Modern Age, which are so many that and so diverse that they cannot be defined. While there are easily one thousand and one versions of Modernism, “Modernity” and “Modern” have one denotation, are easy to define and are purely descriptive, simply refering to the way or “mode” that things exist or are done today.  As ideologies, mindsets, convictions, and systems of belief, “Modernism” and “Modernists” are complex and highly disparate, but, in my belief, it is helpful to distinguish them from “Modernity” and its adjective “Modern,” which are neutral and matter-of-fact. In </w:t>
      </w:r>
      <w:r w:rsidRPr="00656705">
        <w:rPr>
          <w:rFonts w:ascii="Times New Roman" w:hAnsi="Times New Roman" w:cs="Times New Roman"/>
          <w:i/>
          <w:iCs/>
          <w:sz w:val="20"/>
          <w:szCs w:val="20"/>
        </w:rPr>
        <w:t xml:space="preserve">The First Teaching, </w:t>
      </w:r>
      <w:r w:rsidRPr="00656705">
        <w:rPr>
          <w:rFonts w:ascii="Times New Roman" w:hAnsi="Times New Roman" w:cs="Times New Roman"/>
          <w:sz w:val="20"/>
          <w:szCs w:val="20"/>
        </w:rPr>
        <w:t xml:space="preserve">“Modernity” and “Modern” retain their original etymologies and simply refer to the “mode” or “state” of things as they currently are. </w:t>
      </w:r>
      <w:r w:rsidRPr="00656705">
        <w:rPr>
          <w:rFonts w:ascii="Times New Roman" w:hAnsi="Times New Roman" w:cs="Times New Roman"/>
          <w:sz w:val="20"/>
          <w:szCs w:val="20"/>
          <w:u w:val="single"/>
        </w:rPr>
        <w:t>Modernity and all that is Modern are not themselves an issue for Islam and Muslims, since they merely describe the reality that we are living in and to which we must respond intelligently</w:t>
      </w:r>
      <w:r w:rsidRPr="00656705">
        <w:rPr>
          <w:rFonts w:ascii="Times New Roman" w:hAnsi="Times New Roman" w:cs="Times New Roman"/>
          <w:sz w:val="20"/>
          <w:szCs w:val="20"/>
        </w:rPr>
        <w:t>. Given its comprehensive inclusion of all that presently exists, Modernity includes the Amish, their horse-drawn buggies, and their old-fashioned farms, just as it comprise big city skyscrapers, modern expressways, and recently developed modes of transportation on the land, skies, and seas.</w:t>
      </w:r>
    </w:p>
    <w:p w14:paraId="41B36FE3" w14:textId="77777777" w:rsidR="00FD1A33" w:rsidRPr="00656705" w:rsidRDefault="00FD1A33" w:rsidP="00FD1A33">
      <w:pPr>
        <w:pStyle w:val="FootnoteText"/>
        <w:rPr>
          <w:rFonts w:ascii="Times New Roman" w:hAnsi="Times New Roman" w:cs="Times New Roman"/>
          <w:sz w:val="20"/>
          <w:szCs w:val="20"/>
        </w:rPr>
      </w:pPr>
      <w:r w:rsidRPr="00656705">
        <w:rPr>
          <w:rFonts w:ascii="Times New Roman" w:hAnsi="Times New Roman" w:cs="Times New Roman"/>
          <w:sz w:val="20"/>
          <w:szCs w:val="20"/>
        </w:rPr>
        <w:t xml:space="preserve">    The various creeds of Modernism and post-Modernism, on the other hand, are the social, cultural, and political drivers of our time. They can be problematic for Muslims and others, and it is they which require careful examination. Modernism—in contrast to post-Modernism—is an ideological set of beliefs that can be applied to </w:t>
      </w:r>
      <w:r w:rsidRPr="00656705">
        <w:rPr>
          <w:rFonts w:ascii="Times New Roman" w:hAnsi="Times New Roman" w:cs="Times New Roman"/>
          <w:color w:val="000000"/>
          <w:sz w:val="20"/>
          <w:szCs w:val="20"/>
        </w:rPr>
        <w:t xml:space="preserve">many different outlooks in the contemporary world and over recent centuries. </w:t>
      </w:r>
      <w:r w:rsidRPr="00656705">
        <w:rPr>
          <w:rFonts w:ascii="Times New Roman" w:hAnsi="Times New Roman" w:cs="Times New Roman"/>
          <w:sz w:val="20"/>
          <w:szCs w:val="20"/>
        </w:rPr>
        <w:t xml:space="preserve">Unlike post-Modernism—Modernism cannot be ascribed to specific authors or times, nor can it be given a single definition, because it has so many different variations and often conflicting manifestations. </w:t>
      </w:r>
      <w:r w:rsidRPr="00656705">
        <w:rPr>
          <w:rFonts w:ascii="Times New Roman" w:hAnsi="Times New Roman" w:cs="Times New Roman"/>
          <w:color w:val="000000"/>
          <w:sz w:val="20"/>
          <w:szCs w:val="20"/>
        </w:rPr>
        <w:t>There is, however, a direct relationship between “Nominalism”—which will be discussed later in Volumes Seven and Eight in conjunction with the Metaphysics of Essence—and the proliferation of Modernist and post-Modernist ideologies and belief systems, which tend to deny Essence or any intrinsic and unseen relation between Essences and accidents—outward characteristics—which is also typical of contemporary Scientism.</w:t>
      </w:r>
      <w:r w:rsidRPr="00656705">
        <w:rPr>
          <w:rFonts w:ascii="Times New Roman" w:hAnsi="Times New Roman" w:cs="Times New Roman"/>
          <w:sz w:val="20"/>
          <w:szCs w:val="20"/>
        </w:rPr>
        <w:t xml:space="preserve"> </w:t>
      </w:r>
      <w:r w:rsidRPr="00656705">
        <w:rPr>
          <w:rFonts w:ascii="Times New Roman" w:hAnsi="Times New Roman" w:cs="Times New Roman"/>
          <w:color w:val="000000"/>
          <w:sz w:val="20"/>
          <w:szCs w:val="20"/>
        </w:rPr>
        <w:t>Modernism—again, in opposition to post-Modernism—has tended to be self-confident. But Modernism—like post-Modernism—also has a tendency to be militant. In this regard, post-Modernism’s militance has generally focused aggressively upon Modernism, as well as various established systems of authority, power, knowledge, and values. Modernism, on the other hand, has tended to take an aggressive attitude toward all that is not Modernist. It is the custom of both Modernism and post-Modernism invariably to declare winners and losers, victors and vanquished. The victorious Modernists who win the fight are worthy of the present and the future. The vanquished non-Modernists who lose out, deserve their defeat because they are “outdated,” “backward,” “reactionary,” or simply “out of touch with the times.” Many notions of progress that are central to Modernism and warrant its aggressiveness have also often exhibited essentially Darwinistic notions of the “survival of the fittest”—especially during the thirteenth/nineteenth and the first half of the fourteenth/twentieth centuries.</w:t>
      </w:r>
    </w:p>
    <w:p w14:paraId="1BD84097" w14:textId="77777777" w:rsidR="00FD1A33" w:rsidRPr="00656705" w:rsidRDefault="00FD1A33" w:rsidP="00FD1A33">
      <w:pPr>
        <w:pStyle w:val="FootnoteText"/>
        <w:rPr>
          <w:rFonts w:ascii="Times New Roman" w:hAnsi="Times New Roman" w:cs="Times New Roman"/>
          <w:color w:val="000000"/>
          <w:sz w:val="20"/>
          <w:szCs w:val="20"/>
        </w:rPr>
      </w:pPr>
      <w:r w:rsidRPr="00656705">
        <w:rPr>
          <w:rFonts w:ascii="Times New Roman" w:hAnsi="Times New Roman" w:cs="Times New Roman"/>
          <w:sz w:val="20"/>
          <w:szCs w:val="20"/>
        </w:rPr>
        <w:t xml:space="preserve">    </w:t>
      </w:r>
      <w:r w:rsidRPr="00656705">
        <w:rPr>
          <w:rFonts w:ascii="Times New Roman" w:hAnsi="Times New Roman" w:cs="Times New Roman"/>
          <w:color w:val="000000"/>
          <w:sz w:val="20"/>
          <w:szCs w:val="20"/>
        </w:rPr>
        <w:t>Modernism grew up in the West over the last four centuries and constitutes an unparalleled phenomenon in the known history of Human societies and Cultures. As a mindset, Modernism has passed through many different forms and stages, and its ideological offshoots have been constantly open to change. There are, however, certain generalizations that hold true for Modernism, and we will mention some of them in this note.</w:t>
      </w:r>
      <w:r w:rsidRPr="00656705">
        <w:rPr>
          <w:rFonts w:ascii="Times New Roman" w:hAnsi="Times New Roman" w:cs="Times New Roman"/>
          <w:sz w:val="20"/>
          <w:szCs w:val="20"/>
        </w:rPr>
        <w:t xml:space="preserve"> </w:t>
      </w:r>
      <w:r w:rsidRPr="00656705">
        <w:rPr>
          <w:rFonts w:ascii="Times New Roman" w:hAnsi="Times New Roman" w:cs="Times New Roman"/>
          <w:color w:val="000000"/>
          <w:sz w:val="20"/>
          <w:szCs w:val="20"/>
        </w:rPr>
        <w:t>All manifestations of Modernism, for example, touch on the passage of time. “Permanence” is out of place in Modernism, which powerfully endorses what is “new” and even “original” and “unprecedented,” while typically fostering images of always “going forward,” “not looking back on the past,” and “not regretting what has been left behind.” For Modernists, the past—as a rule—may be seen as archaic, static, and outdated, however romantic and worthy of museums it may be. Thus, Modernism does not endorse or seek notions of a sacred or stable past, such as various forms of Traditionalism or conservatism may subscribe to. Indeed, expressions of Modernism predictably make negative assessments of the past and show little or no interest in any continuity with the past. Rather, Modernism often asserts the need for making conscious breaks with the past and any regular passage of time, often rejecting the idea that any continuity with the past could ever be something good. In contrast to post-Modernism, Modernism has been generally optimistic about the future: “Someday things will be better than they are now, and our problems will be solved.” Thus, Modernism tends to regard change as positive, and it even seeks to unleash innovative breaks with the past without feeling any imperative to consider first any potentially adverse consequences of such disruptions. Indeed, Modernism is predictably hostile to anything that inhibits or obstructs change. Consequently, Modernism is “daringly experimental” and—in one way or another—values invention, innovation, new regimes, and accelerations in change as well as welcoming—in some cases—ruptures and revolutions in individual lives and societies. Modernism displays an obsession with “information,” “data,” “facts,” and “evidence,” which make up its fundamental Epistemology, although it does not promote First Principles, understand them, or care to understand them. Modernism tends also to be preoccupied with visual culture, individualism, personal visibility, fashions, styles, and new ways of living, dressing, and building. The notion of “progress” is central to Modernism, and Modernists have often expressed their conviction that “things are getting better all the time”—which was especially true during the thirteenth/nineteenth century and prior to the two World Wars and the Nuclear Age of the fourteenth/twentieth century. Because of its broad espousal of change and its expectations regarding progress, the landmarks and landscapes of Modernism have constantly shifted, just as its values have also been subject to change and have rarely proven permanent. Since Modernism implies a state of constant “Becoming,” its enthusiasts can never ever really “stand still” or actually “</w:t>
      </w:r>
      <w:r w:rsidRPr="00656705">
        <w:rPr>
          <w:rFonts w:ascii="Times New Roman" w:hAnsi="Times New Roman" w:cs="Times New Roman"/>
          <w:i/>
          <w:iCs/>
          <w:color w:val="000000"/>
          <w:sz w:val="20"/>
          <w:szCs w:val="20"/>
        </w:rPr>
        <w:t>be</w:t>
      </w:r>
      <w:r w:rsidRPr="00656705">
        <w:rPr>
          <w:rFonts w:ascii="Times New Roman" w:hAnsi="Times New Roman" w:cs="Times New Roman"/>
          <w:color w:val="000000"/>
          <w:sz w:val="20"/>
          <w:szCs w:val="20"/>
        </w:rPr>
        <w:t xml:space="preserve"> something.” Rather, they are always on the move and in the process of reassessing themselves, their careers, and what new things they need to accomplish. Yet Modernists generally aspire positively to a notion of “what things will be or should be someday.”</w:t>
      </w:r>
    </w:p>
    <w:p w14:paraId="5232B4A0" w14:textId="77777777" w:rsidR="00FD1A33" w:rsidRPr="00656705" w:rsidRDefault="00FD1A33" w:rsidP="00FD1A33">
      <w:pPr>
        <w:pStyle w:val="FootnoteText"/>
        <w:rPr>
          <w:rFonts w:ascii="Times New Roman" w:hAnsi="Times New Roman" w:cs="Times New Roman"/>
          <w:sz w:val="20"/>
          <w:szCs w:val="20"/>
        </w:rPr>
      </w:pPr>
      <w:r w:rsidRPr="00656705">
        <w:rPr>
          <w:rFonts w:ascii="Times New Roman" w:hAnsi="Times New Roman" w:cs="Times New Roman"/>
          <w:color w:val="000000"/>
          <w:sz w:val="20"/>
          <w:szCs w:val="20"/>
        </w:rPr>
        <w:t xml:space="preserve">    Modernism is materialist. In this regard and others as well, Modernism shares significant similarities with Secularism—about which we will also speak later in Volume Ten. The two outlooks are not identical, but they do often go together. Both Modernism and Secularism are “at home” in this world and do not focus on aspirations for any Spiritual world to come in a next life. Like Secularism, Modernism has also often sought to “emancipate itself” from religion as well as from all immutable sets of values, precepts, and principles. Whatever “progress” may mean in any given Modernist mindset, it is never understood as “progress in Spirituality” or “progress in other-worldliness,” which are among the forms of “progress” which the Traditional believer would acknowledge and pursue. In fact, many forms of Western Modernism and Secularism are fundamentally tied to an objection to and even rejection of traditional Christian values, especially Thomist Catholic Metaphysics as articulated by Saint Thomas Aquinas (d. 672/</w:t>
      </w:r>
      <w:r w:rsidRPr="00656705">
        <w:rPr>
          <w:rFonts w:ascii="Times New Roman" w:hAnsi="Times New Roman" w:cs="Times New Roman"/>
          <w:color w:val="202122"/>
          <w:sz w:val="20"/>
          <w:szCs w:val="20"/>
          <w:shd w:val="clear" w:color="auto" w:fill="FFFFFF"/>
        </w:rPr>
        <w:t>1274</w:t>
      </w:r>
      <w:r w:rsidRPr="00656705">
        <w:rPr>
          <w:rFonts w:ascii="Times New Roman" w:hAnsi="Times New Roman" w:cs="Times New Roman"/>
          <w:color w:val="000000"/>
          <w:sz w:val="20"/>
          <w:szCs w:val="20"/>
        </w:rPr>
        <w:t xml:space="preserve">) and other great thinkers of Western Europe’s High Middle Ages. Because Modernism and Secularism often grew up in opposition or contrast to the traditions of the Magisterial Church—both Catholic and Protestant—the two ideologies have often held anti-Traditional views of other Cultures and religious Traditions as well. </w:t>
      </w:r>
    </w:p>
  </w:footnote>
  <w:footnote w:id="55">
    <w:p w14:paraId="7E483ACF"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Modernism</w:t>
      </w:r>
      <w:r w:rsidRPr="00656705">
        <w:rPr>
          <w:rFonts w:ascii="Times New Roman" w:hAnsi="Times New Roman" w:cs="Times New Roman"/>
          <w:sz w:val="20"/>
          <w:szCs w:val="20"/>
        </w:rPr>
        <w:t>” and “</w:t>
      </w:r>
      <w:r w:rsidRPr="00656705">
        <w:rPr>
          <w:rFonts w:ascii="Times New Roman" w:hAnsi="Times New Roman" w:cs="Times New Roman"/>
          <w:b/>
          <w:bCs/>
          <w:sz w:val="20"/>
          <w:szCs w:val="20"/>
        </w:rPr>
        <w:t>post-Modernism</w:t>
      </w:r>
      <w:r w:rsidRPr="00656705">
        <w:rPr>
          <w:rFonts w:ascii="Times New Roman" w:hAnsi="Times New Roman" w:cs="Times New Roman"/>
          <w:sz w:val="20"/>
          <w:szCs w:val="20"/>
        </w:rPr>
        <w:t>” are both complex and highly disparate ideologies, mindsets, convictions, and systems of belief. It is helpful to distinguish “Modernism,” “Modernist,” “post-Modernism,” and “post-Modernist” from “</w:t>
      </w:r>
      <w:r w:rsidRPr="00656705">
        <w:rPr>
          <w:rFonts w:ascii="Times New Roman" w:hAnsi="Times New Roman" w:cs="Times New Roman"/>
          <w:b/>
          <w:bCs/>
          <w:sz w:val="20"/>
          <w:szCs w:val="20"/>
        </w:rPr>
        <w:t>Modernity</w:t>
      </w:r>
      <w:r w:rsidRPr="00656705">
        <w:rPr>
          <w:rFonts w:ascii="Times New Roman" w:hAnsi="Times New Roman" w:cs="Times New Roman"/>
          <w:sz w:val="20"/>
          <w:szCs w:val="20"/>
        </w:rPr>
        <w:t>” and its adjective “</w:t>
      </w:r>
      <w:r w:rsidRPr="00656705">
        <w:rPr>
          <w:rFonts w:ascii="Times New Roman" w:hAnsi="Times New Roman" w:cs="Times New Roman"/>
          <w:b/>
          <w:bCs/>
          <w:sz w:val="20"/>
          <w:szCs w:val="20"/>
        </w:rPr>
        <w:t>Modern</w:t>
      </w:r>
      <w:r w:rsidRPr="00656705">
        <w:rPr>
          <w:rFonts w:ascii="Times New Roman" w:hAnsi="Times New Roman" w:cs="Times New Roman"/>
          <w:sz w:val="20"/>
          <w:szCs w:val="20"/>
        </w:rPr>
        <w:t xml:space="preserve">,” which should be treated as neutral words, lacking ideological content and well-defined goals. In </w:t>
      </w:r>
      <w:r w:rsidRPr="00656705">
        <w:rPr>
          <w:rFonts w:ascii="Times New Roman" w:hAnsi="Times New Roman" w:cs="Times New Roman"/>
          <w:i/>
          <w:iCs/>
          <w:sz w:val="20"/>
          <w:szCs w:val="20"/>
        </w:rPr>
        <w:t xml:space="preserve">The First Teaching, </w:t>
      </w:r>
      <w:r w:rsidRPr="00656705">
        <w:rPr>
          <w:rFonts w:ascii="Times New Roman" w:hAnsi="Times New Roman" w:cs="Times New Roman"/>
          <w:sz w:val="20"/>
          <w:szCs w:val="20"/>
        </w:rPr>
        <w:t xml:space="preserve">“Modernity” and “Modern” are used as descriptive terms for the current state of affairs, again without any ideological implication. “Modernity” and “Modern” simply refer to the “mode” or “state” of things as they presently are. </w:t>
      </w:r>
      <w:r w:rsidRPr="00656705">
        <w:rPr>
          <w:rFonts w:ascii="Times New Roman" w:hAnsi="Times New Roman" w:cs="Times New Roman"/>
          <w:sz w:val="20"/>
          <w:szCs w:val="20"/>
          <w:u w:val="single"/>
        </w:rPr>
        <w:t>Modernity and that which is Modern should not be an issue for Muslims. The terms simply describe the reality that we are living in and to which we must respond intelligently</w:t>
      </w:r>
      <w:r w:rsidRPr="00656705">
        <w:rPr>
          <w:rFonts w:ascii="Times New Roman" w:hAnsi="Times New Roman" w:cs="Times New Roman"/>
          <w:sz w:val="20"/>
          <w:szCs w:val="20"/>
        </w:rPr>
        <w:t xml:space="preserve">. The various creeds of Modernism and post-Modernism, on the other hand, are the social, cultural, and political drivers of our time, and they require careful examination. For many people, however, these influential sets of ideas are often left unexplored or, in any case, not properly scrutinized. </w:t>
      </w:r>
    </w:p>
    <w:p w14:paraId="34050B7D" w14:textId="77777777" w:rsidR="00FD1A33" w:rsidRPr="00656705" w:rsidRDefault="00FD1A33" w:rsidP="00FD1A33">
      <w:pPr>
        <w:pStyle w:val="FootnoteText"/>
        <w:rPr>
          <w:rFonts w:ascii="Times New Roman" w:hAnsi="Times New Roman" w:cs="Times New Roman"/>
          <w:b/>
          <w:bCs/>
          <w:sz w:val="20"/>
          <w:szCs w:val="20"/>
        </w:rPr>
      </w:pP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Modernism</w:t>
      </w:r>
      <w:r w:rsidRPr="00656705">
        <w:rPr>
          <w:rFonts w:ascii="Times New Roman" w:hAnsi="Times New Roman" w:cs="Times New Roman"/>
          <w:sz w:val="20"/>
          <w:szCs w:val="20"/>
        </w:rPr>
        <w:t xml:space="preserve">—in contrast to </w:t>
      </w:r>
      <w:r w:rsidRPr="00656705">
        <w:rPr>
          <w:rFonts w:ascii="Times New Roman" w:hAnsi="Times New Roman" w:cs="Times New Roman"/>
          <w:b/>
          <w:bCs/>
          <w:sz w:val="20"/>
          <w:szCs w:val="20"/>
        </w:rPr>
        <w:t>post-Modernism</w:t>
      </w:r>
      <w:r w:rsidRPr="00656705">
        <w:rPr>
          <w:rFonts w:ascii="Times New Roman" w:hAnsi="Times New Roman" w:cs="Times New Roman"/>
          <w:sz w:val="20"/>
          <w:szCs w:val="20"/>
        </w:rPr>
        <w:t xml:space="preserve">—is an ideological set of beliefs that can be applied to </w:t>
      </w:r>
      <w:r w:rsidRPr="00656705">
        <w:rPr>
          <w:rFonts w:ascii="Times New Roman" w:hAnsi="Times New Roman" w:cs="Times New Roman"/>
          <w:color w:val="000000"/>
          <w:sz w:val="20"/>
          <w:szCs w:val="20"/>
        </w:rPr>
        <w:t xml:space="preserve">a number of different outlooks in the contemporary world that emerged over the last centuries. </w:t>
      </w:r>
      <w:r w:rsidRPr="00656705">
        <w:rPr>
          <w:rFonts w:ascii="Times New Roman" w:hAnsi="Times New Roman" w:cs="Times New Roman"/>
          <w:sz w:val="20"/>
          <w:szCs w:val="20"/>
        </w:rPr>
        <w:t xml:space="preserve">Again—unlike post-Modernism—Modernism cannot be ascribed to specific authors or times, nor can it be given a single definition, because it has so many different variations and often conflicting manifestations. </w:t>
      </w:r>
      <w:r w:rsidRPr="00656705">
        <w:rPr>
          <w:rFonts w:ascii="Times New Roman" w:hAnsi="Times New Roman" w:cs="Times New Roman"/>
          <w:color w:val="000000"/>
          <w:sz w:val="20"/>
          <w:szCs w:val="20"/>
        </w:rPr>
        <w:t>There is, however, a direct relationship between “nominalism”—which will be discussed later in conjunction with Metaphysical concept of Essence—and the proliferation of modernist ideologies and belief systems, which tend to deny Essence or any intrinsic or unseen relation between Essences and accidents—outward characteristics—which is also typical of contemporary Scientism.</w:t>
      </w:r>
      <w:r w:rsidRPr="00656705">
        <w:rPr>
          <w:rFonts w:ascii="Times New Roman" w:hAnsi="Times New Roman" w:cs="Times New Roman"/>
          <w:sz w:val="20"/>
          <w:szCs w:val="20"/>
        </w:rPr>
        <w:t xml:space="preserve"> </w:t>
      </w:r>
      <w:r w:rsidRPr="00656705">
        <w:rPr>
          <w:rFonts w:ascii="Times New Roman" w:hAnsi="Times New Roman" w:cs="Times New Roman"/>
          <w:color w:val="000000"/>
          <w:sz w:val="20"/>
          <w:szCs w:val="20"/>
        </w:rPr>
        <w:t>Modernism grew up in the West over the last four centuries and constitutes an unparalleled phenomenon in the known history of human societies and cultures. As a mindset, Modernism has passed through many different forms and stages, and its ideological offshoots have been constantly changing. But there are certain generalizations that hold true for Modernism, and we will mention some of them in this note.</w:t>
      </w:r>
      <w:r w:rsidRPr="00656705">
        <w:rPr>
          <w:rFonts w:ascii="Times New Roman" w:hAnsi="Times New Roman" w:cs="Times New Roman"/>
          <w:sz w:val="20"/>
          <w:szCs w:val="20"/>
        </w:rPr>
        <w:t xml:space="preserve"> </w:t>
      </w:r>
      <w:r w:rsidRPr="00656705">
        <w:rPr>
          <w:rFonts w:ascii="Times New Roman" w:hAnsi="Times New Roman" w:cs="Times New Roman"/>
          <w:color w:val="000000"/>
          <w:sz w:val="20"/>
          <w:szCs w:val="20"/>
        </w:rPr>
        <w:t xml:space="preserve">All manifestations of Modernism, for example, touch on the passage of time. There is no “permanence” in Modernism, and it typically fosters images of always “going forward,” “not looking back on the past,” and “not regretting what has been left behind.” For Modernists, the past—as a rule—however, romantic and worthy of museums it may be, is seen as archaic, static, and outdated. Thus, Modernism does not endorse or seek any notions of a sacred or stable past, such as various forms of traditionalism or conservatism may ascribe to. In their different forms, the ideologies of Modernism express a series of beliefs and values about the present time and the future as well as—in some cases—a negative assessment of the past. Indeed, many expressions of Modernism show no interest in any continuity with the past at all and believe, rather, in the need for conscious breaks with any regular passage of time, often rejecting the idea that any continuity with the past could ever be something good. In contrast to post-Modernism—Modernism has been generally optimistic about the future: “Someday things will be better than they are now, and our problems will be solved.” Thus, Modernism tends to regard change as positive, and it even seeks to unleash it, without feeling any imperative to consider its potentially adverse consequences first. Indeed, Modernism is predictably hostile to anything that inhibits or obstructs change. Consequently, Modernism is “daringly experimental” and—in one way or another—values invention, innovation, new regimes, and accelerations in change as well as welcoming—in some cases—ruptures and revolutions in individual lives and societies. Modernism displays an obsession with “information,” “data,” “facts,” and “evidence,” which make up its fundamental Epistemology, although it does not promote First Principles, understand them, or care to rectify and understand them. Modernism tends also to be preoccupied with visual culture, individualism, personal visibility, fashions, styles, and new ways of living, dressing, and building. The notion of “progress”—as noted above—is central to Modernism, and Modernists have often expressed their conviction that “things are getting better all the time”—especially during the thirteenth/nineteenth century and prior to the two World Wars and the Nuclear Age. Because of its broad espousal of change and its expectations regarding progress, the landmarks and landscapes of Modernism have constantly shifted, just as its values have also been subject to change and have not proven permanent. Because Modernism implies a state of constant “becoming,” its enthusiasts can never really be said to have “a present” or to “be something” or “stand still.” They are always on the move and reassessing themselves, their careers, and what they need to accomplish. Yet Modernist generally aspire to a notion of “what things will be or should be someday.” Modernism is materialist. In this regard and others as well, Modernism shares significant similarities with Secularism—about which we will also speak later. The two outlooks are not identical, but they tend to go together. Both Modernism and Secularism are “at home” in this world and do not focus on aspirations for a Spiritual world to come. Like Secularism, Modernism has also often sought to “emancipate itself” from religion as well as from all other immutable values, precepts, and principles. Whatever “progress” may mean in any given Modernist mindset, it is never understood as “progress in spirituality” or “progress in other-worldliness,” which are among the forms of “progress” which the traditional believer would be likely to acknowledge. Many forms of Western Modernism and Secularism are fundamentally tied to an objection to or rejection of traditional Christian values, especially Thomist Catholic Metaphysics as articulated by Saint Thomas Aquinas </w:t>
      </w:r>
      <w:r w:rsidRPr="00656705">
        <w:rPr>
          <w:rFonts w:ascii="Times New Roman" w:hAnsi="Times New Roman" w:cs="Times New Roman"/>
          <w:color w:val="000000" w:themeColor="text1"/>
          <w:sz w:val="20"/>
          <w:szCs w:val="20"/>
        </w:rPr>
        <w:t>(d. 672/</w:t>
      </w:r>
      <w:r w:rsidRPr="00656705">
        <w:rPr>
          <w:rFonts w:ascii="Times New Roman" w:hAnsi="Times New Roman" w:cs="Times New Roman"/>
          <w:color w:val="000000" w:themeColor="text1"/>
          <w:sz w:val="20"/>
          <w:szCs w:val="20"/>
          <w:shd w:val="clear" w:color="auto" w:fill="FFFFFF"/>
        </w:rPr>
        <w:t>1274</w:t>
      </w:r>
      <w:r w:rsidRPr="00656705">
        <w:rPr>
          <w:rFonts w:ascii="Times New Roman" w:hAnsi="Times New Roman" w:cs="Times New Roman"/>
          <w:color w:val="000000" w:themeColor="text1"/>
          <w:sz w:val="20"/>
          <w:szCs w:val="20"/>
        </w:rPr>
        <w:t xml:space="preserve">) </w:t>
      </w:r>
      <w:r w:rsidRPr="00656705">
        <w:rPr>
          <w:rFonts w:ascii="Times New Roman" w:hAnsi="Times New Roman" w:cs="Times New Roman"/>
          <w:color w:val="000000"/>
          <w:sz w:val="20"/>
          <w:szCs w:val="20"/>
        </w:rPr>
        <w:t xml:space="preserve">and similar figures in the High Middle Ages. Because Modernism and Secularism often grew up in opposition or contrast to the Christian Tradition—both Catholic and Protestant—they have often held anti-Traditional views of other cultures and religious Traditions as well. Modernism—in opposition to post-Modernism--has tended to be self-confident. Modernism—like post-Modernism—also has a tendency to be militant. In this regard, post-Modernism’s militance generally focused upon various forms of Modernism as well as established systems of authority, power, knowledge, and values. Modernism, on the other hand, has tended to take an agressive attitude toward all that is not “Modernist.” Both Modernism and post-Modernism invariably declare winners and losers, victors and vanquished. The victors, who win the fight, are worthy of the present and the future. On the other hand, the vanquished, who lose the battle, deserve defeat because they are “out-dated,” “backward,” “reactionary,” or simply “out of touch with the times.” Many notions of progress that are central to Modernism and warrant its aggressiveness have essentially expressed Darwinian notions of the “survival of the fittest”—especially in the thirteenth/nineteenth and the first half of the fourteenth/twentieth centuries. </w:t>
      </w:r>
    </w:p>
  </w:footnote>
  <w:footnote w:id="56">
    <w:p w14:paraId="409690A7" w14:textId="77777777" w:rsidR="00FD1A33" w:rsidRPr="00656705" w:rsidRDefault="00FD1A33" w:rsidP="00FD1A33">
      <w:pPr>
        <w:autoSpaceDE w:val="0"/>
        <w:autoSpaceDN w:val="0"/>
        <w:adjustRightInd w:val="0"/>
        <w:rPr>
          <w:color w:val="000000"/>
          <w:sz w:val="20"/>
          <w:szCs w:val="20"/>
        </w:rPr>
      </w:pPr>
      <w:r w:rsidRPr="00656705">
        <w:rPr>
          <w:rStyle w:val="FootnoteReference"/>
          <w:sz w:val="20"/>
          <w:szCs w:val="20"/>
        </w:rPr>
        <w:footnoteRef/>
      </w:r>
      <w:r w:rsidRPr="00656705">
        <w:rPr>
          <w:sz w:val="20"/>
          <w:szCs w:val="20"/>
        </w:rPr>
        <w:t xml:space="preserve"> </w:t>
      </w:r>
      <w:r w:rsidRPr="00656705">
        <w:rPr>
          <w:b/>
          <w:bCs/>
          <w:sz w:val="20"/>
          <w:szCs w:val="20"/>
        </w:rPr>
        <w:t>Post-Modernism</w:t>
      </w:r>
      <w:r w:rsidRPr="00656705">
        <w:rPr>
          <w:sz w:val="20"/>
          <w:szCs w:val="20"/>
        </w:rPr>
        <w:t xml:space="preserve"> </w:t>
      </w:r>
      <w:r w:rsidRPr="00656705">
        <w:rPr>
          <w:color w:val="000000"/>
          <w:sz w:val="20"/>
          <w:szCs w:val="20"/>
        </w:rPr>
        <w:t xml:space="preserve">is an ideology, which is an aspect it shares with </w:t>
      </w:r>
      <w:r w:rsidRPr="00656705">
        <w:rPr>
          <w:sz w:val="20"/>
          <w:szCs w:val="20"/>
        </w:rPr>
        <w:t>Modernism, although their ideologies are radically different.</w:t>
      </w:r>
      <w:r w:rsidRPr="00656705">
        <w:rPr>
          <w:color w:val="000000"/>
          <w:sz w:val="20"/>
          <w:szCs w:val="20"/>
        </w:rPr>
        <w:t xml:space="preserve"> Post-Modernism is also easier to define than Modernism, and it can also be directly ascribed to certain Western writers. Thus, post-Modernism became prominent in the 1380s/1960s and was closely associated with the French thinkers Paul-Michel Foucault (d. 1404/1984), Jean-François Lyotard (d. 1419/1998), Jacques Derrida (d. 1425/2004), and others.</w:t>
      </w:r>
      <w:r w:rsidRPr="00656705">
        <w:rPr>
          <w:color w:val="0F252D"/>
          <w:sz w:val="20"/>
          <w:szCs w:val="20"/>
        </w:rPr>
        <w:t xml:space="preserve"> </w:t>
      </w:r>
      <w:r w:rsidRPr="00656705">
        <w:rPr>
          <w:sz w:val="20"/>
          <w:szCs w:val="20"/>
        </w:rPr>
        <w:t xml:space="preserve">Post-Modernism grew up as a rejection of Modernism, its self-confidence, and its unqualified belief in the value of progress and the promise of the future. Consequently, post-Modernism from its outset constituted an intellectual critique of Modernism, which is reflected in its name, “post-Modernism.” In addition to other criticisms, post-Modernism fundamentally called into question modernism’s optimistic views of progress and its inherent self-assurancce about everything “Modernist.” While Modernism tended to look upon the future with confidence, post-Modernism was pessimistic—especially in the wake of the catastrophes of World War II. Post-Modernism—especially during the second half of the fourteenth/twentieth century—was distinctly nihilistic, in sharp contrast to the Modernism’s positivism. </w:t>
      </w:r>
      <w:r w:rsidRPr="00656705">
        <w:rPr>
          <w:color w:val="0F252D"/>
          <w:sz w:val="20"/>
          <w:szCs w:val="20"/>
        </w:rPr>
        <w:t xml:space="preserve">Post-Modernism has been especially </w:t>
      </w:r>
      <w:r w:rsidRPr="00656705">
        <w:rPr>
          <w:color w:val="000000"/>
          <w:sz w:val="20"/>
          <w:szCs w:val="20"/>
        </w:rPr>
        <w:t xml:space="preserve">concerned with distinct notions of power, language, knowledge, and various relationships between them. It interprets the world through these lenses and invariably detects power dynamics in every interaction, utterance, and cultural artifact. Its worldview centers on postulates about social and cultural grievances and struggles revolving around “identity markers” like race, class, gender, sexualtiy, and other matters. Post-Modernism denies all universals and fundamental principles of subjective or objective truth. One of its central themes is its pervading doubt that there is any real human truth that can provide any objective representation of reality. It focuses instead on the medium of language and the way societies use language to “construct” themselves and their own local realities. Post-Modernism is intensely focused on power and knowledge (power-knowledge) as a guiding and structuring force in society, which is linked with its denial of objective knowledge. Power-knowledge in the post-Modernist view can be seen, for example, in the strict interlinkage between the language of science and that of politics and ethics—each of which they “deconstruct” and call into question. For Foucault, for example, “socio-political power” is the ultimate determiner of what is declared to be true in any culture or society. Truth, for him and other post-Modernists, is just a word that is manipulated for power and does not possess any Epistemological correspondence with reality. </w:t>
      </w:r>
    </w:p>
  </w:footnote>
  <w:footnote w:id="57">
    <w:p w14:paraId="6B383321"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Morality</w:t>
      </w:r>
      <w:r w:rsidRPr="00656705">
        <w:rPr>
          <w:rFonts w:ascii="Times New Roman" w:hAnsi="Times New Roman" w:cs="Times New Roman"/>
          <w:sz w:val="20"/>
          <w:szCs w:val="20"/>
        </w:rPr>
        <w:t xml:space="preserve"> and </w:t>
      </w:r>
      <w:r w:rsidRPr="00656705">
        <w:rPr>
          <w:rFonts w:ascii="Times New Roman" w:hAnsi="Times New Roman" w:cs="Times New Roman"/>
          <w:b/>
          <w:bCs/>
          <w:sz w:val="20"/>
          <w:szCs w:val="20"/>
        </w:rPr>
        <w:t>Ethics</w:t>
      </w:r>
      <w:r w:rsidRPr="00656705">
        <w:rPr>
          <w:rFonts w:ascii="Times New Roman" w:hAnsi="Times New Roman" w:cs="Times New Roman"/>
          <w:sz w:val="20"/>
          <w:szCs w:val="20"/>
        </w:rPr>
        <w:t xml:space="preserve"> go together and, in many contexts, are interchangeable. Both are concerned with knowing the difference between what is good and evil, what is right and wrong, and what is proper or improper. Not all thinkers distinguish between the two words, but those who do often use “morality” in reference to the inward and personal aspects of what is good or bad, right or wrong, proper or improper. Morality does include, however, outward behavior that is consistent with inward morality. Morality is driven by the desire to be good, and our “moral impulses” have much to do with getting our intentions right. In discussions of Divinity, the word “Morality” is often preferred over “Ethics” because of these inward, personal aspects, which are not always required for “Ethical” behavior. For example, Christian Theologians give prominence to what they call “Moral Theology,” but they do not generally like to refer to it as “Ethical Theology.” Since Morality is an essentially inward quality of the soul, some traditional Islamic scholars identified ten qualities of good character as essential to Morality: 1) Intellect, 2) wise religiosity, 3) knowledge, 4) forbearance, 5) magnanimity, 6) honesty, 7) doing good, 8) patience, 9) thankfulness, and 10) compassion.</w:t>
      </w:r>
    </w:p>
  </w:footnote>
  <w:footnote w:id="58">
    <w:p w14:paraId="660E585F"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Ethics</w:t>
      </w:r>
      <w:r w:rsidRPr="00656705">
        <w:rPr>
          <w:rFonts w:ascii="Times New Roman" w:hAnsi="Times New Roman" w:cs="Times New Roman"/>
          <w:sz w:val="20"/>
          <w:szCs w:val="20"/>
        </w:rPr>
        <w:t xml:space="preserve">—in contrast to </w:t>
      </w:r>
      <w:r w:rsidRPr="00656705">
        <w:rPr>
          <w:rFonts w:ascii="Times New Roman" w:hAnsi="Times New Roman" w:cs="Times New Roman"/>
          <w:b/>
          <w:bCs/>
          <w:sz w:val="20"/>
          <w:szCs w:val="20"/>
        </w:rPr>
        <w:t>Morality</w:t>
      </w:r>
      <w:r w:rsidRPr="00656705">
        <w:rPr>
          <w:rFonts w:ascii="Times New Roman" w:hAnsi="Times New Roman" w:cs="Times New Roman"/>
          <w:sz w:val="20"/>
          <w:szCs w:val="20"/>
        </w:rPr>
        <w:t>—is generally used for practical principles and codes of conduct that pertain to good and evil, right and wrong, and what is proper and improper. Such “Ethical” guidelines are defined by and enshrined in outward standards determined by laws, professional standards, cultural norms, business, and other points of reference. We find such accepted “Ethical practices,” for example, in the in the general principles, codes, and protocols of law, medicine, and business, and such “Ethical practices” may typically include religious values and considerations as well. But “Ethical behavior” tends to be more practical and clearly defined than Morality, and “Ethics” may focus primarily on outward conformity to well-known, although often unwritten, sets of standards and rules. Interestingly, outward conformity with codes may be deemed technically “Ethical” but not necessarily “Moral.” For example, a lawyer might believe that his defendant is guilty of hiding a hideous crime. If the lawyer were to declare to the Court that his client were in fact guilty, that might be regarded as a “Moral” decision on his part, because it is true and may benefit harmed parties and, in that context, morally right. But the lawyer’s choice to bring such a charge against his client would be deemed “Unethical” as well as “unprofessional,” since the lawyer’s behavior would constitute a violation of the “Ethical code” that his profession is bound to follow and which requires them to support their defendants, even if they believe them to be guilty.</w:t>
      </w:r>
    </w:p>
  </w:footnote>
  <w:footnote w:id="59">
    <w:p w14:paraId="4F611731"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Morality</w:t>
      </w:r>
      <w:r w:rsidRPr="00656705">
        <w:rPr>
          <w:rFonts w:ascii="Times New Roman" w:hAnsi="Times New Roman" w:cs="Times New Roman"/>
          <w:sz w:val="20"/>
          <w:szCs w:val="20"/>
        </w:rPr>
        <w:t xml:space="preserve"> is fundamentally concerned with what is good and bad, proper and improper, right and wrong. The words “morality” and “ethics” often go together and, in many contexts, are interchangeable. Both are concerned with knowing the difference between what is good and bad, what is right and wrong, and what is proper or improper. Those who distinguish between the two words often use “morality” in reference to the personal and inward aspects of what is good or bad, right or wrong, proper or improper. It includes, however, outward behavior that is consistent with inward morality. Morality is driven by the desire to be good, and our “moral impulses” have much to do with getting our intentions right. In theological discussions, the word “morality” is often preferred over “ethics” because of these inward, personal aspects. For example, Christian theologians give prominence to what they call “moral theology,” but they do not generally like to refer to it as “ethical theology.” Since morality is an essentially inward quality of the soul, some traditional Islamic scholars identified ten qualities of good character as essential to it: 1) intellect, 2) wise religiosity, 3) knowledge, 4) forbearance, 5) magnanimity, 6) honesty, 7) doing good, 8) patience, 9) thankfulness, and 10) compassion.</w:t>
      </w:r>
    </w:p>
  </w:footnote>
  <w:footnote w:id="60">
    <w:p w14:paraId="5AC3951B"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Ethics—in contrast to Morality—is generally used for practical principles and codes of conduct that pertain to good and evil, right and wrong, and what is proper and improper, as they are that are defined by and enshrined in outward standards. We find such accepted “ethical practices,” for example, in the in the general principles, codes, and protocols of law, medicine, and business, and such “ethical practices” also include religion as well. But “ethical behavior” tends to be more practical and clearly defined than morality, and “ethics” may focus primarily on outward conformity to set standards and rules. Interestingly, outward conformity with codes may be “ethical” but not moral.. For example, a lawyer might believe that his defendant is guilty of a hideous crime. If he were to declare to the court that his client were in fact guilty, that might be regarded as a “moral” decision on his part, because it is true and, in that context, morally right. The lawyer’s choice would, however, be “unethical” in terms of its constituting a violation of the “ethical code” that lawyers are bound to follow, which requires them to support their defendants, even if they believe them to be guilty.</w:t>
      </w:r>
    </w:p>
  </w:footnote>
  <w:footnote w:id="61">
    <w:p w14:paraId="1C3C12A3"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w:t>
      </w:r>
      <w:r w:rsidRPr="00656705">
        <w:rPr>
          <w:b/>
          <w:bCs/>
          <w:sz w:val="20"/>
          <w:szCs w:val="20"/>
        </w:rPr>
        <w:t xml:space="preserve">Pluralism </w:t>
      </w:r>
      <w:r w:rsidRPr="00656705">
        <w:rPr>
          <w:sz w:val="20"/>
          <w:szCs w:val="20"/>
        </w:rPr>
        <w:t xml:space="preserve">is a problematic word because of its multiple interpretations in the context of Modern Secular Democracy, and I try to use the word with caution. In speaking about Islam’s approach to ethnic, religious, and cultural diversity, I </w:t>
      </w:r>
      <w:r w:rsidRPr="00656705">
        <w:rPr>
          <w:color w:val="202122"/>
          <w:sz w:val="20"/>
          <w:szCs w:val="20"/>
        </w:rPr>
        <w:t xml:space="preserve">alternate between words such as </w:t>
      </w:r>
      <w:r w:rsidRPr="00656705">
        <w:rPr>
          <w:b/>
          <w:bCs/>
          <w:color w:val="202122"/>
          <w:sz w:val="20"/>
          <w:szCs w:val="20"/>
        </w:rPr>
        <w:t>plurality</w:t>
      </w:r>
      <w:r w:rsidRPr="00656705">
        <w:rPr>
          <w:color w:val="202122"/>
          <w:sz w:val="20"/>
          <w:szCs w:val="20"/>
        </w:rPr>
        <w:t xml:space="preserve">, </w:t>
      </w:r>
      <w:r w:rsidRPr="00656705">
        <w:rPr>
          <w:b/>
          <w:bCs/>
          <w:color w:val="202122"/>
          <w:sz w:val="20"/>
          <w:szCs w:val="20"/>
        </w:rPr>
        <w:t>pluralization</w:t>
      </w:r>
      <w:r w:rsidRPr="00656705">
        <w:rPr>
          <w:color w:val="202122"/>
          <w:sz w:val="20"/>
          <w:szCs w:val="20"/>
        </w:rPr>
        <w:t xml:space="preserve">, and </w:t>
      </w:r>
      <w:r w:rsidRPr="00656705">
        <w:rPr>
          <w:b/>
          <w:bCs/>
          <w:color w:val="202122"/>
          <w:sz w:val="20"/>
          <w:szCs w:val="20"/>
        </w:rPr>
        <w:t>pluralism</w:t>
      </w:r>
      <w:r w:rsidRPr="00656705">
        <w:rPr>
          <w:color w:val="202122"/>
          <w:sz w:val="20"/>
          <w:szCs w:val="20"/>
        </w:rPr>
        <w:t xml:space="preserve">, although each of these terms has been assigned distinctive meanings within the context of Modern political thought which make them less than perfect translations of comparable Islamic concepts. I often attempt to compensate for possible misunderstandings </w:t>
      </w:r>
      <w:r w:rsidRPr="00656705">
        <w:rPr>
          <w:sz w:val="20"/>
          <w:szCs w:val="20"/>
        </w:rPr>
        <w:t xml:space="preserve">by adding the adjective “Islamic” as in “Islamic plurality,” “Islamic pluralization,” and “Islamic pluralism.” In the Modern West, pluralism became part of Secular political Philosophy and has been closely associated with the concept of social democracy—both liberal and conservative. The notion of pluralism grew out of the European Enlightenment of the twelfth/eighteenth century. But Modern pluralism is generally based upon the recognition and affirmation of diversity within the political body, while aspiring to facilitate peaceful coexistence among different ethnic and religious groups, interests, and outlooks. Modern pluralism is multi-faceted, and—as a consequence—the word is used in different ways. As </w:t>
      </w:r>
      <w:r w:rsidRPr="00656705">
        <w:rPr>
          <w:color w:val="202122"/>
          <w:sz w:val="20"/>
          <w:szCs w:val="20"/>
        </w:rPr>
        <w:t xml:space="preserve">an outgrowth of liberal democracy, pluralism typically holds that power should be dispersed among a variety of economic and ideological pressure groups in society without being concentrated in a single elite or group of elites. This distinguishes it from the “Islamic pluralism” of Traditional Tributary Communities in the Muslim world, which had considerable autonomy but were ultimately under the authority of the ruling Islamic elite. Modern Pluralism assumes that such diversity is beneficial for society and that disparate groups—cultural, ethnic, and religious—should enjoy some autonomy in society for the common good of all. It also places high value upon “dialogue” among these groups so that they understand each other better. Although Muslims did engage in “dialogue” with the various non-Muslim religious groups under their rule—as we will see illustrated below—Islamic pluralization was a religious obligation of the first order and a Divine license extended to other Communities, despite the fact that their beliefs and practices were in many cases regarded by Muslims as categorically false and detrimental to their followers both in this world and the next. </w:t>
      </w:r>
    </w:p>
  </w:footnote>
  <w:footnote w:id="62">
    <w:p w14:paraId="47A3CB49"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w:t>
      </w:r>
      <w:r w:rsidRPr="00656705">
        <w:rPr>
          <w:b/>
          <w:bCs/>
          <w:sz w:val="20"/>
          <w:szCs w:val="20"/>
        </w:rPr>
        <w:t>Proprietarianism</w:t>
      </w:r>
      <w:r w:rsidRPr="00656705">
        <w:rPr>
          <w:sz w:val="20"/>
          <w:szCs w:val="20"/>
        </w:rPr>
        <w:t>” is a concept inspired by C. S. Lewis (d. 1383/1963) in an essay he wrote called “The Inner Ring.” “The Inner Ring” describes how “proprietarian” myopias often dangerously manifest themselves at the social and cultural level in “inner rings.” Lewis says of such inner circles:</w:t>
      </w:r>
    </w:p>
    <w:p w14:paraId="71BA81B7" w14:textId="77777777" w:rsidR="00FD1A33" w:rsidRPr="00656705" w:rsidRDefault="00FD1A33" w:rsidP="00FD1A33">
      <w:pPr>
        <w:ind w:left="630" w:right="900"/>
        <w:rPr>
          <w:color w:val="222222"/>
          <w:sz w:val="20"/>
          <w:szCs w:val="20"/>
        </w:rPr>
      </w:pPr>
      <w:r w:rsidRPr="00656705">
        <w:rPr>
          <w:color w:val="222222"/>
          <w:sz w:val="20"/>
          <w:szCs w:val="20"/>
        </w:rPr>
        <w:t>There are no formal admissions or expulsions. People think they are in it after they have in fact been pushed out of it, or before they have been allowed in it. This provides great amusement for those who are really inside. Such “inner rings” have no fixed names. Their only certain rule is that the insiders and outsiders call it by different names. From inside, it may be designated, in simple cases, by mere enumeration: it may be called “You and Tony and me.” When it is very secure and comparatively stable in membership it calls itself “we.” When it has to be expanded to meet a particular emergency it calls itself “all the sensible people at this place.” From outside, if you have despaired of getting into it, you call it “that gang” or “they” or “so-and-so and his set” or “The Caucus” or “The Inner Ring.” If you are a candidate for admission you probably don’t call it anything. To discuss it with the other outsiders would make you feel outside yourself. And to mention talking to the man who is inside, and who may help you if this present conversation goes well, would be madness.</w:t>
      </w:r>
    </w:p>
    <w:p w14:paraId="1B0F2D4A" w14:textId="77777777" w:rsidR="00FD1A33" w:rsidRPr="00656705" w:rsidRDefault="00FD1A33" w:rsidP="00FD1A33">
      <w:pPr>
        <w:rPr>
          <w:sz w:val="20"/>
          <w:szCs w:val="20"/>
        </w:rPr>
      </w:pPr>
      <w:r w:rsidRPr="00656705">
        <w:rPr>
          <w:sz w:val="20"/>
          <w:szCs w:val="20"/>
        </w:rPr>
        <w:t xml:space="preserve">For the purposes of this book, I define “Proprietarianism” as regards Muslims as the attempt by certain persons among them to define and attempt to empower themselves as “insiders” with regard to Islam and the Islamic Tradition, who—by virtue of their belonging to this inner circle—are uniquely different from and privileged above “outsiders,” especially, of course, non-Muslims. This mentality is not unique to Muslims, of course, but pertains in similar ways to certain people belonging in an exclusivist manner to other denominations, sects, cults, and religious or secular groups. As for Muslims, however, experience shows that, for all too many of them today, they easily fall prey to a number of “Proprietarian” traps. Consequently, we—as a people—desperately need the knowledge, broad perspective, and self-esteem that enable us to avoid such pitfalls. For example, we tend to be very proud of whatever non-Muslims have “borrowed” from us in the past, but we are generally little interested in how much we, in turn, have “borrowed” from them in the present. Our Islamic Tradition—in which I firmly believe—is often misused and even weaponized so that, instead of being a key to sound Islamic and universal understanding, it dictates instead, in the name of a </w:t>
      </w:r>
      <w:r w:rsidRPr="00656705">
        <w:rPr>
          <w:i/>
          <w:iCs/>
          <w:sz w:val="20"/>
          <w:szCs w:val="20"/>
        </w:rPr>
        <w:t>“Proprietarian” Islam</w:t>
      </w:r>
      <w:r w:rsidRPr="00656705">
        <w:rPr>
          <w:sz w:val="20"/>
          <w:szCs w:val="20"/>
        </w:rPr>
        <w:t xml:space="preserve">, narrow, unintelligent, and generally reductionist and fragmented views of Islam that dismiss humanity as a whole and its vast history or that simply takes little interest in them, whenever they do not seem to relate directly to ourselves or clearly affirm what we believe. As brilliant and often original as our Islamic Tradition has been in the past, it cannot be revived nor made beneficial in the present if we do not render ourselves immune to the blinding disease of “Proprietarianism.” Only then can our Tradition be properly understood and serve as a source of humility, self-knowledge, true Islamic enlightenment, service, and love, which require empathy and sound and faithful understanding of the Other. “Proprietarianism,” on the other hand, veils us from ourselves and others and, ironically, cuts us off from our own Tradition—sometimes in the very name of that Tradition itself—which, in its brilliant periods in the past—especially those of Islamic globalism—was distinctly universal and non-Proprietarian. The inescapable parochialism of “Proprietarianism” converts our Tradition into a blighted vision leading to arrogance and self-ignorance as well as the dismissal of whatever we cannot easily identify as our own or recognize as closely parallel to what we deem to be ours. Such short-sighted “Proprietarianism” also leads us to the brink of greater decline, by casting us into an abyss of dangerous alienation from the world around us at a time when it is as crucial for us to understand the Other as it has ever been in our history. </w:t>
      </w:r>
    </w:p>
  </w:footnote>
  <w:footnote w:id="63">
    <w:p w14:paraId="30492143" w14:textId="77777777" w:rsidR="00FD1A33" w:rsidRPr="00656705" w:rsidRDefault="00FD1A33" w:rsidP="00FD1A33">
      <w:pPr>
        <w:rPr>
          <w:color w:val="000000"/>
          <w:sz w:val="20"/>
          <w:szCs w:val="20"/>
        </w:rPr>
      </w:pPr>
      <w:r w:rsidRPr="00656705">
        <w:rPr>
          <w:rStyle w:val="FootnoteReference"/>
          <w:sz w:val="20"/>
          <w:szCs w:val="20"/>
        </w:rPr>
        <w:footnoteRef/>
      </w:r>
      <w:r w:rsidRPr="00656705">
        <w:rPr>
          <w:sz w:val="20"/>
          <w:szCs w:val="20"/>
        </w:rPr>
        <w:t xml:space="preserve"> </w:t>
      </w:r>
      <w:r w:rsidRPr="00656705">
        <w:rPr>
          <w:b/>
          <w:bCs/>
          <w:sz w:val="20"/>
          <w:szCs w:val="20"/>
        </w:rPr>
        <w:t xml:space="preserve">Secularism </w:t>
      </w:r>
      <w:r w:rsidRPr="00656705">
        <w:rPr>
          <w:sz w:val="20"/>
          <w:szCs w:val="20"/>
        </w:rPr>
        <w:t>is a Modernist ideology that grew up in thirteenth/nineteenth century Britain and advocates a “non-religious” but not necessarily “anti-religious” attitude toward the conduct of social order and the solution of social and economic problems. Secularism typically advocates the institutional and moral separation of “Church and State.” From the time of its origins in the thirteenth/nineteenth century, Secularism presented itself as an efficient and independent set or Morality that, in fact, would prove more successful in solving social and economic problems—especially those of the poor—than Traditional Christian or religious Morality. Linguistically, “Secular” come from the Ancient Latin </w:t>
      </w:r>
      <w:r w:rsidRPr="00656705">
        <w:rPr>
          <w:i/>
          <w:iCs/>
          <w:sz w:val="20"/>
          <w:szCs w:val="20"/>
        </w:rPr>
        <w:t>saecularis</w:t>
      </w:r>
      <w:r w:rsidRPr="00656705">
        <w:rPr>
          <w:sz w:val="20"/>
          <w:szCs w:val="20"/>
        </w:rPr>
        <w:t xml:space="preserve"> from </w:t>
      </w:r>
      <w:r w:rsidRPr="00656705">
        <w:rPr>
          <w:i/>
          <w:iCs/>
          <w:sz w:val="20"/>
          <w:szCs w:val="20"/>
        </w:rPr>
        <w:t xml:space="preserve">saeculum, </w:t>
      </w:r>
      <w:r w:rsidRPr="00656705">
        <w:rPr>
          <w:sz w:val="20"/>
          <w:szCs w:val="20"/>
        </w:rPr>
        <w:t xml:space="preserve">meaning “generation,” “period,” or “age.” In Medieval Christian Latin, however, the word was used to refer to “the world,” meaning the present world as opposed to the world to come. </w:t>
      </w:r>
      <w:r w:rsidRPr="00656705">
        <w:rPr>
          <w:color w:val="000000"/>
          <w:sz w:val="20"/>
          <w:szCs w:val="20"/>
        </w:rPr>
        <w:t>Secularism developed extensively in the Modern West during the thirteenth/nineteenth and fourteenth/twentieth century until the present day, but it has often taken on distinctly anti-Christian and anti-religious tones. The word “secularism,” as we will discuss later more fully, has its roots in the same soil that produced the “agnosticism” and materialist atheism of the nineteenth century. From the outset, Secularism was defined as exclusive from religion, although not necessarily hostile to it. The two phenomena were, however, seen as mutually exclusive. Secularism—from the beginning—believed that religious Theology pertained to an unknown and unknowable world. Secularism was wholly concerned with the known empirical world and its interpretation, having “no opinion” about another life. Thus, it was neither “Theistic” nor “Atheistic” and held that neither proposition was proven by experience. Secularism did, however, regard religion to be imperfect when it came to addressing the problems facing the poor and society in general. It advocated that empirical “truth” stood for authority, and religious authority could not stand for truth. It substituted “the purity of usefulness” for “the usefulness of purity,” and this new piety also manifested itself in the concept of self-help. Such background on Secularism and its development does not, however, justify the conclusion that this is what “Secularism” means for the multitudes of people who use that word today or identify themselves as “Secularists.” In fact, as a rule, “Secularism” usually does not usually carry these connotations consistently among large numbers of “Secularists” today. Nevertheless, the “spin” that the word is still closely connected to its historical origins and implies a deep suspicion of religion as a fundamental part of our lives. This suspicion of religion reflects the often bitter and disappointing experience that the Christian and post-Christian West has had with religion in the modern age. Secularism in a more rigorous and distinctively “anti-religious” attitude applies, however, to certain parts of the Muslim world today, where Secularism in very aggressive forms has ravaged entire Muslim lands in the Modern Age, although Muslim Secularists are not alone to be blamed for such developments. The postures of Secularism in the Muslim world during the fourteenth/twentieth and fifteenth/twenty-first centuries also reflects the eclipse of the sound Islamic Intellectual and Civilizational Tradition and the inadequacy of many different Externalist and simplistic religious and literalist formulations of “Islam” in this period that were not solutions to Muslim problems but only tended to make those problems worse than they had been before. Such formulations do not meet the needs of the people in Modern times and may themselves be expected ultimately to fall to the wayside because of their inadequacy and their inability to provide an “Islamic” alternative that is intelligent, up-to-date, and able to meet the needs of the time.</w:t>
      </w:r>
    </w:p>
    <w:p w14:paraId="008DD5B8" w14:textId="77777777" w:rsidR="00FD1A33" w:rsidRPr="00656705" w:rsidRDefault="00FD1A33" w:rsidP="00FD1A33">
      <w:pPr>
        <w:rPr>
          <w:color w:val="000000"/>
          <w:sz w:val="20"/>
          <w:szCs w:val="20"/>
        </w:rPr>
      </w:pPr>
      <w:r w:rsidRPr="00656705">
        <w:rPr>
          <w:color w:val="000000"/>
          <w:sz w:val="20"/>
          <w:szCs w:val="20"/>
        </w:rPr>
        <w:t xml:space="preserve">    </w:t>
      </w:r>
      <w:r w:rsidRPr="00656705">
        <w:rPr>
          <w:sz w:val="20"/>
          <w:szCs w:val="20"/>
        </w:rPr>
        <w:t xml:space="preserve">As a Modern term—Secularism was coined by George Holyoake (d. 1324/1906), who had decidedly abandoned belief in God around 1257/1841, although he claimed to reject Christian error and not Christian truth. Holyoake preferred the word “Secularism,” because it enabled him and his followers to distinguish themselves from Atheists and Agnostics, which, in his view, were generally deemed as being “without God but also without morality,” and Holyoake aspired to a type of “moral” Secularism that actively espoused the interests of the poor and needy. </w:t>
      </w:r>
      <w:r w:rsidRPr="00656705">
        <w:rPr>
          <w:color w:val="000000"/>
          <w:sz w:val="20"/>
          <w:szCs w:val="20"/>
        </w:rPr>
        <w:t xml:space="preserve">Holyoake believed it possible to establish material conditions that would eradicate poverty and depravity. Like the Utilitarians of his time, Holyoake held it “self-evident” that “morality” must mean “conduct directed toward the establishment of common welfare,” and it had no real substance when divorced from that context. Early Secularism had a positive view of Modern Science and held that Science could discover the laws of happiness as well as the laws of good health. </w:t>
      </w:r>
      <w:r w:rsidRPr="00656705">
        <w:rPr>
          <w:sz w:val="20"/>
          <w:szCs w:val="20"/>
        </w:rPr>
        <w:t>The Secularism Movement began in Great Britain in 1265/1849, and was then further strengthened in 1266/1850 by Charles Bradlaugh (d. 1308/1891), an espoused Atheist who became a close friend of Holyoake and joined the movement.</w:t>
      </w:r>
      <w:r w:rsidRPr="00656705">
        <w:rPr>
          <w:color w:val="000000"/>
          <w:sz w:val="20"/>
          <w:szCs w:val="20"/>
        </w:rPr>
        <w:t xml:space="preserve"> Holyoake regarded both Theism and its contrary Atheism to be “overbelief.” Secularism, he claimed, should hold that “there may be a God, but He does not concern Himself with material existence.” Holyoake’s Secularism sought to direct and develop society toward life on earth as opposed to the otherworldly focus of the Middle Ages, while actively engaging itself in the improvement of the human lot. The essential Principle of Holyoake’s Secularism was to seek for human improvement by material means alone. Thus, Holyoake claimed that Secularism was a theory of life and conduct. </w:t>
      </w:r>
      <w:r w:rsidRPr="00656705">
        <w:rPr>
          <w:color w:val="0F252D"/>
          <w:sz w:val="20"/>
          <w:szCs w:val="20"/>
        </w:rPr>
        <w:t xml:space="preserve">In his belief, </w:t>
      </w:r>
      <w:r w:rsidRPr="00656705">
        <w:rPr>
          <w:color w:val="000000"/>
          <w:sz w:val="20"/>
          <w:szCs w:val="20"/>
        </w:rPr>
        <w:t>Secularism had common ground with Christianity in that it is “moral.” But the basis of its very limited Theology was independent of Christian belief. Secularism was content to let dogma flourish or perish as it may, as long as it did not interfere with “Secular” human happiness. Secularism did not deny that there is “Spiritual” light in various belief systems, but it insisted that such “light” adds nothing to the pursuit of progressive human ends.</w:t>
      </w:r>
    </w:p>
  </w:footnote>
  <w:footnote w:id="64">
    <w:p w14:paraId="5C4CA72B"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The </w:t>
      </w:r>
      <w:r w:rsidRPr="00656705">
        <w:rPr>
          <w:rFonts w:eastAsiaTheme="minorEastAsia"/>
          <w:b/>
          <w:bCs/>
          <w:color w:val="000000"/>
          <w:sz w:val="20"/>
          <w:szCs w:val="20"/>
        </w:rPr>
        <w:t>‘Abb</w:t>
      </w:r>
      <w:r w:rsidRPr="00656705">
        <w:rPr>
          <w:b/>
          <w:bCs/>
          <w:sz w:val="20"/>
          <w:szCs w:val="20"/>
        </w:rPr>
        <w:t>ā</w:t>
      </w:r>
      <w:r w:rsidRPr="00656705">
        <w:rPr>
          <w:rFonts w:eastAsiaTheme="minorEastAsia"/>
          <w:b/>
          <w:bCs/>
          <w:color w:val="000000"/>
          <w:sz w:val="20"/>
          <w:szCs w:val="20"/>
        </w:rPr>
        <w:t>sid Inquisition” (</w:t>
      </w:r>
      <w:r w:rsidRPr="00656705">
        <w:rPr>
          <w:rFonts w:eastAsiaTheme="minorEastAsia"/>
          <w:b/>
          <w:bCs/>
          <w:i/>
          <w:iCs/>
          <w:color w:val="000000"/>
          <w:sz w:val="20"/>
          <w:szCs w:val="20"/>
        </w:rPr>
        <w:t>al-Mi</w:t>
      </w:r>
      <w:r w:rsidRPr="00656705">
        <w:rPr>
          <w:b/>
          <w:bCs/>
          <w:i/>
          <w:iCs/>
          <w:sz w:val="20"/>
          <w:szCs w:val="20"/>
        </w:rPr>
        <w:t>ḥ</w:t>
      </w:r>
      <w:r w:rsidRPr="00656705">
        <w:rPr>
          <w:rFonts w:eastAsiaTheme="minorEastAsia"/>
          <w:b/>
          <w:bCs/>
          <w:i/>
          <w:iCs/>
          <w:color w:val="000000"/>
          <w:sz w:val="20"/>
          <w:szCs w:val="20"/>
        </w:rPr>
        <w:t>na</w:t>
      </w:r>
      <w:r w:rsidRPr="00656705">
        <w:rPr>
          <w:rFonts w:eastAsiaTheme="minorEastAsia"/>
          <w:b/>
          <w:bCs/>
          <w:color w:val="000000"/>
          <w:sz w:val="20"/>
          <w:szCs w:val="20"/>
        </w:rPr>
        <w:t>)</w:t>
      </w:r>
      <w:r w:rsidRPr="00656705">
        <w:rPr>
          <w:rFonts w:eastAsiaTheme="minorEastAsia"/>
          <w:color w:val="000000"/>
          <w:sz w:val="20"/>
          <w:szCs w:val="20"/>
        </w:rPr>
        <w:t xml:space="preserve"> or the Inquistion regarding the Creation of the </w:t>
      </w:r>
      <w:r w:rsidRPr="00656705">
        <w:rPr>
          <w:sz w:val="20"/>
          <w:szCs w:val="20"/>
        </w:rPr>
        <w:t>Qur’ān</w:t>
      </w:r>
      <w:r w:rsidRPr="00656705">
        <w:rPr>
          <w:rFonts w:eastAsiaTheme="minorEastAsia"/>
          <w:color w:val="000000"/>
          <w:sz w:val="20"/>
          <w:szCs w:val="20"/>
        </w:rPr>
        <w:t xml:space="preserve"> (</w:t>
      </w:r>
      <w:r w:rsidRPr="00656705">
        <w:rPr>
          <w:rFonts w:eastAsiaTheme="minorEastAsia"/>
          <w:i/>
          <w:iCs/>
          <w:color w:val="000000"/>
          <w:sz w:val="20"/>
          <w:szCs w:val="20"/>
        </w:rPr>
        <w:t>Mi</w:t>
      </w:r>
      <w:r w:rsidRPr="00656705">
        <w:rPr>
          <w:i/>
          <w:iCs/>
          <w:sz w:val="20"/>
          <w:szCs w:val="20"/>
        </w:rPr>
        <w:t>ḥ</w:t>
      </w:r>
      <w:r w:rsidRPr="00656705">
        <w:rPr>
          <w:rFonts w:eastAsiaTheme="minorEastAsia"/>
          <w:i/>
          <w:iCs/>
          <w:color w:val="000000"/>
          <w:sz w:val="20"/>
          <w:szCs w:val="20"/>
        </w:rPr>
        <w:t>nat Khalq al-</w:t>
      </w:r>
      <w:r w:rsidRPr="00656705">
        <w:rPr>
          <w:i/>
          <w:iCs/>
          <w:sz w:val="20"/>
          <w:szCs w:val="20"/>
        </w:rPr>
        <w:t>Qur’ān</w:t>
      </w:r>
      <w:r w:rsidRPr="00656705">
        <w:rPr>
          <w:sz w:val="20"/>
          <w:szCs w:val="20"/>
        </w:rPr>
        <w:t>) began in 217/833 CE and lasted for eighteen years until 236/851, which was directed by the Mu‘tazilites, who enjoyed political favor at that time and are known for their rigidity and intolerance. The Caliph al-Ma’mūn issued a proclamation insisting upon the doctrine of the createdness of the Qur’ān in 211/827 but did not institute the Inquisition until six years later, just four months prior to his sudden death in 217/833. The Inquisition continued under his successors</w:t>
      </w:r>
      <w:r w:rsidRPr="00656705">
        <w:rPr>
          <w:rFonts w:eastAsiaTheme="minorEastAsia"/>
          <w:color w:val="000000"/>
          <w:sz w:val="20"/>
          <w:szCs w:val="20"/>
        </w:rPr>
        <w:t xml:space="preserve"> al-Mu‘ta</w:t>
      </w:r>
      <w:r w:rsidRPr="00656705">
        <w:rPr>
          <w:sz w:val="20"/>
          <w:szCs w:val="20"/>
        </w:rPr>
        <w:t>ṣ</w:t>
      </w:r>
      <w:r w:rsidRPr="00656705">
        <w:rPr>
          <w:rFonts w:eastAsiaTheme="minorEastAsia"/>
          <w:color w:val="000000"/>
          <w:sz w:val="20"/>
          <w:szCs w:val="20"/>
        </w:rPr>
        <w:t>im and al-W</w:t>
      </w:r>
      <w:r w:rsidRPr="00656705">
        <w:rPr>
          <w:sz w:val="20"/>
          <w:szCs w:val="20"/>
        </w:rPr>
        <w:t>ā</w:t>
      </w:r>
      <w:r w:rsidRPr="00656705">
        <w:rPr>
          <w:rFonts w:eastAsiaTheme="minorEastAsia"/>
          <w:color w:val="000000"/>
          <w:sz w:val="20"/>
          <w:szCs w:val="20"/>
        </w:rPr>
        <w:t>thiq, but it was finally abolished by al-Mutawakkil, not long after he took power.</w:t>
      </w:r>
      <w:r w:rsidRPr="00656705">
        <w:rPr>
          <w:sz w:val="20"/>
          <w:szCs w:val="20"/>
        </w:rPr>
        <w:t xml:space="preserve"> In their reductionist theology, the Mu‘tazilites denied that God had multiple positive attributes, which they believed would constitute a plurality of divinities. Speech is one of the positive attributes of God, and the Qur’ān is God’s Speech by consensus among Muslims. The Mu‘tazilites held that all Muslims who affirmed God’s positive attributes and, especially, who held that the Qur’ān had an uncreated dimension by virtue of its being God’s uncreated Speech were polytheists and should be persecuted, imprisoned, and even put to death unless they affirmed Mu‘tazilite doctrine. </w:t>
      </w:r>
      <w:r w:rsidRPr="00656705">
        <w:rPr>
          <w:rFonts w:eastAsiaTheme="minorEastAsia"/>
          <w:color w:val="000000"/>
          <w:sz w:val="20"/>
          <w:szCs w:val="20"/>
        </w:rPr>
        <w:t>In the end, the</w:t>
      </w:r>
      <w:r w:rsidRPr="00656705">
        <w:rPr>
          <w:sz w:val="20"/>
          <w:szCs w:val="20"/>
        </w:rPr>
        <w:t xml:space="preserve"> Inquisition” was so repugnant in the eyes of the Muslim populace that Mu‘tazilism was thoroughly discredited among the Sunnī majority. With the end of the Inquistion, the ‘Abbāsid Caliphs gave up their pretensions of having the authority to decide matters of religion Orthodoxy or to persecute those who differed with them, and this would be the norm for the remainder of classical Islamic history with only a few exceptions. </w:t>
      </w:r>
    </w:p>
  </w:footnote>
  <w:footnote w:id="65">
    <w:p w14:paraId="03B606BA" w14:textId="77777777" w:rsidR="00FD1A33" w:rsidRPr="00656705" w:rsidRDefault="00FD1A33" w:rsidP="00FD1A33">
      <w:pPr>
        <w:autoSpaceDE w:val="0"/>
        <w:autoSpaceDN w:val="0"/>
        <w:adjustRightInd w:val="0"/>
        <w:rPr>
          <w:sz w:val="20"/>
          <w:szCs w:val="20"/>
        </w:rPr>
      </w:pPr>
      <w:r w:rsidRPr="00656705">
        <w:rPr>
          <w:rStyle w:val="FootnoteReference"/>
          <w:sz w:val="20"/>
          <w:szCs w:val="20"/>
        </w:rPr>
        <w:footnoteRef/>
      </w:r>
      <w:r w:rsidRPr="00656705">
        <w:rPr>
          <w:sz w:val="20"/>
          <w:szCs w:val="20"/>
        </w:rPr>
        <w:t xml:space="preserve"> </w:t>
      </w:r>
      <w:r w:rsidRPr="00656705">
        <w:rPr>
          <w:b/>
          <w:bCs/>
          <w:sz w:val="20"/>
          <w:szCs w:val="20"/>
        </w:rPr>
        <w:t xml:space="preserve">Arian Christians </w:t>
      </w:r>
      <w:r w:rsidRPr="00656705">
        <w:rPr>
          <w:sz w:val="20"/>
          <w:szCs w:val="20"/>
        </w:rPr>
        <w:t xml:space="preserve">are the followers of Arius of Alexandria (d. 336 CE). Arius was a conservative Biblical exegete of the Church of Alexandria, who patterned his life on the ways of the early Christians. Recent studies have established that Arius was a committed Theological conservative in the established tradition of Alexandria. He and his teachings were popular among the Christian populace of the city and elsewhere. Arius is noted for his opposition to Athanasius (d. 373 CE)—one of the most conspicuous protagonists of the “Divinity” of Christ at that time and a central figure in what are called “the great Trinitarian debates.” These debates over the Trinity, which at the beginning of the fourth century CE had still not been promulgated as Church Doctrine, </w:t>
      </w:r>
      <w:r w:rsidRPr="00656705">
        <w:rPr>
          <w:rFonts w:eastAsiaTheme="minorEastAsia"/>
          <w:color w:val="000000"/>
          <w:sz w:val="20"/>
          <w:szCs w:val="20"/>
        </w:rPr>
        <w:t xml:space="preserve">constituted one of the most dramatic internal struggles that Christianity ever faced. The controversy between Arius and Athanasius </w:t>
      </w:r>
      <w:r w:rsidRPr="00656705">
        <w:rPr>
          <w:sz w:val="20"/>
          <w:szCs w:val="20"/>
        </w:rPr>
        <w:t xml:space="preserve">reached its climax in the First Council of Nicaea in 325 CE. At Nicaea, Arius debated convincingly against Athanasius, and Arius was supported by the majority of the Christians in attendance. The dispute would continue throughout the fourth century CE and well the last decades of that century until the First Council of Constantinople in the year 381 CE. It was then that Trinitarian Doctrine in its full form would be officially established as the teaching of the Magisterial Church. Most Church figures at the Council of Nicaea did, in fact, agree with Arius, but the Emperor Constantine (d. 337 CE)—who had not yet officially joined Christianity—intervened by taking Athanasius’ side and declared his doctrine to be correct. Constantine was officially baptized just before his in 337 CE, but he apparently died as an Arian and not a Trinitarian Christian. In the year of 325 CE, however, the year of the Council of Nicaea, the Roman Empire, which was now adopting Christianity, officially proclaimed that possession of the writings of Arius was a capital offense. </w:t>
      </w:r>
      <w:r w:rsidRPr="00656705">
        <w:rPr>
          <w:rFonts w:eastAsiaTheme="minorEastAsia"/>
          <w:color w:val="000000"/>
          <w:sz w:val="20"/>
          <w:szCs w:val="20"/>
        </w:rPr>
        <w:t>Nevertheless, resistance to Nicaea remained strong among the early Christians, especially during the fourth century. The first systematic Arian Creed was drawn up in Sirmium in Asia Minor (today’s Turkey) in 357 CE. For a time, the Creed of Sirmium was widely accepted and even became the official doctrine of the New Roman (Byzantine) Empire for a time. In fact, by 359 CE, it seemed to many observers that the Nicene Creed had been repealed and that Arianism had now become triumphant. When the great upheavals over Arianism had passed, however, the Magisterial Trinitarian Church would irrevocably cast Arius as the Archenemy and “the Other” standing in opposition to the true Church. Medieval art often depicted Arius as a Satanic figure standing next to Judas Iscariot, whom the New Testament presents as having betrayed Jesus Christ to the Romans. Arius became “</w:t>
      </w:r>
      <w:r w:rsidRPr="00656705">
        <w:rPr>
          <w:rFonts w:eastAsiaTheme="minorEastAsia"/>
          <w:i/>
          <w:iCs/>
          <w:color w:val="000000"/>
          <w:sz w:val="20"/>
          <w:szCs w:val="20"/>
        </w:rPr>
        <w:t>the</w:t>
      </w:r>
      <w:r w:rsidRPr="00656705">
        <w:rPr>
          <w:rFonts w:eastAsiaTheme="minorEastAsia"/>
          <w:color w:val="000000"/>
          <w:sz w:val="20"/>
          <w:szCs w:val="20"/>
        </w:rPr>
        <w:t xml:space="preserve"> heretic” </w:t>
      </w:r>
      <w:r w:rsidRPr="00656705">
        <w:rPr>
          <w:rFonts w:eastAsiaTheme="minorEastAsia"/>
          <w:i/>
          <w:iCs/>
          <w:color w:val="000000"/>
          <w:sz w:val="20"/>
          <w:szCs w:val="20"/>
        </w:rPr>
        <w:t>par excellence</w:t>
      </w:r>
      <w:r w:rsidRPr="00656705">
        <w:rPr>
          <w:rFonts w:eastAsiaTheme="minorEastAsia"/>
          <w:color w:val="000000"/>
          <w:sz w:val="20"/>
          <w:szCs w:val="20"/>
        </w:rPr>
        <w:t xml:space="preserve"> of Church history, and no other “heretic” was so thoroughly demonized as Arius or deemed so categorically as having lacked any genuine religious motive or justification. In, the thirteenth/nineteenth century, however, Cardinal John Henry Newman (d.1308/1890) wrote </w:t>
      </w:r>
      <w:r w:rsidRPr="00656705">
        <w:rPr>
          <w:rFonts w:eastAsiaTheme="minorEastAsia"/>
          <w:i/>
          <w:iCs/>
          <w:color w:val="000000"/>
          <w:sz w:val="20"/>
          <w:szCs w:val="20"/>
        </w:rPr>
        <w:t>The Arians of the Fourth Century</w:t>
      </w:r>
      <w:r w:rsidRPr="00656705">
        <w:rPr>
          <w:rFonts w:eastAsiaTheme="minorEastAsia"/>
          <w:color w:val="000000"/>
          <w:sz w:val="20"/>
          <w:szCs w:val="20"/>
        </w:rPr>
        <w:t xml:space="preserve"> (published 1249/1833), which initiated the process of honest study of the history of Arius and his Creed. Cardinal Newman deemed Arius a “forerunner of stolid Evangelicalism,” which Newman—as a Catholic convert from Protestantism—did not hold in the highest esteem. Even Newman, however, continued to characterize Arius and Arianism as radically Other. The Church historian Adolf Harnack (d. 1349/1930/) did little better than Newman in his treatment of Arius during the first decade of the fourteenth/ twentieth century and quite mistakenly conceived of Arius as a proponent of “Aristotelian rationalism” and not as the conservative Theologian of the early Church that he actually was.</w:t>
      </w:r>
    </w:p>
    <w:p w14:paraId="792CADF0" w14:textId="77777777" w:rsidR="00FD1A33" w:rsidRPr="00656705" w:rsidRDefault="00FD1A33" w:rsidP="00FD1A33">
      <w:pPr>
        <w:autoSpaceDE w:val="0"/>
        <w:autoSpaceDN w:val="0"/>
        <w:adjustRightInd w:val="0"/>
        <w:rPr>
          <w:rFonts w:eastAsiaTheme="minorEastAsia"/>
          <w:color w:val="000000"/>
          <w:sz w:val="20"/>
          <w:szCs w:val="20"/>
        </w:rPr>
      </w:pPr>
      <w:r w:rsidRPr="00656705">
        <w:rPr>
          <w:sz w:val="20"/>
          <w:szCs w:val="20"/>
        </w:rPr>
        <w:t xml:space="preserve">   After his condemnation in the wake of the Council of Nicaea, Arius was exiled to the Roman province of Illyricum in the frontier areas of Anatolia, where he proclaimed his teaching to the Teutonic Goths, who embraced the doctrine of Arius of Alexandria. The Teutonic Ostragoths, Visigoths, Lombards, Vandals, Burgundians, and Swabians initially embraced Arian Christianity, and they ruled Western Europe—the former </w:t>
      </w:r>
      <w:r w:rsidRPr="00656705">
        <w:rPr>
          <w:rFonts w:eastAsiaTheme="minorEastAsia"/>
          <w:color w:val="000000"/>
          <w:sz w:val="20"/>
          <w:szCs w:val="20"/>
        </w:rPr>
        <w:t xml:space="preserve">Western provinces of the Roman Empire—during the fifth and the sixth centuries CE, although their rule in Italy extended well into the seventh century CE. The Arian Teutons were militant bearers of their creed among the Germanic peoples. The Vandals were at the walls of Hippos in North Africa on 28 August 430 CE, when Saint Augustine died there probably of malarial fever. By 450 CE, North Africa had fallen to the Arian Vandals. The rulers of much of Gaul and Iberia were also Arian. </w:t>
      </w:r>
      <w:r w:rsidRPr="00656705">
        <w:rPr>
          <w:sz w:val="20"/>
          <w:szCs w:val="20"/>
        </w:rPr>
        <w:t xml:space="preserve">Since these tribes came to rule over much of Western Europe and North Africa, a significant </w:t>
      </w:r>
      <w:r w:rsidRPr="00656705">
        <w:rPr>
          <w:rFonts w:eastAsiaTheme="minorEastAsia"/>
          <w:color w:val="000000"/>
          <w:sz w:val="20"/>
          <w:szCs w:val="20"/>
        </w:rPr>
        <w:t xml:space="preserve">period of Arian Christianity preceded the Trinitarian Latin Christianity of Rome for generations. The Ostrogoths of Italy, the Vandals of Africa, the Burgundians, Visigoths, and Lombards were all Arians. The Germanic tribes held to their Arianism but were generally tolerant of the Trinitarian Christians under their sway, and this tolerance extended to the Jews as well. It is of note that the Germanic Arian Christians called their religion “the Roman Church” as opposed to “the Catholic Church,” which they applied to the Trinitarians. Even Saint Augustine (d. 430 CE) in his </w:t>
      </w:r>
      <w:r w:rsidRPr="00656705">
        <w:rPr>
          <w:rFonts w:eastAsiaTheme="minorEastAsia"/>
          <w:i/>
          <w:iCs/>
          <w:color w:val="000000"/>
          <w:sz w:val="20"/>
          <w:szCs w:val="20"/>
        </w:rPr>
        <w:t>The City of God</w:t>
      </w:r>
      <w:r w:rsidRPr="00656705">
        <w:rPr>
          <w:rFonts w:eastAsiaTheme="minorEastAsia"/>
          <w:color w:val="000000"/>
          <w:sz w:val="20"/>
          <w:szCs w:val="20"/>
        </w:rPr>
        <w:t xml:space="preserve"> (</w:t>
      </w:r>
      <w:r w:rsidRPr="00656705">
        <w:rPr>
          <w:rFonts w:eastAsiaTheme="minorEastAsia"/>
          <w:i/>
          <w:iCs/>
          <w:color w:val="000000"/>
          <w:sz w:val="20"/>
          <w:szCs w:val="20"/>
        </w:rPr>
        <w:t>De Civitate Dei</w:t>
      </w:r>
      <w:r w:rsidRPr="00656705">
        <w:rPr>
          <w:rFonts w:eastAsiaTheme="minorEastAsia"/>
          <w:color w:val="000000"/>
          <w:sz w:val="20"/>
          <w:szCs w:val="20"/>
        </w:rPr>
        <w:t xml:space="preserve">) relates how moderate the Visigothic Arians were who captured Rome under Alaric </w:t>
      </w:r>
      <w:r w:rsidRPr="00656705">
        <w:rPr>
          <w:sz w:val="20"/>
          <w:szCs w:val="20"/>
        </w:rPr>
        <w:t>(d. 411 CE)</w:t>
      </w:r>
      <w:r w:rsidRPr="00656705">
        <w:rPr>
          <w:rFonts w:eastAsiaTheme="minorEastAsia"/>
          <w:color w:val="000000"/>
          <w:sz w:val="20"/>
          <w:szCs w:val="20"/>
        </w:rPr>
        <w:t>, and he notes that the Arain Goths treated the inhabitants of the city well and showed respect for the sanctity of the Trinitarian churches, with whose doctrines they did not agree. Arianism became the dominant faith in Italy under Gothic and Lombardian rule, and the long reign of Arianism in Italy and its impartial Arian governments won the praise of even the most zealous Trinitarian Catholics.</w:t>
      </w:r>
    </w:p>
  </w:footnote>
  <w:footnote w:id="66">
    <w:p w14:paraId="4219BC02" w14:textId="77777777" w:rsidR="00FD1A33" w:rsidRPr="00656705" w:rsidRDefault="00FD1A33" w:rsidP="00FD1A33">
      <w:pPr>
        <w:pStyle w:val="NormalWeb"/>
        <w:spacing w:before="0" w:beforeAutospacing="0" w:after="0" w:afterAutospacing="0"/>
        <w:rPr>
          <w:color w:val="202122"/>
          <w:sz w:val="20"/>
          <w:szCs w:val="20"/>
        </w:rPr>
      </w:pPr>
      <w:r w:rsidRPr="00656705">
        <w:rPr>
          <w:rStyle w:val="FootnoteReference"/>
          <w:sz w:val="20"/>
          <w:szCs w:val="20"/>
        </w:rPr>
        <w:footnoteRef/>
      </w:r>
      <w:r w:rsidRPr="00656705">
        <w:rPr>
          <w:sz w:val="20"/>
          <w:szCs w:val="20"/>
        </w:rPr>
        <w:t xml:space="preserve"> </w:t>
      </w:r>
      <w:r w:rsidRPr="00656705">
        <w:rPr>
          <w:b/>
          <w:bCs/>
          <w:sz w:val="20"/>
          <w:szCs w:val="20"/>
        </w:rPr>
        <w:t>Arius of Alexandria</w:t>
      </w:r>
      <w:r w:rsidRPr="00656705">
        <w:rPr>
          <w:sz w:val="20"/>
          <w:szCs w:val="20"/>
        </w:rPr>
        <w:t xml:space="preserve"> (d. 336 CE) (Greek:</w:t>
      </w:r>
      <w:r w:rsidRPr="00656705">
        <w:rPr>
          <w:rStyle w:val="apple-converted-space"/>
          <w:rFonts w:eastAsiaTheme="majorEastAsia"/>
          <w:color w:val="202122"/>
          <w:sz w:val="20"/>
          <w:szCs w:val="20"/>
          <w:shd w:val="clear" w:color="auto" w:fill="FFFFFF"/>
        </w:rPr>
        <w:t xml:space="preserve"> </w:t>
      </w:r>
      <w:r w:rsidRPr="00656705">
        <w:rPr>
          <w:i/>
          <w:iCs/>
          <w:color w:val="202122"/>
          <w:sz w:val="20"/>
          <w:szCs w:val="20"/>
          <w:lang w:val="el-GR"/>
        </w:rPr>
        <w:t>Áreios</w:t>
      </w:r>
      <w:r w:rsidRPr="00656705">
        <w:rPr>
          <w:color w:val="202122"/>
          <w:sz w:val="20"/>
          <w:szCs w:val="20"/>
          <w:lang w:val="el-GR"/>
        </w:rPr>
        <w:t>,</w:t>
      </w:r>
      <w:r w:rsidRPr="00656705">
        <w:rPr>
          <w:sz w:val="20"/>
          <w:szCs w:val="20"/>
        </w:rPr>
        <w:t xml:space="preserve"> </w:t>
      </w:r>
      <w:r w:rsidRPr="00656705">
        <w:rPr>
          <w:i/>
          <w:iCs/>
          <w:color w:val="202122"/>
          <w:sz w:val="20"/>
          <w:szCs w:val="20"/>
        </w:rPr>
        <w:t>Ἄρειος</w:t>
      </w:r>
      <w:r w:rsidRPr="00656705">
        <w:rPr>
          <w:color w:val="202122"/>
          <w:sz w:val="20"/>
          <w:szCs w:val="20"/>
        </w:rPr>
        <w:t>)</w:t>
      </w:r>
      <w:r w:rsidRPr="00656705">
        <w:rPr>
          <w:sz w:val="20"/>
          <w:szCs w:val="20"/>
        </w:rPr>
        <w:t xml:space="preserve"> was a conservative representative of old Christianity in Alexandria. In his dress and demeanor, he followed the ways of the early Church. He was an authorized traditional Biblical commentator and presented his teachings on God and Christ not as something new but as “the faith we inherited from our fathers.” Arius was charismatic and highly regarded by the rank and file of the Christians of Alexandria. His method insisted on sound incontrovertible Biblical proof that Christ’s Sonship was divine and not human. Many other Biblical figures are called “Sons of God,” but those references were never taken as indications of divinity. The method of Arius is essentially the Epistemology of Certainty as the Qur’ān enunciates it in response to the Najrān delegation. Arius objected to all interpretations of the divinity of Christ based on polysemic Biblical verses because they contradicted well-established, core Biblical teachings regarding God’s unicity and the radical dichotomy between God and creation, emphasizing God’s eternity, immutability, incorporeality, and self-subsistence. Arius agreed that the Gospel narrative refers to Jesus as the “Son of God,” but he asserted that the term “Son of God” was figurative and not literal. It was an honorific term indicating spiritual distinction but was not meant to be taken literally. Arius consistently sought a doctrine of Christ that was Biblically based and internally consistent. </w:t>
      </w:r>
      <w:r w:rsidRPr="00656705">
        <w:rPr>
          <w:color w:val="202122"/>
          <w:sz w:val="20"/>
          <w:szCs w:val="20"/>
        </w:rPr>
        <w:t xml:space="preserve">On 19 June 325, Emperor Constantine issued a circular, deposing Arius and some of his strongest supporters and sending them into exile in Illyricum. His writings were to be burned “so that not only would the wickedness of his teaching be obliterated, but nothing would be left to remind anyone of him.” The public order continued that anyone discovered to have hidden a writing of Arius and refused to bring it forward immediately to be burned, his penalty should be death. The victory of Athanasius and his party at the First Council of Nicaea was short-lived. Arian-Christian opposition to Nicaea—despite the emperor’s threats—rejected the council in earnest and continued to spread their teachings. By 327 CE, Constantine sought again to pacify the conflict between the proto-Trinitarians and Arius, and he permitted Arius—who had taken refuge with many of his followers in Palestine—to return to their homelands, and Arius entered Constantinople in 336 CE. Athanasius found himself condemned to exile in 335 CE, and the emperor directed that Arius be received in Constantinople. Arius died not long afterward, and many modern Scholars attribute his death to poisoning by his enemies. He died from violent hemorrhages, which—according to some of his enemies—led to his bowels and even portions of his spleen and liver being expelled from his body, causing him to die immediately. The martyrdom of Arius at the hands of his enemies did not end the Arian-Christian controversy, which would continue in strength for centuries in both the Eastern and Western realms of the Christian world. </w:t>
      </w:r>
    </w:p>
    <w:p w14:paraId="704E8140" w14:textId="77777777" w:rsidR="00FD1A33" w:rsidRPr="00656705" w:rsidRDefault="00FD1A33" w:rsidP="00FD1A33">
      <w:pPr>
        <w:pStyle w:val="FootnoteText"/>
        <w:rPr>
          <w:rFonts w:ascii="Times New Roman" w:hAnsi="Times New Roman" w:cs="Times New Roman"/>
          <w:b/>
          <w:bCs/>
          <w:sz w:val="20"/>
          <w:szCs w:val="20"/>
        </w:rPr>
      </w:pPr>
      <w:r w:rsidRPr="00656705">
        <w:rPr>
          <w:rFonts w:ascii="Times New Roman" w:hAnsi="Times New Roman" w:cs="Times New Roman"/>
          <w:sz w:val="20"/>
          <w:szCs w:val="20"/>
        </w:rPr>
        <w:t xml:space="preserve">    See Rowan Williams, </w:t>
      </w:r>
      <w:r w:rsidRPr="00656705">
        <w:rPr>
          <w:rFonts w:ascii="Times New Roman" w:hAnsi="Times New Roman" w:cs="Times New Roman"/>
          <w:i/>
          <w:sz w:val="20"/>
          <w:szCs w:val="20"/>
        </w:rPr>
        <w:t>Arius: Heresy and Tradition</w:t>
      </w:r>
      <w:r w:rsidRPr="00656705">
        <w:rPr>
          <w:rFonts w:ascii="Times New Roman" w:hAnsi="Times New Roman" w:cs="Times New Roman"/>
          <w:sz w:val="20"/>
          <w:szCs w:val="20"/>
        </w:rPr>
        <w:t xml:space="preserve">, (London: Darton, Longman, &amp; Todd, 1987), 110-11. The struggle of the Church in the fourth century CE over Arius and his rejection of emerging Trinitarian doctrine was the most dramatic and eventually most divisive and bitter that Christians had ever faced. Since that time, the Trinitarian Church methodically denigrated Arius as a demonic opponent to Christ and his salvific message and consistently refused to consider the possibility that the teachings of Arius were inspired by genuine religious motives. Within the realms of the New Roman (Byzantine) Empire the great upheavals over Arianism were suppressed on pain of death by the newly Magisterial Church. In Western Europe and North Africa, however, anti-Trinitarian doctrinal dissent continued with fervor, since several of the most powerful German tribes--the Ostragoths, Visigoths, Lombards, Vandals, and many Swabians and Burgondians—had embraced the teachings of Arius of Alexandria after his exile into Gothic lands in the wake of the Council of Nicaea in 325 CE. During and after the fourth century CE, the Teutonic Arian Christians ruled Western Europe and North Africans for centuries until the Pope of Rome was finally able to gain control over them. In fact, the Goths who invaded and defeated Rome under Alaric I (d. 411) in 410 CE were not Pagans but Monotheistic Arian Christians who rejected the Trinitarian formulations of the Council of Nicaea. Once the Arians of Western Europe had been subdued, however, the Roman Catholic Church of the Early Middle Ages began to erase their history from communal memory. As for Arius himself, Medieval Church are portrayed his as the “arch heretic” and placed his image next to that of Judas Escariot, who in the New Testament narrative betrayed Jesus Christ to the Romans. </w:t>
      </w:r>
      <w:r w:rsidRPr="00656705">
        <w:rPr>
          <w:rFonts w:ascii="Times New Roman" w:eastAsiaTheme="minorEastAsia" w:hAnsi="Times New Roman" w:cs="Times New Roman"/>
          <w:color w:val="000000"/>
          <w:sz w:val="20"/>
          <w:szCs w:val="20"/>
        </w:rPr>
        <w:t xml:space="preserve">No other “heretic” was so thoroughly demonized in Church history without any genuine religious motive or justification. This situation remained the norm for centuries until Cardinal John Henry Newman (d. 1890) published his work </w:t>
      </w:r>
      <w:r w:rsidRPr="00656705">
        <w:rPr>
          <w:rFonts w:ascii="Times New Roman" w:eastAsiaTheme="minorEastAsia" w:hAnsi="Times New Roman" w:cs="Times New Roman"/>
          <w:i/>
          <w:iCs/>
          <w:color w:val="000000"/>
          <w:sz w:val="20"/>
          <w:szCs w:val="20"/>
        </w:rPr>
        <w:t>The Arians of the Fourth Century</w:t>
      </w:r>
      <w:r w:rsidRPr="00656705">
        <w:rPr>
          <w:rFonts w:ascii="Times New Roman" w:eastAsiaTheme="minorEastAsia" w:hAnsi="Times New Roman" w:cs="Times New Roman"/>
          <w:color w:val="000000"/>
          <w:sz w:val="20"/>
          <w:szCs w:val="20"/>
        </w:rPr>
        <w:t xml:space="preserve">, which appeared in 1833. With this book, Newman began the process of taking an honest and objective look at the historical Arius and his creed without demonizing him. Still Cardinal Newman continued to characterize Arius and Arians as radically Other, and--as a Roman Catholic who did not hold the “literalist” Evangelicals in high esteem--New portrayed Arius as a forerunner of “stolid Evangelicalism.” In his study of Arius, Adolf von Harnack (1327/1909) did somewhat better, but he falsely presented Arius as a proponent of “Aristotelian rationalism,” while the historical Arius was a conservative Biblical exegete in the Alexandrian tradition. </w:t>
      </w:r>
      <w:r w:rsidRPr="00656705">
        <w:rPr>
          <w:rFonts w:ascii="Times New Roman" w:hAnsi="Times New Roman" w:cs="Times New Roman"/>
          <w:sz w:val="20"/>
          <w:szCs w:val="20"/>
        </w:rPr>
        <w:t xml:space="preserve">In 1350/1931, the German Church historian </w:t>
      </w:r>
      <w:r w:rsidRPr="00656705">
        <w:rPr>
          <w:rFonts w:ascii="Times New Roman" w:hAnsi="Times New Roman" w:cs="Times New Roman"/>
          <w:color w:val="000000"/>
          <w:sz w:val="20"/>
          <w:szCs w:val="20"/>
        </w:rPr>
        <w:t xml:space="preserve">Walter Elliger (d. 1405/1985) asserted courageously that earlier Christian scholarship had radically misunderstood and misrepresented Arius, largely by reading him through his opponent’s eyes. Elliger refused to demonize Arius and sought “a genuine religious motive” for his teaching. </w:t>
      </w:r>
      <w:r w:rsidRPr="00656705">
        <w:rPr>
          <w:rFonts w:ascii="Times New Roman" w:hAnsi="Times New Roman" w:cs="Times New Roman"/>
          <w:sz w:val="20"/>
          <w:szCs w:val="20"/>
        </w:rPr>
        <w:t>It was especially after World War II, however, that consistently objective historical scholarship on Arius and his thought began to appear in the West. In demonizing Arius, the Trinitarian Church wrongly portrayed his teaching as a novel innovation based on Greek philosophical speculation. Far from being unconventional, Arius represented the conservative wing of the early Church. Instead of being a Greek philosopher and logician, he was an authorized teacher of Church doctrine and a learned religious scholar and Biblical commentator. He rooted himself in the early study-circles of earliest Christianity. Arius adhered closely to ancient Church practices even to the point of being anachronistic. He wore ascetic garb and comported himself according to the norms of the Church in the time of Christ.  By profession, he earned his livelihood as an interpreter of the Biblical scriptures. He was highly learned in Church tradition and expounded Biblical scripture with authority. His debate regarding God and the nature of Christ was fundamentally concerned with the use and misuse of scripture and its proper interpretation.</w:t>
      </w:r>
    </w:p>
  </w:footnote>
  <w:footnote w:id="67">
    <w:p w14:paraId="0EC15D01" w14:textId="77777777" w:rsidR="00FD1A33" w:rsidRPr="00656705" w:rsidRDefault="00FD1A33" w:rsidP="00FD1A33">
      <w:pPr>
        <w:autoSpaceDE w:val="0"/>
        <w:autoSpaceDN w:val="0"/>
        <w:adjustRightInd w:val="0"/>
        <w:rPr>
          <w:rFonts w:eastAsiaTheme="minorEastAsia"/>
          <w:color w:val="000000"/>
          <w:sz w:val="20"/>
          <w:szCs w:val="20"/>
        </w:rPr>
      </w:pPr>
      <w:r w:rsidRPr="00656705">
        <w:rPr>
          <w:rStyle w:val="FootnoteReference"/>
          <w:sz w:val="20"/>
          <w:szCs w:val="20"/>
        </w:rPr>
        <w:footnoteRef/>
      </w:r>
      <w:r w:rsidRPr="00656705">
        <w:rPr>
          <w:sz w:val="20"/>
          <w:szCs w:val="20"/>
        </w:rPr>
        <w:t xml:space="preserve"> </w:t>
      </w:r>
      <w:r w:rsidRPr="00656705">
        <w:rPr>
          <w:rFonts w:eastAsiaTheme="minorEastAsia"/>
          <w:b/>
          <w:bCs/>
          <w:color w:val="000000" w:themeColor="text1"/>
          <w:sz w:val="20"/>
          <w:szCs w:val="20"/>
        </w:rPr>
        <w:t xml:space="preserve">Gnostic Christianity </w:t>
      </w:r>
      <w:r w:rsidRPr="00656705">
        <w:rPr>
          <w:rFonts w:eastAsiaTheme="minorEastAsia"/>
          <w:color w:val="000000" w:themeColor="text1"/>
          <w:sz w:val="20"/>
          <w:szCs w:val="20"/>
        </w:rPr>
        <w:t xml:space="preserve">or the Christian Gnostics (Greek: </w:t>
      </w:r>
      <w:r w:rsidRPr="00656705">
        <w:rPr>
          <w:i/>
          <w:iCs/>
          <w:color w:val="000000" w:themeColor="text1"/>
          <w:sz w:val="20"/>
          <w:szCs w:val="20"/>
        </w:rPr>
        <w:t>Gnōstikós, Γνωστικός</w:t>
      </w:r>
      <w:r w:rsidRPr="00656705">
        <w:rPr>
          <w:color w:val="000000" w:themeColor="text1"/>
          <w:sz w:val="20"/>
          <w:szCs w:val="20"/>
        </w:rPr>
        <w:t xml:space="preserve">) first appeared in the late first century CE among certain Jewish and Judeo-Christian Sects but would flourish during the second and third centuries CE. </w:t>
      </w:r>
      <w:r w:rsidRPr="00656705">
        <w:rPr>
          <w:rFonts w:eastAsiaTheme="minorEastAsia"/>
          <w:color w:val="000000"/>
          <w:sz w:val="20"/>
          <w:szCs w:val="20"/>
        </w:rPr>
        <w:t xml:space="preserve">They flourished after the Second Roman-Jewish War of 132 CE until 135 CE, especially from about 140 CE until 300 CE. The Apostles and their followers during the first century CE and later generations referred the “gnosis” of the Gnostic Christians as “gnosis falsely so-called,” in rebellion against Christ, his Apostles, and their preaching of the truth. The essence of their teachings, however, came from a Judaic milieu, and there was a Jewish Christian Gnosis, of which the dualistic and Ditheistic Christian Gnostics were a markedly heterodox form. </w:t>
      </w:r>
      <w:r w:rsidRPr="00656705">
        <w:rPr>
          <w:color w:val="000000" w:themeColor="text1"/>
          <w:sz w:val="20"/>
          <w:szCs w:val="20"/>
        </w:rPr>
        <w:t>The historiography of early Christianity cannot be properly assessed without figuring the Christian Gnostics fully into the picture, especially since much of the Theological understanding of the proto-Trinitarian and Trinitarian Church were based on responses and reactions to the Christian Gnostics.</w:t>
      </w:r>
      <w:r w:rsidRPr="00656705">
        <w:rPr>
          <w:rStyle w:val="polyt"/>
          <w:color w:val="000000"/>
          <w:sz w:val="20"/>
          <w:szCs w:val="20"/>
        </w:rPr>
        <w:t xml:space="preserve"> </w:t>
      </w:r>
      <w:r w:rsidRPr="00656705">
        <w:rPr>
          <w:color w:val="202122"/>
          <w:sz w:val="20"/>
          <w:szCs w:val="20"/>
        </w:rPr>
        <w:t xml:space="preserve">Although the roots of Christian Gnosticism were clearly in the early Apostolic Age of the first century, the movement emerged with increasing strength in the second century CE in the wake of the destruction of the remnants of the Jerusalem Church and Judaic and Jewish Christian Palestine after 135 CE. The Gentile Church ultimately destroyed most of the writings of the Gnostic Christians, and consequently most of what we know about them and their teachings are glean from the citations of their opponents. </w:t>
      </w:r>
      <w:r w:rsidRPr="00656705">
        <w:rPr>
          <w:rStyle w:val="polyt"/>
          <w:color w:val="000000"/>
          <w:sz w:val="20"/>
          <w:szCs w:val="20"/>
        </w:rPr>
        <w:t xml:space="preserve">Most of the writings of the Gnostic were destroyed by the Magisterial Church after it rose to power in the fourth century CE, although the Nag Hammadi (Naj‘ </w:t>
      </w:r>
      <w:r w:rsidRPr="00656705">
        <w:rPr>
          <w:sz w:val="20"/>
          <w:szCs w:val="20"/>
        </w:rPr>
        <w:t>Ḥ</w:t>
      </w:r>
      <w:r w:rsidRPr="00656705">
        <w:rPr>
          <w:rStyle w:val="polyt"/>
          <w:color w:val="000000"/>
          <w:sz w:val="20"/>
          <w:szCs w:val="20"/>
        </w:rPr>
        <w:t>amm</w:t>
      </w:r>
      <w:r w:rsidRPr="00656705">
        <w:rPr>
          <w:sz w:val="20"/>
          <w:szCs w:val="20"/>
        </w:rPr>
        <w:t>ā</w:t>
      </w:r>
      <w:r w:rsidRPr="00656705">
        <w:rPr>
          <w:rStyle w:val="polyt"/>
          <w:color w:val="000000"/>
          <w:sz w:val="20"/>
          <w:szCs w:val="20"/>
        </w:rPr>
        <w:t>d</w:t>
      </w:r>
      <w:r w:rsidRPr="00656705">
        <w:rPr>
          <w:sz w:val="20"/>
          <w:szCs w:val="20"/>
        </w:rPr>
        <w:t xml:space="preserve">ī) manuscripts that were discovered in Southern Egypt in 1364/1945 has provided extensive new evidence on them and their teachings. The </w:t>
      </w:r>
      <w:r w:rsidRPr="00656705">
        <w:rPr>
          <w:rFonts w:eastAsiaTheme="minorEastAsia"/>
          <w:color w:val="000000"/>
          <w:sz w:val="20"/>
          <w:szCs w:val="20"/>
        </w:rPr>
        <w:t xml:space="preserve">Naj Hammadi texts have also demonstrated that the essence of early Christian Gnosis was derived from a Jewish background. </w:t>
      </w:r>
    </w:p>
    <w:p w14:paraId="2B19A04B" w14:textId="77777777" w:rsidR="00FD1A33" w:rsidRPr="00656705" w:rsidRDefault="00FD1A33" w:rsidP="00FD1A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202122"/>
          <w:sz w:val="20"/>
          <w:szCs w:val="20"/>
        </w:rPr>
      </w:pPr>
      <w:r w:rsidRPr="00656705">
        <w:rPr>
          <w:color w:val="000000" w:themeColor="text1"/>
          <w:sz w:val="20"/>
          <w:szCs w:val="20"/>
        </w:rPr>
        <w:t xml:space="preserve">    In Traditional Christian historiography, </w:t>
      </w:r>
      <w:r w:rsidRPr="00656705">
        <w:rPr>
          <w:rFonts w:eastAsiaTheme="minorEastAsia"/>
          <w:b/>
          <w:bCs/>
          <w:color w:val="000000"/>
          <w:sz w:val="20"/>
          <w:szCs w:val="20"/>
        </w:rPr>
        <w:t>Simon Magus</w:t>
      </w:r>
      <w:r w:rsidRPr="00656705">
        <w:rPr>
          <w:rFonts w:eastAsiaTheme="minorEastAsia"/>
          <w:color w:val="000000"/>
          <w:sz w:val="20"/>
          <w:szCs w:val="20"/>
        </w:rPr>
        <w:t xml:space="preserve"> </w:t>
      </w:r>
      <w:r w:rsidRPr="00656705">
        <w:rPr>
          <w:sz w:val="20"/>
          <w:szCs w:val="20"/>
        </w:rPr>
        <w:t>(d. ca 66 CE)</w:t>
      </w:r>
      <w:r w:rsidRPr="00656705">
        <w:rPr>
          <w:rFonts w:eastAsiaTheme="minorEastAsia"/>
          <w:color w:val="000000"/>
          <w:sz w:val="20"/>
          <w:szCs w:val="20"/>
        </w:rPr>
        <w:t xml:space="preserve"> of Gittho, “the prime author of every heresy” in the eyes of the early Church, is regarded as the earliest Gnostic leader, although Saint Peter successfully opposed him and stopped the spread of his heresy. Simon Magus also set himself up as a “false Messiah,” and he practiced the dark arts of sorcery and attempted to establish his form of Christianity as a rival universal religion. </w:t>
      </w:r>
      <w:r w:rsidRPr="00656705">
        <w:rPr>
          <w:color w:val="000000" w:themeColor="text1"/>
          <w:sz w:val="20"/>
          <w:szCs w:val="20"/>
        </w:rPr>
        <w:t xml:space="preserve">The Christian Gnostics emphasized direct personal Spiritual knowledge (Greek: </w:t>
      </w:r>
      <w:r w:rsidRPr="00656705">
        <w:rPr>
          <w:i/>
          <w:iCs/>
          <w:color w:val="000000" w:themeColor="text1"/>
          <w:sz w:val="20"/>
          <w:szCs w:val="20"/>
        </w:rPr>
        <w:t xml:space="preserve">gnôsis, </w:t>
      </w:r>
      <w:r w:rsidRPr="00656705">
        <w:rPr>
          <w:rFonts w:eastAsiaTheme="majorEastAsia"/>
          <w:i/>
          <w:iCs/>
          <w:color w:val="000000" w:themeColor="text1"/>
          <w:sz w:val="20"/>
          <w:szCs w:val="20"/>
        </w:rPr>
        <w:t>γνῶσις</w:t>
      </w:r>
      <w:r w:rsidRPr="00656705">
        <w:rPr>
          <w:color w:val="000000" w:themeColor="text1"/>
          <w:sz w:val="20"/>
          <w:szCs w:val="20"/>
        </w:rPr>
        <w:t xml:space="preserve">, meaning “inquiry” and “knowledge”) as a means of enlightenment and Salvation. As dualists and generally Ditheists, the Christian Gnostics believed in two gods and two contradictory and radically opposed ontological realms: that of the Spirit, with its Good God </w:t>
      </w:r>
      <w:r w:rsidRPr="00656705">
        <w:rPr>
          <w:rFonts w:eastAsiaTheme="minorEastAsia"/>
          <w:color w:val="000000"/>
          <w:sz w:val="20"/>
          <w:szCs w:val="20"/>
        </w:rPr>
        <w:t xml:space="preserve">(Greek: </w:t>
      </w:r>
      <w:r w:rsidRPr="00656705">
        <w:rPr>
          <w:rFonts w:eastAsiaTheme="minorEastAsia"/>
          <w:i/>
          <w:iCs/>
          <w:color w:val="000000"/>
          <w:sz w:val="20"/>
          <w:szCs w:val="20"/>
        </w:rPr>
        <w:t>Agath</w:t>
      </w:r>
      <w:r w:rsidRPr="00656705">
        <w:rPr>
          <w:i/>
          <w:iCs/>
          <w:color w:val="000000" w:themeColor="text1"/>
          <w:sz w:val="20"/>
          <w:szCs w:val="20"/>
        </w:rPr>
        <w:t>ό</w:t>
      </w:r>
      <w:r w:rsidRPr="00656705">
        <w:rPr>
          <w:rFonts w:eastAsiaTheme="minorEastAsia"/>
          <w:i/>
          <w:iCs/>
          <w:color w:val="000000"/>
          <w:sz w:val="20"/>
          <w:szCs w:val="20"/>
        </w:rPr>
        <w:t xml:space="preserve">s Theós, </w:t>
      </w:r>
      <w:r w:rsidRPr="00656705">
        <w:rPr>
          <w:i/>
          <w:iCs/>
          <w:color w:val="000000" w:themeColor="text1"/>
          <w:sz w:val="20"/>
          <w:szCs w:val="20"/>
        </w:rPr>
        <w:t>Αγαθός Θεός</w:t>
      </w:r>
      <w:r w:rsidRPr="00656705">
        <w:rPr>
          <w:rFonts w:eastAsiaTheme="minorEastAsia"/>
          <w:color w:val="000000"/>
          <w:sz w:val="20"/>
          <w:szCs w:val="20"/>
        </w:rPr>
        <w:t>)</w:t>
      </w:r>
      <w:r w:rsidRPr="00656705">
        <w:rPr>
          <w:color w:val="000000" w:themeColor="text1"/>
          <w:sz w:val="20"/>
          <w:szCs w:val="20"/>
        </w:rPr>
        <w:t>, and that of the lower material world, which they deemed the work of an Evil God. The first Good God was a supreme hidden God, who was pure Spirit and had nothing to</w:t>
      </w:r>
      <w:r w:rsidRPr="00656705">
        <w:rPr>
          <w:rStyle w:val="polyt"/>
          <w:color w:val="000000"/>
          <w:sz w:val="20"/>
          <w:szCs w:val="20"/>
        </w:rPr>
        <w:t xml:space="preserve"> do with the material world or the Law of Moses. </w:t>
      </w:r>
      <w:r w:rsidRPr="00656705">
        <w:rPr>
          <w:color w:val="000000" w:themeColor="text1"/>
          <w:sz w:val="20"/>
          <w:szCs w:val="20"/>
        </w:rPr>
        <w:t xml:space="preserve">The second evil God was a malevolent lesser divinity, associated with the Biblical Creator God, who brought the material universe into being and also prescribed the Law of Moses. </w:t>
      </w:r>
      <w:r w:rsidRPr="00656705">
        <w:rPr>
          <w:rStyle w:val="polyt"/>
          <w:color w:val="000000"/>
          <w:sz w:val="20"/>
          <w:szCs w:val="20"/>
        </w:rPr>
        <w:t xml:space="preserve">Christ, in Christian Gnosticism, was generally regarded the Son or emanation of the Good God </w:t>
      </w:r>
      <w:r w:rsidRPr="00656705">
        <w:rPr>
          <w:rFonts w:eastAsiaTheme="minorEastAsia"/>
          <w:color w:val="000000"/>
          <w:sz w:val="20"/>
          <w:szCs w:val="20"/>
        </w:rPr>
        <w:t xml:space="preserve">(Greek: </w:t>
      </w:r>
      <w:r w:rsidRPr="00656705">
        <w:rPr>
          <w:rFonts w:eastAsiaTheme="minorEastAsia"/>
          <w:i/>
          <w:iCs/>
          <w:color w:val="000000"/>
          <w:sz w:val="20"/>
          <w:szCs w:val="20"/>
        </w:rPr>
        <w:t>Agath</w:t>
      </w:r>
      <w:r w:rsidRPr="00656705">
        <w:rPr>
          <w:i/>
          <w:iCs/>
          <w:color w:val="000000" w:themeColor="text1"/>
          <w:sz w:val="20"/>
          <w:szCs w:val="20"/>
        </w:rPr>
        <w:t>ό</w:t>
      </w:r>
      <w:r w:rsidRPr="00656705">
        <w:rPr>
          <w:rFonts w:eastAsiaTheme="minorEastAsia"/>
          <w:i/>
          <w:iCs/>
          <w:color w:val="000000"/>
          <w:sz w:val="20"/>
          <w:szCs w:val="20"/>
        </w:rPr>
        <w:t xml:space="preserve">s Theós, </w:t>
      </w:r>
      <w:r w:rsidRPr="00656705">
        <w:rPr>
          <w:i/>
          <w:iCs/>
          <w:color w:val="000000" w:themeColor="text1"/>
          <w:sz w:val="20"/>
          <w:szCs w:val="20"/>
        </w:rPr>
        <w:t>Αγαθός Θεός</w:t>
      </w:r>
      <w:r w:rsidRPr="00656705">
        <w:rPr>
          <w:rFonts w:eastAsiaTheme="minorEastAsia"/>
          <w:color w:val="000000"/>
          <w:sz w:val="20"/>
          <w:szCs w:val="20"/>
        </w:rPr>
        <w:t>)</w:t>
      </w:r>
      <w:r w:rsidRPr="00656705">
        <w:rPr>
          <w:rStyle w:val="polyt"/>
          <w:color w:val="000000"/>
          <w:sz w:val="20"/>
          <w:szCs w:val="20"/>
        </w:rPr>
        <w:t xml:space="preserve">, who took human form to bring humanity back to its Divine nature. Because of their rejection of Mosaic Law and their particular beliefs about the “liberation” of the believer from all imposed moral and ethical restraints, the Christian Gnostics gained the reputation of being anti-nomians and self-indulgent libertines. </w:t>
      </w:r>
      <w:r w:rsidRPr="00656705">
        <w:rPr>
          <w:b/>
          <w:bCs/>
          <w:color w:val="202122"/>
          <w:sz w:val="20"/>
          <w:szCs w:val="20"/>
        </w:rPr>
        <w:t>The Nicolaitans</w:t>
      </w:r>
      <w:r w:rsidRPr="00656705">
        <w:rPr>
          <w:color w:val="202122"/>
          <w:sz w:val="20"/>
          <w:szCs w:val="20"/>
        </w:rPr>
        <w:t xml:space="preserve">—who are mentioned in the New Testament (Revelation, 2:6, 15; cf. 1 Corinthians, 6; 2 Peter, 2:2-21; Jude, 4-16)—go back to Christianity’s earliest days. They were clearly antinomian “heretics” but are also often regarded as proto-Christian Gnostic dualists. </w:t>
      </w:r>
      <w:r w:rsidRPr="00656705">
        <w:rPr>
          <w:b/>
          <w:bCs/>
          <w:color w:val="202122"/>
          <w:sz w:val="20"/>
          <w:szCs w:val="20"/>
        </w:rPr>
        <w:t xml:space="preserve">The Thomasines </w:t>
      </w:r>
      <w:r w:rsidRPr="00656705">
        <w:rPr>
          <w:color w:val="202122"/>
          <w:sz w:val="20"/>
          <w:szCs w:val="20"/>
        </w:rPr>
        <w:t xml:space="preserve">were a sect of Christians in Greater Syria that grew up during the middle of the first century CE and lasted until the second century CE, who claimed to revere the Apostle Thomas and used The Gospel of Thomas. While they cannot be easily classified as Christian Gnostics, their teachings about Light are similar to the proto-Gnostics. </w:t>
      </w:r>
      <w:r w:rsidRPr="00656705">
        <w:rPr>
          <w:rFonts w:eastAsiaTheme="minorEastAsia"/>
          <w:b/>
          <w:bCs/>
          <w:color w:val="000000"/>
          <w:sz w:val="20"/>
          <w:szCs w:val="20"/>
        </w:rPr>
        <w:t xml:space="preserve">The Elkesaites </w:t>
      </w:r>
      <w:r w:rsidRPr="00656705">
        <w:rPr>
          <w:rFonts w:eastAsiaTheme="minorEastAsia"/>
          <w:color w:val="000000"/>
          <w:sz w:val="20"/>
          <w:szCs w:val="20"/>
        </w:rPr>
        <w:t xml:space="preserve">(Greek: </w:t>
      </w:r>
      <w:r w:rsidRPr="00656705">
        <w:rPr>
          <w:rFonts w:eastAsiaTheme="minorEastAsia"/>
          <w:i/>
          <w:iCs/>
          <w:color w:val="000000"/>
          <w:sz w:val="20"/>
          <w:szCs w:val="20"/>
        </w:rPr>
        <w:t>Elkesa</w:t>
      </w:r>
      <w:r w:rsidRPr="00656705">
        <w:rPr>
          <w:i/>
          <w:iCs/>
          <w:color w:val="000000" w:themeColor="text1"/>
          <w:sz w:val="20"/>
          <w:szCs w:val="20"/>
        </w:rPr>
        <w:t>î</w:t>
      </w:r>
      <w:r w:rsidRPr="00656705">
        <w:rPr>
          <w:color w:val="000000" w:themeColor="text1"/>
          <w:sz w:val="20"/>
          <w:szCs w:val="20"/>
        </w:rPr>
        <w:t>,</w:t>
      </w:r>
      <w:r w:rsidRPr="00656705">
        <w:rPr>
          <w:rFonts w:eastAsiaTheme="minorEastAsia"/>
          <w:color w:val="000000"/>
          <w:sz w:val="20"/>
          <w:szCs w:val="20"/>
        </w:rPr>
        <w:t xml:space="preserve"> </w:t>
      </w:r>
      <w:r w:rsidRPr="00656705">
        <w:rPr>
          <w:i/>
          <w:iCs/>
          <w:color w:val="202122"/>
          <w:sz w:val="20"/>
          <w:szCs w:val="20"/>
        </w:rPr>
        <w:t>Ελκεσαΐ</w:t>
      </w:r>
      <w:r w:rsidRPr="00656705">
        <w:rPr>
          <w:rFonts w:eastAsiaTheme="majorEastAsia"/>
          <w:color w:val="202122"/>
          <w:sz w:val="20"/>
          <w:szCs w:val="20"/>
        </w:rPr>
        <w:t> </w:t>
      </w:r>
      <w:r w:rsidRPr="00656705">
        <w:rPr>
          <w:color w:val="202122"/>
          <w:sz w:val="20"/>
          <w:szCs w:val="20"/>
        </w:rPr>
        <w:t xml:space="preserve"> and </w:t>
      </w:r>
      <w:r w:rsidRPr="00656705">
        <w:rPr>
          <w:i/>
          <w:iCs/>
          <w:color w:val="000000" w:themeColor="text1"/>
          <w:sz w:val="20"/>
          <w:szCs w:val="20"/>
        </w:rPr>
        <w:t>Ē</w:t>
      </w:r>
      <w:r w:rsidRPr="00656705">
        <w:rPr>
          <w:rFonts w:eastAsiaTheme="minorEastAsia"/>
          <w:i/>
          <w:iCs/>
          <w:color w:val="000000"/>
          <w:sz w:val="20"/>
          <w:szCs w:val="20"/>
        </w:rPr>
        <w:t>lkesa</w:t>
      </w:r>
      <w:r w:rsidRPr="00656705">
        <w:rPr>
          <w:i/>
          <w:iCs/>
          <w:color w:val="000000" w:themeColor="text1"/>
          <w:sz w:val="20"/>
          <w:szCs w:val="20"/>
        </w:rPr>
        <w:t>î</w:t>
      </w:r>
      <w:r w:rsidRPr="00656705">
        <w:rPr>
          <w:color w:val="000000" w:themeColor="text1"/>
          <w:sz w:val="20"/>
          <w:szCs w:val="20"/>
        </w:rPr>
        <w:t>,</w:t>
      </w:r>
      <w:r w:rsidRPr="00656705">
        <w:rPr>
          <w:rFonts w:eastAsiaTheme="majorEastAsia"/>
          <w:color w:val="202122"/>
          <w:sz w:val="20"/>
          <w:szCs w:val="20"/>
        </w:rPr>
        <w:t> </w:t>
      </w:r>
      <w:r w:rsidRPr="00656705">
        <w:rPr>
          <w:i/>
          <w:iCs/>
          <w:color w:val="202122"/>
          <w:sz w:val="20"/>
          <w:szCs w:val="20"/>
        </w:rPr>
        <w:t>Ἠλχασαΐ</w:t>
      </w:r>
      <w:r w:rsidRPr="00656705">
        <w:rPr>
          <w:color w:val="202122"/>
          <w:sz w:val="20"/>
          <w:szCs w:val="20"/>
        </w:rPr>
        <w:t>)</w:t>
      </w:r>
      <w:r w:rsidRPr="00656705">
        <w:rPr>
          <w:rFonts w:eastAsiaTheme="minorEastAsia"/>
          <w:color w:val="000000"/>
          <w:sz w:val="20"/>
          <w:szCs w:val="20"/>
        </w:rPr>
        <w:t xml:space="preserve"> were an ancient Judeo-Christian sect that originated in Palestine but appeared primarily in Southern Mesopotamia (present-day Iraq) during the reign of Emperor Trajan (d. 117 CE) and who were active from about 100 CE until 400 CE. Their name probably comes from the Hebrew-Aramaic “Hidden God” (</w:t>
      </w:r>
      <w:r w:rsidRPr="00656705">
        <w:rPr>
          <w:rFonts w:eastAsiaTheme="minorEastAsia"/>
          <w:i/>
          <w:iCs/>
          <w:color w:val="000000"/>
          <w:sz w:val="20"/>
          <w:szCs w:val="20"/>
        </w:rPr>
        <w:t>Ēl Kesî</w:t>
      </w:r>
      <w:r w:rsidRPr="00656705">
        <w:rPr>
          <w:rFonts w:eastAsiaTheme="minorEastAsia"/>
          <w:color w:val="000000"/>
          <w:sz w:val="20"/>
          <w:szCs w:val="20"/>
        </w:rPr>
        <w:t>) “hidden God” or “Hidden Power” (</w:t>
      </w:r>
      <w:r w:rsidRPr="00656705">
        <w:rPr>
          <w:i/>
          <w:iCs/>
          <w:sz w:val="20"/>
          <w:szCs w:val="20"/>
        </w:rPr>
        <w:t>Ḥ</w:t>
      </w:r>
      <w:r w:rsidRPr="00656705">
        <w:rPr>
          <w:rFonts w:eastAsiaTheme="minorEastAsia"/>
          <w:i/>
          <w:iCs/>
          <w:color w:val="000000"/>
          <w:sz w:val="20"/>
          <w:szCs w:val="20"/>
        </w:rPr>
        <w:t>îl Kesî</w:t>
      </w:r>
      <w:r w:rsidRPr="00656705">
        <w:rPr>
          <w:rFonts w:eastAsiaTheme="minorEastAsia"/>
          <w:color w:val="000000"/>
          <w:sz w:val="20"/>
          <w:szCs w:val="20"/>
        </w:rPr>
        <w:t xml:space="preserve">). In converting non-Jews, the Elkesaites required that the proselyte first embrace Judaism. The Elkesaites taught the remission of sins and held a dualistic orientation similar to the Christian Gnostics, who had first appeared but been checked in the days of the Jerusalem Church but began to flourish again in the days of Trajan. The Elkesaites sanctioned marriage and forbad eating meat, although the prohibition may well have been restricted to the meat offered in Pagan sacrificial meals. They believed in One God and the Last Judgment and insisted that the believers turn toward Jerusalem in prayer, while forbidding the custom of praying toward the East. </w:t>
      </w:r>
      <w:r w:rsidRPr="00656705">
        <w:rPr>
          <w:rStyle w:val="apple-converted-space"/>
          <w:rFonts w:eastAsiaTheme="majorEastAsia"/>
          <w:b/>
          <w:bCs/>
          <w:color w:val="202122"/>
          <w:sz w:val="20"/>
          <w:szCs w:val="20"/>
        </w:rPr>
        <w:t>The</w:t>
      </w:r>
      <w:r w:rsidRPr="00656705">
        <w:rPr>
          <w:rStyle w:val="apple-converted-space"/>
          <w:rFonts w:eastAsiaTheme="majorEastAsia"/>
          <w:color w:val="202122"/>
          <w:sz w:val="20"/>
          <w:szCs w:val="20"/>
        </w:rPr>
        <w:t xml:space="preserve"> </w:t>
      </w:r>
      <w:r w:rsidRPr="00656705">
        <w:rPr>
          <w:b/>
          <w:bCs/>
          <w:color w:val="202122"/>
          <w:sz w:val="20"/>
          <w:szCs w:val="20"/>
        </w:rPr>
        <w:t>Cainites</w:t>
      </w:r>
      <w:r w:rsidRPr="00656705">
        <w:rPr>
          <w:rStyle w:val="apple-converted-space"/>
          <w:rFonts w:eastAsiaTheme="majorEastAsia"/>
          <w:color w:val="202122"/>
          <w:sz w:val="20"/>
          <w:szCs w:val="20"/>
        </w:rPr>
        <w:t> </w:t>
      </w:r>
      <w:r w:rsidRPr="00656705">
        <w:rPr>
          <w:color w:val="202122"/>
          <w:sz w:val="20"/>
          <w:szCs w:val="20"/>
        </w:rPr>
        <w:t xml:space="preserve">were an antinomian Christian Gnostic sect of the second century CE that venerated Cain as the first victim of the Evil God (the Old Testament God) or Demiurge that created the material world. They regard Cain to have been an emanation of the Highest Good God and not the creation of the Evil God. The sect, which followed </w:t>
      </w:r>
      <w:r w:rsidRPr="00656705">
        <w:rPr>
          <w:i/>
          <w:iCs/>
          <w:color w:val="202122"/>
          <w:sz w:val="20"/>
          <w:szCs w:val="20"/>
        </w:rPr>
        <w:t>The Gospel of Judas</w:t>
      </w:r>
      <w:r w:rsidRPr="00656705">
        <w:rPr>
          <w:color w:val="202122"/>
          <w:sz w:val="20"/>
          <w:szCs w:val="20"/>
        </w:rPr>
        <w:t xml:space="preserve"> was relatively small and never widespread. They also revered Korah and the people of Sodom, all of whom they deemed to have been persecuted by the Evil Creator. They regarded Judas, who in the New Testament betrayed Christ to the Romans, as having possessed the full cognizance of truth. Thus, unlike the other Apostles, he was willing to accomplish “the mystery” of the betrayal of Jesus Christ to bring about the dissolution of all things—both celestial and terrestrial.</w:t>
      </w:r>
      <w:r w:rsidRPr="00656705">
        <w:rPr>
          <w:b/>
          <w:bCs/>
          <w:color w:val="202122"/>
          <w:sz w:val="20"/>
          <w:szCs w:val="20"/>
        </w:rPr>
        <w:t xml:space="preserve"> The Sethians </w:t>
      </w:r>
      <w:r w:rsidRPr="00656705">
        <w:rPr>
          <w:color w:val="202122"/>
          <w:sz w:val="20"/>
          <w:szCs w:val="20"/>
        </w:rPr>
        <w:t xml:space="preserve">(Greek: </w:t>
      </w:r>
      <w:r w:rsidRPr="00656705">
        <w:rPr>
          <w:i/>
          <w:iCs/>
          <w:color w:val="202122"/>
          <w:sz w:val="20"/>
          <w:szCs w:val="20"/>
        </w:rPr>
        <w:t>S</w:t>
      </w:r>
      <w:r w:rsidRPr="00656705">
        <w:rPr>
          <w:i/>
          <w:iCs/>
          <w:color w:val="000000" w:themeColor="text1"/>
          <w:sz w:val="20"/>
          <w:szCs w:val="20"/>
        </w:rPr>
        <w:t>ē</w:t>
      </w:r>
      <w:r w:rsidRPr="00656705">
        <w:rPr>
          <w:i/>
          <w:iCs/>
          <w:color w:val="202122"/>
          <w:sz w:val="20"/>
          <w:szCs w:val="20"/>
        </w:rPr>
        <w:t>thiano</w:t>
      </w:r>
      <w:r w:rsidRPr="00656705">
        <w:rPr>
          <w:i/>
          <w:iCs/>
          <w:color w:val="202122"/>
          <w:sz w:val="20"/>
          <w:szCs w:val="20"/>
          <w:shd w:val="clear" w:color="auto" w:fill="FFFFFF"/>
        </w:rPr>
        <w:t>ί</w:t>
      </w:r>
      <w:r w:rsidRPr="00656705">
        <w:rPr>
          <w:color w:val="202122"/>
          <w:sz w:val="20"/>
          <w:szCs w:val="20"/>
          <w:shd w:val="clear" w:color="auto" w:fill="FFFFFF"/>
        </w:rPr>
        <w:t xml:space="preserve">, </w:t>
      </w:r>
      <w:r w:rsidRPr="00656705">
        <w:rPr>
          <w:i/>
          <w:iCs/>
          <w:color w:val="202122"/>
          <w:sz w:val="20"/>
          <w:szCs w:val="20"/>
          <w:shd w:val="clear" w:color="auto" w:fill="FFFFFF"/>
        </w:rPr>
        <w:t>Σηθιανοί</w:t>
      </w:r>
      <w:r w:rsidRPr="00656705">
        <w:rPr>
          <w:color w:val="202122"/>
          <w:sz w:val="20"/>
          <w:szCs w:val="20"/>
          <w:shd w:val="clear" w:color="auto" w:fill="FFFFFF"/>
        </w:rPr>
        <w:t xml:space="preserve">; Latin: </w:t>
      </w:r>
      <w:r w:rsidRPr="00656705">
        <w:rPr>
          <w:i/>
          <w:iCs/>
          <w:color w:val="202122"/>
          <w:sz w:val="20"/>
          <w:szCs w:val="20"/>
        </w:rPr>
        <w:t>Sethoitae</w:t>
      </w:r>
      <w:r w:rsidRPr="00656705">
        <w:rPr>
          <w:color w:val="202122"/>
          <w:sz w:val="20"/>
          <w:szCs w:val="20"/>
          <w:shd w:val="clear" w:color="auto" w:fill="FFFFFF"/>
        </w:rPr>
        <w:t>) were proto-Gnostic Christian sect</w:t>
      </w:r>
      <w:r w:rsidRPr="00656705">
        <w:rPr>
          <w:color w:val="202122"/>
          <w:sz w:val="20"/>
          <w:szCs w:val="20"/>
        </w:rPr>
        <w:t xml:space="preserve"> of the second and third centuries CE. They identified Seth with Christ and called Christ “the Second </w:t>
      </w:r>
      <w:r w:rsidRPr="00656705">
        <w:rPr>
          <w:i/>
          <w:iCs/>
          <w:color w:val="202122"/>
          <w:sz w:val="20"/>
          <w:szCs w:val="20"/>
        </w:rPr>
        <w:t>L</w:t>
      </w:r>
      <w:r w:rsidRPr="00656705">
        <w:rPr>
          <w:i/>
          <w:iCs/>
          <w:color w:val="000000" w:themeColor="text1"/>
          <w:sz w:val="20"/>
          <w:szCs w:val="20"/>
        </w:rPr>
        <w:t>ógos</w:t>
      </w:r>
      <w:r w:rsidRPr="00656705">
        <w:rPr>
          <w:color w:val="000000" w:themeColor="text1"/>
          <w:sz w:val="20"/>
          <w:szCs w:val="20"/>
        </w:rPr>
        <w:t>” and “the Great Seth.” They believed in “the Unknown God” and held to a mythological Theology similar to other early Gnostics, incorporating various elements of Platonism.</w:t>
      </w:r>
      <w:r w:rsidRPr="00656705">
        <w:rPr>
          <w:color w:val="202122"/>
          <w:sz w:val="20"/>
          <w:szCs w:val="20"/>
        </w:rPr>
        <w:t xml:space="preserve"> </w:t>
      </w:r>
      <w:r w:rsidRPr="00656705">
        <w:rPr>
          <w:b/>
          <w:bCs/>
          <w:color w:val="202122"/>
          <w:sz w:val="20"/>
          <w:szCs w:val="20"/>
        </w:rPr>
        <w:t>The</w:t>
      </w:r>
      <w:r w:rsidRPr="00656705">
        <w:rPr>
          <w:rStyle w:val="apple-converted-space"/>
          <w:rFonts w:eastAsiaTheme="majorEastAsia"/>
          <w:color w:val="202122"/>
          <w:sz w:val="20"/>
          <w:szCs w:val="20"/>
        </w:rPr>
        <w:t> </w:t>
      </w:r>
      <w:r w:rsidRPr="00656705">
        <w:rPr>
          <w:b/>
          <w:bCs/>
          <w:color w:val="202122"/>
          <w:sz w:val="20"/>
          <w:szCs w:val="20"/>
        </w:rPr>
        <w:t xml:space="preserve">Ophites </w:t>
      </w:r>
      <w:r w:rsidRPr="00656705">
        <w:rPr>
          <w:color w:val="202122"/>
          <w:sz w:val="20"/>
          <w:szCs w:val="20"/>
        </w:rPr>
        <w:t xml:space="preserve">(Greek: </w:t>
      </w:r>
      <w:r w:rsidRPr="00656705">
        <w:rPr>
          <w:i/>
          <w:iCs/>
          <w:color w:val="202122"/>
          <w:sz w:val="20"/>
          <w:szCs w:val="20"/>
        </w:rPr>
        <w:t>Ophiano</w:t>
      </w:r>
      <w:r w:rsidRPr="00656705">
        <w:rPr>
          <w:i/>
          <w:iCs/>
          <w:color w:val="000000" w:themeColor="text1"/>
          <w:sz w:val="20"/>
          <w:szCs w:val="20"/>
        </w:rPr>
        <w:t>í</w:t>
      </w:r>
      <w:r w:rsidRPr="00656705">
        <w:rPr>
          <w:color w:val="202122"/>
          <w:sz w:val="20"/>
          <w:szCs w:val="20"/>
        </w:rPr>
        <w:t>,</w:t>
      </w:r>
      <w:r w:rsidRPr="00656705">
        <w:rPr>
          <w:i/>
          <w:iCs/>
          <w:color w:val="202122"/>
          <w:sz w:val="20"/>
          <w:szCs w:val="20"/>
        </w:rPr>
        <w:t xml:space="preserve"> Ὀφιανοί</w:t>
      </w:r>
      <w:r w:rsidRPr="00656705">
        <w:rPr>
          <w:color w:val="202122"/>
          <w:sz w:val="20"/>
          <w:szCs w:val="20"/>
        </w:rPr>
        <w:t xml:space="preserve"> from the word “snake” or </w:t>
      </w:r>
      <w:r w:rsidRPr="00656705">
        <w:rPr>
          <w:i/>
          <w:iCs/>
          <w:color w:val="000000" w:themeColor="text1"/>
          <w:sz w:val="20"/>
          <w:szCs w:val="20"/>
        </w:rPr>
        <w:t>ó</w:t>
      </w:r>
      <w:r w:rsidRPr="00656705">
        <w:rPr>
          <w:i/>
          <w:iCs/>
          <w:color w:val="202122"/>
          <w:sz w:val="20"/>
          <w:szCs w:val="20"/>
        </w:rPr>
        <w:t>phis</w:t>
      </w:r>
      <w:r w:rsidRPr="00656705">
        <w:rPr>
          <w:color w:val="202122"/>
          <w:sz w:val="20"/>
          <w:szCs w:val="20"/>
        </w:rPr>
        <w:t xml:space="preserve">, </w:t>
      </w:r>
      <w:r w:rsidRPr="00656705">
        <w:rPr>
          <w:i/>
          <w:iCs/>
          <w:color w:val="202122"/>
          <w:sz w:val="20"/>
          <w:szCs w:val="20"/>
        </w:rPr>
        <w:t>ὄφις</w:t>
      </w:r>
      <w:r w:rsidRPr="00656705">
        <w:rPr>
          <w:color w:val="202122"/>
          <w:sz w:val="20"/>
          <w:szCs w:val="20"/>
        </w:rPr>
        <w:t>), Ophians, or Serpent Gnostics</w:t>
      </w:r>
      <w:r w:rsidRPr="00656705">
        <w:rPr>
          <w:rStyle w:val="apple-converted-space"/>
          <w:rFonts w:eastAsiaTheme="majorEastAsia"/>
          <w:color w:val="202122"/>
          <w:sz w:val="20"/>
          <w:szCs w:val="20"/>
        </w:rPr>
        <w:t> were a Christian Gnostic sect, who extolled the “serpent” of Genesis and Moses (Numbers, 21:6-9) and exalted over Christ or equated it with him.</w:t>
      </w:r>
      <w:r w:rsidRPr="00656705">
        <w:rPr>
          <w:rFonts w:eastAsiaTheme="minorEastAsia"/>
          <w:color w:val="000000"/>
          <w:sz w:val="20"/>
          <w:szCs w:val="20"/>
        </w:rPr>
        <w:t xml:space="preserve"> No Ophite documents have survived, but the Ophites are mentioned in the writings of the Church Fathers. Some Scholars believe that the Ophites represent primitive proto-Gnosticism before the later teachers of Christian Gnosticism made it a religious Philosophy. The Ophites regarded the serpent as the “enlightener” and “benefactor” of humankind. Some even identified it with the </w:t>
      </w:r>
      <w:r w:rsidRPr="00656705">
        <w:rPr>
          <w:rFonts w:eastAsiaTheme="minorEastAsia"/>
          <w:i/>
          <w:iCs/>
          <w:color w:val="000000"/>
          <w:sz w:val="20"/>
          <w:szCs w:val="20"/>
        </w:rPr>
        <w:t>L</w:t>
      </w:r>
      <w:r w:rsidRPr="00656705">
        <w:rPr>
          <w:i/>
          <w:iCs/>
          <w:color w:val="000000" w:themeColor="text1"/>
          <w:sz w:val="20"/>
          <w:szCs w:val="20"/>
        </w:rPr>
        <w:t>ó</w:t>
      </w:r>
      <w:r w:rsidRPr="00656705">
        <w:rPr>
          <w:rFonts w:eastAsiaTheme="minorEastAsia"/>
          <w:i/>
          <w:iCs/>
          <w:color w:val="000000"/>
          <w:sz w:val="20"/>
          <w:szCs w:val="20"/>
        </w:rPr>
        <w:t>gos</w:t>
      </w:r>
      <w:r w:rsidRPr="00656705">
        <w:rPr>
          <w:rFonts w:eastAsiaTheme="minorEastAsia"/>
          <w:color w:val="000000"/>
          <w:sz w:val="20"/>
          <w:szCs w:val="20"/>
        </w:rPr>
        <w:t>, which in the end manifested itself in Jesus Christ. Ophite beliefs and practices involved the cultic use of snakes. No Ophite documents have survived, but their sect is mentioned in early Patristic writings, especially those of Saint Hippolytus of Rome (d. 235 CE), Iranaeus, Clement of Alexandria, and Origen. The Ophites believed that Christ had not existed in the flesh. They held that Christ imitated the sacred power of Moses’ serpent. They said: “Just as Moses lifted up the serpent in the wilderness, so must the Son of Man be lifted up.” The held that Eve had believed in the serpent in the Garden, as if it had been “God the Son.” Origen says the Ophites regarded the God of the Old Testament as “the accursed God.” They revered the serpent who had led man to transgress against His commandments. They may have actually worshipped the serpent. Like the Gnostic sects in general, the Ophites based their Theology on the concept of the “Cosmic Disaster,” by which a portion of the heavenly light was imprisoned in the lower world of darkness. Redemption required one who descends out of the heavenly world, weakens the hostile powers, and communicates the mystical truths of Gnosis to the believers. The Ophites were all very anti-Jewish, which, however, does not mean that they had non-Jewish roots. They held that every true Christian Gnostic must oppose the decrees of the Old Testament God. Thus, they honored the serpent, Cain, the people of Sodom, Korah, and Judas. They tended toward rigid asceticism but sometimes engaged in licentious practices. They generally regarded the God of the Old Testament to be the Creator of the material universe, out of which the higher natures of the believers sought to be delivered.</w:t>
      </w:r>
    </w:p>
    <w:p w14:paraId="1127282D" w14:textId="77777777" w:rsidR="00FD1A33" w:rsidRPr="00656705" w:rsidRDefault="00FD1A33" w:rsidP="00FD1A33">
      <w:pPr>
        <w:rPr>
          <w:color w:val="000000" w:themeColor="text1"/>
          <w:sz w:val="20"/>
          <w:szCs w:val="20"/>
        </w:rPr>
      </w:pPr>
      <w:r w:rsidRPr="00656705">
        <w:rPr>
          <w:rFonts w:eastAsiaTheme="minorEastAsia"/>
          <w:color w:val="000000"/>
          <w:sz w:val="20"/>
          <w:szCs w:val="20"/>
        </w:rPr>
        <w:t xml:space="preserve">    As regards the primary teachers of Christian Gnostic dualism, we mention above the early Christian Gnostic </w:t>
      </w:r>
      <w:r w:rsidRPr="00656705">
        <w:rPr>
          <w:rFonts w:eastAsiaTheme="minorEastAsia"/>
          <w:b/>
          <w:bCs/>
          <w:color w:val="000000"/>
          <w:sz w:val="20"/>
          <w:szCs w:val="20"/>
        </w:rPr>
        <w:t>Cerinthus</w:t>
      </w:r>
      <w:r w:rsidRPr="00656705">
        <w:rPr>
          <w:rFonts w:eastAsiaTheme="minorEastAsia"/>
          <w:color w:val="000000"/>
          <w:sz w:val="20"/>
          <w:szCs w:val="20"/>
        </w:rPr>
        <w:t xml:space="preserve"> (d. ca. 100 CE) in reference to the Gospel of John and its </w:t>
      </w:r>
      <w:r w:rsidRPr="00656705">
        <w:rPr>
          <w:rFonts w:eastAsiaTheme="minorEastAsia"/>
          <w:i/>
          <w:iCs/>
          <w:color w:val="000000"/>
          <w:sz w:val="20"/>
          <w:szCs w:val="20"/>
        </w:rPr>
        <w:t>L</w:t>
      </w:r>
      <w:r w:rsidRPr="00656705">
        <w:rPr>
          <w:i/>
          <w:iCs/>
          <w:color w:val="000000" w:themeColor="text1"/>
          <w:sz w:val="20"/>
          <w:szCs w:val="20"/>
        </w:rPr>
        <w:t>ógos</w:t>
      </w:r>
      <w:r w:rsidRPr="00656705">
        <w:rPr>
          <w:color w:val="000000" w:themeColor="text1"/>
          <w:sz w:val="20"/>
          <w:szCs w:val="20"/>
        </w:rPr>
        <w:t>-Doctrine, which was probably meant to refute or correct his teachings.</w:t>
      </w:r>
      <w:r w:rsidRPr="00656705">
        <w:rPr>
          <w:color w:val="202122"/>
          <w:sz w:val="20"/>
          <w:szCs w:val="20"/>
          <w:shd w:val="clear" w:color="auto" w:fill="FFFFFF"/>
        </w:rPr>
        <w:t xml:space="preserve"> Unlike the Gnostics, Cerinthus taught Christians to observe the Jewish law; his demiurge was holy, not lowly; and he taught the Second Coming. His gnosis was a secret teaching attributed to an apostle. Some scholars believe that the First Epistle of John was written as a response to Cerinthus.</w:t>
      </w:r>
      <w:r w:rsidRPr="00656705">
        <w:rPr>
          <w:color w:val="000000" w:themeColor="text1"/>
          <w:sz w:val="20"/>
          <w:szCs w:val="20"/>
        </w:rPr>
        <w:t xml:space="preserve"> </w:t>
      </w:r>
      <w:r w:rsidRPr="00656705">
        <w:rPr>
          <w:b/>
          <w:bCs/>
          <w:color w:val="202122"/>
          <w:sz w:val="20"/>
          <w:szCs w:val="20"/>
        </w:rPr>
        <w:t xml:space="preserve">Basilides </w:t>
      </w:r>
      <w:r w:rsidRPr="00656705">
        <w:rPr>
          <w:color w:val="202122"/>
          <w:sz w:val="20"/>
          <w:szCs w:val="20"/>
        </w:rPr>
        <w:t>(d. 138 CE)</w:t>
      </w:r>
      <w:r w:rsidRPr="00656705">
        <w:rPr>
          <w:color w:val="000000" w:themeColor="text1"/>
          <w:sz w:val="20"/>
          <w:szCs w:val="20"/>
        </w:rPr>
        <w:t xml:space="preserve"> was an early Christian Gnostic of Alexandria, who taught between 117 CE until 138 CE and claimed to have authorization of the Apostle Matthew. </w:t>
      </w:r>
      <w:r w:rsidRPr="00656705">
        <w:rPr>
          <w:rFonts w:eastAsiaTheme="minorEastAsia"/>
          <w:color w:val="000000"/>
          <w:sz w:val="20"/>
          <w:szCs w:val="20"/>
        </w:rPr>
        <w:t>Basilides and Valentinus were the two great masters of the Christian Gnosticism in its fully developed form.</w:t>
      </w:r>
      <w:r w:rsidRPr="00656705">
        <w:rPr>
          <w:color w:val="000000" w:themeColor="text1"/>
          <w:sz w:val="20"/>
          <w:szCs w:val="20"/>
        </w:rPr>
        <w:t xml:space="preserve"> The Christian Gnostic followers of Basildes were called “the Basilideans” and lasted for at least two hundred years after his death. They were especially numerous in the Nile Delta of Egypt. Basildes constructed an elaborate metaphysical system based on the dualistic opposition of the Good God </w:t>
      </w:r>
      <w:r w:rsidRPr="00656705">
        <w:rPr>
          <w:rFonts w:eastAsiaTheme="minorEastAsia"/>
          <w:color w:val="000000"/>
          <w:sz w:val="20"/>
          <w:szCs w:val="20"/>
        </w:rPr>
        <w:t xml:space="preserve">(Greek: </w:t>
      </w:r>
      <w:r w:rsidRPr="00656705">
        <w:rPr>
          <w:rFonts w:eastAsiaTheme="minorEastAsia"/>
          <w:i/>
          <w:iCs/>
          <w:color w:val="000000"/>
          <w:sz w:val="20"/>
          <w:szCs w:val="20"/>
        </w:rPr>
        <w:t>Agath</w:t>
      </w:r>
      <w:r w:rsidRPr="00656705">
        <w:rPr>
          <w:i/>
          <w:iCs/>
          <w:color w:val="000000" w:themeColor="text1"/>
          <w:sz w:val="20"/>
          <w:szCs w:val="20"/>
        </w:rPr>
        <w:t>ό</w:t>
      </w:r>
      <w:r w:rsidRPr="00656705">
        <w:rPr>
          <w:rFonts w:eastAsiaTheme="minorEastAsia"/>
          <w:i/>
          <w:iCs/>
          <w:color w:val="000000"/>
          <w:sz w:val="20"/>
          <w:szCs w:val="20"/>
        </w:rPr>
        <w:t xml:space="preserve">s Theós, </w:t>
      </w:r>
      <w:r w:rsidRPr="00656705">
        <w:rPr>
          <w:i/>
          <w:iCs/>
          <w:color w:val="000000" w:themeColor="text1"/>
          <w:sz w:val="20"/>
          <w:szCs w:val="20"/>
        </w:rPr>
        <w:t>Αγαθός Θεός</w:t>
      </w:r>
      <w:r w:rsidRPr="00656705">
        <w:rPr>
          <w:rFonts w:eastAsiaTheme="minorEastAsia"/>
          <w:color w:val="000000"/>
          <w:sz w:val="20"/>
          <w:szCs w:val="20"/>
        </w:rPr>
        <w:t>)</w:t>
      </w:r>
      <w:r w:rsidRPr="00656705">
        <w:rPr>
          <w:color w:val="000000" w:themeColor="text1"/>
          <w:sz w:val="20"/>
          <w:szCs w:val="20"/>
        </w:rPr>
        <w:t xml:space="preserve"> and world of the Spirit to the Evil God and the dark material realm and consciously incorporated elements of Platonism in his teachings. </w:t>
      </w:r>
      <w:r w:rsidRPr="00656705">
        <w:rPr>
          <w:b/>
          <w:bCs/>
          <w:color w:val="202122"/>
          <w:sz w:val="20"/>
          <w:szCs w:val="20"/>
        </w:rPr>
        <w:t>Carpocrates of Alexandria</w:t>
      </w:r>
      <w:r w:rsidRPr="00656705">
        <w:rPr>
          <w:color w:val="202122"/>
          <w:sz w:val="20"/>
          <w:szCs w:val="20"/>
        </w:rPr>
        <w:t xml:space="preserve"> (d. 138 CE) </w:t>
      </w:r>
      <w:r w:rsidRPr="00656705">
        <w:rPr>
          <w:color w:val="202122"/>
          <w:sz w:val="20"/>
          <w:szCs w:val="20"/>
          <w:shd w:val="clear" w:color="auto" w:fill="FFFFFF"/>
        </w:rPr>
        <w:t xml:space="preserve">was a contemporary of Basildes and the founder of an early Christian Gnostic sect called the Carpocratians during the first half of the second century CE, and they incorporated elements of Platonism in their Theology. </w:t>
      </w:r>
      <w:r w:rsidRPr="00656705">
        <w:rPr>
          <w:rFonts w:eastAsiaTheme="minorEastAsia"/>
          <w:color w:val="000000"/>
          <w:sz w:val="20"/>
          <w:szCs w:val="20"/>
        </w:rPr>
        <w:t xml:space="preserve">Carpocrates and his son Isidorus sought to put the libertine approach of certain Christian Gnostics on a Philosophical basis, just as the Nicolaitans and the Cainites had done earlier. </w:t>
      </w:r>
      <w:r w:rsidRPr="00656705">
        <w:rPr>
          <w:b/>
          <w:bCs/>
          <w:color w:val="202122"/>
          <w:sz w:val="20"/>
          <w:szCs w:val="20"/>
        </w:rPr>
        <w:t xml:space="preserve">Marcion of Sinope </w:t>
      </w:r>
      <w:r w:rsidRPr="00656705">
        <w:rPr>
          <w:sz w:val="20"/>
          <w:szCs w:val="20"/>
        </w:rPr>
        <w:t xml:space="preserve">(d. ca. 160 CE)—the “first-born of Satan”—about whom we have spoken above was one of the most effective of all the Gnostics in spreading his Mission and affecting the later development of Gentile Christianity, and he </w:t>
      </w:r>
      <w:r w:rsidRPr="00656705">
        <w:rPr>
          <w:color w:val="202122"/>
          <w:sz w:val="20"/>
          <w:szCs w:val="20"/>
        </w:rPr>
        <w:t>was especially active around 150 CE.</w:t>
      </w:r>
      <w:r w:rsidRPr="00656705">
        <w:rPr>
          <w:rFonts w:eastAsiaTheme="minorEastAsia"/>
          <w:color w:val="000000"/>
          <w:sz w:val="20"/>
          <w:szCs w:val="20"/>
        </w:rPr>
        <w:t xml:space="preserve"> Marcion was a contemporary of the two Christian Gnostic masters, Basilides and Valentinus, but, unlike them, Marcion’s beliefs did not contain elements foreign to Jewish and Christian scripture. Thus, there was no Platonic or distinctly Pagan element in his teaching.</w:t>
      </w:r>
      <w:r w:rsidRPr="00656705">
        <w:rPr>
          <w:color w:val="202122"/>
          <w:sz w:val="20"/>
          <w:szCs w:val="20"/>
        </w:rPr>
        <w:t xml:space="preserve"> </w:t>
      </w:r>
      <w:r w:rsidRPr="00656705">
        <w:rPr>
          <w:b/>
          <w:bCs/>
          <w:color w:val="202122"/>
          <w:sz w:val="20"/>
          <w:szCs w:val="20"/>
        </w:rPr>
        <w:t xml:space="preserve">Valentinus </w:t>
      </w:r>
      <w:r w:rsidRPr="00656705">
        <w:rPr>
          <w:color w:val="202122"/>
          <w:sz w:val="20"/>
          <w:szCs w:val="20"/>
        </w:rPr>
        <w:t xml:space="preserve">(d. ca. 180 CE), who was a contemporary of Justin Martyr </w:t>
      </w:r>
      <w:r w:rsidRPr="00656705">
        <w:rPr>
          <w:color w:val="202122"/>
          <w:sz w:val="20"/>
          <w:szCs w:val="20"/>
          <w:lang w:val="el-GR"/>
        </w:rPr>
        <w:t>(d. ca. 165 CE),</w:t>
      </w:r>
      <w:r w:rsidRPr="00656705">
        <w:rPr>
          <w:color w:val="202122"/>
          <w:sz w:val="20"/>
          <w:szCs w:val="20"/>
        </w:rPr>
        <w:t xml:space="preserve">  is one of the early Christian Gnostics, and he deemed his teachings to be a valid expression of Christianity. Valentinus was long known as the most effective and popular of the Christian Gnostic Theologians, and he was conspicuous in his attempt to incorporate Platonic thought into Christian Gnositicism. Thus, for example, Valentinus attempted to align Christian Theology with Platonic thought, and he drew many of his “dualistic” conceptions from his rendition of the Platonic world of Forms (Greek: </w:t>
      </w:r>
      <w:r w:rsidRPr="00656705">
        <w:rPr>
          <w:i/>
          <w:iCs/>
          <w:color w:val="202122"/>
          <w:sz w:val="20"/>
          <w:szCs w:val="20"/>
        </w:rPr>
        <w:t>pl</w:t>
      </w:r>
      <w:r w:rsidRPr="00656705">
        <w:rPr>
          <w:i/>
          <w:iCs/>
          <w:color w:val="000000" w:themeColor="text1"/>
          <w:sz w:val="20"/>
          <w:szCs w:val="20"/>
        </w:rPr>
        <w:t>êrō</w:t>
      </w:r>
      <w:r w:rsidRPr="00656705">
        <w:rPr>
          <w:i/>
          <w:iCs/>
          <w:color w:val="202122"/>
          <w:sz w:val="20"/>
          <w:szCs w:val="20"/>
        </w:rPr>
        <w:t>ma</w:t>
      </w:r>
      <w:r w:rsidRPr="00656705">
        <w:rPr>
          <w:i/>
          <w:iCs/>
          <w:color w:val="202122"/>
          <w:sz w:val="20"/>
          <w:szCs w:val="20"/>
          <w:u w:val="single"/>
        </w:rPr>
        <w:t xml:space="preserve">, </w:t>
      </w:r>
      <w:r w:rsidRPr="00656705">
        <w:rPr>
          <w:i/>
          <w:iCs/>
          <w:color w:val="202122"/>
          <w:sz w:val="20"/>
          <w:szCs w:val="20"/>
        </w:rPr>
        <w:t>πλήρωμα</w:t>
      </w:r>
      <w:r w:rsidRPr="00656705">
        <w:rPr>
          <w:color w:val="202122"/>
          <w:sz w:val="20"/>
          <w:szCs w:val="20"/>
        </w:rPr>
        <w:t xml:space="preserve">, meaning “fullness”) and the lower realm of phenomena (Greek: </w:t>
      </w:r>
      <w:r w:rsidRPr="00656705">
        <w:rPr>
          <w:i/>
          <w:iCs/>
          <w:color w:val="202122"/>
          <w:sz w:val="20"/>
          <w:szCs w:val="20"/>
        </w:rPr>
        <w:t>k</w:t>
      </w:r>
      <w:r w:rsidRPr="00656705">
        <w:rPr>
          <w:i/>
          <w:iCs/>
          <w:color w:val="000000" w:themeColor="text1"/>
          <w:sz w:val="20"/>
          <w:szCs w:val="20"/>
        </w:rPr>
        <w:t>é</w:t>
      </w:r>
      <w:r w:rsidRPr="00656705">
        <w:rPr>
          <w:i/>
          <w:iCs/>
          <w:color w:val="202122"/>
          <w:sz w:val="20"/>
          <w:szCs w:val="20"/>
        </w:rPr>
        <w:t>noma</w:t>
      </w:r>
      <w:r w:rsidRPr="00656705">
        <w:rPr>
          <w:color w:val="202122"/>
          <w:sz w:val="20"/>
          <w:szCs w:val="20"/>
        </w:rPr>
        <w:t xml:space="preserve">, </w:t>
      </w:r>
      <w:r w:rsidRPr="00656705">
        <w:rPr>
          <w:i/>
          <w:iCs/>
          <w:color w:val="202122"/>
          <w:sz w:val="20"/>
          <w:szCs w:val="20"/>
        </w:rPr>
        <w:t>κένωμα</w:t>
      </w:r>
      <w:r w:rsidRPr="00656705">
        <w:rPr>
          <w:color w:val="202122"/>
          <w:sz w:val="20"/>
          <w:szCs w:val="20"/>
        </w:rPr>
        <w:t xml:space="preserve">, meaning “emptiness”). He is among those Christian Gnostics that made the concept of </w:t>
      </w:r>
      <w:r w:rsidRPr="00656705">
        <w:rPr>
          <w:i/>
          <w:iCs/>
          <w:color w:val="202122"/>
          <w:sz w:val="20"/>
          <w:szCs w:val="20"/>
        </w:rPr>
        <w:t>pl</w:t>
      </w:r>
      <w:r w:rsidRPr="00656705">
        <w:rPr>
          <w:i/>
          <w:iCs/>
          <w:color w:val="000000" w:themeColor="text1"/>
          <w:sz w:val="20"/>
          <w:szCs w:val="20"/>
        </w:rPr>
        <w:t>êrō</w:t>
      </w:r>
      <w:r w:rsidRPr="00656705">
        <w:rPr>
          <w:i/>
          <w:iCs/>
          <w:color w:val="202122"/>
          <w:sz w:val="20"/>
          <w:szCs w:val="20"/>
        </w:rPr>
        <w:t>ma</w:t>
      </w:r>
      <w:r w:rsidRPr="00656705">
        <w:rPr>
          <w:color w:val="202122"/>
          <w:sz w:val="20"/>
          <w:szCs w:val="20"/>
        </w:rPr>
        <w:t xml:space="preserve"> central to Gnostic Theology—although the term is not exclusively Platonic and occurs seventeen times in the New Testament. Likewise, for Valentinus and other major Christian Gnostic Theologians </w:t>
      </w:r>
      <w:r w:rsidRPr="00656705">
        <w:rPr>
          <w:i/>
          <w:iCs/>
          <w:color w:val="202122"/>
          <w:sz w:val="20"/>
          <w:szCs w:val="20"/>
        </w:rPr>
        <w:t>k</w:t>
      </w:r>
      <w:r w:rsidRPr="00656705">
        <w:rPr>
          <w:i/>
          <w:iCs/>
          <w:color w:val="000000" w:themeColor="text1"/>
          <w:sz w:val="20"/>
          <w:szCs w:val="20"/>
        </w:rPr>
        <w:t>é</w:t>
      </w:r>
      <w:r w:rsidRPr="00656705">
        <w:rPr>
          <w:i/>
          <w:iCs/>
          <w:color w:val="202122"/>
          <w:sz w:val="20"/>
          <w:szCs w:val="20"/>
        </w:rPr>
        <w:t>noma</w:t>
      </w:r>
      <w:r w:rsidRPr="00656705">
        <w:rPr>
          <w:color w:val="202122"/>
          <w:sz w:val="20"/>
          <w:szCs w:val="20"/>
        </w:rPr>
        <w:t xml:space="preserve"> referred to the lower world of material phenomena, which lacked the fullness and reality of the Archetypes of the </w:t>
      </w:r>
      <w:r w:rsidRPr="00656705">
        <w:rPr>
          <w:i/>
          <w:iCs/>
          <w:color w:val="202122"/>
          <w:sz w:val="20"/>
          <w:szCs w:val="20"/>
        </w:rPr>
        <w:t>pl</w:t>
      </w:r>
      <w:r w:rsidRPr="00656705">
        <w:rPr>
          <w:i/>
          <w:iCs/>
          <w:color w:val="000000" w:themeColor="text1"/>
          <w:sz w:val="20"/>
          <w:szCs w:val="20"/>
        </w:rPr>
        <w:t>êrō</w:t>
      </w:r>
      <w:r w:rsidRPr="00656705">
        <w:rPr>
          <w:i/>
          <w:iCs/>
          <w:color w:val="202122"/>
          <w:sz w:val="20"/>
          <w:szCs w:val="20"/>
        </w:rPr>
        <w:t>ma</w:t>
      </w:r>
      <w:r w:rsidRPr="00656705">
        <w:rPr>
          <w:color w:val="202122"/>
          <w:sz w:val="20"/>
          <w:szCs w:val="20"/>
        </w:rPr>
        <w:t xml:space="preserve">.Valentinus was intelligent and eloquent. His School, which had a large following throughout the Roman Empire, began in Alexandria but was later based in Rome, where he went around 136 CE, one year after the destruction of Jewish Palestine in 135 CE. </w:t>
      </w:r>
      <w:r w:rsidRPr="00656705">
        <w:rPr>
          <w:b/>
          <w:bCs/>
          <w:color w:val="202122"/>
          <w:sz w:val="20"/>
          <w:szCs w:val="20"/>
        </w:rPr>
        <w:t xml:space="preserve">Marcus </w:t>
      </w:r>
      <w:r w:rsidRPr="00656705">
        <w:rPr>
          <w:color w:val="202122"/>
          <w:sz w:val="20"/>
          <w:szCs w:val="20"/>
        </w:rPr>
        <w:t>(fl. second century CE) was an early dualistic Christian Gnostic, after whom the Marcosian Gnostic sect is named. He was a disciple of Valentinus, with whom his teachings largely agreed.</w:t>
      </w:r>
    </w:p>
    <w:p w14:paraId="263D1267" w14:textId="77777777" w:rsidR="00FD1A33" w:rsidRPr="00656705" w:rsidRDefault="00FD1A33" w:rsidP="00FD1A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202122"/>
          <w:sz w:val="20"/>
          <w:szCs w:val="20"/>
        </w:rPr>
      </w:pPr>
      <w:r w:rsidRPr="00656705">
        <w:rPr>
          <w:sz w:val="20"/>
          <w:szCs w:val="20"/>
        </w:rPr>
        <w:t xml:space="preserve">    As we will discuss in Volume Six, many of the later Christian Gnostics denied that Christ was crucified. They typically taught the </w:t>
      </w:r>
      <w:r w:rsidRPr="00656705">
        <w:rPr>
          <w:rFonts w:eastAsiaTheme="minorEastAsia"/>
          <w:color w:val="000000"/>
          <w:sz w:val="20"/>
          <w:szCs w:val="20"/>
        </w:rPr>
        <w:t>“apparent crucifixion of Christ,”</w:t>
      </w:r>
      <w:r w:rsidRPr="00656705">
        <w:rPr>
          <w:sz w:val="20"/>
          <w:szCs w:val="20"/>
        </w:rPr>
        <w:t xml:space="preserve"> holding that someone else was crucified in his place, who is often identified as the Disciple Simon of Cyrene. This teaching is called “Doceticism,” and its supporters are called “Docetes.” </w:t>
      </w:r>
      <w:r w:rsidRPr="00656705">
        <w:rPr>
          <w:rFonts w:eastAsiaTheme="minorEastAsia"/>
          <w:color w:val="000000"/>
          <w:sz w:val="20"/>
          <w:szCs w:val="20"/>
        </w:rPr>
        <w:t>All early Christian Gnostics were probably Docetes in some form, but not all Docetes were Christian Gnostics. The Monarchian Unitarians of Christianity’s first centuries, for example, or at least a significant number of them were an early non-Gnostic Docetic Tradition associated with the humanity of Christ and Monotheism.</w:t>
      </w:r>
      <w:r w:rsidRPr="00656705">
        <w:rPr>
          <w:sz w:val="20"/>
          <w:szCs w:val="20"/>
        </w:rPr>
        <w:t xml:space="preserve"> Some Gnostics did believe, however, that Christ himself was crucified, although, in their view, he was not harmed and did not suffer. This was an ancient Christian teaching—as we will see later—it was held, for example, by the Unitarian Monarchians of Antioch and was not restricted to the Gnostics alone.</w:t>
      </w:r>
      <w:r w:rsidRPr="00656705">
        <w:rPr>
          <w:rFonts w:eastAsiaTheme="minorEastAsia"/>
          <w:color w:val="000000"/>
          <w:sz w:val="20"/>
          <w:szCs w:val="20"/>
        </w:rPr>
        <w:t xml:space="preserve"> All the apocryphal </w:t>
      </w:r>
      <w:r w:rsidRPr="00656705">
        <w:rPr>
          <w:rFonts w:eastAsiaTheme="minorEastAsia"/>
          <w:i/>
          <w:iCs/>
          <w:color w:val="000000"/>
          <w:sz w:val="20"/>
          <w:szCs w:val="20"/>
        </w:rPr>
        <w:t>Acts</w:t>
      </w:r>
      <w:r w:rsidRPr="00656705">
        <w:rPr>
          <w:rFonts w:eastAsiaTheme="minorEastAsia"/>
          <w:color w:val="000000"/>
          <w:sz w:val="20"/>
          <w:szCs w:val="20"/>
        </w:rPr>
        <w:t>, except the Acts of Paul, contain references to Christ’s “apparent crucifixion of Christ, especially the Acts of John. According to the Acts of John, Jesus appeared to Saint John during the crucifixion on Mount Olives and explained to him that he had not been crucified but another had been nailed to the cross instead. The Apocrypha of Saint John also make one of the earliest references to a “primitive” Trinity made up of the Father-Mother-Son,” in which the Virgin Mary is part of the Triad.</w:t>
      </w:r>
    </w:p>
  </w:footnote>
  <w:footnote w:id="68">
    <w:p w14:paraId="0FF7BAE9" w14:textId="77777777" w:rsidR="00FD1A33" w:rsidRPr="00656705" w:rsidRDefault="00FD1A33" w:rsidP="00FD1A33">
      <w:pPr>
        <w:autoSpaceDE w:val="0"/>
        <w:autoSpaceDN w:val="0"/>
        <w:adjustRightInd w:val="0"/>
        <w:rPr>
          <w:rFonts w:eastAsiaTheme="minorEastAsia"/>
          <w:color w:val="000000"/>
          <w:sz w:val="20"/>
          <w:szCs w:val="20"/>
        </w:rPr>
      </w:pPr>
      <w:r w:rsidRPr="00656705">
        <w:rPr>
          <w:rStyle w:val="FootnoteReference"/>
          <w:sz w:val="20"/>
          <w:szCs w:val="20"/>
        </w:rPr>
        <w:footnoteRef/>
      </w:r>
      <w:r w:rsidRPr="00656705">
        <w:rPr>
          <w:sz w:val="20"/>
          <w:szCs w:val="20"/>
        </w:rPr>
        <w:t xml:space="preserve"> </w:t>
      </w:r>
      <w:r w:rsidRPr="00656705">
        <w:rPr>
          <w:b/>
          <w:bCs/>
          <w:sz w:val="20"/>
          <w:szCs w:val="20"/>
        </w:rPr>
        <w:t>Simon Magus</w:t>
      </w:r>
      <w:r w:rsidRPr="00656705">
        <w:rPr>
          <w:sz w:val="20"/>
          <w:szCs w:val="20"/>
        </w:rPr>
        <w:t xml:space="preserve"> (d. ca 66 CE) (Greek: </w:t>
      </w:r>
      <w:r w:rsidRPr="00656705">
        <w:rPr>
          <w:i/>
          <w:iCs/>
          <w:sz w:val="20"/>
          <w:szCs w:val="20"/>
        </w:rPr>
        <w:t>S</w:t>
      </w:r>
      <w:r w:rsidRPr="00656705">
        <w:rPr>
          <w:i/>
          <w:iCs/>
          <w:color w:val="000000" w:themeColor="text1"/>
          <w:sz w:val="20"/>
          <w:szCs w:val="20"/>
        </w:rPr>
        <w:t>ímōn ho Mágos</w:t>
      </w:r>
      <w:r w:rsidRPr="00656705">
        <w:rPr>
          <w:color w:val="000000" w:themeColor="text1"/>
          <w:sz w:val="20"/>
          <w:szCs w:val="20"/>
        </w:rPr>
        <w:t xml:space="preserve">, </w:t>
      </w:r>
      <w:r w:rsidRPr="00656705">
        <w:rPr>
          <w:i/>
          <w:iCs/>
          <w:color w:val="202122"/>
          <w:sz w:val="20"/>
          <w:szCs w:val="20"/>
        </w:rPr>
        <w:t>Σίμων ὁ μάγος</w:t>
      </w:r>
      <w:r w:rsidRPr="00656705">
        <w:rPr>
          <w:color w:val="202122"/>
          <w:sz w:val="20"/>
          <w:szCs w:val="20"/>
        </w:rPr>
        <w:t xml:space="preserve">; Latin: Simon Magus) is also known as “Simon the Sorcerer” and “Simon of Gittho.” </w:t>
      </w:r>
      <w:r w:rsidRPr="00656705">
        <w:rPr>
          <w:rFonts w:eastAsiaTheme="minorEastAsia"/>
          <w:color w:val="000000"/>
          <w:sz w:val="20"/>
          <w:szCs w:val="20"/>
        </w:rPr>
        <w:t xml:space="preserve">Simon Magus also set himself up as a “false Messiah,” and he practiced the dark arts of sorcery and attempted to establish his form of Christianity as a rival universal religion. </w:t>
      </w:r>
      <w:r w:rsidRPr="00656705">
        <w:rPr>
          <w:color w:val="202122"/>
          <w:sz w:val="20"/>
          <w:szCs w:val="20"/>
        </w:rPr>
        <w:t>He regarded as one of the primary Christian heretics and dualistic Christian Gnosticism during the first century CE and confronted Saint Peter and the other Apostles.</w:t>
      </w:r>
      <w:r w:rsidRPr="00656705">
        <w:rPr>
          <w:rFonts w:eastAsiaTheme="minorEastAsia"/>
          <w:color w:val="000000"/>
          <w:sz w:val="20"/>
          <w:szCs w:val="20"/>
        </w:rPr>
        <w:t xml:space="preserve"> The Early Church deemed Simon Magus to be the prime author of every heresy, although the light of the Jerusalem Church was too strong for him nd his followers to succeed in organizing a body that followed and spread his teaching.</w:t>
      </w:r>
      <w:r w:rsidRPr="00656705">
        <w:rPr>
          <w:color w:val="202122"/>
          <w:sz w:val="20"/>
          <w:szCs w:val="20"/>
        </w:rPr>
        <w:t xml:space="preserve"> The Early Church regarded Simon Magus as an Antichrist or </w:t>
      </w:r>
      <w:r w:rsidRPr="00656705">
        <w:rPr>
          <w:rFonts w:eastAsiaTheme="minorEastAsia"/>
          <w:color w:val="000000"/>
          <w:sz w:val="20"/>
          <w:szCs w:val="20"/>
        </w:rPr>
        <w:t xml:space="preserve">false Messiah, who practiced magical arts, established a dualistic Gnostic Sect, and attempted through his distortion of Christianity to set up a rival universal religion. </w:t>
      </w:r>
      <w:r w:rsidRPr="00656705">
        <w:rPr>
          <w:color w:val="202122"/>
          <w:sz w:val="20"/>
          <w:szCs w:val="20"/>
        </w:rPr>
        <w:t xml:space="preserve">The word “simony” comes from Simon Magus because he attempted to bribe the Apostles to accept his authority. Simon Magus was originally a Samaritan from Samaria in Palestine, hailing from the village of Gittho, a village in the vicinity of Nablus. He was deemed a formidable sorcerer with the ability to levitate and fly at will. He was also noted for his anti-nomian approach to religion and ethics. </w:t>
      </w:r>
    </w:p>
  </w:footnote>
  <w:footnote w:id="69">
    <w:p w14:paraId="2DCA26AE" w14:textId="77777777" w:rsidR="00FD1A33" w:rsidRPr="00656705" w:rsidRDefault="00FD1A33" w:rsidP="00FD1A33">
      <w:pPr>
        <w:pStyle w:val="FootnoteText"/>
        <w:rPr>
          <w:rFonts w:ascii="Times New Roman" w:eastAsiaTheme="minorEastAsia" w:hAnsi="Times New Roman" w:cs="Times New Roman"/>
          <w:color w:val="000000"/>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 xml:space="preserve">Marcion </w:t>
      </w:r>
      <w:r w:rsidRPr="00656705">
        <w:rPr>
          <w:rFonts w:ascii="Times New Roman" w:hAnsi="Times New Roman" w:cs="Times New Roman"/>
          <w:sz w:val="20"/>
          <w:szCs w:val="20"/>
        </w:rPr>
        <w:t xml:space="preserve">(d. ca. 160 CE) or Marcion of Sinope (Greek: </w:t>
      </w:r>
      <w:r w:rsidRPr="00656705">
        <w:rPr>
          <w:rFonts w:ascii="Times New Roman" w:hAnsi="Times New Roman" w:cs="Times New Roman"/>
          <w:i/>
          <w:iCs/>
          <w:sz w:val="20"/>
          <w:szCs w:val="20"/>
        </w:rPr>
        <w:t>Mark</w:t>
      </w:r>
      <w:r w:rsidRPr="00656705">
        <w:rPr>
          <w:rFonts w:ascii="Times New Roman" w:hAnsi="Times New Roman" w:cs="Times New Roman"/>
          <w:i/>
          <w:iCs/>
          <w:color w:val="000000" w:themeColor="text1"/>
          <w:sz w:val="20"/>
          <w:szCs w:val="20"/>
        </w:rPr>
        <w:t>íôn</w:t>
      </w:r>
      <w:r w:rsidRPr="00656705">
        <w:rPr>
          <w:rFonts w:ascii="Times New Roman" w:hAnsi="Times New Roman" w:cs="Times New Roman"/>
          <w:sz w:val="20"/>
          <w:szCs w:val="20"/>
        </w:rPr>
        <w:t xml:space="preserve"> </w:t>
      </w:r>
      <w:r w:rsidRPr="00656705">
        <w:rPr>
          <w:rFonts w:ascii="Times New Roman" w:hAnsi="Times New Roman" w:cs="Times New Roman"/>
          <w:i/>
          <w:iCs/>
          <w:sz w:val="20"/>
          <w:szCs w:val="20"/>
        </w:rPr>
        <w:t>Sin</w:t>
      </w:r>
      <w:r w:rsidRPr="00656705">
        <w:rPr>
          <w:rFonts w:ascii="Times New Roman" w:hAnsi="Times New Roman" w:cs="Times New Roman"/>
          <w:i/>
          <w:iCs/>
          <w:color w:val="000000" w:themeColor="text1"/>
          <w:sz w:val="20"/>
          <w:szCs w:val="20"/>
        </w:rPr>
        <w:t>ópēs</w:t>
      </w:r>
      <w:r w:rsidRPr="00656705">
        <w:rPr>
          <w:rFonts w:ascii="Times New Roman" w:hAnsi="Times New Roman" w:cs="Times New Roman"/>
          <w:color w:val="000000" w:themeColor="text1"/>
          <w:sz w:val="20"/>
          <w:szCs w:val="20"/>
        </w:rPr>
        <w:t>;</w:t>
      </w:r>
      <w:r w:rsidRPr="00656705">
        <w:rPr>
          <w:rFonts w:ascii="Times New Roman" w:hAnsi="Times New Roman" w:cs="Times New Roman"/>
          <w:color w:val="202122"/>
          <w:sz w:val="20"/>
          <w:szCs w:val="20"/>
        </w:rPr>
        <w:t xml:space="preserve"> </w:t>
      </w:r>
      <w:r w:rsidRPr="00656705">
        <w:rPr>
          <w:rFonts w:ascii="Times New Roman" w:hAnsi="Times New Roman" w:cs="Times New Roman"/>
          <w:i/>
          <w:iCs/>
          <w:color w:val="202122"/>
          <w:sz w:val="20"/>
          <w:szCs w:val="20"/>
        </w:rPr>
        <w:t>Μαρκίων Σινώπης</w:t>
      </w:r>
      <w:r w:rsidRPr="00656705">
        <w:rPr>
          <w:rFonts w:ascii="Times New Roman" w:hAnsi="Times New Roman" w:cs="Times New Roman"/>
          <w:color w:val="202122"/>
          <w:sz w:val="20"/>
          <w:szCs w:val="20"/>
        </w:rPr>
        <w:t xml:space="preserve">) was one of the most important heterodox Theologians of early Christianity. He </w:t>
      </w:r>
      <w:r w:rsidRPr="00656705">
        <w:rPr>
          <w:rFonts w:ascii="Times New Roman" w:eastAsiaTheme="minorEastAsia" w:hAnsi="Times New Roman" w:cs="Times New Roman"/>
          <w:color w:val="000000"/>
          <w:sz w:val="20"/>
          <w:szCs w:val="20"/>
        </w:rPr>
        <w:t xml:space="preserve">was possibly of Judeo-Christian roots—although his origins are disputed among Scholars—and was born a little over a decade after the destruction of the Second Temple into the family of an “orthodox” Christian Bishop. Marcion grew up in Asia Minor—present-day Anatolia—in the generation before the full emergence of early Christian Gnosticism. During his early life, the conflict between Judeo-Christians and Rabbinic Jews over the right to represent “Israel” was at its height. Again, it is not certain that Marcion was of Jewish origin, but he—like many of the Jews of Diaspora, whether he belonged to them or not—was deeply affected by the utter destruction of Judaism in Palestine in the wake of the destruction of the Second Temple in 70 CE and the devastation of Palestine at Roman hands with the defeat of the revolt of Bar Kokhba (d. 135 CE) in 135 CE. Many of the Jews of the Diaspora were beset by hopelessness and despondency in the wake of the Roman destruction of Palestine in 70 CE and 135 CE, and the defeat of the Jews and their false Messianic hopes in Bar Kokhba led some former Jews to a rejection of Judaism altogether, while also alienating Christians from their faith’s Jewish roots. Marcion also appears to have been deeply affected by the failed Jewish Messianic revolt against Rome that had shaken the East between 132-135 CE. He was fully aware of how Rabbi Aqiba (d. 135 CE) had dishonestly promoted Simon bar Koziba as the Messianic figure Bar Kokhba and how his failed revolt had led to the death of nearly six-hundred thousand Jews and extinguished forever their aspirations in Palestine. The uprising had also involved the persecution of Judaeo-Christians of Palestine, both those who refused to recognize Bar Koziba as the Messiah Bar Kokhba and those who were forced to acquiesce and join his ranks. It ended with the destruction of Jerusalem and the creation of Roman </w:t>
      </w:r>
      <w:r w:rsidRPr="00656705">
        <w:rPr>
          <w:rFonts w:ascii="Times New Roman" w:eastAsiaTheme="minorEastAsia" w:hAnsi="Times New Roman" w:cs="Times New Roman"/>
          <w:i/>
          <w:iCs/>
          <w:color w:val="000000"/>
          <w:sz w:val="20"/>
          <w:szCs w:val="20"/>
        </w:rPr>
        <w:t>Aelia Capitolina</w:t>
      </w:r>
      <w:r w:rsidRPr="00656705">
        <w:rPr>
          <w:rFonts w:ascii="Times New Roman" w:eastAsiaTheme="minorEastAsia" w:hAnsi="Times New Roman" w:cs="Times New Roman"/>
          <w:color w:val="000000"/>
          <w:sz w:val="20"/>
          <w:szCs w:val="20"/>
        </w:rPr>
        <w:t xml:space="preserve">. The influence of tradition Jewish Christianity was practically terminated. It is under these conditions that Marcion, a Gentile Christian, sought to create a new Christianity free from ties with Judaism and its past.  He held that Christ’s teaching was essentially new, not based on the Old Testament. </w:t>
      </w:r>
    </w:p>
    <w:p w14:paraId="3F3AB73B" w14:textId="77777777" w:rsidR="00FD1A33" w:rsidRPr="00656705" w:rsidRDefault="00FD1A33" w:rsidP="00FD1A33">
      <w:pPr>
        <w:pStyle w:val="FootnoteText"/>
        <w:rPr>
          <w:rFonts w:ascii="Times New Roman" w:hAnsi="Times New Roman" w:cs="Times New Roman"/>
          <w:b/>
          <w:bCs/>
          <w:sz w:val="20"/>
          <w:szCs w:val="20"/>
        </w:rPr>
      </w:pPr>
      <w:r w:rsidRPr="00656705">
        <w:rPr>
          <w:rFonts w:ascii="Times New Roman" w:eastAsiaTheme="minorEastAsia" w:hAnsi="Times New Roman" w:cs="Times New Roman"/>
          <w:color w:val="000000"/>
          <w:sz w:val="20"/>
          <w:szCs w:val="20"/>
        </w:rPr>
        <w:t xml:space="preserve">    Marcion’s</w:t>
      </w:r>
      <w:r w:rsidRPr="00656705">
        <w:rPr>
          <w:rFonts w:ascii="Times New Roman" w:hAnsi="Times New Roman" w:cs="Times New Roman"/>
          <w:color w:val="202122"/>
          <w:sz w:val="20"/>
          <w:szCs w:val="20"/>
        </w:rPr>
        <w:t xml:space="preserve"> teachings are similar to those of the many dualistic Christian Gnostics of the second and third centuries CE, who—like Marcion—held that “the God” of Moses and the Old Testament was “vengeful” and “evil,” as was the creator of the material world and the giver of the Law of Moses as well. Jesus Christ, on the other hand, was the Son of the true God, who was pure Spirit and free of matter and the created world. Marcion considered himself a follower of Saint Paul, whom he believed to have been the only true “Apostle” of Jesus Christ and recipient of his Message.</w:t>
      </w:r>
      <w:r w:rsidRPr="00656705">
        <w:rPr>
          <w:rFonts w:ascii="Times New Roman" w:eastAsiaTheme="minorEastAsia" w:hAnsi="Times New Roman" w:cs="Times New Roman"/>
          <w:color w:val="000000"/>
          <w:sz w:val="20"/>
          <w:szCs w:val="20"/>
        </w:rPr>
        <w:t xml:space="preserve"> Marcion believed that the Apostles had both misunderstood and falsified the Gospel of Jesus Christ. Although Marcion believed that Christ was the means of Salvation, he regarded him as “the Son of the Good God (Greek: </w:t>
      </w:r>
      <w:r w:rsidRPr="00656705">
        <w:rPr>
          <w:rFonts w:ascii="Times New Roman" w:eastAsiaTheme="minorEastAsia" w:hAnsi="Times New Roman" w:cs="Times New Roman"/>
          <w:i/>
          <w:iCs/>
          <w:color w:val="000000"/>
          <w:sz w:val="20"/>
          <w:szCs w:val="20"/>
        </w:rPr>
        <w:t>Agath</w:t>
      </w:r>
      <w:r w:rsidRPr="00656705">
        <w:rPr>
          <w:rFonts w:ascii="Times New Roman" w:hAnsi="Times New Roman" w:cs="Times New Roman"/>
          <w:i/>
          <w:iCs/>
          <w:color w:val="000000" w:themeColor="text1"/>
          <w:sz w:val="20"/>
          <w:szCs w:val="20"/>
        </w:rPr>
        <w:t>ό</w:t>
      </w:r>
      <w:r w:rsidRPr="00656705">
        <w:rPr>
          <w:rFonts w:ascii="Times New Roman" w:eastAsiaTheme="minorEastAsia" w:hAnsi="Times New Roman" w:cs="Times New Roman"/>
          <w:i/>
          <w:iCs/>
          <w:color w:val="000000"/>
          <w:sz w:val="20"/>
          <w:szCs w:val="20"/>
        </w:rPr>
        <w:t xml:space="preserve">s Theós, </w:t>
      </w:r>
      <w:r w:rsidRPr="00656705">
        <w:rPr>
          <w:rFonts w:ascii="Times New Roman" w:hAnsi="Times New Roman" w:cs="Times New Roman"/>
          <w:i/>
          <w:iCs/>
          <w:color w:val="000000" w:themeColor="text1"/>
          <w:sz w:val="20"/>
          <w:szCs w:val="20"/>
        </w:rPr>
        <w:t>Αγαθός Θεός</w:t>
      </w:r>
      <w:r w:rsidRPr="00656705">
        <w:rPr>
          <w:rFonts w:ascii="Times New Roman" w:eastAsiaTheme="minorEastAsia" w:hAnsi="Times New Roman" w:cs="Times New Roman"/>
          <w:color w:val="000000"/>
          <w:sz w:val="20"/>
          <w:szCs w:val="20"/>
        </w:rPr>
        <w:t xml:space="preserve">),” and Marcion utterly rejected the “warrior Messiah” or “the King Messiah” of Judaism. Marcion was wealthy, well-travelled, educated, and had many influential connections. </w:t>
      </w:r>
      <w:r w:rsidRPr="00656705">
        <w:rPr>
          <w:rFonts w:ascii="Times New Roman" w:hAnsi="Times New Roman" w:cs="Times New Roman"/>
          <w:color w:val="202122"/>
          <w:sz w:val="20"/>
          <w:szCs w:val="20"/>
        </w:rPr>
        <w:t>He was an excellent organizer and very active and published the earliest known record of the New Testament Canon.</w:t>
      </w:r>
      <w:r w:rsidRPr="00656705">
        <w:rPr>
          <w:rFonts w:ascii="Times New Roman" w:eastAsiaTheme="minorEastAsia" w:hAnsi="Times New Roman" w:cs="Times New Roman"/>
          <w:color w:val="000000"/>
          <w:sz w:val="20"/>
          <w:szCs w:val="20"/>
        </w:rPr>
        <w:t xml:space="preserve"> Unlike the Christian Gnostic teachers, however, Marcion was a formidable Missionary, and the Church Fathers claimed that he planted churches “like wasps make nests” and filled the world with his heresy.</w:t>
      </w:r>
      <w:r w:rsidRPr="00656705">
        <w:rPr>
          <w:rFonts w:ascii="Times New Roman" w:hAnsi="Times New Roman" w:cs="Times New Roman"/>
          <w:color w:val="202122"/>
          <w:sz w:val="20"/>
          <w:szCs w:val="20"/>
        </w:rPr>
        <w:t xml:space="preserve"> The Church Fathers denounced Marcion as “the first-born of Satan,” an arch-heretic, and an “Antichrist.” Around 140 CE, </w:t>
      </w:r>
      <w:r w:rsidRPr="00656705">
        <w:rPr>
          <w:rFonts w:ascii="Times New Roman" w:eastAsiaTheme="minorEastAsia" w:hAnsi="Times New Roman" w:cs="Times New Roman"/>
          <w:color w:val="000000"/>
          <w:sz w:val="20"/>
          <w:szCs w:val="20"/>
        </w:rPr>
        <w:t xml:space="preserve">Marcion undertook the first systematic collection of the Letters of Paul, and Marcion was bent on giving his teaching as broad a Pauline basis as possible. </w:t>
      </w:r>
      <w:r w:rsidRPr="00656705">
        <w:rPr>
          <w:rFonts w:ascii="Times New Roman" w:hAnsi="Times New Roman" w:cs="Times New Roman"/>
          <w:color w:val="202122"/>
          <w:sz w:val="20"/>
          <w:szCs w:val="20"/>
        </w:rPr>
        <w:t xml:space="preserve">Marcion’s version of Christian Sacred Scriptures contained ten Pauline Epistles and “the Gospel of Marcion,” which appears to be an edited version of the Gospel of Luke. Some modern Scholars have argued, however, that Marcion’s Gospel is the oldest, but that view is hardly a matter of consensus. Marcion’s publishing activities did, however, spur the early Church to formulate its own Canon of the New Testament, which we will discuss in Volume Five. In the 140s CE, Marcion sought to cut forever the knot between Christianity and Judaism, which was the essence of Judeo-Christian and original Apostolic belief. He rejected the Old Testament as an evil work and naturally held that it was of no relevance to the Salvific work of Jesus Christ. In addition to ruthlessly rejecting </w:t>
      </w:r>
      <w:r w:rsidRPr="00656705">
        <w:rPr>
          <w:rFonts w:ascii="Times New Roman" w:eastAsiaTheme="minorEastAsia" w:hAnsi="Times New Roman" w:cs="Times New Roman"/>
          <w:color w:val="000000"/>
          <w:sz w:val="20"/>
          <w:szCs w:val="20"/>
        </w:rPr>
        <w:t>Old Testament, Marcion spurned all the parts of the New Testament that and the earliest Christian Tradition stemming from Palestine and which he believed had been contaminated by Judaism, by this act, Marcion “sought to drive the Jewish Apostles of Jerusalem from the field.” During Paul’s lifetime, his Message—as noted above—hardly spread beyond the circle of his few followers. In later generations, his distinctive teaching was spread by his Epistles, and the work of Marcion was part of the historical context that brought those Epistles to light and made them central to the development of Hellenistic Pauline Christianity. Indeed, for many Pauline Letters, there is no known historical trace before Marcion.</w:t>
      </w:r>
    </w:p>
  </w:footnote>
  <w:footnote w:id="70">
    <w:p w14:paraId="4A9419FD" w14:textId="77777777" w:rsidR="00FD1A33" w:rsidRPr="00656705" w:rsidRDefault="00FD1A33" w:rsidP="00FD1A33">
      <w:pPr>
        <w:rPr>
          <w:rFonts w:eastAsiaTheme="minorEastAsia"/>
          <w:color w:val="000000"/>
          <w:sz w:val="20"/>
          <w:szCs w:val="20"/>
        </w:rPr>
      </w:pPr>
      <w:r w:rsidRPr="00656705">
        <w:rPr>
          <w:rStyle w:val="FootnoteReference"/>
          <w:sz w:val="20"/>
          <w:szCs w:val="20"/>
        </w:rPr>
        <w:footnoteRef/>
      </w:r>
      <w:r w:rsidRPr="00656705">
        <w:rPr>
          <w:sz w:val="20"/>
          <w:szCs w:val="20"/>
        </w:rPr>
        <w:t xml:space="preserve"> </w:t>
      </w:r>
      <w:r w:rsidRPr="00656705">
        <w:rPr>
          <w:rFonts w:eastAsiaTheme="minorEastAsia"/>
          <w:b/>
          <w:bCs/>
          <w:color w:val="000000"/>
          <w:sz w:val="20"/>
          <w:szCs w:val="20"/>
        </w:rPr>
        <w:t xml:space="preserve">The Elkesaites </w:t>
      </w:r>
      <w:r w:rsidRPr="00656705">
        <w:rPr>
          <w:rFonts w:eastAsiaTheme="minorEastAsia"/>
          <w:color w:val="000000"/>
          <w:sz w:val="20"/>
          <w:szCs w:val="20"/>
        </w:rPr>
        <w:t xml:space="preserve">(Greek: </w:t>
      </w:r>
      <w:r w:rsidRPr="00656705">
        <w:rPr>
          <w:rFonts w:eastAsiaTheme="minorEastAsia"/>
          <w:i/>
          <w:iCs/>
          <w:color w:val="000000"/>
          <w:sz w:val="20"/>
          <w:szCs w:val="20"/>
        </w:rPr>
        <w:t>Elkesa</w:t>
      </w:r>
      <w:r w:rsidRPr="00656705">
        <w:rPr>
          <w:i/>
          <w:iCs/>
          <w:color w:val="000000" w:themeColor="text1"/>
          <w:sz w:val="20"/>
          <w:szCs w:val="20"/>
        </w:rPr>
        <w:t>î</w:t>
      </w:r>
      <w:r w:rsidRPr="00656705">
        <w:rPr>
          <w:color w:val="000000" w:themeColor="text1"/>
          <w:sz w:val="20"/>
          <w:szCs w:val="20"/>
        </w:rPr>
        <w:t>,</w:t>
      </w:r>
      <w:r w:rsidRPr="00656705">
        <w:rPr>
          <w:rFonts w:eastAsiaTheme="minorEastAsia"/>
          <w:color w:val="000000"/>
          <w:sz w:val="20"/>
          <w:szCs w:val="20"/>
        </w:rPr>
        <w:t xml:space="preserve"> </w:t>
      </w:r>
      <w:r w:rsidRPr="00656705">
        <w:rPr>
          <w:i/>
          <w:iCs/>
          <w:color w:val="202122"/>
          <w:sz w:val="20"/>
          <w:szCs w:val="20"/>
        </w:rPr>
        <w:t>Ελκεσαΐ</w:t>
      </w:r>
      <w:r w:rsidRPr="00656705">
        <w:rPr>
          <w:rFonts w:eastAsiaTheme="majorEastAsia"/>
          <w:color w:val="202122"/>
          <w:sz w:val="20"/>
          <w:szCs w:val="20"/>
        </w:rPr>
        <w:t> </w:t>
      </w:r>
      <w:r w:rsidRPr="00656705">
        <w:rPr>
          <w:color w:val="202122"/>
          <w:sz w:val="20"/>
          <w:szCs w:val="20"/>
        </w:rPr>
        <w:t xml:space="preserve"> and </w:t>
      </w:r>
      <w:r w:rsidRPr="00656705">
        <w:rPr>
          <w:i/>
          <w:iCs/>
          <w:color w:val="000000" w:themeColor="text1"/>
          <w:sz w:val="20"/>
          <w:szCs w:val="20"/>
        </w:rPr>
        <w:t>Ē</w:t>
      </w:r>
      <w:r w:rsidRPr="00656705">
        <w:rPr>
          <w:rFonts w:eastAsiaTheme="minorEastAsia"/>
          <w:i/>
          <w:iCs/>
          <w:color w:val="000000"/>
          <w:sz w:val="20"/>
          <w:szCs w:val="20"/>
        </w:rPr>
        <w:t>lkesa</w:t>
      </w:r>
      <w:r w:rsidRPr="00656705">
        <w:rPr>
          <w:i/>
          <w:iCs/>
          <w:color w:val="000000" w:themeColor="text1"/>
          <w:sz w:val="20"/>
          <w:szCs w:val="20"/>
        </w:rPr>
        <w:t>î</w:t>
      </w:r>
      <w:r w:rsidRPr="00656705">
        <w:rPr>
          <w:color w:val="000000" w:themeColor="text1"/>
          <w:sz w:val="20"/>
          <w:szCs w:val="20"/>
        </w:rPr>
        <w:t>,</w:t>
      </w:r>
      <w:r w:rsidRPr="00656705">
        <w:rPr>
          <w:rFonts w:eastAsiaTheme="majorEastAsia"/>
          <w:color w:val="202122"/>
          <w:sz w:val="20"/>
          <w:szCs w:val="20"/>
        </w:rPr>
        <w:t> </w:t>
      </w:r>
      <w:r w:rsidRPr="00656705">
        <w:rPr>
          <w:i/>
          <w:iCs/>
          <w:color w:val="202122"/>
          <w:sz w:val="20"/>
          <w:szCs w:val="20"/>
        </w:rPr>
        <w:t>Ἠλχασαΐ</w:t>
      </w:r>
      <w:r w:rsidRPr="00656705">
        <w:rPr>
          <w:color w:val="202122"/>
          <w:sz w:val="20"/>
          <w:szCs w:val="20"/>
        </w:rPr>
        <w:t>)</w:t>
      </w:r>
      <w:r w:rsidRPr="00656705">
        <w:rPr>
          <w:rFonts w:eastAsiaTheme="minorEastAsia"/>
          <w:color w:val="000000"/>
          <w:sz w:val="20"/>
          <w:szCs w:val="20"/>
        </w:rPr>
        <w:t xml:space="preserve"> were an ancient Judeo-Christian sect that originated in Palestine but appeared primarily in Southern Mesopotamia (present-day Iraq) during the reign of Emperor Trajan (d. 117 CE) and who were active from about 100 CE until 400 CE. Their name probably comes from the Hebrew-Aramaic “Hidden God” (</w:t>
      </w:r>
      <w:r w:rsidRPr="00656705">
        <w:rPr>
          <w:rFonts w:eastAsiaTheme="minorEastAsia"/>
          <w:i/>
          <w:iCs/>
          <w:color w:val="000000"/>
          <w:sz w:val="20"/>
          <w:szCs w:val="20"/>
        </w:rPr>
        <w:t>Ēl Kesî</w:t>
      </w:r>
      <w:r w:rsidRPr="00656705">
        <w:rPr>
          <w:rFonts w:eastAsiaTheme="minorEastAsia"/>
          <w:color w:val="000000"/>
          <w:sz w:val="20"/>
          <w:szCs w:val="20"/>
        </w:rPr>
        <w:t>) “hidden God” or “Hidden Power” (</w:t>
      </w:r>
      <w:r w:rsidRPr="00656705">
        <w:rPr>
          <w:i/>
          <w:iCs/>
          <w:sz w:val="20"/>
          <w:szCs w:val="20"/>
        </w:rPr>
        <w:t>Ḥ</w:t>
      </w:r>
      <w:r w:rsidRPr="00656705">
        <w:rPr>
          <w:rFonts w:eastAsiaTheme="minorEastAsia"/>
          <w:i/>
          <w:iCs/>
          <w:color w:val="000000"/>
          <w:sz w:val="20"/>
          <w:szCs w:val="20"/>
        </w:rPr>
        <w:t>îl Kesî</w:t>
      </w:r>
      <w:r w:rsidRPr="00656705">
        <w:rPr>
          <w:rFonts w:eastAsiaTheme="minorEastAsia"/>
          <w:color w:val="000000"/>
          <w:sz w:val="20"/>
          <w:szCs w:val="20"/>
        </w:rPr>
        <w:t>). In converting non-Jews, the Elkesaites required that the proselyte first embrace Judaism. They performed frequent and repeated Baptisms for purification. In Arabic, they are called “the Ritual Washers” (</w:t>
      </w:r>
      <w:r w:rsidRPr="00656705">
        <w:rPr>
          <w:rFonts w:eastAsiaTheme="minorEastAsia"/>
          <w:i/>
          <w:iCs/>
          <w:color w:val="000000"/>
          <w:sz w:val="20"/>
          <w:szCs w:val="20"/>
        </w:rPr>
        <w:t>al-Mughtasila</w:t>
      </w:r>
      <w:r w:rsidRPr="00656705">
        <w:rPr>
          <w:rFonts w:eastAsiaTheme="minorEastAsia"/>
          <w:color w:val="000000"/>
          <w:sz w:val="20"/>
          <w:szCs w:val="20"/>
        </w:rPr>
        <w:t xml:space="preserve">). Baptism among the Elkesaites was performed by the immersion of the entire body while dressed in a garment in a river or spring. In Mesopotamia, they sometimes baptized their believers in the Euphrates River. In their belief, such Baptism brought divine remission of sins. It was performed in the name of the “Great and most High God” and combined with His adoration. Before Baptism, the believer had to declare that he or she would abstain from all sin and all improbity in conduct. They also used Baptism as treatment for diseases, poisons, and venom. They may also have sanctioned a type of Eucharist with bread and salt. The Elkesaites required circumcision, observance of the Sabbath, and adherence to the Law of Moses. The Elkesaites taught the remission of sins and held a dualistic orientation similar to the Christian Gnostics, who had first appeared but been checked in the days of the Jerusalem Church but began to flourish again in the days of Trajan. The Elkesaites sanctioned marriage and forbad eating meat, although the prohibition may well have been restricted to the meat offered in Pagan sacrificial meals. They believed in One God and the Last Judgment and insisted that the believers turn toward Jerusalem in prayer, while forbidding the custom of praying toward the East. </w:t>
      </w:r>
    </w:p>
  </w:footnote>
  <w:footnote w:id="71">
    <w:p w14:paraId="2EB5EAA9" w14:textId="77777777" w:rsidR="00FD1A33" w:rsidRPr="00656705" w:rsidRDefault="00FD1A33" w:rsidP="00FD1A33">
      <w:pPr>
        <w:rPr>
          <w:rFonts w:eastAsiaTheme="minorEastAsia"/>
          <w:color w:val="000000"/>
          <w:sz w:val="20"/>
          <w:szCs w:val="20"/>
        </w:rPr>
      </w:pPr>
      <w:r w:rsidRPr="00656705">
        <w:rPr>
          <w:rStyle w:val="FootnoteReference"/>
          <w:sz w:val="20"/>
          <w:szCs w:val="20"/>
        </w:rPr>
        <w:footnoteRef/>
      </w:r>
      <w:r w:rsidRPr="00656705">
        <w:rPr>
          <w:sz w:val="20"/>
          <w:szCs w:val="20"/>
        </w:rPr>
        <w:t xml:space="preserve"> </w:t>
      </w:r>
      <w:r w:rsidRPr="00656705">
        <w:rPr>
          <w:rFonts w:eastAsiaTheme="minorEastAsia"/>
          <w:b/>
          <w:bCs/>
          <w:color w:val="000000" w:themeColor="text1"/>
          <w:sz w:val="20"/>
          <w:szCs w:val="20"/>
        </w:rPr>
        <w:t xml:space="preserve">The Christian Gnostics </w:t>
      </w:r>
      <w:r w:rsidRPr="00656705">
        <w:rPr>
          <w:rFonts w:eastAsiaTheme="minorEastAsia"/>
          <w:color w:val="000000" w:themeColor="text1"/>
          <w:sz w:val="20"/>
          <w:szCs w:val="20"/>
        </w:rPr>
        <w:t xml:space="preserve">(Greek: </w:t>
      </w:r>
      <w:r w:rsidRPr="00656705">
        <w:rPr>
          <w:i/>
          <w:iCs/>
          <w:color w:val="000000" w:themeColor="text1"/>
          <w:sz w:val="20"/>
          <w:szCs w:val="20"/>
        </w:rPr>
        <w:t>Gnōstikós, Γνωστικός</w:t>
      </w:r>
      <w:r w:rsidRPr="00656705">
        <w:rPr>
          <w:color w:val="000000" w:themeColor="text1"/>
          <w:sz w:val="20"/>
          <w:szCs w:val="20"/>
        </w:rPr>
        <w:t xml:space="preserve">)—whom we will discuss in greater detail in Volume Six—first appeared in the late first century CE among certain Jewish and Judeo-Christian Sects but would flourish during the second and third centuries CE. </w:t>
      </w:r>
      <w:r w:rsidRPr="00656705">
        <w:rPr>
          <w:rFonts w:eastAsiaTheme="minorEastAsia"/>
          <w:color w:val="000000"/>
          <w:sz w:val="20"/>
          <w:szCs w:val="20"/>
        </w:rPr>
        <w:t xml:space="preserve">They flourished after the Second Roman-Jewish War of 132 CE until 135 CE, especially from about 140 CE until 300 CE. The leading Gnostic leaders lived between 130 CE and 190 CE, but they and their various Christian Gnostic sects were very diverse and often at conflict with each other. The leading Gnostic leaders lived between 130 CE and 190 CE, but they and their various Christian Gnostic sects were very diverse and often at conflict with each other. The essence of their teachings, however, came from a Judaic milieu, and there was a Jewish Christian Gnosis, of which the dualistic and Ditheistic Christian Gnostics were a markedly heterodox form. </w:t>
      </w:r>
      <w:r w:rsidRPr="00656705">
        <w:rPr>
          <w:color w:val="000000" w:themeColor="text1"/>
          <w:sz w:val="20"/>
          <w:szCs w:val="20"/>
        </w:rPr>
        <w:t>The historiography of early Christianity cannot be properly assessed without figuring the Christian Gnostics fully into the picture, especially since much of the Theological understanding of the proto-Trinitarian and Trinitarian Church were based on responses and reactions to the Christian Gnostics.</w:t>
      </w:r>
      <w:r w:rsidRPr="00656705">
        <w:rPr>
          <w:rStyle w:val="polyt"/>
          <w:color w:val="000000"/>
          <w:sz w:val="20"/>
          <w:szCs w:val="20"/>
        </w:rPr>
        <w:t xml:space="preserve"> </w:t>
      </w:r>
      <w:r w:rsidRPr="00656705">
        <w:rPr>
          <w:color w:val="202122"/>
          <w:sz w:val="20"/>
          <w:szCs w:val="20"/>
        </w:rPr>
        <w:t xml:space="preserve">Although the roots of Christian Gnosticism were clearly in the early Apostolic Age of the first century, the movement emerged with increasing strength in the second century CE in the wake of the destruction of the remnants of the Jerusalem Church and Judaic and Jewish Christian Palestine after 135 CE. The Gentile Church ultimately destroyed most of the writings of the Gnostic Christians, and consequently most of what we know about them and their teachings are glean from the citations of their opponents. </w:t>
      </w:r>
      <w:r w:rsidRPr="00656705">
        <w:rPr>
          <w:rStyle w:val="polyt"/>
          <w:color w:val="000000"/>
          <w:sz w:val="20"/>
          <w:szCs w:val="20"/>
        </w:rPr>
        <w:t xml:space="preserve">Most of the writings of the Gnostic were destroyed by the Magisterial Church after it rose to power in the fourth century CE, although the Nag Hammadi (Naj‘ </w:t>
      </w:r>
      <w:r w:rsidRPr="00656705">
        <w:rPr>
          <w:sz w:val="20"/>
          <w:szCs w:val="20"/>
        </w:rPr>
        <w:t>Ḥ</w:t>
      </w:r>
      <w:r w:rsidRPr="00656705">
        <w:rPr>
          <w:rStyle w:val="polyt"/>
          <w:color w:val="000000"/>
          <w:sz w:val="20"/>
          <w:szCs w:val="20"/>
        </w:rPr>
        <w:t>amm</w:t>
      </w:r>
      <w:r w:rsidRPr="00656705">
        <w:rPr>
          <w:sz w:val="20"/>
          <w:szCs w:val="20"/>
        </w:rPr>
        <w:t>ā</w:t>
      </w:r>
      <w:r w:rsidRPr="00656705">
        <w:rPr>
          <w:rStyle w:val="polyt"/>
          <w:color w:val="000000"/>
          <w:sz w:val="20"/>
          <w:szCs w:val="20"/>
        </w:rPr>
        <w:t>d</w:t>
      </w:r>
      <w:r w:rsidRPr="00656705">
        <w:rPr>
          <w:sz w:val="20"/>
          <w:szCs w:val="20"/>
        </w:rPr>
        <w:t xml:space="preserve">ī) manuscripts that were discovered in Southern Egypt in 1364/1945 has provided extensive new evidence on them and their teachings. The </w:t>
      </w:r>
      <w:r w:rsidRPr="00656705">
        <w:rPr>
          <w:rFonts w:eastAsiaTheme="minorEastAsia"/>
          <w:color w:val="000000"/>
          <w:sz w:val="20"/>
          <w:szCs w:val="20"/>
        </w:rPr>
        <w:t xml:space="preserve">Naj Hammadi texts have also demonstrated that the essence of early Christian Gnosis was derived from a Jewish background. </w:t>
      </w:r>
    </w:p>
    <w:p w14:paraId="13F81084" w14:textId="77777777" w:rsidR="00FD1A33" w:rsidRPr="00656705" w:rsidRDefault="00FD1A33" w:rsidP="00FD1A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202122"/>
          <w:sz w:val="20"/>
          <w:szCs w:val="20"/>
        </w:rPr>
      </w:pPr>
      <w:r w:rsidRPr="00656705">
        <w:rPr>
          <w:color w:val="000000" w:themeColor="text1"/>
          <w:sz w:val="20"/>
          <w:szCs w:val="20"/>
        </w:rPr>
        <w:t xml:space="preserve">    In Traditional Christian historiography, </w:t>
      </w:r>
      <w:r w:rsidRPr="00656705">
        <w:rPr>
          <w:rFonts w:eastAsiaTheme="minorEastAsia"/>
          <w:b/>
          <w:bCs/>
          <w:color w:val="000000"/>
          <w:sz w:val="20"/>
          <w:szCs w:val="20"/>
        </w:rPr>
        <w:t>Simon Magus</w:t>
      </w:r>
      <w:r w:rsidRPr="00656705">
        <w:rPr>
          <w:rFonts w:eastAsiaTheme="minorEastAsia"/>
          <w:color w:val="000000"/>
          <w:sz w:val="20"/>
          <w:szCs w:val="20"/>
        </w:rPr>
        <w:t xml:space="preserve"> </w:t>
      </w:r>
      <w:r w:rsidRPr="00656705">
        <w:rPr>
          <w:sz w:val="20"/>
          <w:szCs w:val="20"/>
        </w:rPr>
        <w:t>(d. ca 66 CE)</w:t>
      </w:r>
      <w:r w:rsidRPr="00656705">
        <w:rPr>
          <w:rFonts w:eastAsiaTheme="minorEastAsia"/>
          <w:color w:val="000000"/>
          <w:sz w:val="20"/>
          <w:szCs w:val="20"/>
        </w:rPr>
        <w:t xml:space="preserve"> of Gittho, “the prime author of every heresy” in the eyes of the early Church, is regarded as the earliest Gnostic leader, although Saint Peter successfully opposed him and stopped the spread of his heresy. Simon Magus also set himself up as a “false Messiah,” and he practiced the dark arts of sorcery and attempted to establish his form of Christianity as a rival universal religion. </w:t>
      </w:r>
      <w:r w:rsidRPr="00656705">
        <w:rPr>
          <w:color w:val="000000" w:themeColor="text1"/>
          <w:sz w:val="20"/>
          <w:szCs w:val="20"/>
        </w:rPr>
        <w:t xml:space="preserve">The Christian Gnostics emphasized direct personal Spiritual knowledge (Greek: </w:t>
      </w:r>
      <w:r w:rsidRPr="00656705">
        <w:rPr>
          <w:i/>
          <w:iCs/>
          <w:color w:val="000000" w:themeColor="text1"/>
          <w:sz w:val="20"/>
          <w:szCs w:val="20"/>
        </w:rPr>
        <w:t xml:space="preserve">gnôsis, </w:t>
      </w:r>
      <w:r w:rsidRPr="00656705">
        <w:rPr>
          <w:rFonts w:eastAsiaTheme="majorEastAsia"/>
          <w:i/>
          <w:iCs/>
          <w:color w:val="000000" w:themeColor="text1"/>
          <w:sz w:val="20"/>
          <w:szCs w:val="20"/>
        </w:rPr>
        <w:t>γνῶσις</w:t>
      </w:r>
      <w:r w:rsidRPr="00656705">
        <w:rPr>
          <w:color w:val="000000" w:themeColor="text1"/>
          <w:sz w:val="20"/>
          <w:szCs w:val="20"/>
        </w:rPr>
        <w:t>, meaning “inquiry” and “knowledge”) as a means of enlightenment and Salvation. As dualists and generally Ditheists, the Christian Gnostics believed in two gods and two contradictory and radically opposed ontological realms: that of the Spirit, with its Good God, and that of the lower material world, which they deemed the work of an Evil God. The first Good God was a supreme hidden God, who was pure Spirit and had nothing to</w:t>
      </w:r>
      <w:r w:rsidRPr="00656705">
        <w:rPr>
          <w:rStyle w:val="polyt"/>
          <w:color w:val="000000"/>
          <w:sz w:val="20"/>
          <w:szCs w:val="20"/>
        </w:rPr>
        <w:t xml:space="preserve"> do with the material world or the Law of Moses. </w:t>
      </w:r>
      <w:r w:rsidRPr="00656705">
        <w:rPr>
          <w:color w:val="000000" w:themeColor="text1"/>
          <w:sz w:val="20"/>
          <w:szCs w:val="20"/>
        </w:rPr>
        <w:t xml:space="preserve">The second evil God was a malevolent lesser divinity, associated with the Biblical Creator God, who brought the material universe into being and also prescribed the Law of Moses. </w:t>
      </w:r>
      <w:r w:rsidRPr="00656705">
        <w:rPr>
          <w:rStyle w:val="polyt"/>
          <w:color w:val="000000"/>
          <w:sz w:val="20"/>
          <w:szCs w:val="20"/>
        </w:rPr>
        <w:t xml:space="preserve">Christ, in Christian Gnosticism, was generally regarded the Son or emanation of the Good God </w:t>
      </w:r>
      <w:r w:rsidRPr="00656705">
        <w:rPr>
          <w:rFonts w:eastAsiaTheme="minorEastAsia"/>
          <w:color w:val="000000"/>
          <w:sz w:val="20"/>
          <w:szCs w:val="20"/>
        </w:rPr>
        <w:t xml:space="preserve">(Greek: </w:t>
      </w:r>
      <w:r w:rsidRPr="00656705">
        <w:rPr>
          <w:rFonts w:eastAsiaTheme="minorEastAsia"/>
          <w:i/>
          <w:iCs/>
          <w:color w:val="000000"/>
          <w:sz w:val="20"/>
          <w:szCs w:val="20"/>
        </w:rPr>
        <w:t>Agath</w:t>
      </w:r>
      <w:r w:rsidRPr="00656705">
        <w:rPr>
          <w:i/>
          <w:iCs/>
          <w:color w:val="000000" w:themeColor="text1"/>
          <w:sz w:val="20"/>
          <w:szCs w:val="20"/>
        </w:rPr>
        <w:t>ό</w:t>
      </w:r>
      <w:r w:rsidRPr="00656705">
        <w:rPr>
          <w:rFonts w:eastAsiaTheme="minorEastAsia"/>
          <w:i/>
          <w:iCs/>
          <w:color w:val="000000"/>
          <w:sz w:val="20"/>
          <w:szCs w:val="20"/>
        </w:rPr>
        <w:t xml:space="preserve">s Theós, </w:t>
      </w:r>
      <w:r w:rsidRPr="00656705">
        <w:rPr>
          <w:i/>
          <w:iCs/>
          <w:color w:val="000000" w:themeColor="text1"/>
          <w:sz w:val="20"/>
          <w:szCs w:val="20"/>
        </w:rPr>
        <w:t>Αγαθός Θεός</w:t>
      </w:r>
      <w:r w:rsidRPr="00656705">
        <w:rPr>
          <w:rFonts w:eastAsiaTheme="minorEastAsia"/>
          <w:color w:val="000000"/>
          <w:sz w:val="20"/>
          <w:szCs w:val="20"/>
        </w:rPr>
        <w:t>)</w:t>
      </w:r>
      <w:r w:rsidRPr="00656705">
        <w:rPr>
          <w:rStyle w:val="polyt"/>
          <w:color w:val="000000"/>
          <w:sz w:val="20"/>
          <w:szCs w:val="20"/>
        </w:rPr>
        <w:t xml:space="preserve">, who took human form to bring humanity back to its Divine nature. Because of their rejection of Mosaic Law and their particular beliefs about the “liberation” of the believer from all imposed moral and ethical restraints, the Christian Gnostics gained the reputation of being anti-nomians and self-indulgent libertines. </w:t>
      </w:r>
      <w:r w:rsidRPr="00656705">
        <w:rPr>
          <w:b/>
          <w:bCs/>
          <w:color w:val="202122"/>
          <w:sz w:val="20"/>
          <w:szCs w:val="20"/>
        </w:rPr>
        <w:t>The Nicolaitans</w:t>
      </w:r>
      <w:r w:rsidRPr="00656705">
        <w:rPr>
          <w:color w:val="202122"/>
          <w:sz w:val="20"/>
          <w:szCs w:val="20"/>
        </w:rPr>
        <w:t xml:space="preserve">—who are mentioned in the New Testament (Revelation, 2:6, 15; cf. 1 Corinthians, 6; 2 Peter, 2:2-21; Jude, 4-16)—go back to Christianity’s earliest days. They were clearly antinomian “heretics” but are also often regarded as proto-Christian Gnostic dualists. </w:t>
      </w:r>
      <w:r w:rsidRPr="00656705">
        <w:rPr>
          <w:b/>
          <w:bCs/>
          <w:color w:val="202122"/>
          <w:sz w:val="20"/>
          <w:szCs w:val="20"/>
        </w:rPr>
        <w:t xml:space="preserve">The Thomasines </w:t>
      </w:r>
      <w:r w:rsidRPr="00656705">
        <w:rPr>
          <w:color w:val="202122"/>
          <w:sz w:val="20"/>
          <w:szCs w:val="20"/>
        </w:rPr>
        <w:t xml:space="preserve">were a sect of Christians in Greater Syria that grew up during the middle of the first century CE and lasted until the second century CE, who claimed to revere the Apostle Thomas and used The Gospel of Thomas. While they cannot be easily classified as Christian Gnostics, their teachings about Light are similar to the proto-Gnostics. </w:t>
      </w:r>
      <w:r w:rsidRPr="00656705">
        <w:rPr>
          <w:rFonts w:eastAsiaTheme="minorEastAsia"/>
          <w:b/>
          <w:bCs/>
          <w:color w:val="000000"/>
          <w:sz w:val="20"/>
          <w:szCs w:val="20"/>
        </w:rPr>
        <w:t xml:space="preserve">The Elkesaites </w:t>
      </w:r>
      <w:r w:rsidRPr="00656705">
        <w:rPr>
          <w:rFonts w:eastAsiaTheme="minorEastAsia"/>
          <w:color w:val="000000"/>
          <w:sz w:val="20"/>
          <w:szCs w:val="20"/>
        </w:rPr>
        <w:t xml:space="preserve">(Greek: </w:t>
      </w:r>
      <w:r w:rsidRPr="00656705">
        <w:rPr>
          <w:rFonts w:eastAsiaTheme="minorEastAsia"/>
          <w:i/>
          <w:iCs/>
          <w:color w:val="000000"/>
          <w:sz w:val="20"/>
          <w:szCs w:val="20"/>
        </w:rPr>
        <w:t>Elkesa</w:t>
      </w:r>
      <w:r w:rsidRPr="00656705">
        <w:rPr>
          <w:i/>
          <w:iCs/>
          <w:color w:val="000000" w:themeColor="text1"/>
          <w:sz w:val="20"/>
          <w:szCs w:val="20"/>
        </w:rPr>
        <w:t>î</w:t>
      </w:r>
      <w:r w:rsidRPr="00656705">
        <w:rPr>
          <w:color w:val="000000" w:themeColor="text1"/>
          <w:sz w:val="20"/>
          <w:szCs w:val="20"/>
        </w:rPr>
        <w:t>,</w:t>
      </w:r>
      <w:r w:rsidRPr="00656705">
        <w:rPr>
          <w:rFonts w:eastAsiaTheme="minorEastAsia"/>
          <w:color w:val="000000"/>
          <w:sz w:val="20"/>
          <w:szCs w:val="20"/>
        </w:rPr>
        <w:t xml:space="preserve"> </w:t>
      </w:r>
      <w:r w:rsidRPr="00656705">
        <w:rPr>
          <w:i/>
          <w:iCs/>
          <w:color w:val="202122"/>
          <w:sz w:val="20"/>
          <w:szCs w:val="20"/>
        </w:rPr>
        <w:t>Ελκεσαΐ</w:t>
      </w:r>
      <w:r w:rsidRPr="00656705">
        <w:rPr>
          <w:rFonts w:eastAsiaTheme="majorEastAsia"/>
          <w:color w:val="202122"/>
          <w:sz w:val="20"/>
          <w:szCs w:val="20"/>
        </w:rPr>
        <w:t> </w:t>
      </w:r>
      <w:r w:rsidRPr="00656705">
        <w:rPr>
          <w:color w:val="202122"/>
          <w:sz w:val="20"/>
          <w:szCs w:val="20"/>
        </w:rPr>
        <w:t xml:space="preserve"> and </w:t>
      </w:r>
      <w:r w:rsidRPr="00656705">
        <w:rPr>
          <w:i/>
          <w:iCs/>
          <w:color w:val="000000" w:themeColor="text1"/>
          <w:sz w:val="20"/>
          <w:szCs w:val="20"/>
        </w:rPr>
        <w:t>Ē</w:t>
      </w:r>
      <w:r w:rsidRPr="00656705">
        <w:rPr>
          <w:rFonts w:eastAsiaTheme="minorEastAsia"/>
          <w:i/>
          <w:iCs/>
          <w:color w:val="000000"/>
          <w:sz w:val="20"/>
          <w:szCs w:val="20"/>
        </w:rPr>
        <w:t>lkesa</w:t>
      </w:r>
      <w:r w:rsidRPr="00656705">
        <w:rPr>
          <w:i/>
          <w:iCs/>
          <w:color w:val="000000" w:themeColor="text1"/>
          <w:sz w:val="20"/>
          <w:szCs w:val="20"/>
        </w:rPr>
        <w:t>î</w:t>
      </w:r>
      <w:r w:rsidRPr="00656705">
        <w:rPr>
          <w:color w:val="000000" w:themeColor="text1"/>
          <w:sz w:val="20"/>
          <w:szCs w:val="20"/>
        </w:rPr>
        <w:t>,</w:t>
      </w:r>
      <w:r w:rsidRPr="00656705">
        <w:rPr>
          <w:rFonts w:eastAsiaTheme="majorEastAsia"/>
          <w:color w:val="202122"/>
          <w:sz w:val="20"/>
          <w:szCs w:val="20"/>
        </w:rPr>
        <w:t> </w:t>
      </w:r>
      <w:r w:rsidRPr="00656705">
        <w:rPr>
          <w:i/>
          <w:iCs/>
          <w:color w:val="202122"/>
          <w:sz w:val="20"/>
          <w:szCs w:val="20"/>
        </w:rPr>
        <w:t>Ἠλχασαΐ</w:t>
      </w:r>
      <w:r w:rsidRPr="00656705">
        <w:rPr>
          <w:color w:val="202122"/>
          <w:sz w:val="20"/>
          <w:szCs w:val="20"/>
        </w:rPr>
        <w:t>)</w:t>
      </w:r>
      <w:r w:rsidRPr="00656705">
        <w:rPr>
          <w:rFonts w:eastAsiaTheme="minorEastAsia"/>
          <w:color w:val="000000"/>
          <w:sz w:val="20"/>
          <w:szCs w:val="20"/>
        </w:rPr>
        <w:t xml:space="preserve"> were an ancient Judeo-Christian sect that originated in Palestine but appeared primarily in Southern Mesopotamia (present-day Iraq) during the reign of Emperor Trajan (d. 117 CE) and who were active from about 100 CE until 400 CE. Their name probably comes from the Hebrew-Aramaic “Hidden God” (</w:t>
      </w:r>
      <w:r w:rsidRPr="00656705">
        <w:rPr>
          <w:rFonts w:eastAsiaTheme="minorEastAsia"/>
          <w:i/>
          <w:iCs/>
          <w:color w:val="000000"/>
          <w:sz w:val="20"/>
          <w:szCs w:val="20"/>
        </w:rPr>
        <w:t>Ēl Kesî</w:t>
      </w:r>
      <w:r w:rsidRPr="00656705">
        <w:rPr>
          <w:rFonts w:eastAsiaTheme="minorEastAsia"/>
          <w:color w:val="000000"/>
          <w:sz w:val="20"/>
          <w:szCs w:val="20"/>
        </w:rPr>
        <w:t>) “hidden God” or “Hidden Power” (</w:t>
      </w:r>
      <w:r w:rsidRPr="00656705">
        <w:rPr>
          <w:i/>
          <w:iCs/>
          <w:sz w:val="20"/>
          <w:szCs w:val="20"/>
        </w:rPr>
        <w:t>Ḥ</w:t>
      </w:r>
      <w:r w:rsidRPr="00656705">
        <w:rPr>
          <w:rFonts w:eastAsiaTheme="minorEastAsia"/>
          <w:i/>
          <w:iCs/>
          <w:color w:val="000000"/>
          <w:sz w:val="20"/>
          <w:szCs w:val="20"/>
        </w:rPr>
        <w:t>îl Kesî</w:t>
      </w:r>
      <w:r w:rsidRPr="00656705">
        <w:rPr>
          <w:rFonts w:eastAsiaTheme="minorEastAsia"/>
          <w:color w:val="000000"/>
          <w:sz w:val="20"/>
          <w:szCs w:val="20"/>
        </w:rPr>
        <w:t xml:space="preserve">). In converting non-Jews, the Elkesaites required that the proselyte first embrace Judaism. The Elkesaites taught the remission of sins and held a dualistic orientation similar to the Christian Gnostics, who had first appeared but been checked in the days of the Jerusalem Church but began to flourish again in the days of Trajan. The Elkesaites sanctioned marriage and forbad eating meat, although the prohibition may well have been restricted to the meat offered in Pagan sacrificial meals. They believed in One God and the Last Judgment and insisted that the believers turn toward Jerusalem in prayer, while forbidding the custom of praying toward the East. </w:t>
      </w:r>
      <w:r w:rsidRPr="00656705">
        <w:rPr>
          <w:rStyle w:val="apple-converted-space"/>
          <w:rFonts w:eastAsiaTheme="majorEastAsia"/>
          <w:b/>
          <w:bCs/>
          <w:color w:val="202122"/>
          <w:sz w:val="20"/>
          <w:szCs w:val="20"/>
        </w:rPr>
        <w:t>The</w:t>
      </w:r>
      <w:r w:rsidRPr="00656705">
        <w:rPr>
          <w:rStyle w:val="apple-converted-space"/>
          <w:rFonts w:eastAsiaTheme="majorEastAsia"/>
          <w:color w:val="202122"/>
          <w:sz w:val="20"/>
          <w:szCs w:val="20"/>
        </w:rPr>
        <w:t xml:space="preserve"> </w:t>
      </w:r>
      <w:r w:rsidRPr="00656705">
        <w:rPr>
          <w:b/>
          <w:bCs/>
          <w:color w:val="202122"/>
          <w:sz w:val="20"/>
          <w:szCs w:val="20"/>
        </w:rPr>
        <w:t>Cainites</w:t>
      </w:r>
      <w:r w:rsidRPr="00656705">
        <w:rPr>
          <w:rStyle w:val="apple-converted-space"/>
          <w:rFonts w:eastAsiaTheme="majorEastAsia"/>
          <w:color w:val="202122"/>
          <w:sz w:val="20"/>
          <w:szCs w:val="20"/>
        </w:rPr>
        <w:t> </w:t>
      </w:r>
      <w:r w:rsidRPr="00656705">
        <w:rPr>
          <w:color w:val="202122"/>
          <w:sz w:val="20"/>
          <w:szCs w:val="20"/>
        </w:rPr>
        <w:t xml:space="preserve">were an antinomian Christian Gnostic sect of the second century CE that venerated Cain as the first victim of the Evil God (the Old Testament God) or Demiurge that created the material world. They regard Cain to have been an emanation of the Highest Good God </w:t>
      </w:r>
      <w:r w:rsidRPr="00656705">
        <w:rPr>
          <w:rFonts w:eastAsiaTheme="minorEastAsia"/>
          <w:color w:val="000000"/>
          <w:sz w:val="20"/>
          <w:szCs w:val="20"/>
        </w:rPr>
        <w:t xml:space="preserve">(Greek: </w:t>
      </w:r>
      <w:r w:rsidRPr="00656705">
        <w:rPr>
          <w:rFonts w:eastAsiaTheme="minorEastAsia"/>
          <w:i/>
          <w:iCs/>
          <w:color w:val="000000"/>
          <w:sz w:val="20"/>
          <w:szCs w:val="20"/>
        </w:rPr>
        <w:t>Agath</w:t>
      </w:r>
      <w:r w:rsidRPr="00656705">
        <w:rPr>
          <w:i/>
          <w:iCs/>
          <w:color w:val="000000" w:themeColor="text1"/>
          <w:sz w:val="20"/>
          <w:szCs w:val="20"/>
        </w:rPr>
        <w:t>ό</w:t>
      </w:r>
      <w:r w:rsidRPr="00656705">
        <w:rPr>
          <w:rFonts w:eastAsiaTheme="minorEastAsia"/>
          <w:i/>
          <w:iCs/>
          <w:color w:val="000000"/>
          <w:sz w:val="20"/>
          <w:szCs w:val="20"/>
        </w:rPr>
        <w:t xml:space="preserve">s Theós, </w:t>
      </w:r>
      <w:r w:rsidRPr="00656705">
        <w:rPr>
          <w:i/>
          <w:iCs/>
          <w:color w:val="000000" w:themeColor="text1"/>
          <w:sz w:val="20"/>
          <w:szCs w:val="20"/>
        </w:rPr>
        <w:t>Αγαθός Θεός</w:t>
      </w:r>
      <w:r w:rsidRPr="00656705">
        <w:rPr>
          <w:rFonts w:eastAsiaTheme="minorEastAsia"/>
          <w:color w:val="000000"/>
          <w:sz w:val="20"/>
          <w:szCs w:val="20"/>
        </w:rPr>
        <w:t xml:space="preserve">) </w:t>
      </w:r>
      <w:r w:rsidRPr="00656705">
        <w:rPr>
          <w:color w:val="202122"/>
          <w:sz w:val="20"/>
          <w:szCs w:val="20"/>
        </w:rPr>
        <w:t xml:space="preserve">and not the creation of the Evil God. The sect, which followed </w:t>
      </w:r>
      <w:r w:rsidRPr="00656705">
        <w:rPr>
          <w:i/>
          <w:iCs/>
          <w:color w:val="202122"/>
          <w:sz w:val="20"/>
          <w:szCs w:val="20"/>
        </w:rPr>
        <w:t>The Gospel of Judas</w:t>
      </w:r>
      <w:r w:rsidRPr="00656705">
        <w:rPr>
          <w:color w:val="202122"/>
          <w:sz w:val="20"/>
          <w:szCs w:val="20"/>
        </w:rPr>
        <w:t xml:space="preserve"> was relatively small and never widespread. They also revered Korah and the people of Sodom, all of whom they deemed to have been persecuted by the Evil Creator. They regarded Judas, who in the New Testament betrayed Christ to the Romans, as having possessed the full cognizance of truth. Thus, unlike the other Apostles, he was willing to accomplish “the mystery” of the betrayal of Jesus Christ to bring about the dissolution of all things—both celestial and terrestrial.</w:t>
      </w:r>
      <w:r w:rsidRPr="00656705">
        <w:rPr>
          <w:b/>
          <w:bCs/>
          <w:color w:val="202122"/>
          <w:sz w:val="20"/>
          <w:szCs w:val="20"/>
        </w:rPr>
        <w:t xml:space="preserve"> The Sethians </w:t>
      </w:r>
      <w:r w:rsidRPr="00656705">
        <w:rPr>
          <w:color w:val="202122"/>
          <w:sz w:val="20"/>
          <w:szCs w:val="20"/>
        </w:rPr>
        <w:t xml:space="preserve">(Greek: </w:t>
      </w:r>
      <w:r w:rsidRPr="00656705">
        <w:rPr>
          <w:i/>
          <w:iCs/>
          <w:color w:val="202122"/>
          <w:sz w:val="20"/>
          <w:szCs w:val="20"/>
        </w:rPr>
        <w:t>S</w:t>
      </w:r>
      <w:r w:rsidRPr="00656705">
        <w:rPr>
          <w:i/>
          <w:iCs/>
          <w:color w:val="000000" w:themeColor="text1"/>
          <w:sz w:val="20"/>
          <w:szCs w:val="20"/>
        </w:rPr>
        <w:t>ē</w:t>
      </w:r>
      <w:r w:rsidRPr="00656705">
        <w:rPr>
          <w:i/>
          <w:iCs/>
          <w:color w:val="202122"/>
          <w:sz w:val="20"/>
          <w:szCs w:val="20"/>
        </w:rPr>
        <w:t>thiano</w:t>
      </w:r>
      <w:r w:rsidRPr="00656705">
        <w:rPr>
          <w:i/>
          <w:iCs/>
          <w:color w:val="202122"/>
          <w:sz w:val="20"/>
          <w:szCs w:val="20"/>
          <w:shd w:val="clear" w:color="auto" w:fill="FFFFFF"/>
        </w:rPr>
        <w:t>ί</w:t>
      </w:r>
      <w:r w:rsidRPr="00656705">
        <w:rPr>
          <w:color w:val="202122"/>
          <w:sz w:val="20"/>
          <w:szCs w:val="20"/>
          <w:shd w:val="clear" w:color="auto" w:fill="FFFFFF"/>
        </w:rPr>
        <w:t xml:space="preserve">, </w:t>
      </w:r>
      <w:r w:rsidRPr="00656705">
        <w:rPr>
          <w:i/>
          <w:iCs/>
          <w:color w:val="202122"/>
          <w:sz w:val="20"/>
          <w:szCs w:val="20"/>
          <w:shd w:val="clear" w:color="auto" w:fill="FFFFFF"/>
        </w:rPr>
        <w:t>Σηθιανοί</w:t>
      </w:r>
      <w:r w:rsidRPr="00656705">
        <w:rPr>
          <w:color w:val="202122"/>
          <w:sz w:val="20"/>
          <w:szCs w:val="20"/>
          <w:shd w:val="clear" w:color="auto" w:fill="FFFFFF"/>
        </w:rPr>
        <w:t xml:space="preserve">; Latin: </w:t>
      </w:r>
      <w:r w:rsidRPr="00656705">
        <w:rPr>
          <w:i/>
          <w:iCs/>
          <w:color w:val="202122"/>
          <w:sz w:val="20"/>
          <w:szCs w:val="20"/>
        </w:rPr>
        <w:t>Sethoitae</w:t>
      </w:r>
      <w:r w:rsidRPr="00656705">
        <w:rPr>
          <w:color w:val="202122"/>
          <w:sz w:val="20"/>
          <w:szCs w:val="20"/>
          <w:shd w:val="clear" w:color="auto" w:fill="FFFFFF"/>
        </w:rPr>
        <w:t>) were proto-Gnostic Christian sect</w:t>
      </w:r>
      <w:r w:rsidRPr="00656705">
        <w:rPr>
          <w:color w:val="202122"/>
          <w:sz w:val="20"/>
          <w:szCs w:val="20"/>
        </w:rPr>
        <w:t xml:space="preserve"> of the second and third centuries CE. They identified Seth with Christ and called Christ “the Second </w:t>
      </w:r>
      <w:r w:rsidRPr="00656705">
        <w:rPr>
          <w:i/>
          <w:iCs/>
          <w:color w:val="202122"/>
          <w:sz w:val="20"/>
          <w:szCs w:val="20"/>
        </w:rPr>
        <w:t>L</w:t>
      </w:r>
      <w:r w:rsidRPr="00656705">
        <w:rPr>
          <w:i/>
          <w:iCs/>
          <w:color w:val="000000" w:themeColor="text1"/>
          <w:sz w:val="20"/>
          <w:szCs w:val="20"/>
        </w:rPr>
        <w:t>ógos</w:t>
      </w:r>
      <w:r w:rsidRPr="00656705">
        <w:rPr>
          <w:color w:val="000000" w:themeColor="text1"/>
          <w:sz w:val="20"/>
          <w:szCs w:val="20"/>
        </w:rPr>
        <w:t>” and “the Great Seth.” They believed in “the Unknown God” and held to a mythological Theology similar to other early Gnostics, incorporating various elements of Platonism.</w:t>
      </w:r>
      <w:r w:rsidRPr="00656705">
        <w:rPr>
          <w:color w:val="202122"/>
          <w:sz w:val="20"/>
          <w:szCs w:val="20"/>
        </w:rPr>
        <w:t xml:space="preserve"> The</w:t>
      </w:r>
      <w:r w:rsidRPr="00656705">
        <w:rPr>
          <w:rStyle w:val="apple-converted-space"/>
          <w:rFonts w:eastAsiaTheme="majorEastAsia"/>
          <w:color w:val="202122"/>
          <w:sz w:val="20"/>
          <w:szCs w:val="20"/>
        </w:rPr>
        <w:t> </w:t>
      </w:r>
      <w:r w:rsidRPr="00656705">
        <w:rPr>
          <w:b/>
          <w:bCs/>
          <w:color w:val="202122"/>
          <w:sz w:val="20"/>
          <w:szCs w:val="20"/>
        </w:rPr>
        <w:t xml:space="preserve">Ophites </w:t>
      </w:r>
      <w:r w:rsidRPr="00656705">
        <w:rPr>
          <w:color w:val="202122"/>
          <w:sz w:val="20"/>
          <w:szCs w:val="20"/>
        </w:rPr>
        <w:t xml:space="preserve">(Greek: </w:t>
      </w:r>
      <w:r w:rsidRPr="00656705">
        <w:rPr>
          <w:i/>
          <w:iCs/>
          <w:color w:val="202122"/>
          <w:sz w:val="20"/>
          <w:szCs w:val="20"/>
        </w:rPr>
        <w:t>Ophiano</w:t>
      </w:r>
      <w:r w:rsidRPr="00656705">
        <w:rPr>
          <w:i/>
          <w:iCs/>
          <w:color w:val="000000" w:themeColor="text1"/>
          <w:sz w:val="20"/>
          <w:szCs w:val="20"/>
        </w:rPr>
        <w:t>í</w:t>
      </w:r>
      <w:r w:rsidRPr="00656705">
        <w:rPr>
          <w:color w:val="202122"/>
          <w:sz w:val="20"/>
          <w:szCs w:val="20"/>
        </w:rPr>
        <w:t>,</w:t>
      </w:r>
      <w:r w:rsidRPr="00656705">
        <w:rPr>
          <w:i/>
          <w:iCs/>
          <w:color w:val="202122"/>
          <w:sz w:val="20"/>
          <w:szCs w:val="20"/>
        </w:rPr>
        <w:t xml:space="preserve"> Ὀφιανοί</w:t>
      </w:r>
      <w:r w:rsidRPr="00656705">
        <w:rPr>
          <w:color w:val="202122"/>
          <w:sz w:val="20"/>
          <w:szCs w:val="20"/>
        </w:rPr>
        <w:t xml:space="preserve"> from the word “snake” or </w:t>
      </w:r>
      <w:r w:rsidRPr="00656705">
        <w:rPr>
          <w:i/>
          <w:iCs/>
          <w:color w:val="000000" w:themeColor="text1"/>
          <w:sz w:val="20"/>
          <w:szCs w:val="20"/>
        </w:rPr>
        <w:t>ó</w:t>
      </w:r>
      <w:r w:rsidRPr="00656705">
        <w:rPr>
          <w:i/>
          <w:iCs/>
          <w:color w:val="202122"/>
          <w:sz w:val="20"/>
          <w:szCs w:val="20"/>
        </w:rPr>
        <w:t>phis</w:t>
      </w:r>
      <w:r w:rsidRPr="00656705">
        <w:rPr>
          <w:color w:val="202122"/>
          <w:sz w:val="20"/>
          <w:szCs w:val="20"/>
        </w:rPr>
        <w:t xml:space="preserve">, </w:t>
      </w:r>
      <w:r w:rsidRPr="00656705">
        <w:rPr>
          <w:i/>
          <w:iCs/>
          <w:color w:val="202122"/>
          <w:sz w:val="20"/>
          <w:szCs w:val="20"/>
        </w:rPr>
        <w:t>ὄφις</w:t>
      </w:r>
      <w:r w:rsidRPr="00656705">
        <w:rPr>
          <w:color w:val="202122"/>
          <w:sz w:val="20"/>
          <w:szCs w:val="20"/>
        </w:rPr>
        <w:t>), Ophians, or Serpent Gnostics</w:t>
      </w:r>
      <w:r w:rsidRPr="00656705">
        <w:rPr>
          <w:rStyle w:val="apple-converted-space"/>
          <w:rFonts w:eastAsiaTheme="majorEastAsia"/>
          <w:color w:val="202122"/>
          <w:sz w:val="20"/>
          <w:szCs w:val="20"/>
        </w:rPr>
        <w:t> were a Christian Gnostic sect, who extolled the “serpent” of Genesis and Moses (Numbers, 21:6-9) and exalted over Christ or equated it with him.</w:t>
      </w:r>
      <w:r w:rsidRPr="00656705">
        <w:rPr>
          <w:rFonts w:eastAsiaTheme="minorEastAsia"/>
          <w:color w:val="000000"/>
          <w:sz w:val="20"/>
          <w:szCs w:val="20"/>
        </w:rPr>
        <w:t xml:space="preserve"> No Ophite documents have survived, but the Ophites are mentioned in the writings of the Church Fathers. Some Scholars believe that the Ophites represent primitive proto-Gnosticism before the later teachers of Christian Gnosticism made it a religious Philosophy. The Ophites regarded the serpent as the “enlightener” and “benefactor” of humankind. Some even identified it with the </w:t>
      </w:r>
      <w:r w:rsidRPr="00656705">
        <w:rPr>
          <w:rFonts w:eastAsiaTheme="minorEastAsia"/>
          <w:i/>
          <w:iCs/>
          <w:color w:val="000000"/>
          <w:sz w:val="20"/>
          <w:szCs w:val="20"/>
        </w:rPr>
        <w:t>L</w:t>
      </w:r>
      <w:r w:rsidRPr="00656705">
        <w:rPr>
          <w:i/>
          <w:iCs/>
          <w:color w:val="000000" w:themeColor="text1"/>
          <w:sz w:val="20"/>
          <w:szCs w:val="20"/>
        </w:rPr>
        <w:t>ó</w:t>
      </w:r>
      <w:r w:rsidRPr="00656705">
        <w:rPr>
          <w:rFonts w:eastAsiaTheme="minorEastAsia"/>
          <w:i/>
          <w:iCs/>
          <w:color w:val="000000"/>
          <w:sz w:val="20"/>
          <w:szCs w:val="20"/>
        </w:rPr>
        <w:t>gos</w:t>
      </w:r>
      <w:r w:rsidRPr="00656705">
        <w:rPr>
          <w:rFonts w:eastAsiaTheme="minorEastAsia"/>
          <w:color w:val="000000"/>
          <w:sz w:val="20"/>
          <w:szCs w:val="20"/>
        </w:rPr>
        <w:t>, which in the end manifested itself in Jesus Christ. Ophite beliefs and practices involved the cultic use of snakes. No Ophite documents have survived, but their sect is mentioned in early Patristic writings, especially those of Saint Hippolytus of Rome (d. 235 CE), Iranaeus, Clement of Alexandria, and Origen. The Ophites believed that Christ had not existed in the flesh. They held that Christ imitated the sacred power of Moses’ serpent. They said: “Just as Moses lifted up the serpent in the wilderness, so must the Son of Man be lifted up.” The held that Eve had believed in the serpent in the Garden, as if it had been “God the Son.” Origen says the Ophites regarded the God of the Old Testament as “the accursed God.” They revered the serpent who had led man to transgress against His commandments. They may have actually worshipped the serpent. Like the Gnostic sects in general, the Ophites based their Theology on the concept of the “Cosmic Disaster,” by which a portion of the heavenly light was imprisoned in the lower world of darkness. Redemption required one who descends out of the heavenly world, weakens the hostile powers, and communicates the mystical truths of Gnosis to the believers. The Ophites were all very anti-Jewish, which, however, does not mean that they had non-Jewish roots. They held that every true Christian Gnostic must oppose the decrees of the Old Testament God. Thus, they honored the serpent, Cain, the people of Sodom, Korah, and Judas. They tended toward rigid asceticism but sometimes engaged in licentious practices. They generally regarded the God of the Old Testament to be the Creator of the material universe, out of which the higher natures of the believers sought to be delivered.</w:t>
      </w:r>
    </w:p>
    <w:p w14:paraId="2E9E577E" w14:textId="77777777" w:rsidR="00FD1A33" w:rsidRPr="00656705" w:rsidRDefault="00FD1A33" w:rsidP="00FD1A33">
      <w:pPr>
        <w:rPr>
          <w:color w:val="000000" w:themeColor="text1"/>
          <w:sz w:val="20"/>
          <w:szCs w:val="20"/>
        </w:rPr>
      </w:pPr>
      <w:r w:rsidRPr="00656705">
        <w:rPr>
          <w:rFonts w:eastAsiaTheme="minorEastAsia"/>
          <w:color w:val="000000"/>
          <w:sz w:val="20"/>
          <w:szCs w:val="20"/>
        </w:rPr>
        <w:t xml:space="preserve">    As regards the primary teachers of Christian Gnostic dualism, we mention above the early Christian Gnostic </w:t>
      </w:r>
      <w:r w:rsidRPr="00656705">
        <w:rPr>
          <w:rFonts w:eastAsiaTheme="minorEastAsia"/>
          <w:b/>
          <w:bCs/>
          <w:color w:val="000000"/>
          <w:sz w:val="20"/>
          <w:szCs w:val="20"/>
        </w:rPr>
        <w:t>Cerinthus</w:t>
      </w:r>
      <w:r w:rsidRPr="00656705">
        <w:rPr>
          <w:rFonts w:eastAsiaTheme="minorEastAsia"/>
          <w:color w:val="000000"/>
          <w:sz w:val="20"/>
          <w:szCs w:val="20"/>
        </w:rPr>
        <w:t xml:space="preserve"> (d. ca. 100 CE) in reference to the Gospel of John and its </w:t>
      </w:r>
      <w:r w:rsidRPr="00656705">
        <w:rPr>
          <w:rFonts w:eastAsiaTheme="minorEastAsia"/>
          <w:i/>
          <w:iCs/>
          <w:color w:val="000000"/>
          <w:sz w:val="20"/>
          <w:szCs w:val="20"/>
        </w:rPr>
        <w:t>L</w:t>
      </w:r>
      <w:r w:rsidRPr="00656705">
        <w:rPr>
          <w:i/>
          <w:iCs/>
          <w:color w:val="000000" w:themeColor="text1"/>
          <w:sz w:val="20"/>
          <w:szCs w:val="20"/>
        </w:rPr>
        <w:t>ógos</w:t>
      </w:r>
      <w:r w:rsidRPr="00656705">
        <w:rPr>
          <w:color w:val="000000" w:themeColor="text1"/>
          <w:sz w:val="20"/>
          <w:szCs w:val="20"/>
        </w:rPr>
        <w:t>-Doctrine, which was probably meant to refute or correct his teachings.</w:t>
      </w:r>
      <w:r w:rsidRPr="00656705">
        <w:rPr>
          <w:color w:val="202122"/>
          <w:sz w:val="20"/>
          <w:szCs w:val="20"/>
          <w:shd w:val="clear" w:color="auto" w:fill="FFFFFF"/>
        </w:rPr>
        <w:t xml:space="preserve"> Unlike the Gnostics, Cerinthus taught Christians to observe the Jewish law; his demiurge was holy, not lowly; and he taught the Second Coming. His gnosis was a secret teaching attributed to an apostle. Some scholars believe that the First Epistle of John was written as a response to Cerinthus.</w:t>
      </w:r>
      <w:r w:rsidRPr="00656705">
        <w:rPr>
          <w:color w:val="000000" w:themeColor="text1"/>
          <w:sz w:val="20"/>
          <w:szCs w:val="20"/>
        </w:rPr>
        <w:t xml:space="preserve"> </w:t>
      </w:r>
      <w:r w:rsidRPr="00656705">
        <w:rPr>
          <w:b/>
          <w:bCs/>
          <w:color w:val="202122"/>
          <w:sz w:val="20"/>
          <w:szCs w:val="20"/>
        </w:rPr>
        <w:t xml:space="preserve">Basilides </w:t>
      </w:r>
      <w:r w:rsidRPr="00656705">
        <w:rPr>
          <w:color w:val="202122"/>
          <w:sz w:val="20"/>
          <w:szCs w:val="20"/>
        </w:rPr>
        <w:t>(d. 138 CE)</w:t>
      </w:r>
      <w:r w:rsidRPr="00656705">
        <w:rPr>
          <w:color w:val="000000" w:themeColor="text1"/>
          <w:sz w:val="20"/>
          <w:szCs w:val="20"/>
        </w:rPr>
        <w:t xml:space="preserve"> was an early Christian Gnostic of Alexandria, who taught between 117 CE until 138 CE and claimed to have authorization of the Apostle Matthew. </w:t>
      </w:r>
      <w:r w:rsidRPr="00656705">
        <w:rPr>
          <w:rFonts w:eastAsiaTheme="minorEastAsia"/>
          <w:color w:val="000000"/>
          <w:sz w:val="20"/>
          <w:szCs w:val="20"/>
        </w:rPr>
        <w:t>Basilides and Valentinus were the two great masters of the Christian Gnosticism in its fully developed form.</w:t>
      </w:r>
      <w:r w:rsidRPr="00656705">
        <w:rPr>
          <w:color w:val="000000" w:themeColor="text1"/>
          <w:sz w:val="20"/>
          <w:szCs w:val="20"/>
        </w:rPr>
        <w:t xml:space="preserve"> The Christian Gnostic followers of Basildes were called “the Basilideans” lasted for at least two hundred years after his death. They were especially numerous in the Nile Delta of Egypt. Basildes constructed an elaborate metaphysical system based on the dualistic opposition of the Good God </w:t>
      </w:r>
      <w:r w:rsidRPr="00656705">
        <w:rPr>
          <w:rFonts w:eastAsiaTheme="minorEastAsia"/>
          <w:color w:val="000000"/>
          <w:sz w:val="20"/>
          <w:szCs w:val="20"/>
        </w:rPr>
        <w:t xml:space="preserve">(Greek: </w:t>
      </w:r>
      <w:r w:rsidRPr="00656705">
        <w:rPr>
          <w:rFonts w:eastAsiaTheme="minorEastAsia"/>
          <w:i/>
          <w:iCs/>
          <w:color w:val="000000"/>
          <w:sz w:val="20"/>
          <w:szCs w:val="20"/>
        </w:rPr>
        <w:t>Agath</w:t>
      </w:r>
      <w:r w:rsidRPr="00656705">
        <w:rPr>
          <w:i/>
          <w:iCs/>
          <w:color w:val="000000" w:themeColor="text1"/>
          <w:sz w:val="20"/>
          <w:szCs w:val="20"/>
        </w:rPr>
        <w:t>ό</w:t>
      </w:r>
      <w:r w:rsidRPr="00656705">
        <w:rPr>
          <w:rFonts w:eastAsiaTheme="minorEastAsia"/>
          <w:i/>
          <w:iCs/>
          <w:color w:val="000000"/>
          <w:sz w:val="20"/>
          <w:szCs w:val="20"/>
        </w:rPr>
        <w:t xml:space="preserve">s Theós, </w:t>
      </w:r>
      <w:r w:rsidRPr="00656705">
        <w:rPr>
          <w:i/>
          <w:iCs/>
          <w:color w:val="000000" w:themeColor="text1"/>
          <w:sz w:val="20"/>
          <w:szCs w:val="20"/>
        </w:rPr>
        <w:t>Αγαθός Θεός</w:t>
      </w:r>
      <w:r w:rsidRPr="00656705">
        <w:rPr>
          <w:rFonts w:eastAsiaTheme="minorEastAsia"/>
          <w:color w:val="000000"/>
          <w:sz w:val="20"/>
          <w:szCs w:val="20"/>
        </w:rPr>
        <w:t>)</w:t>
      </w:r>
      <w:r w:rsidRPr="00656705">
        <w:rPr>
          <w:color w:val="000000" w:themeColor="text1"/>
          <w:sz w:val="20"/>
          <w:szCs w:val="20"/>
        </w:rPr>
        <w:t xml:space="preserve"> and world of the Spirit to the Evil God and the dark material realm and consciously incorporated elements of Platonism in his teachings. </w:t>
      </w:r>
      <w:r w:rsidRPr="00656705">
        <w:rPr>
          <w:b/>
          <w:bCs/>
          <w:color w:val="202122"/>
          <w:sz w:val="20"/>
          <w:szCs w:val="20"/>
        </w:rPr>
        <w:t>Carpocrates of Alexandria</w:t>
      </w:r>
      <w:r w:rsidRPr="00656705">
        <w:rPr>
          <w:color w:val="202122"/>
          <w:sz w:val="20"/>
          <w:szCs w:val="20"/>
        </w:rPr>
        <w:t xml:space="preserve"> (d. 138 CE) </w:t>
      </w:r>
      <w:r w:rsidRPr="00656705">
        <w:rPr>
          <w:color w:val="202122"/>
          <w:sz w:val="20"/>
          <w:szCs w:val="20"/>
          <w:shd w:val="clear" w:color="auto" w:fill="FFFFFF"/>
        </w:rPr>
        <w:t xml:space="preserve">was a contemporary of Basildes and the founder of an early Christian Gnostic sect called the Carpocratians during the first half of the second century CE, and they incorporated elements of Platonism in their Theology. </w:t>
      </w:r>
      <w:r w:rsidRPr="00656705">
        <w:rPr>
          <w:rFonts w:eastAsiaTheme="minorEastAsia"/>
          <w:color w:val="000000"/>
          <w:sz w:val="20"/>
          <w:szCs w:val="20"/>
        </w:rPr>
        <w:t xml:space="preserve">Carpocrates and his son Isidorus sought to put the libertine approach of certain Christian Gnostics on a Philosophical basis, just as the Nicolaitans and the Cainites had done earlier. </w:t>
      </w:r>
      <w:r w:rsidRPr="00656705">
        <w:rPr>
          <w:b/>
          <w:bCs/>
          <w:color w:val="202122"/>
          <w:sz w:val="20"/>
          <w:szCs w:val="20"/>
        </w:rPr>
        <w:t xml:space="preserve">Marcion of Sinope </w:t>
      </w:r>
      <w:r w:rsidRPr="00656705">
        <w:rPr>
          <w:sz w:val="20"/>
          <w:szCs w:val="20"/>
        </w:rPr>
        <w:t xml:space="preserve">(d. ca. 160 CE)—the “first-born of Satan”—about whom we have spoken above was one of the most effective of all the Gnostics in spreading his Mission and affecting the later development of Gentile Christianity, and he </w:t>
      </w:r>
      <w:r w:rsidRPr="00656705">
        <w:rPr>
          <w:color w:val="202122"/>
          <w:sz w:val="20"/>
          <w:szCs w:val="20"/>
        </w:rPr>
        <w:t>was especially active around 150 CE.</w:t>
      </w:r>
      <w:r w:rsidRPr="00656705">
        <w:rPr>
          <w:rFonts w:eastAsiaTheme="minorEastAsia"/>
          <w:color w:val="000000"/>
          <w:sz w:val="20"/>
          <w:szCs w:val="20"/>
        </w:rPr>
        <w:t xml:space="preserve"> Marcion was a contemporary of the two Christian Gnostic masters, Basilides and Valentinus, but, unlike them, Marcion’s beliefs did not contain elements foreign to Jewish and Christian scripture. Thus, there was no Platonic or distinctly Pagan element in his teaching.</w:t>
      </w:r>
      <w:r w:rsidRPr="00656705">
        <w:rPr>
          <w:color w:val="202122"/>
          <w:sz w:val="20"/>
          <w:szCs w:val="20"/>
        </w:rPr>
        <w:t xml:space="preserve"> </w:t>
      </w:r>
      <w:r w:rsidRPr="00656705">
        <w:rPr>
          <w:b/>
          <w:bCs/>
          <w:color w:val="202122"/>
          <w:sz w:val="20"/>
          <w:szCs w:val="20"/>
        </w:rPr>
        <w:t xml:space="preserve">Valentinus </w:t>
      </w:r>
      <w:r w:rsidRPr="00656705">
        <w:rPr>
          <w:color w:val="202122"/>
          <w:sz w:val="20"/>
          <w:szCs w:val="20"/>
        </w:rPr>
        <w:t xml:space="preserve">(d. ca. 180 CE), who was a contemporary of Justin Martyr </w:t>
      </w:r>
      <w:r w:rsidRPr="00656705">
        <w:rPr>
          <w:color w:val="202122"/>
          <w:sz w:val="20"/>
          <w:szCs w:val="20"/>
          <w:lang w:val="el-GR"/>
        </w:rPr>
        <w:t>(d. ca. 165 CE),</w:t>
      </w:r>
      <w:r w:rsidRPr="00656705">
        <w:rPr>
          <w:color w:val="202122"/>
          <w:sz w:val="20"/>
          <w:szCs w:val="20"/>
        </w:rPr>
        <w:t xml:space="preserve">  is one of the early Christian Gnostics, and he deemed his teachings to be a valid expression of Christianity. Valentinus was long known as the most effective and popular of the Christian Gnostic Theologians, and he was conspicuous in his attempt to incorporate Platonic thought into Christian Gnositicism. Thus, for example, Valentinus attempted to align Christian Theology with Platonic thought, and he drew many of his “dualistic” conceptions from his rendition of the Platonic world of Forms (Greek: </w:t>
      </w:r>
      <w:r w:rsidRPr="00656705">
        <w:rPr>
          <w:i/>
          <w:iCs/>
          <w:color w:val="202122"/>
          <w:sz w:val="20"/>
          <w:szCs w:val="20"/>
        </w:rPr>
        <w:t>pl</w:t>
      </w:r>
      <w:r w:rsidRPr="00656705">
        <w:rPr>
          <w:i/>
          <w:iCs/>
          <w:color w:val="000000" w:themeColor="text1"/>
          <w:sz w:val="20"/>
          <w:szCs w:val="20"/>
        </w:rPr>
        <w:t>êrō</w:t>
      </w:r>
      <w:r w:rsidRPr="00656705">
        <w:rPr>
          <w:i/>
          <w:iCs/>
          <w:color w:val="202122"/>
          <w:sz w:val="20"/>
          <w:szCs w:val="20"/>
        </w:rPr>
        <w:t>ma</w:t>
      </w:r>
      <w:r w:rsidRPr="00656705">
        <w:rPr>
          <w:i/>
          <w:iCs/>
          <w:color w:val="202122"/>
          <w:sz w:val="20"/>
          <w:szCs w:val="20"/>
          <w:u w:val="single"/>
        </w:rPr>
        <w:t xml:space="preserve">, </w:t>
      </w:r>
      <w:r w:rsidRPr="00656705">
        <w:rPr>
          <w:i/>
          <w:iCs/>
          <w:color w:val="202122"/>
          <w:sz w:val="20"/>
          <w:szCs w:val="20"/>
        </w:rPr>
        <w:t>πλήρωμα</w:t>
      </w:r>
      <w:r w:rsidRPr="00656705">
        <w:rPr>
          <w:color w:val="202122"/>
          <w:sz w:val="20"/>
          <w:szCs w:val="20"/>
        </w:rPr>
        <w:t xml:space="preserve">, meaning “fullness”) and the lower realm of phenomena (Greek: </w:t>
      </w:r>
      <w:r w:rsidRPr="00656705">
        <w:rPr>
          <w:i/>
          <w:iCs/>
          <w:color w:val="202122"/>
          <w:sz w:val="20"/>
          <w:szCs w:val="20"/>
        </w:rPr>
        <w:t>k</w:t>
      </w:r>
      <w:r w:rsidRPr="00656705">
        <w:rPr>
          <w:i/>
          <w:iCs/>
          <w:color w:val="000000" w:themeColor="text1"/>
          <w:sz w:val="20"/>
          <w:szCs w:val="20"/>
        </w:rPr>
        <w:t>é</w:t>
      </w:r>
      <w:r w:rsidRPr="00656705">
        <w:rPr>
          <w:i/>
          <w:iCs/>
          <w:color w:val="202122"/>
          <w:sz w:val="20"/>
          <w:szCs w:val="20"/>
        </w:rPr>
        <w:t>noma</w:t>
      </w:r>
      <w:r w:rsidRPr="00656705">
        <w:rPr>
          <w:color w:val="202122"/>
          <w:sz w:val="20"/>
          <w:szCs w:val="20"/>
        </w:rPr>
        <w:t xml:space="preserve">, </w:t>
      </w:r>
      <w:r w:rsidRPr="00656705">
        <w:rPr>
          <w:i/>
          <w:iCs/>
          <w:color w:val="202122"/>
          <w:sz w:val="20"/>
          <w:szCs w:val="20"/>
        </w:rPr>
        <w:t>κένωμα</w:t>
      </w:r>
      <w:r w:rsidRPr="00656705">
        <w:rPr>
          <w:color w:val="202122"/>
          <w:sz w:val="20"/>
          <w:szCs w:val="20"/>
        </w:rPr>
        <w:t xml:space="preserve">, meaning “emptiness”). He is among those Christian Gnostics that made the concept of </w:t>
      </w:r>
      <w:r w:rsidRPr="00656705">
        <w:rPr>
          <w:i/>
          <w:iCs/>
          <w:color w:val="202122"/>
          <w:sz w:val="20"/>
          <w:szCs w:val="20"/>
        </w:rPr>
        <w:t>pl</w:t>
      </w:r>
      <w:r w:rsidRPr="00656705">
        <w:rPr>
          <w:i/>
          <w:iCs/>
          <w:color w:val="000000" w:themeColor="text1"/>
          <w:sz w:val="20"/>
          <w:szCs w:val="20"/>
        </w:rPr>
        <w:t>êrō</w:t>
      </w:r>
      <w:r w:rsidRPr="00656705">
        <w:rPr>
          <w:i/>
          <w:iCs/>
          <w:color w:val="202122"/>
          <w:sz w:val="20"/>
          <w:szCs w:val="20"/>
        </w:rPr>
        <w:t>ma</w:t>
      </w:r>
      <w:r w:rsidRPr="00656705">
        <w:rPr>
          <w:color w:val="202122"/>
          <w:sz w:val="20"/>
          <w:szCs w:val="20"/>
        </w:rPr>
        <w:t xml:space="preserve"> central to Gnostic Theology—although the term is not exclusively Platonic and occurs seventeen times in the New Testament. Likewise, for Valentinus and other major Christian Gnostic Theologians </w:t>
      </w:r>
      <w:r w:rsidRPr="00656705">
        <w:rPr>
          <w:i/>
          <w:iCs/>
          <w:color w:val="202122"/>
          <w:sz w:val="20"/>
          <w:szCs w:val="20"/>
        </w:rPr>
        <w:t>k</w:t>
      </w:r>
      <w:r w:rsidRPr="00656705">
        <w:rPr>
          <w:i/>
          <w:iCs/>
          <w:color w:val="000000" w:themeColor="text1"/>
          <w:sz w:val="20"/>
          <w:szCs w:val="20"/>
        </w:rPr>
        <w:t>é</w:t>
      </w:r>
      <w:r w:rsidRPr="00656705">
        <w:rPr>
          <w:i/>
          <w:iCs/>
          <w:color w:val="202122"/>
          <w:sz w:val="20"/>
          <w:szCs w:val="20"/>
        </w:rPr>
        <w:t>noma</w:t>
      </w:r>
      <w:r w:rsidRPr="00656705">
        <w:rPr>
          <w:color w:val="202122"/>
          <w:sz w:val="20"/>
          <w:szCs w:val="20"/>
        </w:rPr>
        <w:t xml:space="preserve"> referred to the lower world of material phenomena, which lacked the fullness and reality of the Archetypes of the </w:t>
      </w:r>
      <w:r w:rsidRPr="00656705">
        <w:rPr>
          <w:i/>
          <w:iCs/>
          <w:color w:val="202122"/>
          <w:sz w:val="20"/>
          <w:szCs w:val="20"/>
        </w:rPr>
        <w:t>pl</w:t>
      </w:r>
      <w:r w:rsidRPr="00656705">
        <w:rPr>
          <w:i/>
          <w:iCs/>
          <w:color w:val="000000" w:themeColor="text1"/>
          <w:sz w:val="20"/>
          <w:szCs w:val="20"/>
        </w:rPr>
        <w:t>êrō</w:t>
      </w:r>
      <w:r w:rsidRPr="00656705">
        <w:rPr>
          <w:i/>
          <w:iCs/>
          <w:color w:val="202122"/>
          <w:sz w:val="20"/>
          <w:szCs w:val="20"/>
        </w:rPr>
        <w:t>ma</w:t>
      </w:r>
      <w:r w:rsidRPr="00656705">
        <w:rPr>
          <w:color w:val="202122"/>
          <w:sz w:val="20"/>
          <w:szCs w:val="20"/>
        </w:rPr>
        <w:t xml:space="preserve">.Valentinus was intelligent and eloquent. His School, which had a large following throughout the Roman Empire, began in Alexandria but was later based in Rome, where he went around 136 CE, one year after the destruction of Jewish Palestine in 135 CE. </w:t>
      </w:r>
      <w:r w:rsidRPr="00656705">
        <w:rPr>
          <w:b/>
          <w:bCs/>
          <w:color w:val="202122"/>
          <w:sz w:val="20"/>
          <w:szCs w:val="20"/>
        </w:rPr>
        <w:t xml:space="preserve">Marcus </w:t>
      </w:r>
      <w:r w:rsidRPr="00656705">
        <w:rPr>
          <w:color w:val="202122"/>
          <w:sz w:val="20"/>
          <w:szCs w:val="20"/>
        </w:rPr>
        <w:t>(fl. second century CE) was an early dualistic Christian Gnostic, after whom the Marcosian Gnostic sect is named. He was a disciple of Valentinus, with whom his teachings largely agreed.</w:t>
      </w:r>
    </w:p>
    <w:p w14:paraId="0B8F57D1" w14:textId="77777777" w:rsidR="00FD1A33" w:rsidRPr="00656705" w:rsidRDefault="00FD1A33" w:rsidP="00FD1A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rPr>
      </w:pPr>
      <w:r w:rsidRPr="00656705">
        <w:rPr>
          <w:sz w:val="20"/>
          <w:szCs w:val="20"/>
        </w:rPr>
        <w:t xml:space="preserve">    As we will discuss in Volume Six, many of the later Christian Gnostics denied that Christ was crucified. They typically taught the </w:t>
      </w:r>
      <w:r w:rsidRPr="00656705">
        <w:rPr>
          <w:rFonts w:eastAsiaTheme="minorEastAsia"/>
          <w:color w:val="000000"/>
          <w:sz w:val="20"/>
          <w:szCs w:val="20"/>
        </w:rPr>
        <w:t>“apparent crucifixion of Christ,”</w:t>
      </w:r>
      <w:r w:rsidRPr="00656705">
        <w:rPr>
          <w:sz w:val="20"/>
          <w:szCs w:val="20"/>
        </w:rPr>
        <w:t xml:space="preserve"> holding that someone else was crucified in his place, who is often identified as the Disciple Simon of Cyrene. This teaching is called “Doceticism,” and its supporters are called “Docetes.” </w:t>
      </w:r>
      <w:r w:rsidRPr="00656705">
        <w:rPr>
          <w:rFonts w:eastAsiaTheme="minorEastAsia"/>
          <w:color w:val="000000"/>
          <w:sz w:val="20"/>
          <w:szCs w:val="20"/>
        </w:rPr>
        <w:t>All early Christian Gnostics were probably Docetes, but not all Docetes were Christian Gnostics.</w:t>
      </w:r>
      <w:r w:rsidRPr="00656705">
        <w:rPr>
          <w:sz w:val="20"/>
          <w:szCs w:val="20"/>
        </w:rPr>
        <w:t xml:space="preserve"> </w:t>
      </w:r>
      <w:r w:rsidRPr="00656705">
        <w:rPr>
          <w:rFonts w:eastAsiaTheme="minorEastAsia"/>
          <w:color w:val="000000"/>
          <w:sz w:val="20"/>
          <w:szCs w:val="20"/>
        </w:rPr>
        <w:t xml:space="preserve">The Monarchian Unitarians of Christianity’s first centuries, for example, or at least a significant number of them were an early non-Gnostic Docetic Tradition associated with the humanity of Christ and Monotheism. </w:t>
      </w:r>
      <w:r w:rsidRPr="00656705">
        <w:rPr>
          <w:sz w:val="20"/>
          <w:szCs w:val="20"/>
        </w:rPr>
        <w:t>Some Gnostics did believe, however, that Christ himself was crucified, although, in their view, he was not harmed and did not suffer. This was an ancient Christian teaching—as we will see later—it was held, for example, by the Unitarian Monarchians of Antioch and was not restricted to the Gnostics alone.</w:t>
      </w:r>
      <w:r w:rsidRPr="00656705">
        <w:rPr>
          <w:rFonts w:eastAsiaTheme="minorEastAsia"/>
          <w:color w:val="000000"/>
          <w:sz w:val="20"/>
          <w:szCs w:val="20"/>
        </w:rPr>
        <w:t xml:space="preserve"> All the apocryphal </w:t>
      </w:r>
      <w:r w:rsidRPr="00656705">
        <w:rPr>
          <w:rFonts w:eastAsiaTheme="minorEastAsia"/>
          <w:i/>
          <w:iCs/>
          <w:color w:val="000000"/>
          <w:sz w:val="20"/>
          <w:szCs w:val="20"/>
        </w:rPr>
        <w:t>Acts</w:t>
      </w:r>
      <w:r w:rsidRPr="00656705">
        <w:rPr>
          <w:rFonts w:eastAsiaTheme="minorEastAsia"/>
          <w:color w:val="000000"/>
          <w:sz w:val="20"/>
          <w:szCs w:val="20"/>
        </w:rPr>
        <w:t>, except the Acts of Paul, contain references to Christ’s “apparent crucifixion of Christ, especially the Acts of John. According to the Acts of John, Jesus appeared to Saint John the Apostle while the crucifixion on Mount Olives was still taking place and explained to him that he had not been crucified but another had been nailed to the cross instead. The Apocrypha of Saint John also make one of the earliest references to a “primitive” Trinity made up of the Father-Mother-Son,” in which the Virgin Mary is part of the Triad.</w:t>
      </w:r>
    </w:p>
  </w:footnote>
  <w:footnote w:id="72">
    <w:p w14:paraId="152894A4" w14:textId="77777777" w:rsidR="00FD1A33" w:rsidRPr="00656705" w:rsidRDefault="00FD1A33" w:rsidP="00FD1A33">
      <w:pPr>
        <w:rPr>
          <w:rFonts w:eastAsiaTheme="minorHAnsi"/>
          <w:kern w:val="2"/>
          <w:sz w:val="20"/>
          <w:szCs w:val="20"/>
          <w14:ligatures w14:val="standardContextual"/>
        </w:rPr>
      </w:pPr>
      <w:r w:rsidRPr="00656705">
        <w:rPr>
          <w:rStyle w:val="FootnoteReference"/>
          <w:sz w:val="20"/>
          <w:szCs w:val="20"/>
        </w:rPr>
        <w:footnoteRef/>
      </w:r>
      <w:r w:rsidRPr="00656705">
        <w:rPr>
          <w:sz w:val="20"/>
          <w:szCs w:val="20"/>
        </w:rPr>
        <w:t xml:space="preserve"> </w:t>
      </w:r>
      <w:r w:rsidRPr="00656705">
        <w:rPr>
          <w:b/>
          <w:bCs/>
          <w:color w:val="202124"/>
          <w:sz w:val="20"/>
          <w:szCs w:val="20"/>
          <w:shd w:val="clear" w:color="auto" w:fill="FFFFFF"/>
        </w:rPr>
        <w:t>Secularism</w:t>
      </w:r>
      <w:r w:rsidRPr="00656705">
        <w:rPr>
          <w:color w:val="202124"/>
          <w:sz w:val="20"/>
          <w:szCs w:val="20"/>
          <w:shd w:val="clear" w:color="auto" w:fill="FFFFFF"/>
        </w:rPr>
        <w:t>, secularity, and secularness are synonyms from the</w:t>
      </w:r>
      <w:r w:rsidRPr="00656705">
        <w:rPr>
          <w:color w:val="040C28"/>
          <w:sz w:val="20"/>
          <w:szCs w:val="20"/>
        </w:rPr>
        <w:t xml:space="preserve"> Latin word </w:t>
      </w:r>
      <w:r w:rsidRPr="00656705">
        <w:rPr>
          <w:i/>
          <w:iCs/>
          <w:color w:val="040C28"/>
          <w:sz w:val="20"/>
          <w:szCs w:val="20"/>
        </w:rPr>
        <w:t>saeculum</w:t>
      </w:r>
      <w:r w:rsidRPr="00656705">
        <w:rPr>
          <w:color w:val="040C28"/>
          <w:sz w:val="20"/>
          <w:szCs w:val="20"/>
        </w:rPr>
        <w:t xml:space="preserve">, which meant “a century,” “a generation,” or “a lifetime.” In its Modern application, however, </w:t>
      </w:r>
      <w:r w:rsidRPr="00656705">
        <w:rPr>
          <w:i/>
          <w:iCs/>
          <w:color w:val="040C28"/>
          <w:sz w:val="20"/>
          <w:szCs w:val="20"/>
        </w:rPr>
        <w:t>saeculum</w:t>
      </w:r>
      <w:r w:rsidRPr="00656705">
        <w:rPr>
          <w:color w:val="040C28"/>
          <w:sz w:val="20"/>
          <w:szCs w:val="20"/>
        </w:rPr>
        <w:t xml:space="preserve"> came to be applied to things that were distinctly "worldly" as opposed to “other-worldly.”</w:t>
      </w:r>
      <w:r w:rsidRPr="00656705">
        <w:rPr>
          <w:color w:val="202124"/>
          <w:sz w:val="20"/>
          <w:szCs w:val="20"/>
          <w:shd w:val="clear" w:color="auto" w:fill="FFFFFF"/>
        </w:rPr>
        <w:t xml:space="preserve"> </w:t>
      </w:r>
      <w:r w:rsidRPr="00656705">
        <w:rPr>
          <w:sz w:val="20"/>
          <w:szCs w:val="20"/>
        </w:rPr>
        <w:t xml:space="preserve">We will discuss the history of Western Secularism more fully in Book Three under “Atheism, Agnosticism, &amp; Secularism.” Secularism arose as a British social movement in the thirteenth/nineteenth century, and—as we will see later—it has taken many different forms. In general, however, Secularism refers to a state of affairs that is methodologically and ideologically “unrelated” to religion. Secularism in its more moderate forms presents itself as neutral and uncommitted toward religion, but it its most aggressive forms it can also be anti-religious. In its diversity, however, Secularism is a Modern principle that seeks to conduct human affairs on the basis of “naturalistic”—that is, empirical and scientific notions derived from nature and natural Laws—as opposed to religious Creed and Doctrine. </w:t>
      </w:r>
      <w:r w:rsidRPr="00656705">
        <w:rPr>
          <w:color w:val="000000"/>
          <w:sz w:val="20"/>
          <w:szCs w:val="20"/>
        </w:rPr>
        <w:t>Secularism arose in the West at a time when science and religion were often regarded in sharp opposition to each other, and, in this context, Secularism proclaimed the independence of Secular Truth as opposed to religious Truth. Secularism and its principles were founded upon “the experience of life,” and Secularists believed that they could refine such principles through experience and science-based reason. Thus, Secularism directed society toward life on the earth in the present generation as opposed to the otherworldly focus of the Church. From the beginning in the thirteenth/nineteenth century, the core principle of Secularism as a theory of life and conduct was, therefore, to seek for human improvement through material means alone.</w:t>
      </w:r>
    </w:p>
  </w:footnote>
  <w:footnote w:id="73">
    <w:p w14:paraId="50DB1565" w14:textId="77777777" w:rsidR="00FD1A33" w:rsidRPr="00656705" w:rsidRDefault="00FD1A33" w:rsidP="00FD1A33">
      <w:pPr>
        <w:rPr>
          <w:rFonts w:eastAsiaTheme="majorEastAsia"/>
          <w:color w:val="202122"/>
          <w:sz w:val="20"/>
          <w:szCs w:val="20"/>
        </w:rPr>
      </w:pPr>
      <w:r w:rsidRPr="00656705">
        <w:rPr>
          <w:rStyle w:val="FootnoteReference"/>
          <w:sz w:val="20"/>
          <w:szCs w:val="20"/>
        </w:rPr>
        <w:footnoteRef/>
      </w:r>
      <w:r w:rsidRPr="00656705">
        <w:rPr>
          <w:sz w:val="20"/>
          <w:szCs w:val="20"/>
        </w:rPr>
        <w:t xml:space="preserve"> </w:t>
      </w:r>
      <w:r w:rsidRPr="00656705">
        <w:rPr>
          <w:b/>
          <w:bCs/>
          <w:color w:val="202122"/>
          <w:sz w:val="20"/>
          <w:szCs w:val="20"/>
        </w:rPr>
        <w:t>French Laicity (</w:t>
      </w:r>
      <w:r w:rsidRPr="00656705">
        <w:rPr>
          <w:b/>
          <w:bCs/>
          <w:i/>
          <w:iCs/>
          <w:color w:val="202122"/>
          <w:sz w:val="20"/>
          <w:szCs w:val="20"/>
          <w:lang w:val="fr-FR"/>
        </w:rPr>
        <w:t>laïcité</w:t>
      </w:r>
      <w:r w:rsidRPr="00656705">
        <w:rPr>
          <w:b/>
          <w:bCs/>
          <w:color w:val="202122"/>
          <w:sz w:val="20"/>
          <w:szCs w:val="20"/>
          <w:lang w:val="fr-FR"/>
        </w:rPr>
        <w:t>)</w:t>
      </w:r>
      <w:r w:rsidRPr="00656705">
        <w:rPr>
          <w:rStyle w:val="apple-converted-space"/>
          <w:rFonts w:eastAsiaTheme="majorEastAsia"/>
          <w:color w:val="202122"/>
          <w:sz w:val="20"/>
          <w:szCs w:val="20"/>
        </w:rPr>
        <w:t xml:space="preserve"> corresponds roughly to the English word laicity, which refers to the principles and status of the laity, in contrast to the clergy, but </w:t>
      </w:r>
      <w:r w:rsidRPr="00656705">
        <w:rPr>
          <w:color w:val="202122"/>
          <w:sz w:val="20"/>
          <w:szCs w:val="20"/>
        </w:rPr>
        <w:t>French Laicity</w:t>
      </w:r>
      <w:r w:rsidRPr="00656705">
        <w:rPr>
          <w:rStyle w:val="apple-converted-space"/>
          <w:rFonts w:eastAsiaTheme="majorEastAsia"/>
          <w:color w:val="202122"/>
          <w:sz w:val="20"/>
          <w:szCs w:val="20"/>
        </w:rPr>
        <w:t xml:space="preserve"> has numerous connotations that the English word laity does not convey. In France--in the wake of the French Revolution, which was distinctly opposed to the Magisterial Catholic Church--the concept of </w:t>
      </w:r>
      <w:r w:rsidRPr="00656705">
        <w:rPr>
          <w:i/>
          <w:iCs/>
          <w:color w:val="202122"/>
          <w:sz w:val="20"/>
          <w:szCs w:val="20"/>
          <w:lang w:val="fr-FR"/>
        </w:rPr>
        <w:t>laïcité</w:t>
      </w:r>
      <w:r w:rsidRPr="00656705">
        <w:rPr>
          <w:color w:val="202122"/>
          <w:sz w:val="20"/>
          <w:szCs w:val="20"/>
          <w:lang w:val="fr-FR"/>
        </w:rPr>
        <w:t xml:space="preserve"> was a constitutiona principle underlying French secularism. French </w:t>
      </w:r>
      <w:r w:rsidRPr="00656705">
        <w:rPr>
          <w:i/>
          <w:iCs/>
          <w:color w:val="202122"/>
          <w:sz w:val="20"/>
          <w:szCs w:val="20"/>
        </w:rPr>
        <w:t>laïcité</w:t>
      </w:r>
      <w:r w:rsidRPr="00656705">
        <w:rPr>
          <w:color w:val="202122"/>
          <w:sz w:val="20"/>
          <w:szCs w:val="20"/>
        </w:rPr>
        <w:t xml:space="preserve"> explicitly endorses the separation of Church and State.</w:t>
      </w:r>
      <w:r w:rsidRPr="00656705">
        <w:rPr>
          <w:color w:val="202122"/>
          <w:sz w:val="20"/>
          <w:szCs w:val="20"/>
          <w:lang w:val="fr-FR"/>
        </w:rPr>
        <w:t xml:space="preserve"> It strictly disallows Church involvement in the State as well as State support for an official Church, established by law. French secularism includes the right to the free exercise of religion. Although French </w:t>
      </w:r>
      <w:r w:rsidRPr="00656705">
        <w:rPr>
          <w:i/>
          <w:iCs/>
          <w:color w:val="202122"/>
          <w:sz w:val="20"/>
          <w:szCs w:val="20"/>
        </w:rPr>
        <w:t>laïcité</w:t>
      </w:r>
      <w:r w:rsidRPr="00656705">
        <w:rPr>
          <w:color w:val="202122"/>
          <w:sz w:val="20"/>
          <w:szCs w:val="20"/>
        </w:rPr>
        <w:t xml:space="preserve"> came to denote the freedom of public institutions from the influence of the Roman Catholic Church, the concept has been expanded today to cover other religions and religious movements as well.</w:t>
      </w:r>
    </w:p>
  </w:footnote>
  <w:footnote w:id="74">
    <w:p w14:paraId="7FD097E8" w14:textId="77777777" w:rsidR="00FD1A33" w:rsidRPr="00656705" w:rsidRDefault="00FD1A33" w:rsidP="00FD1A33">
      <w:pPr>
        <w:autoSpaceDE w:val="0"/>
        <w:autoSpaceDN w:val="0"/>
        <w:adjustRightInd w:val="0"/>
        <w:rPr>
          <w:rFonts w:eastAsiaTheme="minorEastAsia"/>
          <w:color w:val="000000"/>
          <w:sz w:val="20"/>
          <w:szCs w:val="20"/>
        </w:rPr>
      </w:pPr>
      <w:r w:rsidRPr="00656705">
        <w:rPr>
          <w:rStyle w:val="FootnoteReference"/>
          <w:sz w:val="20"/>
          <w:szCs w:val="20"/>
        </w:rPr>
        <w:footnoteRef/>
      </w:r>
      <w:r w:rsidRPr="00656705">
        <w:rPr>
          <w:sz w:val="20"/>
          <w:szCs w:val="20"/>
        </w:rPr>
        <w:t xml:space="preserve"> </w:t>
      </w:r>
      <w:r w:rsidRPr="00656705">
        <w:rPr>
          <w:rFonts w:eastAsiaTheme="minorEastAsia"/>
          <w:b/>
          <w:bCs/>
          <w:color w:val="000000"/>
          <w:sz w:val="20"/>
          <w:szCs w:val="20"/>
        </w:rPr>
        <w:t>The Babylonian Captivity</w:t>
      </w:r>
      <w:r w:rsidRPr="00656705">
        <w:rPr>
          <w:sz w:val="20"/>
          <w:szCs w:val="20"/>
        </w:rPr>
        <w:t xml:space="preserve"> will be discussed in Volume Fifteen. The Children of Israel endured two massive banishments from Palestine during the first millennium BCE. </w:t>
      </w:r>
      <w:r w:rsidRPr="00656705">
        <w:rPr>
          <w:rFonts w:eastAsiaTheme="minorEastAsia"/>
          <w:color w:val="000000"/>
          <w:sz w:val="20"/>
          <w:szCs w:val="20"/>
        </w:rPr>
        <w:t xml:space="preserve">The first was </w:t>
      </w:r>
      <w:r w:rsidRPr="00656705">
        <w:rPr>
          <w:rFonts w:eastAsiaTheme="minorEastAsia"/>
          <w:b/>
          <w:bCs/>
          <w:color w:val="000000"/>
          <w:sz w:val="20"/>
          <w:szCs w:val="20"/>
        </w:rPr>
        <w:t>the Assyrian Deportation</w:t>
      </w:r>
      <w:r w:rsidRPr="00656705">
        <w:rPr>
          <w:rFonts w:eastAsiaTheme="minorEastAsia"/>
          <w:color w:val="000000"/>
          <w:sz w:val="20"/>
          <w:szCs w:val="20"/>
        </w:rPr>
        <w:t xml:space="preserve"> of the ten Tribes to Mesopotamia and Persia in 722 BCE, which we will speak about in Volume Six. The ten Tribes are often called “the Lost Tribes of Israel,” because they would never again be fully reassembled after the Assyrian Captivity. The second was </w:t>
      </w:r>
      <w:r w:rsidRPr="00656705">
        <w:rPr>
          <w:rFonts w:eastAsiaTheme="minorEastAsia"/>
          <w:b/>
          <w:bCs/>
          <w:color w:val="000000"/>
          <w:sz w:val="20"/>
          <w:szCs w:val="20"/>
        </w:rPr>
        <w:t>the Babylonian Captivity</w:t>
      </w:r>
      <w:r w:rsidRPr="00656705">
        <w:rPr>
          <w:rFonts w:eastAsiaTheme="minorEastAsia"/>
          <w:color w:val="000000"/>
          <w:sz w:val="20"/>
          <w:szCs w:val="20"/>
        </w:rPr>
        <w:t>, which focused upon the Tribe of Judah. It occurred in stages from 597 BCE until 586 BCE, when the First Temple was destroyed. After the Babylonian Captivity, many of the people of Judea would return to Palestine after the construction of the Second Temple in 515 BCE</w:t>
      </w:r>
      <w:r w:rsidRPr="00656705">
        <w:rPr>
          <w:sz w:val="20"/>
          <w:szCs w:val="20"/>
        </w:rPr>
        <w:t xml:space="preserve">. </w:t>
      </w:r>
    </w:p>
  </w:footnote>
  <w:footnote w:id="75">
    <w:p w14:paraId="0060A5C8" w14:textId="77777777" w:rsidR="00FD1A33" w:rsidRPr="00656705" w:rsidRDefault="00FD1A33" w:rsidP="00FD1A33">
      <w:pPr>
        <w:pStyle w:val="FootnoteText"/>
        <w:rPr>
          <w:rFonts w:ascii="Times New Roman" w:eastAsiaTheme="minorEastAsia" w:hAnsi="Times New Roman" w:cs="Times New Roman"/>
          <w:color w:val="000000"/>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Alexandria</w:t>
      </w:r>
      <w:r w:rsidRPr="00656705">
        <w:rPr>
          <w:rFonts w:ascii="Times New Roman" w:hAnsi="Times New Roman" w:cs="Times New Roman"/>
          <w:sz w:val="20"/>
          <w:szCs w:val="20"/>
        </w:rPr>
        <w:t xml:space="preserve"> is a Mediterranean port city in Northern Egypt. The city of </w:t>
      </w:r>
      <w:r w:rsidRPr="00656705">
        <w:rPr>
          <w:rFonts w:ascii="Times New Roman" w:eastAsiaTheme="minorEastAsia" w:hAnsi="Times New Roman" w:cs="Times New Roman"/>
          <w:color w:val="000000"/>
          <w:sz w:val="20"/>
          <w:szCs w:val="20"/>
        </w:rPr>
        <w:t xml:space="preserve">Alexandria was the greatest metropolis of the ancient Roman world and the capital of the Roman Province of Egypt. Rome was the greatest city in political and military terms, but Alexandria outshone it in knowledge and philosophical culture. The city was founded by Alexander the Great (d. </w:t>
      </w:r>
      <w:r w:rsidRPr="00656705">
        <w:rPr>
          <w:rFonts w:ascii="Times New Roman" w:hAnsi="Times New Roman" w:cs="Times New Roman"/>
          <w:color w:val="4D5156"/>
          <w:sz w:val="20"/>
          <w:szCs w:val="20"/>
          <w:shd w:val="clear" w:color="auto" w:fill="FFFFFF"/>
        </w:rPr>
        <w:t xml:space="preserve">323 BCE), from whom it took its name, and soon became the greatest center of learning in Late Antiquity. Greek was the dominant language of Alexandria at the time, and the city </w:t>
      </w:r>
      <w:r w:rsidRPr="00656705">
        <w:rPr>
          <w:rFonts w:ascii="Times New Roman" w:eastAsiaTheme="minorEastAsia" w:hAnsi="Times New Roman" w:cs="Times New Roman"/>
          <w:color w:val="000000"/>
          <w:sz w:val="20"/>
          <w:szCs w:val="20"/>
        </w:rPr>
        <w:t>played a key role in transmitting Hellenism to Rome and incorporating that Greek-speaking Hellenistic culture into heart of nascent Christianity. We will speak later about the School of Alexandria, which, in terms of historical influence, ranks as the most important of all the Christian theological schools of Late Antiquity. Alexandria was at the center of the great theological debates regarding Christ that would divide the early Church, and it was Alexandrian theology--based on philosophical dualism, the metaphysical necessity of a divine Savior, and its allegorical interpretation of Biblical scripture that led the process of deifying Christ and initiating the teachings that would ultimately culminate in the Trinity in the fourth century CE. Alexandrian theology was not uniform, however, and Arius, who opposed the development of Trinitarian dogma, also hailed from that city and represented its most ancient Christian teachings of God’s Unity.</w:t>
      </w:r>
    </w:p>
  </w:footnote>
  <w:footnote w:id="76">
    <w:p w14:paraId="16C49EEF" w14:textId="77777777" w:rsidR="00FD1A33" w:rsidRPr="00656705" w:rsidRDefault="00FD1A33" w:rsidP="00FD1A33">
      <w:pPr>
        <w:autoSpaceDE w:val="0"/>
        <w:autoSpaceDN w:val="0"/>
        <w:adjustRightInd w:val="0"/>
        <w:rPr>
          <w:rFonts w:eastAsiaTheme="minorEastAsia"/>
          <w:color w:val="000000"/>
          <w:sz w:val="20"/>
          <w:szCs w:val="20"/>
        </w:rPr>
      </w:pPr>
      <w:r w:rsidRPr="00656705">
        <w:rPr>
          <w:rStyle w:val="FootnoteReference"/>
          <w:sz w:val="20"/>
          <w:szCs w:val="20"/>
        </w:rPr>
        <w:footnoteRef/>
      </w:r>
      <w:r w:rsidRPr="00656705">
        <w:rPr>
          <w:sz w:val="20"/>
          <w:szCs w:val="20"/>
        </w:rPr>
        <w:t xml:space="preserve"> </w:t>
      </w:r>
      <w:r w:rsidRPr="00656705">
        <w:rPr>
          <w:b/>
          <w:bCs/>
          <w:sz w:val="20"/>
          <w:szCs w:val="20"/>
        </w:rPr>
        <w:t>Rome</w:t>
      </w:r>
      <w:r w:rsidRPr="00656705">
        <w:rPr>
          <w:rFonts w:eastAsiaTheme="minorEastAsia"/>
          <w:color w:val="000000"/>
          <w:sz w:val="20"/>
          <w:szCs w:val="20"/>
        </w:rPr>
        <w:t xml:space="preserve"> was, of course, the capital of the Roman Empire in Italy. Unlike Alexandria, Antioch, and Carthage, Rome did not develop a theological tradition of its own. Roman Christianity had a large Jewish population--like Alexandria and Antioch--and Roman Christianity in the earliest period was conservation, non-speculative, and closely related to the Judaic Christianity of the Jerusalem Church and early Palestine and Greater Syria. In early Christianity, Roman Christianity also faced a language problem. Most of the Christians of Roman hailed from the Roman East and were Greek-speakers, while the city itself was overwhelmingly Latin-speaking. The earliest Christian writings in Rome were penned in Greek, and not Latin. In the third century CE, Roman Christianity began to transition into Latin. Hippolytus of Rome (d. 236 CE), for example, wrote in Greek, while Novatian of Rome (fl. 250 CE) wrote in Latin. In fact, the gradual transition in Rome from Greek to Latin may also have impeded the city’s participation in theological discussion, which were primarily conducted in Greek in the early period.</w:t>
      </w:r>
    </w:p>
  </w:footnote>
  <w:footnote w:id="77">
    <w:p w14:paraId="1011EFED"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Carthage</w:t>
      </w:r>
      <w:r w:rsidRPr="00656705">
        <w:rPr>
          <w:rFonts w:ascii="Times New Roman" w:hAnsi="Times New Roman" w:cs="Times New Roman"/>
          <w:sz w:val="20"/>
          <w:szCs w:val="20"/>
        </w:rPr>
        <w:t xml:space="preserve"> was the capital of the ancient Punic (Phoenician) Empire of Carthage in North Africa. The word “Carthage” comes from the Punic Canaanite name “</w:t>
      </w:r>
      <w:r w:rsidRPr="00656705">
        <w:rPr>
          <w:rFonts w:ascii="Times New Roman" w:hAnsi="Times New Roman" w:cs="Times New Roman"/>
          <w:i/>
          <w:iCs/>
          <w:sz w:val="20"/>
          <w:szCs w:val="20"/>
        </w:rPr>
        <w:t>qart ṭūbah</w:t>
      </w:r>
      <w:r w:rsidRPr="00656705">
        <w:rPr>
          <w:rFonts w:ascii="Times New Roman" w:hAnsi="Times New Roman" w:cs="Times New Roman"/>
          <w:sz w:val="20"/>
          <w:szCs w:val="20"/>
        </w:rPr>
        <w:t xml:space="preserve">,” meaning “good township” (Arabic: </w:t>
      </w:r>
      <w:r w:rsidRPr="00656705">
        <w:rPr>
          <w:rFonts w:ascii="Times New Roman" w:hAnsi="Times New Roman" w:cs="Times New Roman"/>
          <w:i/>
          <w:iCs/>
          <w:sz w:val="20"/>
          <w:szCs w:val="20"/>
        </w:rPr>
        <w:t>al-qarya al-ṭayyiba</w:t>
      </w:r>
      <w:r w:rsidRPr="00656705">
        <w:rPr>
          <w:rFonts w:ascii="Times New Roman" w:hAnsi="Times New Roman" w:cs="Times New Roman"/>
          <w:sz w:val="20"/>
          <w:szCs w:val="20"/>
        </w:rPr>
        <w:t xml:space="preserve">; Hebrew: Today the location of the city lies on the Eastern side of Lake Tunis in the Tunisian capital of Tunis. Carthage was one of the great cities of Late Antiquity and rivaled Rome in power and influence, until Rome subdued and conquered it in 146 BCE after the long and difficult Carthagian wars. Carthage became the capital of the Roman Province of Africa and was also one of the wealthiest cities of the Classical world. Carthage and North Africa were Latinized after the Roman conquest, and Carthage was the only Christian center of Late Antiquity that used Latin as its medium of theological discourse.After the destruction of the Second Temple and the Church of Jerusalem in 70 CE, </w:t>
      </w:r>
      <w:r w:rsidRPr="00656705">
        <w:rPr>
          <w:rFonts w:ascii="Times New Roman" w:hAnsi="Times New Roman" w:cs="Times New Roman"/>
          <w:color w:val="202122"/>
          <w:sz w:val="20"/>
          <w:szCs w:val="20"/>
          <w:shd w:val="clear" w:color="auto" w:fill="FFFFFF"/>
        </w:rPr>
        <w:t xml:space="preserve">Carthage gradually emerged as one of the principal centers of early Christianity. Tertullian (d. 220 CE) and Cyprian (d. 258 CE) were among its most important representatives, all of whom wrote in Latin. Carthage was also influenced by the early Donatist Christians, who were dominant in North Africa until the fifth century CE. Like Alexandria, Antioch, and Rome, ancient </w:t>
      </w:r>
      <w:r w:rsidRPr="00656705">
        <w:rPr>
          <w:rFonts w:ascii="Times New Roman" w:eastAsiaTheme="minorEastAsia" w:hAnsi="Times New Roman" w:cs="Times New Roman"/>
          <w:color w:val="000000"/>
          <w:sz w:val="20"/>
          <w:szCs w:val="20"/>
        </w:rPr>
        <w:t xml:space="preserve">Carthage had a strong Jewish population. As in Rome, Hebrew was still used by the Jews in Carthage at that time. </w:t>
      </w:r>
      <w:r w:rsidRPr="00656705">
        <w:rPr>
          <w:rFonts w:ascii="Times New Roman" w:hAnsi="Times New Roman" w:cs="Times New Roman"/>
          <w:color w:val="202122"/>
          <w:sz w:val="20"/>
          <w:szCs w:val="20"/>
          <w:shd w:val="clear" w:color="auto" w:fill="FFFFFF"/>
        </w:rPr>
        <w:t xml:space="preserve">In the days of Tertullian, the </w:t>
      </w:r>
      <w:r w:rsidRPr="00656705">
        <w:rPr>
          <w:rFonts w:ascii="Times New Roman" w:eastAsiaTheme="minorEastAsia" w:hAnsi="Times New Roman" w:cs="Times New Roman"/>
          <w:color w:val="000000"/>
          <w:sz w:val="20"/>
          <w:szCs w:val="20"/>
        </w:rPr>
        <w:t>Jews of Carthage still called Christians by their early name of “Nazarenes” and not “Christians” (Latin:</w:t>
      </w:r>
      <w:r w:rsidRPr="00656705">
        <w:rPr>
          <w:rFonts w:ascii="Times New Roman" w:eastAsiaTheme="minorEastAsia" w:hAnsi="Times New Roman" w:cs="Times New Roman"/>
          <w:i/>
          <w:iCs/>
          <w:color w:val="000000"/>
          <w:sz w:val="20"/>
          <w:szCs w:val="20"/>
        </w:rPr>
        <w:t xml:space="preserve"> Christiani</w:t>
      </w:r>
      <w:r w:rsidRPr="00656705">
        <w:rPr>
          <w:rFonts w:ascii="Times New Roman" w:eastAsiaTheme="minorEastAsia" w:hAnsi="Times New Roman" w:cs="Times New Roman"/>
          <w:color w:val="000000"/>
          <w:sz w:val="20"/>
          <w:szCs w:val="20"/>
        </w:rPr>
        <w:t>).</w:t>
      </w:r>
    </w:p>
  </w:footnote>
  <w:footnote w:id="78">
    <w:p w14:paraId="1B2E0251" w14:textId="77777777" w:rsidR="00FD1A33" w:rsidRPr="00656705" w:rsidRDefault="00FD1A33" w:rsidP="00FD1A33">
      <w:pPr>
        <w:autoSpaceDE w:val="0"/>
        <w:autoSpaceDN w:val="0"/>
        <w:adjustRightInd w:val="0"/>
        <w:rPr>
          <w:rFonts w:eastAsiaTheme="minorEastAsia"/>
          <w:color w:val="000000"/>
          <w:sz w:val="20"/>
          <w:szCs w:val="20"/>
          <w:highlight w:val="yellow"/>
        </w:rPr>
      </w:pPr>
      <w:r w:rsidRPr="00656705">
        <w:rPr>
          <w:rStyle w:val="FootnoteReference"/>
          <w:sz w:val="20"/>
          <w:szCs w:val="20"/>
        </w:rPr>
        <w:footnoteRef/>
      </w:r>
      <w:r w:rsidRPr="00656705">
        <w:rPr>
          <w:sz w:val="20"/>
          <w:szCs w:val="20"/>
        </w:rPr>
        <w:t xml:space="preserve"> </w:t>
      </w:r>
      <w:r w:rsidRPr="00656705">
        <w:rPr>
          <w:b/>
          <w:bCs/>
          <w:sz w:val="20"/>
          <w:szCs w:val="20"/>
        </w:rPr>
        <w:t>Ephesus</w:t>
      </w:r>
      <w:r w:rsidRPr="00656705">
        <w:rPr>
          <w:color w:val="202122"/>
          <w:sz w:val="20"/>
          <w:szCs w:val="20"/>
        </w:rPr>
        <w:t xml:space="preserve"> is the present-day city </w:t>
      </w:r>
      <w:r w:rsidRPr="00656705">
        <w:rPr>
          <w:i/>
          <w:iCs/>
          <w:color w:val="202122"/>
          <w:sz w:val="20"/>
          <w:szCs w:val="20"/>
          <w:lang w:val="tr-TR"/>
        </w:rPr>
        <w:t>Efes</w:t>
      </w:r>
      <w:r w:rsidRPr="00656705">
        <w:rPr>
          <w:color w:val="202122"/>
          <w:sz w:val="20"/>
          <w:szCs w:val="20"/>
          <w:lang w:val="tr-TR"/>
        </w:rPr>
        <w:t xml:space="preserve"> in Western Turkey on the Mediterranean Sea on the coast of Ancient Anatolian Greek Ionia. It was built in the tenth century BCE on the cite of an even more ancient Hittite city. Ephesus came under the control of the Roman Republic in 129 BCE. In the Roman and early Christian period, Ephesus was a Greek-speaking city. </w:t>
      </w:r>
      <w:r w:rsidRPr="00656705">
        <w:rPr>
          <w:color w:val="202122"/>
          <w:sz w:val="20"/>
          <w:szCs w:val="20"/>
        </w:rPr>
        <w:t xml:space="preserve">Saint Paul wrote one of his epistles in Ephesus. He remained there for some time and made the city--along with Corinth in Greece--one of the bases from which he spread Christianity. The Gospel of John may have been written in that city, and the Book of Revelation addresses the Church of Ephesus as one of the seven Churches of Asia Minor (present-day Turkey). After the eclipse of the Jerusalem Church in 70 CE with the destruction of the Second Temple, Ephesus emerged as an important independent center of Christian teaching, but little is known today about the actual content of the teachings of the theologians of Ephesus. The Sleepers in the Cave, whom we will discuss later, may have been from Ephesus. The Roman </w:t>
      </w:r>
      <w:r w:rsidRPr="00656705">
        <w:rPr>
          <w:rFonts w:eastAsiaTheme="minorEastAsia"/>
          <w:color w:val="000000"/>
          <w:sz w:val="20"/>
          <w:szCs w:val="20"/>
        </w:rPr>
        <w:t>Emperor Decius (d. 251 CE) came to the city of Ephesus and commanded its people to revive the worship of idols there. He forced the Christians in particular to sacrifice to the emperor. It is said that seven or eight youths of high birth refused to do so. They had been living in the imperial palace and were secret Christians. Decius granted them respite and left the city. According to the traditions of Ephesus, they hide in a cave in Mt. Anchilus. When Decius returned and ordered that they be presented before him, they had disappeared and were hidden in a cave, where they had fallen asleep and would not awake for three centuries.</w:t>
      </w:r>
    </w:p>
  </w:footnote>
  <w:footnote w:id="79">
    <w:p w14:paraId="4F1B9155" w14:textId="77777777" w:rsidR="00FD1A33" w:rsidRPr="00656705" w:rsidRDefault="00FD1A33" w:rsidP="00FD1A33">
      <w:pPr>
        <w:pStyle w:val="FootnoteText"/>
        <w:rPr>
          <w:rFonts w:ascii="Times New Roman" w:eastAsiaTheme="minorEastAsia" w:hAnsi="Times New Roman" w:cs="Times New Roman"/>
          <w:color w:val="000000"/>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 xml:space="preserve">The </w:t>
      </w:r>
      <w:r w:rsidRPr="00656705">
        <w:rPr>
          <w:rFonts w:ascii="Times New Roman" w:eastAsiaTheme="minorEastAsia" w:hAnsi="Times New Roman" w:cs="Times New Roman"/>
          <w:b/>
          <w:bCs/>
          <w:color w:val="000000"/>
          <w:sz w:val="20"/>
          <w:szCs w:val="20"/>
        </w:rPr>
        <w:t xml:space="preserve">Schools of Antioch and Alexandria </w:t>
      </w:r>
      <w:r w:rsidRPr="00656705">
        <w:rPr>
          <w:rFonts w:ascii="Times New Roman" w:eastAsiaTheme="minorEastAsia" w:hAnsi="Times New Roman" w:cs="Times New Roman"/>
          <w:color w:val="000000"/>
          <w:sz w:val="20"/>
          <w:szCs w:val="20"/>
        </w:rPr>
        <w:t xml:space="preserve">constituted the two major centers of Christian Theological thought in Late Roman Antiquity. It was in Greek and Syriac-speaking Antioch that Greek-speaking Gentiles, who had converted through missionary work, were first admitted to the Church. Indeed, the words “Christian” (Greek: </w:t>
      </w:r>
      <w:r w:rsidRPr="00656705">
        <w:rPr>
          <w:rFonts w:ascii="Times New Roman" w:hAnsi="Times New Roman" w:cs="Times New Roman"/>
          <w:i/>
          <w:iCs/>
          <w:color w:val="202122"/>
          <w:sz w:val="20"/>
          <w:szCs w:val="20"/>
          <w:shd w:val="clear" w:color="auto" w:fill="FFFFFF"/>
        </w:rPr>
        <w:t>Khristian</w:t>
      </w:r>
      <w:r w:rsidRPr="00656705">
        <w:rPr>
          <w:rStyle w:val="y2iqfc"/>
          <w:rFonts w:ascii="Times New Roman" w:hAnsi="Times New Roman" w:cs="Times New Roman"/>
          <w:i/>
          <w:iCs/>
          <w:color w:val="202124"/>
          <w:sz w:val="20"/>
          <w:szCs w:val="20"/>
          <w:lang w:val="el-GR"/>
        </w:rPr>
        <w:t>ό</w:t>
      </w:r>
      <w:r w:rsidRPr="00656705">
        <w:rPr>
          <w:rStyle w:val="y2iqfc"/>
          <w:rFonts w:ascii="Times New Roman" w:eastAsiaTheme="majorEastAsia" w:hAnsi="Times New Roman" w:cs="Times New Roman"/>
          <w:i/>
          <w:iCs/>
          <w:color w:val="202124"/>
          <w:sz w:val="20"/>
          <w:szCs w:val="20"/>
        </w:rPr>
        <w:t xml:space="preserve">s; </w:t>
      </w:r>
      <w:r w:rsidRPr="00656705">
        <w:rPr>
          <w:rStyle w:val="y2iqfc"/>
          <w:rFonts w:ascii="Times New Roman" w:hAnsi="Times New Roman" w:cs="Times New Roman"/>
          <w:i/>
          <w:iCs/>
          <w:color w:val="202124"/>
          <w:sz w:val="20"/>
          <w:szCs w:val="20"/>
          <w:lang w:val="el-GR"/>
        </w:rPr>
        <w:t>Χριστιανός</w:t>
      </w:r>
      <w:r w:rsidRPr="00656705">
        <w:rPr>
          <w:rFonts w:ascii="Times New Roman" w:eastAsiaTheme="minorEastAsia" w:hAnsi="Times New Roman" w:cs="Times New Roman"/>
          <w:iCs/>
          <w:color w:val="000000"/>
          <w:sz w:val="20"/>
          <w:szCs w:val="20"/>
        </w:rPr>
        <w:t xml:space="preserve">)—meaning “Man of Christ”—and “Christianity” (Greek: </w:t>
      </w:r>
      <w:r w:rsidRPr="00656705">
        <w:rPr>
          <w:rFonts w:ascii="Times New Roman" w:eastAsiaTheme="minorEastAsia" w:hAnsi="Times New Roman" w:cs="Times New Roman"/>
          <w:i/>
          <w:iCs/>
          <w:color w:val="0F2119"/>
          <w:sz w:val="20"/>
          <w:szCs w:val="20"/>
        </w:rPr>
        <w:t>Khristianism</w:t>
      </w:r>
      <w:r w:rsidRPr="00656705">
        <w:rPr>
          <w:rFonts w:ascii="Times New Roman" w:hAnsi="Times New Roman" w:cs="Times New Roman"/>
          <w:i/>
          <w:iCs/>
          <w:color w:val="000000" w:themeColor="text1"/>
          <w:sz w:val="20"/>
          <w:szCs w:val="20"/>
        </w:rPr>
        <w:t>ó</w:t>
      </w:r>
      <w:r w:rsidRPr="00656705">
        <w:rPr>
          <w:rFonts w:ascii="Times New Roman" w:eastAsiaTheme="minorEastAsia" w:hAnsi="Times New Roman" w:cs="Times New Roman"/>
          <w:i/>
          <w:iCs/>
          <w:color w:val="0F2119"/>
          <w:sz w:val="20"/>
          <w:szCs w:val="20"/>
        </w:rPr>
        <w:t>s</w:t>
      </w:r>
      <w:r w:rsidRPr="00656705">
        <w:rPr>
          <w:rFonts w:ascii="Times New Roman" w:eastAsiaTheme="minorEastAsia" w:hAnsi="Times New Roman" w:cs="Times New Roman"/>
          <w:color w:val="0F2119"/>
          <w:sz w:val="20"/>
          <w:szCs w:val="20"/>
        </w:rPr>
        <w:t xml:space="preserve">; </w:t>
      </w:r>
      <w:r w:rsidRPr="00656705">
        <w:rPr>
          <w:rFonts w:ascii="Times New Roman" w:hAnsi="Times New Roman" w:cs="Times New Roman"/>
          <w:i/>
          <w:iCs/>
          <w:color w:val="202122"/>
          <w:sz w:val="20"/>
          <w:szCs w:val="20"/>
          <w:lang w:val="el-GR"/>
        </w:rPr>
        <w:t>Χριστιανισμός</w:t>
      </w:r>
      <w:r w:rsidRPr="00656705">
        <w:rPr>
          <w:rFonts w:ascii="Times New Roman" w:eastAsiaTheme="minorEastAsia" w:hAnsi="Times New Roman" w:cs="Times New Roman"/>
          <w:iCs/>
          <w:color w:val="000000"/>
          <w:sz w:val="20"/>
          <w:szCs w:val="20"/>
        </w:rPr>
        <w:t>)</w:t>
      </w:r>
      <w:r w:rsidRPr="00656705">
        <w:rPr>
          <w:rFonts w:ascii="Times New Roman" w:eastAsiaTheme="minorEastAsia" w:hAnsi="Times New Roman" w:cs="Times New Roman"/>
          <w:color w:val="000000"/>
          <w:sz w:val="20"/>
          <w:szCs w:val="20"/>
        </w:rPr>
        <w:t xml:space="preserve"> were first used in Antioch for the new brotherhood of believers in Christ. As we have seen, the Jerusalem Church inquired into the novel matter of Gentile conversion, laid down broad licenses for it, and accepted it as valid, without requiring the Gentile converts to adhere to Mosaic Law. The neologisms “Christian” and “Christianity” were, however, often used to contrast the beliefs and way of life of the followers of Christ from the Judaic-Christians and the Rabbinic Jews, all of whom were obliged to adhere to the Laws of Moses. The Judaic-Christians of Palestine around 40 CE were known as “Nazarenes.”</w:t>
      </w:r>
      <w:r w:rsidRPr="00656705">
        <w:rPr>
          <w:rFonts w:ascii="Times New Roman" w:eastAsiaTheme="minorEastAsia" w:hAnsi="Times New Roman" w:cs="Times New Roman"/>
          <w:color w:val="0F2119"/>
          <w:sz w:val="20"/>
          <w:szCs w:val="20"/>
        </w:rPr>
        <w:t xml:space="preserve"> </w:t>
      </w:r>
      <w:r w:rsidRPr="00656705">
        <w:rPr>
          <w:rFonts w:ascii="Times New Roman" w:eastAsiaTheme="minorEastAsia" w:hAnsi="Times New Roman" w:cs="Times New Roman"/>
          <w:color w:val="000000"/>
          <w:sz w:val="20"/>
          <w:szCs w:val="20"/>
        </w:rPr>
        <w:t>In both Antioch and Alexandria and elsewhere, Judaic-Christianity existed side by side with Gentile Christianity, and Christianity invariably spread among the Jews—not the Gentiles primarily—and benefitted, as noted earlier, from the vast Jewish Diaspora of the Ancient world. Antioch was divided between the speakers of Greek and Syriac. There were Greek sections of the city and Syriac sections. Jewish influence was also strong in Antioch, and the relation between the Jews, Hebrew Christians, and Hellenistic Christians of the city was good. Indeed, even in the fourth century CE—during the pitched battles of the Trinitarian controversy—some Hellenistic Gentile Theologians complained that there were only small differences in Antioch between the beliefs of its Christians and Jews.</w:t>
      </w:r>
    </w:p>
    <w:p w14:paraId="6FA346DD" w14:textId="77777777" w:rsidR="00FD1A33" w:rsidRPr="00656705" w:rsidRDefault="00FD1A33" w:rsidP="00FD1A33">
      <w:pPr>
        <w:autoSpaceDE w:val="0"/>
        <w:autoSpaceDN w:val="0"/>
        <w:adjustRightInd w:val="0"/>
        <w:rPr>
          <w:rFonts w:eastAsiaTheme="minorEastAsia"/>
          <w:color w:val="000000"/>
          <w:sz w:val="20"/>
          <w:szCs w:val="20"/>
        </w:rPr>
      </w:pPr>
      <w:r w:rsidRPr="00656705">
        <w:rPr>
          <w:rFonts w:eastAsiaTheme="minorEastAsia"/>
          <w:color w:val="000000"/>
          <w:sz w:val="20"/>
          <w:szCs w:val="20"/>
        </w:rPr>
        <w:t xml:space="preserve">    In the early period, Antioch regarded itself as “the tempest-tossed island of Ecclesiastical Orthodoxy.” At the same time, it regarded Alexandria as “timid in its attempt to assist Orthodoxy.” Indeed, Monarchianism—an early form of Unitarianism that upheld the Monarchy of God in creation—grew up in Antioch out of its opposition to Alexandrian heterodoxy, which, ironically, would later be established as Church “Orthodoxy.” As a rule, the School of Antioch tended to focus upon literal interpretations of the Bible and distinguished between the Oneness and uniqueness of God and the historical Christ of the New Testament, whom they regarded a human and distinctly different from God. The School of Antioch maintained that the historical accounts of the Old and New Testament contained true history and must be interpreted historically. This history taught spiritual lessons, but allegories were not to be imposed upon Christian beliefs. The School of Alexandria, on the other hand—although it had within it Theologians that agreed with the School of Antioch—emphasized the allegorical interpretation of the Bible in a manner that supported their Christology which stressed the union of the human and the divine in Jesus Christ. It must be noted that neither School was internally uniform. In Antioch, there were theologians disposed to the dominant Alexandrian approach, just as in Alexandria, there were theologians inclined to the Antiochan perspective. In the earliest period--from roughly 170 CE until the early fourth century CE, the School of Antioch would pass through different stages. Neither Antioch nor Alexandria were theologically uniform. Rather, the Christians of both cities were profoundly divided on theological matters. In 272 CE, when the Roman Emperor Aurelian retook the city, captured Palmyra, and banished the Unitarian Bishop Paul of Samosata, he decreed that the property of the Church would be given to those “with whom the bishops of the doctrine of Italy and Rome communicated in writing,” indicating, of course, that Christians holding such views existed in Antioch. Very little is known about Christianity in Antioch during the first one hundred and fifty years of the Christian faith. There were apparent differences between the theologies of Paul and Lucian of Samosata, the roots of which went back to the second half of the third century CE when the rival theologies of Antioch and Alexandria clashed over the theology and personality of Paul of Samosata </w:t>
      </w:r>
      <w:r w:rsidRPr="00656705">
        <w:rPr>
          <w:sz w:val="20"/>
          <w:szCs w:val="20"/>
        </w:rPr>
        <w:t>(d. 275 CE)</w:t>
      </w:r>
      <w:r w:rsidRPr="00656705">
        <w:rPr>
          <w:rFonts w:eastAsiaTheme="minorEastAsia"/>
          <w:color w:val="000000"/>
          <w:sz w:val="20"/>
          <w:szCs w:val="20"/>
        </w:rPr>
        <w:t xml:space="preserve">, Bishop of Antioch. But Paul and Lucian of Samosata maintained an essential Antiochene unity on certain points: 1) They rejected metaphysical speculation about God and Christ. 2)  They focused on the historical portrait of Jesus Christ in the Gospels. 3) They asserted that Christ was human and created by God and that there was a true moral development in his humanity. 4) The regarded the term “substance” (Greek: </w:t>
      </w:r>
      <w:r w:rsidRPr="00656705">
        <w:rPr>
          <w:rFonts w:eastAsiaTheme="minorEastAsia"/>
          <w:i/>
          <w:iCs/>
          <w:color w:val="000000"/>
          <w:sz w:val="20"/>
          <w:szCs w:val="20"/>
        </w:rPr>
        <w:t>oùsía</w:t>
      </w:r>
      <w:r w:rsidRPr="00656705">
        <w:rPr>
          <w:rFonts w:eastAsiaTheme="minorEastAsia"/>
          <w:color w:val="000000"/>
          <w:sz w:val="20"/>
          <w:szCs w:val="20"/>
        </w:rPr>
        <w:t xml:space="preserve">), which would become central in the dogma of the Trinity, as necessarily denoting a distinct individual being. Thus, God could not be three-and-one in His </w:t>
      </w:r>
      <w:r w:rsidRPr="00656705">
        <w:rPr>
          <w:rFonts w:eastAsiaTheme="minorEastAsia"/>
          <w:i/>
          <w:iCs/>
          <w:color w:val="000000"/>
          <w:sz w:val="20"/>
          <w:szCs w:val="20"/>
        </w:rPr>
        <w:t>oùsía</w:t>
      </w:r>
      <w:r w:rsidRPr="00656705">
        <w:rPr>
          <w:rFonts w:eastAsiaTheme="minorEastAsia"/>
          <w:color w:val="000000"/>
          <w:sz w:val="20"/>
          <w:szCs w:val="20"/>
        </w:rPr>
        <w:t>. He was either One distince being or three different ones, which would constitute polytheism.</w:t>
      </w:r>
    </w:p>
  </w:footnote>
  <w:footnote w:id="80">
    <w:p w14:paraId="65E27615"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The Dead Sea Scrolls</w:t>
      </w:r>
      <w:r w:rsidRPr="00656705">
        <w:rPr>
          <w:rFonts w:ascii="Times New Roman" w:hAnsi="Times New Roman" w:cs="Times New Roman"/>
          <w:sz w:val="20"/>
          <w:szCs w:val="20"/>
        </w:rPr>
        <w:t xml:space="preserve"> will be discussed in greater detail in Volume Twelve in our discussion of the </w:t>
      </w:r>
      <w:r w:rsidRPr="00656705">
        <w:rPr>
          <w:rFonts w:ascii="Times New Roman" w:hAnsi="Times New Roman" w:cs="Times New Roman"/>
          <w:color w:val="202122"/>
          <w:sz w:val="20"/>
          <w:szCs w:val="20"/>
        </w:rPr>
        <w:t xml:space="preserve">Dead Sea Scrolls and their Keepers. </w:t>
      </w:r>
      <w:r w:rsidRPr="00656705">
        <w:rPr>
          <w:rFonts w:ascii="Times New Roman" w:eastAsiaTheme="minorEastAsia" w:hAnsi="Times New Roman" w:cs="Times New Roman"/>
          <w:color w:val="000000"/>
          <w:sz w:val="20"/>
          <w:szCs w:val="20"/>
        </w:rPr>
        <w:t>Without doubt, the Dead Sea Scrolls constitute one of the greatest archaeological finds of the fourteenth/twentieth century and for the modern study of Judaic and early Christian historical origins in general.</w:t>
      </w:r>
      <w:r w:rsidRPr="00656705">
        <w:rPr>
          <w:rFonts w:ascii="Times New Roman" w:hAnsi="Times New Roman" w:cs="Times New Roman"/>
          <w:sz w:val="20"/>
          <w:szCs w:val="20"/>
        </w:rPr>
        <w:t xml:space="preserve"> In 1364/1945, Muḥammad al-Dīb,</w:t>
      </w:r>
      <w:r w:rsidRPr="00656705">
        <w:rPr>
          <w:rFonts w:ascii="Times New Roman" w:eastAsiaTheme="minorEastAsia" w:hAnsi="Times New Roman" w:cs="Times New Roman"/>
          <w:color w:val="000000"/>
          <w:sz w:val="20"/>
          <w:szCs w:val="20"/>
        </w:rPr>
        <w:t xml:space="preserve"> a Bedouin shepherd boy of the semi-nomadic Ta‘āmira tribe of Palestine, chanced upon the first evidence of the Scrolls, while looking for a stray she-goat above the caves of Wād</w:t>
      </w:r>
      <w:r w:rsidRPr="00656705">
        <w:rPr>
          <w:rFonts w:ascii="Times New Roman" w:hAnsi="Times New Roman" w:cs="Times New Roman"/>
          <w:sz w:val="20"/>
          <w:szCs w:val="20"/>
        </w:rPr>
        <w:t>ī</w:t>
      </w:r>
      <w:r w:rsidRPr="00656705">
        <w:rPr>
          <w:rFonts w:ascii="Times New Roman" w:eastAsiaTheme="minorEastAsia" w:hAnsi="Times New Roman" w:cs="Times New Roman"/>
          <w:color w:val="000000"/>
          <w:sz w:val="20"/>
          <w:szCs w:val="20"/>
        </w:rPr>
        <w:t xml:space="preserve"> Qumrān, on the West Bank, overlooking the Dead Sea. According to his personal testimony given in 1375/1956, </w:t>
      </w:r>
      <w:r w:rsidRPr="00656705">
        <w:rPr>
          <w:rFonts w:ascii="Times New Roman" w:hAnsi="Times New Roman" w:cs="Times New Roman"/>
          <w:sz w:val="20"/>
          <w:szCs w:val="20"/>
        </w:rPr>
        <w:t>al-Dīb made his discovery nine years earlier in 1364/1945,</w:t>
      </w:r>
      <w:ins w:id="136" w:author="Umar Abd-Allah" w:date="2021-12-30T12:51:00Z">
        <w:r w:rsidRPr="00656705">
          <w:rPr>
            <w:rFonts w:ascii="Times New Roman" w:hAnsi="Times New Roman" w:cs="Times New Roman"/>
            <w:sz w:val="20"/>
            <w:szCs w:val="20"/>
          </w:rPr>
          <w:t xml:space="preserve"> that is,</w:t>
        </w:r>
      </w:ins>
      <w:del w:id="137" w:author="Umar Abd-Allah" w:date="2021-12-30T12:51:00Z">
        <w:r w:rsidRPr="00656705" w:rsidDel="007B1318">
          <w:rPr>
            <w:rFonts w:ascii="Times New Roman" w:hAnsi="Times New Roman" w:cs="Times New Roman"/>
            <w:sz w:val="20"/>
            <w:szCs w:val="20"/>
          </w:rPr>
          <w:delText xml:space="preserve"> which was</w:delText>
        </w:r>
      </w:del>
      <w:r w:rsidRPr="00656705">
        <w:rPr>
          <w:rFonts w:ascii="Times New Roman" w:hAnsi="Times New Roman" w:cs="Times New Roman"/>
          <w:sz w:val="20"/>
          <w:szCs w:val="20"/>
        </w:rPr>
        <w:t xml:space="preserve"> around the close of World War II</w:t>
      </w:r>
      <w:ins w:id="138" w:author="Umar Abd-Allah" w:date="2021-12-30T12:51:00Z">
        <w:r w:rsidRPr="00656705">
          <w:rPr>
            <w:rFonts w:ascii="Times New Roman" w:hAnsi="Times New Roman" w:cs="Times New Roman"/>
            <w:sz w:val="20"/>
            <w:szCs w:val="20"/>
          </w:rPr>
          <w:t>. Th</w:t>
        </w:r>
      </w:ins>
      <w:r w:rsidRPr="00656705">
        <w:rPr>
          <w:rFonts w:ascii="Times New Roman" w:hAnsi="Times New Roman" w:cs="Times New Roman"/>
          <w:sz w:val="20"/>
          <w:szCs w:val="20"/>
        </w:rPr>
        <w:t>us, the initial</w:t>
      </w:r>
      <w:ins w:id="139" w:author="Umar Abd-Allah" w:date="2021-12-30T12:51:00Z">
        <w:r w:rsidRPr="00656705">
          <w:rPr>
            <w:rFonts w:ascii="Times New Roman" w:hAnsi="Times New Roman" w:cs="Times New Roman"/>
            <w:sz w:val="20"/>
            <w:szCs w:val="20"/>
          </w:rPr>
          <w:t xml:space="preserve"> discovery</w:t>
        </w:r>
      </w:ins>
      <w:del w:id="140" w:author="Umar Abd-Allah" w:date="2021-12-30T12:51:00Z">
        <w:r w:rsidRPr="00656705" w:rsidDel="007B1318">
          <w:rPr>
            <w:rFonts w:ascii="Times New Roman" w:hAnsi="Times New Roman" w:cs="Times New Roman"/>
            <w:sz w:val="20"/>
            <w:szCs w:val="20"/>
          </w:rPr>
          <w:delText>, and it</w:delText>
        </w:r>
      </w:del>
      <w:r w:rsidRPr="00656705">
        <w:rPr>
          <w:rFonts w:ascii="Times New Roman" w:hAnsi="Times New Roman" w:cs="Times New Roman"/>
          <w:sz w:val="20"/>
          <w:szCs w:val="20"/>
        </w:rPr>
        <w:t xml:space="preserve"> was not made in 1366/1947 as is generally believed.</w:t>
      </w:r>
      <w:r w:rsidRPr="00656705">
        <w:rPr>
          <w:rFonts w:ascii="Times New Roman" w:eastAsiaTheme="minorEastAsia" w:hAnsi="Times New Roman" w:cs="Times New Roman"/>
          <w:color w:val="000000"/>
          <w:sz w:val="20"/>
          <w:szCs w:val="20"/>
        </w:rPr>
        <w:t xml:space="preserve"> When, however, the amazing find did finally come to light in 1366/1947, it was almost immediately recognized that </w:t>
      </w:r>
      <w:r w:rsidRPr="00656705">
        <w:rPr>
          <w:rFonts w:ascii="Times New Roman" w:hAnsi="Times New Roman" w:cs="Times New Roman"/>
          <w:sz w:val="20"/>
          <w:szCs w:val="20"/>
        </w:rPr>
        <w:t>al-Dīb</w:t>
      </w:r>
      <w:r w:rsidRPr="00656705">
        <w:rPr>
          <w:rFonts w:ascii="Times New Roman" w:eastAsiaTheme="minorEastAsia" w:hAnsi="Times New Roman" w:cs="Times New Roman"/>
          <w:color w:val="000000"/>
          <w:sz w:val="20"/>
          <w:szCs w:val="20"/>
        </w:rPr>
        <w:t xml:space="preserve"> had accidentally and unintentionally brought to light one of the greatest archaeological treasures in the history of Biblical and Ancient archaeology. In the wake of the discovery of the Dead Sea Scrolls, scholarly reference to them soon became indispensable for any serious treatment of the origins of Judaism and Christianity during and immediately following the period of the Second Temple. It is especially of note, in this regard, that, although the Dead Sea Scrolls Brotherhood was earnestly awaiting the Messiah, whose appearance they rightly believed to be at hand, their teachings do not in any manner reflect later standard Christian Dogmas in conjunction with the Messiah, such as the Crucifixion, Trinity, Incarnation, Vicarious Atonement of sins, Holy Communion, or Original Sin. At the same time, there are remarkable parallels between the Brotherhood’s Communal organization and that of the early Church. For example, the Brotherhood—like the early Christians—fostered a system of bishop-like overseers (Hebrew: </w:t>
      </w:r>
      <w:r w:rsidRPr="00656705">
        <w:rPr>
          <w:rFonts w:ascii="Times New Roman" w:eastAsiaTheme="minorEastAsia" w:hAnsi="Times New Roman" w:cs="Times New Roman"/>
          <w:i/>
          <w:iCs/>
          <w:color w:val="000000"/>
          <w:sz w:val="20"/>
          <w:szCs w:val="20"/>
        </w:rPr>
        <w:t>mebaqqerîm</w:t>
      </w:r>
      <w:r w:rsidRPr="00656705">
        <w:rPr>
          <w:rFonts w:ascii="Times New Roman" w:eastAsiaTheme="minorEastAsia" w:hAnsi="Times New Roman" w:cs="Times New Roman"/>
          <w:color w:val="000000"/>
          <w:sz w:val="20"/>
          <w:szCs w:val="20"/>
        </w:rPr>
        <w:t xml:space="preserve">; Greek: </w:t>
      </w:r>
      <w:r w:rsidRPr="00656705">
        <w:rPr>
          <w:rFonts w:ascii="Times New Roman" w:eastAsiaTheme="minorEastAsia" w:hAnsi="Times New Roman" w:cs="Times New Roman"/>
          <w:i/>
          <w:iCs/>
          <w:color w:val="000000"/>
          <w:sz w:val="20"/>
          <w:szCs w:val="20"/>
        </w:rPr>
        <w:t>epískopoi</w:t>
      </w:r>
      <w:r w:rsidRPr="00656705">
        <w:rPr>
          <w:rFonts w:ascii="Times New Roman" w:eastAsiaTheme="minorEastAsia" w:hAnsi="Times New Roman" w:cs="Times New Roman"/>
          <w:color w:val="000000"/>
          <w:sz w:val="20"/>
          <w:szCs w:val="20"/>
        </w:rPr>
        <w:t xml:space="preserve">), and the Community was run by absolute Priestly authority. Moreover, the Dead Sea Scrolls community also displays an unmistakable similarity to the historical Community from which John the Baptist would come as well the Israelite believers who welcomed the coming of Jesus Christ and his teaching. As for the Dead Sea Scroll Brotherhood or </w:t>
      </w:r>
      <w:r w:rsidRPr="00656705">
        <w:rPr>
          <w:rFonts w:ascii="Times New Roman" w:eastAsiaTheme="minorEastAsia" w:hAnsi="Times New Roman" w:cs="Times New Roman"/>
          <w:b/>
          <w:bCs/>
          <w:color w:val="000000"/>
          <w:sz w:val="20"/>
          <w:szCs w:val="20"/>
        </w:rPr>
        <w:t>t</w:t>
      </w:r>
      <w:r w:rsidRPr="00656705">
        <w:rPr>
          <w:rFonts w:ascii="Times New Roman" w:eastAsiaTheme="minorEastAsia" w:hAnsi="Times New Roman" w:cs="Times New Roman"/>
          <w:b/>
          <w:bCs/>
          <w:color w:val="0F252D"/>
          <w:sz w:val="20"/>
          <w:szCs w:val="20"/>
        </w:rPr>
        <w:t>he Keepers of the Dead Sea Scrolls</w:t>
      </w:r>
      <w:r w:rsidRPr="00656705">
        <w:rPr>
          <w:rFonts w:ascii="Times New Roman" w:eastAsiaTheme="minorEastAsia" w:hAnsi="Times New Roman" w:cs="Times New Roman"/>
          <w:color w:val="0F252D"/>
          <w:sz w:val="20"/>
          <w:szCs w:val="20"/>
        </w:rPr>
        <w:t>, they seem to have constituted an exclusive religious Community with distinctive religious beliefs, but it is not known exactly who and what they were.</w:t>
      </w:r>
      <w:r w:rsidRPr="00656705">
        <w:rPr>
          <w:rFonts w:ascii="Times New Roman" w:eastAsiaTheme="minorEastAsia" w:hAnsi="Times New Roman" w:cs="Times New Roman"/>
          <w:color w:val="000000"/>
          <w:sz w:val="20"/>
          <w:szCs w:val="20"/>
        </w:rPr>
        <w:t xml:space="preserve"> They preserved rare Biblical and extra-Biblical texts and believed themselves to be the authentic heirs of Moses and his original Prophetic Dispensation. </w:t>
      </w:r>
      <w:r w:rsidRPr="00656705">
        <w:rPr>
          <w:rFonts w:ascii="Times New Roman" w:eastAsiaTheme="minorEastAsia" w:hAnsi="Times New Roman" w:cs="Times New Roman"/>
          <w:color w:val="0F252D"/>
          <w:sz w:val="20"/>
          <w:szCs w:val="20"/>
        </w:rPr>
        <w:t xml:space="preserve">The Brotherhood referred to themselves as “the Poor” (Hebrew: </w:t>
      </w:r>
      <w:r w:rsidRPr="00656705">
        <w:rPr>
          <w:rFonts w:ascii="Times New Roman" w:eastAsiaTheme="minorEastAsia" w:hAnsi="Times New Roman" w:cs="Times New Roman"/>
          <w:i/>
          <w:iCs/>
          <w:color w:val="000000"/>
          <w:sz w:val="20"/>
          <w:szCs w:val="20"/>
        </w:rPr>
        <w:t>Eby</w:t>
      </w:r>
      <w:r w:rsidRPr="00656705">
        <w:rPr>
          <w:rFonts w:ascii="Times New Roman" w:hAnsi="Times New Roman" w:cs="Times New Roman"/>
          <w:i/>
          <w:iCs/>
          <w:color w:val="000000" w:themeColor="text1"/>
          <w:sz w:val="20"/>
          <w:szCs w:val="20"/>
        </w:rPr>
        <w:t>ô</w:t>
      </w:r>
      <w:r w:rsidRPr="00656705">
        <w:rPr>
          <w:rFonts w:ascii="Times New Roman" w:eastAsiaTheme="minorEastAsia" w:hAnsi="Times New Roman" w:cs="Times New Roman"/>
          <w:i/>
          <w:iCs/>
          <w:color w:val="000000"/>
          <w:sz w:val="20"/>
          <w:szCs w:val="20"/>
        </w:rPr>
        <w:t>n</w:t>
      </w:r>
      <w:r w:rsidRPr="00656705">
        <w:rPr>
          <w:rFonts w:ascii="Times New Roman" w:hAnsi="Times New Roman" w:cs="Times New Roman"/>
          <w:i/>
          <w:iCs/>
          <w:color w:val="000000" w:themeColor="text1"/>
          <w:sz w:val="20"/>
          <w:szCs w:val="20"/>
        </w:rPr>
        <w:t>î</w:t>
      </w:r>
      <w:r w:rsidRPr="00656705">
        <w:rPr>
          <w:rFonts w:ascii="Times New Roman" w:eastAsiaTheme="minorEastAsia" w:hAnsi="Times New Roman" w:cs="Times New Roman"/>
          <w:i/>
          <w:iCs/>
          <w:color w:val="000000"/>
          <w:sz w:val="20"/>
          <w:szCs w:val="20"/>
        </w:rPr>
        <w:t>m</w:t>
      </w:r>
      <w:r w:rsidRPr="00656705">
        <w:rPr>
          <w:rFonts w:ascii="Times New Roman" w:eastAsiaTheme="minorEastAsia" w:hAnsi="Times New Roman" w:cs="Times New Roman"/>
          <w:color w:val="0F252D"/>
          <w:sz w:val="20"/>
          <w:szCs w:val="20"/>
        </w:rPr>
        <w:t>), which</w:t>
      </w:r>
      <w:r w:rsidRPr="00656705">
        <w:rPr>
          <w:rFonts w:ascii="Times New Roman" w:eastAsiaTheme="minorEastAsia" w:hAnsi="Times New Roman" w:cs="Times New Roman"/>
          <w:color w:val="000000"/>
          <w:sz w:val="20"/>
          <w:szCs w:val="20"/>
        </w:rPr>
        <w:t xml:space="preserve"> is similar in meaning to the Arabic </w:t>
      </w:r>
      <w:r w:rsidRPr="00656705">
        <w:rPr>
          <w:rFonts w:ascii="Times New Roman" w:eastAsiaTheme="minorEastAsia" w:hAnsi="Times New Roman" w:cs="Times New Roman"/>
          <w:i/>
          <w:iCs/>
          <w:color w:val="000000"/>
          <w:sz w:val="20"/>
          <w:szCs w:val="20"/>
        </w:rPr>
        <w:t>al-Fuqar</w:t>
      </w:r>
      <w:r w:rsidRPr="00656705">
        <w:rPr>
          <w:rFonts w:ascii="Times New Roman" w:hAnsi="Times New Roman" w:cs="Times New Roman"/>
          <w:i/>
          <w:iCs/>
          <w:sz w:val="20"/>
          <w:szCs w:val="20"/>
        </w:rPr>
        <w:t>ā</w:t>
      </w:r>
      <w:r w:rsidRPr="00656705">
        <w:rPr>
          <w:rFonts w:ascii="Times New Roman" w:eastAsiaTheme="minorEastAsia" w:hAnsi="Times New Roman" w:cs="Times New Roman"/>
          <w:i/>
          <w:iCs/>
          <w:color w:val="000000"/>
          <w:sz w:val="20"/>
          <w:szCs w:val="20"/>
        </w:rPr>
        <w:t>’</w:t>
      </w:r>
      <w:r w:rsidRPr="00656705">
        <w:rPr>
          <w:rFonts w:ascii="Times New Roman" w:eastAsiaTheme="minorEastAsia" w:hAnsi="Times New Roman" w:cs="Times New Roman"/>
          <w:color w:val="000000"/>
          <w:sz w:val="20"/>
          <w:szCs w:val="20"/>
        </w:rPr>
        <w:t>,</w:t>
      </w:r>
      <w:r w:rsidRPr="00656705">
        <w:rPr>
          <w:rFonts w:ascii="Times New Roman" w:eastAsiaTheme="minorEastAsia" w:hAnsi="Times New Roman" w:cs="Times New Roman"/>
          <w:color w:val="0F252D"/>
          <w:sz w:val="20"/>
          <w:szCs w:val="20"/>
        </w:rPr>
        <w:t xml:space="preserve"> and may be understood as meaning “the Ascetics” or “the Poor whose wealth is in God.” As a consequence, some Scholars refer to the Scrolls Keepers as Ebionites. Interestingly, </w:t>
      </w:r>
      <w:r w:rsidRPr="00656705">
        <w:rPr>
          <w:rFonts w:ascii="Times New Roman" w:eastAsiaTheme="minorEastAsia" w:hAnsi="Times New Roman" w:cs="Times New Roman"/>
          <w:color w:val="000000"/>
          <w:sz w:val="20"/>
          <w:szCs w:val="20"/>
        </w:rPr>
        <w:t>as we will see later</w:t>
      </w:r>
      <w:r w:rsidRPr="00656705">
        <w:rPr>
          <w:rFonts w:ascii="Times New Roman" w:eastAsiaTheme="minorEastAsia" w:hAnsi="Times New Roman" w:cs="Times New Roman"/>
          <w:color w:val="0F252D"/>
          <w:sz w:val="20"/>
          <w:szCs w:val="20"/>
        </w:rPr>
        <w:t>, the Judaic Christians of the first centuries of the Common Era often referred to themselves as “the Ebionites” (</w:t>
      </w:r>
      <w:r w:rsidRPr="00656705">
        <w:rPr>
          <w:rFonts w:ascii="Times New Roman" w:eastAsiaTheme="minorEastAsia" w:hAnsi="Times New Roman" w:cs="Times New Roman"/>
          <w:i/>
          <w:iCs/>
          <w:color w:val="000000"/>
          <w:sz w:val="20"/>
          <w:szCs w:val="20"/>
        </w:rPr>
        <w:t>Eby</w:t>
      </w:r>
      <w:r w:rsidRPr="00656705">
        <w:rPr>
          <w:rFonts w:ascii="Times New Roman" w:hAnsi="Times New Roman" w:cs="Times New Roman"/>
          <w:i/>
          <w:iCs/>
          <w:color w:val="000000" w:themeColor="text1"/>
          <w:sz w:val="20"/>
          <w:szCs w:val="20"/>
        </w:rPr>
        <w:t>ô</w:t>
      </w:r>
      <w:r w:rsidRPr="00656705">
        <w:rPr>
          <w:rFonts w:ascii="Times New Roman" w:eastAsiaTheme="minorEastAsia" w:hAnsi="Times New Roman" w:cs="Times New Roman"/>
          <w:i/>
          <w:iCs/>
          <w:color w:val="000000"/>
          <w:sz w:val="20"/>
          <w:szCs w:val="20"/>
        </w:rPr>
        <w:t>n</w:t>
      </w:r>
      <w:r w:rsidRPr="00656705">
        <w:rPr>
          <w:rFonts w:ascii="Times New Roman" w:hAnsi="Times New Roman" w:cs="Times New Roman"/>
          <w:i/>
          <w:iCs/>
          <w:color w:val="000000" w:themeColor="text1"/>
          <w:sz w:val="20"/>
          <w:szCs w:val="20"/>
        </w:rPr>
        <w:t>î</w:t>
      </w:r>
      <w:r w:rsidRPr="00656705">
        <w:rPr>
          <w:rFonts w:ascii="Times New Roman" w:eastAsiaTheme="minorEastAsia" w:hAnsi="Times New Roman" w:cs="Times New Roman"/>
          <w:i/>
          <w:iCs/>
          <w:color w:val="000000"/>
          <w:sz w:val="20"/>
          <w:szCs w:val="20"/>
        </w:rPr>
        <w:t>m</w:t>
      </w:r>
      <w:r w:rsidRPr="00656705">
        <w:rPr>
          <w:rFonts w:ascii="Times New Roman" w:eastAsiaTheme="minorEastAsia" w:hAnsi="Times New Roman" w:cs="Times New Roman"/>
          <w:color w:val="000000"/>
          <w:sz w:val="20"/>
          <w:szCs w:val="20"/>
        </w:rPr>
        <w:t>)</w:t>
      </w:r>
      <w:r w:rsidRPr="00656705">
        <w:rPr>
          <w:rFonts w:ascii="Times New Roman" w:eastAsiaTheme="minorEastAsia" w:hAnsi="Times New Roman" w:cs="Times New Roman"/>
          <w:i/>
          <w:iCs/>
          <w:color w:val="000000"/>
          <w:sz w:val="20"/>
          <w:szCs w:val="20"/>
        </w:rPr>
        <w:t xml:space="preserve"> </w:t>
      </w:r>
      <w:r w:rsidRPr="00656705">
        <w:rPr>
          <w:rFonts w:ascii="Times New Roman" w:eastAsiaTheme="minorEastAsia" w:hAnsi="Times New Roman" w:cs="Times New Roman"/>
          <w:color w:val="000000"/>
          <w:sz w:val="20"/>
          <w:szCs w:val="20"/>
        </w:rPr>
        <w:t xml:space="preserve">also. </w:t>
      </w:r>
      <w:r w:rsidRPr="00656705">
        <w:rPr>
          <w:rFonts w:ascii="Times New Roman" w:eastAsiaTheme="minorEastAsia" w:hAnsi="Times New Roman" w:cs="Times New Roman"/>
          <w:color w:val="0F252D"/>
          <w:sz w:val="20"/>
          <w:szCs w:val="20"/>
        </w:rPr>
        <w:t>The more prevalent view, however, is that the Keepers were Essenes, but it should not be assumed that there is any inherent contradiction between the two different terms. Some Scholars, however, content themselves simply with referring to the Brotherhood as the Ascetics or as the Apocalyptic Community of Qumr</w:t>
      </w:r>
      <w:r w:rsidRPr="00656705">
        <w:rPr>
          <w:rFonts w:ascii="Times New Roman" w:hAnsi="Times New Roman" w:cs="Times New Roman"/>
          <w:sz w:val="20"/>
          <w:szCs w:val="20"/>
        </w:rPr>
        <w:t>ā</w:t>
      </w:r>
      <w:r w:rsidRPr="00656705">
        <w:rPr>
          <w:rFonts w:ascii="Times New Roman" w:eastAsiaTheme="minorEastAsia" w:hAnsi="Times New Roman" w:cs="Times New Roman"/>
          <w:color w:val="0F252D"/>
          <w:sz w:val="20"/>
          <w:szCs w:val="20"/>
        </w:rPr>
        <w:t>n, without any designation of their Sect or Denomination.</w:t>
      </w:r>
    </w:p>
  </w:footnote>
  <w:footnote w:id="81">
    <w:p w14:paraId="4AB38265" w14:textId="77777777" w:rsidR="00A431D4" w:rsidRPr="00656705" w:rsidRDefault="00A431D4" w:rsidP="00A431D4">
      <w:pPr>
        <w:autoSpaceDE w:val="0"/>
        <w:autoSpaceDN w:val="0"/>
        <w:adjustRightInd w:val="0"/>
        <w:rPr>
          <w:color w:val="000000"/>
          <w:sz w:val="20"/>
          <w:szCs w:val="20"/>
        </w:rPr>
      </w:pPr>
      <w:r w:rsidRPr="00656705">
        <w:rPr>
          <w:rStyle w:val="FootnoteReference"/>
          <w:sz w:val="20"/>
          <w:szCs w:val="20"/>
        </w:rPr>
        <w:footnoteRef/>
      </w:r>
      <w:r w:rsidRPr="00656705">
        <w:rPr>
          <w:sz w:val="20"/>
          <w:szCs w:val="20"/>
        </w:rPr>
        <w:t xml:space="preserve"> </w:t>
      </w:r>
      <w:r w:rsidRPr="00656705">
        <w:rPr>
          <w:color w:val="000000"/>
          <w:sz w:val="20"/>
          <w:szCs w:val="20"/>
        </w:rPr>
        <w:t>The interview in question was conducted on</w:t>
      </w:r>
      <w:r w:rsidRPr="00656705">
        <w:rPr>
          <w:rStyle w:val="Heading1Char"/>
          <w:rFonts w:ascii="Times New Roman" w:hAnsi="Times New Roman" w:cs="Times New Roman"/>
          <w:b/>
          <w:bCs/>
          <w:color w:val="282828"/>
          <w:sz w:val="20"/>
          <w:szCs w:val="20"/>
        </w:rPr>
        <w:t xml:space="preserve"> </w:t>
      </w:r>
      <w:r w:rsidRPr="00656705">
        <w:rPr>
          <w:rStyle w:val="Strong"/>
          <w:b w:val="0"/>
          <w:bCs w:val="0"/>
          <w:color w:val="282828"/>
          <w:sz w:val="20"/>
          <w:szCs w:val="20"/>
        </w:rPr>
        <w:t>19 Rab</w:t>
      </w:r>
      <w:r w:rsidRPr="00656705">
        <w:rPr>
          <w:sz w:val="20"/>
          <w:szCs w:val="20"/>
        </w:rPr>
        <w:t>ī‘</w:t>
      </w:r>
      <w:r w:rsidRPr="00656705">
        <w:rPr>
          <w:rStyle w:val="Strong"/>
          <w:b w:val="0"/>
          <w:bCs w:val="0"/>
          <w:color w:val="282828"/>
          <w:sz w:val="20"/>
          <w:szCs w:val="20"/>
        </w:rPr>
        <w:t xml:space="preserve"> al-Awwal 1376</w:t>
      </w:r>
      <w:r w:rsidRPr="00656705">
        <w:rPr>
          <w:b/>
          <w:bCs/>
          <w:color w:val="000000"/>
          <w:sz w:val="20"/>
          <w:szCs w:val="20"/>
        </w:rPr>
        <w:t>/</w:t>
      </w:r>
      <w:r w:rsidRPr="00656705">
        <w:rPr>
          <w:color w:val="000000"/>
          <w:sz w:val="20"/>
          <w:szCs w:val="20"/>
        </w:rPr>
        <w:t xml:space="preserve">23 October 1956 (see William H. Brownlee, “Muhammad ed-Deeb’s Own Story of His Scroll Discovery,” In </w:t>
      </w:r>
      <w:r w:rsidRPr="00656705">
        <w:rPr>
          <w:i/>
          <w:iCs/>
          <w:color w:val="000000"/>
          <w:sz w:val="20"/>
          <w:szCs w:val="20"/>
        </w:rPr>
        <w:t xml:space="preserve">The Journal of Near Eastern Studies </w:t>
      </w:r>
      <w:r w:rsidRPr="00656705">
        <w:rPr>
          <w:color w:val="000000"/>
          <w:sz w:val="20"/>
          <w:szCs w:val="20"/>
        </w:rPr>
        <w:t>(</w:t>
      </w:r>
      <w:r w:rsidRPr="00656705">
        <w:rPr>
          <w:i/>
          <w:iCs/>
          <w:color w:val="000000"/>
          <w:sz w:val="20"/>
          <w:szCs w:val="20"/>
        </w:rPr>
        <w:t>JNES</w:t>
      </w:r>
      <w:r w:rsidRPr="00656705">
        <w:rPr>
          <w:color w:val="000000"/>
          <w:sz w:val="20"/>
          <w:szCs w:val="20"/>
        </w:rPr>
        <w:t xml:space="preserve">), 16 (4): 1957: 236-239). In the interview, </w:t>
      </w:r>
      <w:r w:rsidRPr="00656705">
        <w:rPr>
          <w:sz w:val="20"/>
          <w:szCs w:val="20"/>
        </w:rPr>
        <w:t>Muḥammad al-Dīb stated that he</w:t>
      </w:r>
      <w:r w:rsidRPr="00656705">
        <w:rPr>
          <w:color w:val="000000"/>
          <w:sz w:val="20"/>
          <w:szCs w:val="20"/>
        </w:rPr>
        <w:t xml:space="preserve"> had been tending his flock with two other boys from his tribe, when he accidentally came upon the first pieces of the Scrolls. The initial find included seven scrolls that were discovered in a single cave, which would later be labelled as </w:t>
      </w:r>
      <w:r w:rsidRPr="00656705">
        <w:rPr>
          <w:color w:val="000000"/>
          <w:sz w:val="20"/>
          <w:szCs w:val="20"/>
          <w:u w:val="single"/>
        </w:rPr>
        <w:t>Cave One</w:t>
      </w:r>
      <w:r w:rsidRPr="00656705">
        <w:rPr>
          <w:color w:val="000000"/>
          <w:sz w:val="20"/>
          <w:szCs w:val="20"/>
        </w:rPr>
        <w:t xml:space="preserve">, located on an escarpment just Northwest of Qumrān. With the exception of two copies of the Book of Isaiah, the remainder of the Scrolls were previously unknown to scholarship. It became commonplace to assert that the discovery was made in 1366/1947, but, as the interview shows, this view is not precise. After the discovery of the first parchments, they remained in the custody of </w:t>
      </w:r>
      <w:r w:rsidRPr="00656705">
        <w:rPr>
          <w:sz w:val="20"/>
          <w:szCs w:val="20"/>
        </w:rPr>
        <w:t xml:space="preserve">Muḥammad al-Dīb and his family </w:t>
      </w:r>
      <w:r w:rsidRPr="00656705">
        <w:rPr>
          <w:color w:val="000000"/>
          <w:sz w:val="20"/>
          <w:szCs w:val="20"/>
        </w:rPr>
        <w:t xml:space="preserve">from 1364/1945 until 1366/1947. Then, in 1366/1947, </w:t>
      </w:r>
      <w:r w:rsidRPr="00656705">
        <w:rPr>
          <w:sz w:val="20"/>
          <w:szCs w:val="20"/>
        </w:rPr>
        <w:t>Muḥammad al-Dīb</w:t>
      </w:r>
      <w:r w:rsidRPr="00656705">
        <w:rPr>
          <w:color w:val="000000"/>
          <w:sz w:val="20"/>
          <w:szCs w:val="20"/>
        </w:rPr>
        <w:t xml:space="preserve"> took some of the parchments to a merchant in Bethlehem in order to sell them. After the merchant contacted others to learn the value of these written fragments, they became more widely known in broader Scholarly circles, which led to the first international announcement of the stunning discovery in 1366/1947. </w:t>
      </w:r>
    </w:p>
  </w:footnote>
  <w:footnote w:id="82">
    <w:p w14:paraId="639E3DDF" w14:textId="77777777" w:rsidR="00A431D4" w:rsidRPr="00656705" w:rsidRDefault="00A431D4" w:rsidP="00A431D4">
      <w:pPr>
        <w:autoSpaceDE w:val="0"/>
        <w:autoSpaceDN w:val="0"/>
        <w:adjustRightInd w:val="0"/>
        <w:rPr>
          <w:color w:val="000000"/>
          <w:sz w:val="20"/>
          <w:szCs w:val="20"/>
        </w:rPr>
      </w:pPr>
      <w:r w:rsidRPr="00656705">
        <w:rPr>
          <w:rStyle w:val="FootnoteReference"/>
          <w:sz w:val="20"/>
          <w:szCs w:val="20"/>
        </w:rPr>
        <w:footnoteRef/>
      </w:r>
      <w:r w:rsidRPr="00656705">
        <w:rPr>
          <w:sz w:val="20"/>
          <w:szCs w:val="20"/>
        </w:rPr>
        <w:t xml:space="preserve"> </w:t>
      </w:r>
      <w:r w:rsidRPr="00656705">
        <w:rPr>
          <w:color w:val="000000"/>
          <w:sz w:val="20"/>
          <w:szCs w:val="20"/>
        </w:rPr>
        <w:t>In the period between 1366/1947 and 1438/2017, nine hundred and seventy-two (972) manuscripts and fragments were discovered in twelve different caves. Almost all of these scrolls and fragments were in Hebrew, but they also included texts in Aramaic, Nabatean, and Greek. Because the Dead Sea Scrolls are only made up of separate individual scrolls and fragments—as opposed to compiled codices and bound books—the Scrolls do not present a “Canon” of Scripture or even an established list of Canonical Works. The Dead Sea Scrolls do, however, contain many works that are not part of today’s Biblical Canon as well as unique interpretations of its existent verses. Some of these writings can be found in Traditional Jewish and Christian Apocrypha, but many others are new and unknown.</w:t>
      </w:r>
    </w:p>
  </w:footnote>
  <w:footnote w:id="83">
    <w:p w14:paraId="48B88467" w14:textId="77777777" w:rsidR="00A431D4" w:rsidRPr="00656705" w:rsidRDefault="00A431D4" w:rsidP="00A431D4">
      <w:pPr>
        <w:rPr>
          <w:color w:val="000000"/>
          <w:sz w:val="20"/>
          <w:szCs w:val="20"/>
        </w:rPr>
      </w:pPr>
      <w:r w:rsidRPr="00656705">
        <w:rPr>
          <w:rStyle w:val="FootnoteReference"/>
          <w:sz w:val="20"/>
          <w:szCs w:val="20"/>
        </w:rPr>
        <w:footnoteRef/>
      </w:r>
      <w:r w:rsidRPr="00656705">
        <w:rPr>
          <w:b/>
          <w:bCs/>
          <w:sz w:val="20"/>
          <w:szCs w:val="20"/>
        </w:rPr>
        <w:t xml:space="preserve"> </w:t>
      </w:r>
      <w:r w:rsidRPr="00656705">
        <w:rPr>
          <w:b/>
          <w:bCs/>
          <w:color w:val="000000"/>
          <w:sz w:val="20"/>
          <w:szCs w:val="20"/>
        </w:rPr>
        <w:t>Caracalla</w:t>
      </w:r>
      <w:r w:rsidRPr="00656705">
        <w:rPr>
          <w:color w:val="000000"/>
          <w:sz w:val="20"/>
          <w:szCs w:val="20"/>
        </w:rPr>
        <w:t xml:space="preserve"> (d. 217 CE) or, more fully, Marcus Aurelius Antonius belonged to the Severan Roman Dynasty. He was the son of Emperor Lucius Septimius Severus (d. 211 CE), whom he joined as co-ruler of Rome in 211 CE. When Septimius died, Caracalla remained the sole ruler of the Roman Empire until his death six years later. </w:t>
      </w:r>
    </w:p>
  </w:footnote>
  <w:footnote w:id="84">
    <w:p w14:paraId="69BC4EF0" w14:textId="77777777" w:rsidR="00A431D4" w:rsidRPr="00656705" w:rsidRDefault="00A431D4" w:rsidP="00A431D4">
      <w:pPr>
        <w:pStyle w:val="NormalWeb"/>
        <w:spacing w:before="0" w:beforeAutospacing="0" w:after="0" w:afterAutospacing="0"/>
        <w:rPr>
          <w:color w:val="202122"/>
          <w:sz w:val="20"/>
          <w:szCs w:val="20"/>
        </w:rPr>
      </w:pPr>
      <w:r w:rsidRPr="00656705">
        <w:rPr>
          <w:rStyle w:val="FootnoteReference"/>
          <w:sz w:val="20"/>
          <w:szCs w:val="20"/>
        </w:rPr>
        <w:footnoteRef/>
      </w:r>
      <w:r w:rsidRPr="00656705">
        <w:rPr>
          <w:sz w:val="20"/>
          <w:szCs w:val="20"/>
        </w:rPr>
        <w:t xml:space="preserve"> The </w:t>
      </w:r>
      <w:r w:rsidRPr="00656705">
        <w:rPr>
          <w:b/>
          <w:bCs/>
          <w:color w:val="0F252D"/>
          <w:sz w:val="20"/>
          <w:szCs w:val="20"/>
        </w:rPr>
        <w:t>Qaraites (</w:t>
      </w:r>
      <w:r w:rsidRPr="00656705">
        <w:rPr>
          <w:b/>
          <w:bCs/>
          <w:i/>
          <w:iCs/>
          <w:color w:val="000000"/>
          <w:sz w:val="20"/>
          <w:szCs w:val="20"/>
        </w:rPr>
        <w:t>ha-Q</w:t>
      </w:r>
      <w:r w:rsidRPr="00656705">
        <w:rPr>
          <w:b/>
          <w:bCs/>
          <w:i/>
          <w:iCs/>
          <w:color w:val="202122"/>
          <w:sz w:val="20"/>
          <w:szCs w:val="20"/>
          <w:lang w:bidi="he"/>
        </w:rPr>
        <w:t>ārā’î</w:t>
      </w:r>
      <w:r w:rsidRPr="00656705">
        <w:rPr>
          <w:b/>
          <w:bCs/>
          <w:i/>
          <w:iCs/>
          <w:color w:val="000000"/>
          <w:sz w:val="20"/>
          <w:szCs w:val="20"/>
        </w:rPr>
        <w:t>m</w:t>
      </w:r>
      <w:r w:rsidRPr="00656705">
        <w:rPr>
          <w:b/>
          <w:bCs/>
          <w:color w:val="0F252D"/>
          <w:sz w:val="20"/>
          <w:szCs w:val="20"/>
        </w:rPr>
        <w:t xml:space="preserve">) </w:t>
      </w:r>
      <w:r w:rsidRPr="00656705">
        <w:rPr>
          <w:color w:val="0F252D"/>
          <w:sz w:val="20"/>
          <w:szCs w:val="20"/>
        </w:rPr>
        <w:t xml:space="preserve">refer to the followers of </w:t>
      </w:r>
      <w:r w:rsidRPr="00656705">
        <w:rPr>
          <w:color w:val="000000"/>
          <w:sz w:val="20"/>
          <w:szCs w:val="20"/>
        </w:rPr>
        <w:t xml:space="preserve">Qaraite or Karaite Judaism or Qaraism. They take their name from the Hebrew verb </w:t>
      </w:r>
      <w:r w:rsidRPr="00656705">
        <w:rPr>
          <w:i/>
          <w:iCs/>
          <w:color w:val="000000"/>
          <w:sz w:val="20"/>
          <w:szCs w:val="20"/>
        </w:rPr>
        <w:t>q</w:t>
      </w:r>
      <w:r w:rsidRPr="00656705">
        <w:rPr>
          <w:i/>
          <w:iCs/>
          <w:sz w:val="20"/>
          <w:szCs w:val="20"/>
        </w:rPr>
        <w:t>ā</w:t>
      </w:r>
      <w:r w:rsidRPr="00656705">
        <w:rPr>
          <w:i/>
          <w:iCs/>
          <w:color w:val="000000"/>
          <w:sz w:val="20"/>
          <w:szCs w:val="20"/>
        </w:rPr>
        <w:t>r</w:t>
      </w:r>
      <w:r w:rsidRPr="00656705">
        <w:rPr>
          <w:i/>
          <w:iCs/>
          <w:sz w:val="20"/>
          <w:szCs w:val="20"/>
        </w:rPr>
        <w:t>ā</w:t>
      </w:r>
      <w:r w:rsidRPr="00656705">
        <w:rPr>
          <w:sz w:val="20"/>
          <w:szCs w:val="20"/>
        </w:rPr>
        <w:t>, which means “to recite out loud” or “call out” and is directly related to its Arabic analogue “</w:t>
      </w:r>
      <w:r w:rsidRPr="00656705">
        <w:rPr>
          <w:i/>
          <w:iCs/>
          <w:sz w:val="20"/>
          <w:szCs w:val="20"/>
        </w:rPr>
        <w:t>qara’a</w:t>
      </w:r>
      <w:r w:rsidRPr="00656705">
        <w:rPr>
          <w:sz w:val="20"/>
          <w:szCs w:val="20"/>
        </w:rPr>
        <w:t>” (“to recite” or “read”).</w:t>
      </w:r>
      <w:r w:rsidRPr="00656705">
        <w:rPr>
          <w:color w:val="000000"/>
          <w:sz w:val="20"/>
          <w:szCs w:val="20"/>
        </w:rPr>
        <w:t xml:space="preserve"> Likewise, the Hebrew </w:t>
      </w:r>
      <w:r w:rsidRPr="00656705">
        <w:rPr>
          <w:i/>
          <w:iCs/>
          <w:color w:val="000000"/>
          <w:sz w:val="20"/>
          <w:szCs w:val="20"/>
        </w:rPr>
        <w:t>ha-Q</w:t>
      </w:r>
      <w:r w:rsidRPr="00656705">
        <w:rPr>
          <w:i/>
          <w:iCs/>
          <w:color w:val="202122"/>
          <w:sz w:val="20"/>
          <w:szCs w:val="20"/>
          <w:lang w:bidi="he"/>
        </w:rPr>
        <w:t>ārā’î</w:t>
      </w:r>
      <w:r w:rsidRPr="00656705">
        <w:rPr>
          <w:i/>
          <w:iCs/>
          <w:color w:val="000000"/>
          <w:sz w:val="20"/>
          <w:szCs w:val="20"/>
        </w:rPr>
        <w:t>m</w:t>
      </w:r>
      <w:r w:rsidRPr="00656705">
        <w:rPr>
          <w:color w:val="000000"/>
          <w:sz w:val="20"/>
          <w:szCs w:val="20"/>
        </w:rPr>
        <w:t xml:space="preserve"> (the Reciters) corresponds to the Arabic </w:t>
      </w:r>
      <w:r w:rsidRPr="00656705">
        <w:rPr>
          <w:i/>
          <w:iCs/>
          <w:color w:val="000000"/>
          <w:sz w:val="20"/>
          <w:szCs w:val="20"/>
        </w:rPr>
        <w:t>al-Qurr</w:t>
      </w:r>
      <w:r w:rsidRPr="00656705">
        <w:rPr>
          <w:i/>
          <w:iCs/>
          <w:color w:val="202122"/>
          <w:sz w:val="20"/>
          <w:szCs w:val="20"/>
          <w:lang w:bidi="he"/>
        </w:rPr>
        <w:t>ā</w:t>
      </w:r>
      <w:r w:rsidRPr="00656705">
        <w:rPr>
          <w:i/>
          <w:iCs/>
          <w:color w:val="000000"/>
          <w:sz w:val="20"/>
          <w:szCs w:val="20"/>
        </w:rPr>
        <w:t>’</w:t>
      </w:r>
      <w:r w:rsidRPr="00656705">
        <w:rPr>
          <w:color w:val="000000"/>
          <w:sz w:val="20"/>
          <w:szCs w:val="20"/>
        </w:rPr>
        <w:t xml:space="preserve"> (“the Reciters” or “the Readers”). The Qaraites only</w:t>
      </w:r>
      <w:r w:rsidRPr="00656705">
        <w:rPr>
          <w:i/>
          <w:iCs/>
          <w:color w:val="000000"/>
          <w:sz w:val="20"/>
          <w:szCs w:val="20"/>
        </w:rPr>
        <w:t xml:space="preserve"> </w:t>
      </w:r>
      <w:r w:rsidRPr="00656705">
        <w:rPr>
          <w:color w:val="202122"/>
          <w:sz w:val="20"/>
          <w:szCs w:val="20"/>
        </w:rPr>
        <w:t xml:space="preserve">recognized the Pentateuch as the supreme authority in Jewish religious belief and law. They reject Rabbinic authority and its claim to the authority of a parallel “oral tradition” of their own, especially as embodied in the Talmud. Although the discovery of the writings of the “People of the Caves” </w:t>
      </w:r>
      <w:r w:rsidRPr="00656705">
        <w:rPr>
          <w:color w:val="000000"/>
          <w:sz w:val="20"/>
          <w:szCs w:val="20"/>
        </w:rPr>
        <w:t>(</w:t>
      </w:r>
      <w:r w:rsidRPr="00656705">
        <w:rPr>
          <w:i/>
          <w:iCs/>
          <w:color w:val="000000"/>
          <w:sz w:val="20"/>
          <w:szCs w:val="20"/>
        </w:rPr>
        <w:t>al-Maghāriyya</w:t>
      </w:r>
      <w:r w:rsidRPr="00656705">
        <w:rPr>
          <w:color w:val="000000"/>
          <w:sz w:val="20"/>
          <w:szCs w:val="20"/>
        </w:rPr>
        <w:t xml:space="preserve">) </w:t>
      </w:r>
      <w:r w:rsidRPr="00656705">
        <w:rPr>
          <w:color w:val="202122"/>
          <w:sz w:val="20"/>
          <w:szCs w:val="20"/>
        </w:rPr>
        <w:t>inspired the religious movement of the Qaraites, some Rabbis hold that their origins actually go back to the Sadducees of the Second Temple. The manuscripts of the “People of the Caves” were early forerunners of the Dead Sea Scrolls, which will be discussed later under “Dead Sea Scrolls &amp; Their Keepers.”</w:t>
      </w:r>
    </w:p>
  </w:footnote>
  <w:footnote w:id="85">
    <w:p w14:paraId="782D4020" w14:textId="77777777" w:rsidR="00A431D4" w:rsidRPr="00656705" w:rsidRDefault="00A431D4" w:rsidP="00A431D4">
      <w:pPr>
        <w:rPr>
          <w:sz w:val="20"/>
          <w:szCs w:val="20"/>
        </w:rPr>
      </w:pPr>
      <w:r w:rsidRPr="00656705">
        <w:rPr>
          <w:rStyle w:val="FootnoteReference"/>
          <w:sz w:val="20"/>
          <w:szCs w:val="20"/>
        </w:rPr>
        <w:footnoteRef/>
      </w:r>
      <w:r w:rsidRPr="00656705">
        <w:rPr>
          <w:sz w:val="20"/>
          <w:szCs w:val="20"/>
        </w:rPr>
        <w:t xml:space="preserve"> </w:t>
      </w:r>
      <w:r w:rsidRPr="00656705">
        <w:rPr>
          <w:b/>
          <w:bCs/>
          <w:color w:val="000000"/>
          <w:sz w:val="20"/>
          <w:szCs w:val="20"/>
        </w:rPr>
        <w:t>The Children of Zadok or S</w:t>
      </w:r>
      <w:r w:rsidRPr="00656705">
        <w:rPr>
          <w:b/>
          <w:bCs/>
          <w:sz w:val="20"/>
          <w:szCs w:val="20"/>
        </w:rPr>
        <w:t>ād</w:t>
      </w:r>
      <w:r w:rsidRPr="00656705">
        <w:rPr>
          <w:b/>
          <w:bCs/>
          <w:color w:val="000000"/>
          <w:sz w:val="20"/>
          <w:szCs w:val="20"/>
        </w:rPr>
        <w:t>ôq (</w:t>
      </w:r>
      <w:r w:rsidRPr="00656705">
        <w:rPr>
          <w:b/>
          <w:bCs/>
          <w:i/>
          <w:iCs/>
          <w:color w:val="000000"/>
          <w:sz w:val="20"/>
          <w:szCs w:val="20"/>
        </w:rPr>
        <w:t xml:space="preserve">Benê </w:t>
      </w:r>
      <w:r w:rsidRPr="00656705">
        <w:rPr>
          <w:b/>
          <w:bCs/>
          <w:i/>
          <w:iCs/>
          <w:sz w:val="20"/>
          <w:szCs w:val="20"/>
        </w:rPr>
        <w:t>Ṣād</w:t>
      </w:r>
      <w:r w:rsidRPr="00656705">
        <w:rPr>
          <w:b/>
          <w:bCs/>
          <w:i/>
          <w:iCs/>
          <w:color w:val="000000"/>
          <w:sz w:val="20"/>
          <w:szCs w:val="20"/>
        </w:rPr>
        <w:t>ôq</w:t>
      </w:r>
      <w:r w:rsidRPr="00656705">
        <w:rPr>
          <w:b/>
          <w:bCs/>
          <w:color w:val="000000"/>
          <w:sz w:val="20"/>
          <w:szCs w:val="20"/>
        </w:rPr>
        <w:t xml:space="preserve">) </w:t>
      </w:r>
      <w:r w:rsidRPr="00656705">
        <w:rPr>
          <w:color w:val="000000"/>
          <w:sz w:val="20"/>
          <w:szCs w:val="20"/>
        </w:rPr>
        <w:t>were</w:t>
      </w:r>
      <w:r w:rsidRPr="00656705">
        <w:rPr>
          <w:b/>
          <w:bCs/>
          <w:color w:val="000000"/>
          <w:sz w:val="20"/>
          <w:szCs w:val="20"/>
        </w:rPr>
        <w:t xml:space="preserve"> </w:t>
      </w:r>
      <w:r w:rsidRPr="00656705">
        <w:rPr>
          <w:sz w:val="20"/>
          <w:szCs w:val="20"/>
        </w:rPr>
        <w:t xml:space="preserve">introduced in some detail in Volume Two, and they appear again in Volumes Fourteen in our presentation of </w:t>
      </w:r>
      <w:r w:rsidRPr="00656705">
        <w:rPr>
          <w:color w:val="000000"/>
          <w:sz w:val="20"/>
          <w:szCs w:val="20"/>
        </w:rPr>
        <w:t>Prophets David and Solomon. Zadok (</w:t>
      </w:r>
      <w:r w:rsidRPr="00656705">
        <w:rPr>
          <w:i/>
          <w:iCs/>
          <w:sz w:val="20"/>
          <w:szCs w:val="20"/>
        </w:rPr>
        <w:t>Ṣād</w:t>
      </w:r>
      <w:r w:rsidRPr="00656705">
        <w:rPr>
          <w:i/>
          <w:iCs/>
          <w:color w:val="000000"/>
          <w:sz w:val="20"/>
          <w:szCs w:val="20"/>
        </w:rPr>
        <w:t>ôq</w:t>
      </w:r>
      <w:r w:rsidRPr="00656705">
        <w:rPr>
          <w:color w:val="000000"/>
          <w:sz w:val="20"/>
          <w:szCs w:val="20"/>
        </w:rPr>
        <w:t>)—the forefather of the Children of Zadok—was the High Priest of the First Temple under Solomon. As discussed in Volumes Two and Fifteen, Ezra (</w:t>
      </w:r>
      <w:r w:rsidRPr="00656705">
        <w:rPr>
          <w:i/>
          <w:iCs/>
          <w:color w:val="000000"/>
          <w:sz w:val="20"/>
          <w:szCs w:val="20"/>
        </w:rPr>
        <w:t>‘Uzayr</w:t>
      </w:r>
      <w:r w:rsidRPr="00656705">
        <w:rPr>
          <w:color w:val="000000"/>
          <w:sz w:val="20"/>
          <w:szCs w:val="20"/>
        </w:rPr>
        <w:t>) belonged to the line of Zadok (</w:t>
      </w:r>
      <w:r w:rsidRPr="00656705">
        <w:rPr>
          <w:i/>
          <w:iCs/>
          <w:sz w:val="20"/>
          <w:szCs w:val="20"/>
        </w:rPr>
        <w:t>Ṣād</w:t>
      </w:r>
      <w:r w:rsidRPr="00656705">
        <w:rPr>
          <w:i/>
          <w:iCs/>
          <w:color w:val="000000"/>
          <w:sz w:val="20"/>
          <w:szCs w:val="20"/>
        </w:rPr>
        <w:t>ôq</w:t>
      </w:r>
      <w:r w:rsidRPr="00656705">
        <w:rPr>
          <w:color w:val="000000"/>
          <w:sz w:val="20"/>
          <w:szCs w:val="20"/>
        </w:rPr>
        <w:t>) and ranks among the most illustrious of all of its representatives.</w:t>
      </w:r>
    </w:p>
  </w:footnote>
  <w:footnote w:id="86">
    <w:p w14:paraId="7B01FDE3" w14:textId="77777777" w:rsidR="00A431D4" w:rsidRPr="00656705" w:rsidRDefault="00A431D4" w:rsidP="00A431D4">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color w:val="0F252D"/>
          <w:sz w:val="20"/>
          <w:szCs w:val="20"/>
        </w:rPr>
        <w:t>The Damascus Covenant</w:t>
      </w:r>
      <w:r w:rsidRPr="00656705">
        <w:rPr>
          <w:rFonts w:ascii="Times New Roman" w:hAnsi="Times New Roman" w:cs="Times New Roman"/>
          <w:color w:val="0F252D"/>
          <w:sz w:val="20"/>
          <w:szCs w:val="20"/>
        </w:rPr>
        <w:t xml:space="preserve"> is an ancient Jewish document that bears similarity with the Dead Sea Scrolls and the community of their Keepers. It is</w:t>
      </w:r>
      <w:r w:rsidRPr="00656705">
        <w:rPr>
          <w:rFonts w:ascii="Times New Roman" w:hAnsi="Times New Roman" w:cs="Times New Roman"/>
          <w:color w:val="000000"/>
          <w:sz w:val="20"/>
          <w:szCs w:val="20"/>
        </w:rPr>
        <w:t xml:space="preserve"> especially close to at least five of the Qumr</w:t>
      </w:r>
      <w:r w:rsidRPr="00656705">
        <w:rPr>
          <w:rFonts w:ascii="Times New Roman" w:hAnsi="Times New Roman" w:cs="Times New Roman"/>
          <w:sz w:val="20"/>
          <w:szCs w:val="20"/>
        </w:rPr>
        <w:t>ā</w:t>
      </w:r>
      <w:r w:rsidRPr="00656705">
        <w:rPr>
          <w:rFonts w:ascii="Times New Roman" w:hAnsi="Times New Roman" w:cs="Times New Roman"/>
          <w:color w:val="000000"/>
          <w:sz w:val="20"/>
          <w:szCs w:val="20"/>
        </w:rPr>
        <w:t xml:space="preserve">n texts found in the Dead Sea Scrolls. </w:t>
      </w:r>
      <w:r w:rsidRPr="00656705">
        <w:rPr>
          <w:rFonts w:ascii="Times New Roman" w:hAnsi="Times New Roman" w:cs="Times New Roman"/>
          <w:color w:val="0F252D"/>
          <w:sz w:val="20"/>
          <w:szCs w:val="20"/>
        </w:rPr>
        <w:t xml:space="preserve">The Damascus Covenant was, however, discovered in a Cairo synagogue—as explained below—and not in one of the caves near Jericho, but it describes a Community of Believers remarkably similar to that of the Keepers Scrolls—if not in fact identical to them—although their name and self-designation are not known. Like the Brotherhood of the Scrolls, the </w:t>
      </w:r>
      <w:r w:rsidRPr="00656705">
        <w:rPr>
          <w:rFonts w:ascii="Times New Roman" w:hAnsi="Times New Roman" w:cs="Times New Roman"/>
          <w:color w:val="000000"/>
          <w:sz w:val="20"/>
          <w:szCs w:val="20"/>
        </w:rPr>
        <w:t xml:space="preserve">members of </w:t>
      </w:r>
      <w:r w:rsidRPr="00656705">
        <w:rPr>
          <w:rFonts w:ascii="Times New Roman" w:hAnsi="Times New Roman" w:cs="Times New Roman"/>
          <w:color w:val="0F252D"/>
          <w:sz w:val="20"/>
          <w:szCs w:val="20"/>
        </w:rPr>
        <w:t xml:space="preserve">Damascus Covenant Circle </w:t>
      </w:r>
      <w:r w:rsidRPr="00656705">
        <w:rPr>
          <w:rFonts w:ascii="Times New Roman" w:hAnsi="Times New Roman" w:cs="Times New Roman"/>
          <w:color w:val="000000"/>
          <w:sz w:val="20"/>
          <w:szCs w:val="20"/>
        </w:rPr>
        <w:t xml:space="preserve">believed they had a special Covenant with God in the wake of the Babylonian Exile, and that God had revealed to the founder of their Community the true meaning of the Law. Like the Keepers of the Scrolls, they also believed that the period during which they lived was </w:t>
      </w:r>
      <w:r w:rsidRPr="00656705">
        <w:rPr>
          <w:rFonts w:ascii="Times New Roman" w:hAnsi="Times New Roman" w:cs="Times New Roman"/>
          <w:color w:val="000000"/>
          <w:sz w:val="20"/>
          <w:szCs w:val="20"/>
          <w:u w:val="single"/>
        </w:rPr>
        <w:t>the Age of Wrath and Wickedness</w:t>
      </w:r>
      <w:r w:rsidRPr="00656705">
        <w:rPr>
          <w:rFonts w:ascii="Times New Roman" w:hAnsi="Times New Roman" w:cs="Times New Roman"/>
          <w:color w:val="000000"/>
          <w:sz w:val="20"/>
          <w:szCs w:val="20"/>
        </w:rPr>
        <w:t xml:space="preserve">, and they believed that God’s Wrath could only be remitted from the Children of Israel by sincere and proper observance of His Law. </w:t>
      </w:r>
      <w:r w:rsidRPr="00656705">
        <w:rPr>
          <w:rFonts w:ascii="Times New Roman" w:hAnsi="Times New Roman" w:cs="Times New Roman"/>
          <w:color w:val="0F252D"/>
          <w:sz w:val="20"/>
          <w:szCs w:val="20"/>
        </w:rPr>
        <w:t>The Damascus Covenant was open to all Israelites who accepted to live by Mosaic Law, but—again like the Brotherhood of Qumr</w:t>
      </w:r>
      <w:r w:rsidRPr="00656705">
        <w:rPr>
          <w:rFonts w:ascii="Times New Roman" w:hAnsi="Times New Roman" w:cs="Times New Roman"/>
          <w:sz w:val="20"/>
          <w:szCs w:val="20"/>
        </w:rPr>
        <w:t>ā</w:t>
      </w:r>
      <w:r w:rsidRPr="00656705">
        <w:rPr>
          <w:rFonts w:ascii="Times New Roman" w:hAnsi="Times New Roman" w:cs="Times New Roman"/>
          <w:color w:val="0F252D"/>
          <w:sz w:val="20"/>
          <w:szCs w:val="20"/>
        </w:rPr>
        <w:t>n—they categorically condemned all other Jews who refused to repent and turn back to the Law. They called such Jews “the wicked ones of Judah” and warned that God would direct “a great anger with flames of fire by the hand of all the Angels of destruction” against such “wicked” Jews, who had turned aside from the Path of righteousness.</w:t>
      </w:r>
    </w:p>
  </w:footnote>
  <w:footnote w:id="87">
    <w:p w14:paraId="1675EDD2" w14:textId="77777777" w:rsidR="00A431D4" w:rsidRPr="00656705" w:rsidRDefault="00A431D4" w:rsidP="00A431D4">
      <w:pPr>
        <w:autoSpaceDE w:val="0"/>
        <w:autoSpaceDN w:val="0"/>
        <w:adjustRightInd w:val="0"/>
        <w:rPr>
          <w:sz w:val="20"/>
          <w:szCs w:val="20"/>
        </w:rPr>
      </w:pPr>
      <w:r w:rsidRPr="00656705">
        <w:rPr>
          <w:rStyle w:val="FootnoteReference"/>
          <w:sz w:val="20"/>
          <w:szCs w:val="20"/>
        </w:rPr>
        <w:footnoteRef/>
      </w:r>
      <w:r w:rsidRPr="00656705">
        <w:rPr>
          <w:sz w:val="20"/>
          <w:szCs w:val="20"/>
        </w:rPr>
        <w:t xml:space="preserve"> </w:t>
      </w:r>
      <w:r w:rsidRPr="00656705">
        <w:rPr>
          <w:b/>
          <w:bCs/>
          <w:color w:val="000000"/>
          <w:sz w:val="20"/>
          <w:szCs w:val="20"/>
        </w:rPr>
        <w:t>The Cairo Geniza Texts</w:t>
      </w:r>
      <w:r w:rsidRPr="00656705">
        <w:rPr>
          <w:sz w:val="20"/>
          <w:szCs w:val="20"/>
        </w:rPr>
        <w:t xml:space="preserve"> </w:t>
      </w:r>
      <w:r w:rsidRPr="00656705">
        <w:rPr>
          <w:color w:val="000000"/>
          <w:sz w:val="20"/>
          <w:szCs w:val="20"/>
        </w:rPr>
        <w:t>refer to a large collection of roughly four hundred thousand (400,000) Jewish manuscripts and Muslim administrative documents written in Arabic, Hebrew, and Aramaic, concerning the Jews of Egypt, the Middle East, North Africa, and elsewhere. They were discovered in the Ben Ezra Synagogue of Old Cairo in the late thirteenth/nineteenth century. These wide-ranging manuscripts cover a period of roughly one millennium from 256/870 until the thirteenth/nineteenth century. They make up the largest and most diverse collection of Medieval manuscripts known in the world today.</w:t>
      </w:r>
      <w:r w:rsidRPr="00656705">
        <w:rPr>
          <w:sz w:val="20"/>
          <w:szCs w:val="20"/>
        </w:rPr>
        <w:t xml:space="preserve"> The Hebrew word </w:t>
      </w:r>
      <w:r w:rsidRPr="00656705">
        <w:rPr>
          <w:i/>
          <w:iCs/>
          <w:sz w:val="20"/>
          <w:szCs w:val="20"/>
        </w:rPr>
        <w:t>gen</w:t>
      </w:r>
      <w:r w:rsidRPr="00656705">
        <w:rPr>
          <w:i/>
          <w:iCs/>
          <w:color w:val="000000"/>
          <w:sz w:val="20"/>
          <w:szCs w:val="20"/>
        </w:rPr>
        <w:t>î</w:t>
      </w:r>
      <w:r w:rsidRPr="00656705">
        <w:rPr>
          <w:i/>
          <w:iCs/>
          <w:sz w:val="20"/>
          <w:szCs w:val="20"/>
        </w:rPr>
        <w:t xml:space="preserve">zāh </w:t>
      </w:r>
      <w:r w:rsidRPr="00656705">
        <w:rPr>
          <w:sz w:val="20"/>
          <w:szCs w:val="20"/>
        </w:rPr>
        <w:t xml:space="preserve">is linguistically cognate to the Arabic </w:t>
      </w:r>
      <w:r w:rsidRPr="00656705">
        <w:rPr>
          <w:i/>
          <w:iCs/>
          <w:sz w:val="20"/>
          <w:szCs w:val="20"/>
        </w:rPr>
        <w:t xml:space="preserve">janāza </w:t>
      </w:r>
      <w:r w:rsidRPr="00656705">
        <w:rPr>
          <w:sz w:val="20"/>
          <w:szCs w:val="20"/>
        </w:rPr>
        <w:t xml:space="preserve">(funeral prayer or procession; bier). Jews use the expression </w:t>
      </w:r>
      <w:r w:rsidRPr="00656705">
        <w:rPr>
          <w:i/>
          <w:iCs/>
          <w:sz w:val="20"/>
          <w:szCs w:val="20"/>
        </w:rPr>
        <w:t>gen</w:t>
      </w:r>
      <w:r w:rsidRPr="00656705">
        <w:rPr>
          <w:i/>
          <w:iCs/>
          <w:color w:val="000000"/>
          <w:sz w:val="20"/>
          <w:szCs w:val="20"/>
        </w:rPr>
        <w:t>î</w:t>
      </w:r>
      <w:r w:rsidRPr="00656705">
        <w:rPr>
          <w:i/>
          <w:iCs/>
          <w:sz w:val="20"/>
          <w:szCs w:val="20"/>
        </w:rPr>
        <w:t>zāh</w:t>
      </w:r>
      <w:r w:rsidRPr="00656705">
        <w:rPr>
          <w:sz w:val="20"/>
          <w:szCs w:val="20"/>
        </w:rPr>
        <w:t xml:space="preserve"> to refer to works and papers that are of great value but too old and worn to be further used, and which are then hidden in a special part of a synagogue or safely buried in a cemetery or elsewhere. The Dead Sea Scrolls themselves are an example of a </w:t>
      </w:r>
      <w:r w:rsidRPr="00656705">
        <w:rPr>
          <w:i/>
          <w:iCs/>
          <w:sz w:val="20"/>
          <w:szCs w:val="20"/>
        </w:rPr>
        <w:t>gen</w:t>
      </w:r>
      <w:r w:rsidRPr="00656705">
        <w:rPr>
          <w:i/>
          <w:iCs/>
          <w:color w:val="000000"/>
          <w:sz w:val="20"/>
          <w:szCs w:val="20"/>
        </w:rPr>
        <w:t>î</w:t>
      </w:r>
      <w:r w:rsidRPr="00656705">
        <w:rPr>
          <w:i/>
          <w:iCs/>
          <w:sz w:val="20"/>
          <w:szCs w:val="20"/>
        </w:rPr>
        <w:t>zāh</w:t>
      </w:r>
      <w:r w:rsidRPr="00656705">
        <w:rPr>
          <w:sz w:val="20"/>
          <w:szCs w:val="20"/>
        </w:rPr>
        <w:t>.</w:t>
      </w:r>
      <w:r w:rsidRPr="00656705">
        <w:rPr>
          <w:i/>
          <w:iCs/>
          <w:sz w:val="20"/>
          <w:szCs w:val="20"/>
        </w:rPr>
        <w:t xml:space="preserve"> </w:t>
      </w:r>
      <w:r w:rsidRPr="00656705">
        <w:rPr>
          <w:color w:val="000000"/>
          <w:sz w:val="20"/>
          <w:szCs w:val="20"/>
        </w:rPr>
        <w:t>The first European to take note of the Cairo Geniza collection was probably Simon van Geldern (d. 1188/1774)—a great-uncle of the German-Jewish poet Heinrich Heine (d. 1272/1856)—who visited the Ben Ezra Synagogue and reported on its immense Geniza collection around 1165/1752. In 1313/1896, two Scottish twin sisters, Agnes Smith Lewis (d. 1344/1926) and Margaret Dunlop Gibson (</w:t>
      </w:r>
      <w:r w:rsidRPr="00656705">
        <w:rPr>
          <w:i/>
          <w:iCs/>
          <w:color w:val="000000"/>
          <w:sz w:val="20"/>
          <w:szCs w:val="20"/>
        </w:rPr>
        <w:t xml:space="preserve">née </w:t>
      </w:r>
      <w:r w:rsidRPr="00656705">
        <w:rPr>
          <w:color w:val="000000"/>
          <w:sz w:val="20"/>
          <w:szCs w:val="20"/>
        </w:rPr>
        <w:t>Smith; d. 1338/1920), both of whom were excellent scholars of Arabic, Aramaic, Syriac, and numerous other languages. They brought to Europe a number of fragments of the Cairo Geniza, which they showed to their friend Rabbi Solomon Schechter (d. 1333/1915), who immediately recognized the immense historical value of the materials. Schechter then travelled to Egypt himself with the financial support of his Cambridge colleague and friend—the Hebrew scholar Charles Taylor (d. 1326/1908)—and, with the help of the synagogue’s chief Rabbi, they sorted through the Geniza and the greater part of its contents.</w:t>
      </w:r>
    </w:p>
  </w:footnote>
  <w:footnote w:id="88">
    <w:p w14:paraId="45314A9C" w14:textId="77777777" w:rsidR="00A431D4" w:rsidRPr="00656705" w:rsidRDefault="00A431D4" w:rsidP="00A431D4">
      <w:pPr>
        <w:rPr>
          <w:sz w:val="20"/>
          <w:szCs w:val="20"/>
        </w:rPr>
      </w:pPr>
      <w:r w:rsidRPr="00656705">
        <w:rPr>
          <w:rStyle w:val="FootnoteReference"/>
          <w:sz w:val="20"/>
          <w:szCs w:val="20"/>
        </w:rPr>
        <w:footnoteRef/>
      </w:r>
      <w:r w:rsidRPr="00656705">
        <w:rPr>
          <w:sz w:val="20"/>
          <w:szCs w:val="20"/>
        </w:rPr>
        <w:t xml:space="preserve"> </w:t>
      </w:r>
      <w:r w:rsidRPr="00656705">
        <w:rPr>
          <w:b/>
          <w:bCs/>
          <w:sz w:val="20"/>
          <w:szCs w:val="20"/>
        </w:rPr>
        <w:t xml:space="preserve">“The </w:t>
      </w:r>
      <w:r w:rsidRPr="00656705">
        <w:rPr>
          <w:b/>
          <w:bCs/>
          <w:color w:val="000000"/>
          <w:sz w:val="20"/>
          <w:szCs w:val="20"/>
        </w:rPr>
        <w:t>charmed circle</w:t>
      </w:r>
      <w:r w:rsidRPr="00656705">
        <w:rPr>
          <w:color w:val="000000"/>
          <w:sz w:val="20"/>
          <w:szCs w:val="20"/>
        </w:rPr>
        <w:t>”</w:t>
      </w:r>
      <w:r w:rsidRPr="00656705">
        <w:rPr>
          <w:sz w:val="20"/>
          <w:szCs w:val="20"/>
        </w:rPr>
        <w:t xml:space="preserve"> refers to</w:t>
      </w:r>
      <w:r w:rsidRPr="00656705">
        <w:rPr>
          <w:color w:val="000000"/>
          <w:sz w:val="20"/>
          <w:szCs w:val="20"/>
        </w:rPr>
        <w:t xml:space="preserve"> principal Scholarly figures such as Roland de Vaux (d. 1391/1971), Pierre-Maurice Benoit (d. 1407/1987), and John Strugnell (d. 1428/2007). </w:t>
      </w:r>
      <w:r w:rsidRPr="00656705">
        <w:rPr>
          <w:color w:val="202122"/>
          <w:sz w:val="20"/>
          <w:szCs w:val="20"/>
        </w:rPr>
        <w:t>Roland Guérin de Vaux</w:t>
      </w:r>
      <w:r w:rsidRPr="00656705">
        <w:rPr>
          <w:color w:val="202122"/>
          <w:sz w:val="20"/>
          <w:szCs w:val="20"/>
          <w:shd w:val="clear" w:color="auto" w:fill="FFFFFF"/>
        </w:rPr>
        <w:t xml:space="preserve"> was a French-Dominican</w:t>
      </w:r>
      <w:r w:rsidRPr="00656705">
        <w:rPr>
          <w:sz w:val="20"/>
          <w:szCs w:val="20"/>
        </w:rPr>
        <w:t xml:space="preserve"> P</w:t>
      </w:r>
      <w:r w:rsidRPr="00656705">
        <w:rPr>
          <w:color w:val="202122"/>
          <w:sz w:val="20"/>
          <w:szCs w:val="20"/>
          <w:shd w:val="clear" w:color="auto" w:fill="FFFFFF"/>
        </w:rPr>
        <w:t xml:space="preserve">riest who led the Roman Catholic </w:t>
      </w:r>
      <w:r w:rsidRPr="00656705">
        <w:rPr>
          <w:sz w:val="20"/>
          <w:szCs w:val="20"/>
        </w:rPr>
        <w:t>t</w:t>
      </w:r>
      <w:r w:rsidRPr="00656705">
        <w:rPr>
          <w:color w:val="202122"/>
          <w:sz w:val="20"/>
          <w:szCs w:val="20"/>
          <w:shd w:val="clear" w:color="auto" w:fill="FFFFFF"/>
        </w:rPr>
        <w:t>eam that initially worked on the Dead Sea Scrolls. He was the director of the French Catholic Theological School in East Jerusalem</w:t>
      </w:r>
      <w:r w:rsidRPr="00656705">
        <w:rPr>
          <w:sz w:val="20"/>
          <w:szCs w:val="20"/>
        </w:rPr>
        <w:t>,</w:t>
      </w:r>
      <w:r w:rsidRPr="00656705">
        <w:rPr>
          <w:color w:val="202122"/>
          <w:sz w:val="20"/>
          <w:szCs w:val="20"/>
          <w:shd w:val="clear" w:color="auto" w:fill="FFFFFF"/>
        </w:rPr>
        <w:t xml:space="preserve"> and he was charged with overseeing research on the Scrolls. His team excavated the ancient site of Qumr</w:t>
      </w:r>
      <w:r w:rsidRPr="00656705">
        <w:rPr>
          <w:sz w:val="20"/>
          <w:szCs w:val="20"/>
        </w:rPr>
        <w:t>ān in the period between 1370/1951 until 1375/1956. De Vaux was hardly a neutral observer of the Scrolls and has been described as “ruthless, narrow-minded, bigoted, and fiercely vindictive.” Pierre-Maurice Benoit was also a Dominican, who was noted for his “unswerving” Catholic faith and his skeptical approach to Biblical history. John Strugnell was English and joined the Scrolls team as a young man during the period when it was under the direction of de Vaux. He succeeded Benoit as Editor-in-Chief of the Scrolls in 1404/1984 and held the position until 1410/1990. Strugnell was not Theologically indifferent to the Scrolls and was commended for his commitment to the Christian faith, despite his struggles with alcoholism and depression. Strugnell refused to give Scholars free access to the unpublished Scrolls, a boycott that he maintained for more than three decades. Although Strugnell broke with the longstanding exclusion of Israeli scholars from access to the Scrolls by bringing in Elisha Qimron (born 1362/1943) and Emanuel Tov (born 1360/1941) to work on them, he continued to deny access to Theodor Gaster (d. 1412/1992) and Robert Eisenman (born 1356/1937), a policy that remained in place until Strugnell was finally removed from his post in 1410/1990.</w:t>
      </w:r>
    </w:p>
  </w:footnote>
  <w:footnote w:id="89">
    <w:p w14:paraId="0F081ACA" w14:textId="77777777" w:rsidR="00A431D4" w:rsidRPr="00656705" w:rsidRDefault="00A431D4" w:rsidP="00A431D4">
      <w:pPr>
        <w:autoSpaceDE w:val="0"/>
        <w:autoSpaceDN w:val="0"/>
        <w:adjustRightInd w:val="0"/>
        <w:rPr>
          <w:color w:val="000000"/>
          <w:sz w:val="20"/>
          <w:szCs w:val="20"/>
        </w:rPr>
      </w:pPr>
      <w:r w:rsidRPr="00656705">
        <w:rPr>
          <w:rStyle w:val="FootnoteReference"/>
          <w:sz w:val="20"/>
          <w:szCs w:val="20"/>
        </w:rPr>
        <w:footnoteRef/>
      </w:r>
      <w:r w:rsidRPr="00656705">
        <w:rPr>
          <w:sz w:val="20"/>
          <w:szCs w:val="20"/>
        </w:rPr>
        <w:t xml:space="preserve"> </w:t>
      </w:r>
      <w:r w:rsidRPr="00656705">
        <w:rPr>
          <w:b/>
          <w:bCs/>
          <w:color w:val="000000"/>
          <w:sz w:val="20"/>
          <w:szCs w:val="20"/>
        </w:rPr>
        <w:t>The Copper Scroll</w:t>
      </w:r>
      <w:r w:rsidRPr="00656705">
        <w:rPr>
          <w:color w:val="000000"/>
          <w:sz w:val="20"/>
          <w:szCs w:val="20"/>
        </w:rPr>
        <w:t xml:space="preserve"> was discovered on 24 </w:t>
      </w:r>
      <w:r w:rsidRPr="00656705">
        <w:rPr>
          <w:rStyle w:val="Strong"/>
          <w:b w:val="0"/>
          <w:bCs w:val="0"/>
          <w:color w:val="282828"/>
          <w:sz w:val="20"/>
          <w:szCs w:val="20"/>
        </w:rPr>
        <w:t>Jum</w:t>
      </w:r>
      <w:r w:rsidRPr="00656705">
        <w:rPr>
          <w:sz w:val="20"/>
          <w:szCs w:val="20"/>
        </w:rPr>
        <w:t>ā</w:t>
      </w:r>
      <w:r w:rsidRPr="00656705">
        <w:rPr>
          <w:rStyle w:val="Strong"/>
          <w:b w:val="0"/>
          <w:bCs w:val="0"/>
          <w:color w:val="282828"/>
          <w:sz w:val="20"/>
          <w:szCs w:val="20"/>
        </w:rPr>
        <w:t>d</w:t>
      </w:r>
      <w:r w:rsidRPr="00656705">
        <w:rPr>
          <w:sz w:val="20"/>
          <w:szCs w:val="20"/>
        </w:rPr>
        <w:t>ā</w:t>
      </w:r>
      <w:r w:rsidRPr="00656705">
        <w:rPr>
          <w:rStyle w:val="Strong"/>
          <w:b w:val="0"/>
          <w:bCs w:val="0"/>
          <w:color w:val="282828"/>
          <w:sz w:val="20"/>
          <w:szCs w:val="20"/>
        </w:rPr>
        <w:t xml:space="preserve"> al-</w:t>
      </w:r>
      <w:r w:rsidRPr="00656705">
        <w:rPr>
          <w:sz w:val="20"/>
          <w:szCs w:val="20"/>
        </w:rPr>
        <w:t>Ā</w:t>
      </w:r>
      <w:r w:rsidRPr="00656705">
        <w:rPr>
          <w:rStyle w:val="Strong"/>
          <w:b w:val="0"/>
          <w:bCs w:val="0"/>
          <w:color w:val="282828"/>
          <w:sz w:val="20"/>
          <w:szCs w:val="20"/>
        </w:rPr>
        <w:t>khira 1371</w:t>
      </w:r>
      <w:r w:rsidRPr="00656705">
        <w:rPr>
          <w:rStyle w:val="Strong"/>
          <w:color w:val="282828"/>
          <w:sz w:val="20"/>
          <w:szCs w:val="20"/>
        </w:rPr>
        <w:t>/</w:t>
      </w:r>
      <w:r w:rsidRPr="00656705">
        <w:rPr>
          <w:color w:val="000000"/>
          <w:sz w:val="20"/>
          <w:szCs w:val="20"/>
        </w:rPr>
        <w:t>20 March 1952, but it was not cut open and deciphered until 1375/1956. In all, the Copper Scroll mentions sixty-four (64) secret deposits similar to those of Qumr</w:t>
      </w:r>
      <w:r w:rsidRPr="00656705">
        <w:rPr>
          <w:sz w:val="20"/>
          <w:szCs w:val="20"/>
        </w:rPr>
        <w:t>ān</w:t>
      </w:r>
      <w:r w:rsidRPr="00656705">
        <w:rPr>
          <w:color w:val="000000"/>
          <w:sz w:val="20"/>
          <w:szCs w:val="20"/>
        </w:rPr>
        <w:t xml:space="preserve"> hidden in or near Jerusalem—extending from Hebron to Mount Gerizim near Nablus and including the valley of Qumr</w:t>
      </w:r>
      <w:r w:rsidRPr="00656705">
        <w:rPr>
          <w:sz w:val="20"/>
          <w:szCs w:val="20"/>
        </w:rPr>
        <w:t>ān itself.</w:t>
      </w:r>
      <w:r w:rsidRPr="00656705">
        <w:rPr>
          <w:color w:val="000000"/>
          <w:sz w:val="20"/>
          <w:szCs w:val="20"/>
        </w:rPr>
        <w:t xml:space="preserve"> The Copper Scroll uses coded language but describes—in that secret language—the locations and depths of these depositories in minute details. It speaks of silver chests, large amounts of ingots of gold and silver, jars, bowls, perfumes, and additional manuscripts. All amounts and values are carefully recorded. In all, the precious metals mentioned in the Copper Scroll amount to more than one hundred tons of precious metal. We will discuss later the authenticity of the Copper Scroll, but some Scholars speculate that the treasures it describes—and seeks to protect—are those of the First Temple.</w:t>
      </w:r>
    </w:p>
  </w:footnote>
  <w:footnote w:id="90">
    <w:p w14:paraId="44F8823C" w14:textId="77777777" w:rsidR="00A431D4" w:rsidRPr="00656705" w:rsidRDefault="00A431D4" w:rsidP="00A431D4">
      <w:pPr>
        <w:rPr>
          <w:color w:val="000000"/>
          <w:sz w:val="20"/>
          <w:szCs w:val="20"/>
        </w:rPr>
      </w:pPr>
      <w:r w:rsidRPr="00656705">
        <w:rPr>
          <w:rStyle w:val="FootnoteReference"/>
          <w:sz w:val="20"/>
          <w:szCs w:val="20"/>
        </w:rPr>
        <w:footnoteRef/>
      </w:r>
      <w:r w:rsidRPr="00656705">
        <w:rPr>
          <w:sz w:val="20"/>
          <w:szCs w:val="20"/>
        </w:rPr>
        <w:t xml:space="preserve"> </w:t>
      </w:r>
      <w:r w:rsidRPr="00656705">
        <w:rPr>
          <w:b/>
          <w:bCs/>
          <w:color w:val="0F252D"/>
          <w:sz w:val="20"/>
          <w:szCs w:val="20"/>
        </w:rPr>
        <w:t>The Pharisees</w:t>
      </w:r>
      <w:r w:rsidRPr="00656705">
        <w:rPr>
          <w:color w:val="000000"/>
          <w:sz w:val="20"/>
          <w:szCs w:val="20"/>
        </w:rPr>
        <w:t xml:space="preserve"> (Hebrew: </w:t>
      </w:r>
      <w:r w:rsidRPr="00656705">
        <w:rPr>
          <w:i/>
          <w:iCs/>
          <w:color w:val="000000"/>
          <w:sz w:val="20"/>
          <w:szCs w:val="20"/>
        </w:rPr>
        <w:t>Perûshîm</w:t>
      </w:r>
      <w:r w:rsidRPr="00656705">
        <w:rPr>
          <w:color w:val="000000"/>
          <w:sz w:val="20"/>
          <w:szCs w:val="20"/>
        </w:rPr>
        <w:t xml:space="preserve">; Arabic: </w:t>
      </w:r>
      <w:r w:rsidRPr="00656705">
        <w:rPr>
          <w:i/>
          <w:iCs/>
          <w:color w:val="000000"/>
          <w:sz w:val="20"/>
          <w:szCs w:val="20"/>
        </w:rPr>
        <w:t>Firr</w:t>
      </w:r>
      <w:r w:rsidRPr="00656705">
        <w:rPr>
          <w:i/>
          <w:iCs/>
          <w:sz w:val="20"/>
          <w:szCs w:val="20"/>
        </w:rPr>
        <w:t>ī</w:t>
      </w:r>
      <w:r w:rsidRPr="00656705">
        <w:rPr>
          <w:i/>
          <w:iCs/>
          <w:color w:val="000000"/>
          <w:sz w:val="20"/>
          <w:szCs w:val="20"/>
        </w:rPr>
        <w:t>siyy</w:t>
      </w:r>
      <w:r w:rsidRPr="00656705">
        <w:rPr>
          <w:i/>
          <w:iCs/>
          <w:sz w:val="20"/>
          <w:szCs w:val="20"/>
        </w:rPr>
        <w:t>ū</w:t>
      </w:r>
      <w:r w:rsidRPr="00656705">
        <w:rPr>
          <w:i/>
          <w:iCs/>
          <w:color w:val="000000"/>
          <w:sz w:val="20"/>
          <w:szCs w:val="20"/>
        </w:rPr>
        <w:t>n</w:t>
      </w:r>
      <w:r w:rsidRPr="00656705">
        <w:rPr>
          <w:color w:val="000000"/>
          <w:sz w:val="20"/>
          <w:szCs w:val="20"/>
        </w:rPr>
        <w:t>) comes from the Hebrew expression “We have separated (</w:t>
      </w:r>
      <w:r w:rsidRPr="00656705">
        <w:rPr>
          <w:i/>
          <w:iCs/>
          <w:color w:val="000000"/>
          <w:sz w:val="20"/>
          <w:szCs w:val="20"/>
        </w:rPr>
        <w:t>pārashnū</w:t>
      </w:r>
      <w:r w:rsidRPr="00656705">
        <w:rPr>
          <w:color w:val="000000"/>
          <w:sz w:val="20"/>
          <w:szCs w:val="20"/>
        </w:rPr>
        <w:t>),” referring to their separation from the majority of the Jewish people. Thus, they may be called “separatists.” The Pharisees grew up during the period of the Second Temple, after the voice of the Prophets had grown silent among the Children of Israel. After the destruction of the Second Temple in 70 CE, the Pharisees would become the chief influence behind the formation of what developed into Rabbinic Judaism. During this period, there were longstanding conflicts between the Pharisees and the Sadducees in particular, whose Priests officiated over Temple rituals. It is interesting that the name “Pharisees” (</w:t>
      </w:r>
      <w:r w:rsidRPr="00656705">
        <w:rPr>
          <w:i/>
          <w:iCs/>
          <w:color w:val="000000"/>
          <w:sz w:val="20"/>
          <w:szCs w:val="20"/>
        </w:rPr>
        <w:t>Perûshîm</w:t>
      </w:r>
      <w:r w:rsidRPr="00656705">
        <w:rPr>
          <w:color w:val="000000"/>
          <w:sz w:val="20"/>
          <w:szCs w:val="20"/>
        </w:rPr>
        <w:t xml:space="preserve">) is similar in meaning to the Arabic </w:t>
      </w:r>
      <w:r w:rsidRPr="00656705">
        <w:rPr>
          <w:i/>
          <w:iCs/>
          <w:color w:val="000000"/>
          <w:sz w:val="20"/>
          <w:szCs w:val="20"/>
        </w:rPr>
        <w:t>Mu‘tazila</w:t>
      </w:r>
      <w:r w:rsidRPr="00656705">
        <w:rPr>
          <w:color w:val="000000"/>
          <w:sz w:val="20"/>
          <w:szCs w:val="20"/>
        </w:rPr>
        <w:t xml:space="preserve">, who took their name from the verb </w:t>
      </w:r>
      <w:r w:rsidRPr="00656705">
        <w:rPr>
          <w:i/>
          <w:iCs/>
          <w:color w:val="000000"/>
          <w:sz w:val="20"/>
          <w:szCs w:val="20"/>
        </w:rPr>
        <w:t xml:space="preserve">i‘tazala </w:t>
      </w:r>
      <w:r w:rsidRPr="00656705">
        <w:rPr>
          <w:color w:val="000000"/>
          <w:sz w:val="20"/>
          <w:szCs w:val="20"/>
        </w:rPr>
        <w:t>(“to separate” or “to withdraw”), because they “separated” from other Muslims in forming a sect of their own with their distinctive beliefs, especially regarding Free Will.</w:t>
      </w:r>
    </w:p>
  </w:footnote>
  <w:footnote w:id="91">
    <w:p w14:paraId="0CA9233F" w14:textId="77777777" w:rsidR="00A431D4" w:rsidRPr="00656705" w:rsidRDefault="00A431D4" w:rsidP="00A431D4">
      <w:pPr>
        <w:autoSpaceDE w:val="0"/>
        <w:autoSpaceDN w:val="0"/>
        <w:adjustRightInd w:val="0"/>
        <w:rPr>
          <w:sz w:val="20"/>
          <w:szCs w:val="20"/>
        </w:rPr>
      </w:pPr>
      <w:r w:rsidRPr="00656705">
        <w:rPr>
          <w:rStyle w:val="FootnoteReference"/>
          <w:sz w:val="20"/>
          <w:szCs w:val="20"/>
        </w:rPr>
        <w:footnoteRef/>
      </w:r>
      <w:r w:rsidRPr="00656705">
        <w:rPr>
          <w:sz w:val="20"/>
          <w:szCs w:val="20"/>
        </w:rPr>
        <w:t xml:space="preserve"> </w:t>
      </w:r>
      <w:r w:rsidRPr="00656705">
        <w:rPr>
          <w:b/>
          <w:bCs/>
          <w:color w:val="000000"/>
          <w:sz w:val="20"/>
          <w:szCs w:val="20"/>
        </w:rPr>
        <w:t xml:space="preserve">Naj‘ </w:t>
      </w:r>
      <w:r w:rsidRPr="00656705">
        <w:rPr>
          <w:b/>
          <w:bCs/>
          <w:sz w:val="20"/>
          <w:szCs w:val="20"/>
        </w:rPr>
        <w:t>Ḥ</w:t>
      </w:r>
      <w:r w:rsidRPr="00656705">
        <w:rPr>
          <w:b/>
          <w:bCs/>
          <w:color w:val="000000"/>
          <w:sz w:val="20"/>
          <w:szCs w:val="20"/>
        </w:rPr>
        <w:t>amm</w:t>
      </w:r>
      <w:r w:rsidRPr="00656705">
        <w:rPr>
          <w:b/>
          <w:bCs/>
          <w:sz w:val="20"/>
          <w:szCs w:val="20"/>
        </w:rPr>
        <w:t>ā</w:t>
      </w:r>
      <w:r w:rsidRPr="00656705">
        <w:rPr>
          <w:b/>
          <w:bCs/>
          <w:color w:val="000000"/>
          <w:sz w:val="20"/>
          <w:szCs w:val="20"/>
        </w:rPr>
        <w:t>d</w:t>
      </w:r>
      <w:r w:rsidRPr="00656705">
        <w:rPr>
          <w:b/>
          <w:bCs/>
          <w:sz w:val="20"/>
          <w:szCs w:val="20"/>
        </w:rPr>
        <w:t>ī</w:t>
      </w:r>
      <w:r w:rsidRPr="00656705">
        <w:rPr>
          <w:color w:val="000000"/>
          <w:sz w:val="20"/>
          <w:szCs w:val="20"/>
        </w:rPr>
        <w:t xml:space="preserve"> (Nag Hammadi) is a village in Upper Egypt</w:t>
      </w:r>
      <w:r w:rsidRPr="00656705">
        <w:rPr>
          <w:color w:val="202122"/>
          <w:sz w:val="20"/>
          <w:szCs w:val="20"/>
          <w:shd w:val="clear" w:color="auto" w:fill="FFFFFF"/>
        </w:rPr>
        <w:t xml:space="preserve"> is located on the Western bank of the the Nile River about fifty miles (eighty kilometers) Northwest of Luxor.</w:t>
      </w:r>
      <w:r w:rsidRPr="00656705">
        <w:rPr>
          <w:color w:val="000000"/>
          <w:sz w:val="20"/>
          <w:szCs w:val="20"/>
        </w:rPr>
        <w:t xml:space="preserve"> In 1364/1945, an Egyptian farmer (</w:t>
      </w:r>
      <w:r w:rsidRPr="00656705">
        <w:rPr>
          <w:i/>
          <w:iCs/>
          <w:color w:val="000000"/>
          <w:sz w:val="20"/>
          <w:szCs w:val="20"/>
        </w:rPr>
        <w:t>fall</w:t>
      </w:r>
      <w:r w:rsidRPr="00656705">
        <w:rPr>
          <w:i/>
          <w:iCs/>
          <w:sz w:val="20"/>
          <w:szCs w:val="20"/>
        </w:rPr>
        <w:t>āḥ</w:t>
      </w:r>
      <w:r w:rsidRPr="00656705">
        <w:rPr>
          <w:color w:val="000000"/>
          <w:sz w:val="20"/>
          <w:szCs w:val="20"/>
        </w:rPr>
        <w:t xml:space="preserve">) named </w:t>
      </w:r>
      <w:r w:rsidRPr="00656705">
        <w:rPr>
          <w:sz w:val="20"/>
          <w:szCs w:val="20"/>
        </w:rPr>
        <w:t>Muḥammad al-Sammān chanced upon</w:t>
      </w:r>
      <w:r w:rsidRPr="00656705">
        <w:rPr>
          <w:color w:val="000000"/>
          <w:sz w:val="20"/>
          <w:szCs w:val="20"/>
        </w:rPr>
        <w:t xml:space="preserve"> an extensive collection of ancient treatises in earthenware jars buried in a cave outside the village of Naj‘ </w:t>
      </w:r>
      <w:r w:rsidRPr="00656705">
        <w:rPr>
          <w:sz w:val="20"/>
          <w:szCs w:val="20"/>
        </w:rPr>
        <w:t>Ḥ</w:t>
      </w:r>
      <w:r w:rsidRPr="00656705">
        <w:rPr>
          <w:color w:val="000000"/>
          <w:sz w:val="20"/>
          <w:szCs w:val="20"/>
        </w:rPr>
        <w:t>amm</w:t>
      </w:r>
      <w:r w:rsidRPr="00656705">
        <w:rPr>
          <w:sz w:val="20"/>
          <w:szCs w:val="20"/>
        </w:rPr>
        <w:t>ā</w:t>
      </w:r>
      <w:r w:rsidRPr="00656705">
        <w:rPr>
          <w:color w:val="000000"/>
          <w:sz w:val="20"/>
          <w:szCs w:val="20"/>
        </w:rPr>
        <w:t>d</w:t>
      </w:r>
      <w:r w:rsidRPr="00656705">
        <w:rPr>
          <w:sz w:val="20"/>
          <w:szCs w:val="20"/>
        </w:rPr>
        <w:t>ī</w:t>
      </w:r>
      <w:r w:rsidRPr="00656705">
        <w:rPr>
          <w:color w:val="000000"/>
          <w:sz w:val="20"/>
          <w:szCs w:val="20"/>
        </w:rPr>
        <w:t xml:space="preserve">. The Naj‘ </w:t>
      </w:r>
      <w:r w:rsidRPr="00656705">
        <w:rPr>
          <w:sz w:val="20"/>
          <w:szCs w:val="20"/>
        </w:rPr>
        <w:t>Ḥ</w:t>
      </w:r>
      <w:r w:rsidRPr="00656705">
        <w:rPr>
          <w:color w:val="000000"/>
          <w:sz w:val="20"/>
          <w:szCs w:val="20"/>
        </w:rPr>
        <w:t>amm</w:t>
      </w:r>
      <w:r w:rsidRPr="00656705">
        <w:rPr>
          <w:sz w:val="20"/>
          <w:szCs w:val="20"/>
        </w:rPr>
        <w:t>ā</w:t>
      </w:r>
      <w:r w:rsidRPr="00656705">
        <w:rPr>
          <w:color w:val="000000"/>
          <w:sz w:val="20"/>
          <w:szCs w:val="20"/>
        </w:rPr>
        <w:t>d</w:t>
      </w:r>
      <w:r w:rsidRPr="00656705">
        <w:rPr>
          <w:sz w:val="20"/>
          <w:szCs w:val="20"/>
        </w:rPr>
        <w:t>ī texts</w:t>
      </w:r>
      <w:r w:rsidRPr="00656705">
        <w:rPr>
          <w:color w:val="000000"/>
          <w:sz w:val="20"/>
          <w:szCs w:val="20"/>
        </w:rPr>
        <w:t xml:space="preserve"> were made up of thirteen leather-bound codices and their fifty-two pieces of Scriptural texts, written in Coptic and translated from Greek. Just as the Dead Sea provided the Scriptures of an Essene-like group of Jews during the late Second Temple period, the Naj‘ </w:t>
      </w:r>
      <w:r w:rsidRPr="00656705">
        <w:rPr>
          <w:sz w:val="20"/>
          <w:szCs w:val="20"/>
        </w:rPr>
        <w:t>Ḥ</w:t>
      </w:r>
      <w:r w:rsidRPr="00656705">
        <w:rPr>
          <w:color w:val="000000"/>
          <w:sz w:val="20"/>
          <w:szCs w:val="20"/>
        </w:rPr>
        <w:t>amm</w:t>
      </w:r>
      <w:r w:rsidRPr="00656705">
        <w:rPr>
          <w:sz w:val="20"/>
          <w:szCs w:val="20"/>
        </w:rPr>
        <w:t>ā</w:t>
      </w:r>
      <w:r w:rsidRPr="00656705">
        <w:rPr>
          <w:color w:val="000000"/>
          <w:sz w:val="20"/>
          <w:szCs w:val="20"/>
        </w:rPr>
        <w:t>d</w:t>
      </w:r>
      <w:r w:rsidRPr="00656705">
        <w:rPr>
          <w:sz w:val="20"/>
          <w:szCs w:val="20"/>
        </w:rPr>
        <w:t>ī documents</w:t>
      </w:r>
      <w:r w:rsidRPr="00656705">
        <w:rPr>
          <w:color w:val="000000"/>
          <w:sz w:val="20"/>
          <w:szCs w:val="20"/>
        </w:rPr>
        <w:t xml:space="preserve"> provided early Gnostic Christian texts from the first centuries of the Common Era. Naj‘ </w:t>
      </w:r>
      <w:r w:rsidRPr="00656705">
        <w:rPr>
          <w:sz w:val="20"/>
          <w:szCs w:val="20"/>
        </w:rPr>
        <w:t>Ḥ</w:t>
      </w:r>
      <w:r w:rsidRPr="00656705">
        <w:rPr>
          <w:color w:val="000000"/>
          <w:sz w:val="20"/>
          <w:szCs w:val="20"/>
        </w:rPr>
        <w:t>amm</w:t>
      </w:r>
      <w:r w:rsidRPr="00656705">
        <w:rPr>
          <w:sz w:val="20"/>
          <w:szCs w:val="20"/>
        </w:rPr>
        <w:t>ā</w:t>
      </w:r>
      <w:r w:rsidRPr="00656705">
        <w:rPr>
          <w:color w:val="000000"/>
          <w:sz w:val="20"/>
          <w:szCs w:val="20"/>
        </w:rPr>
        <w:t>d</w:t>
      </w:r>
      <w:r w:rsidRPr="00656705">
        <w:rPr>
          <w:sz w:val="20"/>
          <w:szCs w:val="20"/>
        </w:rPr>
        <w:t xml:space="preserve">ī includes a large number of primary Gnostic Gospels, which had been believed to have been entirely destroyed by the “Orthodox” Christian Church when it came to power in the course of the fourth century CE. These scriptures included the Gospel of Thomas, the Gospel of Philip, and the Gospel of Truth. </w:t>
      </w:r>
      <w:r w:rsidRPr="00656705">
        <w:rPr>
          <w:color w:val="202122"/>
          <w:sz w:val="20"/>
          <w:szCs w:val="20"/>
        </w:rPr>
        <w:t xml:space="preserve">The </w:t>
      </w:r>
      <w:r w:rsidRPr="00656705">
        <w:rPr>
          <w:color w:val="000000"/>
          <w:sz w:val="20"/>
          <w:szCs w:val="20"/>
        </w:rPr>
        <w:t xml:space="preserve">Naj‘ </w:t>
      </w:r>
      <w:r w:rsidRPr="00656705">
        <w:rPr>
          <w:sz w:val="20"/>
          <w:szCs w:val="20"/>
        </w:rPr>
        <w:t>Ḥ</w:t>
      </w:r>
      <w:r w:rsidRPr="00656705">
        <w:rPr>
          <w:color w:val="000000"/>
          <w:sz w:val="20"/>
          <w:szCs w:val="20"/>
        </w:rPr>
        <w:t>amm</w:t>
      </w:r>
      <w:r w:rsidRPr="00656705">
        <w:rPr>
          <w:sz w:val="20"/>
          <w:szCs w:val="20"/>
        </w:rPr>
        <w:t>ā</w:t>
      </w:r>
      <w:r w:rsidRPr="00656705">
        <w:rPr>
          <w:color w:val="000000"/>
          <w:sz w:val="20"/>
          <w:szCs w:val="20"/>
        </w:rPr>
        <w:t>d</w:t>
      </w:r>
      <w:r w:rsidRPr="00656705">
        <w:rPr>
          <w:sz w:val="20"/>
          <w:szCs w:val="20"/>
        </w:rPr>
        <w:t>ī</w:t>
      </w:r>
      <w:r w:rsidRPr="00656705">
        <w:rPr>
          <w:color w:val="202122"/>
          <w:sz w:val="20"/>
          <w:szCs w:val="20"/>
        </w:rPr>
        <w:t xml:space="preserve"> codices are currently housed in Cairo in the Coptic Museum. </w:t>
      </w:r>
      <w:r w:rsidRPr="00656705">
        <w:rPr>
          <w:color w:val="000000"/>
          <w:sz w:val="20"/>
          <w:szCs w:val="20"/>
        </w:rPr>
        <w:t xml:space="preserve">The Gnostic literature of Naj‘ </w:t>
      </w:r>
      <w:r w:rsidRPr="00656705">
        <w:rPr>
          <w:sz w:val="20"/>
          <w:szCs w:val="20"/>
        </w:rPr>
        <w:t>Ḥ</w:t>
      </w:r>
      <w:r w:rsidRPr="00656705">
        <w:rPr>
          <w:color w:val="000000"/>
          <w:sz w:val="20"/>
          <w:szCs w:val="20"/>
        </w:rPr>
        <w:t>amm</w:t>
      </w:r>
      <w:r w:rsidRPr="00656705">
        <w:rPr>
          <w:sz w:val="20"/>
          <w:szCs w:val="20"/>
        </w:rPr>
        <w:t>ā</w:t>
      </w:r>
      <w:r w:rsidRPr="00656705">
        <w:rPr>
          <w:color w:val="000000"/>
          <w:sz w:val="20"/>
          <w:szCs w:val="20"/>
        </w:rPr>
        <w:t>d</w:t>
      </w:r>
      <w:r w:rsidRPr="00656705">
        <w:rPr>
          <w:sz w:val="20"/>
          <w:szCs w:val="20"/>
        </w:rPr>
        <w:t>ī</w:t>
      </w:r>
      <w:r w:rsidRPr="00656705">
        <w:rPr>
          <w:color w:val="000000"/>
          <w:sz w:val="20"/>
          <w:szCs w:val="20"/>
        </w:rPr>
        <w:t xml:space="preserve"> indicates that the essence of Christian Gnosis in the second and third centuries CE was probably derived from a Jewish milieu</w:t>
      </w:r>
      <w:r w:rsidRPr="00656705">
        <w:rPr>
          <w:color w:val="202122"/>
          <w:sz w:val="20"/>
          <w:szCs w:val="20"/>
        </w:rPr>
        <w:t>.</w:t>
      </w:r>
      <w:r w:rsidRPr="00656705">
        <w:rPr>
          <w:sz w:val="20"/>
          <w:szCs w:val="20"/>
        </w:rPr>
        <w:t xml:space="preserve"> </w:t>
      </w:r>
    </w:p>
  </w:footnote>
  <w:footnote w:id="92">
    <w:p w14:paraId="4FB9ED7F" w14:textId="77777777" w:rsidR="00A431D4" w:rsidRPr="00656705" w:rsidRDefault="00A431D4" w:rsidP="00A431D4">
      <w:pPr>
        <w:rPr>
          <w:color w:val="000000"/>
          <w:sz w:val="20"/>
          <w:szCs w:val="20"/>
        </w:rPr>
      </w:pPr>
      <w:r w:rsidRPr="00656705">
        <w:rPr>
          <w:rStyle w:val="FootnoteReference"/>
          <w:sz w:val="20"/>
          <w:szCs w:val="20"/>
        </w:rPr>
        <w:footnoteRef/>
      </w:r>
      <w:r w:rsidRPr="00656705">
        <w:rPr>
          <w:sz w:val="20"/>
          <w:szCs w:val="20"/>
        </w:rPr>
        <w:t xml:space="preserve"> </w:t>
      </w:r>
      <w:r w:rsidRPr="00656705">
        <w:rPr>
          <w:b/>
          <w:bCs/>
          <w:color w:val="000000"/>
          <w:sz w:val="20"/>
          <w:szCs w:val="20"/>
        </w:rPr>
        <w:t xml:space="preserve">Boghazköy </w:t>
      </w:r>
      <w:r w:rsidRPr="00656705">
        <w:rPr>
          <w:color w:val="000000"/>
          <w:sz w:val="20"/>
          <w:szCs w:val="20"/>
        </w:rPr>
        <w:t xml:space="preserve">is a village in Northcentral Turkey. The German Orientalist and Archaeologist Hugo Winckler (d. 1331/1913) and the Ottoman Turkish Archaeologist Theodore Makridi Bey (d. 1359/1940) discovered the archives of the ancient capital of the Hittite Empire near the village in 1324/1906. The tablets were written during the second millennium BCE. They are primarily written in Hittite—an ancient Indo-European language—and made up about twenty-five thousand (25,000) tablets in all. Some of the plates were also written in Akkadian, Assyrian, Hurrian, and Hattic—the latter two of which were probably neither Semitic nor Indo-European. </w:t>
      </w:r>
    </w:p>
  </w:footnote>
  <w:footnote w:id="93">
    <w:p w14:paraId="2AD8F129" w14:textId="77777777" w:rsidR="00A431D4" w:rsidRPr="00656705" w:rsidRDefault="00A431D4" w:rsidP="00A431D4">
      <w:pPr>
        <w:autoSpaceDE w:val="0"/>
        <w:autoSpaceDN w:val="0"/>
        <w:adjustRightInd w:val="0"/>
        <w:rPr>
          <w:color w:val="000000"/>
          <w:sz w:val="20"/>
          <w:szCs w:val="20"/>
        </w:rPr>
      </w:pPr>
      <w:r w:rsidRPr="00656705">
        <w:rPr>
          <w:rStyle w:val="FootnoteReference"/>
          <w:sz w:val="20"/>
          <w:szCs w:val="20"/>
        </w:rPr>
        <w:footnoteRef/>
      </w:r>
      <w:r w:rsidRPr="00656705">
        <w:rPr>
          <w:sz w:val="20"/>
          <w:szCs w:val="20"/>
        </w:rPr>
        <w:t xml:space="preserve"> </w:t>
      </w:r>
      <w:r w:rsidRPr="00656705">
        <w:rPr>
          <w:b/>
          <w:bCs/>
          <w:color w:val="000000"/>
          <w:sz w:val="20"/>
          <w:szCs w:val="20"/>
        </w:rPr>
        <w:t>Ra’s Shamra</w:t>
      </w:r>
      <w:r w:rsidRPr="00656705">
        <w:rPr>
          <w:color w:val="000000"/>
          <w:sz w:val="20"/>
          <w:szCs w:val="20"/>
        </w:rPr>
        <w:t xml:space="preserve"> is a site in Norther Syria not far from the Mediterranean. In 1346/1928, a Syrian peasant while plowing his field made a chance discovery at the mound of Ra’s Shamra of the ruins of the ancient city of Ugarit. Additional discoveries followed until 1347/1929, which were followed by others in 1377/1958, 1393/1973, and 1414/1994. Similar findings were also uncovered at the mound of Ra’s Ibn H</w:t>
      </w:r>
      <w:r w:rsidRPr="00656705">
        <w:rPr>
          <w:sz w:val="20"/>
          <w:szCs w:val="20"/>
        </w:rPr>
        <w:t>ā</w:t>
      </w:r>
      <w:r w:rsidRPr="00656705">
        <w:rPr>
          <w:color w:val="000000"/>
          <w:sz w:val="20"/>
          <w:szCs w:val="20"/>
        </w:rPr>
        <w:t>n</w:t>
      </w:r>
      <w:r w:rsidRPr="00656705">
        <w:rPr>
          <w:sz w:val="20"/>
          <w:szCs w:val="20"/>
        </w:rPr>
        <w:t xml:space="preserve">ī, which is not far away. These rich discoveries of the tablets </w:t>
      </w:r>
      <w:r w:rsidRPr="00656705">
        <w:rPr>
          <w:color w:val="000000"/>
          <w:sz w:val="20"/>
          <w:szCs w:val="20"/>
        </w:rPr>
        <w:t>from the palace archives of Ugarit, its temple library, and two private collections</w:t>
      </w:r>
      <w:r w:rsidRPr="00656705">
        <w:rPr>
          <w:sz w:val="20"/>
          <w:szCs w:val="20"/>
        </w:rPr>
        <w:t xml:space="preserve"> make up approximately one thousand five hundred (1,500) fragments that were written during the thirteenth and twelfth centuries BCE, when Ugarit was a flourishing city in the region. They are mostly in</w:t>
      </w:r>
      <w:r w:rsidRPr="00656705">
        <w:rPr>
          <w:color w:val="000000"/>
          <w:sz w:val="20"/>
          <w:szCs w:val="20"/>
        </w:rPr>
        <w:t xml:space="preserve"> Ugaritic—an ancient Northern Semitic tongue—alongside texts in Akkadian, Sumerian, Egyptian, and a few other ancient tongues.</w:t>
      </w:r>
    </w:p>
  </w:footnote>
  <w:footnote w:id="94">
    <w:p w14:paraId="5FA88B6F" w14:textId="77777777" w:rsidR="00A431D4" w:rsidRPr="00656705" w:rsidRDefault="00A431D4" w:rsidP="00A431D4">
      <w:pPr>
        <w:autoSpaceDE w:val="0"/>
        <w:autoSpaceDN w:val="0"/>
        <w:adjustRightInd w:val="0"/>
        <w:rPr>
          <w:color w:val="000000"/>
          <w:sz w:val="20"/>
          <w:szCs w:val="20"/>
        </w:rPr>
      </w:pPr>
      <w:r w:rsidRPr="00656705">
        <w:rPr>
          <w:rStyle w:val="FootnoteReference"/>
          <w:sz w:val="20"/>
          <w:szCs w:val="20"/>
        </w:rPr>
        <w:footnoteRef/>
      </w:r>
      <w:r w:rsidRPr="00656705">
        <w:rPr>
          <w:sz w:val="20"/>
          <w:szCs w:val="20"/>
        </w:rPr>
        <w:t xml:space="preserve"> </w:t>
      </w:r>
      <w:r w:rsidRPr="00656705">
        <w:rPr>
          <w:b/>
          <w:bCs/>
          <w:color w:val="000000"/>
          <w:sz w:val="20"/>
          <w:szCs w:val="20"/>
        </w:rPr>
        <w:t xml:space="preserve">Ebla </w:t>
      </w:r>
      <w:r w:rsidRPr="00656705">
        <w:rPr>
          <w:color w:val="000000"/>
          <w:sz w:val="20"/>
          <w:szCs w:val="20"/>
        </w:rPr>
        <w:t>or</w:t>
      </w:r>
      <w:r w:rsidRPr="00656705">
        <w:rPr>
          <w:b/>
          <w:bCs/>
          <w:color w:val="000000"/>
          <w:sz w:val="20"/>
          <w:szCs w:val="20"/>
        </w:rPr>
        <w:t xml:space="preserve"> </w:t>
      </w:r>
      <w:r w:rsidRPr="00656705">
        <w:rPr>
          <w:color w:val="000000"/>
          <w:sz w:val="20"/>
          <w:szCs w:val="20"/>
        </w:rPr>
        <w:t xml:space="preserve">Tell Mardikh (Arabic: </w:t>
      </w:r>
      <w:r w:rsidRPr="00656705">
        <w:rPr>
          <w:i/>
          <w:iCs/>
          <w:color w:val="000000"/>
          <w:sz w:val="20"/>
          <w:szCs w:val="20"/>
        </w:rPr>
        <w:t>Tall-Mard</w:t>
      </w:r>
      <w:r w:rsidRPr="00656705">
        <w:rPr>
          <w:i/>
          <w:iCs/>
          <w:sz w:val="20"/>
          <w:szCs w:val="20"/>
        </w:rPr>
        <w:t>ī</w:t>
      </w:r>
      <w:r w:rsidRPr="00656705">
        <w:rPr>
          <w:i/>
          <w:iCs/>
          <w:color w:val="000000"/>
          <w:sz w:val="20"/>
          <w:szCs w:val="20"/>
        </w:rPr>
        <w:t>kh</w:t>
      </w:r>
      <w:r w:rsidRPr="00656705">
        <w:rPr>
          <w:color w:val="000000"/>
          <w:sz w:val="20"/>
          <w:szCs w:val="20"/>
        </w:rPr>
        <w:t xml:space="preserve">) is a mound or small hill (Arabic: </w:t>
      </w:r>
      <w:r w:rsidRPr="00656705">
        <w:rPr>
          <w:i/>
          <w:iCs/>
          <w:color w:val="000000"/>
          <w:sz w:val="20"/>
          <w:szCs w:val="20"/>
        </w:rPr>
        <w:t>tall</w:t>
      </w:r>
      <w:r w:rsidRPr="00656705">
        <w:rPr>
          <w:color w:val="000000"/>
          <w:sz w:val="20"/>
          <w:szCs w:val="20"/>
        </w:rPr>
        <w:t>) located about thirty-four miles (fifty-five kilometers) Southwest of Aleppo near the village of Mard</w:t>
      </w:r>
      <w:r w:rsidRPr="00656705">
        <w:rPr>
          <w:sz w:val="20"/>
          <w:szCs w:val="20"/>
        </w:rPr>
        <w:t>ī</w:t>
      </w:r>
      <w:r w:rsidRPr="00656705">
        <w:rPr>
          <w:color w:val="000000"/>
          <w:sz w:val="20"/>
          <w:szCs w:val="20"/>
        </w:rPr>
        <w:t xml:space="preserve">kh. The Ebla discoveries were the work of the Italian Archaeologist Paolo Matthiae (born 1940) and his research team between 1394/1974 and 1395/1975 of about one thousand eight hundred (1,800) clay tablets and four thousand seven hundred (4,700) fragments from the palace archives of ancient Ebla at Tell Mardikh. The cuneiform records discovered at Ebla revitalized the study of Greater Syria in the third millennium BCE. All the tablets and fragments date from a period between 2500 BCE until around 2250 BCE. Two languages appear in the tablets, Sumerian and Eblaite or Paleosyrian, which was a local Semitic language related to Canaanite, Ugaritic, and Hebrew.  </w:t>
      </w:r>
    </w:p>
  </w:footnote>
  <w:footnote w:id="95">
    <w:p w14:paraId="5FF9FD7C" w14:textId="77777777" w:rsidR="00A431D4" w:rsidRPr="00656705" w:rsidRDefault="00A431D4" w:rsidP="00A431D4">
      <w:pPr>
        <w:pStyle w:val="NormalWeb"/>
        <w:spacing w:before="0" w:beforeAutospacing="0" w:after="0" w:afterAutospacing="0"/>
        <w:rPr>
          <w:color w:val="202122"/>
          <w:sz w:val="20"/>
          <w:szCs w:val="20"/>
        </w:rPr>
      </w:pPr>
      <w:r w:rsidRPr="00656705">
        <w:rPr>
          <w:rStyle w:val="FootnoteReference"/>
          <w:sz w:val="20"/>
          <w:szCs w:val="20"/>
        </w:rPr>
        <w:footnoteRef/>
      </w:r>
      <w:r w:rsidRPr="00656705">
        <w:rPr>
          <w:sz w:val="20"/>
          <w:szCs w:val="20"/>
        </w:rPr>
        <w:t xml:space="preserve"> </w:t>
      </w:r>
      <w:r w:rsidRPr="00656705">
        <w:rPr>
          <w:b/>
          <w:bCs/>
          <w:sz w:val="20"/>
          <w:szCs w:val="20"/>
        </w:rPr>
        <w:t>Mogilany</w:t>
      </w:r>
      <w:r w:rsidRPr="00656705">
        <w:rPr>
          <w:sz w:val="20"/>
          <w:szCs w:val="20"/>
        </w:rPr>
        <w:t xml:space="preserve"> is a small village in Southern Poland, just a few miles South of the regional capital of Krak</w:t>
      </w:r>
      <w:r w:rsidRPr="00656705">
        <w:rPr>
          <w:color w:val="000000"/>
          <w:sz w:val="20"/>
          <w:szCs w:val="20"/>
        </w:rPr>
        <w:t>ó</w:t>
      </w:r>
      <w:r w:rsidRPr="00656705">
        <w:rPr>
          <w:sz w:val="20"/>
          <w:szCs w:val="20"/>
        </w:rPr>
        <w:t>w. In 1409/1989 and subsequent years, conferences on the Dead Sea Scrolls were organized in Mogilany, and Scholarly papers were presented.</w:t>
      </w:r>
    </w:p>
  </w:footnote>
  <w:footnote w:id="96">
    <w:p w14:paraId="147E67EC" w14:textId="77777777" w:rsidR="00A431D4" w:rsidRPr="00656705" w:rsidRDefault="00A431D4" w:rsidP="00A431D4">
      <w:pPr>
        <w:autoSpaceDE w:val="0"/>
        <w:autoSpaceDN w:val="0"/>
        <w:adjustRightInd w:val="0"/>
        <w:rPr>
          <w:color w:val="000000"/>
          <w:sz w:val="20"/>
          <w:szCs w:val="20"/>
        </w:rPr>
      </w:pPr>
      <w:r w:rsidRPr="00656705">
        <w:rPr>
          <w:rStyle w:val="FootnoteReference"/>
          <w:sz w:val="20"/>
          <w:szCs w:val="20"/>
        </w:rPr>
        <w:footnoteRef/>
      </w:r>
      <w:r w:rsidRPr="00656705">
        <w:rPr>
          <w:sz w:val="20"/>
          <w:szCs w:val="20"/>
        </w:rPr>
        <w:t xml:space="preserve"> </w:t>
      </w:r>
      <w:r w:rsidRPr="00656705">
        <w:rPr>
          <w:color w:val="0F252D"/>
          <w:sz w:val="20"/>
          <w:szCs w:val="20"/>
        </w:rPr>
        <w:t>Some Scholars have cautioned that the Keepers of the Scrolls should not be assumed to have even constituted an identifiable Community or one that was Doctrinally coherent. This assumption is based on analysis of the Qumr</w:t>
      </w:r>
      <w:r w:rsidRPr="00656705">
        <w:rPr>
          <w:sz w:val="20"/>
          <w:szCs w:val="20"/>
        </w:rPr>
        <w:t>ā</w:t>
      </w:r>
      <w:r w:rsidRPr="00656705">
        <w:rPr>
          <w:color w:val="0F252D"/>
          <w:sz w:val="20"/>
          <w:szCs w:val="20"/>
        </w:rPr>
        <w:t>n texts as a whole, many of which have nothing to do with Essene belief and show no particular denominational or sectarian aspects. Moreover, there is no evidence that the Dead Sea Scrolls were composed, read, or copied at Qumr</w:t>
      </w:r>
      <w:r w:rsidRPr="00656705">
        <w:rPr>
          <w:sz w:val="20"/>
          <w:szCs w:val="20"/>
        </w:rPr>
        <w:t>ā</w:t>
      </w:r>
      <w:r w:rsidRPr="00656705">
        <w:rPr>
          <w:color w:val="0F252D"/>
          <w:sz w:val="20"/>
          <w:szCs w:val="20"/>
        </w:rPr>
        <w:t xml:space="preserve">n. Rather, they may have come from various libraries of Jerusalem and other regions of Palestine, and were hidden in the area of the Dead Sea prior to 70 CE, when the Romans destroyed the Second Temple. It is also clear that the site of the Community provided for a Judaic military fortress—probably built in Hasmonean times from roughly </w:t>
      </w:r>
      <w:r w:rsidRPr="00656705">
        <w:rPr>
          <w:rStyle w:val="Strong"/>
          <w:b w:val="0"/>
          <w:bCs w:val="0"/>
          <w:color w:val="001D35"/>
          <w:sz w:val="20"/>
          <w:szCs w:val="20"/>
        </w:rPr>
        <w:t>140 BCE until 37 BCE</w:t>
      </w:r>
      <w:r w:rsidRPr="00656705">
        <w:rPr>
          <w:color w:val="0F252D"/>
          <w:sz w:val="20"/>
          <w:szCs w:val="20"/>
        </w:rPr>
        <w:t xml:space="preserve">—that would not likely have constituted an Essence religious center. Nevertheless, there is evidence of the Scroll Keepers having been a religious Community who constituted a distinct group who unquestionably identified themselves as distinctly different from the broader body of the Jews of their time. They held a dismissive view of the Second Temple Priests, the Pharisees, and the Jews in general—believing that, if their distinctive teachings were discovered, they would be put to death and the Scriptures they labored to preserve would be destroyed. </w:t>
      </w:r>
    </w:p>
  </w:footnote>
  <w:footnote w:id="97">
    <w:p w14:paraId="50659576" w14:textId="77777777" w:rsidR="00A431D4" w:rsidRPr="00656705" w:rsidRDefault="00A431D4" w:rsidP="00A431D4">
      <w:pPr>
        <w:pStyle w:val="NormalWeb"/>
        <w:spacing w:before="0" w:beforeAutospacing="0" w:after="0" w:afterAutospacing="0"/>
        <w:rPr>
          <w:color w:val="202122"/>
          <w:sz w:val="20"/>
          <w:szCs w:val="20"/>
        </w:rPr>
      </w:pPr>
      <w:r w:rsidRPr="00656705">
        <w:rPr>
          <w:rStyle w:val="FootnoteReference"/>
          <w:sz w:val="20"/>
          <w:szCs w:val="20"/>
        </w:rPr>
        <w:footnoteRef/>
      </w:r>
      <w:r w:rsidRPr="00656705">
        <w:rPr>
          <w:sz w:val="20"/>
          <w:szCs w:val="20"/>
        </w:rPr>
        <w:t xml:space="preserve"> </w:t>
      </w:r>
      <w:r w:rsidRPr="00656705">
        <w:rPr>
          <w:b/>
          <w:bCs/>
          <w:sz w:val="20"/>
          <w:szCs w:val="20"/>
        </w:rPr>
        <w:t>The Essenes</w:t>
      </w:r>
      <w:r w:rsidRPr="00656705">
        <w:rPr>
          <w:sz w:val="20"/>
          <w:szCs w:val="20"/>
        </w:rPr>
        <w:t xml:space="preserve"> are called ’</w:t>
      </w:r>
      <w:r w:rsidRPr="00656705">
        <w:rPr>
          <w:i/>
          <w:iCs/>
          <w:sz w:val="20"/>
          <w:szCs w:val="20"/>
        </w:rPr>
        <w:t>Essa</w:t>
      </w:r>
      <w:r w:rsidRPr="00656705">
        <w:rPr>
          <w:i/>
          <w:iCs/>
          <w:color w:val="000000"/>
          <w:sz w:val="20"/>
          <w:szCs w:val="20"/>
        </w:rPr>
        <w:t>îoi</w:t>
      </w:r>
      <w:r w:rsidRPr="00656705">
        <w:rPr>
          <w:color w:val="000000"/>
          <w:sz w:val="20"/>
          <w:szCs w:val="20"/>
        </w:rPr>
        <w:t xml:space="preserve">, </w:t>
      </w:r>
      <w:r w:rsidRPr="00656705">
        <w:rPr>
          <w:i/>
          <w:iCs/>
          <w:color w:val="474747"/>
          <w:sz w:val="20"/>
          <w:szCs w:val="20"/>
          <w:shd w:val="clear" w:color="auto" w:fill="FFFFFF"/>
        </w:rPr>
        <w:t>Ἐσσαῖοι</w:t>
      </w:r>
      <w:r w:rsidRPr="00656705">
        <w:rPr>
          <w:color w:val="000000"/>
          <w:sz w:val="20"/>
          <w:szCs w:val="20"/>
        </w:rPr>
        <w:t xml:space="preserve"> in Greek and </w:t>
      </w:r>
      <w:r w:rsidRPr="00656705">
        <w:rPr>
          <w:i/>
          <w:iCs/>
          <w:color w:val="202122"/>
          <w:sz w:val="20"/>
          <w:szCs w:val="20"/>
        </w:rPr>
        <w:t>Issiy</w:t>
      </w:r>
      <w:r w:rsidRPr="00656705">
        <w:rPr>
          <w:i/>
          <w:iCs/>
          <w:color w:val="000000"/>
          <w:sz w:val="20"/>
          <w:szCs w:val="20"/>
        </w:rPr>
        <w:t>î</w:t>
      </w:r>
      <w:r w:rsidRPr="00656705">
        <w:rPr>
          <w:i/>
          <w:iCs/>
          <w:color w:val="202122"/>
          <w:sz w:val="20"/>
          <w:szCs w:val="20"/>
        </w:rPr>
        <w:t>m</w:t>
      </w:r>
      <w:r w:rsidRPr="00656705">
        <w:rPr>
          <w:color w:val="202122"/>
          <w:sz w:val="20"/>
          <w:szCs w:val="20"/>
        </w:rPr>
        <w:t xml:space="preserve"> in modern Hebrew, but the word has not been found in any known Semitic texts. </w:t>
      </w:r>
      <w:r w:rsidRPr="00656705">
        <w:rPr>
          <w:color w:val="000000"/>
          <w:sz w:val="20"/>
          <w:szCs w:val="20"/>
        </w:rPr>
        <w:t xml:space="preserve">As we will see in our discussion of the Prophet </w:t>
      </w:r>
      <w:r w:rsidRPr="00656705">
        <w:rPr>
          <w:sz w:val="20"/>
          <w:szCs w:val="20"/>
        </w:rPr>
        <w:t>Ṣāliḥ—and the Nabatean grave plaques on the Thamūdic houses of al-Ḥijr (Madain Salih)—the word “</w:t>
      </w:r>
      <w:r w:rsidRPr="00656705">
        <w:rPr>
          <w:i/>
          <w:iCs/>
          <w:sz w:val="20"/>
          <w:szCs w:val="20"/>
        </w:rPr>
        <w:t>Assiyā</w:t>
      </w:r>
      <w:r w:rsidRPr="00656705">
        <w:rPr>
          <w:sz w:val="20"/>
          <w:szCs w:val="20"/>
        </w:rPr>
        <w:t>” occurs there on one of the inscriptions and may be rendered as “the Essene,” although the French researchers of the inscriptions translated it as “the Physician,” which is also linguistically valid. As repeatedly noted, the Jewish communities of pre-Islamic Arabia bore some resemblance with those described in the Dead Sea Scrolls.</w:t>
      </w:r>
      <w:r w:rsidRPr="00656705">
        <w:rPr>
          <w:color w:val="000000"/>
          <w:sz w:val="20"/>
          <w:szCs w:val="20"/>
        </w:rPr>
        <w:t xml:space="preserve"> Philo (d. ca. 50 CE) says: “Our Lawgiver, Moses, formed countless disciples into a fellowship called Essenes.” Josephus (d. ca. 100 CE) states that the Essenes existed in large numbers throughout Roman Judaea. The Essene Jews lived in the different towns and cities of Roman Palestine but often congregated to share communal life together, dedicating themselves—like the Keepers of the Dead Sea Scrolls—to asceticism, daily baptism through immersion, and taking part </w:t>
      </w:r>
      <w:r w:rsidRPr="00656705">
        <w:rPr>
          <w:sz w:val="20"/>
          <w:szCs w:val="20"/>
        </w:rPr>
        <w:t>in common meals.</w:t>
      </w:r>
      <w:r w:rsidRPr="00656705">
        <w:rPr>
          <w:color w:val="202122"/>
          <w:sz w:val="20"/>
          <w:szCs w:val="20"/>
        </w:rPr>
        <w:t xml:space="preserve"> They flourished in the second century BCE until the destruction of the Second Temple. </w:t>
      </w:r>
      <w:r w:rsidRPr="00656705">
        <w:rPr>
          <w:color w:val="000000"/>
          <w:sz w:val="20"/>
          <w:szCs w:val="20"/>
        </w:rPr>
        <w:t>After the Second Temple’s ruin, the Essenes were no longer heard of</w:t>
      </w:r>
      <w:r w:rsidRPr="00656705">
        <w:rPr>
          <w:sz w:val="20"/>
          <w:szCs w:val="20"/>
        </w:rPr>
        <w:t>.</w:t>
      </w:r>
      <w:r w:rsidRPr="00656705">
        <w:rPr>
          <w:color w:val="000000"/>
          <w:sz w:val="20"/>
          <w:szCs w:val="20"/>
        </w:rPr>
        <w:t xml:space="preserve"> </w:t>
      </w:r>
    </w:p>
  </w:footnote>
  <w:footnote w:id="98">
    <w:p w14:paraId="6423A9B4" w14:textId="77777777" w:rsidR="00A431D4" w:rsidRPr="00656705" w:rsidRDefault="00A431D4" w:rsidP="00A431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0"/>
          <w:szCs w:val="20"/>
        </w:rPr>
      </w:pPr>
      <w:r w:rsidRPr="00656705">
        <w:rPr>
          <w:rStyle w:val="FootnoteReference"/>
          <w:sz w:val="20"/>
          <w:szCs w:val="20"/>
        </w:rPr>
        <w:footnoteRef/>
      </w:r>
      <w:r w:rsidRPr="00656705">
        <w:rPr>
          <w:sz w:val="20"/>
          <w:szCs w:val="20"/>
        </w:rPr>
        <w:t xml:space="preserve"> The Maccabean or Hasmonean Dynasty (140 BCE until 37 BCE) was a militant expression of Magisterial Judaism, and it flourished during the time of the Second Temple until the complete establishment of Roman rule over Palestine. It should be noted that the Hasmoneans built fortresses for the Jews everywhere, and this military preparation played an important role in the history of the Second Temple period. Thus, the Dead Sea Scrolls Community—like the Jews of Arabia—was not an exception in maintaining a state of military preparedness for war.</w:t>
      </w:r>
    </w:p>
    <w:p w14:paraId="4732566D" w14:textId="77777777" w:rsidR="00A431D4" w:rsidRPr="00656705" w:rsidRDefault="00A431D4" w:rsidP="00A431D4">
      <w:pPr>
        <w:autoSpaceDE w:val="0"/>
        <w:autoSpaceDN w:val="0"/>
        <w:adjustRightInd w:val="0"/>
        <w:rPr>
          <w:color w:val="000000"/>
          <w:sz w:val="20"/>
          <w:szCs w:val="20"/>
        </w:rPr>
      </w:pPr>
      <w:r w:rsidRPr="00656705">
        <w:rPr>
          <w:color w:val="000000"/>
          <w:sz w:val="20"/>
          <w:szCs w:val="20"/>
        </w:rPr>
        <w:t> </w:t>
      </w:r>
    </w:p>
    <w:p w14:paraId="712A6CFC" w14:textId="77777777" w:rsidR="00A431D4" w:rsidRPr="00656705" w:rsidRDefault="00A431D4" w:rsidP="00A431D4">
      <w:pPr>
        <w:autoSpaceDE w:val="0"/>
        <w:autoSpaceDN w:val="0"/>
        <w:adjustRightInd w:val="0"/>
        <w:rPr>
          <w:color w:val="000000"/>
          <w:sz w:val="20"/>
          <w:szCs w:val="20"/>
        </w:rPr>
      </w:pPr>
      <w:r w:rsidRPr="00656705">
        <w:rPr>
          <w:color w:val="000000"/>
          <w:sz w:val="20"/>
          <w:szCs w:val="20"/>
        </w:rPr>
        <w:t xml:space="preserve">  </w:t>
      </w:r>
    </w:p>
    <w:p w14:paraId="03A3F424" w14:textId="77777777" w:rsidR="00A431D4" w:rsidRPr="00656705" w:rsidRDefault="00A431D4" w:rsidP="00A431D4">
      <w:pPr>
        <w:pStyle w:val="FootnoteText"/>
        <w:rPr>
          <w:rFonts w:ascii="Times New Roman" w:hAnsi="Times New Roman" w:cs="Times New Roman"/>
          <w:sz w:val="20"/>
          <w:szCs w:val="20"/>
        </w:rPr>
      </w:pPr>
    </w:p>
  </w:footnote>
  <w:footnote w:id="99">
    <w:p w14:paraId="43D9AE78" w14:textId="77777777" w:rsidR="00A431D4" w:rsidRPr="00656705" w:rsidRDefault="00A431D4" w:rsidP="00A431D4">
      <w:pPr>
        <w:autoSpaceDE w:val="0"/>
        <w:autoSpaceDN w:val="0"/>
        <w:adjustRightInd w:val="0"/>
        <w:rPr>
          <w:color w:val="000000"/>
          <w:sz w:val="20"/>
          <w:szCs w:val="20"/>
        </w:rPr>
      </w:pPr>
      <w:r w:rsidRPr="00656705">
        <w:rPr>
          <w:rStyle w:val="FootnoteReference"/>
          <w:sz w:val="20"/>
          <w:szCs w:val="20"/>
        </w:rPr>
        <w:footnoteRef/>
      </w:r>
      <w:r w:rsidRPr="00656705">
        <w:rPr>
          <w:sz w:val="20"/>
          <w:szCs w:val="20"/>
        </w:rPr>
        <w:t xml:space="preserve"> </w:t>
      </w:r>
      <w:r w:rsidRPr="00656705">
        <w:rPr>
          <w:color w:val="000000"/>
          <w:sz w:val="20"/>
          <w:szCs w:val="20"/>
        </w:rPr>
        <w:t>The Priests of Aaron’s line reminded the Brotherhood of all the bounties and mercies that God had bestowed upon the Children of Israel, revealing His deeds of power. They pronounced upon the members a special blessing of God’s Salvation for their efforts to make God’s Truth known. Then the Levites would remind the members of all the iniquities of the Children of Israel and their repeated guilty transgressions and sins. All those joining the Brotherhood had to confess:</w:t>
      </w:r>
    </w:p>
    <w:p w14:paraId="1106FD93" w14:textId="77777777" w:rsidR="00A431D4" w:rsidRPr="00656705" w:rsidRDefault="00A431D4" w:rsidP="00A431D4">
      <w:pPr>
        <w:autoSpaceDE w:val="0"/>
        <w:autoSpaceDN w:val="0"/>
        <w:adjustRightInd w:val="0"/>
        <w:ind w:left="1260" w:right="1080"/>
        <w:rPr>
          <w:color w:val="000000"/>
          <w:sz w:val="20"/>
          <w:szCs w:val="20"/>
        </w:rPr>
      </w:pPr>
      <w:r w:rsidRPr="00656705">
        <w:rPr>
          <w:color w:val="000000"/>
          <w:sz w:val="20"/>
          <w:szCs w:val="20"/>
        </w:rPr>
        <w:t>We have acted perversely. We have transgressed. We have sinned. We have done wickedly, ourselves and our forefathers before us, and we have gone against the Truth. God has been right to bring His Judgment down upon us and upon our fathers. Nevertheless, always from ancient times, He has also bestowed mercies upon us, and so will He do for all time to come.</w:t>
      </w:r>
    </w:p>
    <w:p w14:paraId="543AAAEC" w14:textId="77777777" w:rsidR="00A431D4" w:rsidRPr="00656705" w:rsidRDefault="00A431D4" w:rsidP="00A431D4">
      <w:pPr>
        <w:autoSpaceDE w:val="0"/>
        <w:autoSpaceDN w:val="0"/>
        <w:adjustRightInd w:val="0"/>
        <w:rPr>
          <w:color w:val="000000"/>
          <w:sz w:val="20"/>
          <w:szCs w:val="20"/>
        </w:rPr>
      </w:pPr>
      <w:r w:rsidRPr="00656705">
        <w:rPr>
          <w:color w:val="000000"/>
          <w:sz w:val="20"/>
          <w:szCs w:val="20"/>
        </w:rPr>
        <w:t>After this confession, the Priests of Aaron would invoke a blessing upon all who cast their lot with God and resolved to walk without blame in all their ways. They would say:</w:t>
      </w:r>
    </w:p>
    <w:p w14:paraId="69BBF440" w14:textId="77777777" w:rsidR="00A431D4" w:rsidRPr="00656705" w:rsidRDefault="00A431D4" w:rsidP="00A431D4">
      <w:pPr>
        <w:autoSpaceDE w:val="0"/>
        <w:autoSpaceDN w:val="0"/>
        <w:adjustRightInd w:val="0"/>
        <w:ind w:left="1260" w:right="1080"/>
        <w:rPr>
          <w:color w:val="000000"/>
          <w:sz w:val="20"/>
          <w:szCs w:val="20"/>
        </w:rPr>
      </w:pPr>
      <w:r w:rsidRPr="00656705">
        <w:rPr>
          <w:color w:val="000000"/>
          <w:sz w:val="20"/>
          <w:szCs w:val="20"/>
        </w:rPr>
        <w:t>May God bless you with all good and keep you from all evil and illumine your heart with insight into the things of life, and grace you with knowledge of the things eternal, and may He lift up His gracious Countenance towards you and grant thee peace everlasting.</w:t>
      </w:r>
    </w:p>
    <w:p w14:paraId="6A963741" w14:textId="77777777" w:rsidR="00A431D4" w:rsidRPr="00656705" w:rsidRDefault="00A431D4" w:rsidP="00A431D4">
      <w:pPr>
        <w:autoSpaceDE w:val="0"/>
        <w:autoSpaceDN w:val="0"/>
        <w:adjustRightInd w:val="0"/>
        <w:rPr>
          <w:color w:val="000000"/>
          <w:sz w:val="20"/>
          <w:szCs w:val="20"/>
        </w:rPr>
      </w:pPr>
      <w:r w:rsidRPr="00656705">
        <w:rPr>
          <w:color w:val="000000"/>
          <w:sz w:val="20"/>
          <w:szCs w:val="20"/>
        </w:rPr>
        <w:t xml:space="preserve">After that, the Levites would invoke a curse on all who have cast their lot with the Devil (Belial; Hebrew: </w:t>
      </w:r>
      <w:r w:rsidRPr="00656705">
        <w:rPr>
          <w:i/>
          <w:iCs/>
          <w:color w:val="000000"/>
          <w:sz w:val="20"/>
          <w:szCs w:val="20"/>
        </w:rPr>
        <w:t>Belî‘al</w:t>
      </w:r>
      <w:r w:rsidRPr="00656705">
        <w:rPr>
          <w:color w:val="000000"/>
          <w:sz w:val="20"/>
          <w:szCs w:val="20"/>
        </w:rPr>
        <w:t>). They would then say:</w:t>
      </w:r>
    </w:p>
    <w:p w14:paraId="1FD2AA0F" w14:textId="77777777" w:rsidR="00A431D4" w:rsidRPr="00656705" w:rsidRDefault="00A431D4" w:rsidP="00A431D4">
      <w:pPr>
        <w:autoSpaceDE w:val="0"/>
        <w:autoSpaceDN w:val="0"/>
        <w:adjustRightInd w:val="0"/>
        <w:ind w:left="1260" w:right="1890"/>
        <w:rPr>
          <w:color w:val="000000"/>
          <w:sz w:val="20"/>
          <w:szCs w:val="20"/>
        </w:rPr>
      </w:pPr>
      <w:r w:rsidRPr="00656705">
        <w:rPr>
          <w:color w:val="000000"/>
          <w:sz w:val="20"/>
          <w:szCs w:val="20"/>
        </w:rPr>
        <w:t>Cursed art you for all your guilty works of wickedness. May God make you a thing of abhorrence at the hands of all who would wreak vengeance, and may He send upon your offspring destruction at the hands of all who would mete out retribution. Cursed art you, beyond hope of mercy. Even as your works are wrought in darkness, so may you also be damned in the gloom of the Eternal Fire. May God show you no favor when thou call [upon Him], neither may He pardon you or forgive your iniquities. May He lift up an angry Countenance towards you, to wreak vengeance upon you. May no man wish you peace for all that truly claim their patrimony.</w:t>
      </w:r>
    </w:p>
    <w:p w14:paraId="6FD2B512" w14:textId="77777777" w:rsidR="00A431D4" w:rsidRPr="00656705" w:rsidRDefault="00A431D4" w:rsidP="00A431D4">
      <w:pPr>
        <w:autoSpaceDE w:val="0"/>
        <w:autoSpaceDN w:val="0"/>
        <w:adjustRightInd w:val="0"/>
        <w:rPr>
          <w:color w:val="000000"/>
          <w:sz w:val="20"/>
          <w:szCs w:val="20"/>
        </w:rPr>
      </w:pPr>
      <w:r w:rsidRPr="00656705">
        <w:rPr>
          <w:color w:val="000000"/>
          <w:sz w:val="20"/>
          <w:szCs w:val="20"/>
        </w:rPr>
        <w:t>All who were selected to enter the Brotherhood were then required to say to all the blessings and the curses: “Amen, Amen.” Then the Levites would continue to say:</w:t>
      </w:r>
    </w:p>
    <w:p w14:paraId="01797984" w14:textId="77777777" w:rsidR="00A431D4" w:rsidRPr="00656705" w:rsidRDefault="00A431D4" w:rsidP="00A431D4">
      <w:pPr>
        <w:autoSpaceDE w:val="0"/>
        <w:autoSpaceDN w:val="0"/>
        <w:adjustRightInd w:val="0"/>
        <w:ind w:left="1260" w:right="1980"/>
        <w:rPr>
          <w:color w:val="000000"/>
          <w:sz w:val="20"/>
          <w:szCs w:val="20"/>
        </w:rPr>
      </w:pPr>
      <w:r w:rsidRPr="00656705">
        <w:rPr>
          <w:color w:val="000000"/>
          <w:sz w:val="20"/>
          <w:szCs w:val="20"/>
        </w:rPr>
        <w:t>Cursed be everyone who has come to enter this Covenant with the taint of Idolatry in his Heart and who has set his iniquity as a stumbling block before him so that he may defect because of it and who, when he hears the terms of this Covenant, blesses himself in his Heart, saying: “May it go well with me, for I will continue to walk in the stubbornness of my Heart! Whether he satisfy his passion or whether he still thirst for their fulfillment may his Spirit be swept away and receive no pardon. May the Angels of God and the fury of His Judgments consume him as by Fire unto his eternal extinction, and may there cling to him all the curses threatened in this Covenant. May God set him apart for misfortune, and may he be cut off from the midst of all the Children of Light because through the taint of his Idolatry and through the stumbling block of his iniquity he has defected from God. May God set his lot among those that are accursed forever!</w:t>
      </w:r>
    </w:p>
    <w:p w14:paraId="2C3767BD" w14:textId="77777777" w:rsidR="00A431D4" w:rsidRPr="00656705" w:rsidRDefault="00A431D4" w:rsidP="00A431D4">
      <w:pPr>
        <w:autoSpaceDE w:val="0"/>
        <w:autoSpaceDN w:val="0"/>
        <w:adjustRightInd w:val="0"/>
        <w:rPr>
          <w:color w:val="000000"/>
          <w:sz w:val="20"/>
          <w:szCs w:val="20"/>
        </w:rPr>
      </w:pPr>
      <w:r w:rsidRPr="00656705">
        <w:rPr>
          <w:color w:val="000000"/>
          <w:sz w:val="20"/>
          <w:szCs w:val="20"/>
        </w:rPr>
        <w:t xml:space="preserve">Then again, all who had been admitted to the Covenant were to say after them in response: “Amen, Amen.” </w:t>
      </w:r>
    </w:p>
  </w:footnote>
  <w:footnote w:id="100">
    <w:p w14:paraId="64938CA2" w14:textId="77777777" w:rsidR="00A431D4" w:rsidRPr="00656705" w:rsidRDefault="00A431D4" w:rsidP="00A431D4">
      <w:pPr>
        <w:autoSpaceDE w:val="0"/>
        <w:autoSpaceDN w:val="0"/>
        <w:adjustRightInd w:val="0"/>
        <w:rPr>
          <w:color w:val="000000"/>
          <w:sz w:val="20"/>
          <w:szCs w:val="20"/>
        </w:rPr>
      </w:pPr>
      <w:r w:rsidRPr="00656705">
        <w:rPr>
          <w:rStyle w:val="FootnoteReference"/>
          <w:sz w:val="20"/>
          <w:szCs w:val="20"/>
        </w:rPr>
        <w:footnoteRef/>
      </w:r>
      <w:r w:rsidRPr="00656705">
        <w:rPr>
          <w:sz w:val="20"/>
          <w:szCs w:val="20"/>
        </w:rPr>
        <w:t xml:space="preserve"> </w:t>
      </w:r>
      <w:r w:rsidRPr="00656705">
        <w:rPr>
          <w:color w:val="000000"/>
          <w:sz w:val="20"/>
          <w:szCs w:val="20"/>
        </w:rPr>
        <w:t>The Bible states that Moses set before the Children of Israel both a blessing and a curse, saying:</w:t>
      </w:r>
    </w:p>
    <w:p w14:paraId="0B87196E" w14:textId="77777777" w:rsidR="00A431D4" w:rsidRPr="00656705" w:rsidRDefault="00A431D4" w:rsidP="00A431D4">
      <w:pPr>
        <w:autoSpaceDE w:val="0"/>
        <w:autoSpaceDN w:val="0"/>
        <w:adjustRightInd w:val="0"/>
        <w:ind w:left="1260" w:right="2070"/>
        <w:rPr>
          <w:color w:val="000000"/>
          <w:sz w:val="20"/>
          <w:szCs w:val="20"/>
        </w:rPr>
      </w:pPr>
      <w:r w:rsidRPr="00656705">
        <w:rPr>
          <w:color w:val="000000"/>
          <w:sz w:val="20"/>
          <w:szCs w:val="20"/>
        </w:rPr>
        <w:t>Behold, I set before you this day a blessing and a curse: A blessing, if you obey the commandments of the Lord your God, which I command you this day: And a curse, if you will not obey the commandments of the Lord your God, but turn aside from the way which I command you this day, to go after other gods, which you have not known” (Deuteronomy, 11:26-28).</w:t>
      </w:r>
    </w:p>
    <w:p w14:paraId="58E7426A" w14:textId="77777777" w:rsidR="00A431D4" w:rsidRPr="00656705" w:rsidRDefault="00A431D4" w:rsidP="00A431D4">
      <w:pPr>
        <w:autoSpaceDE w:val="0"/>
        <w:autoSpaceDN w:val="0"/>
        <w:adjustRightInd w:val="0"/>
        <w:rPr>
          <w:color w:val="000000"/>
          <w:sz w:val="20"/>
          <w:szCs w:val="20"/>
        </w:rPr>
      </w:pPr>
      <w:r w:rsidRPr="00656705">
        <w:rPr>
          <w:color w:val="000000"/>
          <w:sz w:val="20"/>
          <w:szCs w:val="20"/>
        </w:rPr>
        <w:t>Moreover, Old Testament emphasizes the curses and great harm, destruction, and banishment from the Promised Land that will overtake the Children of Israel, whenever they turn away from God and His commandments (see Deuteronomy, 4:27; 8:19-20; 27:11-26; 28-1-6, 15-68; Leviticus, 26:31-33).</w:t>
      </w:r>
    </w:p>
  </w:footnote>
  <w:footnote w:id="101">
    <w:p w14:paraId="3AEBB1DA" w14:textId="77777777" w:rsidR="00A431D4" w:rsidRPr="00656705" w:rsidRDefault="00A431D4" w:rsidP="00A431D4">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color w:val="1A1A1A"/>
          <w:sz w:val="20"/>
          <w:szCs w:val="20"/>
        </w:rPr>
        <w:t>Shelomo Dov Goitein</w:t>
      </w:r>
      <w:r w:rsidRPr="00656705">
        <w:rPr>
          <w:rFonts w:ascii="Times New Roman" w:hAnsi="Times New Roman" w:cs="Times New Roman"/>
          <w:color w:val="1A1A1A"/>
          <w:sz w:val="20"/>
          <w:szCs w:val="20"/>
        </w:rPr>
        <w:t xml:space="preserve"> (d. 1405/1985) (Hebrew: </w:t>
      </w:r>
      <w:r w:rsidRPr="00656705">
        <w:rPr>
          <w:rFonts w:ascii="Times New Roman" w:hAnsi="Times New Roman" w:cs="Times New Roman"/>
          <w:i/>
          <w:iCs/>
          <w:color w:val="1A1A1A"/>
          <w:sz w:val="20"/>
          <w:szCs w:val="20"/>
        </w:rPr>
        <w:t>Shel</w:t>
      </w:r>
      <w:r w:rsidRPr="00656705">
        <w:rPr>
          <w:rFonts w:ascii="Times New Roman" w:hAnsi="Times New Roman" w:cs="Times New Roman"/>
          <w:i/>
          <w:iCs/>
          <w:color w:val="000000"/>
          <w:sz w:val="20"/>
          <w:szCs w:val="20"/>
        </w:rPr>
        <w:t>ō</w:t>
      </w:r>
      <w:r w:rsidRPr="00656705">
        <w:rPr>
          <w:rFonts w:ascii="Times New Roman" w:hAnsi="Times New Roman" w:cs="Times New Roman"/>
          <w:i/>
          <w:iCs/>
          <w:color w:val="1A1A1A"/>
          <w:sz w:val="20"/>
          <w:szCs w:val="20"/>
        </w:rPr>
        <w:t>m</w:t>
      </w:r>
      <w:r w:rsidRPr="00656705">
        <w:rPr>
          <w:rFonts w:ascii="Times New Roman" w:hAnsi="Times New Roman" w:cs="Times New Roman"/>
          <w:i/>
          <w:iCs/>
          <w:color w:val="000000"/>
          <w:sz w:val="20"/>
          <w:szCs w:val="20"/>
        </w:rPr>
        <w:t>ō</w:t>
      </w:r>
      <w:r w:rsidRPr="00656705">
        <w:rPr>
          <w:rFonts w:ascii="Times New Roman" w:hAnsi="Times New Roman" w:cs="Times New Roman"/>
          <w:i/>
          <w:iCs/>
          <w:color w:val="1A1A1A"/>
          <w:sz w:val="20"/>
          <w:szCs w:val="20"/>
        </w:rPr>
        <w:t>h D</w:t>
      </w:r>
      <w:r w:rsidRPr="00656705">
        <w:rPr>
          <w:rFonts w:ascii="Times New Roman" w:hAnsi="Times New Roman" w:cs="Times New Roman"/>
          <w:i/>
          <w:iCs/>
          <w:color w:val="000000"/>
          <w:sz w:val="20"/>
          <w:szCs w:val="20"/>
        </w:rPr>
        <w:t>ô</w:t>
      </w:r>
      <w:r w:rsidRPr="00656705">
        <w:rPr>
          <w:rFonts w:ascii="Times New Roman" w:hAnsi="Times New Roman" w:cs="Times New Roman"/>
          <w:i/>
          <w:iCs/>
          <w:color w:val="1A1A1A"/>
          <w:sz w:val="20"/>
          <w:szCs w:val="20"/>
        </w:rPr>
        <w:t>bh G</w:t>
      </w:r>
      <w:r w:rsidRPr="00656705">
        <w:rPr>
          <w:rFonts w:ascii="Times New Roman" w:hAnsi="Times New Roman" w:cs="Times New Roman"/>
          <w:i/>
          <w:iCs/>
          <w:color w:val="000000"/>
          <w:sz w:val="20"/>
          <w:szCs w:val="20"/>
        </w:rPr>
        <w:t>ôi</w:t>
      </w:r>
      <w:r w:rsidRPr="00656705">
        <w:rPr>
          <w:rFonts w:ascii="Times New Roman" w:hAnsi="Times New Roman" w:cs="Times New Roman"/>
          <w:i/>
          <w:iCs/>
          <w:sz w:val="20"/>
          <w:szCs w:val="20"/>
        </w:rPr>
        <w:t>ṭ</w:t>
      </w:r>
      <w:r w:rsidRPr="00656705">
        <w:rPr>
          <w:rFonts w:ascii="Times New Roman" w:hAnsi="Times New Roman" w:cs="Times New Roman"/>
          <w:i/>
          <w:iCs/>
          <w:color w:val="000000"/>
          <w:sz w:val="20"/>
          <w:szCs w:val="20"/>
        </w:rPr>
        <w:t>ê</w:t>
      </w:r>
      <w:r w:rsidRPr="00656705">
        <w:rPr>
          <w:rFonts w:ascii="Times New Roman" w:hAnsi="Times New Roman" w:cs="Times New Roman"/>
          <w:i/>
          <w:iCs/>
          <w:color w:val="1A1A1A"/>
          <w:sz w:val="20"/>
          <w:szCs w:val="20"/>
        </w:rPr>
        <w:t>n</w:t>
      </w:r>
      <w:r w:rsidRPr="00656705">
        <w:rPr>
          <w:rFonts w:ascii="Times New Roman" w:hAnsi="Times New Roman" w:cs="Times New Roman"/>
          <w:color w:val="1A1A1A"/>
          <w:sz w:val="20"/>
          <w:szCs w:val="20"/>
        </w:rPr>
        <w:t xml:space="preserve">) was a German-Jewish ethnographer, historian, and Scholar of Arabic, who was known primarily for his research on Jewish life in the Islamic Middle Ages, especially his work on the Cairo </w:t>
      </w:r>
      <w:r w:rsidRPr="00656705">
        <w:rPr>
          <w:rFonts w:ascii="Times New Roman" w:hAnsi="Times New Roman" w:cs="Times New Roman"/>
          <w:i/>
          <w:iCs/>
          <w:color w:val="1A1A1A"/>
          <w:sz w:val="20"/>
          <w:szCs w:val="20"/>
        </w:rPr>
        <w:t>Geniza</w:t>
      </w:r>
      <w:r w:rsidRPr="00656705">
        <w:rPr>
          <w:rFonts w:ascii="Times New Roman" w:hAnsi="Times New Roman" w:cs="Times New Roman"/>
          <w:color w:val="1A1A1A"/>
          <w:sz w:val="20"/>
          <w:szCs w:val="20"/>
        </w:rPr>
        <w:t xml:space="preserve"> documents.</w:t>
      </w:r>
    </w:p>
  </w:footnote>
  <w:footnote w:id="102">
    <w:p w14:paraId="7F12CDC3" w14:textId="77777777" w:rsidR="00A431D4" w:rsidRPr="00656705" w:rsidRDefault="00A431D4" w:rsidP="00A431D4">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The </w:t>
      </w:r>
      <w:r w:rsidRPr="00656705">
        <w:rPr>
          <w:rFonts w:ascii="Times New Roman" w:eastAsia="Times New Roman" w:hAnsi="Times New Roman" w:cs="Times New Roman"/>
          <w:b/>
          <w:bCs/>
          <w:color w:val="000000"/>
          <w:sz w:val="20"/>
          <w:szCs w:val="20"/>
        </w:rPr>
        <w:t>Prophet Enoch (Idr</w:t>
      </w:r>
      <w:r w:rsidRPr="00656705">
        <w:rPr>
          <w:rFonts w:ascii="Times New Roman" w:hAnsi="Times New Roman" w:cs="Times New Roman"/>
          <w:b/>
          <w:bCs/>
          <w:sz w:val="20"/>
          <w:szCs w:val="20"/>
        </w:rPr>
        <w:t>ī</w:t>
      </w:r>
      <w:r w:rsidRPr="00656705">
        <w:rPr>
          <w:rFonts w:ascii="Times New Roman" w:eastAsia="Times New Roman" w:hAnsi="Times New Roman" w:cs="Times New Roman"/>
          <w:b/>
          <w:bCs/>
          <w:color w:val="000000"/>
          <w:sz w:val="20"/>
          <w:szCs w:val="20"/>
        </w:rPr>
        <w:t>s)</w:t>
      </w:r>
      <w:r w:rsidRPr="00656705">
        <w:rPr>
          <w:rFonts w:ascii="Times New Roman" w:hAnsi="Times New Roman" w:cs="Times New Roman"/>
          <w:color w:val="000000"/>
          <w:sz w:val="20"/>
          <w:szCs w:val="20"/>
        </w:rPr>
        <w:t xml:space="preserve"> became the subject of extensive Apocryphal literature among the Jews during the period from the third century BCE until the third century CE, and such interest in Enoch also extended to the early Christians. Enoch was high revered and believed to have been the recipient of extensive secret knowledge from God, which we have looked at in our discussion of Enoch-Idr</w:t>
      </w:r>
      <w:r w:rsidRPr="00656705">
        <w:rPr>
          <w:rFonts w:ascii="Times New Roman" w:hAnsi="Times New Roman" w:cs="Times New Roman"/>
          <w:sz w:val="20"/>
          <w:szCs w:val="20"/>
        </w:rPr>
        <w:t>ī</w:t>
      </w:r>
      <w:r w:rsidRPr="00656705">
        <w:rPr>
          <w:rFonts w:ascii="Times New Roman" w:hAnsi="Times New Roman" w:cs="Times New Roman"/>
          <w:color w:val="000000"/>
          <w:sz w:val="20"/>
          <w:szCs w:val="20"/>
        </w:rPr>
        <w:t>s in Volume Two and the Hermetic Tradition ascribed to him in Volume Thirteen.</w:t>
      </w:r>
    </w:p>
  </w:footnote>
  <w:footnote w:id="103">
    <w:p w14:paraId="3BD8EFC0" w14:textId="77777777" w:rsidR="00FD1A33" w:rsidRPr="00656705" w:rsidRDefault="00FD1A33" w:rsidP="00FD1A33">
      <w:pPr>
        <w:pStyle w:val="NormalWeb"/>
        <w:spacing w:before="0" w:beforeAutospacing="0" w:after="0" w:afterAutospacing="0"/>
        <w:rPr>
          <w:sz w:val="20"/>
          <w:szCs w:val="20"/>
        </w:rPr>
      </w:pPr>
      <w:r w:rsidRPr="00656705">
        <w:rPr>
          <w:rStyle w:val="FootnoteReference"/>
          <w:sz w:val="20"/>
          <w:szCs w:val="20"/>
        </w:rPr>
        <w:footnoteRef/>
      </w:r>
      <w:r w:rsidRPr="00656705">
        <w:rPr>
          <w:sz w:val="20"/>
          <w:szCs w:val="20"/>
        </w:rPr>
        <w:t xml:space="preserve"> </w:t>
      </w:r>
      <w:r w:rsidRPr="00656705">
        <w:rPr>
          <w:rFonts w:eastAsiaTheme="minorEastAsia"/>
          <w:b/>
          <w:bCs/>
          <w:color w:val="000000"/>
          <w:sz w:val="20"/>
          <w:szCs w:val="20"/>
        </w:rPr>
        <w:t>The Deuteronomy Prophet</w:t>
      </w:r>
      <w:r w:rsidRPr="00656705">
        <w:rPr>
          <w:sz w:val="20"/>
          <w:szCs w:val="20"/>
        </w:rPr>
        <w:t xml:space="preserve"> is</w:t>
      </w:r>
      <w:r w:rsidRPr="00656705">
        <w:rPr>
          <w:rFonts w:eastAsiaTheme="minorEastAsia"/>
          <w:color w:val="000000"/>
          <w:sz w:val="20"/>
          <w:szCs w:val="20"/>
        </w:rPr>
        <w:t xml:space="preserve"> mentioned in</w:t>
      </w:r>
      <w:r w:rsidRPr="00656705">
        <w:rPr>
          <w:rFonts w:eastAsiaTheme="minorHAnsi"/>
          <w:color w:val="112B21"/>
          <w:sz w:val="20"/>
          <w:szCs w:val="20"/>
        </w:rPr>
        <w:t xml:space="preserve"> Deuteronomy, 18:15-19 and will be discussed at greater length in Volumes Five and Six. The Deuteronomy Prophet was a chief figure—if not the key figure—in the eyes of the Keepers of the Dead Sea Scrolls,</w:t>
      </w:r>
      <w:r w:rsidRPr="00656705">
        <w:rPr>
          <w:sz w:val="20"/>
          <w:szCs w:val="20"/>
        </w:rPr>
        <w:t xml:space="preserve"> who did not equate him with the Messiah but </w:t>
      </w:r>
      <w:r w:rsidRPr="00656705">
        <w:rPr>
          <w:rFonts w:eastAsiaTheme="minorEastAsia"/>
          <w:color w:val="000000"/>
          <w:sz w:val="20"/>
          <w:szCs w:val="20"/>
        </w:rPr>
        <w:t>expected him to come in the wake of the Messiah as “the Super Prophet” of the End of Days. whom the Keepers of the Dead Sea Scrolls.</w:t>
      </w:r>
      <w:r w:rsidRPr="00656705">
        <w:rPr>
          <w:rFonts w:eastAsiaTheme="minorHAnsi"/>
          <w:color w:val="112B21"/>
          <w:sz w:val="20"/>
          <w:szCs w:val="20"/>
        </w:rPr>
        <w:t xml:space="preserve"> </w:t>
      </w:r>
      <w:r w:rsidRPr="00656705">
        <w:rPr>
          <w:rFonts w:eastAsiaTheme="minorEastAsia"/>
          <w:color w:val="000000"/>
          <w:sz w:val="20"/>
          <w:szCs w:val="20"/>
        </w:rPr>
        <w:t xml:space="preserve">In Islamic belief, the Deuteronomy Prophet like the Paraclete of the Gospel of John is the Prophet </w:t>
      </w:r>
      <w:r w:rsidRPr="00656705">
        <w:rPr>
          <w:sz w:val="20"/>
          <w:szCs w:val="20"/>
        </w:rPr>
        <w:t xml:space="preserve">Muḥammad—the Prophet of the End of Days—whom the Messiah foretold and who came in his wake. The Deuteronomy Prophecy reads: </w:t>
      </w:r>
    </w:p>
    <w:p w14:paraId="0C7276B7" w14:textId="77777777" w:rsidR="00FD1A33" w:rsidRPr="00656705" w:rsidRDefault="00FD1A33" w:rsidP="00FD1A33">
      <w:pPr>
        <w:pStyle w:val="NormalWeb"/>
        <w:spacing w:before="0" w:beforeAutospacing="0" w:after="0" w:afterAutospacing="0"/>
        <w:ind w:left="540" w:right="810"/>
        <w:rPr>
          <w:rStyle w:val="text"/>
          <w:rFonts w:eastAsiaTheme="majorEastAsia"/>
          <w:color w:val="000000"/>
          <w:sz w:val="20"/>
          <w:szCs w:val="20"/>
        </w:rPr>
      </w:pPr>
      <w:r w:rsidRPr="00656705">
        <w:rPr>
          <w:sz w:val="20"/>
          <w:szCs w:val="20"/>
        </w:rPr>
        <w:t>The Lord your God will raise up for you a Prophet like me [Moses] from among you, from your Brothers. Him you must obey. For this is what you asked of the Lord your God at Horeb on the Day of Assembly, when you said: “Let us not hear the voice of the Lord our God nor see this great fire anymore, lest we may die.” The Lord said to me [Moses]: “What they said is good.</w:t>
      </w:r>
      <w:r w:rsidRPr="00656705">
        <w:rPr>
          <w:rStyle w:val="text"/>
          <w:rFonts w:eastAsiaTheme="majorEastAsia"/>
          <w:color w:val="000000"/>
          <w:sz w:val="20"/>
          <w:szCs w:val="20"/>
        </w:rPr>
        <w:t xml:space="preserve"> I will raise up for them a Prophet</w:t>
      </w:r>
      <w:r w:rsidRPr="00656705">
        <w:rPr>
          <w:rStyle w:val="apple-converted-space"/>
          <w:rFonts w:eastAsiaTheme="majorEastAsia"/>
          <w:color w:val="000000"/>
          <w:sz w:val="20"/>
          <w:szCs w:val="20"/>
        </w:rPr>
        <w:t> </w:t>
      </w:r>
      <w:r w:rsidRPr="00656705">
        <w:rPr>
          <w:rStyle w:val="text"/>
          <w:rFonts w:eastAsiaTheme="majorEastAsia"/>
          <w:color w:val="000000"/>
          <w:sz w:val="20"/>
          <w:szCs w:val="20"/>
        </w:rPr>
        <w:t>like you from among their Brothers, and I will put my Words</w:t>
      </w:r>
      <w:r w:rsidRPr="00656705">
        <w:rPr>
          <w:rStyle w:val="apple-converted-space"/>
          <w:rFonts w:eastAsiaTheme="majorEastAsia"/>
          <w:color w:val="000000"/>
          <w:sz w:val="20"/>
          <w:szCs w:val="20"/>
        </w:rPr>
        <w:t> </w:t>
      </w:r>
      <w:r w:rsidRPr="00656705">
        <w:rPr>
          <w:rStyle w:val="text"/>
          <w:rFonts w:eastAsiaTheme="majorEastAsia"/>
          <w:color w:val="000000"/>
          <w:sz w:val="20"/>
          <w:szCs w:val="20"/>
        </w:rPr>
        <w:t>in his mouth.</w:t>
      </w:r>
      <w:r w:rsidRPr="00656705">
        <w:rPr>
          <w:rStyle w:val="apple-converted-space"/>
          <w:rFonts w:eastAsiaTheme="majorEastAsia"/>
          <w:color w:val="000000"/>
          <w:sz w:val="20"/>
          <w:szCs w:val="20"/>
        </w:rPr>
        <w:t> </w:t>
      </w:r>
      <w:r w:rsidRPr="00656705">
        <w:rPr>
          <w:rStyle w:val="text"/>
          <w:rFonts w:eastAsiaTheme="majorEastAsia"/>
          <w:color w:val="000000"/>
          <w:sz w:val="20"/>
          <w:szCs w:val="20"/>
        </w:rPr>
        <w:t>He will tell them whatever I command him [to speak], and I Myself will take to account</w:t>
      </w:r>
      <w:r w:rsidRPr="00656705">
        <w:rPr>
          <w:rStyle w:val="apple-converted-space"/>
          <w:rFonts w:eastAsiaTheme="majorEastAsia"/>
          <w:color w:val="000000"/>
          <w:sz w:val="20"/>
          <w:szCs w:val="20"/>
        </w:rPr>
        <w:t> </w:t>
      </w:r>
      <w:r w:rsidRPr="00656705">
        <w:rPr>
          <w:rStyle w:val="text"/>
          <w:rFonts w:eastAsiaTheme="majorEastAsia"/>
          <w:color w:val="000000"/>
          <w:sz w:val="20"/>
          <w:szCs w:val="20"/>
        </w:rPr>
        <w:t>anyone who does not listen</w:t>
      </w:r>
      <w:r w:rsidRPr="00656705">
        <w:rPr>
          <w:rStyle w:val="apple-converted-space"/>
          <w:rFonts w:eastAsiaTheme="majorEastAsia"/>
          <w:color w:val="000000"/>
          <w:sz w:val="20"/>
          <w:szCs w:val="20"/>
        </w:rPr>
        <w:t> </w:t>
      </w:r>
      <w:r w:rsidRPr="00656705">
        <w:rPr>
          <w:rStyle w:val="text"/>
          <w:rFonts w:eastAsiaTheme="majorEastAsia"/>
          <w:color w:val="000000"/>
          <w:sz w:val="20"/>
          <w:szCs w:val="20"/>
        </w:rPr>
        <w:t>to My Words that the Prophet shall speak in my name” (Deuteronomy, 18:</w:t>
      </w:r>
      <w:r w:rsidRPr="00656705">
        <w:rPr>
          <w:rFonts w:eastAsiaTheme="minorHAnsi"/>
          <w:color w:val="112B21"/>
          <w:sz w:val="20"/>
          <w:szCs w:val="20"/>
        </w:rPr>
        <w:t xml:space="preserve"> 15-19</w:t>
      </w:r>
      <w:r w:rsidRPr="00656705">
        <w:rPr>
          <w:rStyle w:val="text"/>
          <w:rFonts w:eastAsiaTheme="majorEastAsia"/>
          <w:color w:val="000000"/>
          <w:sz w:val="20"/>
          <w:szCs w:val="20"/>
        </w:rPr>
        <w:t xml:space="preserve">). </w:t>
      </w:r>
    </w:p>
    <w:p w14:paraId="1E40F56B" w14:textId="77777777" w:rsidR="00FD1A33" w:rsidRPr="00656705" w:rsidRDefault="00FD1A33" w:rsidP="00FD1A33">
      <w:pPr>
        <w:pStyle w:val="NormalWeb"/>
        <w:spacing w:before="0" w:beforeAutospacing="0" w:after="0" w:afterAutospacing="0"/>
        <w:rPr>
          <w:rStyle w:val="text"/>
          <w:rFonts w:eastAsiaTheme="majorEastAsia"/>
          <w:color w:val="000000"/>
          <w:sz w:val="20"/>
          <w:szCs w:val="20"/>
        </w:rPr>
      </w:pPr>
      <w:r w:rsidRPr="00656705">
        <w:rPr>
          <w:rStyle w:val="text"/>
          <w:rFonts w:eastAsiaTheme="majorEastAsia"/>
          <w:color w:val="000000"/>
          <w:sz w:val="20"/>
          <w:szCs w:val="20"/>
        </w:rPr>
        <w:t xml:space="preserve">The same verses may be parsed as follows with reference to the Hebrew text: </w:t>
      </w:r>
    </w:p>
    <w:p w14:paraId="3D13C06B" w14:textId="77777777" w:rsidR="00FD1A33" w:rsidRPr="00656705" w:rsidRDefault="00FD1A33" w:rsidP="00FD1A33">
      <w:pPr>
        <w:pStyle w:val="NormalWeb"/>
        <w:spacing w:before="0" w:beforeAutospacing="0" w:after="0" w:afterAutospacing="0"/>
        <w:ind w:left="540" w:right="810"/>
        <w:rPr>
          <w:rFonts w:eastAsiaTheme="minorHAnsi"/>
          <w:color w:val="000000"/>
          <w:sz w:val="20"/>
          <w:szCs w:val="20"/>
        </w:rPr>
      </w:pPr>
      <w:r w:rsidRPr="00656705">
        <w:rPr>
          <w:rFonts w:eastAsiaTheme="minorHAnsi"/>
          <w:color w:val="000000"/>
          <w:sz w:val="20"/>
          <w:szCs w:val="20"/>
        </w:rPr>
        <w:t xml:space="preserve">   Verse 15: A Prophet (</w:t>
      </w:r>
      <w:r w:rsidRPr="00656705">
        <w:rPr>
          <w:rFonts w:eastAsiaTheme="minorHAnsi"/>
          <w:i/>
          <w:iCs/>
          <w:color w:val="000000"/>
          <w:sz w:val="20"/>
          <w:szCs w:val="20"/>
        </w:rPr>
        <w:t>Nabh</w:t>
      </w:r>
      <w:r w:rsidRPr="00656705">
        <w:rPr>
          <w:i/>
          <w:iCs/>
          <w:color w:val="000000" w:themeColor="text1"/>
          <w:sz w:val="20"/>
          <w:szCs w:val="20"/>
        </w:rPr>
        <w:t>î</w:t>
      </w:r>
      <w:r w:rsidRPr="00656705">
        <w:rPr>
          <w:rFonts w:eastAsiaTheme="minorHAnsi"/>
          <w:i/>
          <w:iCs/>
          <w:color w:val="000000"/>
          <w:sz w:val="20"/>
          <w:szCs w:val="20"/>
        </w:rPr>
        <w:t>’</w:t>
      </w:r>
      <w:r w:rsidRPr="00656705">
        <w:rPr>
          <w:i/>
          <w:iCs/>
          <w:color w:val="000000" w:themeColor="text1"/>
          <w:sz w:val="20"/>
          <w:szCs w:val="20"/>
        </w:rPr>
        <w:t>â</w:t>
      </w:r>
      <w:r w:rsidRPr="00656705">
        <w:rPr>
          <w:rFonts w:eastAsiaTheme="minorHAnsi"/>
          <w:color w:val="000000"/>
          <w:sz w:val="20"/>
          <w:szCs w:val="20"/>
        </w:rPr>
        <w:t>) (</w:t>
      </w:r>
      <w:r w:rsidRPr="00656705">
        <w:rPr>
          <w:rFonts w:eastAsiaTheme="minorHAnsi"/>
          <w:i/>
          <w:iCs/>
          <w:color w:val="000000"/>
          <w:sz w:val="20"/>
          <w:szCs w:val="20"/>
        </w:rPr>
        <w:t>miq-qirebhekh</w:t>
      </w:r>
      <w:r w:rsidRPr="00656705">
        <w:rPr>
          <w:i/>
          <w:iCs/>
          <w:sz w:val="20"/>
          <w:szCs w:val="20"/>
        </w:rPr>
        <w:t>ā</w:t>
      </w:r>
      <w:r w:rsidRPr="00656705">
        <w:rPr>
          <w:sz w:val="20"/>
          <w:szCs w:val="20"/>
        </w:rPr>
        <w:t xml:space="preserve">; </w:t>
      </w:r>
      <w:r w:rsidRPr="00656705">
        <w:rPr>
          <w:i/>
          <w:iCs/>
          <w:sz w:val="20"/>
          <w:szCs w:val="20"/>
        </w:rPr>
        <w:t>min qurbika</w:t>
      </w:r>
      <w:r w:rsidRPr="00656705">
        <w:rPr>
          <w:sz w:val="20"/>
          <w:szCs w:val="20"/>
        </w:rPr>
        <w:t xml:space="preserve"> or </w:t>
      </w:r>
      <w:r w:rsidRPr="00656705">
        <w:rPr>
          <w:i/>
          <w:iCs/>
          <w:sz w:val="20"/>
          <w:szCs w:val="20"/>
        </w:rPr>
        <w:t>min qarābatika</w:t>
      </w:r>
      <w:r w:rsidRPr="00656705">
        <w:rPr>
          <w:rFonts w:eastAsiaTheme="minorHAnsi"/>
          <w:color w:val="000000"/>
          <w:sz w:val="20"/>
          <w:szCs w:val="20"/>
        </w:rPr>
        <w:t>) [from your vicinity; near you (physically or metaphorically); near about you or from your kinsmen; but not far from you yourself [O, House of Jacob], The Lord thy God will raise up unto you [‘O, Jacob;’ that is: ‘O House of Jacob’) from your Brother (</w:t>
      </w:r>
      <w:r w:rsidRPr="00656705">
        <w:rPr>
          <w:rFonts w:eastAsiaTheme="minorHAnsi"/>
          <w:i/>
          <w:iCs/>
          <w:color w:val="000000"/>
          <w:sz w:val="20"/>
          <w:szCs w:val="20"/>
        </w:rPr>
        <w:t>m</w:t>
      </w:r>
      <w:r w:rsidRPr="00656705">
        <w:rPr>
          <w:i/>
          <w:iCs/>
          <w:color w:val="000000" w:themeColor="text1"/>
          <w:sz w:val="20"/>
          <w:szCs w:val="20"/>
        </w:rPr>
        <w:t>ē</w:t>
      </w:r>
      <w:r w:rsidRPr="00656705">
        <w:rPr>
          <w:rFonts w:eastAsiaTheme="minorHAnsi"/>
          <w:i/>
          <w:iCs/>
          <w:color w:val="000000"/>
          <w:sz w:val="20"/>
          <w:szCs w:val="20"/>
        </w:rPr>
        <w:t>-</w:t>
      </w:r>
      <w:r w:rsidRPr="00656705">
        <w:rPr>
          <w:i/>
          <w:iCs/>
          <w:sz w:val="20"/>
          <w:szCs w:val="20"/>
        </w:rPr>
        <w:t>Aḥ</w:t>
      </w:r>
      <w:r w:rsidRPr="00656705">
        <w:rPr>
          <w:i/>
          <w:iCs/>
          <w:color w:val="000000" w:themeColor="text1"/>
          <w:sz w:val="20"/>
          <w:szCs w:val="20"/>
        </w:rPr>
        <w:t>êkh</w:t>
      </w:r>
      <w:r w:rsidRPr="00656705">
        <w:rPr>
          <w:i/>
          <w:iCs/>
          <w:sz w:val="20"/>
          <w:szCs w:val="20"/>
        </w:rPr>
        <w:t>ā</w:t>
      </w:r>
      <w:r w:rsidRPr="00656705">
        <w:rPr>
          <w:sz w:val="20"/>
          <w:szCs w:val="20"/>
        </w:rPr>
        <w:t>)</w:t>
      </w:r>
      <w:r w:rsidRPr="00656705">
        <w:rPr>
          <w:rFonts w:eastAsiaTheme="minorHAnsi"/>
          <w:color w:val="000000"/>
          <w:sz w:val="20"/>
          <w:szCs w:val="20"/>
        </w:rPr>
        <w:t xml:space="preserve"> [that is, from the Children of the brothers of Jacob; that is, the Sons of Ishmael, Isaac, or Esau] like unto me (</w:t>
      </w:r>
      <w:r w:rsidRPr="00656705">
        <w:rPr>
          <w:rFonts w:eastAsiaTheme="minorHAnsi"/>
          <w:i/>
          <w:iCs/>
          <w:color w:val="000000"/>
          <w:sz w:val="20"/>
          <w:szCs w:val="20"/>
        </w:rPr>
        <w:t>k</w:t>
      </w:r>
      <w:r w:rsidRPr="00656705">
        <w:rPr>
          <w:i/>
          <w:iCs/>
          <w:sz w:val="20"/>
          <w:szCs w:val="20"/>
        </w:rPr>
        <w:t>ā</w:t>
      </w:r>
      <w:r w:rsidRPr="00656705">
        <w:rPr>
          <w:rFonts w:eastAsiaTheme="minorHAnsi"/>
          <w:i/>
          <w:iCs/>
          <w:color w:val="000000"/>
          <w:sz w:val="20"/>
          <w:szCs w:val="20"/>
        </w:rPr>
        <w:t>-m</w:t>
      </w:r>
      <w:r w:rsidRPr="00656705">
        <w:rPr>
          <w:i/>
          <w:iCs/>
          <w:color w:val="000000" w:themeColor="text1"/>
          <w:sz w:val="20"/>
          <w:szCs w:val="20"/>
        </w:rPr>
        <w:t>ō</w:t>
      </w:r>
      <w:r w:rsidRPr="00656705">
        <w:rPr>
          <w:rFonts w:eastAsiaTheme="minorHAnsi"/>
          <w:i/>
          <w:iCs/>
          <w:color w:val="000000"/>
          <w:sz w:val="20"/>
          <w:szCs w:val="20"/>
        </w:rPr>
        <w:t>n</w:t>
      </w:r>
      <w:r w:rsidRPr="00656705">
        <w:rPr>
          <w:i/>
          <w:iCs/>
          <w:color w:val="000000" w:themeColor="text1"/>
          <w:sz w:val="20"/>
          <w:szCs w:val="20"/>
        </w:rPr>
        <w:t>î</w:t>
      </w:r>
      <w:r w:rsidRPr="00656705">
        <w:rPr>
          <w:color w:val="000000" w:themeColor="text1"/>
          <w:sz w:val="20"/>
          <w:szCs w:val="20"/>
        </w:rPr>
        <w:t>)</w:t>
      </w:r>
      <w:r w:rsidRPr="00656705">
        <w:rPr>
          <w:rFonts w:eastAsiaTheme="minorHAnsi"/>
          <w:color w:val="000000"/>
          <w:sz w:val="20"/>
          <w:szCs w:val="20"/>
        </w:rPr>
        <w:t xml:space="preserve"> [Moses] will raise up for you  (</w:t>
      </w:r>
      <w:r w:rsidRPr="00656705">
        <w:rPr>
          <w:rFonts w:eastAsiaTheme="minorHAnsi"/>
          <w:i/>
          <w:iCs/>
          <w:color w:val="000000"/>
          <w:sz w:val="20"/>
          <w:szCs w:val="20"/>
        </w:rPr>
        <w:t>y</w:t>
      </w:r>
      <w:r w:rsidRPr="00656705">
        <w:rPr>
          <w:i/>
          <w:iCs/>
          <w:sz w:val="20"/>
          <w:szCs w:val="20"/>
        </w:rPr>
        <w:t>ā</w:t>
      </w:r>
      <w:r w:rsidRPr="00656705">
        <w:rPr>
          <w:rFonts w:eastAsiaTheme="minorHAnsi"/>
          <w:i/>
          <w:iCs/>
          <w:color w:val="000000"/>
          <w:sz w:val="20"/>
          <w:szCs w:val="20"/>
        </w:rPr>
        <w:t>q</w:t>
      </w:r>
      <w:r w:rsidRPr="00656705">
        <w:rPr>
          <w:i/>
          <w:iCs/>
          <w:color w:val="000000" w:themeColor="text1"/>
          <w:sz w:val="20"/>
          <w:szCs w:val="20"/>
        </w:rPr>
        <w:t>î</w:t>
      </w:r>
      <w:r w:rsidRPr="00656705">
        <w:rPr>
          <w:rFonts w:eastAsiaTheme="minorHAnsi"/>
          <w:i/>
          <w:iCs/>
          <w:color w:val="000000"/>
          <w:sz w:val="20"/>
          <w:szCs w:val="20"/>
        </w:rPr>
        <w:t>m le-kh</w:t>
      </w:r>
      <w:r w:rsidRPr="00656705">
        <w:rPr>
          <w:i/>
          <w:iCs/>
          <w:sz w:val="20"/>
          <w:szCs w:val="20"/>
        </w:rPr>
        <w:t>ā</w:t>
      </w:r>
      <w:r w:rsidRPr="00656705">
        <w:rPr>
          <w:rFonts w:eastAsiaTheme="minorHAnsi"/>
          <w:color w:val="000000"/>
          <w:sz w:val="20"/>
          <w:szCs w:val="20"/>
        </w:rPr>
        <w:t>) [O, House of Jacob] the Lord, your God ((</w:t>
      </w:r>
      <w:r w:rsidRPr="00656705">
        <w:rPr>
          <w:rFonts w:eastAsiaTheme="minorHAnsi"/>
          <w:i/>
          <w:iCs/>
          <w:color w:val="000000"/>
          <w:sz w:val="20"/>
          <w:szCs w:val="20"/>
        </w:rPr>
        <w:t>YHWH</w:t>
      </w:r>
      <w:r w:rsidRPr="00656705">
        <w:rPr>
          <w:rFonts w:eastAsiaTheme="minorHAnsi"/>
          <w:color w:val="000000"/>
          <w:sz w:val="20"/>
          <w:szCs w:val="20"/>
        </w:rPr>
        <w:t xml:space="preserve">, </w:t>
      </w:r>
      <w:r w:rsidRPr="00656705">
        <w:rPr>
          <w:rFonts w:eastAsiaTheme="minorHAnsi"/>
          <w:i/>
          <w:iCs/>
          <w:color w:val="000000"/>
          <w:sz w:val="20"/>
          <w:szCs w:val="20"/>
        </w:rPr>
        <w:t>El</w:t>
      </w:r>
      <w:r w:rsidRPr="00656705">
        <w:rPr>
          <w:i/>
          <w:iCs/>
          <w:color w:val="000000" w:themeColor="text1"/>
          <w:sz w:val="20"/>
          <w:szCs w:val="20"/>
        </w:rPr>
        <w:t>ō</w:t>
      </w:r>
      <w:r w:rsidRPr="00656705">
        <w:rPr>
          <w:rFonts w:eastAsiaTheme="minorHAnsi"/>
          <w:i/>
          <w:iCs/>
          <w:color w:val="000000"/>
          <w:sz w:val="20"/>
          <w:szCs w:val="20"/>
        </w:rPr>
        <w:t>h</w:t>
      </w:r>
      <w:r w:rsidRPr="00656705">
        <w:rPr>
          <w:i/>
          <w:iCs/>
          <w:color w:val="000000" w:themeColor="text1"/>
          <w:sz w:val="20"/>
          <w:szCs w:val="20"/>
        </w:rPr>
        <w:t>êkh</w:t>
      </w:r>
      <w:r w:rsidRPr="00656705">
        <w:rPr>
          <w:i/>
          <w:iCs/>
          <w:sz w:val="20"/>
          <w:szCs w:val="20"/>
        </w:rPr>
        <w:t>ā</w:t>
      </w:r>
      <w:r w:rsidRPr="00656705">
        <w:rPr>
          <w:rFonts w:eastAsiaTheme="minorHAnsi"/>
          <w:color w:val="000000"/>
          <w:sz w:val="20"/>
          <w:szCs w:val="20"/>
        </w:rPr>
        <w:t>): Unto him shall you [all] hearken (</w:t>
      </w:r>
      <w:r w:rsidRPr="00656705">
        <w:rPr>
          <w:rFonts w:eastAsiaTheme="minorHAnsi"/>
          <w:i/>
          <w:iCs/>
          <w:color w:val="000000"/>
          <w:sz w:val="20"/>
          <w:szCs w:val="20"/>
        </w:rPr>
        <w:t>el</w:t>
      </w:r>
      <w:r w:rsidRPr="00656705">
        <w:rPr>
          <w:i/>
          <w:iCs/>
          <w:sz w:val="20"/>
          <w:szCs w:val="20"/>
        </w:rPr>
        <w:t>āy</w:t>
      </w:r>
      <w:r w:rsidRPr="00656705">
        <w:rPr>
          <w:i/>
          <w:iCs/>
          <w:color w:val="000000" w:themeColor="text1"/>
          <w:sz w:val="20"/>
          <w:szCs w:val="20"/>
        </w:rPr>
        <w:t>û tishm</w:t>
      </w:r>
      <w:r w:rsidRPr="00656705">
        <w:rPr>
          <w:i/>
          <w:iCs/>
          <w:sz w:val="20"/>
          <w:szCs w:val="20"/>
        </w:rPr>
        <w:t>ā‘</w:t>
      </w:r>
      <w:r w:rsidRPr="00656705">
        <w:rPr>
          <w:i/>
          <w:iCs/>
          <w:color w:val="000000" w:themeColor="text1"/>
          <w:sz w:val="20"/>
          <w:szCs w:val="20"/>
        </w:rPr>
        <w:t>û</w:t>
      </w:r>
      <w:r w:rsidRPr="00656705">
        <w:rPr>
          <w:i/>
          <w:iCs/>
          <w:sz w:val="20"/>
          <w:szCs w:val="20"/>
        </w:rPr>
        <w:t>n</w:t>
      </w:r>
      <w:r w:rsidRPr="00656705">
        <w:rPr>
          <w:color w:val="000000" w:themeColor="text1"/>
          <w:sz w:val="20"/>
          <w:szCs w:val="20"/>
        </w:rPr>
        <w:t>)</w:t>
      </w:r>
      <w:r w:rsidRPr="00656705">
        <w:rPr>
          <w:rFonts w:eastAsiaTheme="minorHAnsi"/>
          <w:color w:val="000000"/>
          <w:sz w:val="20"/>
          <w:szCs w:val="20"/>
        </w:rPr>
        <w:t xml:space="preserve">.” By putting “a Prophet” first it is the object of focus in the verse and its emphasis. </w:t>
      </w:r>
    </w:p>
    <w:p w14:paraId="39C9ABB4" w14:textId="77777777" w:rsidR="00FD1A33" w:rsidRPr="00656705" w:rsidRDefault="00FD1A33" w:rsidP="00FD1A33">
      <w:pPr>
        <w:pStyle w:val="NormalWeb"/>
        <w:spacing w:before="0" w:beforeAutospacing="0" w:after="0" w:afterAutospacing="0"/>
        <w:ind w:left="540" w:right="810"/>
        <w:rPr>
          <w:rFonts w:eastAsiaTheme="minorHAnsi"/>
          <w:color w:val="000000"/>
          <w:sz w:val="20"/>
          <w:szCs w:val="20"/>
        </w:rPr>
      </w:pPr>
      <w:r w:rsidRPr="00656705">
        <w:rPr>
          <w:rFonts w:eastAsiaTheme="minorHAnsi"/>
          <w:color w:val="000000"/>
          <w:sz w:val="20"/>
          <w:szCs w:val="20"/>
        </w:rPr>
        <w:t xml:space="preserve">   Verse 16: Like all that you asked (</w:t>
      </w:r>
      <w:r w:rsidRPr="00656705">
        <w:rPr>
          <w:rFonts w:eastAsiaTheme="minorHAnsi"/>
          <w:i/>
          <w:iCs/>
          <w:color w:val="000000"/>
          <w:sz w:val="20"/>
          <w:szCs w:val="20"/>
        </w:rPr>
        <w:t>Ke-k</w:t>
      </w:r>
      <w:r w:rsidRPr="00656705">
        <w:rPr>
          <w:i/>
          <w:iCs/>
          <w:color w:val="000000" w:themeColor="text1"/>
          <w:sz w:val="20"/>
          <w:szCs w:val="20"/>
        </w:rPr>
        <w:t>ō</w:t>
      </w:r>
      <w:r w:rsidRPr="00656705">
        <w:rPr>
          <w:rFonts w:eastAsiaTheme="minorHAnsi"/>
          <w:i/>
          <w:iCs/>
          <w:color w:val="000000"/>
          <w:sz w:val="20"/>
          <w:szCs w:val="20"/>
        </w:rPr>
        <w:t>l asher-sh</w:t>
      </w:r>
      <w:r w:rsidRPr="00656705">
        <w:rPr>
          <w:i/>
          <w:iCs/>
          <w:sz w:val="20"/>
          <w:szCs w:val="20"/>
        </w:rPr>
        <w:t>ā’altā</w:t>
      </w:r>
      <w:r w:rsidRPr="00656705">
        <w:rPr>
          <w:rFonts w:eastAsiaTheme="minorHAnsi"/>
          <w:color w:val="000000"/>
          <w:sz w:val="20"/>
          <w:szCs w:val="20"/>
        </w:rPr>
        <w:t>) of the Lord thy God (</w:t>
      </w:r>
      <w:r w:rsidRPr="00656705">
        <w:rPr>
          <w:rFonts w:eastAsiaTheme="minorHAnsi"/>
          <w:i/>
          <w:iCs/>
          <w:color w:val="000000"/>
          <w:sz w:val="20"/>
          <w:szCs w:val="20"/>
        </w:rPr>
        <w:t>m</w:t>
      </w:r>
      <w:r w:rsidRPr="00656705">
        <w:rPr>
          <w:i/>
          <w:iCs/>
          <w:color w:val="000000" w:themeColor="text1"/>
          <w:sz w:val="20"/>
          <w:szCs w:val="20"/>
        </w:rPr>
        <w:t>ē</w:t>
      </w:r>
      <w:r w:rsidRPr="00656705">
        <w:rPr>
          <w:rFonts w:eastAsiaTheme="minorHAnsi"/>
          <w:i/>
          <w:iCs/>
          <w:color w:val="000000"/>
          <w:sz w:val="20"/>
          <w:szCs w:val="20"/>
        </w:rPr>
        <w:t>‘im YHWY El</w:t>
      </w:r>
      <w:r w:rsidRPr="00656705">
        <w:rPr>
          <w:i/>
          <w:iCs/>
          <w:color w:val="000000" w:themeColor="text1"/>
          <w:sz w:val="20"/>
          <w:szCs w:val="20"/>
        </w:rPr>
        <w:t>ō</w:t>
      </w:r>
      <w:r w:rsidRPr="00656705">
        <w:rPr>
          <w:rFonts w:eastAsiaTheme="minorHAnsi"/>
          <w:i/>
          <w:iCs/>
          <w:color w:val="000000"/>
          <w:sz w:val="20"/>
          <w:szCs w:val="20"/>
        </w:rPr>
        <w:t>h</w:t>
      </w:r>
      <w:r w:rsidRPr="00656705">
        <w:rPr>
          <w:i/>
          <w:iCs/>
          <w:color w:val="000000" w:themeColor="text1"/>
          <w:sz w:val="20"/>
          <w:szCs w:val="20"/>
        </w:rPr>
        <w:t>êkh</w:t>
      </w:r>
      <w:r w:rsidRPr="00656705">
        <w:rPr>
          <w:i/>
          <w:iCs/>
          <w:sz w:val="20"/>
          <w:szCs w:val="20"/>
        </w:rPr>
        <w:t>ā</w:t>
      </w:r>
      <w:r w:rsidRPr="00656705">
        <w:rPr>
          <w:rFonts w:eastAsiaTheme="minorHAnsi"/>
          <w:color w:val="000000"/>
          <w:sz w:val="20"/>
          <w:szCs w:val="20"/>
        </w:rPr>
        <w:t>) in Horeb (</w:t>
      </w:r>
      <w:r w:rsidRPr="00656705">
        <w:rPr>
          <w:rFonts w:eastAsiaTheme="minorHAnsi"/>
          <w:i/>
          <w:iCs/>
          <w:color w:val="000000"/>
          <w:sz w:val="20"/>
          <w:szCs w:val="20"/>
        </w:rPr>
        <w:t>be-Ḥōrēbh</w:t>
      </w:r>
      <w:r w:rsidRPr="00656705">
        <w:rPr>
          <w:rFonts w:eastAsiaTheme="minorHAnsi"/>
          <w:color w:val="000000"/>
          <w:sz w:val="20"/>
          <w:szCs w:val="20"/>
        </w:rPr>
        <w:t>) in the day of the assembly (</w:t>
      </w:r>
      <w:r w:rsidRPr="00656705">
        <w:rPr>
          <w:rFonts w:eastAsiaTheme="minorHAnsi"/>
          <w:i/>
          <w:iCs/>
          <w:color w:val="000000"/>
          <w:sz w:val="20"/>
          <w:szCs w:val="20"/>
        </w:rPr>
        <w:t>be-y</w:t>
      </w:r>
      <w:r w:rsidRPr="00656705">
        <w:rPr>
          <w:i/>
          <w:iCs/>
          <w:color w:val="000000" w:themeColor="text1"/>
          <w:sz w:val="20"/>
          <w:szCs w:val="20"/>
        </w:rPr>
        <w:t>ô</w:t>
      </w:r>
      <w:r w:rsidRPr="00656705">
        <w:rPr>
          <w:rFonts w:eastAsiaTheme="minorHAnsi"/>
          <w:i/>
          <w:iCs/>
          <w:color w:val="000000"/>
          <w:sz w:val="20"/>
          <w:szCs w:val="20"/>
        </w:rPr>
        <w:t>m haq-q</w:t>
      </w:r>
      <w:r w:rsidRPr="00656705">
        <w:rPr>
          <w:i/>
          <w:iCs/>
          <w:sz w:val="20"/>
          <w:szCs w:val="20"/>
        </w:rPr>
        <w:t>ā</w:t>
      </w:r>
      <w:r w:rsidRPr="00656705">
        <w:rPr>
          <w:rFonts w:eastAsiaTheme="minorHAnsi"/>
          <w:i/>
          <w:iCs/>
          <w:color w:val="000000"/>
          <w:sz w:val="20"/>
          <w:szCs w:val="20"/>
        </w:rPr>
        <w:t>h</w:t>
      </w:r>
      <w:r w:rsidRPr="00656705">
        <w:rPr>
          <w:i/>
          <w:iCs/>
          <w:sz w:val="20"/>
          <w:szCs w:val="20"/>
        </w:rPr>
        <w:t>ā</w:t>
      </w:r>
      <w:r w:rsidRPr="00656705">
        <w:rPr>
          <w:rFonts w:eastAsiaTheme="minorHAnsi"/>
          <w:i/>
          <w:iCs/>
          <w:color w:val="000000"/>
          <w:sz w:val="20"/>
          <w:szCs w:val="20"/>
        </w:rPr>
        <w:t>l</w:t>
      </w:r>
      <w:r w:rsidRPr="00656705">
        <w:rPr>
          <w:rFonts w:eastAsiaTheme="minorHAnsi"/>
          <w:color w:val="000000"/>
          <w:sz w:val="20"/>
          <w:szCs w:val="20"/>
        </w:rPr>
        <w:t>), saying (</w:t>
      </w:r>
      <w:r w:rsidRPr="00656705">
        <w:rPr>
          <w:rFonts w:eastAsiaTheme="minorHAnsi"/>
          <w:i/>
          <w:iCs/>
          <w:color w:val="000000"/>
          <w:sz w:val="20"/>
          <w:szCs w:val="20"/>
        </w:rPr>
        <w:t>l</w:t>
      </w:r>
      <w:r w:rsidRPr="00656705">
        <w:rPr>
          <w:i/>
          <w:iCs/>
          <w:color w:val="000000" w:themeColor="text1"/>
          <w:sz w:val="20"/>
          <w:szCs w:val="20"/>
        </w:rPr>
        <w:t>ē’amōr</w:t>
      </w:r>
      <w:r w:rsidRPr="00656705">
        <w:rPr>
          <w:rFonts w:eastAsiaTheme="minorHAnsi"/>
          <w:color w:val="000000"/>
          <w:sz w:val="20"/>
          <w:szCs w:val="20"/>
        </w:rPr>
        <w:t>): ‘Let me not hear again the voice of the Lord my God (</w:t>
      </w:r>
      <w:r w:rsidRPr="00656705">
        <w:rPr>
          <w:rFonts w:eastAsiaTheme="minorHAnsi"/>
          <w:i/>
          <w:iCs/>
          <w:color w:val="000000"/>
          <w:sz w:val="20"/>
          <w:szCs w:val="20"/>
        </w:rPr>
        <w:t>l</w:t>
      </w:r>
      <w:r w:rsidRPr="00656705">
        <w:rPr>
          <w:i/>
          <w:iCs/>
          <w:color w:val="000000" w:themeColor="text1"/>
          <w:sz w:val="20"/>
          <w:szCs w:val="20"/>
        </w:rPr>
        <w:t>ô</w:t>
      </w:r>
      <w:r w:rsidRPr="00656705">
        <w:rPr>
          <w:rFonts w:eastAsiaTheme="minorHAnsi"/>
          <w:i/>
          <w:iCs/>
          <w:color w:val="000000"/>
          <w:sz w:val="20"/>
          <w:szCs w:val="20"/>
        </w:rPr>
        <w:t xml:space="preserve"> </w:t>
      </w:r>
      <w:r w:rsidRPr="00656705">
        <w:rPr>
          <w:i/>
          <w:iCs/>
          <w:color w:val="000000" w:themeColor="text1"/>
          <w:sz w:val="20"/>
          <w:szCs w:val="20"/>
        </w:rPr>
        <w:t>ô</w:t>
      </w:r>
      <w:r w:rsidRPr="00656705">
        <w:rPr>
          <w:rFonts w:eastAsiaTheme="minorHAnsi"/>
          <w:i/>
          <w:iCs/>
          <w:color w:val="000000"/>
          <w:sz w:val="20"/>
          <w:szCs w:val="20"/>
        </w:rPr>
        <w:t>s</w:t>
      </w:r>
      <w:r w:rsidRPr="00656705">
        <w:rPr>
          <w:i/>
          <w:iCs/>
          <w:color w:val="000000" w:themeColor="text1"/>
          <w:sz w:val="20"/>
          <w:szCs w:val="20"/>
        </w:rPr>
        <w:t>ē</w:t>
      </w:r>
      <w:r w:rsidRPr="00656705">
        <w:rPr>
          <w:rFonts w:eastAsiaTheme="minorHAnsi"/>
          <w:i/>
          <w:iCs/>
          <w:color w:val="000000"/>
          <w:sz w:val="20"/>
          <w:szCs w:val="20"/>
        </w:rPr>
        <w:t>f li-shemōa‘ eth-q</w:t>
      </w:r>
      <w:r w:rsidRPr="00656705">
        <w:rPr>
          <w:i/>
          <w:iCs/>
          <w:color w:val="000000" w:themeColor="text1"/>
          <w:sz w:val="20"/>
          <w:szCs w:val="20"/>
        </w:rPr>
        <w:t>ô</w:t>
      </w:r>
      <w:r w:rsidRPr="00656705">
        <w:rPr>
          <w:rFonts w:eastAsiaTheme="minorHAnsi"/>
          <w:i/>
          <w:iCs/>
          <w:color w:val="000000"/>
          <w:sz w:val="20"/>
          <w:szCs w:val="20"/>
        </w:rPr>
        <w:t>l YHWY El</w:t>
      </w:r>
      <w:r w:rsidRPr="00656705">
        <w:rPr>
          <w:i/>
          <w:iCs/>
          <w:color w:val="000000" w:themeColor="text1"/>
          <w:sz w:val="20"/>
          <w:szCs w:val="20"/>
        </w:rPr>
        <w:t>ō</w:t>
      </w:r>
      <w:r w:rsidRPr="00656705">
        <w:rPr>
          <w:rFonts w:eastAsiaTheme="minorHAnsi"/>
          <w:i/>
          <w:iCs/>
          <w:color w:val="000000"/>
          <w:sz w:val="20"/>
          <w:szCs w:val="20"/>
        </w:rPr>
        <w:t>h</w:t>
      </w:r>
      <w:r w:rsidRPr="00656705">
        <w:rPr>
          <w:i/>
          <w:iCs/>
          <w:sz w:val="20"/>
          <w:szCs w:val="20"/>
        </w:rPr>
        <w:t>ā</w:t>
      </w:r>
      <w:r w:rsidRPr="00656705">
        <w:rPr>
          <w:rFonts w:eastAsiaTheme="minorHAnsi"/>
          <w:i/>
          <w:iCs/>
          <w:color w:val="000000"/>
          <w:sz w:val="20"/>
          <w:szCs w:val="20"/>
        </w:rPr>
        <w:t>y</w:t>
      </w:r>
      <w:r w:rsidRPr="00656705">
        <w:rPr>
          <w:rFonts w:eastAsiaTheme="minorHAnsi"/>
          <w:color w:val="000000"/>
          <w:sz w:val="20"/>
          <w:szCs w:val="20"/>
        </w:rPr>
        <w:t>) and neither let me see this great fire any more (</w:t>
      </w:r>
      <w:r w:rsidRPr="00656705">
        <w:rPr>
          <w:rFonts w:eastAsiaTheme="minorHAnsi"/>
          <w:i/>
          <w:iCs/>
          <w:color w:val="000000"/>
          <w:sz w:val="20"/>
          <w:szCs w:val="20"/>
        </w:rPr>
        <w:t>wa-eth-h</w:t>
      </w:r>
      <w:r w:rsidRPr="00656705">
        <w:rPr>
          <w:i/>
          <w:iCs/>
          <w:sz w:val="20"/>
          <w:szCs w:val="20"/>
        </w:rPr>
        <w:t>ā</w:t>
      </w:r>
      <w:r w:rsidRPr="00656705">
        <w:rPr>
          <w:rFonts w:eastAsiaTheme="minorHAnsi"/>
          <w:i/>
          <w:iCs/>
          <w:color w:val="000000"/>
          <w:sz w:val="20"/>
          <w:szCs w:val="20"/>
        </w:rPr>
        <w:t>-</w:t>
      </w:r>
      <w:r w:rsidRPr="00656705">
        <w:rPr>
          <w:i/>
          <w:iCs/>
          <w:color w:val="000000" w:themeColor="text1"/>
          <w:sz w:val="20"/>
          <w:szCs w:val="20"/>
        </w:rPr>
        <w:t>ē</w:t>
      </w:r>
      <w:r w:rsidRPr="00656705">
        <w:rPr>
          <w:rFonts w:eastAsiaTheme="minorHAnsi"/>
          <w:i/>
          <w:iCs/>
          <w:color w:val="000000"/>
          <w:sz w:val="20"/>
          <w:szCs w:val="20"/>
        </w:rPr>
        <w:t>sh h</w:t>
      </w:r>
      <w:r w:rsidRPr="00656705">
        <w:rPr>
          <w:i/>
          <w:iCs/>
          <w:sz w:val="20"/>
          <w:szCs w:val="20"/>
        </w:rPr>
        <w:t>ā-gedh</w:t>
      </w:r>
      <w:r w:rsidRPr="00656705">
        <w:rPr>
          <w:i/>
          <w:iCs/>
          <w:color w:val="000000" w:themeColor="text1"/>
          <w:sz w:val="20"/>
          <w:szCs w:val="20"/>
        </w:rPr>
        <w:t>ō</w:t>
      </w:r>
      <w:r w:rsidRPr="00656705">
        <w:rPr>
          <w:i/>
          <w:iCs/>
          <w:sz w:val="20"/>
          <w:szCs w:val="20"/>
        </w:rPr>
        <w:t>lāh haze</w:t>
      </w:r>
      <w:r w:rsidRPr="00656705">
        <w:rPr>
          <w:i/>
          <w:iCs/>
          <w:color w:val="000000" w:themeColor="text1"/>
          <w:sz w:val="20"/>
          <w:szCs w:val="20"/>
        </w:rPr>
        <w:t>ōth</w:t>
      </w:r>
      <w:r w:rsidRPr="00656705">
        <w:rPr>
          <w:rFonts w:eastAsiaTheme="minorHAnsi"/>
          <w:color w:val="000000"/>
          <w:sz w:val="20"/>
          <w:szCs w:val="20"/>
        </w:rPr>
        <w:t xml:space="preserve"> </w:t>
      </w:r>
      <w:r w:rsidRPr="00656705">
        <w:rPr>
          <w:rFonts w:eastAsiaTheme="minorHAnsi"/>
          <w:i/>
          <w:iCs/>
          <w:color w:val="000000"/>
          <w:sz w:val="20"/>
          <w:szCs w:val="20"/>
        </w:rPr>
        <w:t>l</w:t>
      </w:r>
      <w:r w:rsidRPr="00656705">
        <w:rPr>
          <w:i/>
          <w:iCs/>
          <w:color w:val="000000" w:themeColor="text1"/>
          <w:sz w:val="20"/>
          <w:szCs w:val="20"/>
        </w:rPr>
        <w:t>ō ereh ‘ôdh</w:t>
      </w:r>
      <w:r w:rsidRPr="00656705">
        <w:rPr>
          <w:rFonts w:eastAsiaTheme="minorHAnsi"/>
          <w:color w:val="000000"/>
          <w:sz w:val="20"/>
          <w:szCs w:val="20"/>
        </w:rPr>
        <w:t>), so that I not die (</w:t>
      </w:r>
      <w:r w:rsidRPr="00656705">
        <w:rPr>
          <w:rFonts w:eastAsiaTheme="minorHAnsi"/>
          <w:i/>
          <w:iCs/>
          <w:color w:val="000000"/>
          <w:sz w:val="20"/>
          <w:szCs w:val="20"/>
        </w:rPr>
        <w:t>we-l</w:t>
      </w:r>
      <w:r w:rsidRPr="00656705">
        <w:rPr>
          <w:i/>
          <w:iCs/>
          <w:color w:val="000000" w:themeColor="text1"/>
          <w:sz w:val="20"/>
          <w:szCs w:val="20"/>
        </w:rPr>
        <w:t xml:space="preserve">ô </w:t>
      </w:r>
      <w:r w:rsidRPr="00656705">
        <w:rPr>
          <w:i/>
          <w:iCs/>
          <w:sz w:val="20"/>
          <w:szCs w:val="20"/>
        </w:rPr>
        <w:t>ā</w:t>
      </w:r>
      <w:r w:rsidRPr="00656705">
        <w:rPr>
          <w:i/>
          <w:iCs/>
          <w:color w:val="000000" w:themeColor="text1"/>
          <w:sz w:val="20"/>
          <w:szCs w:val="20"/>
        </w:rPr>
        <w:t>mûth</w:t>
      </w:r>
      <w:r w:rsidRPr="00656705">
        <w:rPr>
          <w:rFonts w:eastAsiaTheme="minorHAnsi"/>
          <w:color w:val="000000"/>
          <w:sz w:val="20"/>
          <w:szCs w:val="20"/>
        </w:rPr>
        <w:t xml:space="preserve">).’” Here the reference to Mount Ḥōrēb and the Day of Assembly appears to be a reference to the Covenant they took with Moses to believe in the Gentile Prophet as indicated in the Qur’ān. This must be what connect the first verses to the last. After 18:19, there is a warning against false prophets. No doubt because they will claim to be this Prophet. </w:t>
      </w:r>
    </w:p>
    <w:p w14:paraId="08CCE246" w14:textId="77777777" w:rsidR="00FD1A33" w:rsidRPr="00656705" w:rsidRDefault="00FD1A33" w:rsidP="00FD1A33">
      <w:pPr>
        <w:pStyle w:val="NormalWeb"/>
        <w:spacing w:before="0" w:beforeAutospacing="0" w:after="0" w:afterAutospacing="0"/>
        <w:ind w:left="540" w:right="810"/>
        <w:rPr>
          <w:rFonts w:eastAsiaTheme="minorHAnsi"/>
          <w:color w:val="000000"/>
          <w:sz w:val="20"/>
          <w:szCs w:val="20"/>
        </w:rPr>
      </w:pPr>
      <w:r w:rsidRPr="00656705">
        <w:rPr>
          <w:rFonts w:eastAsiaTheme="minorHAnsi"/>
          <w:color w:val="000000"/>
          <w:sz w:val="20"/>
          <w:szCs w:val="20"/>
        </w:rPr>
        <w:t xml:space="preserve">   Verse 17: And the Lord said unto me (</w:t>
      </w:r>
      <w:r w:rsidRPr="00656705">
        <w:rPr>
          <w:rFonts w:eastAsiaTheme="minorHAnsi"/>
          <w:i/>
          <w:iCs/>
          <w:color w:val="000000"/>
          <w:sz w:val="20"/>
          <w:szCs w:val="20"/>
        </w:rPr>
        <w:t>We-y</w:t>
      </w:r>
      <w:r w:rsidRPr="00656705">
        <w:rPr>
          <w:i/>
          <w:iCs/>
          <w:color w:val="000000" w:themeColor="text1"/>
          <w:sz w:val="20"/>
          <w:szCs w:val="20"/>
        </w:rPr>
        <w:t>ô</w:t>
      </w:r>
      <w:r w:rsidRPr="00656705">
        <w:rPr>
          <w:rFonts w:eastAsiaTheme="minorHAnsi"/>
          <w:i/>
          <w:iCs/>
          <w:color w:val="000000"/>
          <w:sz w:val="20"/>
          <w:szCs w:val="20"/>
        </w:rPr>
        <w:t xml:space="preserve">mer YHWY </w:t>
      </w:r>
      <w:r w:rsidRPr="00656705">
        <w:rPr>
          <w:i/>
          <w:iCs/>
          <w:color w:val="000000" w:themeColor="text1"/>
          <w:sz w:val="20"/>
          <w:szCs w:val="20"/>
        </w:rPr>
        <w:t>Ē</w:t>
      </w:r>
      <w:r w:rsidRPr="00656705">
        <w:rPr>
          <w:rFonts w:eastAsiaTheme="minorHAnsi"/>
          <w:i/>
          <w:iCs/>
          <w:color w:val="000000"/>
          <w:sz w:val="20"/>
          <w:szCs w:val="20"/>
        </w:rPr>
        <w:t>l</w:t>
      </w:r>
      <w:r w:rsidRPr="00656705">
        <w:rPr>
          <w:i/>
          <w:iCs/>
          <w:sz w:val="20"/>
          <w:szCs w:val="20"/>
        </w:rPr>
        <w:t>ā</w:t>
      </w:r>
      <w:r w:rsidRPr="00656705">
        <w:rPr>
          <w:rFonts w:eastAsiaTheme="minorHAnsi"/>
          <w:i/>
          <w:iCs/>
          <w:color w:val="000000"/>
          <w:sz w:val="20"/>
          <w:szCs w:val="20"/>
        </w:rPr>
        <w:t>y</w:t>
      </w:r>
      <w:r w:rsidRPr="00656705">
        <w:rPr>
          <w:rFonts w:eastAsiaTheme="minorHAnsi"/>
          <w:color w:val="000000"/>
          <w:sz w:val="20"/>
          <w:szCs w:val="20"/>
        </w:rPr>
        <w:t>): They have well-spoken that which they have spoken (</w:t>
      </w:r>
      <w:r w:rsidRPr="00656705">
        <w:rPr>
          <w:rFonts w:eastAsiaTheme="minorHAnsi"/>
          <w:i/>
          <w:iCs/>
          <w:color w:val="000000"/>
          <w:sz w:val="20"/>
          <w:szCs w:val="20"/>
        </w:rPr>
        <w:t>h</w:t>
      </w:r>
      <w:r w:rsidRPr="00656705">
        <w:rPr>
          <w:i/>
          <w:iCs/>
          <w:color w:val="000000" w:themeColor="text1"/>
          <w:sz w:val="20"/>
          <w:szCs w:val="20"/>
        </w:rPr>
        <w:t>êy</w:t>
      </w:r>
      <w:r w:rsidRPr="00656705">
        <w:rPr>
          <w:rFonts w:eastAsiaTheme="minorHAnsi"/>
          <w:i/>
          <w:iCs/>
          <w:color w:val="000000"/>
          <w:sz w:val="20"/>
          <w:szCs w:val="20"/>
        </w:rPr>
        <w:t>-</w:t>
      </w:r>
      <w:r w:rsidRPr="00656705">
        <w:rPr>
          <w:i/>
          <w:iCs/>
          <w:sz w:val="20"/>
          <w:szCs w:val="20"/>
        </w:rPr>
        <w:t>ṭ</w:t>
      </w:r>
      <w:r w:rsidRPr="00656705">
        <w:rPr>
          <w:i/>
          <w:iCs/>
          <w:color w:val="000000" w:themeColor="text1"/>
          <w:sz w:val="20"/>
          <w:szCs w:val="20"/>
        </w:rPr>
        <w:t>ê</w:t>
      </w:r>
      <w:r w:rsidRPr="00656705">
        <w:rPr>
          <w:rFonts w:eastAsiaTheme="minorHAnsi"/>
          <w:i/>
          <w:iCs/>
          <w:color w:val="000000"/>
          <w:sz w:val="20"/>
          <w:szCs w:val="20"/>
        </w:rPr>
        <w:t>bh</w:t>
      </w:r>
      <w:r w:rsidRPr="00656705">
        <w:rPr>
          <w:i/>
          <w:iCs/>
          <w:color w:val="000000" w:themeColor="text1"/>
          <w:sz w:val="20"/>
          <w:szCs w:val="20"/>
        </w:rPr>
        <w:t>û</w:t>
      </w:r>
      <w:r w:rsidRPr="00656705">
        <w:rPr>
          <w:rFonts w:eastAsiaTheme="minorHAnsi"/>
          <w:i/>
          <w:iCs/>
          <w:color w:val="000000"/>
          <w:sz w:val="20"/>
          <w:szCs w:val="20"/>
        </w:rPr>
        <w:t xml:space="preserve"> asher dib</w:t>
      </w:r>
      <w:r w:rsidRPr="00656705">
        <w:rPr>
          <w:i/>
          <w:iCs/>
          <w:color w:val="000000" w:themeColor="text1"/>
          <w:sz w:val="20"/>
          <w:szCs w:val="20"/>
        </w:rPr>
        <w:t>ē</w:t>
      </w:r>
      <w:r w:rsidRPr="00656705">
        <w:rPr>
          <w:rFonts w:eastAsiaTheme="minorHAnsi"/>
          <w:i/>
          <w:iCs/>
          <w:color w:val="000000"/>
          <w:sz w:val="20"/>
          <w:szCs w:val="20"/>
        </w:rPr>
        <w:t>r</w:t>
      </w:r>
      <w:r w:rsidRPr="00656705">
        <w:rPr>
          <w:i/>
          <w:iCs/>
          <w:color w:val="000000" w:themeColor="text1"/>
          <w:sz w:val="20"/>
          <w:szCs w:val="20"/>
        </w:rPr>
        <w:t>û</w:t>
      </w:r>
      <w:r w:rsidRPr="00656705">
        <w:rPr>
          <w:rFonts w:eastAsiaTheme="minorHAnsi"/>
          <w:color w:val="000000"/>
          <w:sz w:val="20"/>
          <w:szCs w:val="20"/>
        </w:rPr>
        <w:t xml:space="preserve">): </w:t>
      </w:r>
    </w:p>
    <w:p w14:paraId="37114EA7" w14:textId="77777777" w:rsidR="00FD1A33" w:rsidRPr="00656705" w:rsidRDefault="00FD1A33" w:rsidP="00FD1A33">
      <w:pPr>
        <w:pStyle w:val="NormalWeb"/>
        <w:spacing w:before="0" w:beforeAutospacing="0" w:after="0" w:afterAutospacing="0"/>
        <w:ind w:left="540" w:right="810"/>
        <w:rPr>
          <w:rFonts w:eastAsiaTheme="minorHAnsi"/>
          <w:color w:val="000000"/>
          <w:sz w:val="20"/>
          <w:szCs w:val="20"/>
        </w:rPr>
      </w:pPr>
      <w:r w:rsidRPr="00656705">
        <w:rPr>
          <w:rFonts w:eastAsiaTheme="minorHAnsi"/>
          <w:color w:val="000000"/>
          <w:sz w:val="20"/>
          <w:szCs w:val="20"/>
        </w:rPr>
        <w:t xml:space="preserve">   Verse 18: A Prophet will I will raise up for them (</w:t>
      </w:r>
      <w:r w:rsidRPr="00656705">
        <w:rPr>
          <w:rFonts w:eastAsiaTheme="minorHAnsi"/>
          <w:i/>
          <w:iCs/>
          <w:color w:val="000000"/>
          <w:sz w:val="20"/>
          <w:szCs w:val="20"/>
        </w:rPr>
        <w:t>Nabh</w:t>
      </w:r>
      <w:r w:rsidRPr="00656705">
        <w:rPr>
          <w:i/>
          <w:iCs/>
          <w:color w:val="000000" w:themeColor="text1"/>
          <w:sz w:val="20"/>
          <w:szCs w:val="20"/>
        </w:rPr>
        <w:t>î</w:t>
      </w:r>
      <w:r w:rsidRPr="00656705">
        <w:rPr>
          <w:rFonts w:eastAsiaTheme="minorHAnsi"/>
          <w:i/>
          <w:iCs/>
          <w:color w:val="000000"/>
          <w:sz w:val="20"/>
          <w:szCs w:val="20"/>
        </w:rPr>
        <w:t>’</w:t>
      </w:r>
      <w:r w:rsidRPr="00656705">
        <w:rPr>
          <w:i/>
          <w:iCs/>
          <w:color w:val="000000" w:themeColor="text1"/>
          <w:sz w:val="20"/>
          <w:szCs w:val="20"/>
        </w:rPr>
        <w:t>â</w:t>
      </w:r>
      <w:r w:rsidRPr="00656705">
        <w:rPr>
          <w:rFonts w:eastAsiaTheme="minorHAnsi"/>
          <w:i/>
          <w:iCs/>
          <w:color w:val="000000"/>
          <w:sz w:val="20"/>
          <w:szCs w:val="20"/>
        </w:rPr>
        <w:t xml:space="preserve"> </w:t>
      </w:r>
      <w:r w:rsidRPr="00656705">
        <w:rPr>
          <w:i/>
          <w:iCs/>
          <w:sz w:val="20"/>
          <w:szCs w:val="20"/>
        </w:rPr>
        <w:t>Ā</w:t>
      </w:r>
      <w:r w:rsidRPr="00656705">
        <w:rPr>
          <w:rFonts w:eastAsiaTheme="minorHAnsi"/>
          <w:i/>
          <w:iCs/>
          <w:color w:val="000000"/>
          <w:sz w:val="20"/>
          <w:szCs w:val="20"/>
        </w:rPr>
        <w:t>q</w:t>
      </w:r>
      <w:r w:rsidRPr="00656705">
        <w:rPr>
          <w:i/>
          <w:iCs/>
          <w:color w:val="000000" w:themeColor="text1"/>
          <w:sz w:val="20"/>
          <w:szCs w:val="20"/>
        </w:rPr>
        <w:t>î</w:t>
      </w:r>
      <w:r w:rsidRPr="00656705">
        <w:rPr>
          <w:rFonts w:eastAsiaTheme="minorHAnsi"/>
          <w:i/>
          <w:iCs/>
          <w:color w:val="000000"/>
          <w:sz w:val="20"/>
          <w:szCs w:val="20"/>
        </w:rPr>
        <w:t>m l</w:t>
      </w:r>
      <w:r w:rsidRPr="00656705">
        <w:rPr>
          <w:i/>
          <w:iCs/>
          <w:sz w:val="20"/>
          <w:szCs w:val="20"/>
        </w:rPr>
        <w:t>ā</w:t>
      </w:r>
      <w:r w:rsidRPr="00656705">
        <w:rPr>
          <w:rFonts w:eastAsiaTheme="minorHAnsi"/>
          <w:i/>
          <w:iCs/>
          <w:color w:val="000000"/>
          <w:sz w:val="20"/>
          <w:szCs w:val="20"/>
        </w:rPr>
        <w:t>hem</w:t>
      </w:r>
      <w:r w:rsidRPr="00656705">
        <w:rPr>
          <w:rFonts w:eastAsiaTheme="minorHAnsi"/>
          <w:color w:val="000000"/>
          <w:sz w:val="20"/>
          <w:szCs w:val="20"/>
        </w:rPr>
        <w:t>) from the vicinity of their brothers (</w:t>
      </w:r>
      <w:r w:rsidRPr="00656705">
        <w:rPr>
          <w:rFonts w:eastAsiaTheme="minorHAnsi"/>
          <w:i/>
          <w:iCs/>
          <w:color w:val="000000"/>
          <w:sz w:val="20"/>
          <w:szCs w:val="20"/>
        </w:rPr>
        <w:t>miq-qerebh a</w:t>
      </w:r>
      <w:r w:rsidRPr="00656705">
        <w:rPr>
          <w:i/>
          <w:iCs/>
          <w:sz w:val="20"/>
          <w:szCs w:val="20"/>
        </w:rPr>
        <w:t>ḥ</w:t>
      </w:r>
      <w:r w:rsidRPr="00656705">
        <w:rPr>
          <w:i/>
          <w:iCs/>
          <w:color w:val="000000" w:themeColor="text1"/>
          <w:sz w:val="20"/>
          <w:szCs w:val="20"/>
        </w:rPr>
        <w:t>î</w:t>
      </w:r>
      <w:r w:rsidRPr="00656705">
        <w:rPr>
          <w:rFonts w:eastAsiaTheme="minorHAnsi"/>
          <w:i/>
          <w:iCs/>
          <w:color w:val="000000"/>
          <w:sz w:val="20"/>
          <w:szCs w:val="20"/>
        </w:rPr>
        <w:t>hem</w:t>
      </w:r>
      <w:r w:rsidRPr="00656705">
        <w:rPr>
          <w:rFonts w:eastAsiaTheme="minorHAnsi"/>
          <w:color w:val="000000"/>
          <w:sz w:val="20"/>
          <w:szCs w:val="20"/>
        </w:rPr>
        <w:t>), like unto you (</w:t>
      </w:r>
      <w:r w:rsidRPr="00656705">
        <w:rPr>
          <w:rFonts w:eastAsiaTheme="minorHAnsi"/>
          <w:i/>
          <w:iCs/>
          <w:color w:val="000000"/>
          <w:sz w:val="20"/>
          <w:szCs w:val="20"/>
        </w:rPr>
        <w:t>k</w:t>
      </w:r>
      <w:r w:rsidRPr="00656705">
        <w:rPr>
          <w:i/>
          <w:iCs/>
          <w:sz w:val="20"/>
          <w:szCs w:val="20"/>
        </w:rPr>
        <w:t>ā</w:t>
      </w:r>
      <w:r w:rsidRPr="00656705">
        <w:rPr>
          <w:rFonts w:eastAsiaTheme="minorHAnsi"/>
          <w:i/>
          <w:iCs/>
          <w:color w:val="000000"/>
          <w:sz w:val="20"/>
          <w:szCs w:val="20"/>
        </w:rPr>
        <w:t>-m</w:t>
      </w:r>
      <w:r w:rsidRPr="00656705">
        <w:rPr>
          <w:i/>
          <w:iCs/>
          <w:color w:val="000000" w:themeColor="text1"/>
          <w:sz w:val="20"/>
          <w:szCs w:val="20"/>
        </w:rPr>
        <w:t>ô</w:t>
      </w:r>
      <w:r w:rsidRPr="00656705">
        <w:rPr>
          <w:rFonts w:eastAsiaTheme="minorHAnsi"/>
          <w:i/>
          <w:iCs/>
          <w:color w:val="000000"/>
          <w:sz w:val="20"/>
          <w:szCs w:val="20"/>
        </w:rPr>
        <w:t>kh</w:t>
      </w:r>
      <w:r w:rsidRPr="00656705">
        <w:rPr>
          <w:i/>
          <w:iCs/>
          <w:sz w:val="20"/>
          <w:szCs w:val="20"/>
        </w:rPr>
        <w:t>ā</w:t>
      </w:r>
      <w:r w:rsidRPr="00656705">
        <w:rPr>
          <w:rFonts w:eastAsiaTheme="minorHAnsi"/>
          <w:color w:val="000000"/>
          <w:sz w:val="20"/>
          <w:szCs w:val="20"/>
        </w:rPr>
        <w:t>), and will put my words in his mouth (</w:t>
      </w:r>
      <w:r w:rsidRPr="00656705">
        <w:rPr>
          <w:rFonts w:eastAsiaTheme="minorHAnsi"/>
          <w:i/>
          <w:iCs/>
          <w:color w:val="000000"/>
          <w:sz w:val="20"/>
          <w:szCs w:val="20"/>
        </w:rPr>
        <w:t>we-n</w:t>
      </w:r>
      <w:r w:rsidRPr="00656705">
        <w:rPr>
          <w:i/>
          <w:iCs/>
          <w:sz w:val="20"/>
          <w:szCs w:val="20"/>
        </w:rPr>
        <w:t>ā</w:t>
      </w:r>
      <w:r w:rsidRPr="00656705">
        <w:rPr>
          <w:rFonts w:eastAsiaTheme="minorHAnsi"/>
          <w:i/>
          <w:iCs/>
          <w:color w:val="000000"/>
          <w:sz w:val="20"/>
          <w:szCs w:val="20"/>
        </w:rPr>
        <w:t>thathth</w:t>
      </w:r>
      <w:r w:rsidRPr="00656705">
        <w:rPr>
          <w:i/>
          <w:iCs/>
          <w:color w:val="000000" w:themeColor="text1"/>
          <w:sz w:val="20"/>
          <w:szCs w:val="20"/>
        </w:rPr>
        <w:t>î debh</w:t>
      </w:r>
      <w:r w:rsidRPr="00656705">
        <w:rPr>
          <w:i/>
          <w:iCs/>
          <w:sz w:val="20"/>
          <w:szCs w:val="20"/>
        </w:rPr>
        <w:t>ā</w:t>
      </w:r>
      <w:r w:rsidRPr="00656705">
        <w:rPr>
          <w:i/>
          <w:iCs/>
          <w:color w:val="000000" w:themeColor="text1"/>
          <w:sz w:val="20"/>
          <w:szCs w:val="20"/>
        </w:rPr>
        <w:t>rî be-fîu</w:t>
      </w:r>
      <w:r w:rsidRPr="00656705">
        <w:rPr>
          <w:rFonts w:eastAsiaTheme="minorHAnsi"/>
          <w:color w:val="000000"/>
          <w:sz w:val="20"/>
          <w:szCs w:val="20"/>
        </w:rPr>
        <w:t>), and he shall speak unto them (</w:t>
      </w:r>
      <w:r w:rsidRPr="00656705">
        <w:rPr>
          <w:rFonts w:eastAsiaTheme="minorHAnsi"/>
          <w:i/>
          <w:iCs/>
          <w:color w:val="000000"/>
          <w:sz w:val="20"/>
          <w:szCs w:val="20"/>
        </w:rPr>
        <w:t>we-dibber al</w:t>
      </w:r>
      <w:r w:rsidRPr="00656705">
        <w:rPr>
          <w:i/>
          <w:iCs/>
          <w:color w:val="000000" w:themeColor="text1"/>
          <w:sz w:val="20"/>
          <w:szCs w:val="20"/>
        </w:rPr>
        <w:t>ê</w:t>
      </w:r>
      <w:r w:rsidRPr="00656705">
        <w:rPr>
          <w:rFonts w:eastAsiaTheme="minorHAnsi"/>
          <w:i/>
          <w:iCs/>
          <w:color w:val="000000"/>
          <w:sz w:val="20"/>
          <w:szCs w:val="20"/>
        </w:rPr>
        <w:t>yhem</w:t>
      </w:r>
      <w:r w:rsidRPr="00656705">
        <w:rPr>
          <w:rFonts w:eastAsiaTheme="minorHAnsi"/>
          <w:color w:val="000000"/>
          <w:sz w:val="20"/>
          <w:szCs w:val="20"/>
        </w:rPr>
        <w:t>) all that I shall command him (</w:t>
      </w:r>
      <w:r w:rsidRPr="00656705">
        <w:rPr>
          <w:i/>
          <w:iCs/>
          <w:color w:val="000000" w:themeColor="text1"/>
          <w:sz w:val="20"/>
          <w:szCs w:val="20"/>
        </w:rPr>
        <w:t>ē</w:t>
      </w:r>
      <w:r w:rsidRPr="00656705">
        <w:rPr>
          <w:rFonts w:eastAsiaTheme="minorHAnsi"/>
          <w:i/>
          <w:iCs/>
          <w:color w:val="000000"/>
          <w:sz w:val="20"/>
          <w:szCs w:val="20"/>
        </w:rPr>
        <w:t>th-k</w:t>
      </w:r>
      <w:r w:rsidRPr="00656705">
        <w:rPr>
          <w:i/>
          <w:iCs/>
          <w:color w:val="000000" w:themeColor="text1"/>
          <w:sz w:val="20"/>
          <w:szCs w:val="20"/>
        </w:rPr>
        <w:t>ō</w:t>
      </w:r>
      <w:r w:rsidRPr="00656705">
        <w:rPr>
          <w:rFonts w:eastAsiaTheme="minorHAnsi"/>
          <w:i/>
          <w:iCs/>
          <w:color w:val="000000"/>
          <w:sz w:val="20"/>
          <w:szCs w:val="20"/>
        </w:rPr>
        <w:t>l-asher a</w:t>
      </w:r>
      <w:r w:rsidRPr="00656705">
        <w:rPr>
          <w:i/>
          <w:iCs/>
          <w:sz w:val="20"/>
          <w:szCs w:val="20"/>
        </w:rPr>
        <w:t>ṣ</w:t>
      </w:r>
      <w:r w:rsidRPr="00656705">
        <w:rPr>
          <w:rFonts w:eastAsiaTheme="minorHAnsi"/>
          <w:i/>
          <w:iCs/>
          <w:color w:val="000000"/>
          <w:sz w:val="20"/>
          <w:szCs w:val="20"/>
        </w:rPr>
        <w:t>iy</w:t>
      </w:r>
      <w:r w:rsidRPr="00656705">
        <w:rPr>
          <w:i/>
          <w:iCs/>
          <w:color w:val="000000" w:themeColor="text1"/>
          <w:sz w:val="20"/>
          <w:szCs w:val="20"/>
        </w:rPr>
        <w:t>û</w:t>
      </w:r>
      <w:r w:rsidRPr="00656705">
        <w:rPr>
          <w:rFonts w:eastAsiaTheme="minorHAnsi"/>
          <w:i/>
          <w:iCs/>
          <w:color w:val="000000"/>
          <w:sz w:val="20"/>
          <w:szCs w:val="20"/>
        </w:rPr>
        <w:t>n</w:t>
      </w:r>
      <w:r w:rsidRPr="00656705">
        <w:rPr>
          <w:i/>
          <w:iCs/>
          <w:color w:val="000000" w:themeColor="text1"/>
          <w:sz w:val="20"/>
          <w:szCs w:val="20"/>
        </w:rPr>
        <w:t>û</w:t>
      </w:r>
      <w:r w:rsidRPr="00656705">
        <w:rPr>
          <w:rFonts w:eastAsiaTheme="minorHAnsi"/>
          <w:color w:val="000000"/>
          <w:sz w:val="20"/>
          <w:szCs w:val="20"/>
        </w:rPr>
        <w:t>).</w:t>
      </w:r>
    </w:p>
    <w:p w14:paraId="2E03317D" w14:textId="77777777" w:rsidR="00FD1A33" w:rsidRPr="00656705" w:rsidRDefault="00FD1A33" w:rsidP="00FD1A33">
      <w:pPr>
        <w:pStyle w:val="NormalWeb"/>
        <w:spacing w:before="0" w:beforeAutospacing="0" w:after="0" w:afterAutospacing="0"/>
        <w:ind w:left="540" w:right="810"/>
        <w:rPr>
          <w:color w:val="000000"/>
          <w:sz w:val="20"/>
          <w:szCs w:val="20"/>
        </w:rPr>
      </w:pPr>
      <w:r w:rsidRPr="00656705">
        <w:rPr>
          <w:rFonts w:eastAsiaTheme="minorHAnsi"/>
          <w:color w:val="000000"/>
          <w:sz w:val="20"/>
          <w:szCs w:val="20"/>
        </w:rPr>
        <w:t xml:space="preserve">   Verse 19: And it shall come to pass that whatever man does not hearken unto My words will not which he shall speak in My Name (</w:t>
      </w:r>
      <w:r w:rsidRPr="00656705">
        <w:rPr>
          <w:rFonts w:eastAsiaTheme="minorHAnsi"/>
          <w:i/>
          <w:iCs/>
          <w:color w:val="000000"/>
          <w:sz w:val="20"/>
          <w:szCs w:val="20"/>
        </w:rPr>
        <w:t>We-h</w:t>
      </w:r>
      <w:r w:rsidRPr="00656705">
        <w:rPr>
          <w:i/>
          <w:iCs/>
          <w:sz w:val="20"/>
          <w:szCs w:val="20"/>
        </w:rPr>
        <w:t>ā</w:t>
      </w:r>
      <w:r w:rsidRPr="00656705">
        <w:rPr>
          <w:rFonts w:eastAsiaTheme="minorHAnsi"/>
          <w:i/>
          <w:iCs/>
          <w:color w:val="000000"/>
          <w:sz w:val="20"/>
          <w:szCs w:val="20"/>
        </w:rPr>
        <w:t>y</w:t>
      </w:r>
      <w:r w:rsidRPr="00656705">
        <w:rPr>
          <w:i/>
          <w:iCs/>
          <w:sz w:val="20"/>
          <w:szCs w:val="20"/>
        </w:rPr>
        <w:t>ā</w:t>
      </w:r>
      <w:r w:rsidRPr="00656705">
        <w:rPr>
          <w:rFonts w:eastAsiaTheme="minorHAnsi"/>
          <w:i/>
          <w:iCs/>
          <w:color w:val="000000"/>
          <w:sz w:val="20"/>
          <w:szCs w:val="20"/>
        </w:rPr>
        <w:t>h h</w:t>
      </w:r>
      <w:r w:rsidRPr="00656705">
        <w:rPr>
          <w:i/>
          <w:iCs/>
          <w:sz w:val="20"/>
          <w:szCs w:val="20"/>
        </w:rPr>
        <w:t>ā-</w:t>
      </w:r>
      <w:r w:rsidRPr="00656705">
        <w:rPr>
          <w:i/>
          <w:iCs/>
          <w:color w:val="000000" w:themeColor="text1"/>
          <w:sz w:val="20"/>
          <w:szCs w:val="20"/>
        </w:rPr>
        <w:t>î</w:t>
      </w:r>
      <w:r w:rsidRPr="00656705">
        <w:rPr>
          <w:i/>
          <w:iCs/>
          <w:sz w:val="20"/>
          <w:szCs w:val="20"/>
        </w:rPr>
        <w:t>sh asher l</w:t>
      </w:r>
      <w:r w:rsidRPr="00656705">
        <w:rPr>
          <w:i/>
          <w:iCs/>
          <w:color w:val="000000" w:themeColor="text1"/>
          <w:sz w:val="20"/>
          <w:szCs w:val="20"/>
        </w:rPr>
        <w:t>ô</w:t>
      </w:r>
      <w:r w:rsidRPr="00656705">
        <w:rPr>
          <w:i/>
          <w:iCs/>
          <w:sz w:val="20"/>
          <w:szCs w:val="20"/>
        </w:rPr>
        <w:t>-yishma‘ el-debhā</w:t>
      </w:r>
      <w:r w:rsidRPr="00656705">
        <w:rPr>
          <w:i/>
          <w:iCs/>
          <w:color w:val="000000" w:themeColor="text1"/>
          <w:sz w:val="20"/>
          <w:szCs w:val="20"/>
        </w:rPr>
        <w:t>rî asher yedhabbēr bi-Shemî</w:t>
      </w:r>
      <w:r w:rsidRPr="00656705">
        <w:rPr>
          <w:rFonts w:eastAsiaTheme="minorHAnsi"/>
          <w:color w:val="000000"/>
          <w:sz w:val="20"/>
          <w:szCs w:val="20"/>
        </w:rPr>
        <w:t>), I will erase from his people (</w:t>
      </w:r>
      <w:r w:rsidRPr="00656705">
        <w:rPr>
          <w:rFonts w:eastAsiaTheme="minorHAnsi"/>
          <w:i/>
          <w:iCs/>
          <w:color w:val="000000"/>
          <w:sz w:val="20"/>
          <w:szCs w:val="20"/>
        </w:rPr>
        <w:t>An</w:t>
      </w:r>
      <w:r w:rsidRPr="00656705">
        <w:rPr>
          <w:i/>
          <w:iCs/>
          <w:color w:val="000000" w:themeColor="text1"/>
          <w:sz w:val="20"/>
          <w:szCs w:val="20"/>
        </w:rPr>
        <w:t>ō</w:t>
      </w:r>
      <w:r w:rsidRPr="00656705">
        <w:rPr>
          <w:rFonts w:eastAsiaTheme="minorHAnsi"/>
          <w:i/>
          <w:iCs/>
          <w:color w:val="000000"/>
          <w:sz w:val="20"/>
          <w:szCs w:val="20"/>
        </w:rPr>
        <w:t>kh</w:t>
      </w:r>
      <w:r w:rsidRPr="00656705">
        <w:rPr>
          <w:i/>
          <w:iCs/>
          <w:color w:val="000000" w:themeColor="text1"/>
          <w:sz w:val="20"/>
          <w:szCs w:val="20"/>
        </w:rPr>
        <w:t>î edhrōsh mē-‘immû</w:t>
      </w:r>
      <w:r w:rsidRPr="00656705">
        <w:rPr>
          <w:rFonts w:eastAsiaTheme="minorHAnsi"/>
          <w:color w:val="000000"/>
          <w:sz w:val="20"/>
          <w:szCs w:val="20"/>
        </w:rPr>
        <w:t>)” (Deuteronomy, 18:15-19).</w:t>
      </w:r>
    </w:p>
  </w:footnote>
  <w:footnote w:id="104">
    <w:p w14:paraId="4B8E5390" w14:textId="77777777" w:rsidR="00FD1A33" w:rsidRPr="00656705" w:rsidRDefault="00FD1A33" w:rsidP="00FD1A33">
      <w:pPr>
        <w:autoSpaceDE w:val="0"/>
        <w:autoSpaceDN w:val="0"/>
        <w:adjustRightInd w:val="0"/>
        <w:rPr>
          <w:rFonts w:eastAsiaTheme="minorEastAsia"/>
          <w:color w:val="000000"/>
          <w:sz w:val="20"/>
          <w:szCs w:val="20"/>
        </w:rPr>
      </w:pPr>
      <w:r w:rsidRPr="00656705">
        <w:rPr>
          <w:rStyle w:val="FootnoteReference"/>
          <w:sz w:val="20"/>
          <w:szCs w:val="20"/>
        </w:rPr>
        <w:footnoteRef/>
      </w:r>
      <w:r w:rsidRPr="00656705">
        <w:rPr>
          <w:sz w:val="20"/>
          <w:szCs w:val="20"/>
        </w:rPr>
        <w:t xml:space="preserve"> We discussed the </w:t>
      </w:r>
      <w:r w:rsidRPr="00656705">
        <w:rPr>
          <w:b/>
          <w:bCs/>
          <w:sz w:val="20"/>
          <w:szCs w:val="20"/>
        </w:rPr>
        <w:t>Paraclete extensively in</w:t>
      </w:r>
      <w:r w:rsidRPr="00656705">
        <w:rPr>
          <w:sz w:val="20"/>
          <w:szCs w:val="20"/>
        </w:rPr>
        <w:t xml:space="preserve"> Volumes One, Two, and Sixteen. Muslims have always regarded the Biblical Paraclete as a reference to the Prophet Muḥammad, whom Jesus refers to in the Gospel of John</w:t>
      </w:r>
      <w:r w:rsidRPr="00656705">
        <w:rPr>
          <w:color w:val="000000"/>
          <w:sz w:val="20"/>
          <w:szCs w:val="20"/>
        </w:rPr>
        <w:t xml:space="preserve"> (14:15-31; 15:22-27; 16:1-16). As we have seen, not just the early Christians but the Rabbinical and non-Rabbinical Jews of Late Antiquity used the word Paraclete frequently—in both its Greek </w:t>
      </w:r>
      <w:r w:rsidRPr="00656705">
        <w:rPr>
          <w:sz w:val="20"/>
          <w:szCs w:val="20"/>
        </w:rPr>
        <w:t>(</w:t>
      </w:r>
      <w:r w:rsidRPr="00656705">
        <w:rPr>
          <w:i/>
          <w:iCs/>
          <w:sz w:val="20"/>
          <w:szCs w:val="20"/>
        </w:rPr>
        <w:t xml:space="preserve">ho </w:t>
      </w:r>
      <w:r w:rsidRPr="00656705">
        <w:rPr>
          <w:rFonts w:eastAsiaTheme="minorHAnsi"/>
          <w:i/>
          <w:iCs/>
          <w:sz w:val="20"/>
          <w:szCs w:val="20"/>
        </w:rPr>
        <w:t>Par</w:t>
      </w:r>
      <w:r w:rsidRPr="00656705">
        <w:rPr>
          <w:i/>
          <w:iCs/>
          <w:sz w:val="20"/>
          <w:szCs w:val="20"/>
        </w:rPr>
        <w:t>á</w:t>
      </w:r>
      <w:r w:rsidRPr="00656705">
        <w:rPr>
          <w:rFonts w:eastAsiaTheme="minorHAnsi"/>
          <w:i/>
          <w:iCs/>
          <w:sz w:val="20"/>
          <w:szCs w:val="20"/>
        </w:rPr>
        <w:t>kl</w:t>
      </w:r>
      <w:r w:rsidRPr="00656705">
        <w:rPr>
          <w:i/>
          <w:iCs/>
          <w:sz w:val="20"/>
          <w:szCs w:val="20"/>
        </w:rPr>
        <w:t>ē</w:t>
      </w:r>
      <w:r w:rsidRPr="00656705">
        <w:rPr>
          <w:rFonts w:eastAsiaTheme="minorHAnsi"/>
          <w:i/>
          <w:iCs/>
          <w:sz w:val="20"/>
          <w:szCs w:val="20"/>
        </w:rPr>
        <w:t>tos</w:t>
      </w:r>
      <w:r w:rsidRPr="00656705">
        <w:rPr>
          <w:rFonts w:eastAsiaTheme="minorHAnsi"/>
          <w:sz w:val="20"/>
          <w:szCs w:val="20"/>
        </w:rPr>
        <w:t xml:space="preserve">, </w:t>
      </w:r>
      <w:r w:rsidRPr="00656705">
        <w:rPr>
          <w:rFonts w:eastAsiaTheme="minorHAnsi"/>
          <w:i/>
          <w:iCs/>
          <w:sz w:val="20"/>
          <w:szCs w:val="20"/>
        </w:rPr>
        <w:t xml:space="preserve">‘o </w:t>
      </w:r>
      <w:r w:rsidRPr="00656705">
        <w:rPr>
          <w:i/>
          <w:iCs/>
          <w:color w:val="000000" w:themeColor="text1"/>
          <w:sz w:val="20"/>
          <w:szCs w:val="20"/>
        </w:rPr>
        <w:t>Π</w:t>
      </w:r>
      <w:r w:rsidRPr="00656705">
        <w:rPr>
          <w:rFonts w:eastAsiaTheme="minorEastAsia"/>
          <w:i/>
          <w:iCs/>
          <w:color w:val="000000"/>
          <w:sz w:val="20"/>
          <w:szCs w:val="20"/>
        </w:rPr>
        <w:t>αράκλητος</w:t>
      </w:r>
      <w:r w:rsidRPr="00656705">
        <w:rPr>
          <w:rFonts w:eastAsiaTheme="minorHAnsi"/>
          <w:sz w:val="20"/>
          <w:szCs w:val="20"/>
        </w:rPr>
        <w:t>)</w:t>
      </w:r>
      <w:r w:rsidRPr="00656705">
        <w:rPr>
          <w:sz w:val="20"/>
          <w:szCs w:val="20"/>
        </w:rPr>
        <w:t xml:space="preserve">, </w:t>
      </w:r>
      <w:r w:rsidRPr="00656705">
        <w:rPr>
          <w:color w:val="000000"/>
          <w:sz w:val="20"/>
          <w:szCs w:val="20"/>
        </w:rPr>
        <w:t>Aramaic (</w:t>
      </w:r>
      <w:r w:rsidRPr="00656705">
        <w:rPr>
          <w:i/>
          <w:iCs/>
          <w:sz w:val="20"/>
          <w:szCs w:val="20"/>
        </w:rPr>
        <w:t>Peraql</w:t>
      </w:r>
      <w:r w:rsidRPr="00656705">
        <w:rPr>
          <w:i/>
          <w:iCs/>
          <w:color w:val="000000" w:themeColor="text1"/>
          <w:sz w:val="20"/>
          <w:szCs w:val="20"/>
        </w:rPr>
        <w:t>ē</w:t>
      </w:r>
      <w:r w:rsidRPr="00656705">
        <w:rPr>
          <w:i/>
          <w:iCs/>
          <w:sz w:val="20"/>
          <w:szCs w:val="20"/>
        </w:rPr>
        <w:t>ṭā</w:t>
      </w:r>
      <w:r w:rsidRPr="00656705">
        <w:rPr>
          <w:sz w:val="20"/>
          <w:szCs w:val="20"/>
        </w:rPr>
        <w:t>), and Syriac (</w:t>
      </w:r>
      <w:r w:rsidRPr="00656705">
        <w:rPr>
          <w:i/>
          <w:iCs/>
          <w:sz w:val="20"/>
          <w:szCs w:val="20"/>
        </w:rPr>
        <w:t>Paraql</w:t>
      </w:r>
      <w:r w:rsidRPr="00656705">
        <w:rPr>
          <w:i/>
          <w:iCs/>
          <w:color w:val="000000" w:themeColor="text1"/>
          <w:sz w:val="20"/>
          <w:szCs w:val="20"/>
        </w:rPr>
        <w:t>ē</w:t>
      </w:r>
      <w:r w:rsidRPr="00656705">
        <w:rPr>
          <w:i/>
          <w:iCs/>
          <w:sz w:val="20"/>
          <w:szCs w:val="20"/>
        </w:rPr>
        <w:t>ṭā</w:t>
      </w:r>
      <w:r w:rsidRPr="00656705">
        <w:rPr>
          <w:color w:val="000000"/>
          <w:sz w:val="20"/>
          <w:szCs w:val="20"/>
        </w:rPr>
        <w:t>) forms. Indeed, the ancient Jews alluded to the Paraclete as frequently as the early Christians, if not even more. As we saw in Volume Two, for example, the “Paraclete” made up one of the major themes in the works of Philo Judaeus of Alexandria (d. ca. 50 CE), who was a non-Rabbinic Jew—and quite possibly a Sadducee Jew—and identified the High Priest as the Paraclete and great Heavenly Intercessor. The word Paraclete</w:t>
      </w:r>
      <w:r w:rsidRPr="00656705">
        <w:rPr>
          <w:sz w:val="20"/>
          <w:szCs w:val="20"/>
        </w:rPr>
        <w:t xml:space="preserve"> may be translated by its Latin counterpart </w:t>
      </w:r>
      <w:r w:rsidRPr="00656705">
        <w:rPr>
          <w:i/>
          <w:iCs/>
          <w:sz w:val="20"/>
          <w:szCs w:val="20"/>
        </w:rPr>
        <w:t xml:space="preserve">Advocatus </w:t>
      </w:r>
      <w:r w:rsidRPr="00656705">
        <w:rPr>
          <w:sz w:val="20"/>
          <w:szCs w:val="20"/>
        </w:rPr>
        <w:t>(Advocate), meaning one who “advocates for another” and “intercedes on another’s behalf,” especially in legal cases. In reality, however, the word was actually used by both Christians and Jews alike to mean “Intercessor,” and the New Testament clearly uses the word in that vein in the following verse, which refers to Jesus Christ as the Paraclete or Heavenly Intercessor:</w:t>
      </w:r>
    </w:p>
    <w:p w14:paraId="2E289C45" w14:textId="77777777" w:rsidR="00FD1A33" w:rsidRPr="00656705" w:rsidRDefault="00FD1A33" w:rsidP="00FD1A33">
      <w:pPr>
        <w:autoSpaceDE w:val="0"/>
        <w:autoSpaceDN w:val="0"/>
        <w:adjustRightInd w:val="0"/>
        <w:ind w:left="540" w:right="900"/>
        <w:rPr>
          <w:rFonts w:eastAsiaTheme="minorEastAsia"/>
          <w:color w:val="000000"/>
          <w:sz w:val="20"/>
          <w:szCs w:val="20"/>
        </w:rPr>
      </w:pPr>
      <w:r w:rsidRPr="00656705">
        <w:rPr>
          <w:rFonts w:eastAsiaTheme="minorEastAsia"/>
          <w:color w:val="000000"/>
          <w:sz w:val="20"/>
          <w:szCs w:val="20"/>
        </w:rPr>
        <w:t xml:space="preserve">My little children, these things I write unto you so that you do not sin. But if any man does sin, we have a Paraclete with the Father, Jesus Christ the righteous: And he is the propitiation of our sins: and not for ours only but also for the sins of the whole world (1 John, 2:1-2). </w:t>
      </w:r>
    </w:p>
    <w:p w14:paraId="66FFDE8D" w14:textId="77777777" w:rsidR="00FD1A33" w:rsidRPr="00656705" w:rsidRDefault="00FD1A33" w:rsidP="00FD1A33">
      <w:pPr>
        <w:autoSpaceDE w:val="0"/>
        <w:autoSpaceDN w:val="0"/>
        <w:adjustRightInd w:val="0"/>
        <w:rPr>
          <w:color w:val="000000"/>
          <w:sz w:val="20"/>
          <w:szCs w:val="20"/>
        </w:rPr>
      </w:pPr>
      <w:r w:rsidRPr="00656705">
        <w:rPr>
          <w:rFonts w:eastAsiaTheme="minorEastAsia"/>
          <w:color w:val="000000"/>
          <w:sz w:val="20"/>
          <w:szCs w:val="20"/>
        </w:rPr>
        <w:t>In Islamic belief—as we will see illustrated amply in Volumes Six and Eight—the Prophet</w:t>
      </w:r>
      <w:r w:rsidRPr="00656705">
        <w:rPr>
          <w:sz w:val="20"/>
          <w:szCs w:val="20"/>
        </w:rPr>
        <w:t xml:space="preserve"> Muḥammad is the Major Intercessor or greatest Paraclete of the Last Day,</w:t>
      </w:r>
      <w:r w:rsidRPr="00656705">
        <w:rPr>
          <w:rFonts w:eastAsiaTheme="minorEastAsia"/>
          <w:color w:val="000000"/>
          <w:sz w:val="20"/>
          <w:szCs w:val="20"/>
        </w:rPr>
        <w:t xml:space="preserve"> and, as we will see, Jesus Christ himself will acknowledge the Prophet</w:t>
      </w:r>
      <w:r w:rsidRPr="00656705">
        <w:rPr>
          <w:sz w:val="20"/>
          <w:szCs w:val="20"/>
        </w:rPr>
        <w:t xml:space="preserve"> Muḥammad</w:t>
      </w:r>
      <w:r w:rsidRPr="00656705">
        <w:rPr>
          <w:rFonts w:eastAsiaTheme="minorEastAsia"/>
          <w:color w:val="000000"/>
          <w:sz w:val="20"/>
          <w:szCs w:val="20"/>
        </w:rPr>
        <w:t xml:space="preserve"> as such and invite his intercession at the time of the Last Judgment. </w:t>
      </w:r>
      <w:r w:rsidRPr="00656705">
        <w:rPr>
          <w:sz w:val="20"/>
          <w:szCs w:val="20"/>
        </w:rPr>
        <w:t>The word Paraclete is sometimes translated in English as “the Comforter,” which is not precise, although Jesus Christ did indeed tell his disciples of the coming Paraclete in order to comfort them regarding his imminent departure from their physical presence. Jesus twice refers to the Paraclete as “the Spirit of Truth.” But in another verse</w:t>
      </w:r>
      <w:r w:rsidRPr="00656705">
        <w:rPr>
          <w:color w:val="000000"/>
          <w:sz w:val="20"/>
          <w:szCs w:val="20"/>
        </w:rPr>
        <w:t>, Jesus is reported as saying:</w:t>
      </w:r>
    </w:p>
    <w:p w14:paraId="0109BF1D" w14:textId="77777777" w:rsidR="00FD1A33" w:rsidRPr="00656705" w:rsidRDefault="00FD1A33" w:rsidP="00FD1A33">
      <w:pPr>
        <w:autoSpaceDE w:val="0"/>
        <w:autoSpaceDN w:val="0"/>
        <w:adjustRightInd w:val="0"/>
        <w:ind w:left="540" w:right="990"/>
        <w:rPr>
          <w:color w:val="000000"/>
          <w:sz w:val="20"/>
          <w:szCs w:val="20"/>
        </w:rPr>
      </w:pPr>
      <w:r w:rsidRPr="00656705">
        <w:rPr>
          <w:color w:val="000000"/>
          <w:sz w:val="20"/>
          <w:szCs w:val="20"/>
        </w:rPr>
        <w:t xml:space="preserve">But the Paraclete, who is the Spirit of Holiness (Syriac: </w:t>
      </w:r>
      <w:r w:rsidRPr="00656705">
        <w:rPr>
          <w:rFonts w:eastAsiaTheme="minorHAnsi"/>
          <w:i/>
          <w:iCs/>
          <w:color w:val="000000"/>
          <w:sz w:val="20"/>
          <w:szCs w:val="20"/>
        </w:rPr>
        <w:t>ho dh</w:t>
      </w:r>
      <w:r w:rsidRPr="00656705">
        <w:rPr>
          <w:i/>
          <w:iCs/>
          <w:color w:val="000000" w:themeColor="text1"/>
          <w:sz w:val="20"/>
          <w:szCs w:val="20"/>
        </w:rPr>
        <w:t>ē</w:t>
      </w:r>
      <w:r w:rsidRPr="00656705">
        <w:rPr>
          <w:rFonts w:eastAsiaTheme="minorHAnsi"/>
          <w:i/>
          <w:iCs/>
          <w:color w:val="000000"/>
          <w:sz w:val="20"/>
          <w:szCs w:val="20"/>
        </w:rPr>
        <w:t xml:space="preserve">n </w:t>
      </w:r>
      <w:r w:rsidRPr="00656705">
        <w:rPr>
          <w:i/>
          <w:iCs/>
          <w:sz w:val="20"/>
          <w:szCs w:val="20"/>
        </w:rPr>
        <w:t>Paraql</w:t>
      </w:r>
      <w:r w:rsidRPr="00656705">
        <w:rPr>
          <w:i/>
          <w:iCs/>
          <w:color w:val="000000" w:themeColor="text1"/>
          <w:sz w:val="20"/>
          <w:szCs w:val="20"/>
        </w:rPr>
        <w:t>ē</w:t>
      </w:r>
      <w:r w:rsidRPr="00656705">
        <w:rPr>
          <w:i/>
          <w:iCs/>
          <w:sz w:val="20"/>
          <w:szCs w:val="20"/>
        </w:rPr>
        <w:t xml:space="preserve">ṭā, </w:t>
      </w:r>
      <w:r w:rsidRPr="00656705">
        <w:rPr>
          <w:rFonts w:eastAsiaTheme="minorHAnsi"/>
          <w:i/>
          <w:iCs/>
          <w:color w:val="000000"/>
          <w:sz w:val="20"/>
          <w:szCs w:val="20"/>
        </w:rPr>
        <w:t>R</w:t>
      </w:r>
      <w:r w:rsidRPr="00656705">
        <w:rPr>
          <w:i/>
          <w:iCs/>
          <w:color w:val="000000" w:themeColor="text1"/>
          <w:sz w:val="20"/>
          <w:szCs w:val="20"/>
        </w:rPr>
        <w:t>ō</w:t>
      </w:r>
      <w:r w:rsidRPr="00656705">
        <w:rPr>
          <w:i/>
          <w:iCs/>
          <w:sz w:val="20"/>
          <w:szCs w:val="20"/>
        </w:rPr>
        <w:t>ḥā</w:t>
      </w:r>
      <w:r w:rsidRPr="00656705">
        <w:rPr>
          <w:i/>
          <w:iCs/>
          <w:color w:val="000000" w:themeColor="text1"/>
          <w:sz w:val="20"/>
          <w:szCs w:val="20"/>
        </w:rPr>
        <w:t xml:space="preserve"> dhe-Qōdhesh</w:t>
      </w:r>
      <w:r w:rsidRPr="00656705">
        <w:rPr>
          <w:i/>
          <w:iCs/>
          <w:sz w:val="20"/>
          <w:szCs w:val="20"/>
        </w:rPr>
        <w:t>ā</w:t>
      </w:r>
      <w:r w:rsidRPr="00656705">
        <w:rPr>
          <w:sz w:val="20"/>
          <w:szCs w:val="20"/>
        </w:rPr>
        <w:t>) or the Holy Spirit (</w:t>
      </w:r>
      <w:r w:rsidRPr="00656705">
        <w:rPr>
          <w:rFonts w:eastAsiaTheme="minorHAnsi"/>
          <w:color w:val="000000"/>
          <w:sz w:val="20"/>
          <w:szCs w:val="20"/>
        </w:rPr>
        <w:t xml:space="preserve">Greek: </w:t>
      </w:r>
      <w:r w:rsidRPr="00656705">
        <w:rPr>
          <w:rFonts w:eastAsiaTheme="minorHAnsi"/>
          <w:i/>
          <w:iCs/>
          <w:color w:val="000000"/>
          <w:sz w:val="20"/>
          <w:szCs w:val="20"/>
        </w:rPr>
        <w:t>ho d</w:t>
      </w:r>
      <w:r w:rsidRPr="00656705">
        <w:rPr>
          <w:i/>
          <w:iCs/>
          <w:color w:val="000000" w:themeColor="text1"/>
          <w:sz w:val="20"/>
          <w:szCs w:val="20"/>
        </w:rPr>
        <w:t>è</w:t>
      </w:r>
      <w:r w:rsidRPr="00656705">
        <w:rPr>
          <w:rFonts w:eastAsiaTheme="minorHAnsi"/>
          <w:i/>
          <w:iCs/>
          <w:color w:val="000000"/>
          <w:sz w:val="20"/>
          <w:szCs w:val="20"/>
        </w:rPr>
        <w:t xml:space="preserve"> Par</w:t>
      </w:r>
      <w:r w:rsidRPr="00656705">
        <w:rPr>
          <w:i/>
          <w:iCs/>
          <w:color w:val="000000" w:themeColor="text1"/>
          <w:sz w:val="20"/>
          <w:szCs w:val="20"/>
        </w:rPr>
        <w:t>á</w:t>
      </w:r>
      <w:r w:rsidRPr="00656705">
        <w:rPr>
          <w:rFonts w:eastAsiaTheme="minorHAnsi"/>
          <w:i/>
          <w:iCs/>
          <w:color w:val="000000"/>
          <w:sz w:val="20"/>
          <w:szCs w:val="20"/>
        </w:rPr>
        <w:t>kl</w:t>
      </w:r>
      <w:r w:rsidRPr="00656705">
        <w:rPr>
          <w:i/>
          <w:iCs/>
          <w:color w:val="000000" w:themeColor="text1"/>
          <w:sz w:val="20"/>
          <w:szCs w:val="20"/>
        </w:rPr>
        <w:t>ē</w:t>
      </w:r>
      <w:r w:rsidRPr="00656705">
        <w:rPr>
          <w:rFonts w:eastAsiaTheme="minorHAnsi"/>
          <w:i/>
          <w:iCs/>
          <w:color w:val="000000"/>
          <w:sz w:val="20"/>
          <w:szCs w:val="20"/>
        </w:rPr>
        <w:t>tos, t</w:t>
      </w:r>
      <w:r w:rsidRPr="00656705">
        <w:rPr>
          <w:i/>
          <w:iCs/>
          <w:color w:val="000000" w:themeColor="text1"/>
          <w:sz w:val="20"/>
          <w:szCs w:val="20"/>
        </w:rPr>
        <w:t>ò</w:t>
      </w:r>
      <w:r w:rsidRPr="00656705">
        <w:rPr>
          <w:rFonts w:eastAsiaTheme="minorHAnsi"/>
          <w:i/>
          <w:iCs/>
          <w:color w:val="000000"/>
          <w:sz w:val="20"/>
          <w:szCs w:val="20"/>
        </w:rPr>
        <w:t xml:space="preserve"> Pne</w:t>
      </w:r>
      <w:r w:rsidRPr="00656705">
        <w:rPr>
          <w:i/>
          <w:iCs/>
          <w:color w:val="000000" w:themeColor="text1"/>
          <w:sz w:val="20"/>
          <w:szCs w:val="20"/>
        </w:rPr>
        <w:t>û</w:t>
      </w:r>
      <w:r w:rsidRPr="00656705">
        <w:rPr>
          <w:rFonts w:eastAsiaTheme="minorHAnsi"/>
          <w:i/>
          <w:iCs/>
          <w:color w:val="000000"/>
          <w:sz w:val="20"/>
          <w:szCs w:val="20"/>
        </w:rPr>
        <w:t>ma t</w:t>
      </w:r>
      <w:r w:rsidRPr="00656705">
        <w:rPr>
          <w:i/>
          <w:iCs/>
          <w:color w:val="000000" w:themeColor="text1"/>
          <w:sz w:val="20"/>
          <w:szCs w:val="20"/>
        </w:rPr>
        <w:t>ò há</w:t>
      </w:r>
      <w:r w:rsidRPr="00656705">
        <w:rPr>
          <w:rFonts w:eastAsiaTheme="minorHAnsi"/>
          <w:i/>
          <w:iCs/>
          <w:color w:val="000000"/>
          <w:sz w:val="20"/>
          <w:szCs w:val="20"/>
        </w:rPr>
        <w:t>gion</w:t>
      </w:r>
      <w:r w:rsidRPr="00656705">
        <w:rPr>
          <w:rFonts w:eastAsiaTheme="minorHAnsi"/>
          <w:i/>
          <w:iCs/>
          <w:color w:val="000000"/>
          <w:sz w:val="20"/>
          <w:szCs w:val="20"/>
          <w:u w:val="single"/>
        </w:rPr>
        <w:t>)</w:t>
      </w:r>
      <w:r w:rsidRPr="00656705">
        <w:rPr>
          <w:color w:val="000000"/>
          <w:sz w:val="20"/>
          <w:szCs w:val="20"/>
        </w:rPr>
        <w:t xml:space="preserve">, whom the Father will send in my name, shall teach you all things and bring all things to your remembrance—all that I have said unto you (John, 14:26). </w:t>
      </w:r>
    </w:p>
    <w:p w14:paraId="6DF5609F" w14:textId="77777777" w:rsidR="00FD1A33" w:rsidRPr="00656705" w:rsidRDefault="00FD1A33" w:rsidP="00FD1A33">
      <w:pPr>
        <w:autoSpaceDE w:val="0"/>
        <w:autoSpaceDN w:val="0"/>
        <w:adjustRightInd w:val="0"/>
        <w:rPr>
          <w:color w:val="000000"/>
          <w:sz w:val="20"/>
          <w:szCs w:val="20"/>
        </w:rPr>
      </w:pPr>
      <w:r w:rsidRPr="00656705">
        <w:rPr>
          <w:color w:val="000000"/>
          <w:sz w:val="20"/>
          <w:szCs w:val="20"/>
        </w:rPr>
        <w:t>Accordingly, it</w:t>
      </w:r>
      <w:r w:rsidRPr="00656705">
        <w:rPr>
          <w:rFonts w:eastAsiaTheme="minorHAnsi"/>
          <w:color w:val="000000"/>
          <w:sz w:val="20"/>
          <w:szCs w:val="20"/>
        </w:rPr>
        <w:t xml:space="preserve"> is the task of the Paraclete to secure the Revelation of Jesus Christ from misinterpretation and to complete it by supplementation without contradicting what Jesus taught in his original message.</w:t>
      </w:r>
      <w:r w:rsidRPr="00656705">
        <w:rPr>
          <w:color w:val="000000"/>
          <w:sz w:val="20"/>
          <w:szCs w:val="20"/>
        </w:rPr>
        <w:t xml:space="preserve"> As we will discuss later, Christian Theologians have customarily sought to identify the Paraclete as the Holy Spirit, and such a connection is made explicitly above in</w:t>
      </w:r>
      <w:r w:rsidRPr="00656705">
        <w:rPr>
          <w:rFonts w:eastAsiaTheme="minorHAnsi"/>
          <w:color w:val="000000"/>
          <w:sz w:val="20"/>
          <w:szCs w:val="20"/>
        </w:rPr>
        <w:t xml:space="preserve"> John 14:26, which refers to the Paraclete as the Holy Spirit (</w:t>
      </w:r>
      <w:r w:rsidRPr="00656705">
        <w:rPr>
          <w:rFonts w:eastAsiaTheme="minorHAnsi"/>
          <w:i/>
          <w:iCs/>
          <w:color w:val="000000"/>
          <w:sz w:val="20"/>
          <w:szCs w:val="20"/>
        </w:rPr>
        <w:t>t</w:t>
      </w:r>
      <w:r w:rsidRPr="00656705">
        <w:rPr>
          <w:i/>
          <w:iCs/>
          <w:color w:val="000000" w:themeColor="text1"/>
          <w:sz w:val="20"/>
          <w:szCs w:val="20"/>
        </w:rPr>
        <w:t>ò</w:t>
      </w:r>
      <w:r w:rsidRPr="00656705">
        <w:rPr>
          <w:rFonts w:eastAsiaTheme="minorHAnsi"/>
          <w:i/>
          <w:iCs/>
          <w:color w:val="000000"/>
          <w:sz w:val="20"/>
          <w:szCs w:val="20"/>
        </w:rPr>
        <w:t xml:space="preserve"> Pne</w:t>
      </w:r>
      <w:r w:rsidRPr="00656705">
        <w:rPr>
          <w:i/>
          <w:iCs/>
          <w:color w:val="000000" w:themeColor="text1"/>
          <w:sz w:val="20"/>
          <w:szCs w:val="20"/>
        </w:rPr>
        <w:t>û</w:t>
      </w:r>
      <w:r w:rsidRPr="00656705">
        <w:rPr>
          <w:rFonts w:eastAsiaTheme="minorHAnsi"/>
          <w:i/>
          <w:iCs/>
          <w:color w:val="000000"/>
          <w:sz w:val="20"/>
          <w:szCs w:val="20"/>
        </w:rPr>
        <w:t>ma t</w:t>
      </w:r>
      <w:r w:rsidRPr="00656705">
        <w:rPr>
          <w:i/>
          <w:iCs/>
          <w:color w:val="000000" w:themeColor="text1"/>
          <w:sz w:val="20"/>
          <w:szCs w:val="20"/>
        </w:rPr>
        <w:t>ò há</w:t>
      </w:r>
      <w:r w:rsidRPr="00656705">
        <w:rPr>
          <w:rFonts w:eastAsiaTheme="minorHAnsi"/>
          <w:i/>
          <w:iCs/>
          <w:color w:val="000000"/>
          <w:sz w:val="20"/>
          <w:szCs w:val="20"/>
        </w:rPr>
        <w:t>gion</w:t>
      </w:r>
      <w:r w:rsidRPr="00656705">
        <w:rPr>
          <w:color w:val="000000"/>
          <w:sz w:val="20"/>
          <w:szCs w:val="20"/>
        </w:rPr>
        <w:t>). Nonetheless, the Greek wording of the following verses indicate clearly that the Holy Spirit referred to in the Greek New Testament was that of a great human being and not an Angelic or Divine Spirit. This is because it refers to the Holy Spirit repeatedly in Greek as “</w:t>
      </w:r>
      <w:r w:rsidRPr="00656705">
        <w:rPr>
          <w:rFonts w:eastAsiaTheme="minorHAnsi"/>
          <w:i/>
          <w:iCs/>
          <w:color w:val="000000"/>
          <w:sz w:val="20"/>
          <w:szCs w:val="20"/>
        </w:rPr>
        <w:t>eke</w:t>
      </w:r>
      <w:r w:rsidRPr="00656705">
        <w:rPr>
          <w:i/>
          <w:iCs/>
          <w:color w:val="000000" w:themeColor="text1"/>
          <w:sz w:val="20"/>
          <w:szCs w:val="20"/>
        </w:rPr>
        <w:t>înos</w:t>
      </w:r>
      <w:r w:rsidRPr="00656705">
        <w:rPr>
          <w:color w:val="000000" w:themeColor="text1"/>
          <w:sz w:val="20"/>
          <w:szCs w:val="20"/>
        </w:rPr>
        <w:t>,” which means “that person,” indicating that the original reference was to a human being.</w:t>
      </w:r>
      <w:r w:rsidRPr="00656705">
        <w:rPr>
          <w:color w:val="000000"/>
          <w:sz w:val="20"/>
          <w:szCs w:val="20"/>
        </w:rPr>
        <w:t xml:space="preserve"> There is also another Greek linguistic problem connected with the identification of the Paraclete with an Angelic or Divine, non-human Holy Spirit. The Greek New Testament refers to the Paraclete in the masculine gender (</w:t>
      </w:r>
      <w:r w:rsidRPr="00656705">
        <w:rPr>
          <w:i/>
          <w:iCs/>
          <w:sz w:val="20"/>
          <w:szCs w:val="20"/>
        </w:rPr>
        <w:t>Par</w:t>
      </w:r>
      <w:r w:rsidRPr="00656705">
        <w:rPr>
          <w:i/>
          <w:iCs/>
          <w:color w:val="000000" w:themeColor="text1"/>
          <w:sz w:val="20"/>
          <w:szCs w:val="20"/>
        </w:rPr>
        <w:t>á</w:t>
      </w:r>
      <w:r w:rsidRPr="00656705">
        <w:rPr>
          <w:i/>
          <w:iCs/>
          <w:sz w:val="20"/>
          <w:szCs w:val="20"/>
        </w:rPr>
        <w:t>kl</w:t>
      </w:r>
      <w:r w:rsidRPr="00656705">
        <w:rPr>
          <w:i/>
          <w:iCs/>
          <w:color w:val="000000" w:themeColor="text1"/>
          <w:sz w:val="20"/>
          <w:szCs w:val="20"/>
        </w:rPr>
        <w:t>ē</w:t>
      </w:r>
      <w:r w:rsidRPr="00656705">
        <w:rPr>
          <w:i/>
          <w:iCs/>
          <w:sz w:val="20"/>
          <w:szCs w:val="20"/>
        </w:rPr>
        <w:t>tos</w:t>
      </w:r>
      <w:r w:rsidRPr="00656705">
        <w:rPr>
          <w:color w:val="000000"/>
          <w:sz w:val="20"/>
          <w:szCs w:val="20"/>
        </w:rPr>
        <w:t>)—as does the word “</w:t>
      </w:r>
      <w:r w:rsidRPr="00656705">
        <w:rPr>
          <w:rFonts w:eastAsiaTheme="minorHAnsi"/>
          <w:i/>
          <w:iCs/>
          <w:color w:val="000000"/>
          <w:sz w:val="20"/>
          <w:szCs w:val="20"/>
        </w:rPr>
        <w:t>eke</w:t>
      </w:r>
      <w:r w:rsidRPr="00656705">
        <w:rPr>
          <w:i/>
          <w:iCs/>
          <w:color w:val="000000" w:themeColor="text1"/>
          <w:sz w:val="20"/>
          <w:szCs w:val="20"/>
        </w:rPr>
        <w:t>înos</w:t>
      </w:r>
      <w:r w:rsidRPr="00656705">
        <w:rPr>
          <w:color w:val="000000"/>
          <w:sz w:val="20"/>
          <w:szCs w:val="20"/>
        </w:rPr>
        <w:t>”—which indicates in Greek semantics that the Paraclete will be a male human being. For any explicit reference to the Holy Spirit in New Testament Greek as a Divine Paraclete would have been expressed in the neuter case (</w:t>
      </w:r>
      <w:r w:rsidRPr="00656705">
        <w:rPr>
          <w:i/>
          <w:iCs/>
          <w:sz w:val="20"/>
          <w:szCs w:val="20"/>
        </w:rPr>
        <w:t>Par</w:t>
      </w:r>
      <w:r w:rsidRPr="00656705">
        <w:rPr>
          <w:i/>
          <w:iCs/>
          <w:color w:val="000000" w:themeColor="text1"/>
          <w:sz w:val="20"/>
          <w:szCs w:val="20"/>
        </w:rPr>
        <w:t>á</w:t>
      </w:r>
      <w:r w:rsidRPr="00656705">
        <w:rPr>
          <w:i/>
          <w:iCs/>
          <w:sz w:val="20"/>
          <w:szCs w:val="20"/>
        </w:rPr>
        <w:t>kl</w:t>
      </w:r>
      <w:r w:rsidRPr="00656705">
        <w:rPr>
          <w:i/>
          <w:iCs/>
          <w:color w:val="000000" w:themeColor="text1"/>
          <w:sz w:val="20"/>
          <w:szCs w:val="20"/>
        </w:rPr>
        <w:t>ē</w:t>
      </w:r>
      <w:r w:rsidRPr="00656705">
        <w:rPr>
          <w:i/>
          <w:iCs/>
          <w:sz w:val="20"/>
          <w:szCs w:val="20"/>
        </w:rPr>
        <w:t>ton</w:t>
      </w:r>
      <w:r w:rsidRPr="00656705">
        <w:rPr>
          <w:color w:val="000000"/>
          <w:sz w:val="20"/>
          <w:szCs w:val="20"/>
        </w:rPr>
        <w:t>), not the masculine, since Greek uses the neuter and not the masculine case for the Holy Spirit as an Angelic or Divine Spirit.</w:t>
      </w:r>
    </w:p>
    <w:p w14:paraId="7988B097" w14:textId="77777777" w:rsidR="00FD1A33" w:rsidRPr="00656705" w:rsidRDefault="00FD1A33" w:rsidP="00FD1A33">
      <w:pPr>
        <w:rPr>
          <w:color w:val="000000"/>
          <w:sz w:val="20"/>
          <w:szCs w:val="20"/>
        </w:rPr>
      </w:pPr>
      <w:r w:rsidRPr="00656705">
        <w:rPr>
          <w:color w:val="000000"/>
          <w:sz w:val="20"/>
          <w:szCs w:val="20"/>
        </w:rPr>
        <w:t xml:space="preserve">   In summary, however, it</w:t>
      </w:r>
      <w:r w:rsidRPr="00656705">
        <w:rPr>
          <w:rFonts w:eastAsiaTheme="minorHAnsi"/>
          <w:color w:val="000000"/>
          <w:sz w:val="20"/>
          <w:szCs w:val="20"/>
        </w:rPr>
        <w:t xml:space="preserve"> is the task of the Paraclete to secure the Revelation of Jesus Christ from misinterpretation and to complete it by supplementation without contradicting what Jesus himself originally taught.</w:t>
      </w:r>
      <w:r w:rsidRPr="00656705">
        <w:rPr>
          <w:color w:val="000000"/>
          <w:sz w:val="20"/>
          <w:szCs w:val="20"/>
        </w:rPr>
        <w:t xml:space="preserve"> Even according to some Christian exegetes, the Paraclete will be a truthful teacher and expounder of Scripture. By his nature, he will be convincing and will call the world to account in a time of great peril because of extensive unbelief, wrongness, and sin.</w:t>
      </w:r>
      <w:r w:rsidRPr="00656705">
        <w:rPr>
          <w:rFonts w:eastAsiaTheme="minorEastAsia"/>
          <w:color w:val="000000"/>
          <w:sz w:val="20"/>
          <w:szCs w:val="20"/>
        </w:rPr>
        <w:t xml:space="preserve"> The noted English Biblical scholar Henry Barclay Swete (d. 1335/1917)—among other Christian Theologians—understood the Paraclete as fulfilling the mission of Jesus Christ toward his Community as a teacher, director, protector, and counselor. Swete emphasized that the Paraclete, according to the New Testament, will be sent by God. When he comes, he will teach, remind, bear witness, convince those who doubt, lead the Community, and glorify God. By these services, the Paraclete furthers the Revelation that God gave Jesus Christ. Moreover, in Swete’s view, the Paraclete’s mission is clearly temporal and—in Swete’s literal words—“with nothing else in view” but the temporal. Moreover, the Paraclete’s earthly coming is preconditioned by the departure of the Messiah. Thus, the two supreme figures do not appear together in history.</w:t>
      </w:r>
      <w:r w:rsidRPr="00656705">
        <w:rPr>
          <w:color w:val="000000"/>
          <w:sz w:val="20"/>
          <w:szCs w:val="20"/>
        </w:rPr>
        <w:t xml:space="preserve"> On one occasion, Jesus refers to the Paraclete who is to come as “another Paraclete” (John, 14:16), indicating that Jesus is also a Paraclete. In this reference to “another Paraclete,” Jesus himself is implicitly confirmed as the first Paraclete. Thus, the “other Paraclete” will be like Jesus in his human, spiritual, and Prophetic status. As “another Paraclete,” the Advocate who is to come also appears as a successor of Jesus Christ. Consequently, some Christian theologians have seen the Paraclete as an independent intercessor and salvific figure. </w:t>
      </w:r>
      <w:r w:rsidRPr="00656705">
        <w:rPr>
          <w:rFonts w:eastAsiaTheme="minorEastAsia"/>
          <w:color w:val="000000"/>
          <w:sz w:val="20"/>
          <w:szCs w:val="20"/>
        </w:rPr>
        <w:t>Jesus also describes him as receiving Divine Revelation: “He shall not speak of himself, but whatever he shall hear, that shall he speak” (John, 16:13).</w:t>
      </w:r>
    </w:p>
  </w:footnote>
  <w:footnote w:id="105">
    <w:p w14:paraId="0BEB8DC4" w14:textId="77777777" w:rsidR="00FD1A33" w:rsidRPr="00656705" w:rsidRDefault="00FD1A33" w:rsidP="00FD1A33">
      <w:pPr>
        <w:pStyle w:val="NormalWeb"/>
        <w:spacing w:before="0" w:beforeAutospacing="0" w:after="0" w:afterAutospacing="0"/>
        <w:rPr>
          <w:rFonts w:eastAsiaTheme="majorEastAsia"/>
          <w:color w:val="202124"/>
          <w:sz w:val="20"/>
          <w:szCs w:val="20"/>
        </w:rPr>
      </w:pPr>
      <w:r w:rsidRPr="00656705">
        <w:rPr>
          <w:rStyle w:val="FootnoteReference"/>
          <w:sz w:val="20"/>
          <w:szCs w:val="20"/>
        </w:rPr>
        <w:footnoteRef/>
      </w:r>
      <w:r w:rsidRPr="00656705">
        <w:rPr>
          <w:sz w:val="20"/>
          <w:szCs w:val="20"/>
        </w:rPr>
        <w:t xml:space="preserve"> </w:t>
      </w:r>
      <w:r w:rsidRPr="00656705">
        <w:rPr>
          <w:b/>
          <w:bCs/>
          <w:sz w:val="20"/>
          <w:szCs w:val="20"/>
        </w:rPr>
        <w:t>Docetism</w:t>
      </w:r>
      <w:r w:rsidRPr="00656705">
        <w:rPr>
          <w:sz w:val="20"/>
          <w:szCs w:val="20"/>
        </w:rPr>
        <w:t xml:space="preserve"> (Greek:</w:t>
      </w:r>
      <w:r w:rsidRPr="00656705">
        <w:rPr>
          <w:i/>
          <w:iCs/>
          <w:sz w:val="20"/>
          <w:szCs w:val="20"/>
        </w:rPr>
        <w:t xml:space="preserve"> </w:t>
      </w:r>
      <w:r w:rsidRPr="00656705">
        <w:rPr>
          <w:rFonts w:eastAsiaTheme="minorEastAsia"/>
          <w:i/>
          <w:iCs/>
          <w:color w:val="000000"/>
          <w:sz w:val="20"/>
          <w:szCs w:val="20"/>
        </w:rPr>
        <w:t>Dokētismós,</w:t>
      </w:r>
      <w:r w:rsidRPr="00656705">
        <w:rPr>
          <w:i/>
          <w:iCs/>
          <w:color w:val="202122"/>
          <w:sz w:val="20"/>
          <w:szCs w:val="20"/>
        </w:rPr>
        <w:t xml:space="preserve"> Δοκητισ</w:t>
      </w:r>
      <w:r w:rsidRPr="00656705">
        <w:rPr>
          <w:i/>
          <w:iCs/>
          <w:color w:val="000000" w:themeColor="text1"/>
          <w:sz w:val="20"/>
          <w:szCs w:val="20"/>
        </w:rPr>
        <w:t>μ</w:t>
      </w:r>
      <w:r w:rsidRPr="00656705">
        <w:rPr>
          <w:rFonts w:eastAsiaTheme="minorEastAsia"/>
          <w:i/>
          <w:iCs/>
          <w:color w:val="000000"/>
          <w:sz w:val="20"/>
          <w:szCs w:val="20"/>
        </w:rPr>
        <w:t>ó</w:t>
      </w:r>
      <w:r w:rsidRPr="00656705">
        <w:rPr>
          <w:i/>
          <w:iCs/>
          <w:color w:val="202122"/>
          <w:sz w:val="20"/>
          <w:szCs w:val="20"/>
        </w:rPr>
        <w:t>ς</w:t>
      </w:r>
      <w:r w:rsidRPr="00656705">
        <w:rPr>
          <w:sz w:val="20"/>
          <w:szCs w:val="20"/>
        </w:rPr>
        <w:t xml:space="preserve">) comes from the Greek verb </w:t>
      </w:r>
      <w:r w:rsidRPr="00656705">
        <w:rPr>
          <w:i/>
          <w:iCs/>
          <w:color w:val="202122"/>
          <w:sz w:val="20"/>
          <w:szCs w:val="20"/>
        </w:rPr>
        <w:t>dokeĩn</w:t>
      </w:r>
      <w:r w:rsidRPr="00656705">
        <w:rPr>
          <w:color w:val="202122"/>
          <w:sz w:val="20"/>
          <w:szCs w:val="20"/>
        </w:rPr>
        <w:t xml:space="preserve">, </w:t>
      </w:r>
      <w:r w:rsidRPr="00656705">
        <w:rPr>
          <w:i/>
          <w:iCs/>
          <w:color w:val="202122"/>
          <w:sz w:val="20"/>
          <w:szCs w:val="20"/>
        </w:rPr>
        <w:t>δοκεῖν</w:t>
      </w:r>
      <w:r w:rsidRPr="00656705">
        <w:rPr>
          <w:color w:val="202122"/>
          <w:sz w:val="20"/>
          <w:szCs w:val="20"/>
        </w:rPr>
        <w:t xml:space="preserve">, meaning “to seem” or “to appear,” which produces the word </w:t>
      </w:r>
      <w:r w:rsidRPr="00656705">
        <w:rPr>
          <w:i/>
          <w:iCs/>
          <w:color w:val="202122"/>
          <w:sz w:val="20"/>
          <w:szCs w:val="20"/>
        </w:rPr>
        <w:t>dókēsis</w:t>
      </w:r>
      <w:r w:rsidRPr="00656705">
        <w:rPr>
          <w:color w:val="202122"/>
          <w:sz w:val="20"/>
          <w:szCs w:val="20"/>
        </w:rPr>
        <w:t xml:space="preserve">, δόκησις, for an “apparition” or a “phantom.” The term “Docetism” </w:t>
      </w:r>
      <w:r w:rsidRPr="00656705">
        <w:rPr>
          <w:sz w:val="20"/>
          <w:szCs w:val="20"/>
        </w:rPr>
        <w:t>(Greek:</w:t>
      </w:r>
      <w:r w:rsidRPr="00656705">
        <w:rPr>
          <w:i/>
          <w:iCs/>
          <w:sz w:val="20"/>
          <w:szCs w:val="20"/>
        </w:rPr>
        <w:t xml:space="preserve"> </w:t>
      </w:r>
      <w:r w:rsidRPr="00656705">
        <w:rPr>
          <w:rFonts w:eastAsiaTheme="minorEastAsia"/>
          <w:i/>
          <w:iCs/>
          <w:color w:val="000000"/>
          <w:sz w:val="20"/>
          <w:szCs w:val="20"/>
        </w:rPr>
        <w:t>Dokētismós,</w:t>
      </w:r>
      <w:r w:rsidRPr="00656705">
        <w:rPr>
          <w:i/>
          <w:iCs/>
          <w:color w:val="202122"/>
          <w:sz w:val="20"/>
          <w:szCs w:val="20"/>
        </w:rPr>
        <w:t xml:space="preserve"> Δοκητισ</w:t>
      </w:r>
      <w:r w:rsidRPr="00656705">
        <w:rPr>
          <w:i/>
          <w:iCs/>
          <w:color w:val="000000" w:themeColor="text1"/>
          <w:sz w:val="20"/>
          <w:szCs w:val="20"/>
        </w:rPr>
        <w:t>μ</w:t>
      </w:r>
      <w:r w:rsidRPr="00656705">
        <w:rPr>
          <w:rFonts w:eastAsiaTheme="minorEastAsia"/>
          <w:i/>
          <w:iCs/>
          <w:color w:val="000000"/>
          <w:sz w:val="20"/>
          <w:szCs w:val="20"/>
        </w:rPr>
        <w:t>ó</w:t>
      </w:r>
      <w:r w:rsidRPr="00656705">
        <w:rPr>
          <w:i/>
          <w:iCs/>
          <w:color w:val="202122"/>
          <w:sz w:val="20"/>
          <w:szCs w:val="20"/>
        </w:rPr>
        <w:t>ς</w:t>
      </w:r>
      <w:r w:rsidRPr="00656705">
        <w:rPr>
          <w:sz w:val="20"/>
          <w:szCs w:val="20"/>
        </w:rPr>
        <w:t>) first appears</w:t>
      </w:r>
      <w:r w:rsidRPr="00656705">
        <w:rPr>
          <w:rFonts w:eastAsiaTheme="minorEastAsia"/>
          <w:color w:val="000000"/>
          <w:sz w:val="20"/>
          <w:szCs w:val="20"/>
        </w:rPr>
        <w:t xml:space="preserve"> around 191 CE </w:t>
      </w:r>
      <w:r w:rsidRPr="00656705">
        <w:rPr>
          <w:sz w:val="20"/>
          <w:szCs w:val="20"/>
        </w:rPr>
        <w:t xml:space="preserve"> in the writings of the Patriarch Serapion of Antioch (d. ca. 211), who used it in his denunciation of the Gnostic Gospel of Peter, which was being used by Marcion and other Docetic Christian-Gnostics.</w:t>
      </w:r>
      <w:r w:rsidRPr="00656705">
        <w:rPr>
          <w:color w:val="202122"/>
          <w:sz w:val="20"/>
          <w:szCs w:val="20"/>
        </w:rPr>
        <w:t xml:space="preserve"> The Gnostic-Christian Docetes of early Christianity often referred to the victim on Christ’s Cross as a </w:t>
      </w:r>
      <w:r w:rsidRPr="00656705">
        <w:rPr>
          <w:i/>
          <w:iCs/>
          <w:color w:val="202122"/>
          <w:sz w:val="20"/>
          <w:szCs w:val="20"/>
        </w:rPr>
        <w:t>p</w:t>
      </w:r>
      <w:r w:rsidRPr="00656705">
        <w:rPr>
          <w:rStyle w:val="y2iqfc"/>
          <w:rFonts w:eastAsiaTheme="majorEastAsia"/>
          <w:i/>
          <w:iCs/>
          <w:color w:val="202124"/>
          <w:sz w:val="20"/>
          <w:szCs w:val="20"/>
        </w:rPr>
        <w:t>h</w:t>
      </w:r>
      <w:r w:rsidRPr="00656705">
        <w:rPr>
          <w:i/>
          <w:iCs/>
          <w:color w:val="000000" w:themeColor="text1"/>
          <w:sz w:val="20"/>
          <w:szCs w:val="20"/>
        </w:rPr>
        <w:t>á</w:t>
      </w:r>
      <w:r w:rsidRPr="00656705">
        <w:rPr>
          <w:rStyle w:val="y2iqfc"/>
          <w:rFonts w:eastAsiaTheme="majorEastAsia"/>
          <w:i/>
          <w:iCs/>
          <w:color w:val="202124"/>
          <w:sz w:val="20"/>
          <w:szCs w:val="20"/>
        </w:rPr>
        <w:t xml:space="preserve">ntasma, </w:t>
      </w:r>
      <w:r w:rsidRPr="00656705">
        <w:rPr>
          <w:i/>
          <w:iCs/>
          <w:color w:val="000000" w:themeColor="text1"/>
          <w:sz w:val="20"/>
          <w:szCs w:val="20"/>
        </w:rPr>
        <w:t>φ</w:t>
      </w:r>
      <w:r w:rsidRPr="00656705">
        <w:rPr>
          <w:rStyle w:val="y2iqfc"/>
          <w:rFonts w:eastAsiaTheme="majorEastAsia"/>
          <w:i/>
          <w:iCs/>
          <w:color w:val="202124"/>
          <w:sz w:val="20"/>
          <w:szCs w:val="20"/>
          <w:lang w:val="el-GR"/>
        </w:rPr>
        <w:t>άντασμα</w:t>
      </w:r>
      <w:r w:rsidRPr="00656705">
        <w:rPr>
          <w:rStyle w:val="y2iqfc"/>
          <w:rFonts w:eastAsiaTheme="majorEastAsia"/>
          <w:color w:val="202124"/>
          <w:sz w:val="20"/>
          <w:szCs w:val="20"/>
        </w:rPr>
        <w:t xml:space="preserve">, meaning in Greek an “apparition” or “phantom”—lacking true reality. Their heretical notion that Christ was crucified as a </w:t>
      </w:r>
      <w:r w:rsidRPr="00656705">
        <w:rPr>
          <w:rStyle w:val="y2iqfc"/>
          <w:rFonts w:eastAsiaTheme="majorEastAsia"/>
          <w:i/>
          <w:iCs/>
          <w:color w:val="202124"/>
          <w:sz w:val="20"/>
          <w:szCs w:val="20"/>
        </w:rPr>
        <w:t>ph</w:t>
      </w:r>
      <w:r w:rsidRPr="00656705">
        <w:rPr>
          <w:i/>
          <w:iCs/>
          <w:color w:val="000000" w:themeColor="text1"/>
          <w:sz w:val="20"/>
          <w:szCs w:val="20"/>
        </w:rPr>
        <w:t>á</w:t>
      </w:r>
      <w:r w:rsidRPr="00656705">
        <w:rPr>
          <w:rStyle w:val="y2iqfc"/>
          <w:rFonts w:eastAsiaTheme="majorEastAsia"/>
          <w:i/>
          <w:iCs/>
          <w:color w:val="202124"/>
          <w:sz w:val="20"/>
          <w:szCs w:val="20"/>
        </w:rPr>
        <w:t>ntasma</w:t>
      </w:r>
      <w:r w:rsidRPr="00656705">
        <w:rPr>
          <w:rStyle w:val="y2iqfc"/>
          <w:rFonts w:eastAsiaTheme="majorEastAsia"/>
          <w:color w:val="202124"/>
          <w:sz w:val="20"/>
          <w:szCs w:val="20"/>
        </w:rPr>
        <w:t xml:space="preserve"> would mean in historical and Theological terms that there was no actual crucifixion victim. This “apparitional” Docetic view denied </w:t>
      </w:r>
      <w:r w:rsidRPr="00656705">
        <w:rPr>
          <w:color w:val="202122"/>
          <w:sz w:val="20"/>
          <w:szCs w:val="20"/>
        </w:rPr>
        <w:t>that Christ truly suffered on the Cross and died, since his physical body was an illusion. Thus, for them, the Crucifixion was something that only occurred in appearance.</w:t>
      </w:r>
      <w:r w:rsidRPr="00656705">
        <w:rPr>
          <w:rStyle w:val="y2iqfc"/>
          <w:rFonts w:eastAsiaTheme="majorEastAsia"/>
          <w:color w:val="202124"/>
          <w:sz w:val="20"/>
          <w:szCs w:val="20"/>
        </w:rPr>
        <w:t xml:space="preserve"> This view differs fundamentally from the Islamic belief and apparently some Judeo-Christians and Monarchist Unitarians that there was a “substitute” victim in the place of Christ, and that “substitute” was made miraculouosly to look like Christ, but the victim was not a </w:t>
      </w:r>
      <w:r w:rsidRPr="00656705">
        <w:rPr>
          <w:rStyle w:val="y2iqfc"/>
          <w:rFonts w:eastAsiaTheme="majorEastAsia"/>
          <w:i/>
          <w:iCs/>
          <w:color w:val="202124"/>
          <w:sz w:val="20"/>
          <w:szCs w:val="20"/>
        </w:rPr>
        <w:t>ph</w:t>
      </w:r>
      <w:r w:rsidRPr="00656705">
        <w:rPr>
          <w:i/>
          <w:iCs/>
          <w:color w:val="000000" w:themeColor="text1"/>
          <w:sz w:val="20"/>
          <w:szCs w:val="20"/>
        </w:rPr>
        <w:t>á</w:t>
      </w:r>
      <w:r w:rsidRPr="00656705">
        <w:rPr>
          <w:rStyle w:val="y2iqfc"/>
          <w:rFonts w:eastAsiaTheme="majorEastAsia"/>
          <w:i/>
          <w:iCs/>
          <w:color w:val="202124"/>
          <w:sz w:val="20"/>
          <w:szCs w:val="20"/>
        </w:rPr>
        <w:t>ntasma</w:t>
      </w:r>
      <w:r w:rsidRPr="00656705">
        <w:rPr>
          <w:rStyle w:val="y2iqfc"/>
          <w:rFonts w:eastAsiaTheme="majorEastAsia"/>
          <w:color w:val="202124"/>
          <w:sz w:val="20"/>
          <w:szCs w:val="20"/>
        </w:rPr>
        <w:t xml:space="preserve">. Some Gnostic-Christians believed that Christ himself was a </w:t>
      </w:r>
      <w:r w:rsidRPr="00656705">
        <w:rPr>
          <w:rStyle w:val="y2iqfc"/>
          <w:rFonts w:eastAsiaTheme="majorEastAsia"/>
          <w:i/>
          <w:iCs/>
          <w:color w:val="202124"/>
          <w:sz w:val="20"/>
          <w:szCs w:val="20"/>
        </w:rPr>
        <w:t>ph</w:t>
      </w:r>
      <w:r w:rsidRPr="00656705">
        <w:rPr>
          <w:i/>
          <w:iCs/>
          <w:color w:val="000000" w:themeColor="text1"/>
          <w:sz w:val="20"/>
          <w:szCs w:val="20"/>
        </w:rPr>
        <w:t>á</w:t>
      </w:r>
      <w:r w:rsidRPr="00656705">
        <w:rPr>
          <w:rStyle w:val="y2iqfc"/>
          <w:rFonts w:eastAsiaTheme="majorEastAsia"/>
          <w:i/>
          <w:iCs/>
          <w:color w:val="202124"/>
          <w:sz w:val="20"/>
          <w:szCs w:val="20"/>
        </w:rPr>
        <w:t>ntasma</w:t>
      </w:r>
      <w:r w:rsidRPr="00656705">
        <w:rPr>
          <w:rStyle w:val="y2iqfc"/>
          <w:rFonts w:eastAsiaTheme="majorEastAsia"/>
          <w:color w:val="202124"/>
          <w:sz w:val="20"/>
          <w:szCs w:val="20"/>
        </w:rPr>
        <w:t xml:space="preserve"> and not a real physical human being, but not all of them held that belief, and some of them believed that there was a “substitute” Crucifixion, as we will see below. Docetism is broadly defined, however, as any teaching that claims that the body of Jesus Christ was either absent from the Cross—often holding to a Doctrine of “substitution”—or that its presence on the Cross was illusory. Both teachings are well-attested and were once widespread.</w:t>
      </w:r>
    </w:p>
    <w:p w14:paraId="66AA43E2" w14:textId="77777777" w:rsidR="00FD1A33" w:rsidRPr="00656705" w:rsidRDefault="00FD1A33" w:rsidP="00FD1A33">
      <w:pPr>
        <w:pStyle w:val="FootnoteText"/>
        <w:rPr>
          <w:rFonts w:ascii="Times New Roman" w:hAnsi="Times New Roman" w:cs="Times New Roman"/>
          <w:sz w:val="20"/>
          <w:szCs w:val="20"/>
        </w:rPr>
      </w:pPr>
    </w:p>
  </w:footnote>
  <w:footnote w:id="106">
    <w:p w14:paraId="3A17A80F" w14:textId="77777777" w:rsidR="004D468B" w:rsidRPr="00786B79" w:rsidRDefault="004D468B" w:rsidP="004D468B">
      <w:pPr>
        <w:rPr>
          <w:color w:val="000000" w:themeColor="text1"/>
          <w:sz w:val="20"/>
          <w:szCs w:val="20"/>
        </w:rPr>
      </w:pPr>
      <w:r w:rsidRPr="00786B79">
        <w:rPr>
          <w:rStyle w:val="FootnoteReference"/>
          <w:color w:val="000000" w:themeColor="text1"/>
          <w:sz w:val="20"/>
          <w:szCs w:val="20"/>
        </w:rPr>
        <w:footnoteRef/>
      </w:r>
      <w:r w:rsidRPr="00786B79">
        <w:rPr>
          <w:color w:val="000000" w:themeColor="text1"/>
          <w:sz w:val="20"/>
          <w:szCs w:val="20"/>
        </w:rPr>
        <w:t xml:space="preserve"> </w:t>
      </w:r>
      <w:r w:rsidRPr="00786B79">
        <w:rPr>
          <w:b/>
          <w:bCs/>
          <w:color w:val="000000" w:themeColor="text1"/>
          <w:sz w:val="20"/>
          <w:szCs w:val="20"/>
        </w:rPr>
        <w:t>Saint Athanasius</w:t>
      </w:r>
      <w:r w:rsidRPr="00786B79">
        <w:rPr>
          <w:color w:val="000000" w:themeColor="text1"/>
          <w:sz w:val="20"/>
          <w:szCs w:val="20"/>
        </w:rPr>
        <w:t xml:space="preserve"> (d. 373 CE) is also called Athanasius I of Alexandria, Athanasius the Great, Athanasius the Confessor, “the Pillar of the [Trinitarian] Church,” and—among Coptic Christians—Athanasius the Apostolic. Athanasius is venerated as a Saint by the Churches of Rome, Eastern Orthodoxy, Coptic Orthodoxy, Anglicanism, and Lutheranism. He was fluent in Greek and Coptic but did not know Hebrew. He became a deacon, Bishop, and Patriarch in Alexandria as well as a principal proto-Trinitarian Christian Theologian of the fourth century CE. From his earliest years in the Church, he established firm ties with the hermits and monks of the Egyptian and Libyan deserts, some of whom would prove his faithful supporters in later years. Saint Athanasius is primarily known for his intense and acrimonious opposition to Arius of Alexandria—whom he first opposed in 319 CE—Arian Christianity, and several successive Roman emperors—Constantine the Great (d. 337 CE) toward the end of his reign when he adopted Arianism, his son Constantius II (d. 361 CE), and Valens (d. 378 CE)—all of whom came to favor Arian Theology. During the First Council of Nicaea from May into August of 325 CE, Athanasius took a leading role in the proto-Trinitarian debate against Arius and Arianism. Athanasius was truculent and disputatious and was known as “Athanasius against the world” (Latin: </w:t>
      </w:r>
      <w:r w:rsidRPr="00786B79">
        <w:rPr>
          <w:i/>
          <w:iCs/>
          <w:color w:val="000000" w:themeColor="text1"/>
          <w:sz w:val="20"/>
          <w:szCs w:val="20"/>
        </w:rPr>
        <w:t>Athansius contra mundum</w:t>
      </w:r>
      <w:r w:rsidRPr="00786B79">
        <w:rPr>
          <w:color w:val="000000" w:themeColor="text1"/>
          <w:sz w:val="20"/>
          <w:szCs w:val="20"/>
        </w:rPr>
        <w:t xml:space="preserve">), which originally referred to his uncompromising opposition to “the world” of Arian Christianity that predominated for most of the fourth century CE. Although Saint Athanasius became the Bishop of Alexandria in May of 328 CE, three years after the Council of Nicaea, he would spend seventeen years in five different exiles at the command of the Roman emperors who opposed him. In addition to this, he would be forced to flee from Alexandria six times to avoid non-Trinitarian Christians who were attempting to take his life. During his years as Bishop of Alexandria, Saint Athanasius was constantly engaged in controversy with the Arian Christians, which often meant that he suffered for his defense of proto-Trinitarian Doctrine in the Council of Nicaea, which the Arians never accepted. Even when Arius was pardoned and allowed to return from exile in 328 CE, Athanasius refused to relent in his opposition to him or remove his sentence of excommunication in the Alexandrian Church. We will speak later of Sir </w:t>
      </w:r>
      <w:r w:rsidRPr="00786B79">
        <w:rPr>
          <w:rFonts w:eastAsia="Yu Gothic"/>
          <w:color w:val="000000" w:themeColor="text1"/>
          <w:sz w:val="20"/>
          <w:szCs w:val="20"/>
        </w:rPr>
        <w:t>Isaac Newton and his espousal of Unitarian Christianity. Newton was decidedly hostile toward Athanasius and favorable toward Emperor Constantius II and the Arians, whom Athanasius opposed.</w:t>
      </w:r>
    </w:p>
  </w:footnote>
  <w:footnote w:id="107">
    <w:p w14:paraId="312353D6" w14:textId="77777777" w:rsidR="00FF30D6" w:rsidRPr="00786B79" w:rsidRDefault="00FF30D6" w:rsidP="00FF30D6">
      <w:pPr>
        <w:rPr>
          <w:color w:val="000000" w:themeColor="text1"/>
          <w:sz w:val="20"/>
          <w:szCs w:val="20"/>
        </w:rPr>
      </w:pPr>
      <w:r w:rsidRPr="00786B79">
        <w:rPr>
          <w:rStyle w:val="FootnoteReference"/>
          <w:color w:val="000000" w:themeColor="text1"/>
          <w:sz w:val="20"/>
          <w:szCs w:val="20"/>
        </w:rPr>
        <w:footnoteRef/>
      </w:r>
      <w:r w:rsidRPr="00786B79">
        <w:rPr>
          <w:color w:val="000000" w:themeColor="text1"/>
          <w:sz w:val="20"/>
          <w:szCs w:val="20"/>
        </w:rPr>
        <w:t xml:space="preserve"> </w:t>
      </w:r>
      <w:r w:rsidRPr="00786B79">
        <w:rPr>
          <w:b/>
          <w:bCs/>
          <w:color w:val="000000" w:themeColor="text1"/>
          <w:sz w:val="20"/>
          <w:szCs w:val="20"/>
        </w:rPr>
        <w:t>Arius of Alexandria</w:t>
      </w:r>
      <w:r w:rsidRPr="00786B79">
        <w:rPr>
          <w:color w:val="000000" w:themeColor="text1"/>
          <w:sz w:val="20"/>
          <w:szCs w:val="20"/>
        </w:rPr>
        <w:t xml:space="preserve"> (d. 336 CE) was a conservative representative of old Christianity in Alexandria. In his dress and demeanor, he followed the ways of the early Church. He was an authorized traditional Biblical commentator and presented his teachings on God and Christ not as something new but as “the faith we inherited from our fathers.” Arius was charismatic and highly regarded by the rank and file of the Christians of Alexandria. His method insisted on sound incontrovertible Biblical proof that Christ’s Sonship was divine and not human. Many other Biblical figures are called “Sons of God,” but those references were never taken as indications of divinity. The method of Arius is essentially the Epistemology of Certainty as the Qur’ān enunciates it in response to the Najrān delegation. Arius objected to all interpretations of the divinity of Christ based on polysemic Biblical verses because they contradicted well-established, core Biblical teachings regarding God’s unicity and the radical dichotomy between God and creation, emphasizing God’s eternity, immutability, incorporeality, and self-subsistence. Arius agreed that the Gospel narrative refers to Jesus as the “Son of God,” but he asserted that the term “Son of God” was figurative and not literal. It was an honorific term indicating spiritual distinction but was not meant to be taken literally. Arius consistently sought a doctrine of Christ that was Biblically based and internally consistent. </w:t>
      </w:r>
    </w:p>
    <w:p w14:paraId="33540FBC" w14:textId="77777777" w:rsidR="00FF30D6" w:rsidRPr="00786B79" w:rsidRDefault="00FF30D6" w:rsidP="00FF30D6">
      <w:pPr>
        <w:pStyle w:val="FootnoteText1"/>
        <w:rPr>
          <w:b/>
          <w:bCs/>
          <w:color w:val="000000" w:themeColor="text1"/>
        </w:rPr>
      </w:pPr>
      <w:r w:rsidRPr="00786B79">
        <w:rPr>
          <w:color w:val="000000" w:themeColor="text1"/>
        </w:rPr>
        <w:t xml:space="preserve">    See Rowan Williams, </w:t>
      </w:r>
      <w:r w:rsidRPr="00786B79">
        <w:rPr>
          <w:i/>
          <w:color w:val="000000" w:themeColor="text1"/>
        </w:rPr>
        <w:t>Arius: Heresy and Tradition</w:t>
      </w:r>
      <w:r w:rsidRPr="00786B79">
        <w:rPr>
          <w:color w:val="000000" w:themeColor="text1"/>
        </w:rPr>
        <w:t xml:space="preserve">, (London: Darton, Longman, &amp; Todd, 1987), 110-11. The struggle of the Church in the fourth century CE over Arius and his rejection of emerging Trinitarian doctrine was the most dramatic and eventually most divisive and bitter that Christians had ever faced. Since that time, the Trinitarian Church methodically denigrated Arius as a demonic opponent to Christ and his salvific message and consistently refused to consider the possibility that the teachings of Arius were inspired by genuine religious motives. Within the realms of the New Roman (Byzantine) Empire the great upheavals over Arianism were suppressed on pain of death by the newly Magisterial Church. In Western Europe and North Africa, however, anti-Trinitarian doctrinal dissent continued with fervor, since several of the most powerful German tribes--the Ostragoths, Visigoths, Lombards, Vandals, and many Swabians and Burgondians—had embraced the teachings of Arius of Alexandria after his exile into Gothic lands in the wake of the Council of Nicaea in 325 CE. During and after the fourth century CE, the Teutonic Arian Christians ruled Western Europe and North Africans for centuries until the Magisterial Church of Rome was finally able to gain control over them and obliterate any trace of them. But, in fact, the Goths who invaded and defeated Rome under Alaric I (d. 411) in 410 CE were not Pagans but Monotheistic Arian Christians who rejected the Trinitarian formulations of the Council of Nicaea. Once the Arians of Western Europe had been subdued, however, the Roman Catholic Church of the Early Middle Ages began to erase their history from communal memory. As for Arius himself, Medieval Church are portrayed his as the “arch heretic” and placed his image next to that of Judas Escariot, who in the New Testament narrative betrayed Jesus Christ to the Romans. </w:t>
      </w:r>
      <w:r w:rsidRPr="00786B79">
        <w:rPr>
          <w:rFonts w:eastAsia="Yu Gothic"/>
          <w:color w:val="000000" w:themeColor="text1"/>
        </w:rPr>
        <w:t xml:space="preserve">No other “heretic” was so thoroughly demonized in Church history without any genuine religious motive or justification. This situation remained the norm for centuries until Cardinal John Henry Newman (d. 1307/1890) published his work </w:t>
      </w:r>
      <w:r w:rsidRPr="00786B79">
        <w:rPr>
          <w:rFonts w:eastAsia="Yu Gothic"/>
          <w:i/>
          <w:iCs/>
          <w:color w:val="000000" w:themeColor="text1"/>
        </w:rPr>
        <w:t>The Arians of the Fourth Century</w:t>
      </w:r>
      <w:r w:rsidRPr="00786B79">
        <w:rPr>
          <w:rFonts w:eastAsia="Yu Gothic"/>
          <w:color w:val="000000" w:themeColor="text1"/>
        </w:rPr>
        <w:t xml:space="preserve">, which appeared in 1249/1833. With this book, Newman began the process of taking an honest and objective look at the historical Arius and his creed without demonizing him. Still Cardinal Newman continued to characterize Arius and Arians as radically Other, and--as a Roman Catholic who did not hold the “literalist” Evangelicals in high esteem--Newman portrayed Arius as a forerunner of “stolid Evangelicalism.” In his study of Arius, which appeared in 1327/1909, Adolf von Harnack (d. 1349/1930) did somewhat better, but he falsely presented Arius as a proponent of “Aristotelian rationalism,” while the historical Arius was a conservative Biblical exegete in the Alexandrian tradition. </w:t>
      </w:r>
      <w:r w:rsidRPr="00786B79">
        <w:rPr>
          <w:color w:val="000000" w:themeColor="text1"/>
        </w:rPr>
        <w:t>In 1350/1931, the German Church historian Walter Elliger (d. 1405/1985) asserted courageously that earlier Christian scholarship had radically misunderstood and misrepresented Arius, largely by reading him through his opponent’s eyes. Elliger refused to demonize Arius and sought “a genuine religious motive” for his teaching. It was especially after World War II, however, that consistently objective historical scholarship on Arius and his thought began to appear in the West. In demonizing Arius, the Trinitarian Church wrongly portrayed his teaching as a novel innovation based on Greek philosophical speculation. Far from being unconventional, Arius represented the conservative wing of the early Church. Instead of being a Greek philosopher and logician, he was an authorized teacher of Church doctrine and a learned religious scholar and Biblical commentator. He rooted himself in the early study-circles of earliest Christianity. Arius adhered closely to ancient Church practices even to the point of being anachronistic. He wore ascetic garb and comported himself according to the norms of the Church in the time of Christ.  By profession, he earned his livelihood as an interpreter of the Biblical scriptures. He was highly learned in Church tradition and expounded Biblical scripture with authority. His debate regarding God and the nature of Christ was fundamentally concerned with the use and misuse of scripture and its proper interpretation.</w:t>
      </w:r>
    </w:p>
  </w:footnote>
  <w:footnote w:id="108">
    <w:p w14:paraId="3EB6E831" w14:textId="77777777" w:rsidR="00344F6A" w:rsidRPr="00786B79" w:rsidRDefault="00344F6A" w:rsidP="00344F6A">
      <w:pPr>
        <w:rPr>
          <w:color w:val="000000" w:themeColor="text1"/>
          <w:sz w:val="20"/>
          <w:szCs w:val="20"/>
        </w:rPr>
      </w:pPr>
      <w:r w:rsidRPr="00786B79">
        <w:rPr>
          <w:rStyle w:val="FootnoteReference"/>
          <w:color w:val="000000" w:themeColor="text1"/>
          <w:sz w:val="20"/>
          <w:szCs w:val="20"/>
        </w:rPr>
        <w:footnoteRef/>
      </w:r>
      <w:r w:rsidRPr="00786B79">
        <w:rPr>
          <w:color w:val="000000" w:themeColor="text1"/>
          <w:sz w:val="20"/>
          <w:szCs w:val="20"/>
        </w:rPr>
        <w:t xml:space="preserve"> </w:t>
      </w:r>
      <w:r w:rsidRPr="00786B79">
        <w:rPr>
          <w:b/>
          <w:bCs/>
          <w:color w:val="000000" w:themeColor="text1"/>
          <w:sz w:val="20"/>
          <w:szCs w:val="20"/>
        </w:rPr>
        <w:t xml:space="preserve">The Cappadocian Fathers </w:t>
      </w:r>
      <w:r w:rsidRPr="00786B79">
        <w:rPr>
          <w:color w:val="000000" w:themeColor="text1"/>
          <w:sz w:val="20"/>
          <w:szCs w:val="20"/>
        </w:rPr>
        <w:t xml:space="preserve">refer to Saint Basil of Caesarea (d. 378 CE), his close friend, Saint Gregory of Nazianzus (d. 390 CE), and Basil’s younger brother, Saint Gregory of Nyssa (d. ca. 395). They were also known Traditionally as “the Three Cappadocians.” Their Trinitarian teachings became essential to the final definition of the Trinity in the First Council of Constantinople of 381 CE, which ratified and expanded upon the conclusions of the First Council of Nicaea, which was concerned with the “Deification” of Jesus Christ at the early stages of proto-Trinitarian Dogma. Nicaea had asserted that “the Son” was of the same substance (Greek: </w:t>
      </w:r>
      <w:r w:rsidRPr="00786B79">
        <w:rPr>
          <w:i/>
          <w:iCs/>
          <w:color w:val="000000" w:themeColor="text1"/>
          <w:sz w:val="20"/>
          <w:szCs w:val="20"/>
        </w:rPr>
        <w:t>homoousios</w:t>
      </w:r>
      <w:r w:rsidRPr="00786B79">
        <w:rPr>
          <w:color w:val="000000" w:themeColor="text1"/>
          <w:sz w:val="20"/>
          <w:szCs w:val="20"/>
        </w:rPr>
        <w:t>, Latin:</w:t>
      </w:r>
      <w:r w:rsidRPr="00786B79">
        <w:rPr>
          <w:i/>
          <w:iCs/>
          <w:color w:val="000000" w:themeColor="text1"/>
          <w:sz w:val="20"/>
          <w:szCs w:val="20"/>
        </w:rPr>
        <w:t xml:space="preserve"> consubstantius</w:t>
      </w:r>
      <w:r w:rsidRPr="00786B79">
        <w:rPr>
          <w:color w:val="000000" w:themeColor="text1"/>
          <w:sz w:val="20"/>
          <w:szCs w:val="20"/>
        </w:rPr>
        <w:t>) as “the Father,” thus rendering Jesus Christ as “God” and an object of worship. The Arian Christians taught instead that “the Son” was not like “the Father,” but had been created and was therefore not God. The Cappadocian Fathers were central to the final triumph of the Magisterial Church over the Theologies of Arianism and Apollinarianism and their subsequent persecution and obliteration</w:t>
      </w:r>
    </w:p>
  </w:footnote>
  <w:footnote w:id="109">
    <w:p w14:paraId="09F66962" w14:textId="77777777" w:rsidR="00344F6A" w:rsidRPr="00786B79" w:rsidRDefault="00344F6A" w:rsidP="00344F6A">
      <w:pPr>
        <w:autoSpaceDE w:val="0"/>
        <w:autoSpaceDN w:val="0"/>
        <w:adjustRightInd w:val="0"/>
        <w:rPr>
          <w:rFonts w:eastAsia="Yu Gothic"/>
          <w:color w:val="000000" w:themeColor="text1"/>
          <w:sz w:val="20"/>
          <w:szCs w:val="20"/>
        </w:rPr>
      </w:pPr>
      <w:r w:rsidRPr="00786B79">
        <w:rPr>
          <w:rStyle w:val="FootnoteReference"/>
          <w:color w:val="000000" w:themeColor="text1"/>
          <w:sz w:val="20"/>
          <w:szCs w:val="20"/>
        </w:rPr>
        <w:footnoteRef/>
      </w:r>
      <w:r w:rsidRPr="00786B79">
        <w:rPr>
          <w:color w:val="000000" w:themeColor="text1"/>
          <w:sz w:val="20"/>
          <w:szCs w:val="20"/>
        </w:rPr>
        <w:t xml:space="preserve"> </w:t>
      </w:r>
      <w:r w:rsidRPr="00786B79">
        <w:rPr>
          <w:b/>
          <w:bCs/>
          <w:color w:val="000000" w:themeColor="text1"/>
          <w:sz w:val="20"/>
          <w:szCs w:val="20"/>
        </w:rPr>
        <w:t xml:space="preserve">Saint Basil of Caesarea </w:t>
      </w:r>
      <w:r w:rsidRPr="00786B79">
        <w:rPr>
          <w:color w:val="000000" w:themeColor="text1"/>
          <w:sz w:val="20"/>
          <w:szCs w:val="20"/>
        </w:rPr>
        <w:t xml:space="preserve">(d. 378 CE) is also called Saint Basil the Great (Greek: </w:t>
      </w:r>
      <w:r w:rsidRPr="00786B79">
        <w:rPr>
          <w:i/>
          <w:iCs/>
          <w:color w:val="000000" w:themeColor="text1"/>
          <w:sz w:val="20"/>
          <w:szCs w:val="20"/>
        </w:rPr>
        <w:t>Hágios Basíleios ho Mégas</w:t>
      </w:r>
      <w:r w:rsidRPr="00786B79">
        <w:rPr>
          <w:color w:val="000000" w:themeColor="text1"/>
          <w:sz w:val="20"/>
          <w:szCs w:val="20"/>
        </w:rPr>
        <w:t xml:space="preserve">, </w:t>
      </w:r>
      <w:r w:rsidRPr="00786B79">
        <w:rPr>
          <w:i/>
          <w:iCs/>
          <w:color w:val="000000" w:themeColor="text1"/>
          <w:sz w:val="20"/>
          <w:szCs w:val="20"/>
        </w:rPr>
        <w:t>Ἅγιος Βασίλειος ὁ Μέγας</w:t>
      </w:r>
      <w:r w:rsidRPr="00786B79">
        <w:rPr>
          <w:color w:val="000000" w:themeColor="text1"/>
          <w:sz w:val="20"/>
          <w:szCs w:val="20"/>
        </w:rPr>
        <w:t xml:space="preserve">) was a Bishop in Cappadocia in Asia Minor (modern-day Turkey). He is revered as a Saint in both the Eastern and Western Magisterial Churches, including the Anglican and Lutheran Protestants. Saint Basil, his brother Gregory of Nyssa (d. ca. 395 CE), and his close friend Saint Gregory of Nazianzus (d. 390 CE) are known in Church history as the Cappadocian Fathers. He is noted for his opposition to Arian Christianity and Apollinaris of Laodicea (d. 382 CE), who opposed Arianism but also denied that Christ had a rational human Soul. Saint Basil is also known for his Theological elaboration of the Trinity in its final “Orthodox” form. Because of his elaboration of the “mysteries” of the Trinity, Saint Basil has been called by the Greek epithet of “Revealer of Heavenly Mysteries” (Greek: </w:t>
      </w:r>
      <w:r w:rsidRPr="00786B79">
        <w:rPr>
          <w:i/>
          <w:iCs/>
          <w:color w:val="000000" w:themeColor="text1"/>
          <w:sz w:val="20"/>
          <w:szCs w:val="20"/>
        </w:rPr>
        <w:t>Oúranophántōr</w:t>
      </w:r>
      <w:r w:rsidRPr="00786B79">
        <w:rPr>
          <w:color w:val="000000" w:themeColor="text1"/>
          <w:sz w:val="20"/>
          <w:szCs w:val="20"/>
        </w:rPr>
        <w:t xml:space="preserve">, </w:t>
      </w:r>
      <w:r w:rsidRPr="00786B79">
        <w:rPr>
          <w:i/>
          <w:iCs/>
          <w:color w:val="000000" w:themeColor="text1"/>
          <w:sz w:val="20"/>
          <w:szCs w:val="20"/>
        </w:rPr>
        <w:t>Οὐρανοφάντωρ</w:t>
      </w:r>
      <w:r w:rsidRPr="00786B79">
        <w:rPr>
          <w:color w:val="000000" w:themeColor="text1"/>
          <w:sz w:val="20"/>
          <w:szCs w:val="20"/>
        </w:rPr>
        <w:t xml:space="preserve">). Saint Basil’s powerful political connections with the elite of “New Rome” (Christian Byzantium; Latin: </w:t>
      </w:r>
      <w:r w:rsidRPr="00786B79">
        <w:rPr>
          <w:rFonts w:eastAsia="Yu Gothic"/>
          <w:i/>
          <w:iCs/>
          <w:color w:val="000000" w:themeColor="text1"/>
          <w:sz w:val="20"/>
          <w:szCs w:val="20"/>
        </w:rPr>
        <w:t>Nova R</w:t>
      </w:r>
      <w:r w:rsidRPr="00786B79">
        <w:rPr>
          <w:i/>
          <w:iCs/>
          <w:color w:val="000000" w:themeColor="text1"/>
          <w:sz w:val="20"/>
          <w:szCs w:val="20"/>
        </w:rPr>
        <w:t>ō</w:t>
      </w:r>
      <w:r w:rsidRPr="00786B79">
        <w:rPr>
          <w:rFonts w:eastAsia="Yu Gothic"/>
          <w:i/>
          <w:iCs/>
          <w:color w:val="000000" w:themeColor="text1"/>
          <w:sz w:val="20"/>
          <w:szCs w:val="20"/>
        </w:rPr>
        <w:t>ma</w:t>
      </w:r>
      <w:r w:rsidRPr="00786B79">
        <w:rPr>
          <w:rStyle w:val="apple-converted-space"/>
          <w:rFonts w:eastAsia="Yu Gothic Light"/>
          <w:i/>
          <w:iCs/>
          <w:color w:val="000000" w:themeColor="text1"/>
          <w:sz w:val="20"/>
          <w:szCs w:val="20"/>
          <w:shd w:val="clear" w:color="auto" w:fill="FFFFFF"/>
        </w:rPr>
        <w:t xml:space="preserve"> </w:t>
      </w:r>
      <w:r w:rsidRPr="00786B79">
        <w:rPr>
          <w:rStyle w:val="apple-converted-space"/>
          <w:rFonts w:eastAsia="Yu Gothic Light"/>
          <w:color w:val="000000" w:themeColor="text1"/>
          <w:sz w:val="20"/>
          <w:szCs w:val="20"/>
          <w:shd w:val="clear" w:color="auto" w:fill="FFFFFF"/>
        </w:rPr>
        <w:t xml:space="preserve">and </w:t>
      </w:r>
      <w:r w:rsidRPr="00786B79">
        <w:rPr>
          <w:rStyle w:val="apple-converted-space"/>
          <w:rFonts w:eastAsia="Yu Gothic Light"/>
          <w:i/>
          <w:iCs/>
          <w:color w:val="000000" w:themeColor="text1"/>
          <w:sz w:val="20"/>
          <w:szCs w:val="20"/>
          <w:shd w:val="clear" w:color="auto" w:fill="FFFFFF"/>
        </w:rPr>
        <w:t>R</w:t>
      </w:r>
      <w:r w:rsidRPr="00786B79">
        <w:rPr>
          <w:i/>
          <w:iCs/>
          <w:color w:val="000000" w:themeColor="text1"/>
          <w:sz w:val="20"/>
          <w:szCs w:val="20"/>
        </w:rPr>
        <w:t>ō</w:t>
      </w:r>
      <w:r w:rsidRPr="00786B79">
        <w:rPr>
          <w:rStyle w:val="apple-converted-space"/>
          <w:rFonts w:eastAsia="Yu Gothic Light"/>
          <w:i/>
          <w:iCs/>
          <w:color w:val="000000" w:themeColor="text1"/>
          <w:sz w:val="20"/>
          <w:szCs w:val="20"/>
          <w:shd w:val="clear" w:color="auto" w:fill="FFFFFF"/>
        </w:rPr>
        <w:t>m</w:t>
      </w:r>
      <w:r w:rsidRPr="00786B79">
        <w:rPr>
          <w:i/>
          <w:iCs/>
          <w:color w:val="000000" w:themeColor="text1"/>
          <w:sz w:val="20"/>
          <w:szCs w:val="20"/>
        </w:rPr>
        <w:t>ā</w:t>
      </w:r>
      <w:r w:rsidRPr="00786B79">
        <w:rPr>
          <w:rStyle w:val="apple-converted-space"/>
          <w:rFonts w:eastAsia="Yu Gothic Light"/>
          <w:i/>
          <w:iCs/>
          <w:color w:val="000000" w:themeColor="text1"/>
          <w:sz w:val="20"/>
          <w:szCs w:val="20"/>
          <w:shd w:val="clear" w:color="auto" w:fill="FFFFFF"/>
        </w:rPr>
        <w:t>nia</w:t>
      </w:r>
      <w:r w:rsidRPr="00786B79">
        <w:rPr>
          <w:color w:val="000000" w:themeColor="text1"/>
          <w:sz w:val="20"/>
          <w:szCs w:val="20"/>
        </w:rPr>
        <w:t>) was also crucial to the ultimate victory of Trinitarianism as the official Dogma of the Magisterial Church at the end of the fourth century CE. Saint Basil also elaborated guidelines for monastic life, liturgical prayer, and physical labor for communal monasticism in Eastern Christian realms.</w:t>
      </w:r>
    </w:p>
  </w:footnote>
  <w:footnote w:id="110">
    <w:p w14:paraId="4D359650" w14:textId="77777777" w:rsidR="00344F6A" w:rsidRPr="00786B79" w:rsidRDefault="00344F6A" w:rsidP="00344F6A">
      <w:pPr>
        <w:rPr>
          <w:color w:val="000000" w:themeColor="text1"/>
          <w:sz w:val="20"/>
          <w:szCs w:val="20"/>
        </w:rPr>
      </w:pPr>
      <w:r w:rsidRPr="00786B79">
        <w:rPr>
          <w:rStyle w:val="FootnoteReference"/>
          <w:color w:val="000000" w:themeColor="text1"/>
          <w:sz w:val="20"/>
          <w:szCs w:val="20"/>
        </w:rPr>
        <w:footnoteRef/>
      </w:r>
      <w:r w:rsidRPr="00786B79">
        <w:rPr>
          <w:color w:val="000000" w:themeColor="text1"/>
          <w:sz w:val="20"/>
          <w:szCs w:val="20"/>
        </w:rPr>
        <w:t xml:space="preserve"> </w:t>
      </w:r>
      <w:r w:rsidRPr="00786B79">
        <w:rPr>
          <w:b/>
          <w:bCs/>
          <w:color w:val="000000" w:themeColor="text1"/>
          <w:sz w:val="20"/>
          <w:szCs w:val="20"/>
        </w:rPr>
        <w:t xml:space="preserve">Saint Gregory of Nazianzus </w:t>
      </w:r>
      <w:r w:rsidRPr="00786B79">
        <w:rPr>
          <w:color w:val="000000" w:themeColor="text1"/>
          <w:sz w:val="20"/>
          <w:szCs w:val="20"/>
        </w:rPr>
        <w:t xml:space="preserve">(d. 390 CE) (Greek: </w:t>
      </w:r>
      <w:r w:rsidRPr="00786B79">
        <w:rPr>
          <w:i/>
          <w:iCs/>
          <w:color w:val="000000" w:themeColor="text1"/>
          <w:sz w:val="20"/>
          <w:szCs w:val="20"/>
          <w:lang w:val="el"/>
        </w:rPr>
        <w:t>Grēg</w:t>
      </w:r>
      <w:r w:rsidRPr="00786B79">
        <w:rPr>
          <w:i/>
          <w:iCs/>
          <w:color w:val="000000" w:themeColor="text1"/>
          <w:sz w:val="20"/>
          <w:szCs w:val="20"/>
        </w:rPr>
        <w:t>ó</w:t>
      </w:r>
      <w:r w:rsidRPr="00786B79">
        <w:rPr>
          <w:i/>
          <w:iCs/>
          <w:color w:val="000000" w:themeColor="text1"/>
          <w:sz w:val="20"/>
          <w:szCs w:val="20"/>
          <w:lang w:val="el"/>
        </w:rPr>
        <w:t>rios ho Nazianzēn</w:t>
      </w:r>
      <w:r w:rsidRPr="00786B79">
        <w:rPr>
          <w:i/>
          <w:iCs/>
          <w:color w:val="000000" w:themeColor="text1"/>
          <w:sz w:val="20"/>
          <w:szCs w:val="20"/>
        </w:rPr>
        <w:t>ó</w:t>
      </w:r>
      <w:r w:rsidRPr="00786B79">
        <w:rPr>
          <w:i/>
          <w:iCs/>
          <w:color w:val="000000" w:themeColor="text1"/>
          <w:sz w:val="20"/>
          <w:szCs w:val="20"/>
          <w:lang w:val="el"/>
        </w:rPr>
        <w:t>s</w:t>
      </w:r>
      <w:r w:rsidRPr="00786B79">
        <w:rPr>
          <w:color w:val="000000" w:themeColor="text1"/>
          <w:sz w:val="20"/>
          <w:szCs w:val="20"/>
          <w:lang w:val="el"/>
        </w:rPr>
        <w:t xml:space="preserve">, </w:t>
      </w:r>
      <w:r w:rsidRPr="00786B79">
        <w:rPr>
          <w:i/>
          <w:iCs/>
          <w:color w:val="000000" w:themeColor="text1"/>
          <w:sz w:val="20"/>
          <w:szCs w:val="20"/>
          <w:lang w:val="el-GR"/>
        </w:rPr>
        <w:t>Γρηγόριος ὁ Ναζιανζηνός</w:t>
      </w:r>
      <w:r w:rsidRPr="00786B79">
        <w:rPr>
          <w:color w:val="000000" w:themeColor="text1"/>
          <w:sz w:val="20"/>
          <w:szCs w:val="20"/>
          <w:lang w:val="el-GR"/>
        </w:rPr>
        <w:t>) is also known as Gregory the Theologian.</w:t>
      </w:r>
      <w:r w:rsidRPr="00786B79">
        <w:rPr>
          <w:color w:val="000000" w:themeColor="text1"/>
          <w:sz w:val="20"/>
          <w:szCs w:val="20"/>
        </w:rPr>
        <w:t xml:space="preserve"> He was a close friend of Saint Basil of Caesarea (d. 378 CE), and the two of them along with Saint Basil’s brother, Gregory of Nyssa (d. ca. 395 CE), constitute the “Cappadocian Fathers” of the Trinitarian Church. He is revered as a Saint and “Great Father” in both the Eastern and Western Magisterial Churches, including the Anglican and Lutheran Protestants. Gregory of Nazianzus was a classically trained orator and philosopher and was one of the most accomplished rhetoricians of early Christianity. He instilled Hellenism in the early Church, establishing Hellenistic thought among the Theologians and Clergy of the Eastern Church. He constituted a major influence on the development of Trinitarian Theology in the Magisterial Church for both Greek- and Latin-speaking Theologians. Among all Trinitarians, he stands out as </w:t>
      </w:r>
      <w:r w:rsidRPr="00786B79">
        <w:rPr>
          <w:i/>
          <w:iCs/>
          <w:color w:val="000000" w:themeColor="text1"/>
          <w:sz w:val="20"/>
          <w:szCs w:val="20"/>
        </w:rPr>
        <w:t>the</w:t>
      </w:r>
      <w:r w:rsidRPr="00786B79">
        <w:rPr>
          <w:color w:val="000000" w:themeColor="text1"/>
          <w:sz w:val="20"/>
          <w:szCs w:val="20"/>
        </w:rPr>
        <w:t xml:space="preserve"> “Trinitarian Theologian.”</w:t>
      </w:r>
    </w:p>
  </w:footnote>
  <w:footnote w:id="111">
    <w:p w14:paraId="1BD4605E" w14:textId="77777777" w:rsidR="00344F6A" w:rsidRPr="00786B79" w:rsidRDefault="00344F6A" w:rsidP="00344F6A">
      <w:pPr>
        <w:autoSpaceDE w:val="0"/>
        <w:autoSpaceDN w:val="0"/>
        <w:adjustRightInd w:val="0"/>
        <w:rPr>
          <w:rFonts w:eastAsia="Yu Gothic"/>
          <w:color w:val="000000" w:themeColor="text1"/>
          <w:sz w:val="20"/>
          <w:szCs w:val="20"/>
        </w:rPr>
      </w:pPr>
      <w:r w:rsidRPr="00786B79">
        <w:rPr>
          <w:rStyle w:val="FootnoteReference"/>
          <w:color w:val="000000" w:themeColor="text1"/>
          <w:sz w:val="20"/>
          <w:szCs w:val="20"/>
        </w:rPr>
        <w:footnoteRef/>
      </w:r>
      <w:r w:rsidRPr="00786B79">
        <w:rPr>
          <w:color w:val="000000" w:themeColor="text1"/>
          <w:sz w:val="20"/>
          <w:szCs w:val="20"/>
        </w:rPr>
        <w:t xml:space="preserve"> In their Trinitarian Theology, the Cappadocian Fathers were preceded in the third century CE by </w:t>
      </w:r>
      <w:r w:rsidRPr="00786B79">
        <w:rPr>
          <w:rFonts w:eastAsia="Yu Gothic"/>
          <w:color w:val="000000" w:themeColor="text1"/>
          <w:sz w:val="20"/>
          <w:szCs w:val="20"/>
        </w:rPr>
        <w:t xml:space="preserve">Gregory Thaumaturgus (d. 270 CE) (Greek: </w:t>
      </w:r>
      <w:r w:rsidRPr="00786B79">
        <w:rPr>
          <w:rFonts w:eastAsia="Yu Gothic"/>
          <w:i/>
          <w:iCs/>
          <w:color w:val="000000" w:themeColor="text1"/>
          <w:sz w:val="20"/>
          <w:szCs w:val="20"/>
        </w:rPr>
        <w:t>Grēgórios ho Thaumatourgós</w:t>
      </w:r>
      <w:r w:rsidRPr="00786B79">
        <w:rPr>
          <w:rFonts w:eastAsia="Yu Gothic"/>
          <w:color w:val="000000" w:themeColor="text1"/>
          <w:sz w:val="20"/>
          <w:szCs w:val="20"/>
        </w:rPr>
        <w:t>,</w:t>
      </w:r>
      <w:r w:rsidRPr="00786B79">
        <w:rPr>
          <w:rFonts w:eastAsia="Yu Gothic"/>
          <w:i/>
          <w:iCs/>
          <w:color w:val="000000" w:themeColor="text1"/>
          <w:sz w:val="20"/>
          <w:szCs w:val="20"/>
        </w:rPr>
        <w:t xml:space="preserve"> Γρηγόριος ὁ Θαυματουργός</w:t>
      </w:r>
      <w:r w:rsidRPr="00786B79">
        <w:rPr>
          <w:rFonts w:eastAsia="Yu Gothic"/>
          <w:color w:val="000000" w:themeColor="text1"/>
          <w:sz w:val="20"/>
          <w:szCs w:val="20"/>
        </w:rPr>
        <w:t xml:space="preserve">, meaning “Gregory the Miracle-Worker;” Latin: </w:t>
      </w:r>
      <w:r w:rsidRPr="00786B79">
        <w:rPr>
          <w:rFonts w:eastAsia="Yu Gothic"/>
          <w:i/>
          <w:iCs/>
          <w:color w:val="000000" w:themeColor="text1"/>
          <w:sz w:val="20"/>
          <w:szCs w:val="20"/>
        </w:rPr>
        <w:t>Gregorius Thaumaturgus</w:t>
      </w:r>
      <w:r w:rsidRPr="00786B79">
        <w:rPr>
          <w:rFonts w:eastAsia="Yu Gothic"/>
          <w:color w:val="000000" w:themeColor="text1"/>
          <w:sz w:val="20"/>
          <w:szCs w:val="20"/>
        </w:rPr>
        <w:t>), who asserted of the unity and eternity of the three Persons of the Trinity and closely associated the Holy Spirit with the Son. Gregory Thaumaturgus was born into a wealthy Pagan family in Pontus in modern-day Turkey. He embraced Christianity and was appointed as a Bishop in his region, and he is canonized as a Saint in the Roman Catholic and Greek Orthodox Churches. The Theological work of Gregory Thaumaturgus appears to be the starting point of the Cappadocian Fathers. Little of the original writings of Gregory Thaumaturgus have survived, and—despite his historical importance—we know relatively little about his life or teachings.</w:t>
      </w:r>
    </w:p>
  </w:footnote>
  <w:footnote w:id="112">
    <w:p w14:paraId="3D81BFCE" w14:textId="77777777" w:rsidR="00344F6A" w:rsidRPr="00786B79" w:rsidRDefault="00344F6A" w:rsidP="00344F6A">
      <w:pPr>
        <w:autoSpaceDE w:val="0"/>
        <w:autoSpaceDN w:val="0"/>
        <w:adjustRightInd w:val="0"/>
        <w:rPr>
          <w:rFonts w:eastAsia="Yu Gothic"/>
          <w:color w:val="000000" w:themeColor="text1"/>
          <w:sz w:val="20"/>
          <w:szCs w:val="20"/>
        </w:rPr>
      </w:pPr>
      <w:r w:rsidRPr="00786B79">
        <w:rPr>
          <w:rStyle w:val="FootnoteReference"/>
          <w:color w:val="000000" w:themeColor="text1"/>
          <w:sz w:val="20"/>
          <w:szCs w:val="20"/>
        </w:rPr>
        <w:footnoteRef/>
      </w:r>
      <w:r w:rsidRPr="00786B79">
        <w:rPr>
          <w:color w:val="000000" w:themeColor="text1"/>
          <w:sz w:val="20"/>
          <w:szCs w:val="20"/>
        </w:rPr>
        <w:t xml:space="preserve"> Saint </w:t>
      </w:r>
      <w:r w:rsidRPr="00786B79">
        <w:rPr>
          <w:rFonts w:eastAsia="Yu Gothic"/>
          <w:color w:val="000000" w:themeColor="text1"/>
          <w:sz w:val="20"/>
          <w:szCs w:val="20"/>
        </w:rPr>
        <w:t xml:space="preserve">Gregory of Nazianzus stated, for example: “The three Persons have equality of nature, unanimity of judgment, identity of action, and concurrence of the other two Persons with the One from whom they are derived. There is numerical difference but no division or separation in being. Saint Gregory of Nyssa was asked in conjunction of the damning charge of Tritheism: “If Peter, James, and John are three men, why may we not speak of Father, Son, and Holy Spirit as three gods?” Saint Gregory of Nyssa replied: “The word God denotes ‘being’ or ‘essence,’ not ‘person.’” Strictly speaking in referring alike to God and Man we ought to maintain the oneness of their </w:t>
      </w:r>
      <w:r w:rsidRPr="00786B79">
        <w:rPr>
          <w:rFonts w:eastAsia="Yu Gothic"/>
          <w:i/>
          <w:iCs/>
          <w:color w:val="000000" w:themeColor="text1"/>
          <w:sz w:val="20"/>
          <w:szCs w:val="20"/>
        </w:rPr>
        <w:t>Oùsía</w:t>
      </w:r>
      <w:r w:rsidRPr="00786B79">
        <w:rPr>
          <w:rFonts w:eastAsia="Yu Gothic"/>
          <w:color w:val="000000" w:themeColor="text1"/>
          <w:sz w:val="20"/>
          <w:szCs w:val="20"/>
        </w:rPr>
        <w:t xml:space="preserve"> or being in each case. It is only by an incorrect manner of speech that we use the plural and speak of “three Men,” seeing that the </w:t>
      </w:r>
      <w:r w:rsidRPr="00786B79">
        <w:rPr>
          <w:rFonts w:eastAsia="Yu Gothic"/>
          <w:i/>
          <w:iCs/>
          <w:color w:val="000000" w:themeColor="text1"/>
          <w:sz w:val="20"/>
          <w:szCs w:val="20"/>
        </w:rPr>
        <w:t>Oùsía</w:t>
      </w:r>
      <w:r w:rsidRPr="00786B79">
        <w:rPr>
          <w:rFonts w:eastAsia="Yu Gothic"/>
          <w:color w:val="000000" w:themeColor="text1"/>
          <w:sz w:val="20"/>
          <w:szCs w:val="20"/>
        </w:rPr>
        <w:t xml:space="preserve"> “Man” is one and the same in all three cases. Similarly, in the Godhead, the </w:t>
      </w:r>
      <w:r w:rsidRPr="00786B79">
        <w:rPr>
          <w:rFonts w:eastAsia="Yu Gothic"/>
          <w:i/>
          <w:iCs/>
          <w:color w:val="000000" w:themeColor="text1"/>
          <w:sz w:val="20"/>
          <w:szCs w:val="20"/>
        </w:rPr>
        <w:t>Oùsía</w:t>
      </w:r>
      <w:r w:rsidRPr="00786B79">
        <w:rPr>
          <w:rFonts w:eastAsia="Yu Gothic"/>
          <w:color w:val="000000" w:themeColor="text1"/>
          <w:sz w:val="20"/>
          <w:szCs w:val="20"/>
        </w:rPr>
        <w:t xml:space="preserve"> of the three Persons is one and the same. He then insists that individual Men, however, are distinguished from each other by varing relations of time, place, and circumstance, but this is not true the three Persons of the Trinity, because they have a constant causal interrelationship. </w:t>
      </w:r>
    </w:p>
    <w:p w14:paraId="35A80A84" w14:textId="77777777" w:rsidR="00344F6A" w:rsidRPr="00786B79" w:rsidRDefault="00344F6A" w:rsidP="00344F6A">
      <w:pPr>
        <w:pStyle w:val="FootnoteText1"/>
        <w:rPr>
          <w:color w:val="000000" w:themeColor="text1"/>
        </w:rPr>
      </w:pPr>
    </w:p>
  </w:footnote>
  <w:footnote w:id="113">
    <w:p w14:paraId="4D26BD71" w14:textId="77777777" w:rsidR="00DC7347" w:rsidRPr="00786B79" w:rsidRDefault="00DC7347" w:rsidP="00DC7347">
      <w:pPr>
        <w:autoSpaceDE w:val="0"/>
        <w:autoSpaceDN w:val="0"/>
        <w:adjustRightInd w:val="0"/>
        <w:rPr>
          <w:rFonts w:eastAsia="Yu Gothic"/>
          <w:color w:val="000000" w:themeColor="text1"/>
          <w:sz w:val="20"/>
          <w:szCs w:val="20"/>
        </w:rPr>
      </w:pPr>
      <w:r w:rsidRPr="00786B79">
        <w:rPr>
          <w:rStyle w:val="FootnoteReference"/>
          <w:color w:val="000000" w:themeColor="text1"/>
          <w:sz w:val="20"/>
          <w:szCs w:val="20"/>
        </w:rPr>
        <w:footnoteRef/>
      </w:r>
      <w:r w:rsidRPr="00786B79">
        <w:rPr>
          <w:color w:val="000000" w:themeColor="text1"/>
          <w:sz w:val="20"/>
          <w:szCs w:val="20"/>
        </w:rPr>
        <w:t xml:space="preserve"> </w:t>
      </w:r>
      <w:r w:rsidRPr="00786B79">
        <w:rPr>
          <w:b/>
          <w:bCs/>
          <w:color w:val="000000" w:themeColor="text1"/>
          <w:sz w:val="20"/>
          <w:szCs w:val="20"/>
        </w:rPr>
        <w:t xml:space="preserve">Saint Augustine </w:t>
      </w:r>
      <w:r w:rsidRPr="00786B79">
        <w:rPr>
          <w:color w:val="000000" w:themeColor="text1"/>
          <w:sz w:val="20"/>
          <w:szCs w:val="20"/>
        </w:rPr>
        <w:t xml:space="preserve">of Hippo (d. 430 CE) was a Theologian of Roman North Africa (Tunisia). Before his conversion to Christianity </w:t>
      </w:r>
      <w:r w:rsidRPr="00786B79">
        <w:rPr>
          <w:rFonts w:eastAsia="Yu Gothic"/>
          <w:color w:val="000000" w:themeColor="text1"/>
          <w:sz w:val="20"/>
          <w:szCs w:val="20"/>
        </w:rPr>
        <w:t>Augustine had been libertine and then became a Manichaean dualist--as he notes in his biographical writings--he embraced the Church and was baptized in the year 387 CE, forty-three years before his death.</w:t>
      </w:r>
      <w:r w:rsidRPr="00786B79">
        <w:rPr>
          <w:color w:val="000000" w:themeColor="text1"/>
          <w:sz w:val="20"/>
          <w:szCs w:val="20"/>
        </w:rPr>
        <w:t xml:space="preserve"> He was the bishop of Hippo Regius (present-day ‘Annāba [Annaba]). His writings profoundly impacted the development of Western Christianity and Western civilization in general.</w:t>
      </w:r>
      <w:r w:rsidRPr="00786B79">
        <w:rPr>
          <w:rFonts w:eastAsia="Yu Gothic"/>
          <w:color w:val="000000" w:themeColor="text1"/>
          <w:sz w:val="20"/>
          <w:szCs w:val="20"/>
        </w:rPr>
        <w:t xml:space="preserve"> Among these is his book </w:t>
      </w:r>
      <w:r w:rsidRPr="00786B79">
        <w:rPr>
          <w:rFonts w:eastAsia="Yu Gothic"/>
          <w:i/>
          <w:iCs/>
          <w:color w:val="000000" w:themeColor="text1"/>
          <w:sz w:val="20"/>
          <w:szCs w:val="20"/>
        </w:rPr>
        <w:t>On the City of God against the Pagans</w:t>
      </w:r>
      <w:r w:rsidRPr="00786B79">
        <w:rPr>
          <w:rFonts w:eastAsia="Yu Gothic"/>
          <w:color w:val="000000" w:themeColor="text1"/>
          <w:sz w:val="20"/>
          <w:szCs w:val="20"/>
        </w:rPr>
        <w:t xml:space="preserve"> (Latin: </w:t>
      </w:r>
      <w:r w:rsidRPr="00786B79">
        <w:rPr>
          <w:i/>
          <w:iCs/>
          <w:color w:val="000000" w:themeColor="text1"/>
          <w:sz w:val="20"/>
          <w:szCs w:val="20"/>
          <w:lang w:val="la-Latn"/>
        </w:rPr>
        <w:t>De civitate Dei contra paganos</w:t>
      </w:r>
      <w:r w:rsidRPr="00786B79">
        <w:rPr>
          <w:rFonts w:eastAsia="Yu Gothic"/>
          <w:color w:val="000000" w:themeColor="text1"/>
          <w:sz w:val="20"/>
          <w:szCs w:val="20"/>
        </w:rPr>
        <w:t>), which defends Christianity against the allegations that it led to the decline of the Roman Empire and is considered a cornerstone of Western thought and one of Saint Augustine’s most important works. As we will discuss later under our presentation of God’s Messenger Adam, the doctrine of Original Sin as known in Western Christianity is one of several teachings of Saint Augustine that have profoundly molded the Church, but it is not shared by the Orthodox or Eastern Churches nor by the Jewish Rabbis. Saint Augustine who coined the term “Original Sin” (</w:t>
      </w:r>
      <w:r w:rsidRPr="00786B79">
        <w:rPr>
          <w:rFonts w:eastAsia="Yu Gothic"/>
          <w:i/>
          <w:iCs/>
          <w:color w:val="000000" w:themeColor="text1"/>
          <w:sz w:val="20"/>
          <w:szCs w:val="20"/>
        </w:rPr>
        <w:t>Peccatum Originis</w:t>
      </w:r>
      <w:r w:rsidRPr="00786B79">
        <w:rPr>
          <w:rFonts w:eastAsia="Yu Gothic"/>
          <w:color w:val="000000" w:themeColor="text1"/>
          <w:sz w:val="20"/>
          <w:szCs w:val="20"/>
        </w:rPr>
        <w:t>), which is also called “inherited sin” (</w:t>
      </w:r>
      <w:r w:rsidRPr="00786B79">
        <w:rPr>
          <w:rFonts w:eastAsia="Yu Gothic"/>
          <w:i/>
          <w:iCs/>
          <w:color w:val="000000" w:themeColor="text1"/>
          <w:sz w:val="20"/>
          <w:szCs w:val="20"/>
        </w:rPr>
        <w:t>tradux peccati</w:t>
      </w:r>
      <w:r w:rsidRPr="00786B79">
        <w:rPr>
          <w:rFonts w:eastAsia="Yu Gothic"/>
          <w:color w:val="000000" w:themeColor="text1"/>
          <w:sz w:val="20"/>
          <w:szCs w:val="20"/>
        </w:rPr>
        <w:t>) and framed its theological underpennings. He may also be called “the father of the Inquistion,” since he firmly upheld it and gave it theological justification, as we will see later. In his native North Africa Bishop of Hippo, Saint Augustine carried out a relentless campaign against the indigenous Christian Donatists from 399 CE until 412 CE. Before Saint Augustine, Trinitarian theology was not a high priority among the North African Church leaders, who regarded God as the Father and Christ as the Savior and Judge. God was One and omnipotent. The Christian leader Donatus--from whom the Donatists took their name--was accused of being an Arian, but few North African Christians showed any concern about the matter. It was during the period of his persecution of the Donatists that Saint. Augustine formulated his theological conception of the Inquisition and the imperative of using state coercion to support the Roman Catholic cause and create doctrinal unity. Saint Augustine instituted a new type of Christianity in which the Church becamesthe central power to a degree unknown in the East. For Saint Augustine, the Catholic Church was “the congregation of Sains” (</w:t>
      </w:r>
      <w:r w:rsidRPr="00786B79">
        <w:rPr>
          <w:rFonts w:eastAsia="Yu Gothic"/>
          <w:i/>
          <w:iCs/>
          <w:color w:val="000000" w:themeColor="text1"/>
          <w:sz w:val="20"/>
          <w:szCs w:val="20"/>
        </w:rPr>
        <w:t>congregatio Sanctorum</w:t>
      </w:r>
      <w:r w:rsidRPr="00786B79">
        <w:rPr>
          <w:rFonts w:eastAsia="Yu Gothic"/>
          <w:color w:val="000000" w:themeColor="text1"/>
          <w:sz w:val="20"/>
          <w:szCs w:val="20"/>
        </w:rPr>
        <w:t xml:space="preserve">) and the Body of Christ. In his </w:t>
      </w:r>
      <w:r w:rsidRPr="00786B79">
        <w:rPr>
          <w:rFonts w:eastAsia="Yu Gothic"/>
          <w:i/>
          <w:iCs/>
          <w:color w:val="000000" w:themeColor="text1"/>
          <w:sz w:val="20"/>
          <w:szCs w:val="20"/>
        </w:rPr>
        <w:t>City of God</w:t>
      </w:r>
      <w:r w:rsidRPr="00786B79">
        <w:rPr>
          <w:rFonts w:eastAsia="Yu Gothic"/>
          <w:color w:val="000000" w:themeColor="text1"/>
          <w:sz w:val="20"/>
          <w:szCs w:val="20"/>
        </w:rPr>
        <w:t xml:space="preserve">, calls it “the kingdom of God on earth.” The Roman Catholic Church emerged as Saint Augustine’s monument. It is of note, however, that Augustine’s work in the North African Church was soon swept away by the Arian Christian Vandals, who became the rulers of North Africa subsequent to his death. One of Saint Augustine’s worst faults was that he pursued each controversy to the bitter end. Moreover, he was a lover of controversy and a harsh victor when he won, being unable to concede the least right to any opponent. For Augustine, all surrender had to be unconditional. Despite his many failings, Saint Augustine was a uniquely gifted thinker and was the first major Christian Neoplatonist, and he combined Platonic “exemplarism” with Christian notions of Divine Illumination. His thoughts and insights made up the substance of Catholic Western Europe during the Early Middle Ages until the time of Saint Thomas Aquinas </w:t>
      </w:r>
      <w:r w:rsidRPr="00786B79">
        <w:rPr>
          <w:color w:val="000000" w:themeColor="text1"/>
          <w:sz w:val="20"/>
          <w:szCs w:val="20"/>
        </w:rPr>
        <w:t>(d. 672/</w:t>
      </w:r>
      <w:r w:rsidRPr="00786B79">
        <w:rPr>
          <w:color w:val="000000" w:themeColor="text1"/>
          <w:sz w:val="20"/>
          <w:szCs w:val="20"/>
          <w:shd w:val="clear" w:color="auto" w:fill="FFFFFF"/>
        </w:rPr>
        <w:t>1274</w:t>
      </w:r>
      <w:r w:rsidRPr="00786B79">
        <w:rPr>
          <w:color w:val="000000" w:themeColor="text1"/>
          <w:sz w:val="20"/>
          <w:szCs w:val="20"/>
        </w:rPr>
        <w:t>)</w:t>
      </w:r>
      <w:r w:rsidRPr="00786B79">
        <w:rPr>
          <w:rFonts w:eastAsia="Yu Gothic"/>
          <w:color w:val="000000" w:themeColor="text1"/>
          <w:sz w:val="20"/>
          <w:szCs w:val="20"/>
        </w:rPr>
        <w:t>, who was deeply influenced by the Aristotelianism of Ibn Rushd (Averroës)</w:t>
      </w:r>
      <w:r w:rsidRPr="00786B79">
        <w:rPr>
          <w:color w:val="000000" w:themeColor="text1"/>
          <w:sz w:val="20"/>
          <w:szCs w:val="20"/>
        </w:rPr>
        <w:t xml:space="preserve"> (d. 595/1198)</w:t>
      </w:r>
      <w:r w:rsidRPr="00786B79">
        <w:rPr>
          <w:rFonts w:eastAsia="Yu Gothic"/>
          <w:color w:val="000000" w:themeColor="text1"/>
          <w:sz w:val="20"/>
          <w:szCs w:val="20"/>
        </w:rPr>
        <w:t xml:space="preserve">, which dominated Western thought from the High Middle Ages until the Early Modern Period. Prior to this, however, Saint Augustine was powerfully revived by Martin Luther and other figures of the Protestant Reformation. </w:t>
      </w:r>
      <w:r w:rsidRPr="00786B79">
        <w:rPr>
          <w:rFonts w:eastAsia="MS Mincho"/>
          <w:color w:val="000000" w:themeColor="text1"/>
          <w:sz w:val="20"/>
          <w:szCs w:val="20"/>
        </w:rPr>
        <w:t>Augustine’s doctrine of Divine Illumination was an essential underpinning of truth well into the Late Middle Ages. It was, however, cast to the wayside by Saint Thomas Aquinas and Duns Scotus (d. 1308). Their Aristotelian “immanentist” naturalizing tendencies in epistemology, set the stage for the subsequent downgrading of Augustinian doctrines of Divine Illumination. Duns Scotus dealt the deathblow to Saint Augustine’s doctrine of Divine Illumination, and it never again fully recovered. For Scotus, “certain and pure truth” is achievable but by means of our mere natural faculties, chiefly by way of the reduction of speculative propositions to such as are self-evident. In one fell swoop, he naturalized knowledge and truth. Despite Augustine’s centrality to European Christianity and its Medieval Scholastic traditions, Augustine seems to have had no significant influence upon the Islamic world. In this regard, he is similar to Fakhr-al-D</w:t>
      </w:r>
      <w:r w:rsidRPr="00786B79">
        <w:rPr>
          <w:color w:val="000000" w:themeColor="text1"/>
          <w:sz w:val="20"/>
          <w:szCs w:val="20"/>
        </w:rPr>
        <w:t>ī</w:t>
      </w:r>
      <w:r w:rsidRPr="00786B79">
        <w:rPr>
          <w:rFonts w:eastAsia="MS Mincho"/>
          <w:color w:val="000000" w:themeColor="text1"/>
          <w:sz w:val="20"/>
          <w:szCs w:val="20"/>
        </w:rPr>
        <w:t>n al-R</w:t>
      </w:r>
      <w:r w:rsidRPr="00786B79">
        <w:rPr>
          <w:color w:val="000000" w:themeColor="text1"/>
          <w:sz w:val="20"/>
          <w:szCs w:val="20"/>
        </w:rPr>
        <w:t>ā</w:t>
      </w:r>
      <w:r w:rsidRPr="00786B79">
        <w:rPr>
          <w:rFonts w:eastAsia="MS Mincho"/>
          <w:color w:val="000000" w:themeColor="text1"/>
          <w:sz w:val="20"/>
          <w:szCs w:val="20"/>
        </w:rPr>
        <w:t>z</w:t>
      </w:r>
      <w:r w:rsidRPr="00786B79">
        <w:rPr>
          <w:color w:val="000000" w:themeColor="text1"/>
          <w:sz w:val="20"/>
          <w:szCs w:val="20"/>
        </w:rPr>
        <w:t>ī (d. 605/1209)</w:t>
      </w:r>
      <w:r w:rsidRPr="00786B79">
        <w:rPr>
          <w:rFonts w:eastAsia="MS Mincho"/>
          <w:color w:val="000000" w:themeColor="text1"/>
          <w:sz w:val="20"/>
          <w:szCs w:val="20"/>
        </w:rPr>
        <w:t>, who—as noted in the Introduction—exercised profound influence upon the Muslim World, but was little known in the Christian West.</w:t>
      </w:r>
    </w:p>
  </w:footnote>
  <w:footnote w:id="114">
    <w:p w14:paraId="623E88BE" w14:textId="77777777" w:rsidR="00DC7347" w:rsidRPr="00786B79" w:rsidRDefault="00DC7347" w:rsidP="00DC7347">
      <w:pPr>
        <w:rPr>
          <w:rFonts w:eastAsia="Yu Gothic"/>
          <w:b/>
          <w:bCs/>
          <w:color w:val="000000" w:themeColor="text1"/>
          <w:sz w:val="20"/>
          <w:szCs w:val="20"/>
        </w:rPr>
      </w:pPr>
      <w:r w:rsidRPr="00786B79">
        <w:rPr>
          <w:rStyle w:val="FootnoteReference"/>
          <w:color w:val="000000" w:themeColor="text1"/>
          <w:sz w:val="20"/>
          <w:szCs w:val="20"/>
        </w:rPr>
        <w:footnoteRef/>
      </w:r>
      <w:r w:rsidRPr="00786B79">
        <w:rPr>
          <w:color w:val="000000" w:themeColor="text1"/>
          <w:sz w:val="20"/>
          <w:szCs w:val="20"/>
        </w:rPr>
        <w:t xml:space="preserve"> </w:t>
      </w:r>
      <w:r w:rsidRPr="00786B79">
        <w:rPr>
          <w:rFonts w:eastAsia="Yu Gothic"/>
          <w:b/>
          <w:bCs/>
          <w:color w:val="000000" w:themeColor="text1"/>
          <w:sz w:val="20"/>
          <w:szCs w:val="20"/>
        </w:rPr>
        <w:t xml:space="preserve">Hippo </w:t>
      </w:r>
      <w:r w:rsidRPr="00786B79">
        <w:rPr>
          <w:rFonts w:eastAsia="Yu Gothic"/>
          <w:color w:val="000000" w:themeColor="text1"/>
          <w:sz w:val="20"/>
          <w:szCs w:val="20"/>
        </w:rPr>
        <w:t>(Arabi</w:t>
      </w:r>
      <w:r>
        <w:rPr>
          <w:rFonts w:eastAsia="Yu Gothic"/>
          <w:color w:val="000000" w:themeColor="text1"/>
          <w:sz w:val="20"/>
          <w:szCs w:val="20"/>
        </w:rPr>
        <w:t>c</w:t>
      </w:r>
      <w:r w:rsidRPr="00786B79">
        <w:rPr>
          <w:rFonts w:eastAsia="Yu Gothic"/>
          <w:color w:val="000000" w:themeColor="text1"/>
          <w:sz w:val="20"/>
          <w:szCs w:val="20"/>
        </w:rPr>
        <w:t xml:space="preserve">: </w:t>
      </w:r>
      <w:r w:rsidRPr="00786B79">
        <w:rPr>
          <w:i/>
          <w:iCs/>
          <w:color w:val="000000" w:themeColor="text1"/>
          <w:sz w:val="20"/>
          <w:szCs w:val="20"/>
        </w:rPr>
        <w:t>‘Annāba</w:t>
      </w:r>
      <w:r w:rsidRPr="00786B79">
        <w:rPr>
          <w:rFonts w:eastAsia="Yu Gothic"/>
          <w:color w:val="000000" w:themeColor="text1"/>
          <w:sz w:val="20"/>
          <w:szCs w:val="20"/>
        </w:rPr>
        <w:t>; Punic-Cannanite:</w:t>
      </w:r>
      <w:r w:rsidRPr="00786B79">
        <w:rPr>
          <w:rFonts w:eastAsia="Yu Gothic"/>
          <w:b/>
          <w:bCs/>
          <w:color w:val="000000" w:themeColor="text1"/>
          <w:sz w:val="20"/>
          <w:szCs w:val="20"/>
        </w:rPr>
        <w:t xml:space="preserve"> </w:t>
      </w:r>
      <w:r w:rsidRPr="00786B79">
        <w:rPr>
          <w:i/>
          <w:iCs/>
          <w:color w:val="000000" w:themeColor="text1"/>
          <w:sz w:val="20"/>
          <w:szCs w:val="20"/>
        </w:rPr>
        <w:t>Ûbôn</w:t>
      </w:r>
      <w:r w:rsidRPr="00786B79">
        <w:rPr>
          <w:color w:val="000000" w:themeColor="text1"/>
          <w:sz w:val="20"/>
          <w:szCs w:val="20"/>
        </w:rPr>
        <w:t xml:space="preserve">, meaning “harbor”; Roman Latin: </w:t>
      </w:r>
      <w:r w:rsidRPr="00786B79">
        <w:rPr>
          <w:i/>
          <w:iCs/>
          <w:color w:val="000000" w:themeColor="text1"/>
          <w:sz w:val="20"/>
          <w:szCs w:val="20"/>
        </w:rPr>
        <w:t>Hippo Regius</w:t>
      </w:r>
      <w:r w:rsidRPr="00786B79">
        <w:rPr>
          <w:color w:val="000000" w:themeColor="text1"/>
          <w:sz w:val="20"/>
          <w:szCs w:val="20"/>
        </w:rPr>
        <w:t xml:space="preserve"> or “Royal Hippo”) was an ancient Phoenician harbor and later a major city in Roman North Africa on the site of present-day Annaba (Arabic: </w:t>
      </w:r>
      <w:r w:rsidRPr="00786B79">
        <w:rPr>
          <w:i/>
          <w:iCs/>
          <w:color w:val="000000" w:themeColor="text1"/>
          <w:sz w:val="20"/>
          <w:szCs w:val="20"/>
        </w:rPr>
        <w:t>‘Annāba</w:t>
      </w:r>
      <w:r w:rsidRPr="00786B79">
        <w:rPr>
          <w:color w:val="000000" w:themeColor="text1"/>
          <w:sz w:val="20"/>
          <w:szCs w:val="20"/>
        </w:rPr>
        <w:t>) in Northeastern Algeria near the Tunisia border. The Vandal Arian-Christian king Geiseric (d. 477 CE) made it his first North African capital when he conquered it in 435 CE. He ruled there for four years from 435 CE until 439 CE, when He subdued Carthage and made it his seat of power in 439 CE. The Eastern Roman Empire overcame the Arian-Christian Vandals in North Africa in 534 CE—one of the first Christian “Crusades”—and ruled it for the next sixty-four years until the Umayyad Dynasty conquered the city in 79/698.</w:t>
      </w:r>
    </w:p>
  </w:footnote>
  <w:footnote w:id="115">
    <w:p w14:paraId="1410C20F" w14:textId="77777777" w:rsidR="00DC7347" w:rsidRPr="00786B79" w:rsidRDefault="00DC7347" w:rsidP="00DC7347">
      <w:pPr>
        <w:pStyle w:val="NormalWeb"/>
        <w:spacing w:before="0" w:beforeAutospacing="0" w:after="0" w:afterAutospacing="0"/>
        <w:rPr>
          <w:color w:val="000000" w:themeColor="text1"/>
          <w:sz w:val="20"/>
          <w:szCs w:val="20"/>
        </w:rPr>
      </w:pPr>
      <w:r w:rsidRPr="00786B79">
        <w:rPr>
          <w:rStyle w:val="FootnoteReference"/>
          <w:color w:val="000000" w:themeColor="text1"/>
          <w:sz w:val="20"/>
          <w:szCs w:val="20"/>
        </w:rPr>
        <w:footnoteRef/>
      </w:r>
      <w:r w:rsidRPr="00786B79">
        <w:rPr>
          <w:color w:val="000000" w:themeColor="text1"/>
          <w:sz w:val="20"/>
          <w:szCs w:val="20"/>
        </w:rPr>
        <w:t xml:space="preserve"> </w:t>
      </w:r>
      <w:r w:rsidRPr="00786B79">
        <w:rPr>
          <w:rFonts w:eastAsia="Yu Gothic"/>
          <w:b/>
          <w:bCs/>
          <w:color w:val="000000" w:themeColor="text1"/>
          <w:sz w:val="20"/>
          <w:szCs w:val="20"/>
        </w:rPr>
        <w:t>Edwin Hatch</w:t>
      </w:r>
      <w:r w:rsidRPr="00786B79">
        <w:rPr>
          <w:b/>
          <w:bCs/>
          <w:color w:val="000000" w:themeColor="text1"/>
          <w:sz w:val="20"/>
          <w:szCs w:val="20"/>
        </w:rPr>
        <w:t xml:space="preserve"> </w:t>
      </w:r>
      <w:r w:rsidRPr="00786B79">
        <w:rPr>
          <w:color w:val="000000" w:themeColor="text1"/>
          <w:sz w:val="20"/>
          <w:szCs w:val="20"/>
        </w:rPr>
        <w:t>(d. 1889) or, more fully, Edwin Warren Hatch</w:t>
      </w:r>
      <w:r w:rsidRPr="00786B79">
        <w:rPr>
          <w:rStyle w:val="apple-converted-space"/>
          <w:rFonts w:eastAsia="Yu Gothic Light"/>
          <w:color w:val="000000" w:themeColor="text1"/>
          <w:sz w:val="20"/>
          <w:szCs w:val="20"/>
        </w:rPr>
        <w:t> </w:t>
      </w:r>
      <w:r w:rsidRPr="00786B79">
        <w:rPr>
          <w:color w:val="000000" w:themeColor="text1"/>
          <w:sz w:val="20"/>
          <w:szCs w:val="20"/>
        </w:rPr>
        <w:t xml:space="preserve">was an English Theologian, who is best known for his work </w:t>
      </w:r>
      <w:r w:rsidRPr="00786B79">
        <w:rPr>
          <w:i/>
          <w:iCs/>
          <w:color w:val="000000" w:themeColor="text1"/>
          <w:sz w:val="20"/>
          <w:szCs w:val="20"/>
        </w:rPr>
        <w:t xml:space="preserve">The Influence of Greek Ideas and Usages upon the Christian Church. </w:t>
      </w:r>
      <w:r w:rsidRPr="00786B79">
        <w:rPr>
          <w:color w:val="000000" w:themeColor="text1"/>
          <w:sz w:val="20"/>
          <w:szCs w:val="20"/>
        </w:rPr>
        <w:t>He also prepared an important concordance of the Greek Septuagint. Although his family were non-conformist English Protestants, Edwin Hatch joined the Church of England and became one of its leading representatives in the thirteenth/nineteenth century.</w:t>
      </w:r>
    </w:p>
  </w:footnote>
  <w:footnote w:id="116">
    <w:p w14:paraId="61F1758A" w14:textId="77777777" w:rsidR="00DC7347" w:rsidRPr="00786B79" w:rsidRDefault="00DC7347" w:rsidP="00DC7347">
      <w:pPr>
        <w:pStyle w:val="FootnoteText1"/>
        <w:rPr>
          <w:color w:val="000000" w:themeColor="text1"/>
        </w:rPr>
      </w:pPr>
      <w:r w:rsidRPr="00786B79">
        <w:rPr>
          <w:rStyle w:val="FootnoteReference"/>
          <w:color w:val="000000" w:themeColor="text1"/>
        </w:rPr>
        <w:footnoteRef/>
      </w:r>
      <w:r w:rsidRPr="00786B79">
        <w:rPr>
          <w:color w:val="000000" w:themeColor="text1"/>
        </w:rPr>
        <w:t xml:space="preserve"> </w:t>
      </w:r>
      <w:r w:rsidRPr="00786B79">
        <w:rPr>
          <w:b/>
          <w:bCs/>
          <w:color w:val="000000" w:themeColor="text1"/>
        </w:rPr>
        <w:t xml:space="preserve">The </w:t>
      </w:r>
      <w:r w:rsidRPr="00786B79">
        <w:rPr>
          <w:rFonts w:eastAsia="Yu Gothic"/>
          <w:b/>
          <w:bCs/>
          <w:color w:val="000000" w:themeColor="text1"/>
        </w:rPr>
        <w:t xml:space="preserve">Sermon on the Mount </w:t>
      </w:r>
      <w:r w:rsidRPr="00786B79">
        <w:rPr>
          <w:rFonts w:eastAsia="Yu Gothic"/>
          <w:color w:val="000000" w:themeColor="text1"/>
        </w:rPr>
        <w:t xml:space="preserve">(Latin: </w:t>
      </w:r>
      <w:r w:rsidRPr="00786B79">
        <w:rPr>
          <w:i/>
          <w:iCs/>
          <w:color w:val="000000" w:themeColor="text1"/>
          <w:lang w:val="la-Latn"/>
        </w:rPr>
        <w:t>Sermo in monte</w:t>
      </w:r>
      <w:r w:rsidRPr="00786B79">
        <w:rPr>
          <w:color w:val="000000" w:themeColor="text1"/>
          <w:lang w:val="la-Latn"/>
        </w:rPr>
        <w:t>) occurs in the Gospel of Matthew, Chapters 5-7 and emphasizes the moral teachings of Jesus Christ. Historically, the Sermon on the Mount has been one of the most widely quoted parts of the New Testament. It is not clear which mount in Jerusalem or its vicinity is referred to as “the Mount.” The Gospel of Matthew simply states that Jesus saw the crowds, went up to the Mount with his disciples, sat down, and began to preach. The Sermon of the Mount also includes explicit teachings about Hell Fire and its punishment. The Sermon on the Mount includes the Messianic commandment of turning the other cheek and loving one’s enemies (See Matthew, 5:17-20). It also commends Christians to be humble, sincere, pure-hearted, and to “seek” the Kingdom of God above all things.</w:t>
      </w:r>
    </w:p>
  </w:footnote>
  <w:footnote w:id="117">
    <w:p w14:paraId="2CFB3156" w14:textId="77777777" w:rsidR="00FD1A33" w:rsidRPr="00656705" w:rsidRDefault="00FD1A33" w:rsidP="00FD1A33">
      <w:pPr>
        <w:autoSpaceDE w:val="0"/>
        <w:autoSpaceDN w:val="0"/>
        <w:adjustRightInd w:val="0"/>
        <w:rPr>
          <w:rFonts w:eastAsiaTheme="majorEastAsia"/>
          <w:color w:val="202122"/>
          <w:sz w:val="20"/>
          <w:szCs w:val="20"/>
          <w:shd w:val="clear" w:color="auto" w:fill="FFFFFF"/>
        </w:rPr>
      </w:pPr>
      <w:r w:rsidRPr="00656705">
        <w:rPr>
          <w:rStyle w:val="FootnoteReference"/>
          <w:sz w:val="20"/>
          <w:szCs w:val="20"/>
        </w:rPr>
        <w:footnoteRef/>
      </w:r>
      <w:r w:rsidRPr="00656705">
        <w:rPr>
          <w:sz w:val="20"/>
          <w:szCs w:val="20"/>
        </w:rPr>
        <w:t xml:space="preserve"> </w:t>
      </w:r>
      <w:r w:rsidRPr="00656705">
        <w:rPr>
          <w:b/>
          <w:bCs/>
          <w:color w:val="202122"/>
          <w:sz w:val="20"/>
          <w:szCs w:val="20"/>
          <w:shd w:val="clear" w:color="auto" w:fill="FFFFFF"/>
        </w:rPr>
        <w:t>The</w:t>
      </w:r>
      <w:r w:rsidRPr="00656705">
        <w:rPr>
          <w:rStyle w:val="apple-converted-space"/>
          <w:rFonts w:eastAsiaTheme="majorEastAsia"/>
          <w:color w:val="202122"/>
          <w:sz w:val="20"/>
          <w:szCs w:val="20"/>
          <w:shd w:val="clear" w:color="auto" w:fill="FFFFFF"/>
        </w:rPr>
        <w:t> </w:t>
      </w:r>
      <w:r w:rsidRPr="00656705">
        <w:rPr>
          <w:b/>
          <w:bCs/>
          <w:color w:val="202122"/>
          <w:sz w:val="20"/>
          <w:szCs w:val="20"/>
        </w:rPr>
        <w:t xml:space="preserve">Holy of Holies </w:t>
      </w:r>
      <w:r w:rsidRPr="00656705">
        <w:rPr>
          <w:color w:val="202122"/>
          <w:sz w:val="20"/>
          <w:szCs w:val="20"/>
        </w:rPr>
        <w:t>(Hebrew:</w:t>
      </w:r>
      <w:r w:rsidRPr="00656705">
        <w:rPr>
          <w:i/>
          <w:iCs/>
          <w:color w:val="202122"/>
          <w:sz w:val="20"/>
          <w:szCs w:val="20"/>
          <w:lang w:bidi="he"/>
        </w:rPr>
        <w:t xml:space="preserve"> Q</w:t>
      </w:r>
      <w:r w:rsidRPr="00656705">
        <w:rPr>
          <w:i/>
          <w:iCs/>
          <w:color w:val="000000" w:themeColor="text1"/>
          <w:sz w:val="20"/>
          <w:szCs w:val="20"/>
        </w:rPr>
        <w:t>ō</w:t>
      </w:r>
      <w:r w:rsidRPr="00656705">
        <w:rPr>
          <w:i/>
          <w:iCs/>
          <w:color w:val="202122"/>
          <w:sz w:val="20"/>
          <w:szCs w:val="20"/>
          <w:lang w:bidi="he"/>
        </w:rPr>
        <w:t>dhesh haq-Q</w:t>
      </w:r>
      <w:r w:rsidRPr="00656705">
        <w:rPr>
          <w:i/>
          <w:iCs/>
          <w:sz w:val="20"/>
          <w:szCs w:val="20"/>
        </w:rPr>
        <w:t>ā</w:t>
      </w:r>
      <w:r w:rsidRPr="00656705">
        <w:rPr>
          <w:i/>
          <w:iCs/>
          <w:color w:val="202122"/>
          <w:sz w:val="20"/>
          <w:szCs w:val="20"/>
          <w:lang w:bidi="he"/>
        </w:rPr>
        <w:t>dhāsh</w:t>
      </w:r>
      <w:r w:rsidRPr="00656705">
        <w:rPr>
          <w:i/>
          <w:iCs/>
          <w:color w:val="000000" w:themeColor="text1"/>
          <w:sz w:val="20"/>
          <w:szCs w:val="20"/>
        </w:rPr>
        <w:t>î</w:t>
      </w:r>
      <w:r w:rsidRPr="00656705">
        <w:rPr>
          <w:i/>
          <w:iCs/>
          <w:color w:val="202122"/>
          <w:sz w:val="20"/>
          <w:szCs w:val="20"/>
          <w:lang w:bidi="he"/>
        </w:rPr>
        <w:t>m</w:t>
      </w:r>
      <w:r w:rsidRPr="00656705">
        <w:rPr>
          <w:rStyle w:val="apple-converted-space"/>
          <w:rFonts w:eastAsiaTheme="majorEastAsia"/>
          <w:color w:val="202122"/>
          <w:sz w:val="20"/>
          <w:szCs w:val="20"/>
          <w:shd w:val="clear" w:color="auto" w:fill="FFFFFF"/>
        </w:rPr>
        <w:t xml:space="preserve">; Arabic: </w:t>
      </w:r>
      <w:r w:rsidRPr="00656705">
        <w:rPr>
          <w:rStyle w:val="apple-converted-space"/>
          <w:rFonts w:eastAsiaTheme="majorEastAsia"/>
          <w:i/>
          <w:iCs/>
          <w:color w:val="202122"/>
          <w:sz w:val="20"/>
          <w:szCs w:val="20"/>
          <w:shd w:val="clear" w:color="auto" w:fill="FFFFFF"/>
        </w:rPr>
        <w:t>Quds al-Aqd</w:t>
      </w:r>
      <w:r w:rsidRPr="00656705">
        <w:rPr>
          <w:i/>
          <w:iCs/>
          <w:color w:val="202122"/>
          <w:sz w:val="20"/>
          <w:szCs w:val="20"/>
          <w:lang w:bidi="he"/>
        </w:rPr>
        <w:t>ā</w:t>
      </w:r>
      <w:r w:rsidRPr="00656705">
        <w:rPr>
          <w:rStyle w:val="apple-converted-space"/>
          <w:rFonts w:eastAsiaTheme="majorEastAsia"/>
          <w:i/>
          <w:iCs/>
          <w:color w:val="202122"/>
          <w:sz w:val="20"/>
          <w:szCs w:val="20"/>
          <w:shd w:val="clear" w:color="auto" w:fill="FFFFFF"/>
        </w:rPr>
        <w:t>s</w:t>
      </w:r>
      <w:r w:rsidRPr="00656705">
        <w:rPr>
          <w:rStyle w:val="apple-converted-space"/>
          <w:rFonts w:eastAsiaTheme="majorEastAsia"/>
          <w:color w:val="202122"/>
          <w:sz w:val="20"/>
          <w:szCs w:val="20"/>
          <w:shd w:val="clear" w:color="auto" w:fill="FFFFFF"/>
        </w:rPr>
        <w:t>) or the Rear Room (</w:t>
      </w:r>
      <w:r w:rsidRPr="00656705">
        <w:rPr>
          <w:rStyle w:val="apple-converted-space"/>
          <w:rFonts w:eastAsiaTheme="majorEastAsia"/>
          <w:i/>
          <w:iCs/>
          <w:color w:val="202122"/>
          <w:sz w:val="20"/>
          <w:szCs w:val="20"/>
          <w:shd w:val="clear" w:color="auto" w:fill="FFFFFF"/>
        </w:rPr>
        <w:t>hadh-Dhab</w:t>
      </w:r>
      <w:r w:rsidRPr="00656705">
        <w:rPr>
          <w:i/>
          <w:iCs/>
          <w:color w:val="000000" w:themeColor="text1"/>
          <w:sz w:val="20"/>
          <w:szCs w:val="20"/>
        </w:rPr>
        <w:t>î</w:t>
      </w:r>
      <w:r w:rsidRPr="00656705">
        <w:rPr>
          <w:rStyle w:val="apple-converted-space"/>
          <w:rFonts w:eastAsiaTheme="majorEastAsia"/>
          <w:i/>
          <w:iCs/>
          <w:color w:val="202122"/>
          <w:sz w:val="20"/>
          <w:szCs w:val="20"/>
          <w:shd w:val="clear" w:color="auto" w:fill="FFFFFF"/>
        </w:rPr>
        <w:t>r</w:t>
      </w:r>
      <w:r w:rsidRPr="00656705">
        <w:rPr>
          <w:rStyle w:val="apple-converted-space"/>
          <w:rFonts w:eastAsiaTheme="majorEastAsia"/>
          <w:color w:val="202122"/>
          <w:sz w:val="20"/>
          <w:szCs w:val="20"/>
          <w:shd w:val="clear" w:color="auto" w:fill="FFFFFF"/>
        </w:rPr>
        <w:t xml:space="preserve">) was the chief Inner Santuary of the Tabernacle and the two Temples. The Ark of the Covenant </w:t>
      </w:r>
      <w:r w:rsidRPr="00656705">
        <w:rPr>
          <w:rFonts w:eastAsiaTheme="minorEastAsia"/>
          <w:color w:val="131314"/>
          <w:sz w:val="20"/>
          <w:szCs w:val="20"/>
        </w:rPr>
        <w:t xml:space="preserve">(Hebrw: </w:t>
      </w:r>
      <w:r w:rsidRPr="00656705">
        <w:rPr>
          <w:i/>
          <w:iCs/>
          <w:color w:val="202122"/>
          <w:sz w:val="20"/>
          <w:szCs w:val="20"/>
          <w:lang w:bidi="he"/>
        </w:rPr>
        <w:t>Ārôn Hab-Berîth</w:t>
      </w:r>
      <w:r w:rsidRPr="00656705">
        <w:rPr>
          <w:color w:val="202122"/>
          <w:sz w:val="20"/>
          <w:szCs w:val="20"/>
          <w:lang w:bidi="he"/>
        </w:rPr>
        <w:t xml:space="preserve">; Arabic: </w:t>
      </w:r>
      <w:r w:rsidRPr="00656705">
        <w:rPr>
          <w:i/>
          <w:iCs/>
          <w:color w:val="202122"/>
          <w:sz w:val="20"/>
          <w:szCs w:val="20"/>
          <w:lang w:bidi="he"/>
        </w:rPr>
        <w:t>al-T</w:t>
      </w:r>
      <w:r w:rsidRPr="00656705">
        <w:rPr>
          <w:i/>
          <w:iCs/>
          <w:sz w:val="20"/>
          <w:szCs w:val="20"/>
        </w:rPr>
        <w:t>ā</w:t>
      </w:r>
      <w:r w:rsidRPr="00656705">
        <w:rPr>
          <w:i/>
          <w:iCs/>
          <w:color w:val="202122"/>
          <w:sz w:val="20"/>
          <w:szCs w:val="20"/>
          <w:lang w:bidi="he"/>
        </w:rPr>
        <w:t>b</w:t>
      </w:r>
      <w:r w:rsidRPr="00656705">
        <w:rPr>
          <w:i/>
          <w:iCs/>
          <w:sz w:val="20"/>
          <w:szCs w:val="20"/>
        </w:rPr>
        <w:t>ū</w:t>
      </w:r>
      <w:r w:rsidRPr="00656705">
        <w:rPr>
          <w:i/>
          <w:iCs/>
          <w:color w:val="202122"/>
          <w:sz w:val="20"/>
          <w:szCs w:val="20"/>
          <w:lang w:bidi="he"/>
        </w:rPr>
        <w:t xml:space="preserve">t </w:t>
      </w:r>
      <w:r w:rsidRPr="00656705">
        <w:rPr>
          <w:color w:val="202122"/>
          <w:sz w:val="20"/>
          <w:szCs w:val="20"/>
          <w:lang w:bidi="he"/>
        </w:rPr>
        <w:t>or</w:t>
      </w:r>
      <w:r w:rsidRPr="00656705">
        <w:rPr>
          <w:i/>
          <w:iCs/>
          <w:color w:val="202122"/>
          <w:sz w:val="20"/>
          <w:szCs w:val="20"/>
          <w:lang w:bidi="he"/>
        </w:rPr>
        <w:t xml:space="preserve"> T</w:t>
      </w:r>
      <w:r w:rsidRPr="00656705">
        <w:rPr>
          <w:i/>
          <w:iCs/>
          <w:sz w:val="20"/>
          <w:szCs w:val="20"/>
        </w:rPr>
        <w:t>ā</w:t>
      </w:r>
      <w:r w:rsidRPr="00656705">
        <w:rPr>
          <w:i/>
          <w:iCs/>
          <w:color w:val="202122"/>
          <w:sz w:val="20"/>
          <w:szCs w:val="20"/>
          <w:lang w:bidi="he"/>
        </w:rPr>
        <w:t>b</w:t>
      </w:r>
      <w:r w:rsidRPr="00656705">
        <w:rPr>
          <w:i/>
          <w:iCs/>
          <w:sz w:val="20"/>
          <w:szCs w:val="20"/>
        </w:rPr>
        <w:t>ū</w:t>
      </w:r>
      <w:r w:rsidRPr="00656705">
        <w:rPr>
          <w:i/>
          <w:iCs/>
          <w:color w:val="202122"/>
          <w:sz w:val="20"/>
          <w:szCs w:val="20"/>
          <w:lang w:bidi="he"/>
        </w:rPr>
        <w:t>t al-‘Ahd</w:t>
      </w:r>
      <w:r w:rsidRPr="00656705">
        <w:rPr>
          <w:color w:val="202122"/>
          <w:sz w:val="20"/>
          <w:szCs w:val="20"/>
          <w:lang w:bidi="he"/>
        </w:rPr>
        <w:t>)</w:t>
      </w:r>
      <w:r w:rsidRPr="00656705">
        <w:rPr>
          <w:rFonts w:eastAsiaTheme="minorEastAsia"/>
          <w:color w:val="131314"/>
          <w:sz w:val="20"/>
          <w:szCs w:val="20"/>
        </w:rPr>
        <w:t xml:space="preserve"> </w:t>
      </w:r>
      <w:r w:rsidRPr="00656705">
        <w:rPr>
          <w:rStyle w:val="apple-converted-space"/>
          <w:rFonts w:eastAsiaTheme="majorEastAsia"/>
          <w:color w:val="202122"/>
          <w:sz w:val="20"/>
          <w:szCs w:val="20"/>
          <w:shd w:val="clear" w:color="auto" w:fill="FFFFFF"/>
        </w:rPr>
        <w:t xml:space="preserve">was kept in the Holy of Holies of the Tabernacle </w:t>
      </w:r>
      <w:r w:rsidRPr="00656705">
        <w:rPr>
          <w:rFonts w:eastAsiaTheme="minorEastAsia"/>
          <w:color w:val="131314"/>
          <w:sz w:val="20"/>
          <w:szCs w:val="20"/>
        </w:rPr>
        <w:t>(see, Exodus, 25–31; 35–40)</w:t>
      </w:r>
      <w:r w:rsidRPr="00656705">
        <w:rPr>
          <w:rStyle w:val="apple-converted-space"/>
          <w:rFonts w:eastAsiaTheme="majorEastAsia"/>
          <w:color w:val="202122"/>
          <w:sz w:val="20"/>
          <w:szCs w:val="20"/>
          <w:shd w:val="clear" w:color="auto" w:fill="FFFFFF"/>
        </w:rPr>
        <w:t xml:space="preserve"> and the First Temple, but it was destroyed, lost, or hidden away after the destruction of the First Temple.</w:t>
      </w:r>
      <w:r w:rsidRPr="00656705">
        <w:rPr>
          <w:rFonts w:eastAsiaTheme="minorEastAsia"/>
          <w:color w:val="000000"/>
          <w:sz w:val="20"/>
          <w:szCs w:val="20"/>
        </w:rPr>
        <w:t xml:space="preserve"> There is a Judaic Tradition, which will be discussed later, that the Prophet Jeremiah hid the Tabernacle, its altar, and the Ark of the Covenant in the Mount Nebo (Hebrew: </w:t>
      </w:r>
      <w:r w:rsidRPr="00656705">
        <w:rPr>
          <w:rFonts w:eastAsiaTheme="minorEastAsia"/>
          <w:i/>
          <w:iCs/>
          <w:color w:val="000000"/>
          <w:sz w:val="20"/>
          <w:szCs w:val="20"/>
        </w:rPr>
        <w:t>Har Nabh</w:t>
      </w:r>
      <w:r w:rsidRPr="00656705">
        <w:rPr>
          <w:i/>
          <w:iCs/>
          <w:color w:val="000000" w:themeColor="text1"/>
          <w:sz w:val="20"/>
          <w:szCs w:val="20"/>
        </w:rPr>
        <w:t>ô</w:t>
      </w:r>
      <w:r w:rsidRPr="00656705">
        <w:rPr>
          <w:rStyle w:val="apple-converted-space"/>
          <w:rFonts w:eastAsiaTheme="majorEastAsia"/>
          <w:color w:val="202122"/>
          <w:sz w:val="20"/>
          <w:szCs w:val="20"/>
          <w:shd w:val="clear" w:color="auto" w:fill="FFFFFF"/>
        </w:rPr>
        <w:t xml:space="preserve">: Arabic: </w:t>
      </w:r>
      <w:r w:rsidRPr="00656705">
        <w:rPr>
          <w:rStyle w:val="apple-converted-space"/>
          <w:rFonts w:eastAsiaTheme="majorEastAsia"/>
          <w:i/>
          <w:iCs/>
          <w:color w:val="202122"/>
          <w:sz w:val="20"/>
          <w:szCs w:val="20"/>
          <w:shd w:val="clear" w:color="auto" w:fill="FFFFFF"/>
        </w:rPr>
        <w:t>Jabal N</w:t>
      </w:r>
      <w:r w:rsidRPr="00656705">
        <w:rPr>
          <w:i/>
          <w:iCs/>
          <w:sz w:val="20"/>
          <w:szCs w:val="20"/>
        </w:rPr>
        <w:t>ī</w:t>
      </w:r>
      <w:r w:rsidRPr="00656705">
        <w:rPr>
          <w:rStyle w:val="apple-converted-space"/>
          <w:rFonts w:eastAsiaTheme="majorEastAsia"/>
          <w:i/>
          <w:iCs/>
          <w:color w:val="202122"/>
          <w:sz w:val="20"/>
          <w:szCs w:val="20"/>
          <w:shd w:val="clear" w:color="auto" w:fill="FFFFFF"/>
        </w:rPr>
        <w:t>b</w:t>
      </w:r>
      <w:r w:rsidRPr="00656705">
        <w:rPr>
          <w:i/>
          <w:iCs/>
          <w:sz w:val="20"/>
          <w:szCs w:val="20"/>
        </w:rPr>
        <w:t>ū</w:t>
      </w:r>
      <w:r w:rsidRPr="00656705">
        <w:rPr>
          <w:sz w:val="20"/>
          <w:szCs w:val="20"/>
        </w:rPr>
        <w:t>)</w:t>
      </w:r>
      <w:r w:rsidRPr="00656705">
        <w:rPr>
          <w:rStyle w:val="apple-converted-space"/>
          <w:rFonts w:eastAsiaTheme="majorEastAsia"/>
          <w:color w:val="202122"/>
          <w:sz w:val="20"/>
          <w:szCs w:val="20"/>
          <w:shd w:val="clear" w:color="auto" w:fill="FFFFFF"/>
        </w:rPr>
        <w:t xml:space="preserve"> </w:t>
      </w:r>
      <w:r w:rsidRPr="00656705">
        <w:rPr>
          <w:rFonts w:eastAsiaTheme="minorEastAsia"/>
          <w:color w:val="000000"/>
          <w:sz w:val="20"/>
          <w:szCs w:val="20"/>
        </w:rPr>
        <w:t xml:space="preserve">in Jordan so that they would not be destroyed but would be secretly preserved until the End of Days, when they would be rediscovered. </w:t>
      </w:r>
      <w:r w:rsidRPr="00656705">
        <w:rPr>
          <w:rStyle w:val="apple-converted-space"/>
          <w:rFonts w:eastAsiaTheme="majorEastAsia"/>
          <w:color w:val="202122"/>
          <w:sz w:val="20"/>
          <w:szCs w:val="20"/>
          <w:shd w:val="clear" w:color="auto" w:fill="FFFFFF"/>
        </w:rPr>
        <w:t>In any case, the Holy of Holies of the Second Temple was empty.</w:t>
      </w:r>
      <w:r w:rsidRPr="00656705">
        <w:rPr>
          <w:rFonts w:eastAsiaTheme="minorEastAsia"/>
          <w:color w:val="000000"/>
          <w:sz w:val="20"/>
          <w:szCs w:val="20"/>
        </w:rPr>
        <w:t xml:space="preserve"> It is not certain where the First and Second Temples were located. They might have been constructed around the center of the Islamic Noble Sanctuary (</w:t>
      </w:r>
      <w:r w:rsidRPr="00656705">
        <w:rPr>
          <w:rFonts w:eastAsiaTheme="minorEastAsia"/>
          <w:i/>
          <w:iCs/>
          <w:color w:val="000000"/>
          <w:sz w:val="20"/>
          <w:szCs w:val="20"/>
        </w:rPr>
        <w:t>al-</w:t>
      </w:r>
      <w:r w:rsidRPr="00656705">
        <w:rPr>
          <w:i/>
          <w:iCs/>
          <w:sz w:val="20"/>
          <w:szCs w:val="20"/>
        </w:rPr>
        <w:t>Ḥ</w:t>
      </w:r>
      <w:r w:rsidRPr="00656705">
        <w:rPr>
          <w:rFonts w:eastAsiaTheme="minorEastAsia"/>
          <w:i/>
          <w:iCs/>
          <w:color w:val="000000"/>
          <w:sz w:val="20"/>
          <w:szCs w:val="20"/>
        </w:rPr>
        <w:t>aram al-Shar</w:t>
      </w:r>
      <w:r w:rsidRPr="00656705">
        <w:rPr>
          <w:i/>
          <w:iCs/>
          <w:sz w:val="20"/>
          <w:szCs w:val="20"/>
        </w:rPr>
        <w:t>ī</w:t>
      </w:r>
      <w:r w:rsidRPr="00656705">
        <w:rPr>
          <w:rFonts w:eastAsiaTheme="minorEastAsia"/>
          <w:i/>
          <w:iCs/>
          <w:color w:val="000000"/>
          <w:sz w:val="20"/>
          <w:szCs w:val="20"/>
        </w:rPr>
        <w:t>f</w:t>
      </w:r>
      <w:r w:rsidRPr="00656705">
        <w:rPr>
          <w:rFonts w:eastAsiaTheme="minorEastAsia"/>
          <w:color w:val="000000"/>
          <w:sz w:val="20"/>
          <w:szCs w:val="20"/>
        </w:rPr>
        <w:t>) at the Dome of the Rock as they exist today, which is also the highest point of the Temple Mount. The Temple was probably connected to the Rock (</w:t>
      </w:r>
      <w:r w:rsidRPr="00656705">
        <w:rPr>
          <w:rFonts w:eastAsiaTheme="minorEastAsia"/>
          <w:i/>
          <w:iCs/>
          <w:color w:val="000000"/>
          <w:sz w:val="20"/>
          <w:szCs w:val="20"/>
        </w:rPr>
        <w:t>al</w:t>
      </w:r>
      <w:r w:rsidRPr="00656705">
        <w:rPr>
          <w:rFonts w:eastAsiaTheme="minorEastAsia"/>
          <w:color w:val="000000"/>
          <w:sz w:val="20"/>
          <w:szCs w:val="20"/>
        </w:rPr>
        <w:t>-</w:t>
      </w:r>
      <w:r w:rsidRPr="00656705">
        <w:rPr>
          <w:rFonts w:eastAsiaTheme="minorEastAsia"/>
          <w:i/>
          <w:iCs/>
          <w:color w:val="000000"/>
          <w:sz w:val="20"/>
          <w:szCs w:val="20"/>
        </w:rPr>
        <w:t>Sakhra</w:t>
      </w:r>
      <w:r w:rsidRPr="00656705">
        <w:rPr>
          <w:rFonts w:eastAsiaTheme="minorEastAsia"/>
          <w:color w:val="000000"/>
          <w:sz w:val="20"/>
          <w:szCs w:val="20"/>
        </w:rPr>
        <w:t xml:space="preserve">), although this is not certain. Those who hold that the Temple did include the Rock hold that the Holy of Holies was actually positioned on the </w:t>
      </w:r>
      <w:r w:rsidRPr="00656705">
        <w:rPr>
          <w:rFonts w:eastAsiaTheme="minorEastAsia"/>
          <w:i/>
          <w:iCs/>
          <w:color w:val="000000"/>
          <w:sz w:val="20"/>
          <w:szCs w:val="20"/>
        </w:rPr>
        <w:t>Sakhra</w:t>
      </w:r>
      <w:r w:rsidRPr="00656705">
        <w:rPr>
          <w:rFonts w:eastAsiaTheme="minorEastAsia"/>
          <w:color w:val="000000"/>
          <w:sz w:val="20"/>
          <w:szCs w:val="20"/>
        </w:rPr>
        <w:t>.</w:t>
      </w:r>
      <w:r w:rsidRPr="00656705">
        <w:rPr>
          <w:rStyle w:val="apple-converted-space"/>
          <w:rFonts w:eastAsiaTheme="majorEastAsia"/>
          <w:color w:val="202122"/>
          <w:sz w:val="20"/>
          <w:szCs w:val="20"/>
          <w:shd w:val="clear" w:color="auto" w:fill="FFFFFF"/>
        </w:rPr>
        <w:t xml:space="preserve"> </w:t>
      </w:r>
      <w:r w:rsidRPr="00656705">
        <w:rPr>
          <w:rFonts w:eastAsiaTheme="minorEastAsia"/>
          <w:color w:val="000000"/>
          <w:sz w:val="20"/>
          <w:szCs w:val="20"/>
        </w:rPr>
        <w:t xml:space="preserve">The Temple was long and open on one of its shorter sides. The interior was divided into three parts: an Entrance or Vestibule (Hebre: </w:t>
      </w:r>
      <w:r w:rsidRPr="00656705">
        <w:rPr>
          <w:i/>
          <w:iCs/>
          <w:color w:val="000000" w:themeColor="text1"/>
          <w:sz w:val="20"/>
          <w:szCs w:val="20"/>
        </w:rPr>
        <w:t>Û</w:t>
      </w:r>
      <w:r w:rsidRPr="00656705">
        <w:rPr>
          <w:rFonts w:eastAsiaTheme="minorEastAsia"/>
          <w:i/>
          <w:iCs/>
          <w:color w:val="000000"/>
          <w:sz w:val="20"/>
          <w:szCs w:val="20"/>
        </w:rPr>
        <w:t>l</w:t>
      </w:r>
      <w:r w:rsidRPr="00656705">
        <w:rPr>
          <w:i/>
          <w:iCs/>
          <w:sz w:val="20"/>
          <w:szCs w:val="20"/>
        </w:rPr>
        <w:t>ā</w:t>
      </w:r>
      <w:r w:rsidRPr="00656705">
        <w:rPr>
          <w:rFonts w:eastAsiaTheme="minorEastAsia"/>
          <w:i/>
          <w:iCs/>
          <w:color w:val="000000"/>
          <w:sz w:val="20"/>
          <w:szCs w:val="20"/>
        </w:rPr>
        <w:t>m</w:t>
      </w:r>
      <w:r w:rsidRPr="00656705">
        <w:rPr>
          <w:rFonts w:eastAsiaTheme="minorEastAsia"/>
          <w:color w:val="000000"/>
          <w:sz w:val="20"/>
          <w:szCs w:val="20"/>
        </w:rPr>
        <w:t xml:space="preserve"> or “entrance”), a worship room of Holy Place </w:t>
      </w:r>
      <w:r w:rsidRPr="00656705">
        <w:rPr>
          <w:color w:val="202122"/>
          <w:sz w:val="20"/>
          <w:szCs w:val="20"/>
        </w:rPr>
        <w:t xml:space="preserve">(Hebrew: </w:t>
      </w:r>
      <w:r w:rsidRPr="00656705">
        <w:rPr>
          <w:i/>
          <w:iCs/>
          <w:color w:val="202122"/>
          <w:sz w:val="20"/>
          <w:szCs w:val="20"/>
        </w:rPr>
        <w:t>ha-H</w:t>
      </w:r>
      <w:r w:rsidRPr="00656705">
        <w:rPr>
          <w:i/>
          <w:iCs/>
          <w:sz w:val="20"/>
          <w:szCs w:val="20"/>
        </w:rPr>
        <w:t>ê</w:t>
      </w:r>
      <w:r w:rsidRPr="00656705">
        <w:rPr>
          <w:i/>
          <w:iCs/>
          <w:color w:val="202122"/>
          <w:sz w:val="20"/>
          <w:szCs w:val="20"/>
        </w:rPr>
        <w:t>khal</w:t>
      </w:r>
      <w:r w:rsidRPr="00656705">
        <w:rPr>
          <w:color w:val="202122"/>
          <w:sz w:val="20"/>
          <w:szCs w:val="20"/>
        </w:rPr>
        <w:t xml:space="preserve">; Arabic: </w:t>
      </w:r>
      <w:r w:rsidRPr="00656705">
        <w:rPr>
          <w:i/>
          <w:iCs/>
          <w:color w:val="202122"/>
          <w:sz w:val="20"/>
          <w:szCs w:val="20"/>
        </w:rPr>
        <w:t>al-Haykal</w:t>
      </w:r>
      <w:r w:rsidRPr="00656705">
        <w:rPr>
          <w:color w:val="202122"/>
          <w:sz w:val="20"/>
          <w:szCs w:val="20"/>
        </w:rPr>
        <w:t>)</w:t>
      </w:r>
      <w:r w:rsidRPr="00656705">
        <w:rPr>
          <w:rFonts w:eastAsiaTheme="minorEastAsia"/>
          <w:color w:val="000000"/>
          <w:sz w:val="20"/>
          <w:szCs w:val="20"/>
        </w:rPr>
        <w:t xml:space="preserve">, and third the Holy of Holies  the Debir (back room), which was later called the “Holy of Holies” </w:t>
      </w:r>
      <w:r w:rsidRPr="00656705">
        <w:rPr>
          <w:color w:val="202122"/>
          <w:sz w:val="20"/>
          <w:szCs w:val="20"/>
        </w:rPr>
        <w:t>(Hebrew:</w:t>
      </w:r>
      <w:r w:rsidRPr="00656705">
        <w:rPr>
          <w:i/>
          <w:iCs/>
          <w:color w:val="202122"/>
          <w:sz w:val="20"/>
          <w:szCs w:val="20"/>
          <w:lang w:bidi="he"/>
        </w:rPr>
        <w:t xml:space="preserve"> Q</w:t>
      </w:r>
      <w:r w:rsidRPr="00656705">
        <w:rPr>
          <w:i/>
          <w:iCs/>
          <w:color w:val="000000" w:themeColor="text1"/>
          <w:sz w:val="20"/>
          <w:szCs w:val="20"/>
        </w:rPr>
        <w:t>ō</w:t>
      </w:r>
      <w:r w:rsidRPr="00656705">
        <w:rPr>
          <w:i/>
          <w:iCs/>
          <w:color w:val="202122"/>
          <w:sz w:val="20"/>
          <w:szCs w:val="20"/>
          <w:lang w:bidi="he"/>
        </w:rPr>
        <w:t>dhesh haq-Q</w:t>
      </w:r>
      <w:r w:rsidRPr="00656705">
        <w:rPr>
          <w:i/>
          <w:iCs/>
          <w:sz w:val="20"/>
          <w:szCs w:val="20"/>
        </w:rPr>
        <w:t>ā</w:t>
      </w:r>
      <w:r w:rsidRPr="00656705">
        <w:rPr>
          <w:i/>
          <w:iCs/>
          <w:color w:val="202122"/>
          <w:sz w:val="20"/>
          <w:szCs w:val="20"/>
          <w:lang w:bidi="he"/>
        </w:rPr>
        <w:t>dhāsh</w:t>
      </w:r>
      <w:r w:rsidRPr="00656705">
        <w:rPr>
          <w:i/>
          <w:iCs/>
          <w:color w:val="000000" w:themeColor="text1"/>
          <w:sz w:val="20"/>
          <w:szCs w:val="20"/>
        </w:rPr>
        <w:t>î</w:t>
      </w:r>
      <w:r w:rsidRPr="00656705">
        <w:rPr>
          <w:i/>
          <w:iCs/>
          <w:color w:val="202122"/>
          <w:sz w:val="20"/>
          <w:szCs w:val="20"/>
          <w:lang w:bidi="he"/>
        </w:rPr>
        <w:t>m</w:t>
      </w:r>
      <w:r w:rsidRPr="00656705">
        <w:rPr>
          <w:rStyle w:val="apple-converted-space"/>
          <w:rFonts w:eastAsiaTheme="majorEastAsia"/>
          <w:color w:val="202122"/>
          <w:sz w:val="20"/>
          <w:szCs w:val="20"/>
          <w:shd w:val="clear" w:color="auto" w:fill="FFFFFF"/>
        </w:rPr>
        <w:t xml:space="preserve">; Arabic: </w:t>
      </w:r>
      <w:r w:rsidRPr="00656705">
        <w:rPr>
          <w:rStyle w:val="apple-converted-space"/>
          <w:rFonts w:eastAsiaTheme="majorEastAsia"/>
          <w:i/>
          <w:iCs/>
          <w:color w:val="202122"/>
          <w:sz w:val="20"/>
          <w:szCs w:val="20"/>
          <w:shd w:val="clear" w:color="auto" w:fill="FFFFFF"/>
        </w:rPr>
        <w:t>Quds al-Aqd</w:t>
      </w:r>
      <w:r w:rsidRPr="00656705">
        <w:rPr>
          <w:i/>
          <w:iCs/>
          <w:color w:val="202122"/>
          <w:sz w:val="20"/>
          <w:szCs w:val="20"/>
          <w:lang w:bidi="he"/>
        </w:rPr>
        <w:t>ā</w:t>
      </w:r>
      <w:r w:rsidRPr="00656705">
        <w:rPr>
          <w:rStyle w:val="apple-converted-space"/>
          <w:rFonts w:eastAsiaTheme="majorEastAsia"/>
          <w:i/>
          <w:iCs/>
          <w:color w:val="202122"/>
          <w:sz w:val="20"/>
          <w:szCs w:val="20"/>
          <w:shd w:val="clear" w:color="auto" w:fill="FFFFFF"/>
        </w:rPr>
        <w:t>s</w:t>
      </w:r>
      <w:r w:rsidRPr="00656705">
        <w:rPr>
          <w:rStyle w:val="apple-converted-space"/>
          <w:rFonts w:eastAsiaTheme="majorEastAsia"/>
          <w:color w:val="202122"/>
          <w:sz w:val="20"/>
          <w:szCs w:val="20"/>
          <w:shd w:val="clear" w:color="auto" w:fill="FFFFFF"/>
        </w:rPr>
        <w:t xml:space="preserve">) or  the “Rear Room” (Hebrew: </w:t>
      </w:r>
      <w:r w:rsidRPr="00656705">
        <w:rPr>
          <w:rStyle w:val="apple-converted-space"/>
          <w:rFonts w:eastAsiaTheme="majorEastAsia"/>
          <w:i/>
          <w:iCs/>
          <w:color w:val="202122"/>
          <w:sz w:val="20"/>
          <w:szCs w:val="20"/>
          <w:shd w:val="clear" w:color="auto" w:fill="FFFFFF"/>
        </w:rPr>
        <w:t>hadh-Dhab</w:t>
      </w:r>
      <w:r w:rsidRPr="00656705">
        <w:rPr>
          <w:i/>
          <w:iCs/>
          <w:color w:val="000000" w:themeColor="text1"/>
          <w:sz w:val="20"/>
          <w:szCs w:val="20"/>
        </w:rPr>
        <w:t>î</w:t>
      </w:r>
      <w:r w:rsidRPr="00656705">
        <w:rPr>
          <w:rStyle w:val="apple-converted-space"/>
          <w:rFonts w:eastAsiaTheme="majorEastAsia"/>
          <w:i/>
          <w:iCs/>
          <w:color w:val="202122"/>
          <w:sz w:val="20"/>
          <w:szCs w:val="20"/>
          <w:shd w:val="clear" w:color="auto" w:fill="FFFFFF"/>
        </w:rPr>
        <w:t>r</w:t>
      </w:r>
      <w:r w:rsidRPr="00656705">
        <w:rPr>
          <w:rStyle w:val="apple-converted-space"/>
          <w:rFonts w:eastAsiaTheme="majorEastAsia"/>
          <w:color w:val="202122"/>
          <w:sz w:val="20"/>
          <w:szCs w:val="20"/>
          <w:shd w:val="clear" w:color="auto" w:fill="FFFFFF"/>
        </w:rPr>
        <w:t xml:space="preserve">; Arabic: </w:t>
      </w:r>
      <w:r w:rsidRPr="00656705">
        <w:rPr>
          <w:rStyle w:val="apple-converted-space"/>
          <w:rFonts w:eastAsiaTheme="majorEastAsia"/>
          <w:i/>
          <w:iCs/>
          <w:color w:val="202122"/>
          <w:sz w:val="20"/>
          <w:szCs w:val="20"/>
          <w:shd w:val="clear" w:color="auto" w:fill="FFFFFF"/>
        </w:rPr>
        <w:t>al-Dubur</w:t>
      </w:r>
      <w:r w:rsidRPr="00656705">
        <w:rPr>
          <w:rStyle w:val="apple-converted-space"/>
          <w:rFonts w:eastAsiaTheme="majorEastAsia"/>
          <w:color w:val="202122"/>
          <w:sz w:val="20"/>
          <w:szCs w:val="20"/>
          <w:shd w:val="clear" w:color="auto" w:fill="FFFFFF"/>
        </w:rPr>
        <w:t xml:space="preserve">), </w:t>
      </w:r>
      <w:r w:rsidRPr="00656705">
        <w:rPr>
          <w:rFonts w:eastAsiaTheme="minorEastAsia"/>
          <w:color w:val="000000"/>
          <w:sz w:val="20"/>
          <w:szCs w:val="20"/>
        </w:rPr>
        <w:t xml:space="preserve">which was reserved for the Ark of the Covenant. Taken all together, they formed “the House” (Hebrew: </w:t>
      </w:r>
      <w:r w:rsidRPr="00656705">
        <w:rPr>
          <w:rFonts w:eastAsiaTheme="minorEastAsia"/>
          <w:i/>
          <w:iCs/>
          <w:color w:val="000000"/>
          <w:sz w:val="20"/>
          <w:szCs w:val="20"/>
        </w:rPr>
        <w:t>ha-Bayith</w:t>
      </w:r>
      <w:r w:rsidRPr="00656705">
        <w:rPr>
          <w:rFonts w:eastAsiaTheme="minorEastAsia"/>
          <w:color w:val="000000"/>
          <w:sz w:val="20"/>
          <w:szCs w:val="20"/>
        </w:rPr>
        <w:t xml:space="preserve">; Arabic: </w:t>
      </w:r>
      <w:r w:rsidRPr="00656705">
        <w:rPr>
          <w:rFonts w:eastAsiaTheme="minorEastAsia"/>
          <w:i/>
          <w:iCs/>
          <w:color w:val="000000"/>
          <w:sz w:val="20"/>
          <w:szCs w:val="20"/>
        </w:rPr>
        <w:t>al-Bayt</w:t>
      </w:r>
      <w:r w:rsidRPr="00656705">
        <w:rPr>
          <w:rFonts w:eastAsiaTheme="minorEastAsia"/>
          <w:color w:val="000000"/>
          <w:sz w:val="20"/>
          <w:szCs w:val="20"/>
        </w:rPr>
        <w:t xml:space="preserve">) that is, the Temple. </w:t>
      </w:r>
    </w:p>
  </w:footnote>
  <w:footnote w:id="118">
    <w:p w14:paraId="3BA069DD" w14:textId="77777777" w:rsidR="00FD1A33" w:rsidRPr="00656705" w:rsidRDefault="00FD1A33" w:rsidP="00FD1A33">
      <w:pPr>
        <w:pStyle w:val="FootnoteText"/>
        <w:rPr>
          <w:rFonts w:ascii="Times New Roman" w:eastAsiaTheme="minorEastAsia" w:hAnsi="Times New Roman" w:cs="Times New Roman"/>
          <w:color w:val="000000"/>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The Sadducees</w:t>
      </w:r>
      <w:r w:rsidRPr="00656705">
        <w:rPr>
          <w:rFonts w:ascii="Times New Roman" w:hAnsi="Times New Roman" w:cs="Times New Roman"/>
          <w:sz w:val="20"/>
          <w:szCs w:val="20"/>
        </w:rPr>
        <w:t xml:space="preserve">—or, more specifically, </w:t>
      </w:r>
      <w:r w:rsidRPr="00656705">
        <w:rPr>
          <w:rFonts w:ascii="Times New Roman" w:eastAsiaTheme="minorEastAsia" w:hAnsi="Times New Roman" w:cs="Times New Roman"/>
          <w:color w:val="000000"/>
          <w:sz w:val="20"/>
          <w:szCs w:val="20"/>
        </w:rPr>
        <w:t xml:space="preserve">the Children of Zadok or </w:t>
      </w:r>
      <w:r w:rsidRPr="00656705">
        <w:rPr>
          <w:rFonts w:ascii="Times New Roman" w:hAnsi="Times New Roman" w:cs="Times New Roman"/>
          <w:sz w:val="20"/>
          <w:szCs w:val="20"/>
        </w:rPr>
        <w:t>Ṣād</w:t>
      </w:r>
      <w:r w:rsidRPr="00656705">
        <w:rPr>
          <w:rFonts w:ascii="Times New Roman" w:hAnsi="Times New Roman" w:cs="Times New Roman"/>
          <w:color w:val="000000" w:themeColor="text1"/>
          <w:sz w:val="20"/>
          <w:szCs w:val="20"/>
        </w:rPr>
        <w:t>ô</w:t>
      </w:r>
      <w:r w:rsidRPr="00656705">
        <w:rPr>
          <w:rFonts w:ascii="Times New Roman" w:eastAsiaTheme="minorEastAsia" w:hAnsi="Times New Roman" w:cs="Times New Roman"/>
          <w:color w:val="000000"/>
          <w:sz w:val="20"/>
          <w:szCs w:val="20"/>
        </w:rPr>
        <w:t>q (</w:t>
      </w:r>
      <w:r w:rsidRPr="00656705">
        <w:rPr>
          <w:rFonts w:ascii="Times New Roman" w:eastAsiaTheme="minorEastAsia" w:hAnsi="Times New Roman" w:cs="Times New Roman"/>
          <w:i/>
          <w:iCs/>
          <w:color w:val="000000"/>
          <w:sz w:val="20"/>
          <w:szCs w:val="20"/>
        </w:rPr>
        <w:t>Ben</w:t>
      </w:r>
      <w:r w:rsidRPr="00656705">
        <w:rPr>
          <w:rFonts w:ascii="Times New Roman" w:hAnsi="Times New Roman" w:cs="Times New Roman"/>
          <w:i/>
          <w:iCs/>
          <w:color w:val="000000" w:themeColor="text1"/>
          <w:sz w:val="20"/>
          <w:szCs w:val="20"/>
        </w:rPr>
        <w:t xml:space="preserve">ê </w:t>
      </w:r>
      <w:r w:rsidRPr="00656705">
        <w:rPr>
          <w:rFonts w:ascii="Times New Roman" w:hAnsi="Times New Roman" w:cs="Times New Roman"/>
          <w:i/>
          <w:iCs/>
          <w:sz w:val="20"/>
          <w:szCs w:val="20"/>
        </w:rPr>
        <w:t>Ṣād</w:t>
      </w:r>
      <w:r w:rsidRPr="00656705">
        <w:rPr>
          <w:rFonts w:ascii="Times New Roman" w:hAnsi="Times New Roman" w:cs="Times New Roman"/>
          <w:i/>
          <w:iCs/>
          <w:color w:val="000000" w:themeColor="text1"/>
          <w:sz w:val="20"/>
          <w:szCs w:val="20"/>
        </w:rPr>
        <w:t>ôq</w:t>
      </w:r>
      <w:r w:rsidRPr="00656705">
        <w:rPr>
          <w:rFonts w:ascii="Times New Roman" w:hAnsi="Times New Roman" w:cs="Times New Roman"/>
          <w:color w:val="000000" w:themeColor="text1"/>
          <w:sz w:val="20"/>
          <w:szCs w:val="20"/>
        </w:rPr>
        <w:t>)</w:t>
      </w:r>
      <w:r w:rsidRPr="00656705">
        <w:rPr>
          <w:rFonts w:ascii="Times New Roman" w:hAnsi="Times New Roman" w:cs="Times New Roman"/>
          <w:sz w:val="20"/>
          <w:szCs w:val="20"/>
        </w:rPr>
        <w:t xml:space="preserve">—will figure significantly in the discussions that follow later in the book. The Sadducees made up the dominant element in the hierarchy of the Second Temple. Their roots went back to </w:t>
      </w:r>
      <w:r w:rsidRPr="00656705">
        <w:rPr>
          <w:rFonts w:ascii="Times New Roman" w:hAnsi="Times New Roman" w:cs="Times New Roman"/>
          <w:color w:val="000000" w:themeColor="text1"/>
          <w:sz w:val="20"/>
          <w:szCs w:val="20"/>
        </w:rPr>
        <w:t>the days of the Prophets David, Solomon, and the First Temple, when their illustrious forefather Zadok (</w:t>
      </w:r>
      <w:r w:rsidRPr="00656705">
        <w:rPr>
          <w:rFonts w:ascii="Times New Roman" w:hAnsi="Times New Roman" w:cs="Times New Roman"/>
          <w:sz w:val="20"/>
          <w:szCs w:val="20"/>
        </w:rPr>
        <w:t>Ṣād</w:t>
      </w:r>
      <w:r w:rsidRPr="00656705">
        <w:rPr>
          <w:rFonts w:ascii="Times New Roman" w:hAnsi="Times New Roman" w:cs="Times New Roman"/>
          <w:color w:val="000000" w:themeColor="text1"/>
          <w:sz w:val="20"/>
          <w:szCs w:val="20"/>
        </w:rPr>
        <w:t>ô</w:t>
      </w:r>
      <w:r w:rsidRPr="00656705">
        <w:rPr>
          <w:rFonts w:ascii="Times New Roman" w:eastAsiaTheme="minorEastAsia" w:hAnsi="Times New Roman" w:cs="Times New Roman"/>
          <w:color w:val="000000"/>
          <w:sz w:val="20"/>
          <w:szCs w:val="20"/>
        </w:rPr>
        <w:t xml:space="preserve">q) was the foremost High Priest of the Children of Israel under David. He was then appointed as the High Priest of the First Temple, once Solomon had completed its construction. The Scribe and High Priest, Ezra (‘Uzayr)—who was either a righteous Saint or a Prophet—belonged to the line of </w:t>
      </w:r>
      <w:r w:rsidRPr="00656705">
        <w:rPr>
          <w:rFonts w:ascii="Times New Roman" w:hAnsi="Times New Roman" w:cs="Times New Roman"/>
          <w:color w:val="000000" w:themeColor="text1"/>
          <w:sz w:val="20"/>
          <w:szCs w:val="20"/>
        </w:rPr>
        <w:t>Zadok (</w:t>
      </w:r>
      <w:r w:rsidRPr="00656705">
        <w:rPr>
          <w:rFonts w:ascii="Times New Roman" w:hAnsi="Times New Roman" w:cs="Times New Roman"/>
          <w:sz w:val="20"/>
          <w:szCs w:val="20"/>
        </w:rPr>
        <w:t>Ṣād</w:t>
      </w:r>
      <w:r w:rsidRPr="00656705">
        <w:rPr>
          <w:rFonts w:ascii="Times New Roman" w:hAnsi="Times New Roman" w:cs="Times New Roman"/>
          <w:color w:val="000000" w:themeColor="text1"/>
          <w:sz w:val="20"/>
          <w:szCs w:val="20"/>
        </w:rPr>
        <w:t>ô</w:t>
      </w:r>
      <w:r w:rsidRPr="00656705">
        <w:rPr>
          <w:rFonts w:ascii="Times New Roman" w:eastAsiaTheme="minorEastAsia" w:hAnsi="Times New Roman" w:cs="Times New Roman"/>
          <w:color w:val="000000"/>
          <w:sz w:val="20"/>
          <w:szCs w:val="20"/>
        </w:rPr>
        <w:t xml:space="preserve">q) and was born with the highest genealogy of the Ancient Hebrews. The </w:t>
      </w:r>
      <w:r w:rsidRPr="00656705">
        <w:rPr>
          <w:rFonts w:ascii="Times New Roman" w:hAnsi="Times New Roman" w:cs="Times New Roman"/>
          <w:sz w:val="20"/>
          <w:szCs w:val="20"/>
        </w:rPr>
        <w:t>Qur’ānic reference to Medinese Jews who held that “Ezra is the Son of God” (Qur’ān, 9:30) is—as we will see—an ancient Sadducee belief, which was still alive in Medina among certain Aaronite Jewish clans of the line of Zadok.</w:t>
      </w:r>
      <w:r w:rsidRPr="00656705">
        <w:rPr>
          <w:rFonts w:ascii="Times New Roman" w:eastAsiaTheme="minorEastAsia" w:hAnsi="Times New Roman" w:cs="Times New Roman"/>
          <w:color w:val="000000"/>
          <w:sz w:val="20"/>
          <w:szCs w:val="20"/>
        </w:rPr>
        <w:t xml:space="preserve"> But, as we will see later, such beliefs were not unique to the Sadducees, although their specific content varied from one group to another. The Jews of Late Antiquity--including the Pharisaic and Rabbinic Jews--identified the Angels and other obscure spiritual figures such as Metatron (</w:t>
      </w:r>
      <w:r w:rsidRPr="00656705">
        <w:rPr>
          <w:rFonts w:ascii="Times New Roman" w:eastAsiaTheme="minorEastAsia" w:hAnsi="Times New Roman" w:cs="Times New Roman"/>
          <w:i/>
          <w:iCs/>
          <w:color w:val="000000"/>
          <w:sz w:val="20"/>
          <w:szCs w:val="20"/>
        </w:rPr>
        <w:t>Meṭaṭrôn</w:t>
      </w:r>
      <w:r w:rsidRPr="00656705">
        <w:rPr>
          <w:rFonts w:ascii="Times New Roman" w:eastAsiaTheme="minorEastAsia" w:hAnsi="Times New Roman" w:cs="Times New Roman"/>
          <w:color w:val="000000"/>
          <w:sz w:val="20"/>
          <w:szCs w:val="20"/>
        </w:rPr>
        <w:t>)—“the Great Scribe and supreme Archangel of many names and the Divine Prince set over the world”—and his twin brother Sandolphin (</w:t>
      </w:r>
      <w:r w:rsidRPr="00656705">
        <w:rPr>
          <w:rFonts w:ascii="Times New Roman" w:hAnsi="Times New Roman" w:cs="Times New Roman"/>
          <w:i/>
          <w:iCs/>
          <w:color w:val="202122"/>
          <w:sz w:val="20"/>
          <w:szCs w:val="20"/>
        </w:rPr>
        <w:t>Sandalph</w:t>
      </w:r>
      <w:r w:rsidRPr="00656705">
        <w:rPr>
          <w:rFonts w:ascii="Times New Roman" w:hAnsi="Times New Roman" w:cs="Times New Roman"/>
          <w:i/>
          <w:iCs/>
          <w:color w:val="000000" w:themeColor="text1"/>
          <w:sz w:val="20"/>
          <w:szCs w:val="20"/>
        </w:rPr>
        <w:t>ô</w:t>
      </w:r>
      <w:r w:rsidRPr="00656705">
        <w:rPr>
          <w:rFonts w:ascii="Times New Roman" w:hAnsi="Times New Roman" w:cs="Times New Roman"/>
          <w:i/>
          <w:iCs/>
          <w:color w:val="202122"/>
          <w:sz w:val="20"/>
          <w:szCs w:val="20"/>
        </w:rPr>
        <w:t>n</w:t>
      </w:r>
      <w:r w:rsidRPr="00656705">
        <w:rPr>
          <w:rFonts w:ascii="Times New Roman" w:eastAsiaTheme="minorEastAsia" w:hAnsi="Times New Roman" w:cs="Times New Roman"/>
          <w:color w:val="000000"/>
          <w:sz w:val="20"/>
          <w:szCs w:val="20"/>
        </w:rPr>
        <w:t>)—“who towers above all others”—and other Angelic and quasi-Angelic figures with great Prophet-Messengers, whom they often referred to as “Sons of God.” Such identifications generally referred to the greatest Angelic powers of God’s Throne.</w:t>
      </w:r>
      <w:r w:rsidRPr="00656705">
        <w:rPr>
          <w:rFonts w:ascii="Times New Roman" w:eastAsia="MS Mincho" w:hAnsi="Times New Roman" w:cs="Times New Roman"/>
          <w:color w:val="000000"/>
          <w:sz w:val="20"/>
          <w:szCs w:val="20"/>
        </w:rPr>
        <w:t xml:space="preserve"> The Sadducees of the Second Temple period were in charge of the Temple and its Scrolls, but were notorious for their cynical secularism, which included rejection of the Resurrection, Last Judgment, Heaven and Hell.</w:t>
      </w:r>
      <w:r w:rsidRPr="00656705">
        <w:rPr>
          <w:rFonts w:ascii="Times New Roman" w:eastAsiaTheme="minorEastAsia" w:hAnsi="Times New Roman" w:cs="Times New Roman"/>
          <w:color w:val="000000"/>
          <w:sz w:val="20"/>
          <w:szCs w:val="20"/>
        </w:rPr>
        <w:t xml:space="preserve"> The Sadducees were engaged in constant controversy and conflict with the Pharisees until the destruction of the Temple in 70 CE and even later. The Pharisees referred to them as “</w:t>
      </w:r>
      <w:r w:rsidRPr="00656705">
        <w:rPr>
          <w:rFonts w:ascii="Times New Roman" w:eastAsiaTheme="minorEastAsia" w:hAnsi="Times New Roman" w:cs="Times New Roman"/>
          <w:i/>
          <w:iCs/>
          <w:color w:val="000000"/>
          <w:sz w:val="20"/>
          <w:szCs w:val="20"/>
        </w:rPr>
        <w:t>Benē Ṣādôq</w:t>
      </w:r>
      <w:r w:rsidRPr="00656705">
        <w:rPr>
          <w:rFonts w:ascii="Times New Roman" w:eastAsiaTheme="minorEastAsia" w:hAnsi="Times New Roman" w:cs="Times New Roman"/>
          <w:color w:val="000000"/>
          <w:sz w:val="20"/>
          <w:szCs w:val="20"/>
        </w:rPr>
        <w:t>” (the Children of Ṣādôq). It was the descendants of Ṣādôq who filled the high-priestly office. Although, as a class, they became very Hellenized and political during the period of the Second Temple, others of them maintained conservative orthodox positions. They formed the hierarchy of the Temple. We know their creedal positions from their enemies but not from them directly. They probably held that Aaron and his descendants had been specially chosen by God, and that God had made an eternal covenant with Phinehas (cf. Exodus, 19:6). Like their forefathers, they claimed to be authorized interpreters of the Law and opposed the Pharisaic interpretations and oral tradition. They did, however, hold their own unwritten laws in reverence, which they received through their priestly line. They held that there was only one law of absolute authority, which was the Law of Moses as contained in the Pentateuch, which the people had sworn to keep and obey in the time of Ezra. Sadducee influence was strongest and most firmly entrenched in the Temple precincts. They vanish as an organized party with the destruction of the Temple. There may well have been different circles and schools of Sadducees. During the time of the Temple, the Sadducees were probably an active, energetic movement, full of life, variety, and vital developments.</w:t>
      </w:r>
    </w:p>
  </w:footnote>
  <w:footnote w:id="119">
    <w:p w14:paraId="140A10EA" w14:textId="77777777" w:rsidR="00FD1A33" w:rsidRPr="00656705" w:rsidRDefault="00FD1A33" w:rsidP="00FD1A33">
      <w:pPr>
        <w:autoSpaceDE w:val="0"/>
        <w:autoSpaceDN w:val="0"/>
        <w:adjustRightInd w:val="0"/>
        <w:rPr>
          <w:sz w:val="20"/>
          <w:szCs w:val="20"/>
        </w:rPr>
      </w:pPr>
      <w:r w:rsidRPr="00656705">
        <w:rPr>
          <w:rStyle w:val="FootnoteReference"/>
          <w:sz w:val="20"/>
          <w:szCs w:val="20"/>
        </w:rPr>
        <w:footnoteRef/>
      </w:r>
      <w:r w:rsidRPr="00656705">
        <w:rPr>
          <w:sz w:val="20"/>
          <w:szCs w:val="20"/>
        </w:rPr>
        <w:t xml:space="preserve"> </w:t>
      </w:r>
      <w:r w:rsidRPr="00656705">
        <w:rPr>
          <w:b/>
          <w:bCs/>
          <w:sz w:val="20"/>
          <w:szCs w:val="20"/>
        </w:rPr>
        <w:t xml:space="preserve">Zadok </w:t>
      </w:r>
      <w:r w:rsidRPr="00656705">
        <w:rPr>
          <w:sz w:val="20"/>
          <w:szCs w:val="20"/>
        </w:rPr>
        <w:t>(</w:t>
      </w:r>
      <w:r w:rsidRPr="00656705">
        <w:rPr>
          <w:rFonts w:eastAsiaTheme="minorEastAsia"/>
          <w:i/>
          <w:iCs/>
          <w:color w:val="000000"/>
          <w:sz w:val="20"/>
          <w:szCs w:val="20"/>
        </w:rPr>
        <w:t>Ṣādôq</w:t>
      </w:r>
      <w:r w:rsidRPr="00656705">
        <w:rPr>
          <w:sz w:val="20"/>
          <w:szCs w:val="20"/>
        </w:rPr>
        <w:t>) or Zadok the Priest (</w:t>
      </w:r>
      <w:r w:rsidRPr="00656705">
        <w:rPr>
          <w:rFonts w:eastAsiaTheme="minorEastAsia"/>
          <w:i/>
          <w:iCs/>
          <w:color w:val="000000"/>
          <w:sz w:val="20"/>
          <w:szCs w:val="20"/>
        </w:rPr>
        <w:t>Ṣādôq ha-K</w:t>
      </w:r>
      <w:r w:rsidRPr="00656705">
        <w:rPr>
          <w:i/>
          <w:iCs/>
          <w:color w:val="000000" w:themeColor="text1"/>
          <w:sz w:val="20"/>
          <w:szCs w:val="20"/>
        </w:rPr>
        <w:t>ō</w:t>
      </w:r>
      <w:r w:rsidRPr="00656705">
        <w:rPr>
          <w:rFonts w:eastAsiaTheme="minorEastAsia"/>
          <w:i/>
          <w:iCs/>
          <w:color w:val="000000"/>
          <w:sz w:val="20"/>
          <w:szCs w:val="20"/>
        </w:rPr>
        <w:t>h</w:t>
      </w:r>
      <w:r w:rsidRPr="00656705">
        <w:rPr>
          <w:i/>
          <w:iCs/>
          <w:color w:val="000000" w:themeColor="text1"/>
          <w:sz w:val="20"/>
          <w:szCs w:val="20"/>
        </w:rPr>
        <w:t>ē</w:t>
      </w:r>
      <w:r w:rsidRPr="00656705">
        <w:rPr>
          <w:rFonts w:eastAsiaTheme="minorEastAsia"/>
          <w:i/>
          <w:iCs/>
          <w:color w:val="000000"/>
          <w:sz w:val="20"/>
          <w:szCs w:val="20"/>
        </w:rPr>
        <w:t>n</w:t>
      </w:r>
      <w:r w:rsidRPr="00656705">
        <w:rPr>
          <w:rFonts w:eastAsiaTheme="minorEastAsia"/>
          <w:color w:val="000000"/>
          <w:sz w:val="20"/>
          <w:szCs w:val="20"/>
        </w:rPr>
        <w:t xml:space="preserve">) was a descendant of Phinehas son of Eleazar son of the Prophet and Mosaic High Priest Aaron (see 1 Chronicles, 6:4-8). He presided as the High Priest of Israel during the reigns of Prophet David and Prophet Solomon (2 Samuel, 8:16-18). He came to King David’s aid during the revolt of his son Absalom and was also instrumental in bringing Solomon to the throne. He officiated at Solomon’s coronation. After the Prophet-King Solomon built the First Temple, Zadok became its first High Priest (1 Kings, 2:35). </w:t>
      </w:r>
      <w:r w:rsidRPr="00656705">
        <w:rPr>
          <w:sz w:val="20"/>
          <w:szCs w:val="20"/>
        </w:rPr>
        <w:t>The proper name “</w:t>
      </w:r>
      <w:r w:rsidRPr="00656705">
        <w:rPr>
          <w:rFonts w:eastAsiaTheme="minorEastAsia"/>
          <w:color w:val="000000"/>
          <w:sz w:val="20"/>
          <w:szCs w:val="20"/>
        </w:rPr>
        <w:t xml:space="preserve">Zadok” is written and pronounced in Hebrew as </w:t>
      </w:r>
      <w:r w:rsidRPr="00656705">
        <w:rPr>
          <w:i/>
          <w:iCs/>
          <w:sz w:val="20"/>
          <w:szCs w:val="20"/>
        </w:rPr>
        <w:t>Ṣ</w:t>
      </w:r>
      <w:r w:rsidRPr="00656705">
        <w:rPr>
          <w:rFonts w:eastAsiaTheme="minorEastAsia"/>
          <w:i/>
          <w:iCs/>
          <w:color w:val="000000"/>
          <w:sz w:val="20"/>
          <w:szCs w:val="20"/>
        </w:rPr>
        <w:t>ādôq</w:t>
      </w:r>
      <w:r w:rsidRPr="00656705">
        <w:rPr>
          <w:rFonts w:eastAsiaTheme="minorEastAsia"/>
          <w:color w:val="000000"/>
          <w:sz w:val="20"/>
          <w:szCs w:val="20"/>
        </w:rPr>
        <w:t xml:space="preserve">. In Arabic, </w:t>
      </w:r>
      <w:r w:rsidRPr="00656705">
        <w:rPr>
          <w:i/>
          <w:iCs/>
          <w:sz w:val="20"/>
          <w:szCs w:val="20"/>
        </w:rPr>
        <w:t>Ṣ</w:t>
      </w:r>
      <w:r w:rsidRPr="00656705">
        <w:rPr>
          <w:rFonts w:eastAsiaTheme="minorEastAsia"/>
          <w:i/>
          <w:iCs/>
          <w:color w:val="000000"/>
          <w:sz w:val="20"/>
          <w:szCs w:val="20"/>
        </w:rPr>
        <w:t>ādôq</w:t>
      </w:r>
      <w:r w:rsidRPr="00656705">
        <w:rPr>
          <w:rFonts w:eastAsiaTheme="minorEastAsia"/>
          <w:color w:val="000000"/>
          <w:sz w:val="20"/>
          <w:szCs w:val="20"/>
        </w:rPr>
        <w:t xml:space="preserve"> is usually rendered as </w:t>
      </w:r>
      <w:r w:rsidRPr="00656705">
        <w:rPr>
          <w:i/>
          <w:iCs/>
          <w:sz w:val="20"/>
          <w:szCs w:val="20"/>
        </w:rPr>
        <w:t>Ṣa</w:t>
      </w:r>
      <w:r w:rsidRPr="00656705">
        <w:rPr>
          <w:rFonts w:eastAsiaTheme="minorEastAsia"/>
          <w:i/>
          <w:iCs/>
          <w:color w:val="000000"/>
          <w:sz w:val="20"/>
          <w:szCs w:val="20"/>
        </w:rPr>
        <w:t>d</w:t>
      </w:r>
      <w:r w:rsidRPr="00656705">
        <w:rPr>
          <w:i/>
          <w:iCs/>
          <w:sz w:val="20"/>
          <w:szCs w:val="20"/>
        </w:rPr>
        <w:t>ū</w:t>
      </w:r>
      <w:r w:rsidRPr="00656705">
        <w:rPr>
          <w:rFonts w:eastAsiaTheme="minorEastAsia"/>
          <w:i/>
          <w:iCs/>
          <w:color w:val="000000"/>
          <w:sz w:val="20"/>
          <w:szCs w:val="20"/>
        </w:rPr>
        <w:t>q</w:t>
      </w:r>
      <w:r w:rsidRPr="00656705">
        <w:rPr>
          <w:rFonts w:eastAsiaTheme="minorEastAsia"/>
          <w:color w:val="000000"/>
          <w:sz w:val="20"/>
          <w:szCs w:val="20"/>
        </w:rPr>
        <w:t>—without an initial long-vowel for “</w:t>
      </w:r>
      <w:r w:rsidRPr="00656705">
        <w:rPr>
          <w:rFonts w:eastAsiaTheme="minorEastAsia"/>
          <w:i/>
          <w:iCs/>
          <w:color w:val="000000"/>
          <w:sz w:val="20"/>
          <w:szCs w:val="20"/>
        </w:rPr>
        <w:t>a</w:t>
      </w:r>
      <w:r w:rsidRPr="00656705">
        <w:rPr>
          <w:rFonts w:eastAsiaTheme="minorEastAsia"/>
          <w:color w:val="000000"/>
          <w:sz w:val="20"/>
          <w:szCs w:val="20"/>
        </w:rPr>
        <w:t xml:space="preserve">”—but the Hebrew </w:t>
      </w:r>
      <w:r w:rsidRPr="00656705">
        <w:rPr>
          <w:i/>
          <w:iCs/>
          <w:sz w:val="20"/>
          <w:szCs w:val="20"/>
        </w:rPr>
        <w:t>Ṣ</w:t>
      </w:r>
      <w:r w:rsidRPr="00656705">
        <w:rPr>
          <w:rFonts w:eastAsiaTheme="minorEastAsia"/>
          <w:i/>
          <w:iCs/>
          <w:color w:val="000000"/>
          <w:sz w:val="20"/>
          <w:szCs w:val="20"/>
        </w:rPr>
        <w:t>ādôq</w:t>
      </w:r>
      <w:r w:rsidRPr="00656705">
        <w:rPr>
          <w:rFonts w:eastAsiaTheme="minorEastAsia"/>
          <w:color w:val="000000"/>
          <w:sz w:val="20"/>
          <w:szCs w:val="20"/>
        </w:rPr>
        <w:t xml:space="preserve"> corresponds nicely with its emphatic Arabic morphological and semantic cousin </w:t>
      </w:r>
      <w:r w:rsidRPr="00656705">
        <w:rPr>
          <w:i/>
          <w:iCs/>
          <w:sz w:val="20"/>
          <w:szCs w:val="20"/>
        </w:rPr>
        <w:t>Ṣā</w:t>
      </w:r>
      <w:r w:rsidRPr="00656705">
        <w:rPr>
          <w:rFonts w:eastAsiaTheme="minorEastAsia"/>
          <w:i/>
          <w:iCs/>
          <w:color w:val="000000"/>
          <w:sz w:val="20"/>
          <w:szCs w:val="20"/>
        </w:rPr>
        <w:t>d</w:t>
      </w:r>
      <w:r w:rsidRPr="00656705">
        <w:rPr>
          <w:i/>
          <w:iCs/>
          <w:sz w:val="20"/>
          <w:szCs w:val="20"/>
        </w:rPr>
        <w:t>ū</w:t>
      </w:r>
      <w:r w:rsidRPr="00656705">
        <w:rPr>
          <w:rFonts w:eastAsiaTheme="minorEastAsia"/>
          <w:i/>
          <w:iCs/>
          <w:color w:val="000000"/>
          <w:sz w:val="20"/>
          <w:szCs w:val="20"/>
        </w:rPr>
        <w:t>q</w:t>
      </w:r>
      <w:r w:rsidRPr="00656705">
        <w:rPr>
          <w:rFonts w:eastAsiaTheme="minorEastAsia"/>
          <w:color w:val="000000"/>
          <w:sz w:val="20"/>
          <w:szCs w:val="20"/>
        </w:rPr>
        <w:t xml:space="preserve">—meaning eminently, perfectly, and constantly truthful and trustworthy, although in Hebrew </w:t>
      </w:r>
      <w:r w:rsidRPr="00656705">
        <w:rPr>
          <w:i/>
          <w:iCs/>
          <w:sz w:val="20"/>
          <w:szCs w:val="20"/>
        </w:rPr>
        <w:t>Ṣ</w:t>
      </w:r>
      <w:r w:rsidRPr="00656705">
        <w:rPr>
          <w:rFonts w:eastAsiaTheme="minorEastAsia"/>
          <w:i/>
          <w:iCs/>
          <w:color w:val="000000"/>
          <w:sz w:val="20"/>
          <w:szCs w:val="20"/>
        </w:rPr>
        <w:t>ādôq</w:t>
      </w:r>
      <w:r w:rsidRPr="00656705">
        <w:rPr>
          <w:rFonts w:eastAsiaTheme="minorEastAsia"/>
          <w:color w:val="000000"/>
          <w:sz w:val="20"/>
          <w:szCs w:val="20"/>
        </w:rPr>
        <w:t xml:space="preserve"> adds a further primary sense of being a “true and righteous believer in God.” </w:t>
      </w:r>
      <w:r w:rsidRPr="00656705">
        <w:rPr>
          <w:i/>
          <w:iCs/>
          <w:sz w:val="20"/>
          <w:szCs w:val="20"/>
        </w:rPr>
        <w:t>Ṣ</w:t>
      </w:r>
      <w:r w:rsidRPr="00656705">
        <w:rPr>
          <w:rFonts w:eastAsiaTheme="minorEastAsia"/>
          <w:i/>
          <w:iCs/>
          <w:color w:val="000000"/>
          <w:sz w:val="20"/>
          <w:szCs w:val="20"/>
        </w:rPr>
        <w:t>ādôq</w:t>
      </w:r>
      <w:r w:rsidRPr="00656705">
        <w:rPr>
          <w:rFonts w:eastAsiaTheme="minorEastAsia"/>
          <w:color w:val="000000"/>
          <w:sz w:val="20"/>
          <w:szCs w:val="20"/>
        </w:rPr>
        <w:t xml:space="preserve"> in Hebrew and </w:t>
      </w:r>
      <w:r w:rsidRPr="00656705">
        <w:rPr>
          <w:i/>
          <w:iCs/>
          <w:sz w:val="20"/>
          <w:szCs w:val="20"/>
        </w:rPr>
        <w:t>Ṣā</w:t>
      </w:r>
      <w:r w:rsidRPr="00656705">
        <w:rPr>
          <w:rFonts w:eastAsiaTheme="minorEastAsia"/>
          <w:i/>
          <w:iCs/>
          <w:color w:val="000000"/>
          <w:sz w:val="20"/>
          <w:szCs w:val="20"/>
        </w:rPr>
        <w:t>d</w:t>
      </w:r>
      <w:r w:rsidRPr="00656705">
        <w:rPr>
          <w:i/>
          <w:iCs/>
          <w:sz w:val="20"/>
          <w:szCs w:val="20"/>
        </w:rPr>
        <w:t>ū</w:t>
      </w:r>
      <w:r w:rsidRPr="00656705">
        <w:rPr>
          <w:rFonts w:eastAsiaTheme="minorEastAsia"/>
          <w:i/>
          <w:iCs/>
          <w:color w:val="000000"/>
          <w:sz w:val="20"/>
          <w:szCs w:val="20"/>
        </w:rPr>
        <w:t>q</w:t>
      </w:r>
      <w:r w:rsidRPr="00656705">
        <w:rPr>
          <w:rFonts w:eastAsiaTheme="minorEastAsia"/>
          <w:color w:val="000000"/>
          <w:sz w:val="20"/>
          <w:szCs w:val="20"/>
        </w:rPr>
        <w:t xml:space="preserve"> in Arabic have the same morphological form as </w:t>
      </w:r>
      <w:r w:rsidRPr="00656705">
        <w:rPr>
          <w:rFonts w:eastAsiaTheme="minorEastAsia"/>
          <w:i/>
          <w:iCs/>
          <w:color w:val="000000"/>
          <w:sz w:val="20"/>
          <w:szCs w:val="20"/>
        </w:rPr>
        <w:t>al-F</w:t>
      </w:r>
      <w:r w:rsidRPr="00656705">
        <w:rPr>
          <w:i/>
          <w:iCs/>
          <w:sz w:val="20"/>
          <w:szCs w:val="20"/>
        </w:rPr>
        <w:t>ā</w:t>
      </w:r>
      <w:r w:rsidRPr="00656705">
        <w:rPr>
          <w:rFonts w:eastAsiaTheme="minorEastAsia"/>
          <w:i/>
          <w:iCs/>
          <w:color w:val="000000"/>
          <w:sz w:val="20"/>
          <w:szCs w:val="20"/>
        </w:rPr>
        <w:t>r</w:t>
      </w:r>
      <w:r w:rsidRPr="00656705">
        <w:rPr>
          <w:i/>
          <w:iCs/>
          <w:sz w:val="20"/>
          <w:szCs w:val="20"/>
        </w:rPr>
        <w:t>ū</w:t>
      </w:r>
      <w:r w:rsidRPr="00656705">
        <w:rPr>
          <w:rFonts w:eastAsiaTheme="minorEastAsia"/>
          <w:i/>
          <w:iCs/>
          <w:color w:val="000000"/>
          <w:sz w:val="20"/>
          <w:szCs w:val="20"/>
        </w:rPr>
        <w:t>q</w:t>
      </w:r>
      <w:r w:rsidRPr="00656705">
        <w:rPr>
          <w:rFonts w:eastAsiaTheme="minorEastAsia"/>
          <w:color w:val="000000"/>
          <w:sz w:val="20"/>
          <w:szCs w:val="20"/>
        </w:rPr>
        <w:t>, meaning “the Great Discerner,” that is, the one especially given to distinguishing</w:t>
      </w:r>
      <w:r w:rsidRPr="00656705">
        <w:rPr>
          <w:color w:val="000000"/>
          <w:sz w:val="20"/>
          <w:szCs w:val="20"/>
        </w:rPr>
        <w:t xml:space="preserve"> perfectly or constantly between</w:t>
      </w:r>
      <w:r w:rsidRPr="00656705">
        <w:rPr>
          <w:rFonts w:eastAsiaTheme="minorEastAsia"/>
          <w:color w:val="000000"/>
          <w:sz w:val="20"/>
          <w:szCs w:val="20"/>
        </w:rPr>
        <w:t xml:space="preserve"> truth and falsehood and naturally guiding to what is right. Interestingly—and as frequently noted in </w:t>
      </w:r>
      <w:r w:rsidRPr="00656705">
        <w:rPr>
          <w:rFonts w:eastAsiaTheme="minorEastAsia"/>
          <w:i/>
          <w:iCs/>
          <w:color w:val="000000"/>
          <w:sz w:val="20"/>
          <w:szCs w:val="20"/>
        </w:rPr>
        <w:t>The First Teaching</w:t>
      </w:r>
      <w:r w:rsidRPr="00656705">
        <w:rPr>
          <w:rFonts w:eastAsiaTheme="minorEastAsia"/>
          <w:color w:val="000000"/>
          <w:sz w:val="20"/>
          <w:szCs w:val="20"/>
        </w:rPr>
        <w:t xml:space="preserve">—the Arabic emphatic noun </w:t>
      </w:r>
      <w:r w:rsidRPr="00656705">
        <w:rPr>
          <w:rFonts w:eastAsiaTheme="minorEastAsia"/>
          <w:i/>
          <w:iCs/>
          <w:color w:val="000000"/>
          <w:sz w:val="20"/>
          <w:szCs w:val="20"/>
        </w:rPr>
        <w:t>al-F</w:t>
      </w:r>
      <w:r w:rsidRPr="00656705">
        <w:rPr>
          <w:i/>
          <w:iCs/>
          <w:sz w:val="20"/>
          <w:szCs w:val="20"/>
        </w:rPr>
        <w:t>ā</w:t>
      </w:r>
      <w:r w:rsidRPr="00656705">
        <w:rPr>
          <w:rFonts w:eastAsiaTheme="minorEastAsia"/>
          <w:i/>
          <w:iCs/>
          <w:color w:val="000000"/>
          <w:sz w:val="20"/>
          <w:szCs w:val="20"/>
        </w:rPr>
        <w:t>r</w:t>
      </w:r>
      <w:r w:rsidRPr="00656705">
        <w:rPr>
          <w:i/>
          <w:iCs/>
          <w:sz w:val="20"/>
          <w:szCs w:val="20"/>
        </w:rPr>
        <w:t>ū</w:t>
      </w:r>
      <w:r w:rsidRPr="00656705">
        <w:rPr>
          <w:rFonts w:eastAsiaTheme="minorEastAsia"/>
          <w:i/>
          <w:iCs/>
          <w:color w:val="000000"/>
          <w:sz w:val="20"/>
          <w:szCs w:val="20"/>
        </w:rPr>
        <w:t>q</w:t>
      </w:r>
      <w:r w:rsidRPr="00656705">
        <w:rPr>
          <w:color w:val="000000"/>
          <w:sz w:val="20"/>
          <w:szCs w:val="20"/>
        </w:rPr>
        <w:t xml:space="preserve"> corresponds </w:t>
      </w:r>
      <w:r w:rsidRPr="00656705">
        <w:rPr>
          <w:rFonts w:eastAsiaTheme="minorEastAsia"/>
          <w:color w:val="000000"/>
          <w:sz w:val="20"/>
          <w:szCs w:val="20"/>
        </w:rPr>
        <w:t>in Semitic morphology and semantics</w:t>
      </w:r>
      <w:r w:rsidRPr="00656705">
        <w:rPr>
          <w:color w:val="000000"/>
          <w:sz w:val="20"/>
          <w:szCs w:val="20"/>
        </w:rPr>
        <w:t xml:space="preserve"> exactly </w:t>
      </w:r>
      <w:r w:rsidRPr="00656705">
        <w:rPr>
          <w:rFonts w:eastAsiaTheme="minorEastAsia"/>
          <w:color w:val="000000"/>
          <w:sz w:val="20"/>
          <w:szCs w:val="20"/>
        </w:rPr>
        <w:t>to the Aramaic and Syriac nominals</w:t>
      </w:r>
      <w:r w:rsidRPr="00656705">
        <w:rPr>
          <w:rFonts w:eastAsiaTheme="minorHAnsi"/>
          <w:i/>
          <w:iCs/>
          <w:color w:val="000000"/>
          <w:sz w:val="20"/>
          <w:szCs w:val="20"/>
        </w:rPr>
        <w:t xml:space="preserve"> </w:t>
      </w:r>
      <w:r w:rsidRPr="00656705">
        <w:rPr>
          <w:i/>
          <w:iCs/>
          <w:color w:val="000000"/>
          <w:sz w:val="20"/>
          <w:szCs w:val="20"/>
        </w:rPr>
        <w:t>Pārōqā</w:t>
      </w:r>
      <w:r w:rsidRPr="00656705">
        <w:rPr>
          <w:color w:val="000000"/>
          <w:sz w:val="20"/>
          <w:szCs w:val="20"/>
        </w:rPr>
        <w:t xml:space="preserve"> and </w:t>
      </w:r>
      <w:r w:rsidRPr="00656705">
        <w:rPr>
          <w:i/>
          <w:iCs/>
          <w:color w:val="000000"/>
          <w:sz w:val="20"/>
          <w:szCs w:val="20"/>
        </w:rPr>
        <w:t>Pōrūqō</w:t>
      </w:r>
      <w:r w:rsidRPr="00656705">
        <w:rPr>
          <w:rFonts w:eastAsiaTheme="minorHAnsi"/>
          <w:color w:val="000000"/>
          <w:sz w:val="20"/>
          <w:szCs w:val="20"/>
        </w:rPr>
        <w:t xml:space="preserve">, which are used in Aramaic Scripture and Syriac Bibles </w:t>
      </w:r>
      <w:r w:rsidRPr="00656705">
        <w:rPr>
          <w:color w:val="000000"/>
          <w:sz w:val="20"/>
          <w:szCs w:val="20"/>
        </w:rPr>
        <w:t xml:space="preserve">for “the Savior” and is used as a synonym for the Greek </w:t>
      </w:r>
      <w:r w:rsidRPr="00656705">
        <w:rPr>
          <w:i/>
          <w:iCs/>
          <w:color w:val="202122"/>
          <w:sz w:val="20"/>
          <w:szCs w:val="20"/>
        </w:rPr>
        <w:t>Sōt</w:t>
      </w:r>
      <w:r w:rsidRPr="00656705">
        <w:rPr>
          <w:i/>
          <w:iCs/>
          <w:color w:val="000000" w:themeColor="text1"/>
          <w:sz w:val="20"/>
          <w:szCs w:val="20"/>
        </w:rPr>
        <w:t>ê</w:t>
      </w:r>
      <w:r w:rsidRPr="00656705">
        <w:rPr>
          <w:i/>
          <w:iCs/>
          <w:color w:val="202122"/>
          <w:sz w:val="20"/>
          <w:szCs w:val="20"/>
        </w:rPr>
        <w:t>r, Σωτήρ</w:t>
      </w:r>
      <w:r w:rsidRPr="00656705">
        <w:rPr>
          <w:color w:val="202122"/>
          <w:sz w:val="20"/>
          <w:szCs w:val="20"/>
        </w:rPr>
        <w:t xml:space="preserve"> for “Savior,” “Redeemer,” or “Deliver.”</w:t>
      </w:r>
    </w:p>
  </w:footnote>
  <w:footnote w:id="120">
    <w:p w14:paraId="61379B60" w14:textId="77777777" w:rsidR="00FD1A33" w:rsidRPr="00656705" w:rsidRDefault="00FD1A33" w:rsidP="00FD1A33">
      <w:pPr>
        <w:rPr>
          <w:rFonts w:eastAsiaTheme="minorEastAsia"/>
          <w:color w:val="000000"/>
          <w:sz w:val="20"/>
          <w:szCs w:val="20"/>
        </w:rPr>
      </w:pPr>
      <w:r w:rsidRPr="00656705">
        <w:rPr>
          <w:rStyle w:val="FootnoteReference"/>
          <w:sz w:val="20"/>
          <w:szCs w:val="20"/>
        </w:rPr>
        <w:footnoteRef/>
      </w:r>
      <w:r w:rsidRPr="00656705">
        <w:rPr>
          <w:sz w:val="20"/>
          <w:szCs w:val="20"/>
        </w:rPr>
        <w:t xml:space="preserve"> </w:t>
      </w:r>
      <w:r w:rsidRPr="00656705">
        <w:rPr>
          <w:b/>
          <w:bCs/>
          <w:sz w:val="20"/>
          <w:szCs w:val="20"/>
        </w:rPr>
        <w:t>The Prophet Jeremiah</w:t>
      </w:r>
      <w:r w:rsidRPr="00656705">
        <w:rPr>
          <w:rFonts w:eastAsiaTheme="minorEastAsia"/>
          <w:color w:val="000000"/>
          <w:sz w:val="20"/>
          <w:szCs w:val="20"/>
        </w:rPr>
        <w:t xml:space="preserve"> (d. ca. 586 BCE, flourishing during late seventh and early century BCE) (Hebrew, </w:t>
      </w:r>
      <w:r w:rsidRPr="00656705">
        <w:rPr>
          <w:rFonts w:eastAsiaTheme="minorEastAsia"/>
          <w:i/>
          <w:iCs/>
          <w:color w:val="000000"/>
          <w:sz w:val="20"/>
          <w:szCs w:val="20"/>
        </w:rPr>
        <w:t>Yirmey</w:t>
      </w:r>
      <w:r w:rsidRPr="00656705">
        <w:rPr>
          <w:i/>
          <w:iCs/>
          <w:sz w:val="20"/>
          <w:szCs w:val="20"/>
        </w:rPr>
        <w:t>āh</w:t>
      </w:r>
      <w:r w:rsidRPr="00656705">
        <w:rPr>
          <w:i/>
          <w:iCs/>
          <w:color w:val="000000" w:themeColor="text1"/>
          <w:sz w:val="20"/>
          <w:szCs w:val="20"/>
        </w:rPr>
        <w:t>û</w:t>
      </w:r>
      <w:r w:rsidRPr="00656705">
        <w:rPr>
          <w:color w:val="000000" w:themeColor="text1"/>
          <w:sz w:val="20"/>
          <w:szCs w:val="20"/>
        </w:rPr>
        <w:t xml:space="preserve">, meaning “the Lord establishes;” Arabic, </w:t>
      </w:r>
      <w:r w:rsidRPr="00656705">
        <w:rPr>
          <w:i/>
          <w:iCs/>
          <w:color w:val="000000" w:themeColor="text1"/>
          <w:sz w:val="20"/>
          <w:szCs w:val="20"/>
        </w:rPr>
        <w:t>Irmiy</w:t>
      </w:r>
      <w:r w:rsidRPr="00656705">
        <w:rPr>
          <w:i/>
          <w:iCs/>
          <w:sz w:val="20"/>
          <w:szCs w:val="20"/>
        </w:rPr>
        <w:t>ā</w:t>
      </w:r>
      <w:r w:rsidRPr="00656705">
        <w:rPr>
          <w:i/>
          <w:iCs/>
          <w:color w:val="000000" w:themeColor="text1"/>
          <w:sz w:val="20"/>
          <w:szCs w:val="20"/>
        </w:rPr>
        <w:t>’</w:t>
      </w:r>
      <w:r w:rsidRPr="00656705">
        <w:rPr>
          <w:color w:val="000000" w:themeColor="text1"/>
          <w:sz w:val="20"/>
          <w:szCs w:val="20"/>
        </w:rPr>
        <w:t xml:space="preserve">) </w:t>
      </w:r>
      <w:r w:rsidRPr="00656705">
        <w:rPr>
          <w:rFonts w:eastAsiaTheme="minorEastAsia"/>
          <w:color w:val="000000"/>
          <w:sz w:val="20"/>
          <w:szCs w:val="20"/>
        </w:rPr>
        <w:t xml:space="preserve">is said—like the Prophet Isaiah of the eighth century BCE—to have been a descendant of Aaron and to have belonged to the Priestly class, although he was probably a branch of Priestly family of Eli. The Prophet Jeremiah lived roughly a century after the Prophet Isaiah. In Biblical terminology, Jeremiah is numbered among the Latter Prophets. He began his mission around 626 BCE during the reign of King Josiah of Judah. He had a disciple and secretary named Baruch ben Nariah (Hebrew, </w:t>
      </w:r>
      <w:r w:rsidRPr="00656705">
        <w:rPr>
          <w:rFonts w:eastAsiaTheme="minorEastAsia"/>
          <w:i/>
          <w:iCs/>
          <w:color w:val="000000"/>
          <w:sz w:val="20"/>
          <w:szCs w:val="20"/>
        </w:rPr>
        <w:t>B</w:t>
      </w:r>
      <w:r w:rsidRPr="00656705">
        <w:rPr>
          <w:i/>
          <w:iCs/>
          <w:sz w:val="20"/>
          <w:szCs w:val="20"/>
        </w:rPr>
        <w:t>ā</w:t>
      </w:r>
      <w:r w:rsidRPr="00656705">
        <w:rPr>
          <w:rFonts w:eastAsiaTheme="minorEastAsia"/>
          <w:i/>
          <w:iCs/>
          <w:color w:val="000000"/>
          <w:sz w:val="20"/>
          <w:szCs w:val="20"/>
        </w:rPr>
        <w:t>r</w:t>
      </w:r>
      <w:r w:rsidRPr="00656705">
        <w:rPr>
          <w:i/>
          <w:iCs/>
          <w:color w:val="000000" w:themeColor="text1"/>
          <w:sz w:val="20"/>
          <w:szCs w:val="20"/>
        </w:rPr>
        <w:t>û</w:t>
      </w:r>
      <w:r w:rsidRPr="00656705">
        <w:rPr>
          <w:rFonts w:eastAsiaTheme="minorEastAsia"/>
          <w:i/>
          <w:iCs/>
          <w:color w:val="000000"/>
          <w:sz w:val="20"/>
          <w:szCs w:val="20"/>
        </w:rPr>
        <w:t>kh b</w:t>
      </w:r>
      <w:r w:rsidRPr="00656705">
        <w:rPr>
          <w:i/>
          <w:iCs/>
          <w:color w:val="000000" w:themeColor="text1"/>
          <w:sz w:val="20"/>
          <w:szCs w:val="20"/>
        </w:rPr>
        <w:t>ē</w:t>
      </w:r>
      <w:r w:rsidRPr="00656705">
        <w:rPr>
          <w:rFonts w:eastAsiaTheme="minorEastAsia"/>
          <w:i/>
          <w:iCs/>
          <w:color w:val="000000"/>
          <w:sz w:val="20"/>
          <w:szCs w:val="20"/>
        </w:rPr>
        <w:t>n Ner</w:t>
      </w:r>
      <w:r w:rsidRPr="00656705">
        <w:rPr>
          <w:i/>
          <w:iCs/>
          <w:color w:val="202122"/>
          <w:sz w:val="20"/>
          <w:szCs w:val="20"/>
        </w:rPr>
        <w:t>īyā</w:t>
      </w:r>
      <w:r w:rsidRPr="00656705">
        <w:rPr>
          <w:rFonts w:eastAsiaTheme="minorEastAsia"/>
          <w:color w:val="000000"/>
          <w:sz w:val="20"/>
          <w:szCs w:val="20"/>
        </w:rPr>
        <w:t>), who is also regarded as a Prophet in Rabbinic tradition. Baruch wrote down the Prophecies of Jeremiah and sometimes delivered his messages to others on his behalf. Jeremiah became outspoken in his opposition to the national policy of the Kingdom of Judah, which he foretold would lead to Judah’s absolute defeat at the hands of the Neo-Babylonians and then the Babylonian Captivity (</w:t>
      </w:r>
      <w:r w:rsidRPr="00656705">
        <w:rPr>
          <w:color w:val="000000" w:themeColor="text1"/>
          <w:sz w:val="20"/>
          <w:szCs w:val="20"/>
        </w:rPr>
        <w:t>586 BCE until 516 BCE)</w:t>
      </w:r>
      <w:r w:rsidRPr="00656705">
        <w:rPr>
          <w:rFonts w:eastAsiaTheme="minorEastAsia"/>
          <w:color w:val="000000"/>
          <w:sz w:val="20"/>
          <w:szCs w:val="20"/>
        </w:rPr>
        <w:t>. Jeremiah’s prophecies made him unpopular with the king, his military, and other leaders and notables of Judah, who—despite their great inquity—felt that they possessed the military power and alliances that would give them victory and keep the Neo-Babylonians at a distance. The Prophet Jeremiah</w:t>
      </w:r>
      <w:r w:rsidRPr="00656705">
        <w:rPr>
          <w:color w:val="000000" w:themeColor="text1"/>
          <w:sz w:val="20"/>
          <w:szCs w:val="20"/>
        </w:rPr>
        <w:t xml:space="preserve"> witnessed the last forty years of Judah’s existence from 627 BCE until 586 BCE, when the Neo-Babylonians under Nebuchadnezzar finally overthrew Judah, destroyed the First Temple and the city of Jerusalem, and took the elite classes of Judah to Babylon as captives, instituting the cataclysmic Babylonian Exile. Toward the end of Jeremiah’s life, after probably having made some preparations for the destruction of the Temple--about which we will speak when we discuss the Dead Sea Scrolls—Jeremiah was taken against his will to Egypt, where he presumably died or was killed.</w:t>
      </w:r>
    </w:p>
  </w:footnote>
  <w:footnote w:id="121">
    <w:p w14:paraId="2D509ED2" w14:textId="77777777" w:rsidR="00FD1A33" w:rsidRPr="00656705" w:rsidRDefault="00FD1A33" w:rsidP="00FD1A33">
      <w:pPr>
        <w:autoSpaceDE w:val="0"/>
        <w:autoSpaceDN w:val="0"/>
        <w:adjustRightInd w:val="0"/>
        <w:rPr>
          <w:rFonts w:eastAsiaTheme="minorEastAsia"/>
          <w:color w:val="000000"/>
          <w:sz w:val="20"/>
          <w:szCs w:val="20"/>
        </w:rPr>
      </w:pPr>
      <w:r w:rsidRPr="00656705">
        <w:rPr>
          <w:rStyle w:val="FootnoteReference"/>
          <w:sz w:val="20"/>
          <w:szCs w:val="20"/>
        </w:rPr>
        <w:footnoteRef/>
      </w:r>
      <w:r w:rsidRPr="00656705">
        <w:rPr>
          <w:sz w:val="20"/>
          <w:szCs w:val="20"/>
        </w:rPr>
        <w:t xml:space="preserve"> </w:t>
      </w:r>
      <w:r w:rsidRPr="00656705">
        <w:rPr>
          <w:rFonts w:eastAsiaTheme="minorEastAsia"/>
          <w:b/>
          <w:bCs/>
          <w:color w:val="000000"/>
          <w:sz w:val="20"/>
          <w:szCs w:val="20"/>
        </w:rPr>
        <w:t xml:space="preserve">King Nebuchadnezzar II </w:t>
      </w:r>
      <w:r w:rsidRPr="00656705">
        <w:rPr>
          <w:rFonts w:eastAsiaTheme="minorEastAsia"/>
          <w:color w:val="000000"/>
          <w:sz w:val="20"/>
          <w:szCs w:val="20"/>
        </w:rPr>
        <w:t xml:space="preserve">(d. 562 BCE) (Akkadian-Babylonian: </w:t>
      </w:r>
      <w:r w:rsidRPr="00656705">
        <w:rPr>
          <w:i/>
          <w:iCs/>
          <w:color w:val="202122"/>
          <w:sz w:val="20"/>
          <w:szCs w:val="20"/>
        </w:rPr>
        <w:t>Nabû-kudurri-uṣur</w:t>
      </w:r>
      <w:r w:rsidRPr="00656705">
        <w:rPr>
          <w:rFonts w:eastAsiaTheme="minorEastAsia"/>
          <w:color w:val="000000"/>
          <w:sz w:val="20"/>
          <w:szCs w:val="20"/>
        </w:rPr>
        <w:t xml:space="preserve">, meaning “Nabu, watch over my heir;” Hebrew: </w:t>
      </w:r>
      <w:r w:rsidRPr="00656705">
        <w:rPr>
          <w:i/>
          <w:iCs/>
          <w:color w:val="202122"/>
          <w:sz w:val="20"/>
          <w:szCs w:val="20"/>
        </w:rPr>
        <w:t>Nebh</w:t>
      </w:r>
      <w:r w:rsidRPr="00656705">
        <w:rPr>
          <w:i/>
          <w:iCs/>
          <w:color w:val="000000" w:themeColor="text1"/>
          <w:sz w:val="20"/>
          <w:szCs w:val="20"/>
        </w:rPr>
        <w:t>û</w:t>
      </w:r>
      <w:r w:rsidRPr="00656705">
        <w:rPr>
          <w:i/>
          <w:iCs/>
          <w:color w:val="202122"/>
          <w:sz w:val="20"/>
          <w:szCs w:val="20"/>
        </w:rPr>
        <w:t>khadhn</w:t>
      </w:r>
      <w:r w:rsidRPr="00656705">
        <w:rPr>
          <w:i/>
          <w:iCs/>
          <w:color w:val="000000" w:themeColor="text1"/>
          <w:sz w:val="20"/>
          <w:szCs w:val="20"/>
        </w:rPr>
        <w:t>ē’</w:t>
      </w:r>
      <w:r w:rsidRPr="00656705">
        <w:rPr>
          <w:i/>
          <w:iCs/>
          <w:color w:val="202122"/>
          <w:sz w:val="20"/>
          <w:szCs w:val="20"/>
        </w:rPr>
        <w:t>ṣṣar</w:t>
      </w:r>
      <w:r w:rsidRPr="00656705">
        <w:rPr>
          <w:color w:val="202122"/>
          <w:sz w:val="20"/>
          <w:szCs w:val="20"/>
        </w:rPr>
        <w:t xml:space="preserve">; Greek: </w:t>
      </w:r>
      <w:r w:rsidRPr="00656705">
        <w:rPr>
          <w:i/>
          <w:iCs/>
          <w:color w:val="202122"/>
          <w:sz w:val="20"/>
          <w:szCs w:val="20"/>
        </w:rPr>
        <w:t>Naboukhodonόsor</w:t>
      </w:r>
      <w:r w:rsidRPr="00656705">
        <w:rPr>
          <w:color w:val="202122"/>
          <w:sz w:val="20"/>
          <w:szCs w:val="20"/>
        </w:rPr>
        <w:t xml:space="preserve">, </w:t>
      </w:r>
      <w:r w:rsidRPr="00656705">
        <w:rPr>
          <w:i/>
          <w:iCs/>
          <w:color w:val="202122"/>
          <w:sz w:val="20"/>
          <w:szCs w:val="20"/>
        </w:rPr>
        <w:t>Ναβουχοδονόσορ</w:t>
      </w:r>
      <w:r w:rsidRPr="00656705">
        <w:rPr>
          <w:rFonts w:eastAsiaTheme="minorEastAsia"/>
          <w:color w:val="000000"/>
          <w:sz w:val="20"/>
          <w:szCs w:val="20"/>
        </w:rPr>
        <w:t>), Nebuchadnezzar the Great, or Nebuchadrezzar was the second king of the Neo-Babylonian Empire, which he ruled as a warrior-king for forty-three years until his death. He was regarded as the empire’s greatest ruler, establishing his capital in Babylon and building its famous hanging gardens. By the time of his death, his power was unrivaled in the ancient world. He destroyed the Kingdom of Judah in 587 BCE and deported many of its people—especially those of the ruling and wealthy classes—into exile in Babylon. Nebuchadrezzar II attacked Palestine in 598 BCE and first besieged Jerusalem on 16 March 597 BCE, which led to the first phase of the Babylonian Exile that same year when at least three thousand Judaeans were banished to Babylon. Nebuchadnezzar II destroyed the First Temple seven years later in 586 BCE, which is the official inception of the Babylonian Captivity. Some exiles returned in 538 BCE, and the Temple was restored by building the Second Temple in 516 BCE.</w:t>
      </w:r>
    </w:p>
  </w:footnote>
  <w:footnote w:id="122">
    <w:p w14:paraId="08E9BC2E"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w:t>
      </w:r>
      <w:r w:rsidRPr="00656705">
        <w:rPr>
          <w:b/>
          <w:bCs/>
          <w:sz w:val="20"/>
          <w:szCs w:val="20"/>
        </w:rPr>
        <w:t>God,</w:t>
      </w:r>
      <w:r w:rsidRPr="00656705">
        <w:rPr>
          <w:sz w:val="20"/>
          <w:szCs w:val="20"/>
        </w:rPr>
        <w:t xml:space="preserve">” in my belief, is the most beautiful word in the English language. </w:t>
      </w:r>
      <w:r w:rsidRPr="00656705">
        <w:rPr>
          <w:i/>
          <w:iCs/>
          <w:sz w:val="20"/>
          <w:szCs w:val="20"/>
        </w:rPr>
        <w:t>The First Teaching</w:t>
      </w:r>
      <w:r w:rsidRPr="00656705">
        <w:rPr>
          <w:sz w:val="20"/>
          <w:szCs w:val="20"/>
        </w:rPr>
        <w:t xml:space="preserve"> seeks to restore the ancient name “God,” the origins of which go back to the Old Stone Age, to its original dignity and its rightful place in the English language, despite the fact that a significant number of English-speakers today reject the word altogether, often because of its misuse among so-called “religious” people. The English word “God” has ancient Indo-European roots that are many millennia old, and its etymology will be discussed in a later chapter about God’s Name “</w:t>
      </w:r>
      <w:r w:rsidRPr="00656705">
        <w:rPr>
          <w:i/>
          <w:iCs/>
          <w:sz w:val="20"/>
          <w:szCs w:val="20"/>
        </w:rPr>
        <w:t>Allāh</w:t>
      </w:r>
      <w:r w:rsidRPr="00656705">
        <w:rPr>
          <w:sz w:val="20"/>
          <w:szCs w:val="20"/>
        </w:rPr>
        <w:t>.” I will emphasize there the excellence of the English word “God” and further reasons why I have chosen to use it consistently, which unfortunately for some Muslims today is counterintuitive. The Indo-Germanic term “God” probably goes back to the Old Stone Age and pre-dates Judaism and Christianity by several millennia. Remarkably—in terms of Indo-European and Semitic linguistics—the root meanings our word “God” and the ancient Arabic word “</w:t>
      </w:r>
      <w:r w:rsidRPr="00656705">
        <w:rPr>
          <w:i/>
          <w:iCs/>
          <w:sz w:val="20"/>
          <w:szCs w:val="20"/>
        </w:rPr>
        <w:t>Allāh</w:t>
      </w:r>
      <w:r w:rsidRPr="00656705">
        <w:rPr>
          <w:sz w:val="20"/>
          <w:szCs w:val="20"/>
        </w:rPr>
        <w:t>” are so close that they are virtually synonymous. In terms of Indo-European etymology, the original meaning of “God” is “He who is invoked or supplicated [in prayer].” The word “</w:t>
      </w:r>
      <w:r w:rsidRPr="00656705">
        <w:rPr>
          <w:i/>
          <w:iCs/>
          <w:sz w:val="20"/>
          <w:szCs w:val="20"/>
        </w:rPr>
        <w:t>Allāh</w:t>
      </w:r>
      <w:r w:rsidRPr="00656705">
        <w:rPr>
          <w:sz w:val="20"/>
          <w:szCs w:val="20"/>
        </w:rPr>
        <w:t>,” as we will see, is identical to its Hebrew, Syriac, and Aramaic counterparts in the Biblical Tradition. In terms of ancient Semitic linguistics, these Qur’ānic and Biblical cognates for the Creator all share a root meaning for “Him who is [rightfully] worshipped.” Supplication and worship—the core linguistic elements in the words “God” and “</w:t>
      </w:r>
      <w:r w:rsidRPr="00656705">
        <w:rPr>
          <w:i/>
          <w:iCs/>
          <w:sz w:val="20"/>
          <w:szCs w:val="20"/>
        </w:rPr>
        <w:t>Allāh</w:t>
      </w:r>
      <w:r w:rsidRPr="00656705">
        <w:rPr>
          <w:sz w:val="20"/>
          <w:szCs w:val="20"/>
        </w:rPr>
        <w:t>” respectively—are inseparably connected, for, as the Prophet Muḥammad said: “Prayer is the essence of worship (</w:t>
      </w:r>
      <w:r w:rsidRPr="00656705">
        <w:rPr>
          <w:i/>
          <w:iCs/>
          <w:sz w:val="20"/>
          <w:szCs w:val="20"/>
        </w:rPr>
        <w:t>Al-Du‘ā’: Mukhkh al-‘ibāda</w:t>
      </w:r>
      <w:r w:rsidRPr="00656705">
        <w:rPr>
          <w:sz w:val="20"/>
          <w:szCs w:val="20"/>
        </w:rPr>
        <w:t xml:space="preserve">).” </w:t>
      </w:r>
    </w:p>
  </w:footnote>
  <w:footnote w:id="123">
    <w:p w14:paraId="09E4D4AE" w14:textId="77777777" w:rsidR="00FD1A33" w:rsidRPr="00656705" w:rsidRDefault="00FD1A33" w:rsidP="00FD1A33">
      <w:pPr>
        <w:pStyle w:val="FootnoteText"/>
        <w:rPr>
          <w:rFonts w:ascii="Times New Roman" w:eastAsiaTheme="minorEastAsia" w:hAnsi="Times New Roman" w:cs="Times New Roman"/>
          <w:color w:val="000000"/>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eastAsiaTheme="minorEastAsia" w:hAnsi="Times New Roman" w:cs="Times New Roman"/>
          <w:b/>
          <w:bCs/>
          <w:color w:val="000000"/>
          <w:sz w:val="20"/>
          <w:szCs w:val="20"/>
        </w:rPr>
        <w:t>The Great Assembly</w:t>
      </w:r>
      <w:r w:rsidRPr="00656705">
        <w:rPr>
          <w:rFonts w:ascii="Times New Roman" w:eastAsiaTheme="minorEastAsia" w:hAnsi="Times New Roman" w:cs="Times New Roman"/>
          <w:color w:val="000000"/>
          <w:sz w:val="20"/>
          <w:szCs w:val="20"/>
        </w:rPr>
        <w:t xml:space="preserve"> (Hebrew: </w:t>
      </w:r>
      <w:r w:rsidRPr="00656705">
        <w:rPr>
          <w:rFonts w:ascii="Times New Roman" w:eastAsiaTheme="minorEastAsia" w:hAnsi="Times New Roman" w:cs="Times New Roman"/>
          <w:i/>
          <w:iCs/>
          <w:color w:val="000000"/>
          <w:sz w:val="20"/>
          <w:szCs w:val="20"/>
        </w:rPr>
        <w:t>ha-Keneseth hag-Gedhôlāh</w:t>
      </w:r>
      <w:r w:rsidRPr="00656705">
        <w:rPr>
          <w:rFonts w:ascii="Times New Roman" w:eastAsiaTheme="minorEastAsia" w:hAnsi="Times New Roman" w:cs="Times New Roman"/>
          <w:color w:val="000000"/>
          <w:sz w:val="20"/>
          <w:szCs w:val="20"/>
        </w:rPr>
        <w:t xml:space="preserve">) or “the Men of the Great Assembly” (Hebrew: </w:t>
      </w:r>
      <w:r w:rsidRPr="00656705">
        <w:rPr>
          <w:rFonts w:ascii="Times New Roman" w:hAnsi="Times New Roman" w:cs="Times New Roman"/>
          <w:i/>
          <w:iCs/>
          <w:color w:val="202122"/>
          <w:sz w:val="20"/>
          <w:szCs w:val="20"/>
        </w:rPr>
        <w:t>Aneshei</w:t>
      </w:r>
      <w:r w:rsidRPr="00656705">
        <w:rPr>
          <w:rFonts w:ascii="Times New Roman" w:eastAsiaTheme="minorEastAsia" w:hAnsi="Times New Roman" w:cs="Times New Roman"/>
          <w:i/>
          <w:iCs/>
          <w:color w:val="000000"/>
          <w:sz w:val="20"/>
          <w:szCs w:val="20"/>
        </w:rPr>
        <w:t xml:space="preserve"> Keneseth hā-Gedhôlāh</w:t>
      </w:r>
      <w:r w:rsidRPr="00656705">
        <w:rPr>
          <w:rFonts w:ascii="Times New Roman" w:hAnsi="Times New Roman" w:cs="Times New Roman"/>
          <w:color w:val="202122"/>
          <w:sz w:val="20"/>
          <w:szCs w:val="20"/>
        </w:rPr>
        <w:t>)</w:t>
      </w:r>
      <w:r w:rsidRPr="00656705">
        <w:rPr>
          <w:rFonts w:ascii="Times New Roman" w:eastAsiaTheme="minorEastAsia" w:hAnsi="Times New Roman" w:cs="Times New Roman"/>
          <w:color w:val="000000"/>
          <w:sz w:val="20"/>
          <w:szCs w:val="20"/>
        </w:rPr>
        <w:t xml:space="preserve"> is also referred to as the Great Synagogue, although—strictly speaking—the term </w:t>
      </w:r>
      <w:r w:rsidRPr="00656705">
        <w:rPr>
          <w:rFonts w:ascii="Times New Roman" w:hAnsi="Times New Roman" w:cs="Times New Roman"/>
          <w:i/>
          <w:iCs/>
          <w:color w:val="202122"/>
          <w:sz w:val="20"/>
          <w:szCs w:val="20"/>
        </w:rPr>
        <w:t>Aneshei</w:t>
      </w:r>
      <w:r w:rsidRPr="00656705">
        <w:rPr>
          <w:rFonts w:ascii="Times New Roman" w:eastAsiaTheme="minorEastAsia" w:hAnsi="Times New Roman" w:cs="Times New Roman"/>
          <w:i/>
          <w:iCs/>
          <w:color w:val="000000"/>
          <w:sz w:val="20"/>
          <w:szCs w:val="20"/>
        </w:rPr>
        <w:t xml:space="preserve"> Keneseth hā-Gedhôlāh</w:t>
      </w:r>
      <w:r w:rsidRPr="00656705">
        <w:rPr>
          <w:rFonts w:ascii="Times New Roman" w:eastAsiaTheme="minorEastAsia" w:hAnsi="Times New Roman" w:cs="Times New Roman"/>
          <w:color w:val="000000"/>
          <w:sz w:val="20"/>
          <w:szCs w:val="20"/>
        </w:rPr>
        <w:t xml:space="preserve"> only refers to the assembly’s first generation under the Prophet Ezra. It was originally established as a body of one hundred and twenty Scribes, Sages, and Prophets around 516 BCE by the command of Ezra and with his membership and under his leadership. It earliest members included the Prophets Daniel, Haggai, Zachariah I, and Ezra-Malachi, all of whom oversaw its establishment and, consequently, played a proactive role in preparing the Children of Israel for the post-Prophetic Age in which they were about to enter. It is said in the Rabbinic Tradition: “Haggai, Zachariah, and Malachi received from the Prophets, and the Men of the Great Assembly received from Haggai, Zachariah, and Malachi. The period of the Great Assembly did continue in later years in the absence of Haggai, Zachariah, and Malachi. As such, the body lasted roughly one hundred and eighty years, was also the period of Persian rule over the Children of Israel, which itself lasted for about one hundred and ninety years. The Hellenistic Period of Judaic religion began with the conquests of Alexander the Great around 333 BCE and 332 BCE, and he also reconstructed the Great Assembly as the Sanhedrin, which would continue to preside over the affairs of the Jews until the destruction of the Second Temple in 70 CE.</w:t>
      </w:r>
    </w:p>
  </w:footnote>
  <w:footnote w:id="124">
    <w:p w14:paraId="2ABFD1E2"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Synagogue</w:t>
      </w:r>
      <w:r w:rsidRPr="00656705">
        <w:rPr>
          <w:rFonts w:ascii="Times New Roman" w:hAnsi="Times New Roman" w:cs="Times New Roman"/>
          <w:sz w:val="20"/>
          <w:szCs w:val="20"/>
        </w:rPr>
        <w:t xml:space="preserve"> </w:t>
      </w:r>
      <w:r w:rsidRPr="00656705">
        <w:rPr>
          <w:rFonts w:ascii="Times New Roman" w:eastAsiaTheme="minorEastAsia" w:hAnsi="Times New Roman" w:cs="Times New Roman"/>
          <w:color w:val="18191A"/>
          <w:sz w:val="20"/>
          <w:szCs w:val="20"/>
        </w:rPr>
        <w:t xml:space="preserve">(Hebrew: </w:t>
      </w:r>
      <w:r w:rsidRPr="00656705">
        <w:rPr>
          <w:rFonts w:ascii="Times New Roman" w:eastAsiaTheme="minorEastAsia" w:hAnsi="Times New Roman" w:cs="Times New Roman"/>
          <w:i/>
          <w:color w:val="18191A"/>
          <w:sz w:val="20"/>
          <w:szCs w:val="20"/>
        </w:rPr>
        <w:t>Bayith Kneseth</w:t>
      </w:r>
      <w:r w:rsidRPr="00656705">
        <w:rPr>
          <w:rFonts w:ascii="Times New Roman" w:eastAsiaTheme="minorEastAsia" w:hAnsi="Times New Roman" w:cs="Times New Roman"/>
          <w:iCs/>
          <w:color w:val="18191A"/>
          <w:sz w:val="20"/>
          <w:szCs w:val="20"/>
        </w:rPr>
        <w:t xml:space="preserve">, “House of Assembly,” or </w:t>
      </w:r>
      <w:r w:rsidRPr="00656705">
        <w:rPr>
          <w:rFonts w:ascii="Times New Roman" w:eastAsiaTheme="minorEastAsia" w:hAnsi="Times New Roman" w:cs="Times New Roman"/>
          <w:i/>
          <w:color w:val="18191A"/>
          <w:sz w:val="20"/>
          <w:szCs w:val="20"/>
        </w:rPr>
        <w:t>Bayigh Tef</w:t>
      </w:r>
      <w:r w:rsidRPr="00656705">
        <w:rPr>
          <w:rFonts w:ascii="Times New Roman" w:hAnsi="Times New Roman" w:cs="Times New Roman"/>
          <w:i/>
          <w:iCs/>
          <w:color w:val="000000" w:themeColor="text1"/>
          <w:sz w:val="20"/>
          <w:szCs w:val="20"/>
        </w:rPr>
        <w:t>îl</w:t>
      </w:r>
      <w:r w:rsidRPr="00656705">
        <w:rPr>
          <w:rFonts w:ascii="Times New Roman" w:hAnsi="Times New Roman" w:cs="Times New Roman"/>
          <w:i/>
          <w:iCs/>
          <w:sz w:val="20"/>
          <w:szCs w:val="20"/>
        </w:rPr>
        <w:t>āh</w:t>
      </w:r>
      <w:r w:rsidRPr="00656705">
        <w:rPr>
          <w:rFonts w:ascii="Times New Roman" w:hAnsi="Times New Roman" w:cs="Times New Roman"/>
          <w:sz w:val="20"/>
          <w:szCs w:val="20"/>
        </w:rPr>
        <w:t xml:space="preserve">, “House of Prayer;” Greek: </w:t>
      </w:r>
      <w:r w:rsidRPr="00656705">
        <w:rPr>
          <w:rFonts w:ascii="Times New Roman" w:eastAsiaTheme="minorEastAsia" w:hAnsi="Times New Roman" w:cs="Times New Roman"/>
          <w:i/>
          <w:iCs/>
          <w:color w:val="18191A"/>
          <w:sz w:val="20"/>
          <w:szCs w:val="20"/>
        </w:rPr>
        <w:t>Synag</w:t>
      </w:r>
      <w:r w:rsidRPr="00656705">
        <w:rPr>
          <w:rFonts w:ascii="Times New Roman" w:hAnsi="Times New Roman" w:cs="Times New Roman"/>
          <w:i/>
          <w:iCs/>
          <w:color w:val="000000" w:themeColor="text1"/>
          <w:sz w:val="20"/>
          <w:szCs w:val="20"/>
        </w:rPr>
        <w:t>ō</w:t>
      </w:r>
      <w:r w:rsidRPr="00656705">
        <w:rPr>
          <w:rFonts w:ascii="Times New Roman" w:eastAsiaTheme="minorEastAsia" w:hAnsi="Times New Roman" w:cs="Times New Roman"/>
          <w:i/>
          <w:iCs/>
          <w:color w:val="18191A"/>
          <w:sz w:val="20"/>
          <w:szCs w:val="20"/>
        </w:rPr>
        <w:t>gē</w:t>
      </w:r>
      <w:r w:rsidRPr="00656705">
        <w:rPr>
          <w:rFonts w:ascii="Times New Roman" w:eastAsiaTheme="minorEastAsia" w:hAnsi="Times New Roman" w:cs="Times New Roman"/>
          <w:color w:val="18191A"/>
          <w:sz w:val="20"/>
          <w:szCs w:val="20"/>
        </w:rPr>
        <w:t xml:space="preserve">, </w:t>
      </w:r>
      <w:r w:rsidRPr="00656705">
        <w:rPr>
          <w:rFonts w:ascii="Times New Roman" w:hAnsi="Times New Roman" w:cs="Times New Roman"/>
          <w:i/>
          <w:iCs/>
          <w:color w:val="000000" w:themeColor="text1"/>
          <w:sz w:val="20"/>
          <w:szCs w:val="20"/>
        </w:rPr>
        <w:t>Συναγωγή</w:t>
      </w:r>
      <w:r w:rsidRPr="00656705">
        <w:rPr>
          <w:rFonts w:ascii="Times New Roman" w:hAnsi="Times New Roman" w:cs="Times New Roman"/>
          <w:color w:val="000000" w:themeColor="text1"/>
          <w:sz w:val="20"/>
          <w:szCs w:val="20"/>
        </w:rPr>
        <w:t xml:space="preserve">, “assembly,” “congregation”) in Greek corresponds to the Hebrew </w:t>
      </w:r>
      <w:r w:rsidRPr="00656705">
        <w:rPr>
          <w:rFonts w:ascii="Times New Roman" w:eastAsiaTheme="minorEastAsia" w:hAnsi="Times New Roman" w:cs="Times New Roman"/>
          <w:i/>
          <w:iCs/>
          <w:color w:val="000000"/>
          <w:sz w:val="20"/>
          <w:szCs w:val="20"/>
        </w:rPr>
        <w:t>Keneseth</w:t>
      </w:r>
      <w:r w:rsidRPr="00656705">
        <w:rPr>
          <w:rFonts w:ascii="Times New Roman" w:hAnsi="Times New Roman" w:cs="Times New Roman"/>
          <w:color w:val="000000" w:themeColor="text1"/>
          <w:sz w:val="20"/>
          <w:szCs w:val="20"/>
        </w:rPr>
        <w:t xml:space="preserve"> for “assembly,” and it is used in that sense when referring to the Great Synagogue of the early Second Temple. As we will see below, “the Synagogue” as a special assembly for communal Jewish worship or a Jewish houses of worship consecrated for the purpose of prayer, worship, reading the Old Testament, and study is a later development of the Second Temple period. According to Rabbinic Law, synagogue communal prayer and worship can be carried out, however, wherever ten Jews assemble for that purpose. No Synagogue—however great—has ever been deemed sufficient for replacing the First and Second Temples of Jerusalem. The institution of the Synagogue appeared generations before the destruction of the Second Temple in 70 CE, but they never fulfilled the Priestly and sacrificial purposes of the Temple.</w:t>
      </w:r>
    </w:p>
  </w:footnote>
  <w:footnote w:id="125">
    <w:p w14:paraId="1BE38732" w14:textId="77777777" w:rsidR="00FD1A33" w:rsidRPr="00656705" w:rsidRDefault="00FD1A33" w:rsidP="00FD1A33">
      <w:pPr>
        <w:pStyle w:val="FootnoteText"/>
        <w:rPr>
          <w:rFonts w:ascii="Times New Roman" w:eastAsiaTheme="minorEastAsia" w:hAnsi="Times New Roman" w:cs="Times New Roman"/>
          <w:color w:val="000000"/>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 xml:space="preserve">The </w:t>
      </w:r>
      <w:r w:rsidRPr="00656705">
        <w:rPr>
          <w:rFonts w:ascii="Times New Roman" w:eastAsiaTheme="minorEastAsia" w:hAnsi="Times New Roman" w:cs="Times New Roman"/>
          <w:b/>
          <w:bCs/>
          <w:color w:val="000000"/>
          <w:sz w:val="20"/>
          <w:szCs w:val="20"/>
        </w:rPr>
        <w:t>Sanhedrin</w:t>
      </w:r>
      <w:r w:rsidRPr="00656705">
        <w:rPr>
          <w:rFonts w:ascii="Times New Roman" w:eastAsiaTheme="minorEastAsia" w:hAnsi="Times New Roman" w:cs="Times New Roman"/>
          <w:color w:val="000000"/>
          <w:sz w:val="20"/>
          <w:szCs w:val="20"/>
        </w:rPr>
        <w:t xml:space="preserve"> (Hebrew:</w:t>
      </w:r>
      <w:r w:rsidRPr="00656705">
        <w:rPr>
          <w:rFonts w:ascii="Times New Roman" w:eastAsiaTheme="minorEastAsia" w:hAnsi="Times New Roman" w:cs="Times New Roman"/>
          <w:i/>
          <w:iCs/>
          <w:color w:val="000000"/>
          <w:sz w:val="20"/>
          <w:szCs w:val="20"/>
        </w:rPr>
        <w:t xml:space="preserve"> Sanhedhr</w:t>
      </w:r>
      <w:r w:rsidRPr="00656705">
        <w:rPr>
          <w:rFonts w:ascii="Times New Roman" w:hAnsi="Times New Roman" w:cs="Times New Roman"/>
          <w:i/>
          <w:iCs/>
          <w:color w:val="000000" w:themeColor="text1"/>
          <w:sz w:val="20"/>
          <w:szCs w:val="20"/>
        </w:rPr>
        <w:t>î</w:t>
      </w:r>
      <w:r w:rsidRPr="00656705">
        <w:rPr>
          <w:rFonts w:ascii="Times New Roman" w:eastAsiaTheme="minorEastAsia" w:hAnsi="Times New Roman" w:cs="Times New Roman"/>
          <w:i/>
          <w:iCs/>
          <w:color w:val="000000"/>
          <w:sz w:val="20"/>
          <w:szCs w:val="20"/>
        </w:rPr>
        <w:t>n</w:t>
      </w:r>
      <w:r w:rsidRPr="00656705">
        <w:rPr>
          <w:rFonts w:ascii="Times New Roman" w:eastAsiaTheme="minorEastAsia" w:hAnsi="Times New Roman" w:cs="Times New Roman"/>
          <w:color w:val="000000"/>
          <w:sz w:val="20"/>
          <w:szCs w:val="20"/>
        </w:rPr>
        <w:t>), Sanhedrim, or Synhedrion takes its name from the Greek</w:t>
      </w:r>
      <w:r w:rsidRPr="00656705">
        <w:rPr>
          <w:rFonts w:ascii="Times New Roman" w:eastAsiaTheme="minorEastAsia" w:hAnsi="Times New Roman" w:cs="Times New Roman"/>
          <w:i/>
          <w:iCs/>
          <w:color w:val="000000"/>
          <w:sz w:val="20"/>
          <w:szCs w:val="20"/>
        </w:rPr>
        <w:t xml:space="preserve"> Syn</w:t>
      </w:r>
      <w:r w:rsidRPr="00656705">
        <w:rPr>
          <w:rFonts w:ascii="Times New Roman" w:hAnsi="Times New Roman" w:cs="Times New Roman"/>
          <w:i/>
          <w:iCs/>
          <w:color w:val="000000" w:themeColor="text1"/>
          <w:sz w:val="20"/>
          <w:szCs w:val="20"/>
        </w:rPr>
        <w:t>é</w:t>
      </w:r>
      <w:r w:rsidRPr="00656705">
        <w:rPr>
          <w:rFonts w:ascii="Times New Roman" w:eastAsiaTheme="minorEastAsia" w:hAnsi="Times New Roman" w:cs="Times New Roman"/>
          <w:i/>
          <w:iCs/>
          <w:color w:val="000000"/>
          <w:sz w:val="20"/>
          <w:szCs w:val="20"/>
        </w:rPr>
        <w:t>drion</w:t>
      </w:r>
      <w:r w:rsidRPr="00656705">
        <w:rPr>
          <w:rFonts w:ascii="Times New Roman" w:eastAsiaTheme="minorEastAsia" w:hAnsi="Times New Roman" w:cs="Times New Roman"/>
          <w:color w:val="000000"/>
          <w:sz w:val="20"/>
          <w:szCs w:val="20"/>
        </w:rPr>
        <w:t>,</w:t>
      </w:r>
      <w:r w:rsidRPr="00656705">
        <w:rPr>
          <w:rFonts w:ascii="Times New Roman" w:hAnsi="Times New Roman" w:cs="Times New Roman"/>
          <w:i/>
          <w:iCs/>
          <w:color w:val="000000" w:themeColor="text1"/>
          <w:sz w:val="20"/>
          <w:szCs w:val="20"/>
        </w:rPr>
        <w:t xml:space="preserve"> Συνέδριον</w:t>
      </w:r>
      <w:r w:rsidRPr="00656705">
        <w:rPr>
          <w:rFonts w:ascii="Times New Roman" w:hAnsi="Times New Roman" w:cs="Times New Roman"/>
          <w:color w:val="000000" w:themeColor="text1"/>
          <w:sz w:val="20"/>
          <w:szCs w:val="20"/>
        </w:rPr>
        <w:t>,</w:t>
      </w:r>
      <w:r w:rsidRPr="00656705">
        <w:rPr>
          <w:rFonts w:ascii="Times New Roman" w:eastAsiaTheme="minorEastAsia" w:hAnsi="Times New Roman" w:cs="Times New Roman"/>
          <w:i/>
          <w:iCs/>
          <w:color w:val="000000"/>
          <w:sz w:val="20"/>
          <w:szCs w:val="20"/>
        </w:rPr>
        <w:t xml:space="preserve"> </w:t>
      </w:r>
      <w:r w:rsidRPr="00656705">
        <w:rPr>
          <w:rFonts w:ascii="Times New Roman" w:eastAsiaTheme="minorEastAsia" w:hAnsi="Times New Roman" w:cs="Times New Roman"/>
          <w:color w:val="000000"/>
          <w:sz w:val="20"/>
          <w:szCs w:val="20"/>
        </w:rPr>
        <w:t>meaning “assembly” or “council.” In Latin, the Romans referred to it as the</w:t>
      </w:r>
      <w:r w:rsidRPr="00656705">
        <w:rPr>
          <w:rFonts w:ascii="Times New Roman" w:hAnsi="Times New Roman" w:cs="Times New Roman"/>
          <w:color w:val="1F1F1F"/>
          <w:sz w:val="20"/>
          <w:szCs w:val="20"/>
          <w:shd w:val="clear" w:color="auto" w:fill="FFFFFF"/>
        </w:rPr>
        <w:t xml:space="preserve"> “</w:t>
      </w:r>
      <w:r w:rsidRPr="00656705">
        <w:rPr>
          <w:rFonts w:ascii="Times New Roman" w:hAnsi="Times New Roman" w:cs="Times New Roman"/>
          <w:i/>
          <w:iCs/>
          <w:color w:val="1F1F1F"/>
          <w:sz w:val="20"/>
          <w:szCs w:val="20"/>
          <w:shd w:val="clear" w:color="auto" w:fill="FFFFFF"/>
        </w:rPr>
        <w:t>Synedrium</w:t>
      </w:r>
      <w:r w:rsidRPr="00656705">
        <w:rPr>
          <w:rFonts w:ascii="Times New Roman" w:hAnsi="Times New Roman" w:cs="Times New Roman"/>
          <w:color w:val="1F1F1F"/>
          <w:sz w:val="20"/>
          <w:szCs w:val="20"/>
          <w:shd w:val="clear" w:color="auto" w:fill="FFFFFF"/>
        </w:rPr>
        <w:t xml:space="preserve">.” "council"; </w:t>
      </w:r>
    </w:p>
    <w:p w14:paraId="02C65692" w14:textId="77777777" w:rsidR="00FD1A33" w:rsidRPr="00656705" w:rsidRDefault="00FD1A33" w:rsidP="00FD1A33">
      <w:pPr>
        <w:pStyle w:val="FootnoteText"/>
        <w:rPr>
          <w:rFonts w:ascii="Times New Roman" w:hAnsi="Times New Roman" w:cs="Times New Roman"/>
          <w:sz w:val="20"/>
          <w:szCs w:val="20"/>
        </w:rPr>
      </w:pPr>
      <w:r w:rsidRPr="00656705">
        <w:rPr>
          <w:rFonts w:ascii="Times New Roman" w:eastAsiaTheme="minorEastAsia" w:hAnsi="Times New Roman" w:cs="Times New Roman"/>
          <w:color w:val="000000"/>
          <w:sz w:val="20"/>
          <w:szCs w:val="20"/>
        </w:rPr>
        <w:t xml:space="preserve">The Sanhedrin—as a term—came to refer not just to the great Jewish assembly in Jerusalem to any of several official Jewish councils in Palestine under Roman rule. The word was probably applied to various bodies but came to designate especially the supreme Jewish legislative and judicial court, which was called the Great Sanhedrin or simply the Sanhedrin of Jerusalem. There were also local and provincial Sanhedrins of lesser jurisdiction and authority. The </w:t>
      </w:r>
      <w:r w:rsidRPr="00656705">
        <w:rPr>
          <w:rFonts w:ascii="Times New Roman" w:eastAsiaTheme="minorEastAsia" w:hAnsi="Times New Roman" w:cs="Times New Roman"/>
          <w:i/>
          <w:iCs/>
          <w:color w:val="000000"/>
          <w:sz w:val="20"/>
          <w:szCs w:val="20"/>
        </w:rPr>
        <w:t>Gerous</w:t>
      </w:r>
      <w:r w:rsidRPr="00656705">
        <w:rPr>
          <w:rFonts w:ascii="Times New Roman" w:hAnsi="Times New Roman" w:cs="Times New Roman"/>
          <w:i/>
          <w:iCs/>
          <w:color w:val="000000" w:themeColor="text1"/>
          <w:sz w:val="20"/>
          <w:szCs w:val="20"/>
        </w:rPr>
        <w:t>í</w:t>
      </w:r>
      <w:r w:rsidRPr="00656705">
        <w:rPr>
          <w:rFonts w:ascii="Times New Roman" w:eastAsiaTheme="minorEastAsia" w:hAnsi="Times New Roman" w:cs="Times New Roman"/>
          <w:i/>
          <w:iCs/>
          <w:color w:val="000000"/>
          <w:sz w:val="20"/>
          <w:szCs w:val="20"/>
        </w:rPr>
        <w:t>a</w:t>
      </w:r>
      <w:r w:rsidRPr="00656705">
        <w:rPr>
          <w:rFonts w:ascii="Times New Roman" w:eastAsiaTheme="minorEastAsia" w:hAnsi="Times New Roman" w:cs="Times New Roman"/>
          <w:color w:val="000000"/>
          <w:sz w:val="20"/>
          <w:szCs w:val="20"/>
        </w:rPr>
        <w:t>, which had existed under Greek Hellenistic rule from 333BCE till 165 BCE) is considered the forerunner of the Great Sanhedrin, and the Great Sanhedrin supervised other local Sanhedrins.</w:t>
      </w:r>
    </w:p>
  </w:footnote>
  <w:footnote w:id="126">
    <w:p w14:paraId="0DF3C482" w14:textId="77777777" w:rsidR="00FD1A33" w:rsidRPr="00656705" w:rsidRDefault="00FD1A33" w:rsidP="00FD1A33">
      <w:pPr>
        <w:autoSpaceDE w:val="0"/>
        <w:autoSpaceDN w:val="0"/>
        <w:adjustRightInd w:val="0"/>
        <w:rPr>
          <w:color w:val="000000"/>
          <w:sz w:val="20"/>
          <w:szCs w:val="20"/>
        </w:rPr>
      </w:pPr>
      <w:r w:rsidRPr="00656705">
        <w:rPr>
          <w:rStyle w:val="FootnoteReference"/>
          <w:sz w:val="20"/>
          <w:szCs w:val="20"/>
        </w:rPr>
        <w:footnoteRef/>
      </w:r>
      <w:r w:rsidRPr="00656705">
        <w:rPr>
          <w:sz w:val="20"/>
          <w:szCs w:val="20"/>
        </w:rPr>
        <w:t xml:space="preserve"> </w:t>
      </w:r>
      <w:r w:rsidRPr="00656705">
        <w:rPr>
          <w:b/>
          <w:bCs/>
          <w:i/>
          <w:iCs/>
          <w:sz w:val="20"/>
          <w:szCs w:val="20"/>
        </w:rPr>
        <w:t>Hom</w:t>
      </w:r>
      <w:r w:rsidRPr="00656705">
        <w:rPr>
          <w:b/>
          <w:bCs/>
          <w:i/>
          <w:iCs/>
          <w:color w:val="000000" w:themeColor="text1"/>
          <w:sz w:val="20"/>
          <w:szCs w:val="20"/>
        </w:rPr>
        <w:t>ō</w:t>
      </w:r>
      <w:r w:rsidRPr="00656705">
        <w:rPr>
          <w:b/>
          <w:bCs/>
          <w:i/>
          <w:iCs/>
          <w:sz w:val="20"/>
          <w:szCs w:val="20"/>
        </w:rPr>
        <w:t xml:space="preserve"> Religi</w:t>
      </w:r>
      <w:r w:rsidRPr="00656705">
        <w:rPr>
          <w:b/>
          <w:bCs/>
          <w:i/>
          <w:iCs/>
          <w:color w:val="000000" w:themeColor="text1"/>
          <w:sz w:val="20"/>
          <w:szCs w:val="20"/>
        </w:rPr>
        <w:t>ō</w:t>
      </w:r>
      <w:r w:rsidRPr="00656705">
        <w:rPr>
          <w:b/>
          <w:bCs/>
          <w:i/>
          <w:iCs/>
          <w:sz w:val="20"/>
          <w:szCs w:val="20"/>
        </w:rPr>
        <w:t>sus</w:t>
      </w:r>
      <w:r w:rsidRPr="00656705">
        <w:rPr>
          <w:sz w:val="20"/>
          <w:szCs w:val="20"/>
        </w:rPr>
        <w:t xml:space="preserve">—Man the Believer or Man the Religious Animal—is one of the central themes of Volume Ten. The conclusions I have drawn about the study of </w:t>
      </w:r>
      <w:r w:rsidRPr="00656705">
        <w:rPr>
          <w:i/>
          <w:iCs/>
          <w:sz w:val="20"/>
          <w:szCs w:val="20"/>
        </w:rPr>
        <w:t>Hom</w:t>
      </w:r>
      <w:r w:rsidRPr="00656705">
        <w:rPr>
          <w:i/>
          <w:iCs/>
          <w:color w:val="000000" w:themeColor="text1"/>
          <w:sz w:val="20"/>
          <w:szCs w:val="20"/>
        </w:rPr>
        <w:t>ō</w:t>
      </w:r>
      <w:r w:rsidRPr="00656705">
        <w:rPr>
          <w:i/>
          <w:iCs/>
          <w:sz w:val="20"/>
          <w:szCs w:val="20"/>
        </w:rPr>
        <w:t xml:space="preserve"> Religi</w:t>
      </w:r>
      <w:r w:rsidRPr="00656705">
        <w:rPr>
          <w:i/>
          <w:iCs/>
          <w:color w:val="000000" w:themeColor="text1"/>
          <w:sz w:val="20"/>
          <w:szCs w:val="20"/>
        </w:rPr>
        <w:t>ō</w:t>
      </w:r>
      <w:r w:rsidRPr="00656705">
        <w:rPr>
          <w:i/>
          <w:iCs/>
          <w:sz w:val="20"/>
          <w:szCs w:val="20"/>
        </w:rPr>
        <w:t>sus</w:t>
      </w:r>
      <w:r w:rsidRPr="00656705">
        <w:rPr>
          <w:sz w:val="20"/>
          <w:szCs w:val="20"/>
        </w:rPr>
        <w:t xml:space="preserve"> in history, however, and his inherent need of sound religion inform the entirety of </w:t>
      </w:r>
      <w:r w:rsidRPr="00656705">
        <w:rPr>
          <w:i/>
          <w:iCs/>
          <w:sz w:val="20"/>
          <w:szCs w:val="20"/>
        </w:rPr>
        <w:t xml:space="preserve">The First Teaching </w:t>
      </w:r>
      <w:r w:rsidRPr="00656705">
        <w:rPr>
          <w:sz w:val="20"/>
          <w:szCs w:val="20"/>
        </w:rPr>
        <w:t xml:space="preserve">and make up a fundamental part of its vision. </w:t>
      </w:r>
      <w:r w:rsidRPr="00656705">
        <w:rPr>
          <w:color w:val="000000"/>
          <w:sz w:val="20"/>
          <w:szCs w:val="20"/>
        </w:rPr>
        <w:t xml:space="preserve">Human Beings have defined themselves in many ways. They are </w:t>
      </w:r>
      <w:r w:rsidRPr="00656705">
        <w:rPr>
          <w:i/>
          <w:iCs/>
          <w:color w:val="000000"/>
          <w:sz w:val="20"/>
          <w:szCs w:val="20"/>
        </w:rPr>
        <w:t>Hom</w:t>
      </w:r>
      <w:r w:rsidRPr="00656705">
        <w:rPr>
          <w:i/>
          <w:iCs/>
          <w:color w:val="000000" w:themeColor="text1"/>
          <w:sz w:val="20"/>
          <w:szCs w:val="20"/>
        </w:rPr>
        <w:t>ō</w:t>
      </w:r>
      <w:r w:rsidRPr="00656705">
        <w:rPr>
          <w:i/>
          <w:iCs/>
          <w:color w:val="000000"/>
          <w:sz w:val="20"/>
          <w:szCs w:val="20"/>
        </w:rPr>
        <w:t xml:space="preserve"> sapi</w:t>
      </w:r>
      <w:r w:rsidRPr="00656705">
        <w:rPr>
          <w:i/>
          <w:iCs/>
          <w:color w:val="000000" w:themeColor="text1"/>
          <w:sz w:val="20"/>
          <w:szCs w:val="20"/>
        </w:rPr>
        <w:t>ē</w:t>
      </w:r>
      <w:r w:rsidRPr="00656705">
        <w:rPr>
          <w:i/>
          <w:iCs/>
          <w:color w:val="000000"/>
          <w:sz w:val="20"/>
          <w:szCs w:val="20"/>
        </w:rPr>
        <w:t xml:space="preserve">ns </w:t>
      </w:r>
      <w:r w:rsidRPr="00656705">
        <w:rPr>
          <w:color w:val="000000"/>
          <w:sz w:val="20"/>
          <w:szCs w:val="20"/>
        </w:rPr>
        <w:t>(man the wise, rational, and judicious)</w:t>
      </w:r>
      <w:r w:rsidRPr="00656705">
        <w:rPr>
          <w:i/>
          <w:iCs/>
          <w:color w:val="000000"/>
          <w:sz w:val="20"/>
          <w:szCs w:val="20"/>
        </w:rPr>
        <w:t>, Hom</w:t>
      </w:r>
      <w:r w:rsidRPr="00656705">
        <w:rPr>
          <w:i/>
          <w:iCs/>
          <w:color w:val="000000" w:themeColor="text1"/>
          <w:sz w:val="20"/>
          <w:szCs w:val="20"/>
        </w:rPr>
        <w:t>ō</w:t>
      </w:r>
      <w:r w:rsidRPr="00656705">
        <w:rPr>
          <w:i/>
          <w:iCs/>
          <w:color w:val="000000"/>
          <w:sz w:val="20"/>
          <w:szCs w:val="20"/>
        </w:rPr>
        <w:t xml:space="preserve"> </w:t>
      </w:r>
      <w:r w:rsidRPr="00656705">
        <w:rPr>
          <w:i/>
          <w:iCs/>
          <w:color w:val="000000" w:themeColor="text1"/>
          <w:sz w:val="20"/>
          <w:szCs w:val="20"/>
        </w:rPr>
        <w:t>ē</w:t>
      </w:r>
      <w:r w:rsidRPr="00656705">
        <w:rPr>
          <w:i/>
          <w:iCs/>
          <w:color w:val="000000"/>
          <w:sz w:val="20"/>
          <w:szCs w:val="20"/>
        </w:rPr>
        <w:t>r</w:t>
      </w:r>
      <w:r w:rsidRPr="00656705">
        <w:rPr>
          <w:i/>
          <w:iCs/>
          <w:color w:val="000000" w:themeColor="text1"/>
          <w:sz w:val="20"/>
          <w:szCs w:val="20"/>
        </w:rPr>
        <w:t>ē</w:t>
      </w:r>
      <w:r w:rsidRPr="00656705">
        <w:rPr>
          <w:i/>
          <w:iCs/>
          <w:color w:val="000000"/>
          <w:sz w:val="20"/>
          <w:szCs w:val="20"/>
        </w:rPr>
        <w:t xml:space="preserve">ctus </w:t>
      </w:r>
      <w:r w:rsidRPr="00656705">
        <w:rPr>
          <w:color w:val="000000"/>
          <w:sz w:val="20"/>
          <w:szCs w:val="20"/>
        </w:rPr>
        <w:t>(man who stands and walks upright)</w:t>
      </w:r>
      <w:r w:rsidRPr="00656705">
        <w:rPr>
          <w:i/>
          <w:iCs/>
          <w:color w:val="000000"/>
          <w:sz w:val="20"/>
          <w:szCs w:val="20"/>
        </w:rPr>
        <w:t>, Hom</w:t>
      </w:r>
      <w:r w:rsidRPr="00656705">
        <w:rPr>
          <w:i/>
          <w:iCs/>
          <w:color w:val="000000" w:themeColor="text1"/>
          <w:sz w:val="20"/>
          <w:szCs w:val="20"/>
        </w:rPr>
        <w:t>ō</w:t>
      </w:r>
      <w:r w:rsidRPr="00656705">
        <w:rPr>
          <w:i/>
          <w:iCs/>
          <w:color w:val="000000"/>
          <w:sz w:val="20"/>
          <w:szCs w:val="20"/>
        </w:rPr>
        <w:t xml:space="preserve"> faber </w:t>
      </w:r>
      <w:r w:rsidRPr="00656705">
        <w:rPr>
          <w:color w:val="000000"/>
          <w:sz w:val="20"/>
          <w:szCs w:val="20"/>
        </w:rPr>
        <w:t>(man the skillful, the ingenious, the maker of tools and artifacts), playful man (</w:t>
      </w:r>
      <w:r w:rsidRPr="00656705">
        <w:rPr>
          <w:i/>
          <w:iCs/>
          <w:color w:val="000000"/>
          <w:sz w:val="20"/>
          <w:szCs w:val="20"/>
        </w:rPr>
        <w:t>Hom</w:t>
      </w:r>
      <w:r w:rsidRPr="00656705">
        <w:rPr>
          <w:i/>
          <w:iCs/>
          <w:color w:val="000000" w:themeColor="text1"/>
          <w:sz w:val="20"/>
          <w:szCs w:val="20"/>
        </w:rPr>
        <w:t>ō</w:t>
      </w:r>
      <w:r w:rsidRPr="00656705">
        <w:rPr>
          <w:i/>
          <w:iCs/>
          <w:color w:val="000000"/>
          <w:sz w:val="20"/>
          <w:szCs w:val="20"/>
        </w:rPr>
        <w:t xml:space="preserve"> l</w:t>
      </w:r>
      <w:r w:rsidRPr="00656705">
        <w:rPr>
          <w:i/>
          <w:iCs/>
          <w:color w:val="000000" w:themeColor="text1"/>
          <w:sz w:val="20"/>
          <w:szCs w:val="20"/>
        </w:rPr>
        <w:t>ū</w:t>
      </w:r>
      <w:r w:rsidRPr="00656705">
        <w:rPr>
          <w:i/>
          <w:iCs/>
          <w:color w:val="000000"/>
          <w:sz w:val="20"/>
          <w:szCs w:val="20"/>
        </w:rPr>
        <w:t>d</w:t>
      </w:r>
      <w:r w:rsidRPr="00656705">
        <w:rPr>
          <w:i/>
          <w:iCs/>
          <w:color w:val="000000" w:themeColor="text1"/>
          <w:sz w:val="20"/>
          <w:szCs w:val="20"/>
        </w:rPr>
        <w:t>ē</w:t>
      </w:r>
      <w:r w:rsidRPr="00656705">
        <w:rPr>
          <w:i/>
          <w:iCs/>
          <w:color w:val="000000"/>
          <w:sz w:val="20"/>
          <w:szCs w:val="20"/>
        </w:rPr>
        <w:t>ns</w:t>
      </w:r>
      <w:r w:rsidRPr="00656705">
        <w:rPr>
          <w:color w:val="000000"/>
          <w:sz w:val="20"/>
          <w:szCs w:val="20"/>
        </w:rPr>
        <w:t>), man the economic animal (</w:t>
      </w:r>
      <w:r w:rsidRPr="00656705">
        <w:rPr>
          <w:i/>
          <w:iCs/>
          <w:color w:val="000000"/>
          <w:sz w:val="20"/>
          <w:szCs w:val="20"/>
        </w:rPr>
        <w:t>Hom</w:t>
      </w:r>
      <w:r w:rsidRPr="00656705">
        <w:rPr>
          <w:i/>
          <w:iCs/>
          <w:color w:val="000000" w:themeColor="text1"/>
          <w:sz w:val="20"/>
          <w:szCs w:val="20"/>
        </w:rPr>
        <w:t>ō</w:t>
      </w:r>
      <w:r w:rsidRPr="00656705">
        <w:rPr>
          <w:i/>
          <w:iCs/>
          <w:color w:val="000000"/>
          <w:sz w:val="20"/>
          <w:szCs w:val="20"/>
        </w:rPr>
        <w:t xml:space="preserve"> economicus</w:t>
      </w:r>
      <w:r w:rsidRPr="00656705">
        <w:rPr>
          <w:color w:val="000000"/>
          <w:sz w:val="20"/>
          <w:szCs w:val="20"/>
        </w:rPr>
        <w:t>), man the warlike animal (</w:t>
      </w:r>
      <w:r w:rsidRPr="00656705">
        <w:rPr>
          <w:i/>
          <w:iCs/>
          <w:color w:val="000000"/>
          <w:sz w:val="20"/>
          <w:szCs w:val="20"/>
        </w:rPr>
        <w:t>Hom</w:t>
      </w:r>
      <w:r w:rsidRPr="00656705">
        <w:rPr>
          <w:i/>
          <w:iCs/>
          <w:color w:val="000000" w:themeColor="text1"/>
          <w:sz w:val="20"/>
          <w:szCs w:val="20"/>
        </w:rPr>
        <w:t>ō</w:t>
      </w:r>
      <w:r w:rsidRPr="00656705">
        <w:rPr>
          <w:i/>
          <w:iCs/>
          <w:color w:val="000000"/>
          <w:sz w:val="20"/>
          <w:szCs w:val="20"/>
        </w:rPr>
        <w:t xml:space="preserve"> bellic</w:t>
      </w:r>
      <w:r w:rsidRPr="00656705">
        <w:rPr>
          <w:i/>
          <w:iCs/>
          <w:color w:val="000000" w:themeColor="text1"/>
          <w:sz w:val="20"/>
          <w:szCs w:val="20"/>
        </w:rPr>
        <w:t>ō</w:t>
      </w:r>
      <w:r w:rsidRPr="00656705">
        <w:rPr>
          <w:i/>
          <w:iCs/>
          <w:color w:val="000000"/>
          <w:sz w:val="20"/>
          <w:szCs w:val="20"/>
        </w:rPr>
        <w:t>sus</w:t>
      </w:r>
      <w:r w:rsidRPr="00656705">
        <w:rPr>
          <w:color w:val="000000"/>
          <w:sz w:val="20"/>
          <w:szCs w:val="20"/>
        </w:rPr>
        <w:t xml:space="preserve">), and so forth. But we are also clearly </w:t>
      </w:r>
      <w:r w:rsidRPr="00656705">
        <w:rPr>
          <w:i/>
          <w:iCs/>
          <w:color w:val="000000"/>
          <w:sz w:val="20"/>
          <w:szCs w:val="20"/>
        </w:rPr>
        <w:t>Hom</w:t>
      </w:r>
      <w:r w:rsidRPr="00656705">
        <w:rPr>
          <w:i/>
          <w:iCs/>
          <w:color w:val="000000" w:themeColor="text1"/>
          <w:sz w:val="20"/>
          <w:szCs w:val="20"/>
        </w:rPr>
        <w:t>ō</w:t>
      </w:r>
      <w:r w:rsidRPr="00656705">
        <w:rPr>
          <w:i/>
          <w:iCs/>
          <w:color w:val="000000"/>
          <w:sz w:val="20"/>
          <w:szCs w:val="20"/>
        </w:rPr>
        <w:t xml:space="preserve"> religi</w:t>
      </w:r>
      <w:r w:rsidRPr="00656705">
        <w:rPr>
          <w:i/>
          <w:iCs/>
          <w:color w:val="000000" w:themeColor="text1"/>
          <w:sz w:val="20"/>
          <w:szCs w:val="20"/>
        </w:rPr>
        <w:t>ō</w:t>
      </w:r>
      <w:r w:rsidRPr="00656705">
        <w:rPr>
          <w:i/>
          <w:iCs/>
          <w:color w:val="000000"/>
          <w:sz w:val="20"/>
          <w:szCs w:val="20"/>
        </w:rPr>
        <w:t xml:space="preserve">sus </w:t>
      </w:r>
      <w:r w:rsidRPr="00656705">
        <w:rPr>
          <w:color w:val="000000"/>
          <w:sz w:val="20"/>
          <w:szCs w:val="20"/>
        </w:rPr>
        <w:t xml:space="preserve">(man the religious animal). Indeed, Human languages are filled with “performative utterances” such as blessings, curses, promises, thanks, pleads, and even saluting, which are essentially “religious” in nature. These expressions do not just “inform.” Rather, they are full-fledged “performative utterances,” which do not lack instinctive “ritual aspects.” This is true even of expressions like “good morning” and “good night,” as two or more persons acknowledge each other’s presence and importance at the beginning or end of the day and previous days These expressions also involve certain aspects of ceremony, which help to keep our Human groups together, and such linguistic aspects of Humanity are probably as old as language itself. The Ancient Greeks readily recognized the “religiosity” of all Human groups. Thus, the notion of Man as </w:t>
      </w:r>
      <w:ins w:id="161" w:author="Microsoft Word" w:date="2024-12-24T12:13:00Z" w16du:dateUtc="2024-12-24T18:13:00Z">
        <w:r w:rsidRPr="00656705">
          <w:rPr>
            <w:i/>
            <w:iCs/>
            <w:sz w:val="20"/>
            <w:szCs w:val="20"/>
            <w:u w:val="single"/>
          </w:rPr>
          <w:t xml:space="preserve">Homō </w:t>
        </w:r>
      </w:ins>
      <w:r w:rsidRPr="00656705">
        <w:rPr>
          <w:i/>
          <w:iCs/>
          <w:sz w:val="20"/>
          <w:szCs w:val="20"/>
          <w:u w:val="single"/>
        </w:rPr>
        <w:t>r</w:t>
      </w:r>
      <w:ins w:id="162" w:author="Microsoft Word" w:date="2024-12-24T12:13:00Z" w16du:dateUtc="2024-12-24T18:13:00Z">
        <w:r w:rsidRPr="00656705">
          <w:rPr>
            <w:i/>
            <w:iCs/>
            <w:sz w:val="20"/>
            <w:szCs w:val="20"/>
            <w:u w:val="single"/>
          </w:rPr>
          <w:t>eligiōsus</w:t>
        </w:r>
      </w:ins>
      <w:r w:rsidRPr="00656705">
        <w:rPr>
          <w:i/>
          <w:iCs/>
          <w:color w:val="000000"/>
          <w:sz w:val="20"/>
          <w:szCs w:val="20"/>
        </w:rPr>
        <w:t xml:space="preserve"> </w:t>
      </w:r>
      <w:r w:rsidRPr="00656705">
        <w:rPr>
          <w:color w:val="000000"/>
          <w:sz w:val="20"/>
          <w:szCs w:val="20"/>
        </w:rPr>
        <w:t>is ancient and can be found, for example, in the Latin Philosopher, poet, and statesman Cicero (d. 43 BCE), who noted the characteristically religious patterns inherent in human behavior such as an inclination toward ritual and faithful scrupulosity. Later, after the advent of Christianity, the word</w:t>
      </w:r>
      <w:r w:rsidRPr="00656705">
        <w:rPr>
          <w:i/>
          <w:iCs/>
          <w:color w:val="000000"/>
          <w:sz w:val="20"/>
          <w:szCs w:val="20"/>
        </w:rPr>
        <w:t xml:space="preserve"> Hom</w:t>
      </w:r>
      <w:r w:rsidRPr="00656705">
        <w:rPr>
          <w:i/>
          <w:iCs/>
          <w:color w:val="000000" w:themeColor="text1"/>
          <w:sz w:val="20"/>
          <w:szCs w:val="20"/>
        </w:rPr>
        <w:t>ō</w:t>
      </w:r>
      <w:r w:rsidRPr="00656705">
        <w:rPr>
          <w:i/>
          <w:iCs/>
          <w:color w:val="000000"/>
          <w:sz w:val="20"/>
          <w:szCs w:val="20"/>
        </w:rPr>
        <w:t xml:space="preserve"> religi</w:t>
      </w:r>
      <w:r w:rsidRPr="00656705">
        <w:rPr>
          <w:i/>
          <w:iCs/>
          <w:color w:val="000000" w:themeColor="text1"/>
          <w:sz w:val="20"/>
          <w:szCs w:val="20"/>
        </w:rPr>
        <w:t>ō</w:t>
      </w:r>
      <w:r w:rsidRPr="00656705">
        <w:rPr>
          <w:i/>
          <w:iCs/>
          <w:color w:val="000000"/>
          <w:sz w:val="20"/>
          <w:szCs w:val="20"/>
        </w:rPr>
        <w:t>sus</w:t>
      </w:r>
      <w:r w:rsidRPr="00656705">
        <w:rPr>
          <w:color w:val="000000"/>
          <w:sz w:val="20"/>
          <w:szCs w:val="20"/>
        </w:rPr>
        <w:t xml:space="preserve"> entered into the vocabulary of the Church.</w:t>
      </w:r>
      <w:r w:rsidRPr="00656705">
        <w:rPr>
          <w:sz w:val="20"/>
          <w:szCs w:val="20"/>
        </w:rPr>
        <w:t xml:space="preserve"> Edmund Burke (d. 1211/1797) noted in the twelfth/eighteenth century that: “Man is by his constitution a religious animal.” In the fourteenth/twentieth century, the Dutch historian and Philosopher of religion Gerardus van der Leeuw (d. 1369/1950) affirmed that “religiosity” is a universal phenomenon in Man the Believer (</w:t>
      </w:r>
      <w:r w:rsidRPr="00656705">
        <w:rPr>
          <w:i/>
          <w:iCs/>
          <w:color w:val="000000"/>
          <w:sz w:val="20"/>
          <w:szCs w:val="20"/>
        </w:rPr>
        <w:t>Hom</w:t>
      </w:r>
      <w:r w:rsidRPr="00656705">
        <w:rPr>
          <w:i/>
          <w:iCs/>
          <w:color w:val="000000" w:themeColor="text1"/>
          <w:sz w:val="20"/>
          <w:szCs w:val="20"/>
        </w:rPr>
        <w:t>ō</w:t>
      </w:r>
      <w:r w:rsidRPr="00656705">
        <w:rPr>
          <w:i/>
          <w:iCs/>
          <w:color w:val="000000"/>
          <w:sz w:val="20"/>
          <w:szCs w:val="20"/>
        </w:rPr>
        <w:t xml:space="preserve"> religi</w:t>
      </w:r>
      <w:r w:rsidRPr="00656705">
        <w:rPr>
          <w:i/>
          <w:iCs/>
          <w:color w:val="000000" w:themeColor="text1"/>
          <w:sz w:val="20"/>
          <w:szCs w:val="20"/>
        </w:rPr>
        <w:t>ō</w:t>
      </w:r>
      <w:r w:rsidRPr="00656705">
        <w:rPr>
          <w:i/>
          <w:iCs/>
          <w:color w:val="000000"/>
          <w:sz w:val="20"/>
          <w:szCs w:val="20"/>
        </w:rPr>
        <w:t>sus</w:t>
      </w:r>
      <w:r w:rsidRPr="00656705">
        <w:rPr>
          <w:color w:val="000000"/>
          <w:sz w:val="20"/>
          <w:szCs w:val="20"/>
        </w:rPr>
        <w:t>). Religion—in his view—arises from a commonly shared human faculty, by virtue of which we may speak of a “phenomenology” of religion.</w:t>
      </w:r>
      <w:r w:rsidRPr="00656705">
        <w:rPr>
          <w:sz w:val="20"/>
          <w:szCs w:val="20"/>
        </w:rPr>
        <w:t xml:space="preserve"> All known Human cultures and civilizations—past and present—about which we have sound documentation confront us with some central manifestation of religion, and, although Human h</w:t>
      </w:r>
      <w:r w:rsidRPr="00656705">
        <w:rPr>
          <w:color w:val="000000"/>
          <w:sz w:val="20"/>
          <w:szCs w:val="20"/>
        </w:rPr>
        <w:t xml:space="preserve">istory confronts us with a vast plurality of religions, the question is not just one of source and development but also of inherent disposition. For, as Human Beings, we demonstrate a universal inclination toward religion. During the fourteenth/twentieth century, </w:t>
      </w:r>
      <w:r w:rsidRPr="00656705">
        <w:rPr>
          <w:sz w:val="20"/>
          <w:szCs w:val="20"/>
        </w:rPr>
        <w:t>the cultural Anthropologist</w:t>
      </w:r>
      <w:r w:rsidRPr="00656705">
        <w:rPr>
          <w:color w:val="000000"/>
          <w:sz w:val="20"/>
          <w:szCs w:val="20"/>
        </w:rPr>
        <w:t xml:space="preserve"> Wilhelm Schmidt (d. 1373/1954)—whose ideas are extensively discussed in </w:t>
      </w:r>
      <w:r w:rsidRPr="00656705">
        <w:rPr>
          <w:i/>
          <w:iCs/>
          <w:color w:val="000000"/>
          <w:sz w:val="20"/>
          <w:szCs w:val="20"/>
        </w:rPr>
        <w:t>The First Teaching</w:t>
      </w:r>
      <w:r w:rsidRPr="00656705">
        <w:rPr>
          <w:color w:val="000000"/>
          <w:sz w:val="20"/>
          <w:szCs w:val="20"/>
        </w:rPr>
        <w:t xml:space="preserve">—strongly advocated the concept of Man as </w:t>
      </w:r>
      <w:r w:rsidRPr="00656705">
        <w:rPr>
          <w:i/>
          <w:iCs/>
          <w:color w:val="000000"/>
          <w:sz w:val="20"/>
          <w:szCs w:val="20"/>
        </w:rPr>
        <w:t>Hom</w:t>
      </w:r>
      <w:r w:rsidRPr="00656705">
        <w:rPr>
          <w:i/>
          <w:iCs/>
          <w:color w:val="000000" w:themeColor="text1"/>
          <w:sz w:val="20"/>
          <w:szCs w:val="20"/>
        </w:rPr>
        <w:t>ō</w:t>
      </w:r>
      <w:r w:rsidRPr="00656705">
        <w:rPr>
          <w:i/>
          <w:iCs/>
          <w:color w:val="000000"/>
          <w:sz w:val="20"/>
          <w:szCs w:val="20"/>
        </w:rPr>
        <w:t xml:space="preserve"> religi</w:t>
      </w:r>
      <w:r w:rsidRPr="00656705">
        <w:rPr>
          <w:i/>
          <w:iCs/>
          <w:color w:val="000000" w:themeColor="text1"/>
          <w:sz w:val="20"/>
          <w:szCs w:val="20"/>
        </w:rPr>
        <w:t>ō</w:t>
      </w:r>
      <w:r w:rsidRPr="00656705">
        <w:rPr>
          <w:i/>
          <w:iCs/>
          <w:color w:val="000000"/>
          <w:sz w:val="20"/>
          <w:szCs w:val="20"/>
        </w:rPr>
        <w:t>sus</w:t>
      </w:r>
      <w:r w:rsidRPr="00656705">
        <w:rPr>
          <w:color w:val="000000"/>
          <w:sz w:val="20"/>
          <w:szCs w:val="20"/>
        </w:rPr>
        <w:t>, and Mircea Eliade (d. 1406/1986), who borrowed the term from the Church, also popularized the term in Modern times.</w:t>
      </w:r>
    </w:p>
    <w:p w14:paraId="5BC65BCF" w14:textId="77777777" w:rsidR="00FD1A33" w:rsidRPr="00656705" w:rsidRDefault="00FD1A33" w:rsidP="00FD1A33">
      <w:pPr>
        <w:autoSpaceDE w:val="0"/>
        <w:autoSpaceDN w:val="0"/>
        <w:adjustRightInd w:val="0"/>
        <w:rPr>
          <w:color w:val="000000"/>
          <w:sz w:val="20"/>
          <w:szCs w:val="20"/>
        </w:rPr>
      </w:pPr>
      <w:r w:rsidRPr="00656705">
        <w:rPr>
          <w:color w:val="000000"/>
          <w:sz w:val="20"/>
          <w:szCs w:val="20"/>
        </w:rPr>
        <w:t xml:space="preserve">    It must be noted that </w:t>
      </w:r>
      <w:r w:rsidRPr="00656705">
        <w:rPr>
          <w:i/>
          <w:iCs/>
          <w:color w:val="000000"/>
          <w:sz w:val="20"/>
          <w:szCs w:val="20"/>
        </w:rPr>
        <w:t>Hom</w:t>
      </w:r>
      <w:r w:rsidRPr="00656705">
        <w:rPr>
          <w:i/>
          <w:iCs/>
          <w:color w:val="000000" w:themeColor="text1"/>
          <w:sz w:val="20"/>
          <w:szCs w:val="20"/>
        </w:rPr>
        <w:t>ō</w:t>
      </w:r>
      <w:r w:rsidRPr="00656705">
        <w:rPr>
          <w:i/>
          <w:iCs/>
          <w:color w:val="000000"/>
          <w:sz w:val="20"/>
          <w:szCs w:val="20"/>
        </w:rPr>
        <w:t xml:space="preserve"> religi</w:t>
      </w:r>
      <w:r w:rsidRPr="00656705">
        <w:rPr>
          <w:i/>
          <w:iCs/>
          <w:color w:val="000000" w:themeColor="text1"/>
          <w:sz w:val="20"/>
          <w:szCs w:val="20"/>
        </w:rPr>
        <w:t>ō</w:t>
      </w:r>
      <w:r w:rsidRPr="00656705">
        <w:rPr>
          <w:i/>
          <w:iCs/>
          <w:color w:val="000000"/>
          <w:sz w:val="20"/>
          <w:szCs w:val="20"/>
        </w:rPr>
        <w:t>sus</w:t>
      </w:r>
      <w:r w:rsidRPr="00656705">
        <w:rPr>
          <w:color w:val="000000"/>
          <w:sz w:val="20"/>
          <w:szCs w:val="20"/>
        </w:rPr>
        <w:t xml:space="preserve"> is not equivalent to “Man the Theist,” since it also includes “Man, the Atheist, Agnostic, and Secularist” as well as the “Secular Alternatives to Religion” that have flourished in Modern times, all of which will be discussed in Volume Ten. Nevertheless, the religious instinct in Man may be compared to his sexual instinct. Indeed, Human religious instincts are arguably stronger than sexual ones, and suppression of both leads to great harm. Both of these natural drives need wholesome channels. Both prove beneficial if properly cultivated, but both can also turn out to be pathological if suppressed or not properly developed. Sexual instinct must find gratification. If suppressed, it does not cease to be operative but is diverted into other channels, many of which are much less wholesome. Suppression of the religious instinct leads to the worship of surrogate gods, secular religions, human deities, the State, and various institutions, and such deviations are also often pathological. Thus, it must be emphasized that “religion must work,” that is, it must work properly and in a wholesome fashion. As we will see in what follows from the study of Man’s religious history, religion “cannot work” whenever it fails to answer our questions and fulfill our needs. Religion cannot be “make-belief,” nor can it be oblivious to the crucial challenges of the time.</w:t>
      </w:r>
    </w:p>
    <w:p w14:paraId="63BD07F6" w14:textId="77777777" w:rsidR="00FD1A33" w:rsidRPr="00656705" w:rsidRDefault="00FD1A33" w:rsidP="00FD1A33">
      <w:pPr>
        <w:autoSpaceDE w:val="0"/>
        <w:autoSpaceDN w:val="0"/>
        <w:adjustRightInd w:val="0"/>
        <w:rPr>
          <w:color w:val="000000"/>
          <w:sz w:val="20"/>
          <w:szCs w:val="20"/>
        </w:rPr>
      </w:pPr>
      <w:r w:rsidRPr="00656705">
        <w:rPr>
          <w:color w:val="000000"/>
          <w:sz w:val="20"/>
          <w:szCs w:val="20"/>
        </w:rPr>
        <w:t xml:space="preserve">    Thus, organized religions fail whenever they are unable to answer sincerely and intelligently the important questions of the time and make sense of Humanity in its present context. Arnold Toynbee (d. 1395/1975) made the theme of Man the Believer (</w:t>
      </w:r>
      <w:r w:rsidRPr="00656705">
        <w:rPr>
          <w:i/>
          <w:iCs/>
          <w:color w:val="000000"/>
          <w:sz w:val="20"/>
          <w:szCs w:val="20"/>
        </w:rPr>
        <w:t>Hom</w:t>
      </w:r>
      <w:r w:rsidRPr="00656705">
        <w:rPr>
          <w:i/>
          <w:iCs/>
          <w:color w:val="000000" w:themeColor="text1"/>
          <w:sz w:val="20"/>
          <w:szCs w:val="20"/>
        </w:rPr>
        <w:t>ō</w:t>
      </w:r>
      <w:r w:rsidRPr="00656705">
        <w:rPr>
          <w:i/>
          <w:iCs/>
          <w:color w:val="000000"/>
          <w:sz w:val="20"/>
          <w:szCs w:val="20"/>
        </w:rPr>
        <w:t xml:space="preserve"> religi</w:t>
      </w:r>
      <w:r w:rsidRPr="00656705">
        <w:rPr>
          <w:i/>
          <w:iCs/>
          <w:color w:val="000000" w:themeColor="text1"/>
          <w:sz w:val="20"/>
          <w:szCs w:val="20"/>
        </w:rPr>
        <w:t>ō</w:t>
      </w:r>
      <w:r w:rsidRPr="00656705">
        <w:rPr>
          <w:i/>
          <w:iCs/>
          <w:color w:val="000000"/>
          <w:sz w:val="20"/>
          <w:szCs w:val="20"/>
        </w:rPr>
        <w:t>sus</w:t>
      </w:r>
      <w:r w:rsidRPr="00656705">
        <w:rPr>
          <w:color w:val="000000"/>
          <w:sz w:val="20"/>
          <w:szCs w:val="20"/>
        </w:rPr>
        <w:t xml:space="preserve">) central to his entire Philosophy of history. He himself said: </w:t>
      </w:r>
      <w:r w:rsidRPr="00656705">
        <w:rPr>
          <w:sz w:val="20"/>
          <w:szCs w:val="20"/>
        </w:rPr>
        <w:t>“I think religion is one of the essential faculties of human nature. I do not believe there is anyone in the world who is really without a religion.”</w:t>
      </w:r>
      <w:r w:rsidRPr="00656705">
        <w:rPr>
          <w:color w:val="000000"/>
          <w:sz w:val="20"/>
          <w:szCs w:val="20"/>
        </w:rPr>
        <w:t xml:space="preserve"> As Toynbee has also shown, when diverse peoples are brought together in history after they had long lived in isolation from each other, that very fact produces religious crisis—as it did in the days of Alexander the Great (d. 14 CE) and the early Roman Empire in the time of Gaius Julius Caesar Augustus (d. 323 BCE), which overlapped with the early days of Jesus Christ and his mission. In the case of the religions of Late Antiquity in these earlier times, the old explanations of Traditional religion no longer proved adequate and could not satisfy or convince the masses. Thus, it is not surprising that the fourteenth/twentieth century was the most Atheistic century that humans have ever known, while those same generations generated engendered more Secular Alternatives to religion than any other age before them. These Secular Alternatives to religion were created to placate and re-direct our essential religious natures. Marxism and Fascism, for example, quickly learned that they could not succeed as purely Secular Ideologies but had to take on quasi-religious characteristics. It is a corollary of the psychological and anthropological fact of Man as </w:t>
      </w:r>
      <w:r w:rsidRPr="00656705">
        <w:rPr>
          <w:i/>
          <w:iCs/>
          <w:color w:val="000000"/>
          <w:sz w:val="20"/>
          <w:szCs w:val="20"/>
        </w:rPr>
        <w:t>Hom</w:t>
      </w:r>
      <w:r w:rsidRPr="00656705">
        <w:rPr>
          <w:i/>
          <w:iCs/>
          <w:color w:val="000000" w:themeColor="text1"/>
          <w:sz w:val="20"/>
          <w:szCs w:val="20"/>
        </w:rPr>
        <w:t>ō</w:t>
      </w:r>
      <w:r w:rsidRPr="00656705">
        <w:rPr>
          <w:i/>
          <w:iCs/>
          <w:color w:val="000000"/>
          <w:sz w:val="20"/>
          <w:szCs w:val="20"/>
        </w:rPr>
        <w:t xml:space="preserve"> religi</w:t>
      </w:r>
      <w:r w:rsidRPr="00656705">
        <w:rPr>
          <w:i/>
          <w:iCs/>
          <w:color w:val="000000" w:themeColor="text1"/>
          <w:sz w:val="20"/>
          <w:szCs w:val="20"/>
        </w:rPr>
        <w:t>ō</w:t>
      </w:r>
      <w:r w:rsidRPr="00656705">
        <w:rPr>
          <w:i/>
          <w:iCs/>
          <w:color w:val="000000"/>
          <w:sz w:val="20"/>
          <w:szCs w:val="20"/>
        </w:rPr>
        <w:t>sus</w:t>
      </w:r>
      <w:r w:rsidRPr="00656705">
        <w:rPr>
          <w:color w:val="000000"/>
          <w:sz w:val="20"/>
          <w:szCs w:val="20"/>
        </w:rPr>
        <w:t xml:space="preserve"> that his religion needs to be healthy, correct, beneficial, and good. It must be a source of harmony, cultural fulfillment, and Civilization in service to the Environment. It must restore our Human moorings and vindicate our Intellect. This achievement is something that the West and the Magisterial Church—over the last five hundred years—has not managed to do with much success. Indeed, during this period, the West has found its own religious Tradition unequal to the task of responding astutely to the challenges of Modernism, Scientism, Racism, Nationalism, and other obstacles. But Humanity cannot find its way in the Modern age until these and other challenges are properly met, and it is one of the chief purposes of </w:t>
      </w:r>
      <w:r w:rsidRPr="00656705">
        <w:rPr>
          <w:i/>
          <w:iCs/>
          <w:color w:val="000000"/>
          <w:sz w:val="20"/>
          <w:szCs w:val="20"/>
        </w:rPr>
        <w:t>The First Teaching</w:t>
      </w:r>
      <w:r w:rsidRPr="00656705">
        <w:rPr>
          <w:color w:val="000000"/>
          <w:sz w:val="20"/>
          <w:szCs w:val="20"/>
        </w:rPr>
        <w:t xml:space="preserve"> to attempt play an effective role in this monumental task of our generation.</w:t>
      </w:r>
    </w:p>
  </w:footnote>
  <w:footnote w:id="127">
    <w:p w14:paraId="65E75A8E"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Man,</w:t>
      </w:r>
      <w:r w:rsidRPr="00656705">
        <w:rPr>
          <w:rFonts w:ascii="Times New Roman" w:hAnsi="Times New Roman" w:cs="Times New Roman"/>
          <w:sz w:val="20"/>
          <w:szCs w:val="20"/>
        </w:rPr>
        <w:t>” “</w:t>
      </w:r>
      <w:r w:rsidRPr="00656705">
        <w:rPr>
          <w:rFonts w:ascii="Times New Roman" w:hAnsi="Times New Roman" w:cs="Times New Roman"/>
          <w:b/>
          <w:bCs/>
          <w:sz w:val="20"/>
          <w:szCs w:val="20"/>
        </w:rPr>
        <w:t>Men</w:t>
      </w:r>
      <w:r w:rsidRPr="00656705">
        <w:rPr>
          <w:rFonts w:ascii="Times New Roman" w:hAnsi="Times New Roman" w:cs="Times New Roman"/>
          <w:sz w:val="20"/>
          <w:szCs w:val="20"/>
        </w:rPr>
        <w:t>,” and “</w:t>
      </w:r>
      <w:r w:rsidRPr="00656705">
        <w:rPr>
          <w:rFonts w:ascii="Times New Roman" w:hAnsi="Times New Roman" w:cs="Times New Roman"/>
          <w:b/>
          <w:bCs/>
          <w:sz w:val="20"/>
          <w:szCs w:val="20"/>
        </w:rPr>
        <w:t>Mankind</w:t>
      </w:r>
      <w:r w:rsidRPr="00656705">
        <w:rPr>
          <w:rFonts w:ascii="Times New Roman" w:hAnsi="Times New Roman" w:cs="Times New Roman"/>
          <w:sz w:val="20"/>
          <w:szCs w:val="20"/>
        </w:rPr>
        <w:t xml:space="preserve">” with capital “M’s” are used in </w:t>
      </w:r>
      <w:r w:rsidRPr="00656705">
        <w:rPr>
          <w:rFonts w:ascii="Times New Roman" w:hAnsi="Times New Roman" w:cs="Times New Roman"/>
          <w:i/>
          <w:iCs/>
          <w:sz w:val="20"/>
          <w:szCs w:val="20"/>
        </w:rPr>
        <w:t xml:space="preserve">The First Teaching </w:t>
      </w:r>
      <w:r w:rsidRPr="00656705">
        <w:rPr>
          <w:rFonts w:ascii="Times New Roman" w:hAnsi="Times New Roman" w:cs="Times New Roman"/>
          <w:sz w:val="20"/>
          <w:szCs w:val="20"/>
        </w:rPr>
        <w:t xml:space="preserve">as synonymous with “Human Being,” “Human Beings,” “Humanity,” and “Humankind,” all of which are capitalized out of deference to the inherent nobility of the Human Being. While meaning no offense, this work is intent upon using the English language correctly and in accord with standard traditional etymologies and usages. Originally, our English word “Man” meant “person,” and its etymology and linguistic denotation had no specific connection to either gender, maturity, or age. The same observation applies equally to “Men” and “Mankind.” Consequently, “Man” and these related forms are properly used in correct English to refer collectively to the entire human race as well as to any individual within that collectivity, regardless of their genders, maturity, and stages in life. </w:t>
      </w:r>
      <w:r w:rsidRPr="00656705">
        <w:rPr>
          <w:rFonts w:ascii="Times New Roman" w:hAnsi="Times New Roman" w:cs="Times New Roman"/>
          <w:color w:val="202122"/>
          <w:sz w:val="20"/>
          <w:szCs w:val="20"/>
        </w:rPr>
        <w:t>Such sound etymological usage of “Men,” which, of course, applies equally to “Man” and “Mankind,” is expressed in the King James English translation of the Gospel when it speaks of the birth of the Messiah Jesus Christ: “And suddenly there was with the Angel a multitude of the heavenly hosts, praising God and saying: ‘</w:t>
      </w:r>
      <w:r w:rsidRPr="00656705">
        <w:rPr>
          <w:rFonts w:ascii="Times New Roman" w:hAnsi="Times New Roman" w:cs="Times New Roman"/>
          <w:color w:val="202122"/>
          <w:sz w:val="20"/>
          <w:szCs w:val="20"/>
          <w:u w:val="single"/>
        </w:rPr>
        <w:t xml:space="preserve">Glory be to God in the highest and on earth peace, good will toward </w:t>
      </w:r>
      <w:r w:rsidRPr="00656705">
        <w:rPr>
          <w:rFonts w:ascii="Times New Roman" w:hAnsi="Times New Roman" w:cs="Times New Roman"/>
          <w:b/>
          <w:bCs/>
          <w:color w:val="202122"/>
          <w:sz w:val="20"/>
          <w:szCs w:val="20"/>
          <w:u w:val="single"/>
        </w:rPr>
        <w:t>Men</w:t>
      </w:r>
      <w:r w:rsidRPr="00656705">
        <w:rPr>
          <w:rFonts w:ascii="Times New Roman" w:hAnsi="Times New Roman" w:cs="Times New Roman"/>
          <w:color w:val="202122"/>
          <w:sz w:val="20"/>
          <w:szCs w:val="20"/>
        </w:rPr>
        <w:t xml:space="preserve">’” (Luke, 2:13-14). We have also just seen this same correct usage in the Biblical verse cited above: </w:t>
      </w:r>
      <w:r w:rsidRPr="00656705">
        <w:rPr>
          <w:rFonts w:ascii="Times New Roman" w:hAnsi="Times New Roman" w:cs="Times New Roman"/>
          <w:sz w:val="20"/>
          <w:szCs w:val="20"/>
        </w:rPr>
        <w:t xml:space="preserve">“Let us hear the conclusion of the whole matter: Revere God and keep His Commandments. For this is the whole duty of </w:t>
      </w:r>
      <w:r w:rsidRPr="00656705">
        <w:rPr>
          <w:rFonts w:ascii="Times New Roman" w:hAnsi="Times New Roman" w:cs="Times New Roman"/>
          <w:b/>
          <w:bCs/>
          <w:sz w:val="20"/>
          <w:szCs w:val="20"/>
        </w:rPr>
        <w:t>Man</w:t>
      </w:r>
      <w:r w:rsidRPr="00656705">
        <w:rPr>
          <w:rFonts w:ascii="Times New Roman" w:hAnsi="Times New Roman" w:cs="Times New Roman"/>
          <w:sz w:val="20"/>
          <w:szCs w:val="20"/>
        </w:rPr>
        <w:t>” (Ecclesiastes, 12:13). Of course, this “duty of Man” is the duty of males and females alike, old and young, as long as they are of sound mind and body.</w:t>
      </w:r>
    </w:p>
  </w:footnote>
  <w:footnote w:id="128">
    <w:p w14:paraId="211619E5" w14:textId="4B85595E" w:rsidR="00FD1A33" w:rsidRPr="0042463E" w:rsidRDefault="00FD1A33" w:rsidP="0042463E">
      <w:pPr>
        <w:tabs>
          <w:tab w:val="left" w:pos="3330"/>
        </w:tabs>
        <w:rPr>
          <w:i/>
          <w:iCs/>
          <w:sz w:val="20"/>
          <w:szCs w:val="20"/>
        </w:rPr>
      </w:pPr>
      <w:r w:rsidRPr="00656705">
        <w:rPr>
          <w:rStyle w:val="FootnoteReference"/>
          <w:sz w:val="20"/>
          <w:szCs w:val="20"/>
        </w:rPr>
        <w:footnoteRef/>
      </w:r>
      <w:r w:rsidRPr="00656705">
        <w:rPr>
          <w:sz w:val="20"/>
          <w:szCs w:val="20"/>
        </w:rPr>
        <w:t xml:space="preserve"> </w:t>
      </w:r>
      <w:r w:rsidRPr="00656705">
        <w:rPr>
          <w:b/>
          <w:bCs/>
          <w:sz w:val="20"/>
          <w:szCs w:val="20"/>
        </w:rPr>
        <w:t>Saint James the Just</w:t>
      </w:r>
      <w:r w:rsidRPr="00656705">
        <w:rPr>
          <w:sz w:val="20"/>
          <w:szCs w:val="20"/>
        </w:rPr>
        <w:t xml:space="preserve"> (d. ca. 44 CE) is also called James (or Jacob) son of Zebedee, Saint James the Apostle, Saint James the Great, and Saint Jacob, from which is taken the Spanish and Portuguese forms of </w:t>
      </w:r>
      <w:r w:rsidRPr="00656705">
        <w:rPr>
          <w:i/>
          <w:iCs/>
          <w:sz w:val="20"/>
          <w:szCs w:val="20"/>
        </w:rPr>
        <w:t>Santiago</w:t>
      </w:r>
      <w:r w:rsidRPr="00656705">
        <w:rPr>
          <w:sz w:val="20"/>
          <w:szCs w:val="20"/>
        </w:rPr>
        <w:t xml:space="preserve">. The Epistles of Saint Paul call Saint James “the Lord’s brother” (Galatians, 1:19; see also Matthew, 13:55 and Mark, 6:3). It is not certain what the reference means. </w:t>
      </w:r>
      <w:r w:rsidRPr="00656705">
        <w:rPr>
          <w:rFonts w:eastAsiaTheme="minorEastAsia"/>
          <w:color w:val="000000"/>
          <w:sz w:val="20"/>
          <w:szCs w:val="20"/>
        </w:rPr>
        <w:t xml:space="preserve">The Church Fathers Clement of Alexandria (d. ca. 215 CE) and Tertullian </w:t>
      </w:r>
      <w:r w:rsidRPr="00656705">
        <w:rPr>
          <w:sz w:val="20"/>
          <w:szCs w:val="20"/>
        </w:rPr>
        <w:t>(d. 220 CE)</w:t>
      </w:r>
      <w:r w:rsidRPr="00656705">
        <w:rPr>
          <w:rFonts w:eastAsiaTheme="minorEastAsia"/>
          <w:color w:val="000000"/>
          <w:sz w:val="20"/>
          <w:szCs w:val="20"/>
        </w:rPr>
        <w:t xml:space="preserve"> both said that James was the biological brother of Christ. Origen (d. ca. 253 CE) stated that the sound opinion was that Mary had no children but Jesus, but he and others also reportedly held that James and Christ were “stepbrothers.” Saint Jerome (d. 420 CE) states that they were simply “cousins.” Saint James was not one of the original twelve Apostles, yet he was an Apostle all the same. While James the Just was the head of the Jerusalem Church, he, Saint Peter (d. ca. 64 CE), and Saint John the Apostle (d. ca. 100 CE) are all described as the “Pillars of the [first] Church.” Early Church Tradition asserts that James was called “James the Just,” by virtue of his careful performance and fulfillment of the demands of Mosaic Law. Saint James was not rigid, however, but was lenient toward Gentile Christian converts, while believing that Hebrew or Judeo-Christians should remain loyal to the Law and the norms of Jewish piety and practices. Because of his well attested sincerity and piety, Saint James was popular among both the Jews and the Judaic-Christians, and large numbers of Jews embraced the teachings of Jesus Christ during the three decades of his ministry—even to the extent that the Pharisees feared that all Jews would enter the Christian faith.</w:t>
      </w:r>
      <w:r w:rsidRPr="00656705">
        <w:rPr>
          <w:sz w:val="20"/>
          <w:szCs w:val="20"/>
        </w:rPr>
        <w:t xml:space="preserve"> Saint James the Great was the second Apostle of Jesus Christ to die or be killed, Judas Iscariot being the first. His Martyrdom is mentioned in The Acts of the Apostles (12:1-3), which states that King Herod—who is identified with King Herod Agrippa (d. 44 CE) had James executed by the sword, and he attempted to killed Saint Peter too, who was, however, miraculously delivered from Herod. Saint James is the only Apostle whose Martyrdom is recorded in the New Testament. </w:t>
      </w:r>
    </w:p>
  </w:footnote>
  <w:footnote w:id="129">
    <w:p w14:paraId="67EC33AA" w14:textId="77777777" w:rsidR="00FD1A33" w:rsidRPr="00656705" w:rsidRDefault="00FD1A33" w:rsidP="00FD1A33">
      <w:pPr>
        <w:autoSpaceDE w:val="0"/>
        <w:autoSpaceDN w:val="0"/>
        <w:adjustRightInd w:val="0"/>
        <w:rPr>
          <w:rFonts w:eastAsiaTheme="minorEastAsia"/>
          <w:color w:val="000000"/>
          <w:sz w:val="20"/>
          <w:szCs w:val="20"/>
        </w:rPr>
      </w:pPr>
      <w:r w:rsidRPr="00656705">
        <w:rPr>
          <w:rStyle w:val="FootnoteReference"/>
          <w:sz w:val="20"/>
          <w:szCs w:val="20"/>
        </w:rPr>
        <w:footnoteRef/>
      </w:r>
      <w:r w:rsidRPr="00656705">
        <w:rPr>
          <w:sz w:val="20"/>
          <w:szCs w:val="20"/>
        </w:rPr>
        <w:t xml:space="preserve"> The seven Laws of Noah or the Noachian Commandments are universal moral principles, which also stand at the heart of Biblical belief in general. They are a single obligation—adjudication—followed by six prohibitions followed by a single obligation:</w:t>
      </w:r>
    </w:p>
    <w:p w14:paraId="6B86F9EA" w14:textId="77777777" w:rsidR="00FD1A33" w:rsidRPr="00656705" w:rsidRDefault="00FD1A33" w:rsidP="00E616ED">
      <w:pPr>
        <w:pStyle w:val="ListParagraph"/>
        <w:numPr>
          <w:ilvl w:val="0"/>
          <w:numId w:val="5"/>
        </w:numPr>
        <w:autoSpaceDE w:val="0"/>
        <w:autoSpaceDN w:val="0"/>
        <w:adjustRightInd w:val="0"/>
        <w:rPr>
          <w:rFonts w:eastAsiaTheme="minorEastAsia"/>
          <w:color w:val="000000"/>
          <w:sz w:val="20"/>
          <w:szCs w:val="20"/>
        </w:rPr>
      </w:pPr>
      <w:r w:rsidRPr="00656705">
        <w:rPr>
          <w:rFonts w:eastAsiaTheme="minorEastAsia"/>
          <w:color w:val="000000"/>
          <w:sz w:val="20"/>
          <w:szCs w:val="20"/>
        </w:rPr>
        <w:t>The obligation of ddjudication or establishing courts of justice.</w:t>
      </w:r>
    </w:p>
    <w:p w14:paraId="342E7B32" w14:textId="77777777" w:rsidR="00FD1A33" w:rsidRPr="00656705" w:rsidRDefault="00FD1A33" w:rsidP="00E616ED">
      <w:pPr>
        <w:pStyle w:val="ListParagraph"/>
        <w:numPr>
          <w:ilvl w:val="0"/>
          <w:numId w:val="5"/>
        </w:numPr>
        <w:autoSpaceDE w:val="0"/>
        <w:autoSpaceDN w:val="0"/>
        <w:adjustRightInd w:val="0"/>
        <w:rPr>
          <w:rFonts w:eastAsiaTheme="minorEastAsia"/>
          <w:color w:val="000000"/>
          <w:sz w:val="20"/>
          <w:szCs w:val="20"/>
        </w:rPr>
      </w:pPr>
      <w:r w:rsidRPr="00656705">
        <w:rPr>
          <w:rFonts w:eastAsiaTheme="minorEastAsia"/>
          <w:color w:val="000000"/>
          <w:sz w:val="20"/>
          <w:szCs w:val="20"/>
        </w:rPr>
        <w:t>The prohibition of the blasphemy of God.</w:t>
      </w:r>
    </w:p>
    <w:p w14:paraId="76390A4C" w14:textId="77777777" w:rsidR="00FD1A33" w:rsidRPr="00656705" w:rsidRDefault="00FD1A33" w:rsidP="00E616ED">
      <w:pPr>
        <w:pStyle w:val="ListParagraph"/>
        <w:numPr>
          <w:ilvl w:val="0"/>
          <w:numId w:val="5"/>
        </w:numPr>
        <w:autoSpaceDE w:val="0"/>
        <w:autoSpaceDN w:val="0"/>
        <w:adjustRightInd w:val="0"/>
        <w:rPr>
          <w:rFonts w:eastAsiaTheme="minorEastAsia"/>
          <w:color w:val="000000"/>
          <w:sz w:val="20"/>
          <w:szCs w:val="20"/>
        </w:rPr>
      </w:pPr>
      <w:r w:rsidRPr="00656705">
        <w:rPr>
          <w:rFonts w:eastAsiaTheme="minorEastAsia"/>
          <w:color w:val="000000"/>
          <w:sz w:val="20"/>
          <w:szCs w:val="20"/>
        </w:rPr>
        <w:t>The prohibition of idolatry.</w:t>
      </w:r>
    </w:p>
    <w:p w14:paraId="054CFD59" w14:textId="77777777" w:rsidR="00FD1A33" w:rsidRPr="00656705" w:rsidRDefault="00FD1A33" w:rsidP="00E616ED">
      <w:pPr>
        <w:pStyle w:val="ListParagraph"/>
        <w:numPr>
          <w:ilvl w:val="0"/>
          <w:numId w:val="5"/>
        </w:numPr>
        <w:autoSpaceDE w:val="0"/>
        <w:autoSpaceDN w:val="0"/>
        <w:adjustRightInd w:val="0"/>
        <w:rPr>
          <w:rFonts w:eastAsiaTheme="minorEastAsia"/>
          <w:color w:val="000000"/>
          <w:sz w:val="20"/>
          <w:szCs w:val="20"/>
        </w:rPr>
      </w:pPr>
      <w:r w:rsidRPr="00656705">
        <w:rPr>
          <w:rFonts w:eastAsiaTheme="minorEastAsia"/>
          <w:color w:val="000000"/>
          <w:sz w:val="20"/>
          <w:szCs w:val="20"/>
        </w:rPr>
        <w:t>The prohibition of unlawful bloodshed and murder.</w:t>
      </w:r>
    </w:p>
    <w:p w14:paraId="759FFCD8" w14:textId="77777777" w:rsidR="00FD1A33" w:rsidRPr="00656705" w:rsidRDefault="00FD1A33" w:rsidP="00E616ED">
      <w:pPr>
        <w:pStyle w:val="ListParagraph"/>
        <w:numPr>
          <w:ilvl w:val="0"/>
          <w:numId w:val="5"/>
        </w:numPr>
        <w:autoSpaceDE w:val="0"/>
        <w:autoSpaceDN w:val="0"/>
        <w:adjustRightInd w:val="0"/>
        <w:rPr>
          <w:rFonts w:eastAsiaTheme="minorEastAsia"/>
          <w:color w:val="000000"/>
          <w:sz w:val="20"/>
          <w:szCs w:val="20"/>
        </w:rPr>
      </w:pPr>
      <w:r w:rsidRPr="00656705">
        <w:rPr>
          <w:rFonts w:eastAsiaTheme="minorEastAsia"/>
          <w:color w:val="000000"/>
          <w:sz w:val="20"/>
          <w:szCs w:val="20"/>
        </w:rPr>
        <w:t>The prohibition of sexual immorality such as adultery, fornication, and incest.</w:t>
      </w:r>
    </w:p>
    <w:p w14:paraId="15B3EF8B" w14:textId="77777777" w:rsidR="00FD1A33" w:rsidRPr="00656705" w:rsidRDefault="00FD1A33" w:rsidP="00E616ED">
      <w:pPr>
        <w:pStyle w:val="ListParagraph"/>
        <w:numPr>
          <w:ilvl w:val="0"/>
          <w:numId w:val="5"/>
        </w:numPr>
        <w:autoSpaceDE w:val="0"/>
        <w:autoSpaceDN w:val="0"/>
        <w:adjustRightInd w:val="0"/>
        <w:rPr>
          <w:rFonts w:eastAsiaTheme="minorEastAsia"/>
          <w:color w:val="000000"/>
          <w:sz w:val="20"/>
          <w:szCs w:val="20"/>
        </w:rPr>
      </w:pPr>
      <w:r w:rsidRPr="00656705">
        <w:rPr>
          <w:rFonts w:eastAsiaTheme="minorEastAsia"/>
          <w:color w:val="000000"/>
          <w:sz w:val="20"/>
          <w:szCs w:val="20"/>
        </w:rPr>
        <w:t>The prohibition of theft and robbery.</w:t>
      </w:r>
    </w:p>
    <w:p w14:paraId="268DACD1" w14:textId="7AB08A3C" w:rsidR="00FD1A33" w:rsidRPr="0042463E" w:rsidRDefault="00FD1A33" w:rsidP="00E616ED">
      <w:pPr>
        <w:pStyle w:val="ListParagraph"/>
        <w:numPr>
          <w:ilvl w:val="0"/>
          <w:numId w:val="5"/>
        </w:numPr>
        <w:autoSpaceDE w:val="0"/>
        <w:autoSpaceDN w:val="0"/>
        <w:adjustRightInd w:val="0"/>
        <w:rPr>
          <w:rFonts w:eastAsiaTheme="minorEastAsia"/>
          <w:color w:val="000000"/>
          <w:sz w:val="20"/>
          <w:szCs w:val="20"/>
        </w:rPr>
      </w:pPr>
      <w:r w:rsidRPr="00656705">
        <w:rPr>
          <w:rFonts w:eastAsiaTheme="minorEastAsia"/>
          <w:color w:val="000000"/>
          <w:sz w:val="20"/>
          <w:szCs w:val="20"/>
        </w:rPr>
        <w:t>The prohibition of eating meat cut from a living animal, which included consuming blood and the meat of strangled animals.</w:t>
      </w:r>
    </w:p>
  </w:footnote>
  <w:footnote w:id="130">
    <w:p w14:paraId="242B8E24"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The Jewish Diaspora</w:t>
      </w:r>
      <w:r w:rsidRPr="00656705">
        <w:rPr>
          <w:rFonts w:ascii="Times New Roman" w:hAnsi="Times New Roman" w:cs="Times New Roman"/>
          <w:sz w:val="20"/>
          <w:szCs w:val="20"/>
        </w:rPr>
        <w:t xml:space="preserve"> (Greek: </w:t>
      </w:r>
      <w:r w:rsidRPr="00656705">
        <w:rPr>
          <w:rFonts w:ascii="Times New Roman" w:hAnsi="Times New Roman" w:cs="Times New Roman"/>
          <w:i/>
          <w:iCs/>
          <w:sz w:val="20"/>
          <w:szCs w:val="20"/>
        </w:rPr>
        <w:t>diaspor</w:t>
      </w:r>
      <w:r w:rsidRPr="00656705">
        <w:rPr>
          <w:rFonts w:ascii="Times New Roman" w:hAnsi="Times New Roman" w:cs="Times New Roman"/>
          <w:i/>
          <w:iCs/>
          <w:color w:val="000000" w:themeColor="text1"/>
          <w:sz w:val="20"/>
          <w:szCs w:val="20"/>
        </w:rPr>
        <w:t>á</w:t>
      </w:r>
      <w:r w:rsidRPr="00656705">
        <w:rPr>
          <w:rFonts w:ascii="Times New Roman" w:hAnsi="Times New Roman" w:cs="Times New Roman"/>
          <w:sz w:val="20"/>
          <w:szCs w:val="20"/>
        </w:rPr>
        <w:t xml:space="preserve">, </w:t>
      </w:r>
      <w:r w:rsidRPr="00656705">
        <w:rPr>
          <w:rFonts w:ascii="Times New Roman" w:hAnsi="Times New Roman" w:cs="Times New Roman"/>
          <w:i/>
          <w:iCs/>
          <w:color w:val="202122"/>
          <w:sz w:val="20"/>
          <w:szCs w:val="20"/>
        </w:rPr>
        <w:t>διασπορά</w:t>
      </w:r>
      <w:r w:rsidRPr="00656705">
        <w:rPr>
          <w:rFonts w:ascii="Times New Roman" w:hAnsi="Times New Roman" w:cs="Times New Roman"/>
          <w:color w:val="202122"/>
          <w:sz w:val="20"/>
          <w:szCs w:val="20"/>
        </w:rPr>
        <w:t xml:space="preserve">, meaning “dispersion;” </w:t>
      </w:r>
      <w:r w:rsidRPr="00656705">
        <w:rPr>
          <w:rFonts w:ascii="Times New Roman" w:hAnsi="Times New Roman" w:cs="Times New Roman"/>
          <w:sz w:val="20"/>
          <w:szCs w:val="20"/>
        </w:rPr>
        <w:t xml:space="preserve">Hebrew: </w:t>
      </w:r>
      <w:r w:rsidRPr="00656705">
        <w:rPr>
          <w:rFonts w:ascii="Times New Roman" w:hAnsi="Times New Roman" w:cs="Times New Roman"/>
          <w:i/>
          <w:iCs/>
          <w:sz w:val="20"/>
          <w:szCs w:val="20"/>
        </w:rPr>
        <w:t>hag-Gāl</w:t>
      </w:r>
      <w:r w:rsidRPr="00656705">
        <w:rPr>
          <w:rFonts w:ascii="Times New Roman" w:hAnsi="Times New Roman" w:cs="Times New Roman"/>
          <w:i/>
          <w:iCs/>
          <w:color w:val="000000" w:themeColor="text1"/>
          <w:sz w:val="20"/>
          <w:szCs w:val="20"/>
        </w:rPr>
        <w:t>û</w:t>
      </w:r>
      <w:r w:rsidRPr="00656705">
        <w:rPr>
          <w:rFonts w:ascii="Times New Roman" w:hAnsi="Times New Roman" w:cs="Times New Roman"/>
          <w:i/>
          <w:iCs/>
          <w:sz w:val="20"/>
          <w:szCs w:val="20"/>
        </w:rPr>
        <w:t>th</w:t>
      </w:r>
      <w:r w:rsidRPr="00656705">
        <w:rPr>
          <w:rFonts w:ascii="Times New Roman" w:hAnsi="Times New Roman" w:cs="Times New Roman"/>
          <w:sz w:val="20"/>
          <w:szCs w:val="20"/>
        </w:rPr>
        <w:t xml:space="preserve"> and </w:t>
      </w:r>
      <w:r w:rsidRPr="00656705">
        <w:rPr>
          <w:rFonts w:ascii="Times New Roman" w:hAnsi="Times New Roman" w:cs="Times New Roman"/>
          <w:i/>
          <w:iCs/>
          <w:sz w:val="20"/>
          <w:szCs w:val="20"/>
        </w:rPr>
        <w:t>hat-Teph</w:t>
      </w:r>
      <w:r w:rsidRPr="00656705">
        <w:rPr>
          <w:rFonts w:ascii="Times New Roman" w:hAnsi="Times New Roman" w:cs="Times New Roman"/>
          <w:i/>
          <w:iCs/>
          <w:color w:val="000000" w:themeColor="text1"/>
          <w:sz w:val="20"/>
          <w:szCs w:val="20"/>
        </w:rPr>
        <w:t>û</w:t>
      </w:r>
      <w:r w:rsidRPr="00656705">
        <w:rPr>
          <w:rFonts w:ascii="Times New Roman" w:hAnsi="Times New Roman" w:cs="Times New Roman"/>
          <w:i/>
          <w:iCs/>
          <w:sz w:val="20"/>
          <w:szCs w:val="20"/>
        </w:rPr>
        <w:t>ṣāh</w:t>
      </w:r>
      <w:r w:rsidRPr="00656705">
        <w:rPr>
          <w:rFonts w:ascii="Times New Roman" w:hAnsi="Times New Roman" w:cs="Times New Roman"/>
          <w:sz w:val="20"/>
          <w:szCs w:val="20"/>
        </w:rPr>
        <w:t xml:space="preserve">) refers to the Dispersion of the Israelites and the Jews in various lands around the world outside of the Holy Land. The earliest Israelite “Exile” was that of the Assyrian Captivity during the in the period between 733 BCE and 722 BCE, which was followed by the destruction of the First Temple and the “Exile” of the Judaeans in the Babylonian Captivity, which began in 597 BCE and again in 586 BCE. It was in the Exile that the Israelites became known as “Jews” (Hebrew: </w:t>
      </w:r>
      <w:r w:rsidRPr="00656705">
        <w:rPr>
          <w:rFonts w:ascii="Times New Roman" w:hAnsi="Times New Roman" w:cs="Times New Roman"/>
          <w:i/>
          <w:iCs/>
          <w:sz w:val="20"/>
          <w:szCs w:val="20"/>
        </w:rPr>
        <w:t>Yeh</w:t>
      </w:r>
      <w:r w:rsidRPr="00656705">
        <w:rPr>
          <w:rFonts w:ascii="Times New Roman" w:hAnsi="Times New Roman" w:cs="Times New Roman"/>
          <w:i/>
          <w:iCs/>
          <w:color w:val="000000" w:themeColor="text1"/>
          <w:sz w:val="20"/>
          <w:szCs w:val="20"/>
        </w:rPr>
        <w:t>û</w:t>
      </w:r>
      <w:r w:rsidRPr="00656705">
        <w:rPr>
          <w:rFonts w:ascii="Times New Roman" w:hAnsi="Times New Roman" w:cs="Times New Roman"/>
          <w:i/>
          <w:iCs/>
          <w:sz w:val="20"/>
          <w:szCs w:val="20"/>
        </w:rPr>
        <w:t>dh</w:t>
      </w:r>
      <w:r w:rsidRPr="00656705">
        <w:rPr>
          <w:rFonts w:ascii="Times New Roman" w:hAnsi="Times New Roman" w:cs="Times New Roman"/>
          <w:i/>
          <w:iCs/>
          <w:color w:val="000000" w:themeColor="text1"/>
          <w:sz w:val="20"/>
          <w:szCs w:val="20"/>
        </w:rPr>
        <w:t>î</w:t>
      </w:r>
      <w:r w:rsidRPr="00656705">
        <w:rPr>
          <w:rFonts w:ascii="Times New Roman" w:hAnsi="Times New Roman" w:cs="Times New Roman"/>
          <w:i/>
          <w:iCs/>
          <w:sz w:val="20"/>
          <w:szCs w:val="20"/>
        </w:rPr>
        <w:t>m</w:t>
      </w:r>
      <w:r w:rsidRPr="00656705">
        <w:rPr>
          <w:rFonts w:ascii="Times New Roman" w:hAnsi="Times New Roman" w:cs="Times New Roman"/>
          <w:sz w:val="20"/>
          <w:szCs w:val="20"/>
        </w:rPr>
        <w:t>). There was a considerable Jewish Diaspora during the centuries prior to the destruction of the Second Temple in Syria, Babylonia, Egypt, Crete, Northeastern Africa, and Rome itself. The Diaspora became a refuge for many Jews during the First Roman-Jewish War from 66 CE until 70 CE, which ended with the destruction of the Second Temple. After the failure of the Second Roman-Jewish War from 132 CE until 135 CE, all Jews and Judeo-Christians were forced to live in Exile in the Diaspora, since Rome declared Palestine to be forbidden to them as a homeland.</w:t>
      </w:r>
    </w:p>
  </w:footnote>
  <w:footnote w:id="131">
    <w:p w14:paraId="35F8C81B" w14:textId="77777777" w:rsidR="00FD1A33" w:rsidRPr="00656705" w:rsidRDefault="00FD1A33" w:rsidP="00FD1A33">
      <w:pPr>
        <w:pStyle w:val="NormalWeb"/>
        <w:spacing w:before="0" w:beforeAutospacing="0" w:after="0" w:afterAutospacing="0"/>
        <w:rPr>
          <w:sz w:val="20"/>
          <w:szCs w:val="20"/>
        </w:rPr>
      </w:pPr>
      <w:r w:rsidRPr="00656705">
        <w:rPr>
          <w:rStyle w:val="FootnoteReference"/>
          <w:sz w:val="20"/>
          <w:szCs w:val="20"/>
        </w:rPr>
        <w:footnoteRef/>
      </w:r>
      <w:r w:rsidRPr="00656705">
        <w:rPr>
          <w:sz w:val="20"/>
          <w:szCs w:val="20"/>
        </w:rPr>
        <w:t xml:space="preserve"> </w:t>
      </w:r>
      <w:r w:rsidRPr="00656705">
        <w:rPr>
          <w:b/>
          <w:bCs/>
          <w:i/>
          <w:iCs/>
          <w:sz w:val="20"/>
          <w:szCs w:val="20"/>
        </w:rPr>
        <w:t>Ḥ</w:t>
      </w:r>
      <w:r w:rsidRPr="00656705">
        <w:rPr>
          <w:rFonts w:eastAsiaTheme="minorEastAsia"/>
          <w:b/>
          <w:bCs/>
          <w:i/>
          <w:iCs/>
          <w:color w:val="000000"/>
          <w:sz w:val="20"/>
          <w:szCs w:val="20"/>
        </w:rPr>
        <w:t>akham</w:t>
      </w:r>
      <w:r w:rsidRPr="00656705">
        <w:rPr>
          <w:b/>
          <w:bCs/>
          <w:i/>
          <w:iCs/>
          <w:color w:val="000000" w:themeColor="text1"/>
          <w:sz w:val="20"/>
          <w:szCs w:val="20"/>
        </w:rPr>
        <w:t>î</w:t>
      </w:r>
      <w:r w:rsidRPr="00656705">
        <w:rPr>
          <w:rFonts w:eastAsiaTheme="minorEastAsia"/>
          <w:b/>
          <w:bCs/>
          <w:i/>
          <w:iCs/>
          <w:color w:val="000000"/>
          <w:sz w:val="20"/>
          <w:szCs w:val="20"/>
        </w:rPr>
        <w:t>m</w:t>
      </w:r>
      <w:r w:rsidRPr="00656705">
        <w:rPr>
          <w:rFonts w:eastAsiaTheme="minorEastAsia"/>
          <w:color w:val="000000"/>
          <w:sz w:val="20"/>
          <w:szCs w:val="20"/>
        </w:rPr>
        <w:t xml:space="preserve">, singular </w:t>
      </w:r>
      <w:r w:rsidRPr="00656705">
        <w:rPr>
          <w:i/>
          <w:iCs/>
          <w:sz w:val="20"/>
          <w:szCs w:val="20"/>
        </w:rPr>
        <w:t>Ḥ</w:t>
      </w:r>
      <w:r w:rsidRPr="00656705">
        <w:rPr>
          <w:rFonts w:eastAsiaTheme="minorEastAsia"/>
          <w:i/>
          <w:iCs/>
          <w:color w:val="000000"/>
          <w:sz w:val="20"/>
          <w:szCs w:val="20"/>
        </w:rPr>
        <w:t>akham</w:t>
      </w:r>
      <w:r w:rsidRPr="00656705">
        <w:rPr>
          <w:rFonts w:eastAsiaTheme="minorEastAsia"/>
          <w:color w:val="000000"/>
          <w:sz w:val="20"/>
          <w:szCs w:val="20"/>
        </w:rPr>
        <w:t xml:space="preserve"> is cognate to the Arabic word </w:t>
      </w:r>
      <w:r w:rsidRPr="00656705">
        <w:rPr>
          <w:i/>
          <w:iCs/>
          <w:sz w:val="20"/>
          <w:szCs w:val="20"/>
        </w:rPr>
        <w:t>Ḥ</w:t>
      </w:r>
      <w:r w:rsidRPr="00656705">
        <w:rPr>
          <w:rFonts w:eastAsiaTheme="minorEastAsia"/>
          <w:i/>
          <w:iCs/>
          <w:color w:val="000000"/>
          <w:sz w:val="20"/>
          <w:szCs w:val="20"/>
        </w:rPr>
        <w:t>akam</w:t>
      </w:r>
      <w:r w:rsidRPr="00656705">
        <w:rPr>
          <w:rFonts w:eastAsiaTheme="minorEastAsia"/>
          <w:color w:val="000000"/>
          <w:sz w:val="20"/>
          <w:szCs w:val="20"/>
        </w:rPr>
        <w:t xml:space="preserve"> for a judge or arbiter. The word was broadly applied in Hebrew—not just to Scholars of the Law of Moses—but to “the wise Sages of the Nations of the World” (Hebrew: </w:t>
      </w:r>
      <w:r w:rsidRPr="00656705">
        <w:rPr>
          <w:i/>
          <w:iCs/>
          <w:sz w:val="20"/>
          <w:szCs w:val="20"/>
        </w:rPr>
        <w:t>Ḥ</w:t>
      </w:r>
      <w:r w:rsidRPr="00656705">
        <w:rPr>
          <w:i/>
          <w:iCs/>
          <w:color w:val="202122"/>
          <w:sz w:val="20"/>
          <w:szCs w:val="20"/>
          <w:lang w:bidi="he"/>
        </w:rPr>
        <w:t>akhemei Umm</w:t>
      </w:r>
      <w:r w:rsidRPr="00656705">
        <w:rPr>
          <w:i/>
          <w:iCs/>
          <w:color w:val="000000" w:themeColor="text1"/>
          <w:sz w:val="20"/>
          <w:szCs w:val="20"/>
        </w:rPr>
        <w:t>ô</w:t>
      </w:r>
      <w:r w:rsidRPr="00656705">
        <w:rPr>
          <w:i/>
          <w:iCs/>
          <w:color w:val="202122"/>
          <w:sz w:val="20"/>
          <w:szCs w:val="20"/>
          <w:lang w:bidi="he"/>
        </w:rPr>
        <w:t>th ha-'</w:t>
      </w:r>
      <w:r w:rsidRPr="00656705">
        <w:rPr>
          <w:i/>
          <w:iCs/>
          <w:color w:val="000000" w:themeColor="text1"/>
          <w:sz w:val="20"/>
          <w:szCs w:val="20"/>
        </w:rPr>
        <w:t>Ô</w:t>
      </w:r>
      <w:r w:rsidRPr="00656705">
        <w:rPr>
          <w:i/>
          <w:iCs/>
          <w:color w:val="202122"/>
          <w:sz w:val="20"/>
          <w:szCs w:val="20"/>
          <w:lang w:bidi="he"/>
        </w:rPr>
        <w:t>lam</w:t>
      </w:r>
      <w:r w:rsidRPr="00656705">
        <w:rPr>
          <w:color w:val="202122"/>
          <w:sz w:val="20"/>
          <w:szCs w:val="20"/>
          <w:lang w:bidi="he"/>
        </w:rPr>
        <w:t xml:space="preserve">; Arabic: </w:t>
      </w:r>
      <w:r w:rsidRPr="00656705">
        <w:rPr>
          <w:i/>
          <w:iCs/>
          <w:sz w:val="20"/>
          <w:szCs w:val="20"/>
        </w:rPr>
        <w:t>Ḥukamā’ Ummam al-‘Ālam</w:t>
      </w:r>
      <w:r w:rsidRPr="00656705">
        <w:rPr>
          <w:sz w:val="20"/>
          <w:szCs w:val="20"/>
        </w:rPr>
        <w:t xml:space="preserve">). In the beginning, the </w:t>
      </w:r>
      <w:r w:rsidRPr="00656705">
        <w:rPr>
          <w:i/>
          <w:iCs/>
          <w:sz w:val="20"/>
          <w:szCs w:val="20"/>
        </w:rPr>
        <w:t>Ḥ</w:t>
      </w:r>
      <w:r w:rsidRPr="00656705">
        <w:rPr>
          <w:rFonts w:eastAsiaTheme="minorEastAsia"/>
          <w:i/>
          <w:iCs/>
          <w:color w:val="000000"/>
          <w:sz w:val="20"/>
          <w:szCs w:val="20"/>
        </w:rPr>
        <w:t>akham</w:t>
      </w:r>
      <w:r w:rsidRPr="00656705">
        <w:rPr>
          <w:sz w:val="20"/>
          <w:szCs w:val="20"/>
        </w:rPr>
        <w:t xml:space="preserve"> seems to have referred essentially to a personal arbiter in matters of ritual prohibition and permission—similar to the “religious authority” or </w:t>
      </w:r>
      <w:r w:rsidRPr="00656705">
        <w:rPr>
          <w:i/>
          <w:iCs/>
          <w:sz w:val="20"/>
          <w:szCs w:val="20"/>
        </w:rPr>
        <w:t>Muftī</w:t>
      </w:r>
      <w:r w:rsidRPr="00656705">
        <w:rPr>
          <w:sz w:val="20"/>
          <w:szCs w:val="20"/>
        </w:rPr>
        <w:t xml:space="preserve"> of Islam—or a presiding officer who served as judge in questions of religious Law—similar to the Judge or </w:t>
      </w:r>
      <w:r w:rsidRPr="00656705">
        <w:rPr>
          <w:i/>
          <w:iCs/>
          <w:sz w:val="20"/>
          <w:szCs w:val="20"/>
        </w:rPr>
        <w:t>Qāḍī</w:t>
      </w:r>
      <w:r w:rsidRPr="00656705">
        <w:rPr>
          <w:sz w:val="20"/>
          <w:szCs w:val="20"/>
        </w:rPr>
        <w:t xml:space="preserve"> of Islam. The</w:t>
      </w:r>
      <w:r w:rsidRPr="00656705">
        <w:rPr>
          <w:i/>
          <w:iCs/>
          <w:sz w:val="20"/>
          <w:szCs w:val="20"/>
        </w:rPr>
        <w:t xml:space="preserve"> Ḥ</w:t>
      </w:r>
      <w:r w:rsidRPr="00656705">
        <w:rPr>
          <w:rFonts w:eastAsiaTheme="minorEastAsia"/>
          <w:i/>
          <w:iCs/>
          <w:color w:val="000000"/>
          <w:sz w:val="20"/>
          <w:szCs w:val="20"/>
        </w:rPr>
        <w:t>akham</w:t>
      </w:r>
      <w:r w:rsidRPr="00656705">
        <w:rPr>
          <w:i/>
          <w:iCs/>
          <w:color w:val="000000" w:themeColor="text1"/>
          <w:sz w:val="20"/>
          <w:szCs w:val="20"/>
        </w:rPr>
        <w:t>î</w:t>
      </w:r>
      <w:r w:rsidRPr="00656705">
        <w:rPr>
          <w:rFonts w:eastAsiaTheme="minorEastAsia"/>
          <w:i/>
          <w:iCs/>
          <w:color w:val="000000"/>
          <w:sz w:val="20"/>
          <w:szCs w:val="20"/>
        </w:rPr>
        <w:t>m</w:t>
      </w:r>
      <w:r w:rsidRPr="00656705">
        <w:rPr>
          <w:rFonts w:eastAsiaTheme="minorEastAsia"/>
          <w:color w:val="000000"/>
          <w:sz w:val="20"/>
          <w:szCs w:val="20"/>
        </w:rPr>
        <w:t>, as indicated above, were the predecessors of the Pharisees and Rabbis of later times.</w:t>
      </w:r>
      <w:r w:rsidRPr="00656705">
        <w:rPr>
          <w:sz w:val="20"/>
          <w:szCs w:val="20"/>
        </w:rPr>
        <w:t xml:space="preserve"> Even to this day, Sephardic Jews use the word </w:t>
      </w:r>
      <w:r w:rsidRPr="00656705">
        <w:rPr>
          <w:i/>
          <w:iCs/>
          <w:sz w:val="20"/>
          <w:szCs w:val="20"/>
        </w:rPr>
        <w:t>Ḥ</w:t>
      </w:r>
      <w:r w:rsidRPr="00656705">
        <w:rPr>
          <w:rFonts w:eastAsiaTheme="minorEastAsia"/>
          <w:i/>
          <w:iCs/>
          <w:color w:val="000000"/>
          <w:sz w:val="20"/>
          <w:szCs w:val="20"/>
        </w:rPr>
        <w:t>akham</w:t>
      </w:r>
      <w:r w:rsidRPr="00656705">
        <w:rPr>
          <w:rFonts w:eastAsiaTheme="minorEastAsia"/>
          <w:color w:val="000000"/>
          <w:sz w:val="20"/>
          <w:szCs w:val="20"/>
        </w:rPr>
        <w:t xml:space="preserve"> frequently as a synonym for “Rabbi.” The term </w:t>
      </w:r>
      <w:r w:rsidRPr="00656705">
        <w:rPr>
          <w:i/>
          <w:iCs/>
          <w:sz w:val="20"/>
          <w:szCs w:val="20"/>
        </w:rPr>
        <w:t>Ḥ</w:t>
      </w:r>
      <w:r w:rsidRPr="00656705">
        <w:rPr>
          <w:rFonts w:eastAsiaTheme="minorEastAsia"/>
          <w:i/>
          <w:iCs/>
          <w:color w:val="000000"/>
          <w:sz w:val="20"/>
          <w:szCs w:val="20"/>
        </w:rPr>
        <w:t>akham</w:t>
      </w:r>
      <w:r w:rsidRPr="00656705">
        <w:rPr>
          <w:rFonts w:eastAsiaTheme="minorEastAsia"/>
          <w:color w:val="000000"/>
          <w:sz w:val="20"/>
          <w:szCs w:val="20"/>
        </w:rPr>
        <w:t xml:space="preserve"> as an official title, however, is only known to appear during the days of the Sanhedrin.</w:t>
      </w:r>
    </w:p>
  </w:footnote>
  <w:footnote w:id="132">
    <w:p w14:paraId="24218329" w14:textId="77777777" w:rsidR="00FD1A33" w:rsidRPr="00656705" w:rsidRDefault="00FD1A33" w:rsidP="00FD1A33">
      <w:pPr>
        <w:rPr>
          <w:rFonts w:eastAsiaTheme="minorEastAsia"/>
          <w:color w:val="000000"/>
          <w:sz w:val="20"/>
          <w:szCs w:val="20"/>
        </w:rPr>
      </w:pPr>
      <w:r w:rsidRPr="00656705">
        <w:rPr>
          <w:rStyle w:val="FootnoteReference"/>
          <w:sz w:val="20"/>
          <w:szCs w:val="20"/>
        </w:rPr>
        <w:footnoteRef/>
      </w:r>
      <w:r w:rsidRPr="00656705">
        <w:rPr>
          <w:sz w:val="20"/>
          <w:szCs w:val="20"/>
        </w:rPr>
        <w:t xml:space="preserve"> </w:t>
      </w:r>
      <w:r w:rsidRPr="00656705">
        <w:rPr>
          <w:rFonts w:eastAsiaTheme="minorEastAsia"/>
          <w:b/>
          <w:bCs/>
          <w:color w:val="000000"/>
          <w:sz w:val="20"/>
          <w:szCs w:val="20"/>
        </w:rPr>
        <w:t>The Pharisees</w:t>
      </w:r>
      <w:r w:rsidRPr="00656705">
        <w:rPr>
          <w:rFonts w:eastAsiaTheme="minorEastAsia"/>
          <w:color w:val="000000"/>
          <w:sz w:val="20"/>
          <w:szCs w:val="20"/>
        </w:rPr>
        <w:t xml:space="preserve"> (Hebrew: </w:t>
      </w:r>
      <w:r w:rsidRPr="00656705">
        <w:rPr>
          <w:rFonts w:eastAsiaTheme="minorEastAsia"/>
          <w:i/>
          <w:iCs/>
          <w:color w:val="000000"/>
          <w:sz w:val="20"/>
          <w:szCs w:val="20"/>
        </w:rPr>
        <w:t>ha-Per</w:t>
      </w:r>
      <w:r w:rsidRPr="00656705">
        <w:rPr>
          <w:i/>
          <w:iCs/>
          <w:color w:val="000000" w:themeColor="text1"/>
          <w:sz w:val="20"/>
          <w:szCs w:val="20"/>
        </w:rPr>
        <w:t>û</w:t>
      </w:r>
      <w:r w:rsidRPr="00656705">
        <w:rPr>
          <w:rFonts w:eastAsiaTheme="minorEastAsia"/>
          <w:i/>
          <w:iCs/>
          <w:color w:val="000000"/>
          <w:sz w:val="20"/>
          <w:szCs w:val="20"/>
        </w:rPr>
        <w:t>sh</w:t>
      </w:r>
      <w:r w:rsidRPr="00656705">
        <w:rPr>
          <w:i/>
          <w:iCs/>
          <w:color w:val="000000" w:themeColor="text1"/>
          <w:sz w:val="20"/>
          <w:szCs w:val="20"/>
        </w:rPr>
        <w:t>î</w:t>
      </w:r>
      <w:r w:rsidRPr="00656705">
        <w:rPr>
          <w:rFonts w:eastAsiaTheme="minorEastAsia"/>
          <w:i/>
          <w:iCs/>
          <w:color w:val="000000"/>
          <w:sz w:val="20"/>
          <w:szCs w:val="20"/>
        </w:rPr>
        <w:t>m</w:t>
      </w:r>
      <w:r w:rsidRPr="00656705">
        <w:rPr>
          <w:rFonts w:eastAsiaTheme="minorEastAsia"/>
          <w:color w:val="000000"/>
          <w:sz w:val="20"/>
          <w:szCs w:val="20"/>
        </w:rPr>
        <w:t xml:space="preserve">; Arabic: </w:t>
      </w:r>
      <w:r w:rsidRPr="00656705">
        <w:rPr>
          <w:rFonts w:eastAsiaTheme="minorEastAsia"/>
          <w:i/>
          <w:iCs/>
          <w:color w:val="000000"/>
          <w:sz w:val="20"/>
          <w:szCs w:val="20"/>
        </w:rPr>
        <w:t>al-Firr</w:t>
      </w:r>
      <w:r w:rsidRPr="00656705">
        <w:rPr>
          <w:i/>
          <w:iCs/>
          <w:sz w:val="20"/>
          <w:szCs w:val="20"/>
        </w:rPr>
        <w:t>ī</w:t>
      </w:r>
      <w:r w:rsidRPr="00656705">
        <w:rPr>
          <w:rFonts w:eastAsiaTheme="minorEastAsia"/>
          <w:i/>
          <w:iCs/>
          <w:color w:val="000000"/>
          <w:sz w:val="20"/>
          <w:szCs w:val="20"/>
        </w:rPr>
        <w:t>siyy</w:t>
      </w:r>
      <w:r w:rsidRPr="00656705">
        <w:rPr>
          <w:i/>
          <w:iCs/>
          <w:sz w:val="20"/>
          <w:szCs w:val="20"/>
        </w:rPr>
        <w:t>ū</w:t>
      </w:r>
      <w:r w:rsidRPr="00656705">
        <w:rPr>
          <w:rFonts w:eastAsiaTheme="minorEastAsia"/>
          <w:i/>
          <w:iCs/>
          <w:color w:val="000000"/>
          <w:sz w:val="20"/>
          <w:szCs w:val="20"/>
        </w:rPr>
        <w:t>n</w:t>
      </w:r>
      <w:r w:rsidRPr="00656705">
        <w:rPr>
          <w:rFonts w:eastAsiaTheme="minorEastAsia"/>
          <w:color w:val="000000"/>
          <w:sz w:val="20"/>
          <w:szCs w:val="20"/>
        </w:rPr>
        <w:t>) comes from the Hebrew expression “We have separated ourselves (</w:t>
      </w:r>
      <w:r w:rsidRPr="00656705">
        <w:rPr>
          <w:rFonts w:eastAsiaTheme="minorEastAsia"/>
          <w:i/>
          <w:iCs/>
          <w:color w:val="000000"/>
          <w:sz w:val="20"/>
          <w:szCs w:val="20"/>
        </w:rPr>
        <w:t>pārashnū</w:t>
      </w:r>
      <w:r w:rsidRPr="00656705">
        <w:rPr>
          <w:rFonts w:eastAsiaTheme="minorEastAsia"/>
          <w:color w:val="000000"/>
          <w:sz w:val="20"/>
          <w:szCs w:val="20"/>
        </w:rPr>
        <w:t>) [from other Jewish people].” Thus, the Pharisees may be called “Separatists.” The Pharisees grew up during the period of the Second Temple, after the voice of the Prophets had grown silent among the Children of Israel. After the destruction of the Second Temple in 70 CE, they would become the chief influence behind the formation of what developed into Rabbinic Judaism. During the period of the Second Temple, there were longstanding conflicts between the Pharisees and the Sadducees in particular, whose Priests officiated over Temple rituals. It is interesting that the name “Pharisees” (</w:t>
      </w:r>
      <w:r w:rsidRPr="00656705">
        <w:rPr>
          <w:rFonts w:eastAsiaTheme="minorEastAsia"/>
          <w:i/>
          <w:iCs/>
          <w:color w:val="000000"/>
          <w:sz w:val="20"/>
          <w:szCs w:val="20"/>
        </w:rPr>
        <w:t>Per</w:t>
      </w:r>
      <w:r w:rsidRPr="00656705">
        <w:rPr>
          <w:i/>
          <w:iCs/>
          <w:color w:val="000000" w:themeColor="text1"/>
          <w:sz w:val="20"/>
          <w:szCs w:val="20"/>
        </w:rPr>
        <w:t>û</w:t>
      </w:r>
      <w:r w:rsidRPr="00656705">
        <w:rPr>
          <w:rFonts w:eastAsiaTheme="minorEastAsia"/>
          <w:i/>
          <w:iCs/>
          <w:color w:val="000000"/>
          <w:sz w:val="20"/>
          <w:szCs w:val="20"/>
        </w:rPr>
        <w:t>sh</w:t>
      </w:r>
      <w:r w:rsidRPr="00656705">
        <w:rPr>
          <w:i/>
          <w:iCs/>
          <w:color w:val="000000" w:themeColor="text1"/>
          <w:sz w:val="20"/>
          <w:szCs w:val="20"/>
        </w:rPr>
        <w:t>î</w:t>
      </w:r>
      <w:r w:rsidRPr="00656705">
        <w:rPr>
          <w:rFonts w:eastAsiaTheme="minorEastAsia"/>
          <w:i/>
          <w:iCs/>
          <w:color w:val="000000"/>
          <w:sz w:val="20"/>
          <w:szCs w:val="20"/>
        </w:rPr>
        <w:t>m</w:t>
      </w:r>
      <w:r w:rsidRPr="00656705">
        <w:rPr>
          <w:rFonts w:eastAsiaTheme="minorEastAsia"/>
          <w:color w:val="000000"/>
          <w:sz w:val="20"/>
          <w:szCs w:val="20"/>
        </w:rPr>
        <w:t xml:space="preserve">) is a synonym for the Arabic Mu‘tazila, who took their name from the verb </w:t>
      </w:r>
      <w:r w:rsidRPr="00656705">
        <w:rPr>
          <w:rFonts w:eastAsiaTheme="minorEastAsia"/>
          <w:i/>
          <w:iCs/>
          <w:color w:val="000000"/>
          <w:sz w:val="20"/>
          <w:szCs w:val="20"/>
        </w:rPr>
        <w:t xml:space="preserve">i‘tazala </w:t>
      </w:r>
      <w:r w:rsidRPr="00656705">
        <w:rPr>
          <w:rFonts w:eastAsiaTheme="minorEastAsia"/>
          <w:color w:val="000000"/>
          <w:sz w:val="20"/>
          <w:szCs w:val="20"/>
        </w:rPr>
        <w:t xml:space="preserve">(to separate), because “they separated from other Muslims” over certain Theological questions in the early history of Islam, especially that of the destiny of “sinful Muslims” in the Hereafter, in which they took a middle position between the </w:t>
      </w:r>
      <w:r w:rsidRPr="00656705">
        <w:rPr>
          <w:rFonts w:eastAsiaTheme="minorEastAsia"/>
          <w:i/>
          <w:iCs/>
          <w:color w:val="000000"/>
          <w:sz w:val="20"/>
          <w:szCs w:val="20"/>
        </w:rPr>
        <w:t>Khaw</w:t>
      </w:r>
      <w:r w:rsidRPr="00656705">
        <w:rPr>
          <w:i/>
          <w:iCs/>
          <w:sz w:val="20"/>
          <w:szCs w:val="20"/>
        </w:rPr>
        <w:t>ā</w:t>
      </w:r>
      <w:r w:rsidRPr="00656705">
        <w:rPr>
          <w:rFonts w:eastAsiaTheme="minorEastAsia"/>
          <w:i/>
          <w:iCs/>
          <w:color w:val="000000"/>
          <w:sz w:val="20"/>
          <w:szCs w:val="20"/>
        </w:rPr>
        <w:t>rij-</w:t>
      </w:r>
      <w:r w:rsidRPr="00656705">
        <w:rPr>
          <w:rFonts w:eastAsiaTheme="minorEastAsia"/>
          <w:color w:val="000000"/>
          <w:sz w:val="20"/>
          <w:szCs w:val="20"/>
        </w:rPr>
        <w:t>Breakaways, who relegated them to Hell, and the Majoritarian Community, who consigned them to God’s Mercy, Who was free to forgive them or punish them as He saw fit.</w:t>
      </w:r>
    </w:p>
  </w:footnote>
  <w:footnote w:id="133">
    <w:p w14:paraId="34B17D15" w14:textId="77777777" w:rsidR="00FD1A33" w:rsidRPr="00656705" w:rsidRDefault="00FD1A33" w:rsidP="00FD1A33">
      <w:pPr>
        <w:pStyle w:val="FootnoteText"/>
        <w:rPr>
          <w:rFonts w:ascii="Times New Roman" w:eastAsiaTheme="minorEastAsia" w:hAnsi="Times New Roman" w:cs="Times New Roman"/>
          <w:color w:val="000000"/>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The Sadducees</w:t>
      </w:r>
      <w:r w:rsidRPr="00656705">
        <w:rPr>
          <w:rFonts w:ascii="Times New Roman" w:hAnsi="Times New Roman" w:cs="Times New Roman"/>
          <w:sz w:val="20"/>
          <w:szCs w:val="20"/>
        </w:rPr>
        <w:t xml:space="preserve">—or, more specifically, </w:t>
      </w:r>
      <w:r w:rsidRPr="00656705">
        <w:rPr>
          <w:rFonts w:ascii="Times New Roman" w:eastAsiaTheme="minorEastAsia" w:hAnsi="Times New Roman" w:cs="Times New Roman"/>
          <w:color w:val="000000"/>
          <w:sz w:val="20"/>
          <w:szCs w:val="20"/>
        </w:rPr>
        <w:t xml:space="preserve">the Children of Zadok or </w:t>
      </w:r>
      <w:r w:rsidRPr="00656705">
        <w:rPr>
          <w:rFonts w:ascii="Times New Roman" w:hAnsi="Times New Roman" w:cs="Times New Roman"/>
          <w:sz w:val="20"/>
          <w:szCs w:val="20"/>
        </w:rPr>
        <w:t>Ṣād</w:t>
      </w:r>
      <w:r w:rsidRPr="00656705">
        <w:rPr>
          <w:rFonts w:ascii="Times New Roman" w:hAnsi="Times New Roman" w:cs="Times New Roman"/>
          <w:color w:val="000000" w:themeColor="text1"/>
          <w:sz w:val="20"/>
          <w:szCs w:val="20"/>
        </w:rPr>
        <w:t>ô</w:t>
      </w:r>
      <w:r w:rsidRPr="00656705">
        <w:rPr>
          <w:rFonts w:ascii="Times New Roman" w:eastAsiaTheme="minorEastAsia" w:hAnsi="Times New Roman" w:cs="Times New Roman"/>
          <w:color w:val="000000"/>
          <w:sz w:val="20"/>
          <w:szCs w:val="20"/>
        </w:rPr>
        <w:t>q (</w:t>
      </w:r>
      <w:r w:rsidRPr="00656705">
        <w:rPr>
          <w:rFonts w:ascii="Times New Roman" w:eastAsiaTheme="minorEastAsia" w:hAnsi="Times New Roman" w:cs="Times New Roman"/>
          <w:i/>
          <w:iCs/>
          <w:color w:val="000000"/>
          <w:sz w:val="20"/>
          <w:szCs w:val="20"/>
        </w:rPr>
        <w:t>Ben</w:t>
      </w:r>
      <w:r w:rsidRPr="00656705">
        <w:rPr>
          <w:rFonts w:ascii="Times New Roman" w:hAnsi="Times New Roman" w:cs="Times New Roman"/>
          <w:i/>
          <w:iCs/>
          <w:color w:val="000000" w:themeColor="text1"/>
          <w:sz w:val="20"/>
          <w:szCs w:val="20"/>
        </w:rPr>
        <w:t xml:space="preserve">ê </w:t>
      </w:r>
      <w:r w:rsidRPr="00656705">
        <w:rPr>
          <w:rFonts w:ascii="Times New Roman" w:hAnsi="Times New Roman" w:cs="Times New Roman"/>
          <w:i/>
          <w:iCs/>
          <w:sz w:val="20"/>
          <w:szCs w:val="20"/>
        </w:rPr>
        <w:t>Ṣād</w:t>
      </w:r>
      <w:r w:rsidRPr="00656705">
        <w:rPr>
          <w:rFonts w:ascii="Times New Roman" w:hAnsi="Times New Roman" w:cs="Times New Roman"/>
          <w:i/>
          <w:iCs/>
          <w:color w:val="000000" w:themeColor="text1"/>
          <w:sz w:val="20"/>
          <w:szCs w:val="20"/>
        </w:rPr>
        <w:t>ôq</w:t>
      </w:r>
      <w:r w:rsidRPr="00656705">
        <w:rPr>
          <w:rFonts w:ascii="Times New Roman" w:hAnsi="Times New Roman" w:cs="Times New Roman"/>
          <w:color w:val="000000" w:themeColor="text1"/>
          <w:sz w:val="20"/>
          <w:szCs w:val="20"/>
        </w:rPr>
        <w:t>)</w:t>
      </w:r>
      <w:r w:rsidRPr="00656705">
        <w:rPr>
          <w:rFonts w:ascii="Times New Roman" w:hAnsi="Times New Roman" w:cs="Times New Roman"/>
          <w:sz w:val="20"/>
          <w:szCs w:val="20"/>
        </w:rPr>
        <w:t xml:space="preserve">—will figure significantly in the discussions that follow later in the book. The Sadducees made up the dominant element in the hierarchy of the Second Temple. Their roots went back to </w:t>
      </w:r>
      <w:r w:rsidRPr="00656705">
        <w:rPr>
          <w:rFonts w:ascii="Times New Roman" w:hAnsi="Times New Roman" w:cs="Times New Roman"/>
          <w:color w:val="000000" w:themeColor="text1"/>
          <w:sz w:val="20"/>
          <w:szCs w:val="20"/>
        </w:rPr>
        <w:t>the days of the Prophets David, Solomon, and the First Temple, when their illustrious forefather Zadok (</w:t>
      </w:r>
      <w:r w:rsidRPr="00656705">
        <w:rPr>
          <w:rFonts w:ascii="Times New Roman" w:hAnsi="Times New Roman" w:cs="Times New Roman"/>
          <w:sz w:val="20"/>
          <w:szCs w:val="20"/>
        </w:rPr>
        <w:t>Ṣād</w:t>
      </w:r>
      <w:r w:rsidRPr="00656705">
        <w:rPr>
          <w:rFonts w:ascii="Times New Roman" w:hAnsi="Times New Roman" w:cs="Times New Roman"/>
          <w:color w:val="000000" w:themeColor="text1"/>
          <w:sz w:val="20"/>
          <w:szCs w:val="20"/>
        </w:rPr>
        <w:t>ô</w:t>
      </w:r>
      <w:r w:rsidRPr="00656705">
        <w:rPr>
          <w:rFonts w:ascii="Times New Roman" w:eastAsiaTheme="minorEastAsia" w:hAnsi="Times New Roman" w:cs="Times New Roman"/>
          <w:color w:val="000000"/>
          <w:sz w:val="20"/>
          <w:szCs w:val="20"/>
        </w:rPr>
        <w:t xml:space="preserve">q) was the foremost High Priest of the Children of Israel under David. He was then appointed as the High Priest of the First Temple, once Solomon had completed its construction. The Scribe and High Priest, Ezra (‘Uzayr)—who was either a righteous Saint or a Prophet—belonged to the line of </w:t>
      </w:r>
      <w:r w:rsidRPr="00656705">
        <w:rPr>
          <w:rFonts w:ascii="Times New Roman" w:hAnsi="Times New Roman" w:cs="Times New Roman"/>
          <w:color w:val="000000" w:themeColor="text1"/>
          <w:sz w:val="20"/>
          <w:szCs w:val="20"/>
        </w:rPr>
        <w:t>Zadok (</w:t>
      </w:r>
      <w:r w:rsidRPr="00656705">
        <w:rPr>
          <w:rFonts w:ascii="Times New Roman" w:hAnsi="Times New Roman" w:cs="Times New Roman"/>
          <w:sz w:val="20"/>
          <w:szCs w:val="20"/>
        </w:rPr>
        <w:t>Ṣād</w:t>
      </w:r>
      <w:r w:rsidRPr="00656705">
        <w:rPr>
          <w:rFonts w:ascii="Times New Roman" w:hAnsi="Times New Roman" w:cs="Times New Roman"/>
          <w:color w:val="000000" w:themeColor="text1"/>
          <w:sz w:val="20"/>
          <w:szCs w:val="20"/>
        </w:rPr>
        <w:t>ô</w:t>
      </w:r>
      <w:r w:rsidRPr="00656705">
        <w:rPr>
          <w:rFonts w:ascii="Times New Roman" w:eastAsiaTheme="minorEastAsia" w:hAnsi="Times New Roman" w:cs="Times New Roman"/>
          <w:color w:val="000000"/>
          <w:sz w:val="20"/>
          <w:szCs w:val="20"/>
        </w:rPr>
        <w:t xml:space="preserve">q) and was born with the highest genealogy of the Ancient Hebrews. The </w:t>
      </w:r>
      <w:r w:rsidRPr="00656705">
        <w:rPr>
          <w:rFonts w:ascii="Times New Roman" w:hAnsi="Times New Roman" w:cs="Times New Roman"/>
          <w:sz w:val="20"/>
          <w:szCs w:val="20"/>
        </w:rPr>
        <w:t>Qur’ānic reference to Medinese Jews who held that “Ezra is the Son of God” (Qur’ān, 9:30) is—as we will see—an ancient Sadducee belief, which was still alive in Medina among certain Aaronite Jewish clans of the line of Zadok.</w:t>
      </w:r>
      <w:r w:rsidRPr="00656705">
        <w:rPr>
          <w:rFonts w:ascii="Times New Roman" w:eastAsiaTheme="minorEastAsia" w:hAnsi="Times New Roman" w:cs="Times New Roman"/>
          <w:color w:val="000000"/>
          <w:sz w:val="20"/>
          <w:szCs w:val="20"/>
        </w:rPr>
        <w:t xml:space="preserve"> But, as we will see later, such beliefs were not unique to the Sadducees, although their specific content varied from one group to another. The Jews of Late Antiquity--including the Pharisaic and Rabbinic Jews--identified the Angels and other obscure spiritual figures such as Metatron (</w:t>
      </w:r>
      <w:r w:rsidRPr="00656705">
        <w:rPr>
          <w:rFonts w:ascii="Times New Roman" w:eastAsiaTheme="minorEastAsia" w:hAnsi="Times New Roman" w:cs="Times New Roman"/>
          <w:i/>
          <w:iCs/>
          <w:color w:val="000000"/>
          <w:sz w:val="20"/>
          <w:szCs w:val="20"/>
        </w:rPr>
        <w:t>Meṭaṭrôn</w:t>
      </w:r>
      <w:r w:rsidRPr="00656705">
        <w:rPr>
          <w:rFonts w:ascii="Times New Roman" w:eastAsiaTheme="minorEastAsia" w:hAnsi="Times New Roman" w:cs="Times New Roman"/>
          <w:color w:val="000000"/>
          <w:sz w:val="20"/>
          <w:szCs w:val="20"/>
        </w:rPr>
        <w:t>)—“the Great Scribe and supreme Archangel of many names and the Divine Prince set over the world”—and his twin brother Sandolphin (</w:t>
      </w:r>
      <w:r w:rsidRPr="00656705">
        <w:rPr>
          <w:rFonts w:ascii="Times New Roman" w:hAnsi="Times New Roman" w:cs="Times New Roman"/>
          <w:i/>
          <w:iCs/>
          <w:color w:val="202122"/>
          <w:sz w:val="20"/>
          <w:szCs w:val="20"/>
        </w:rPr>
        <w:t>Sandalph</w:t>
      </w:r>
      <w:r w:rsidRPr="00656705">
        <w:rPr>
          <w:rFonts w:ascii="Times New Roman" w:hAnsi="Times New Roman" w:cs="Times New Roman"/>
          <w:i/>
          <w:iCs/>
          <w:color w:val="000000" w:themeColor="text1"/>
          <w:sz w:val="20"/>
          <w:szCs w:val="20"/>
        </w:rPr>
        <w:t>ô</w:t>
      </w:r>
      <w:r w:rsidRPr="00656705">
        <w:rPr>
          <w:rFonts w:ascii="Times New Roman" w:hAnsi="Times New Roman" w:cs="Times New Roman"/>
          <w:i/>
          <w:iCs/>
          <w:color w:val="202122"/>
          <w:sz w:val="20"/>
          <w:szCs w:val="20"/>
        </w:rPr>
        <w:t>n</w:t>
      </w:r>
      <w:r w:rsidRPr="00656705">
        <w:rPr>
          <w:rFonts w:ascii="Times New Roman" w:eastAsiaTheme="minorEastAsia" w:hAnsi="Times New Roman" w:cs="Times New Roman"/>
          <w:color w:val="000000"/>
          <w:sz w:val="20"/>
          <w:szCs w:val="20"/>
        </w:rPr>
        <w:t>)—“who towers above all others”—and other Angelic and quasi-Angelic figures with great Prophet-Messengers, whom they often referred to as “Sons of God.” Such identifications generally referred to the greatest Angelic powers of God’s Throne.</w:t>
      </w:r>
      <w:r w:rsidRPr="00656705">
        <w:rPr>
          <w:rFonts w:ascii="Times New Roman" w:eastAsia="MS Mincho" w:hAnsi="Times New Roman" w:cs="Times New Roman"/>
          <w:color w:val="000000"/>
          <w:sz w:val="20"/>
          <w:szCs w:val="20"/>
        </w:rPr>
        <w:t xml:space="preserve"> The Sadducees of the Second Temple period were in charge of the Temple and its Scrolls, but were notorious for their cynical secularism, which included rejection of the Resurrection, Last Judgment, Heaven and Hell.</w:t>
      </w:r>
      <w:r w:rsidRPr="00656705">
        <w:rPr>
          <w:rFonts w:ascii="Times New Roman" w:eastAsiaTheme="minorEastAsia" w:hAnsi="Times New Roman" w:cs="Times New Roman"/>
          <w:color w:val="000000"/>
          <w:sz w:val="20"/>
          <w:szCs w:val="20"/>
        </w:rPr>
        <w:t xml:space="preserve"> The Sadducees were engaged in constant controversy and conflict with the Pharisees until the destruction of the Temple in 70 CE and even later. The Pharisees referred to them as “</w:t>
      </w:r>
      <w:r w:rsidRPr="00656705">
        <w:rPr>
          <w:rFonts w:ascii="Times New Roman" w:eastAsiaTheme="minorEastAsia" w:hAnsi="Times New Roman" w:cs="Times New Roman"/>
          <w:i/>
          <w:iCs/>
          <w:color w:val="000000"/>
          <w:sz w:val="20"/>
          <w:szCs w:val="20"/>
        </w:rPr>
        <w:t>Benē Ṣādôq</w:t>
      </w:r>
      <w:r w:rsidRPr="00656705">
        <w:rPr>
          <w:rFonts w:ascii="Times New Roman" w:eastAsiaTheme="minorEastAsia" w:hAnsi="Times New Roman" w:cs="Times New Roman"/>
          <w:color w:val="000000"/>
          <w:sz w:val="20"/>
          <w:szCs w:val="20"/>
        </w:rPr>
        <w:t>” (the Children of Ṣādôq). It was the descendants of Ṣādôq who filled the high-priestly office. Although, as a class, they became very Hellenized and political during the period of the Second Temple, others of them maintained conservative orthodox positions. They formed the hierarchy of the Temple. We know their creedal positions from their enemies but not from them directly. They probably held that Aaron and his descendants had been specially chosen by God, and that God had made an eternal covenant with Phinehas (cf. Exodus, 19:6). Like their forefathers, they claimed to be authorized interpreters of the Law and opposed the Pharisaic interpretations and oral tradition. They did, however, hold their own unwritten laws in reverence, which they received through their priestly line. They held that there was only one law of absolute authority, which was the Law of Moses as contained in the Pentateuch, which the people had sworn to keep and obey in the time of Ezra. Sadducee influence was strongest and most firmly entrenched in the Temple precincts. They vanish as an organized party with the destruction of the Temple. There may well have been different circles and schools of Sadducees. During the time of the Temple, the Sadducees were probably an active, energetic movement, full of life, variety, and vital developments.</w:t>
      </w:r>
    </w:p>
  </w:footnote>
  <w:footnote w:id="134">
    <w:p w14:paraId="18186985" w14:textId="77777777" w:rsidR="00FD1A33" w:rsidRPr="00656705" w:rsidRDefault="00FD1A33" w:rsidP="00FD1A33">
      <w:pPr>
        <w:pStyle w:val="NormalWeb"/>
        <w:spacing w:before="0" w:beforeAutospacing="0" w:after="0" w:afterAutospacing="0"/>
        <w:rPr>
          <w:color w:val="202122"/>
          <w:sz w:val="20"/>
          <w:szCs w:val="20"/>
        </w:rPr>
      </w:pPr>
      <w:r w:rsidRPr="00656705">
        <w:rPr>
          <w:rStyle w:val="FootnoteReference"/>
          <w:sz w:val="20"/>
          <w:szCs w:val="20"/>
        </w:rPr>
        <w:footnoteRef/>
      </w:r>
      <w:r w:rsidRPr="00656705">
        <w:rPr>
          <w:sz w:val="20"/>
          <w:szCs w:val="20"/>
        </w:rPr>
        <w:t xml:space="preserve"> </w:t>
      </w:r>
      <w:r w:rsidRPr="00656705">
        <w:rPr>
          <w:b/>
          <w:bCs/>
          <w:sz w:val="20"/>
          <w:szCs w:val="20"/>
        </w:rPr>
        <w:t>The Essenes</w:t>
      </w:r>
      <w:r w:rsidRPr="00656705">
        <w:rPr>
          <w:sz w:val="20"/>
          <w:szCs w:val="20"/>
        </w:rPr>
        <w:t xml:space="preserve"> are called </w:t>
      </w:r>
      <w:r w:rsidRPr="00656705">
        <w:rPr>
          <w:i/>
          <w:iCs/>
          <w:sz w:val="20"/>
          <w:szCs w:val="20"/>
        </w:rPr>
        <w:t>Essa</w:t>
      </w:r>
      <w:r w:rsidRPr="00656705">
        <w:rPr>
          <w:i/>
          <w:iCs/>
          <w:color w:val="000000" w:themeColor="text1"/>
          <w:sz w:val="20"/>
          <w:szCs w:val="20"/>
        </w:rPr>
        <w:t>îoi</w:t>
      </w:r>
      <w:r w:rsidRPr="00656705">
        <w:rPr>
          <w:color w:val="000000" w:themeColor="text1"/>
          <w:sz w:val="20"/>
          <w:szCs w:val="20"/>
        </w:rPr>
        <w:t xml:space="preserve"> in Greek and </w:t>
      </w:r>
      <w:r w:rsidRPr="00656705">
        <w:rPr>
          <w:i/>
          <w:iCs/>
          <w:color w:val="202122"/>
          <w:sz w:val="20"/>
          <w:szCs w:val="20"/>
        </w:rPr>
        <w:t>Issiy</w:t>
      </w:r>
      <w:r w:rsidRPr="00656705">
        <w:rPr>
          <w:i/>
          <w:iCs/>
          <w:color w:val="000000" w:themeColor="text1"/>
          <w:sz w:val="20"/>
          <w:szCs w:val="20"/>
        </w:rPr>
        <w:t>î</w:t>
      </w:r>
      <w:r w:rsidRPr="00656705">
        <w:rPr>
          <w:i/>
          <w:iCs/>
          <w:color w:val="202122"/>
          <w:sz w:val="20"/>
          <w:szCs w:val="20"/>
        </w:rPr>
        <w:t>m</w:t>
      </w:r>
      <w:r w:rsidRPr="00656705">
        <w:rPr>
          <w:color w:val="202122"/>
          <w:sz w:val="20"/>
          <w:szCs w:val="20"/>
        </w:rPr>
        <w:t xml:space="preserve"> in Hebrew, but the word is not evidenced in known Semitic texts. </w:t>
      </w:r>
      <w:r w:rsidRPr="00656705">
        <w:rPr>
          <w:color w:val="000000"/>
          <w:sz w:val="20"/>
          <w:szCs w:val="20"/>
        </w:rPr>
        <w:t xml:space="preserve">As we will see in our discussion of the Prophet </w:t>
      </w:r>
      <w:r w:rsidRPr="00656705">
        <w:rPr>
          <w:sz w:val="20"/>
          <w:szCs w:val="20"/>
        </w:rPr>
        <w:t>Ṣāliḥ and the Nabatean grave plaques on the Thamūdic houses of al-Ḥijr (Madain Salih), the word “Essene” (</w:t>
      </w:r>
      <w:r w:rsidRPr="00656705">
        <w:rPr>
          <w:i/>
          <w:iCs/>
          <w:sz w:val="20"/>
          <w:szCs w:val="20"/>
        </w:rPr>
        <w:t>Assiyā</w:t>
      </w:r>
      <w:r w:rsidRPr="00656705">
        <w:rPr>
          <w:sz w:val="20"/>
          <w:szCs w:val="20"/>
        </w:rPr>
        <w:t>) occurs there on one of the inscriptions, and the Jewish communities of pre-Islamic Arabia all bear a striking resemblance with those described in the Dead Sea Scrolls.</w:t>
      </w:r>
      <w:r w:rsidRPr="00656705">
        <w:rPr>
          <w:color w:val="000000"/>
          <w:sz w:val="20"/>
          <w:szCs w:val="20"/>
        </w:rPr>
        <w:t xml:space="preserve"> They lived in the different towns and cities but often congregated to share communal life together, dedicating themselves--like the Keepers of the Dead Sea Scrolls--to asceticism, daily Baptism through immersion, and taking part </w:t>
      </w:r>
      <w:r w:rsidRPr="00656705">
        <w:rPr>
          <w:sz w:val="20"/>
          <w:szCs w:val="20"/>
        </w:rPr>
        <w:t>in common meals.</w:t>
      </w:r>
      <w:r w:rsidRPr="00656705">
        <w:rPr>
          <w:color w:val="202122"/>
          <w:sz w:val="20"/>
          <w:szCs w:val="20"/>
        </w:rPr>
        <w:t xml:space="preserve"> They flourished in the second century BCE until the destruction of the Second Temple. </w:t>
      </w:r>
      <w:r w:rsidRPr="00656705">
        <w:rPr>
          <w:color w:val="000000"/>
          <w:sz w:val="20"/>
          <w:szCs w:val="20"/>
        </w:rPr>
        <w:t xml:space="preserve">After the First Temple’s ruin, the Essenes were no longer heard of. Josephus states that the Essenes existed in large numbers throughout Roman Judaea. Philo says: “Our Lawgiver, Moses, formed countless disciples into a fellowship called Essenes.” </w:t>
      </w:r>
      <w:r w:rsidRPr="00656705">
        <w:rPr>
          <w:sz w:val="20"/>
          <w:szCs w:val="20"/>
        </w:rPr>
        <w:t>Moreover, in the Arabic historical tradition, the Jews of Arabia—Yathrib (Medina) and elsewhere--were settled there by Moses, with additional settlements having been made under Solomon.</w:t>
      </w:r>
      <w:r w:rsidRPr="00656705">
        <w:rPr>
          <w:color w:val="000000"/>
          <w:sz w:val="20"/>
          <w:szCs w:val="20"/>
        </w:rPr>
        <w:t xml:space="preserve"> </w:t>
      </w:r>
    </w:p>
  </w:footnote>
  <w:footnote w:id="135">
    <w:p w14:paraId="7B94D374"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color w:val="4D5156"/>
          <w:sz w:val="20"/>
          <w:szCs w:val="20"/>
          <w:shd w:val="clear" w:color="auto" w:fill="FFFFFF"/>
        </w:rPr>
        <w:t xml:space="preserve">Zealots </w:t>
      </w:r>
      <w:r w:rsidRPr="00656705">
        <w:rPr>
          <w:rFonts w:ascii="Times New Roman" w:hAnsi="Times New Roman" w:cs="Times New Roman"/>
          <w:color w:val="4D5156"/>
          <w:sz w:val="20"/>
          <w:szCs w:val="20"/>
          <w:shd w:val="clear" w:color="auto" w:fill="FFFFFF"/>
        </w:rPr>
        <w:t xml:space="preserve">(Greek: </w:t>
      </w:r>
      <w:r w:rsidRPr="00656705">
        <w:rPr>
          <w:rFonts w:ascii="Times New Roman" w:hAnsi="Times New Roman" w:cs="Times New Roman"/>
          <w:i/>
          <w:iCs/>
          <w:color w:val="202122"/>
          <w:sz w:val="20"/>
          <w:szCs w:val="20"/>
        </w:rPr>
        <w:t>z</w:t>
      </w:r>
      <w:r w:rsidRPr="00656705">
        <w:rPr>
          <w:rFonts w:ascii="Times New Roman" w:hAnsi="Times New Roman" w:cs="Times New Roman"/>
          <w:i/>
          <w:iCs/>
          <w:color w:val="000000" w:themeColor="text1"/>
          <w:sz w:val="20"/>
          <w:szCs w:val="20"/>
        </w:rPr>
        <w:t>ē</w:t>
      </w:r>
      <w:r w:rsidRPr="00656705">
        <w:rPr>
          <w:rFonts w:ascii="Times New Roman" w:hAnsi="Times New Roman" w:cs="Times New Roman"/>
          <w:i/>
          <w:iCs/>
          <w:color w:val="202122"/>
          <w:sz w:val="20"/>
          <w:szCs w:val="20"/>
        </w:rPr>
        <w:t>l</w:t>
      </w:r>
      <w:r w:rsidRPr="00656705">
        <w:rPr>
          <w:rFonts w:ascii="Times New Roman" w:hAnsi="Times New Roman" w:cs="Times New Roman"/>
          <w:i/>
          <w:iCs/>
          <w:color w:val="000000" w:themeColor="text1"/>
          <w:sz w:val="20"/>
          <w:szCs w:val="20"/>
        </w:rPr>
        <w:t>ō</w:t>
      </w:r>
      <w:r w:rsidRPr="00656705">
        <w:rPr>
          <w:rFonts w:ascii="Times New Roman" w:hAnsi="Times New Roman" w:cs="Times New Roman"/>
          <w:i/>
          <w:iCs/>
          <w:color w:val="202122"/>
          <w:sz w:val="20"/>
          <w:szCs w:val="20"/>
        </w:rPr>
        <w:t>t</w:t>
      </w:r>
      <w:r w:rsidRPr="00656705">
        <w:rPr>
          <w:rFonts w:ascii="Times New Roman" w:hAnsi="Times New Roman" w:cs="Times New Roman"/>
          <w:i/>
          <w:iCs/>
          <w:color w:val="000000" w:themeColor="text1"/>
          <w:sz w:val="20"/>
          <w:szCs w:val="20"/>
        </w:rPr>
        <w:t>é</w:t>
      </w:r>
      <w:r w:rsidRPr="00656705">
        <w:rPr>
          <w:rFonts w:ascii="Times New Roman" w:hAnsi="Times New Roman" w:cs="Times New Roman"/>
          <w:i/>
          <w:iCs/>
          <w:color w:val="202122"/>
          <w:sz w:val="20"/>
          <w:szCs w:val="20"/>
        </w:rPr>
        <w:t>s</w:t>
      </w:r>
      <w:r w:rsidRPr="00656705">
        <w:rPr>
          <w:rFonts w:ascii="Times New Roman" w:hAnsi="Times New Roman" w:cs="Times New Roman"/>
          <w:color w:val="202122"/>
          <w:sz w:val="20"/>
          <w:szCs w:val="20"/>
        </w:rPr>
        <w:t xml:space="preserve">; </w:t>
      </w:r>
      <w:r w:rsidRPr="00656705">
        <w:rPr>
          <w:rFonts w:ascii="Times New Roman" w:hAnsi="Times New Roman" w:cs="Times New Roman"/>
          <w:i/>
          <w:iCs/>
          <w:color w:val="202122"/>
          <w:sz w:val="20"/>
          <w:szCs w:val="20"/>
        </w:rPr>
        <w:t>ζηλωτής</w:t>
      </w:r>
      <w:r w:rsidRPr="00656705">
        <w:rPr>
          <w:rFonts w:ascii="Times New Roman" w:hAnsi="Times New Roman" w:cs="Times New Roman"/>
          <w:color w:val="202122"/>
          <w:sz w:val="20"/>
          <w:szCs w:val="20"/>
        </w:rPr>
        <w:t xml:space="preserve">; Hebrew: </w:t>
      </w:r>
      <w:r w:rsidRPr="00656705">
        <w:rPr>
          <w:rFonts w:ascii="Times New Roman" w:hAnsi="Times New Roman" w:cs="Times New Roman"/>
          <w:i/>
          <w:iCs/>
          <w:color w:val="202122"/>
          <w:sz w:val="20"/>
          <w:szCs w:val="20"/>
        </w:rPr>
        <w:t>Qan</w:t>
      </w:r>
      <w:r w:rsidRPr="00656705">
        <w:rPr>
          <w:rFonts w:ascii="Times New Roman" w:hAnsi="Times New Roman" w:cs="Times New Roman"/>
          <w:i/>
          <w:iCs/>
          <w:color w:val="000000" w:themeColor="text1"/>
          <w:sz w:val="20"/>
          <w:szCs w:val="20"/>
        </w:rPr>
        <w:t>â îm</w:t>
      </w:r>
      <w:r w:rsidRPr="00656705">
        <w:rPr>
          <w:rFonts w:ascii="Times New Roman" w:hAnsi="Times New Roman" w:cs="Times New Roman"/>
          <w:color w:val="000000" w:themeColor="text1"/>
          <w:sz w:val="20"/>
          <w:szCs w:val="20"/>
        </w:rPr>
        <w:t>) were a Jewish Movement of the first-century CE during the days of the Second Temple, the followers of which were “zealous for God and His Law.” The sought to incited the Jews of Roman Judea to rebel against the Roman Empire and expel the Pagan Romans from the Holy Land by force of arms. They were prominent in the First Jewish-Roman War from 66 CE until 70 CE, which led to the defeat of the Jews and the destruction of the Second Temple. According to Josephus (d. ca. 100 CE), the Zealots agreed with the Pharisees in all things, but they were more extreme than most Pharisees on the question of political freedom and liberation from Roman rule. They were, in fact, a number of different sects but all had a fierce attachment to liberty and asserted that God was their only Ruler and Lord.</w:t>
      </w:r>
    </w:p>
  </w:footnote>
  <w:footnote w:id="136">
    <w:p w14:paraId="1780F591"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There is an important example of the enmity of newly emerging Rabbinical Judaism toward the Judaic-Christians  in a single fundamental change that the Rabbis introduced into traditional Jewish worship in order to spite the Hebrew Christians in attendance in their congregations. During the closing decades of the first century CE, Rabbi </w:t>
      </w:r>
      <w:r w:rsidRPr="00656705">
        <w:rPr>
          <w:rFonts w:eastAsiaTheme="minorEastAsia"/>
          <w:color w:val="000000"/>
          <w:sz w:val="20"/>
          <w:szCs w:val="20"/>
        </w:rPr>
        <w:t>Samuel the Little (d. ca. 100 CE)</w:t>
      </w:r>
      <w:r w:rsidRPr="00656705">
        <w:rPr>
          <w:sz w:val="20"/>
          <w:szCs w:val="20"/>
        </w:rPr>
        <w:t xml:space="preserve"> introduced an anti-Christian curse into the eighteen benedictions of Jewish liturgy of</w:t>
      </w:r>
      <w:r w:rsidRPr="00656705">
        <w:rPr>
          <w:color w:val="202122"/>
          <w:sz w:val="20"/>
          <w:szCs w:val="20"/>
          <w:shd w:val="clear" w:color="auto" w:fill="FFFFFF"/>
        </w:rPr>
        <w:t xml:space="preserve"> the Standing Prayer (</w:t>
      </w:r>
      <w:r w:rsidRPr="00656705">
        <w:rPr>
          <w:i/>
          <w:iCs/>
          <w:color w:val="202122"/>
          <w:sz w:val="20"/>
          <w:szCs w:val="20"/>
          <w:shd w:val="clear" w:color="auto" w:fill="FFFFFF"/>
        </w:rPr>
        <w:t>h</w:t>
      </w:r>
      <w:r w:rsidRPr="00656705">
        <w:rPr>
          <w:i/>
          <w:iCs/>
          <w:sz w:val="20"/>
          <w:szCs w:val="20"/>
        </w:rPr>
        <w:t>ā</w:t>
      </w:r>
      <w:r w:rsidRPr="00656705">
        <w:rPr>
          <w:i/>
          <w:iCs/>
          <w:color w:val="202122"/>
          <w:sz w:val="20"/>
          <w:szCs w:val="20"/>
          <w:shd w:val="clear" w:color="auto" w:fill="FFFFFF"/>
        </w:rPr>
        <w:t>-‘</w:t>
      </w:r>
      <w:r w:rsidRPr="00656705">
        <w:rPr>
          <w:i/>
          <w:iCs/>
          <w:color w:val="202122"/>
          <w:sz w:val="20"/>
          <w:szCs w:val="20"/>
        </w:rPr>
        <w:t>Am</w:t>
      </w:r>
      <w:r w:rsidRPr="00656705">
        <w:rPr>
          <w:i/>
          <w:iCs/>
          <w:color w:val="000000" w:themeColor="text1"/>
          <w:sz w:val="20"/>
          <w:szCs w:val="20"/>
        </w:rPr>
        <w:t>î</w:t>
      </w:r>
      <w:r w:rsidRPr="00656705">
        <w:rPr>
          <w:i/>
          <w:iCs/>
          <w:color w:val="202122"/>
          <w:sz w:val="20"/>
          <w:szCs w:val="20"/>
        </w:rPr>
        <w:t>dh</w:t>
      </w:r>
      <w:r w:rsidRPr="00656705">
        <w:rPr>
          <w:i/>
          <w:iCs/>
          <w:sz w:val="20"/>
          <w:szCs w:val="20"/>
        </w:rPr>
        <w:t>ā</w:t>
      </w:r>
      <w:r w:rsidRPr="00656705">
        <w:rPr>
          <w:i/>
          <w:iCs/>
          <w:color w:val="202122"/>
          <w:sz w:val="20"/>
          <w:szCs w:val="20"/>
        </w:rPr>
        <w:t>h</w:t>
      </w:r>
      <w:r w:rsidRPr="00656705">
        <w:rPr>
          <w:rStyle w:val="apple-converted-space"/>
          <w:rFonts w:eastAsiaTheme="majorEastAsia"/>
          <w:color w:val="202122"/>
          <w:sz w:val="20"/>
          <w:szCs w:val="20"/>
          <w:shd w:val="clear" w:color="auto" w:fill="FFFFFF"/>
        </w:rPr>
        <w:t xml:space="preserve">). The Standing Prayer is done three times a day as a central part of Jewish worship. The Rabbis followed Samuel the Little in accepting his innovation of a new </w:t>
      </w:r>
      <w:r w:rsidRPr="00656705">
        <w:rPr>
          <w:sz w:val="20"/>
          <w:szCs w:val="20"/>
        </w:rPr>
        <w:t xml:space="preserve">nineteenth “benediction,” which cursed the Judaic Christians or Nazarenes in Jewish ranks, who were referred to pejoratively as </w:t>
      </w:r>
      <w:r w:rsidRPr="00656705">
        <w:rPr>
          <w:i/>
          <w:iCs/>
          <w:sz w:val="20"/>
          <w:szCs w:val="20"/>
        </w:rPr>
        <w:t>M</w:t>
      </w:r>
      <w:r w:rsidRPr="00656705">
        <w:rPr>
          <w:i/>
          <w:iCs/>
          <w:color w:val="000000" w:themeColor="text1"/>
          <w:sz w:val="20"/>
          <w:szCs w:val="20"/>
        </w:rPr>
        <w:t>î</w:t>
      </w:r>
      <w:r w:rsidRPr="00656705">
        <w:rPr>
          <w:i/>
          <w:iCs/>
          <w:sz w:val="20"/>
          <w:szCs w:val="20"/>
        </w:rPr>
        <w:t>n</w:t>
      </w:r>
      <w:r w:rsidRPr="00656705">
        <w:rPr>
          <w:i/>
          <w:iCs/>
          <w:color w:val="000000" w:themeColor="text1"/>
          <w:sz w:val="20"/>
          <w:szCs w:val="20"/>
        </w:rPr>
        <w:t>î</w:t>
      </w:r>
      <w:r w:rsidRPr="00656705">
        <w:rPr>
          <w:i/>
          <w:iCs/>
          <w:sz w:val="20"/>
          <w:szCs w:val="20"/>
        </w:rPr>
        <w:t>m</w:t>
      </w:r>
      <w:r w:rsidRPr="00656705">
        <w:rPr>
          <w:sz w:val="20"/>
          <w:szCs w:val="20"/>
        </w:rPr>
        <w:t xml:space="preserve">, meaning “people of the lie” or “people of false appearances.” The “blessing of the people of the lie” (Hebrew: </w:t>
      </w:r>
      <w:r w:rsidRPr="00656705">
        <w:rPr>
          <w:rFonts w:eastAsiaTheme="minorEastAsia"/>
          <w:i/>
          <w:iCs/>
          <w:color w:val="000000"/>
          <w:sz w:val="20"/>
          <w:szCs w:val="20"/>
        </w:rPr>
        <w:t>Birkhat h</w:t>
      </w:r>
      <w:r w:rsidRPr="00656705">
        <w:rPr>
          <w:i/>
          <w:iCs/>
          <w:sz w:val="20"/>
          <w:szCs w:val="20"/>
        </w:rPr>
        <w:t>ā</w:t>
      </w:r>
      <w:r w:rsidRPr="00656705">
        <w:rPr>
          <w:rFonts w:eastAsiaTheme="minorEastAsia"/>
          <w:i/>
          <w:iCs/>
          <w:color w:val="000000"/>
          <w:sz w:val="20"/>
          <w:szCs w:val="20"/>
        </w:rPr>
        <w:t>-M</w:t>
      </w:r>
      <w:r w:rsidRPr="00656705">
        <w:rPr>
          <w:i/>
          <w:iCs/>
          <w:sz w:val="20"/>
          <w:szCs w:val="20"/>
        </w:rPr>
        <w:t>ī</w:t>
      </w:r>
      <w:r w:rsidRPr="00656705">
        <w:rPr>
          <w:rFonts w:eastAsiaTheme="minorEastAsia"/>
          <w:i/>
          <w:iCs/>
          <w:color w:val="000000"/>
          <w:sz w:val="20"/>
          <w:szCs w:val="20"/>
        </w:rPr>
        <w:t>n</w:t>
      </w:r>
      <w:r w:rsidRPr="00656705">
        <w:rPr>
          <w:i/>
          <w:iCs/>
          <w:sz w:val="20"/>
          <w:szCs w:val="20"/>
        </w:rPr>
        <w:t>ī</w:t>
      </w:r>
      <w:r w:rsidRPr="00656705">
        <w:rPr>
          <w:rFonts w:eastAsiaTheme="minorEastAsia"/>
          <w:i/>
          <w:iCs/>
          <w:color w:val="000000"/>
          <w:sz w:val="20"/>
          <w:szCs w:val="20"/>
        </w:rPr>
        <w:t>m</w:t>
      </w:r>
      <w:r w:rsidRPr="00656705">
        <w:rPr>
          <w:rFonts w:eastAsiaTheme="minorEastAsia"/>
          <w:color w:val="000000"/>
          <w:sz w:val="20"/>
          <w:szCs w:val="20"/>
        </w:rPr>
        <w:t>) or “the Judeo-Christians” declared: “They shall have no hope,” meaning they shall have no hope because they believe that the Messiah has already appeared in the form of Jesus Christ.</w:t>
      </w:r>
      <w:r w:rsidRPr="00656705">
        <w:rPr>
          <w:sz w:val="20"/>
          <w:szCs w:val="20"/>
        </w:rPr>
        <w:t xml:space="preserve"> The benedictions had originally been eighteen but now became nineteen with this addition. The so-called “Benediction of the </w:t>
      </w:r>
      <w:r w:rsidRPr="00656705">
        <w:rPr>
          <w:i/>
          <w:iCs/>
          <w:sz w:val="20"/>
          <w:szCs w:val="20"/>
        </w:rPr>
        <w:t>M</w:t>
      </w:r>
      <w:r w:rsidRPr="00656705">
        <w:rPr>
          <w:i/>
          <w:iCs/>
          <w:color w:val="000000" w:themeColor="text1"/>
          <w:sz w:val="20"/>
          <w:szCs w:val="20"/>
        </w:rPr>
        <w:t>î</w:t>
      </w:r>
      <w:r w:rsidRPr="00656705">
        <w:rPr>
          <w:i/>
          <w:iCs/>
          <w:sz w:val="20"/>
          <w:szCs w:val="20"/>
        </w:rPr>
        <w:t>n</w:t>
      </w:r>
      <w:r w:rsidRPr="00656705">
        <w:rPr>
          <w:i/>
          <w:iCs/>
          <w:color w:val="000000" w:themeColor="text1"/>
          <w:sz w:val="20"/>
          <w:szCs w:val="20"/>
        </w:rPr>
        <w:t>î</w:t>
      </w:r>
      <w:r w:rsidRPr="00656705">
        <w:rPr>
          <w:i/>
          <w:iCs/>
          <w:sz w:val="20"/>
          <w:szCs w:val="20"/>
        </w:rPr>
        <w:t>m</w:t>
      </w:r>
      <w:r w:rsidRPr="00656705">
        <w:rPr>
          <w:sz w:val="20"/>
          <w:szCs w:val="20"/>
        </w:rPr>
        <w:t xml:space="preserve">”--which is actually a curse--states: “May there be no hope for the </w:t>
      </w:r>
      <w:r w:rsidRPr="00656705">
        <w:rPr>
          <w:i/>
          <w:iCs/>
          <w:sz w:val="20"/>
          <w:szCs w:val="20"/>
        </w:rPr>
        <w:t>M</w:t>
      </w:r>
      <w:r w:rsidRPr="00656705">
        <w:rPr>
          <w:i/>
          <w:iCs/>
          <w:color w:val="000000" w:themeColor="text1"/>
          <w:sz w:val="20"/>
          <w:szCs w:val="20"/>
        </w:rPr>
        <w:t>î</w:t>
      </w:r>
      <w:r w:rsidRPr="00656705">
        <w:rPr>
          <w:i/>
          <w:iCs/>
          <w:sz w:val="20"/>
          <w:szCs w:val="20"/>
        </w:rPr>
        <w:t>n</w:t>
      </w:r>
      <w:r w:rsidRPr="00656705">
        <w:rPr>
          <w:i/>
          <w:iCs/>
          <w:color w:val="000000" w:themeColor="text1"/>
          <w:sz w:val="20"/>
          <w:szCs w:val="20"/>
        </w:rPr>
        <w:t>î</w:t>
      </w:r>
      <w:r w:rsidRPr="00656705">
        <w:rPr>
          <w:i/>
          <w:iCs/>
          <w:sz w:val="20"/>
          <w:szCs w:val="20"/>
        </w:rPr>
        <w:t>m</w:t>
      </w:r>
      <w:r w:rsidRPr="00656705">
        <w:rPr>
          <w:sz w:val="20"/>
          <w:szCs w:val="20"/>
        </w:rPr>
        <w:t>.” They would have “no hope” in the Rabbinic view because they believed that the Messiah--Jesus Christ--had already appeared, whereas, from the Rabbinic point of view, Jesus offerred no hope since he was not the true Messiah, who would come at another time and have a different identity.</w:t>
      </w:r>
      <w:r w:rsidRPr="00656705">
        <w:rPr>
          <w:rStyle w:val="apple-converted-space"/>
          <w:rFonts w:eastAsiaTheme="majorEastAsia"/>
          <w:color w:val="202122"/>
          <w:sz w:val="20"/>
          <w:szCs w:val="20"/>
          <w:shd w:val="clear" w:color="auto" w:fill="FFFFFF"/>
        </w:rPr>
        <w:t xml:space="preserve"> This benediction remained part of the Jewish liturgy after that time, although the word</w:t>
      </w:r>
      <w:r w:rsidRPr="00656705">
        <w:rPr>
          <w:i/>
          <w:iCs/>
          <w:sz w:val="20"/>
          <w:szCs w:val="20"/>
        </w:rPr>
        <w:t xml:space="preserve"> M</w:t>
      </w:r>
      <w:r w:rsidRPr="00656705">
        <w:rPr>
          <w:i/>
          <w:iCs/>
          <w:color w:val="000000" w:themeColor="text1"/>
          <w:sz w:val="20"/>
          <w:szCs w:val="20"/>
        </w:rPr>
        <w:t>î</w:t>
      </w:r>
      <w:r w:rsidRPr="00656705">
        <w:rPr>
          <w:i/>
          <w:iCs/>
          <w:sz w:val="20"/>
          <w:szCs w:val="20"/>
        </w:rPr>
        <w:t>n</w:t>
      </w:r>
      <w:r w:rsidRPr="00656705">
        <w:rPr>
          <w:i/>
          <w:iCs/>
          <w:color w:val="000000" w:themeColor="text1"/>
          <w:sz w:val="20"/>
          <w:szCs w:val="20"/>
        </w:rPr>
        <w:t>î</w:t>
      </w:r>
      <w:r w:rsidRPr="00656705">
        <w:rPr>
          <w:i/>
          <w:iCs/>
          <w:sz w:val="20"/>
          <w:szCs w:val="20"/>
        </w:rPr>
        <w:t>m</w:t>
      </w:r>
      <w:r w:rsidRPr="00656705">
        <w:rPr>
          <w:sz w:val="20"/>
          <w:szCs w:val="20"/>
        </w:rPr>
        <w:t xml:space="preserve"> was later taken as a broad reference general heresy and not to Hebrew Christians specifically</w:t>
      </w:r>
      <w:r w:rsidRPr="00656705">
        <w:rPr>
          <w:rStyle w:val="apple-converted-space"/>
          <w:rFonts w:eastAsiaTheme="majorEastAsia"/>
          <w:color w:val="202122"/>
          <w:sz w:val="20"/>
          <w:szCs w:val="20"/>
          <w:shd w:val="clear" w:color="auto" w:fill="FFFFFF"/>
        </w:rPr>
        <w:t xml:space="preserve">. </w:t>
      </w:r>
      <w:r w:rsidRPr="00656705">
        <w:rPr>
          <w:rFonts w:eastAsiaTheme="minorEastAsia"/>
          <w:color w:val="000000"/>
          <w:sz w:val="20"/>
          <w:szCs w:val="20"/>
        </w:rPr>
        <w:t xml:space="preserve">The Talmud, which has its origins in this same period, </w:t>
      </w:r>
      <w:r w:rsidRPr="00656705">
        <w:rPr>
          <w:sz w:val="20"/>
          <w:szCs w:val="20"/>
        </w:rPr>
        <w:t xml:space="preserve">frequently refers to the </w:t>
      </w:r>
      <w:r w:rsidRPr="00656705">
        <w:rPr>
          <w:i/>
          <w:iCs/>
          <w:sz w:val="20"/>
          <w:szCs w:val="20"/>
        </w:rPr>
        <w:t>M</w:t>
      </w:r>
      <w:r w:rsidRPr="00656705">
        <w:rPr>
          <w:i/>
          <w:iCs/>
          <w:color w:val="000000" w:themeColor="text1"/>
          <w:sz w:val="20"/>
          <w:szCs w:val="20"/>
        </w:rPr>
        <w:t>î</w:t>
      </w:r>
      <w:r w:rsidRPr="00656705">
        <w:rPr>
          <w:i/>
          <w:iCs/>
          <w:sz w:val="20"/>
          <w:szCs w:val="20"/>
        </w:rPr>
        <w:t>n</w:t>
      </w:r>
      <w:r w:rsidRPr="00656705">
        <w:rPr>
          <w:i/>
          <w:iCs/>
          <w:color w:val="000000" w:themeColor="text1"/>
          <w:sz w:val="20"/>
          <w:szCs w:val="20"/>
        </w:rPr>
        <w:t>î</w:t>
      </w:r>
      <w:r w:rsidRPr="00656705">
        <w:rPr>
          <w:i/>
          <w:iCs/>
          <w:sz w:val="20"/>
          <w:szCs w:val="20"/>
        </w:rPr>
        <w:t>m</w:t>
      </w:r>
      <w:r w:rsidRPr="00656705">
        <w:rPr>
          <w:sz w:val="20"/>
          <w:szCs w:val="20"/>
        </w:rPr>
        <w:t>, who affirmed Christ as the Messiah, as unfaithful Jews</w:t>
      </w:r>
      <w:r w:rsidRPr="00656705">
        <w:rPr>
          <w:rFonts w:eastAsiaTheme="minorEastAsia"/>
          <w:color w:val="000000"/>
          <w:sz w:val="20"/>
          <w:szCs w:val="20"/>
        </w:rPr>
        <w:t xml:space="preserve"> and mentions</w:t>
      </w:r>
      <w:r w:rsidRPr="00656705">
        <w:rPr>
          <w:sz w:val="20"/>
          <w:szCs w:val="20"/>
        </w:rPr>
        <w:t xml:space="preserve"> the </w:t>
      </w:r>
      <w:r w:rsidRPr="00656705">
        <w:rPr>
          <w:i/>
          <w:iCs/>
          <w:sz w:val="20"/>
          <w:szCs w:val="20"/>
        </w:rPr>
        <w:t>M</w:t>
      </w:r>
      <w:r w:rsidRPr="00656705">
        <w:rPr>
          <w:i/>
          <w:iCs/>
          <w:color w:val="000000" w:themeColor="text1"/>
          <w:sz w:val="20"/>
          <w:szCs w:val="20"/>
        </w:rPr>
        <w:t>î</w:t>
      </w:r>
      <w:r w:rsidRPr="00656705">
        <w:rPr>
          <w:i/>
          <w:iCs/>
          <w:sz w:val="20"/>
          <w:szCs w:val="20"/>
        </w:rPr>
        <w:t>n</w:t>
      </w:r>
      <w:r w:rsidRPr="00656705">
        <w:rPr>
          <w:i/>
          <w:iCs/>
          <w:color w:val="000000" w:themeColor="text1"/>
          <w:sz w:val="20"/>
          <w:szCs w:val="20"/>
        </w:rPr>
        <w:t>î</w:t>
      </w:r>
      <w:r w:rsidRPr="00656705">
        <w:rPr>
          <w:i/>
          <w:iCs/>
          <w:sz w:val="20"/>
          <w:szCs w:val="20"/>
        </w:rPr>
        <w:t>m</w:t>
      </w:r>
      <w:r w:rsidRPr="00656705">
        <w:rPr>
          <w:rFonts w:eastAsiaTheme="minorEastAsia"/>
          <w:color w:val="000000"/>
          <w:sz w:val="20"/>
          <w:szCs w:val="20"/>
        </w:rPr>
        <w:t xml:space="preserve"> more often and much more severely than it does to lax or unfaithful Jews.</w:t>
      </w:r>
      <w:r w:rsidRPr="00656705">
        <w:rPr>
          <w:sz w:val="20"/>
          <w:szCs w:val="20"/>
        </w:rPr>
        <w:t xml:space="preserve"> It never applies the term </w:t>
      </w:r>
      <w:r w:rsidRPr="00656705">
        <w:rPr>
          <w:i/>
          <w:iCs/>
          <w:sz w:val="20"/>
          <w:szCs w:val="20"/>
        </w:rPr>
        <w:t>M</w:t>
      </w:r>
      <w:r w:rsidRPr="00656705">
        <w:rPr>
          <w:i/>
          <w:iCs/>
          <w:color w:val="000000" w:themeColor="text1"/>
          <w:sz w:val="20"/>
          <w:szCs w:val="20"/>
        </w:rPr>
        <w:t>î</w:t>
      </w:r>
      <w:r w:rsidRPr="00656705">
        <w:rPr>
          <w:i/>
          <w:iCs/>
          <w:sz w:val="20"/>
          <w:szCs w:val="20"/>
        </w:rPr>
        <w:t>n</w:t>
      </w:r>
      <w:r w:rsidRPr="00656705">
        <w:rPr>
          <w:i/>
          <w:iCs/>
          <w:color w:val="000000" w:themeColor="text1"/>
          <w:sz w:val="20"/>
          <w:szCs w:val="20"/>
        </w:rPr>
        <w:t>î</w:t>
      </w:r>
      <w:r w:rsidRPr="00656705">
        <w:rPr>
          <w:i/>
          <w:iCs/>
          <w:sz w:val="20"/>
          <w:szCs w:val="20"/>
        </w:rPr>
        <w:t>m</w:t>
      </w:r>
      <w:r w:rsidRPr="00656705">
        <w:rPr>
          <w:sz w:val="20"/>
          <w:szCs w:val="20"/>
        </w:rPr>
        <w:t xml:space="preserve"> to Gentile Christians. Rabbinic hostility toward the Judaic Christians peaked during the second century CE but began to decline in subsequent centuries, probably because the Gentile Church had begun to predominate, while excluding the Judaic Christians and leaving no ground for them in the Trinitarian Church. Interestingly, the Rabbis never feared the Gentile Church theologically, probably because it did not constitute an existential threat to them in their congregations as did the Hebrew Church, which was technically Hebrew and Jewish. In fact, Rabbinic literature scarcely takes note of Gentile Christianity. As we will see later, Jesus Christ founded his Church in Jerusalem among believing Jews. Thus, the destruction of Jerusalem in 70 CE and again in 135 CE were death blows to the early Church as they were also to the Keepers of the Dead Sea Scrolls and all non-Rabbinic expressions of Judaism. </w:t>
      </w:r>
      <w:r w:rsidRPr="00656705">
        <w:rPr>
          <w:rFonts w:eastAsiaTheme="minorEastAsia"/>
          <w:color w:val="000000"/>
          <w:sz w:val="20"/>
          <w:szCs w:val="20"/>
        </w:rPr>
        <w:t xml:space="preserve">All Christianity in the Apostolic and sub-Apostolic Age, which is the first century CE after Christ’s Ascension, was Judaic Christianity. It was the early Hebrew Church which was the true recepticle of Christ’s original teachings. </w:t>
      </w:r>
      <w:r w:rsidRPr="00656705">
        <w:rPr>
          <w:sz w:val="20"/>
          <w:szCs w:val="20"/>
        </w:rPr>
        <w:t>The Judaic Christians also had their own Gospels, at least some of which were written in Hebrew or Aramaic. The best known of these are:</w:t>
      </w:r>
    </w:p>
    <w:p w14:paraId="495968DB" w14:textId="77777777" w:rsidR="00FD1A33" w:rsidRPr="00656705" w:rsidRDefault="00FD1A33" w:rsidP="00E616ED">
      <w:pPr>
        <w:pStyle w:val="ListParagraph"/>
        <w:numPr>
          <w:ilvl w:val="0"/>
          <w:numId w:val="4"/>
        </w:numPr>
        <w:rPr>
          <w:sz w:val="20"/>
          <w:szCs w:val="20"/>
        </w:rPr>
      </w:pPr>
      <w:r w:rsidRPr="00656705">
        <w:rPr>
          <w:sz w:val="20"/>
          <w:szCs w:val="20"/>
        </w:rPr>
        <w:t xml:space="preserve">The Gospel of the Nazarenes </w:t>
      </w:r>
    </w:p>
    <w:p w14:paraId="061887B5" w14:textId="77777777" w:rsidR="00FD1A33" w:rsidRPr="00656705" w:rsidRDefault="00FD1A33" w:rsidP="00E616ED">
      <w:pPr>
        <w:pStyle w:val="ListParagraph"/>
        <w:numPr>
          <w:ilvl w:val="0"/>
          <w:numId w:val="4"/>
        </w:numPr>
        <w:rPr>
          <w:sz w:val="20"/>
          <w:szCs w:val="20"/>
        </w:rPr>
      </w:pPr>
      <w:r w:rsidRPr="00656705">
        <w:rPr>
          <w:sz w:val="20"/>
          <w:szCs w:val="20"/>
        </w:rPr>
        <w:t>The Gospel of the Ebionites</w:t>
      </w:r>
    </w:p>
    <w:p w14:paraId="761ADEAD" w14:textId="77777777" w:rsidR="00FD1A33" w:rsidRPr="00656705" w:rsidRDefault="00FD1A33" w:rsidP="00E616ED">
      <w:pPr>
        <w:pStyle w:val="ListParagraph"/>
        <w:numPr>
          <w:ilvl w:val="0"/>
          <w:numId w:val="4"/>
        </w:numPr>
        <w:rPr>
          <w:sz w:val="20"/>
          <w:szCs w:val="20"/>
        </w:rPr>
      </w:pPr>
      <w:r w:rsidRPr="00656705">
        <w:rPr>
          <w:sz w:val="20"/>
          <w:szCs w:val="20"/>
        </w:rPr>
        <w:t>The Gospel of the Hebrews</w:t>
      </w:r>
    </w:p>
    <w:p w14:paraId="7FDD8E53" w14:textId="77777777" w:rsidR="00FD1A33" w:rsidRPr="00656705" w:rsidRDefault="00FD1A33" w:rsidP="00E616ED">
      <w:pPr>
        <w:pStyle w:val="ListParagraph"/>
        <w:numPr>
          <w:ilvl w:val="0"/>
          <w:numId w:val="4"/>
        </w:numPr>
        <w:rPr>
          <w:sz w:val="20"/>
          <w:szCs w:val="20"/>
        </w:rPr>
      </w:pPr>
      <w:r w:rsidRPr="00656705">
        <w:rPr>
          <w:sz w:val="20"/>
          <w:szCs w:val="20"/>
        </w:rPr>
        <w:t>The Gospel of the Egyptians</w:t>
      </w:r>
    </w:p>
    <w:p w14:paraId="71AA138A" w14:textId="77777777" w:rsidR="00FD1A33" w:rsidRPr="00656705" w:rsidRDefault="00FD1A33" w:rsidP="00E616ED">
      <w:pPr>
        <w:pStyle w:val="ListParagraph"/>
        <w:numPr>
          <w:ilvl w:val="0"/>
          <w:numId w:val="4"/>
        </w:numPr>
        <w:rPr>
          <w:sz w:val="20"/>
          <w:szCs w:val="20"/>
        </w:rPr>
      </w:pPr>
      <w:r w:rsidRPr="00656705">
        <w:rPr>
          <w:sz w:val="20"/>
          <w:szCs w:val="20"/>
        </w:rPr>
        <w:t>The Gospel of Peter</w:t>
      </w:r>
    </w:p>
    <w:p w14:paraId="24BC8C0C" w14:textId="77777777" w:rsidR="00FD1A33" w:rsidRPr="00656705" w:rsidRDefault="00FD1A33" w:rsidP="00FD1A33">
      <w:pPr>
        <w:pStyle w:val="FootnoteText"/>
        <w:rPr>
          <w:rFonts w:ascii="Times New Roman" w:hAnsi="Times New Roman" w:cs="Times New Roman"/>
          <w:sz w:val="20"/>
          <w:szCs w:val="20"/>
        </w:rPr>
      </w:pPr>
      <w:r w:rsidRPr="00656705">
        <w:rPr>
          <w:rFonts w:ascii="Times New Roman" w:eastAsiaTheme="minorEastAsia" w:hAnsi="Times New Roman" w:cs="Times New Roman"/>
          <w:color w:val="000000"/>
          <w:sz w:val="20"/>
          <w:szCs w:val="20"/>
        </w:rPr>
        <w:t>According to Eusebius, Hegesippus (d. 180 CE) held that the Jerusalem Church had remained a virgin, pure and uncorrupted during its early days. The meaning that the Church was still a virgin, Eusebius explains, is that “she had not been seduced by listening to nonsense,” his words implying that the Church lost its purity later when it did finally begin to listen to nonsense. During the Apostolic Age, heresy among Christians was forced to lurck in the darkness because the Apostles and their successors would make the heretics “throw off their masks” and reveal them for what they were. It is said that the Apostolic and sub-Apostolic Age--until the destruction of Jerusalem and Palestine at Roman hands--was dominated by a confrontational relationship between the “two Israels,” the “Israel” of the Judaic Christians, which sought to convert the Jews to Christ, and the “Israel” of the Rabbis who opposed them.</w:t>
      </w:r>
    </w:p>
  </w:footnote>
  <w:footnote w:id="137">
    <w:p w14:paraId="70556606" w14:textId="77777777" w:rsidR="00FD1A33" w:rsidRPr="00656705" w:rsidRDefault="00FD1A33" w:rsidP="00FD1A33">
      <w:pPr>
        <w:autoSpaceDE w:val="0"/>
        <w:autoSpaceDN w:val="0"/>
        <w:adjustRightInd w:val="0"/>
        <w:rPr>
          <w:rFonts w:eastAsiaTheme="minorEastAsia"/>
          <w:color w:val="000000"/>
          <w:sz w:val="20"/>
          <w:szCs w:val="20"/>
        </w:rPr>
      </w:pPr>
      <w:r w:rsidRPr="00656705">
        <w:rPr>
          <w:rStyle w:val="FootnoteReference"/>
          <w:sz w:val="20"/>
          <w:szCs w:val="20"/>
        </w:rPr>
        <w:footnoteRef/>
      </w:r>
      <w:r w:rsidRPr="00656705">
        <w:rPr>
          <w:sz w:val="20"/>
          <w:szCs w:val="20"/>
        </w:rPr>
        <w:t xml:space="preserve"> According to the early Church historian Eusebius (d. 339 CE), </w:t>
      </w:r>
      <w:r w:rsidRPr="00656705">
        <w:rPr>
          <w:rFonts w:eastAsiaTheme="minorEastAsia"/>
          <w:color w:val="000000"/>
          <w:sz w:val="20"/>
          <w:szCs w:val="20"/>
        </w:rPr>
        <w:t>the first fifteen bishops of the Church of Jerusalem until the Roman Emperor Hadrian (d. 138 CE), who suppressed the revolt of Bar Kochba, were all Hebrews, who had sincerely received Christ’s teaching as practicing Jews. He asserts that, at that time, the entire Church consisted of Hebrew believers. But Bar Kochba’s revolt against Rome in the Second Jewish War (132 CE-135 CE) meant the end of these bishops. Nevertheless, after the destruction of the Temple in 70 CE, the Judaic Christians took refuge in what is modern-day Jordan. Hostility between Jews and Judaic Christians became marked towards the end of the first century CE, and Judaic Christians began to have separate graveyards from Jews in Rome and elsewhere--but not everywhere--as early as the beginning of the second century CE. After the catastrophic events of 70 CE, the Judaic Christians had attempted to regroup in Jerusalem, and, by 130 CE, Jerusalem had been repopulated. Yet, the second Jewish revolt of 132-135 C.E. lead to the final destruction of Jerusalem and much of Palestine. It brought an end to the Church of Jerusalem in its original form and brought lasting harm to the Jews as well, since both groups--the Judaic Christians and their non-Christian Judaic rivals--were expelled from Jerusalem, the former precincts of the Temple, and central Palestine with the great destruction that came after the failed revolt of Bar Kochba of 135 CE.</w:t>
      </w:r>
    </w:p>
  </w:footnote>
  <w:footnote w:id="138">
    <w:p w14:paraId="1737E0D4"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w:t>
      </w:r>
      <w:r w:rsidRPr="00656705">
        <w:rPr>
          <w:b/>
          <w:bCs/>
          <w:sz w:val="20"/>
          <w:szCs w:val="20"/>
        </w:rPr>
        <w:t xml:space="preserve">Caesaropapism </w:t>
      </w:r>
      <w:r w:rsidRPr="00656705">
        <w:rPr>
          <w:sz w:val="20"/>
          <w:szCs w:val="20"/>
        </w:rPr>
        <w:t xml:space="preserve">is a term that was probably coined in the twelfth/eighteenth century but did not become widely accepted until the thirteenth/nineteenth century. Caesaropapism describes one of the earliest manifestations of the Magisterial Church during the fourth century CE after the Council of Nicaea, when the Church was officially adopted by the Roman Empire. Caesaropapism constituted a political and religious order that placed the secular political, social, and military power of the ruler over that of the Church. Caesaropapism was a political-religious formulation that placed the institutions of the Church are under the State. It was the opposite of the more theocratic arrangement that would develop in the Medieval Magisterial Catholic Church, in which the institutions of the State would often be under the authority of the Church. Both approaches reject the separation of the Church and the State. Quite to the contrary, in each of these Magisterial forms, the Church and State ultimately become a single power-structure. Max Weber defined the system by saying: </w:t>
      </w:r>
      <w:r w:rsidRPr="00656705">
        <w:rPr>
          <w:color w:val="202122"/>
          <w:sz w:val="20"/>
          <w:szCs w:val="20"/>
        </w:rPr>
        <w:t xml:space="preserve">“A secular, Caesaropapist ruler exercizes supreme authority in ecclesiastic matters by virtue of his autonomous legitimacy.” Weber held that Caesaropapism meant the “complete subordination of Priests to secular power.” In the fourth century CE, Caesaropapism meant that the emperor (Latin: </w:t>
      </w:r>
      <w:r w:rsidRPr="00656705">
        <w:rPr>
          <w:i/>
          <w:iCs/>
          <w:color w:val="202122"/>
          <w:sz w:val="20"/>
          <w:szCs w:val="20"/>
        </w:rPr>
        <w:t>caesar</w:t>
      </w:r>
      <w:r w:rsidRPr="00656705">
        <w:rPr>
          <w:color w:val="202122"/>
          <w:sz w:val="20"/>
          <w:szCs w:val="20"/>
        </w:rPr>
        <w:t xml:space="preserve">) was the head of the state, which reflected the state of the Magisterial Eastern Orthodox Church for centuries, and—as frequently noted—the Ottoman Sultans assumed leadership of the Magisterial Orthodox Church after the conquest of Constantinople in </w:t>
      </w:r>
      <w:r w:rsidRPr="00656705">
        <w:rPr>
          <w:rFonts w:eastAsiaTheme="minorEastAsia"/>
          <w:color w:val="000000"/>
          <w:sz w:val="20"/>
          <w:szCs w:val="20"/>
        </w:rPr>
        <w:t>857/1453</w:t>
      </w:r>
      <w:r w:rsidRPr="00656705">
        <w:rPr>
          <w:color w:val="202122"/>
          <w:sz w:val="20"/>
          <w:szCs w:val="20"/>
        </w:rPr>
        <w:t xml:space="preserve">, although they did not interfere in matters of doctrine. The Ottoman Sultans did, however, authorize administrative reforms in the Church to remove nepotism and other forms of corruption, which was generally appreciated by adherents to the Orthodox faith. In this regard, Ottoman policy reflected in its own way the tradition of Caesaropapism in the Eastern Church. Like the New Roman (Byzantine) emperors before them, the Ottoman Sultans regarded it their right to appoint the Patriarch of Constantinople (Istanbul). </w:t>
      </w:r>
    </w:p>
    <w:p w14:paraId="55B8E707" w14:textId="77777777" w:rsidR="00FD1A33" w:rsidRPr="00656705" w:rsidRDefault="00FD1A33" w:rsidP="00FD1A33">
      <w:pPr>
        <w:rPr>
          <w:sz w:val="20"/>
          <w:szCs w:val="20"/>
        </w:rPr>
      </w:pPr>
      <w:r w:rsidRPr="00656705">
        <w:rPr>
          <w:sz w:val="20"/>
          <w:szCs w:val="20"/>
        </w:rPr>
        <w:t xml:space="preserve">    Caesaropapism was characteristic of the Magisterial Greek Orthodox Church of New Rome (Byzantium) from the fourth century CE until the fourth/tenth century. The Patriarch of Constantinople could not hold office until he received the emperor’s approval. While the emperor would often oversee Church councils, several New Roman (Byzantine) emperors issued strictly ecclesiastical edicts without the mediation of such councils. Caesaropapism never became a fully accepted principle in New Rome (Byzantium), and a number of religious figures in the Eastern Orthodox Church—even after the fourth century CE—opposed imperial control of the Church. In speaking about iconoclasm earlier, it is clear to see how Emperor Leo III during the second/eighth century regarded it as his imperial right to dictate that icons were idolatrous and set about having them destroyed. In the case of iconoclasm, there was—as we have noted—strong opposition to the emperor from monks, priests, and the lay people until the policy was abrogated, but such ecclesiastical and popular opposition to the ecclesiastical decrees of the New Roman (Byzantine) emperors occurred on other occasions as well.</w:t>
      </w:r>
    </w:p>
    <w:p w14:paraId="3183D25B" w14:textId="77777777" w:rsidR="00FD1A33" w:rsidRPr="00656705" w:rsidRDefault="00FD1A33" w:rsidP="00FD1A33">
      <w:pPr>
        <w:rPr>
          <w:sz w:val="20"/>
          <w:szCs w:val="20"/>
        </w:rPr>
      </w:pPr>
      <w:r w:rsidRPr="00656705">
        <w:rPr>
          <w:sz w:val="20"/>
          <w:szCs w:val="20"/>
        </w:rPr>
        <w:t xml:space="preserve">    Caesaropapism was also part of the history of the Russian Orthodox Church, in which the interference of the Tsar (literally meaning, “</w:t>
      </w:r>
      <w:r w:rsidRPr="00656705">
        <w:rPr>
          <w:i/>
          <w:iCs/>
          <w:sz w:val="20"/>
          <w:szCs w:val="20"/>
        </w:rPr>
        <w:t>Caesar</w:t>
      </w:r>
      <w:r w:rsidRPr="00656705">
        <w:rPr>
          <w:sz w:val="20"/>
          <w:szCs w:val="20"/>
        </w:rPr>
        <w:t xml:space="preserve">” in Russian) in Church affairs was often regarded as his duty. Ivan the Terrible assumed the title of “Caesar” (Russian: </w:t>
      </w:r>
      <w:r w:rsidRPr="00656705">
        <w:rPr>
          <w:i/>
          <w:iCs/>
          <w:sz w:val="20"/>
          <w:szCs w:val="20"/>
        </w:rPr>
        <w:t>Tsar</w:t>
      </w:r>
      <w:r w:rsidRPr="00656705">
        <w:rPr>
          <w:sz w:val="20"/>
          <w:szCs w:val="20"/>
        </w:rPr>
        <w:t xml:space="preserve">) in 954/1547 and subordinated the Magisterial Russian Orthodox Church to the State, although the Metropolitan of Moscow did not completely acquiesce to Ivan’s oppressive policies of State terror—such as the 978/1570 Massacre of Novgorod—in word, although he could not oppose the Tsar in deed. Nevertheless, the Metropolitan was deposed and imprisoned in a Monastery. </w:t>
      </w:r>
      <w:r w:rsidRPr="00656705">
        <w:rPr>
          <w:rFonts w:eastAsia="MS Mincho"/>
          <w:sz w:val="20"/>
          <w:szCs w:val="20"/>
        </w:rPr>
        <w:t>Ivan the Terrible was the first Prince of Moscow to proclaim himself “</w:t>
      </w:r>
      <w:r w:rsidRPr="00656705">
        <w:rPr>
          <w:rFonts w:eastAsia="MS Mincho"/>
          <w:i/>
          <w:iCs/>
          <w:sz w:val="20"/>
          <w:szCs w:val="20"/>
        </w:rPr>
        <w:t>Caesar</w:t>
      </w:r>
      <w:r w:rsidRPr="00656705">
        <w:rPr>
          <w:rFonts w:eastAsia="MS Mincho"/>
          <w:sz w:val="20"/>
          <w:szCs w:val="20"/>
        </w:rPr>
        <w:t xml:space="preserve">” (Russian: </w:t>
      </w:r>
      <w:r w:rsidRPr="00656705">
        <w:rPr>
          <w:rFonts w:eastAsia="MS Mincho"/>
          <w:i/>
          <w:iCs/>
          <w:sz w:val="20"/>
          <w:szCs w:val="20"/>
        </w:rPr>
        <w:t>Tsar</w:t>
      </w:r>
      <w:r w:rsidRPr="00656705">
        <w:rPr>
          <w:rFonts w:eastAsia="MS Mincho"/>
          <w:sz w:val="20"/>
          <w:szCs w:val="20"/>
        </w:rPr>
        <w:t>) or emperor of Russia. By that act, he established himself—in the eyes of Magisterial Eastern Orthodoxy—as the head of the Orthodox Church, and he even falsely claimed that he had been granted that title by the Patriarch of Constantinople himself, who at the time had become a surrogate of the Ottoman Emperor, although he was technically and in practice the patron and head of the Magisterial Greek Orthodox Church.</w:t>
      </w:r>
      <w:r w:rsidRPr="00656705">
        <w:rPr>
          <w:color w:val="202122"/>
          <w:sz w:val="20"/>
          <w:szCs w:val="20"/>
        </w:rPr>
        <w:t xml:space="preserve"> As “</w:t>
      </w:r>
      <w:r w:rsidRPr="00656705">
        <w:rPr>
          <w:i/>
          <w:iCs/>
          <w:color w:val="202122"/>
          <w:sz w:val="20"/>
          <w:szCs w:val="20"/>
        </w:rPr>
        <w:t>Caesar</w:t>
      </w:r>
      <w:r w:rsidRPr="00656705">
        <w:rPr>
          <w:color w:val="202122"/>
          <w:sz w:val="20"/>
          <w:szCs w:val="20"/>
        </w:rPr>
        <w:t xml:space="preserve">” of a new Russian “Rome,” Ivan also declared himself to be the “Hand of God” and held firmly in word and deed that he could arbitrarily dictate terms for the Magisterial Russian Orthodox Church, its Priests, and the Believers at large. </w:t>
      </w:r>
      <w:r w:rsidRPr="00656705">
        <w:rPr>
          <w:sz w:val="20"/>
          <w:szCs w:val="20"/>
        </w:rPr>
        <w:t xml:space="preserve">The level of Caesaropapism executed by Ivan the Terrible far exceed that which had been known in the New Roman (Byzantine) Empire, and it was taken to even greater extremes by Peter the Great (d. 1137/1725) and other Russian rulers, continuing even to the time of Russia’s last </w:t>
      </w:r>
      <w:r w:rsidRPr="00656705">
        <w:rPr>
          <w:i/>
          <w:iCs/>
          <w:sz w:val="20"/>
          <w:szCs w:val="20"/>
        </w:rPr>
        <w:t>Tsar</w:t>
      </w:r>
      <w:r w:rsidRPr="00656705">
        <w:rPr>
          <w:sz w:val="20"/>
          <w:szCs w:val="20"/>
        </w:rPr>
        <w:t>, Nicholas II (d. 1336/1918), who was overthrown in the Russian Revolution.</w:t>
      </w:r>
    </w:p>
    <w:p w14:paraId="2929CC98" w14:textId="77777777" w:rsidR="00FD1A33" w:rsidRPr="00656705" w:rsidRDefault="00FD1A33" w:rsidP="00FD1A33">
      <w:pPr>
        <w:rPr>
          <w:sz w:val="20"/>
          <w:szCs w:val="20"/>
        </w:rPr>
      </w:pPr>
      <w:r w:rsidRPr="00656705">
        <w:rPr>
          <w:sz w:val="20"/>
          <w:szCs w:val="20"/>
        </w:rPr>
        <w:t xml:space="preserve">    Caesaropapism was characteristic of the Roman Catholic Church for more than two hundred years during the early period from 537 CE until 134/752. The New Roman (Byzantine) emperor Justinian I (d. 565 CE), for example, forced Pope Silverius (d. 537 CE), who had been appointed by the Ostragoths of Northern Italy, to abdicate, and he sent him into exile, where Pope Silverius died of starvation. Justinian then instituted Pope Vigilius (d. 555 CE) as the head of the Church—who was distinctly favorable to the emperor in Constantinople—and the two Popes who succeeded him. Justinian’s immediate successors continued the same practice. With the exception of Pope Martin I (d. 34/655), no Roman Pope questioned the Caesaropapism of New Rome (Byzantium) and its control over the Latin Church, although Theological conflicts between the Pope and Emperor were common, as in the case of Iconoclasm. </w:t>
      </w:r>
    </w:p>
  </w:footnote>
  <w:footnote w:id="139">
    <w:p w14:paraId="439AAD66" w14:textId="77777777" w:rsidR="00FD1A33" w:rsidRPr="00656705" w:rsidRDefault="00FD1A33" w:rsidP="00FD1A33">
      <w:pPr>
        <w:pStyle w:val="FootnoteText"/>
        <w:rPr>
          <w:rFonts w:ascii="Times New Roman" w:hAnsi="Times New Roman" w:cs="Times New Roman"/>
          <w:color w:val="000000"/>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The Magisterial Church</w:t>
      </w:r>
      <w:r w:rsidRPr="00656705">
        <w:rPr>
          <w:rFonts w:ascii="Times New Roman" w:hAnsi="Times New Roman" w:cs="Times New Roman"/>
          <w:sz w:val="20"/>
          <w:szCs w:val="20"/>
        </w:rPr>
        <w:t xml:space="preserve"> will be discussed in greater detail below. The term refers to the Christian Church when functioning under the auspices of State authority.</w:t>
      </w:r>
      <w:r w:rsidRPr="00656705">
        <w:rPr>
          <w:rFonts w:ascii="Times New Roman" w:hAnsi="Times New Roman" w:cs="Times New Roman"/>
          <w:b/>
          <w:bCs/>
          <w:sz w:val="20"/>
          <w:szCs w:val="20"/>
        </w:rPr>
        <w:t xml:space="preserve"> </w:t>
      </w:r>
      <w:r w:rsidRPr="00656705">
        <w:rPr>
          <w:rFonts w:ascii="Times New Roman" w:hAnsi="Times New Roman" w:cs="Times New Roman"/>
          <w:sz w:val="20"/>
          <w:szCs w:val="20"/>
        </w:rPr>
        <w:t xml:space="preserve">Historically, Magisterial Christianity was exemplified in the Roman Catholic Church and the Greek and Russian Orthodox Churches. With the rise of Protestantism in the tenth/sixteenth century, the Lutherans, Anglicans, and Calvinists were also Magisterial. “Caesaropapism” is the original form of Magisterial Christianity and involves the domination of </w:t>
      </w:r>
      <w:r w:rsidRPr="00656705">
        <w:rPr>
          <w:rFonts w:ascii="Times New Roman" w:hAnsi="Times New Roman" w:cs="Times New Roman"/>
          <w:color w:val="000000"/>
          <w:sz w:val="20"/>
          <w:szCs w:val="20"/>
        </w:rPr>
        <w:t>secular authority over the Church. Caesaraopapism has been typical of the Greek and Russian Orthodox Churches as well as the Anglican Church, in which the king or queen of England is the formal head of the denomination. In the history of the Roman Catholic Church, the inverse of “Caesaropapism” was sometimes the case</w:t>
      </w:r>
      <w:r w:rsidRPr="00656705">
        <w:rPr>
          <w:rFonts w:ascii="Times New Roman" w:hAnsi="Times New Roman" w:cs="Times New Roman"/>
          <w:sz w:val="20"/>
          <w:szCs w:val="20"/>
        </w:rPr>
        <w:t>—</w:t>
      </w:r>
      <w:r w:rsidRPr="00656705">
        <w:rPr>
          <w:rFonts w:ascii="Times New Roman" w:hAnsi="Times New Roman" w:cs="Times New Roman"/>
          <w:color w:val="000000"/>
          <w:sz w:val="20"/>
          <w:szCs w:val="20"/>
        </w:rPr>
        <w:t>especially during the Middle Ages from roughly the fifth/eleventh century until the Protestant Reformation in the tenth/sixteenth century</w:t>
      </w:r>
      <w:r w:rsidRPr="00656705">
        <w:rPr>
          <w:rFonts w:ascii="Times New Roman" w:hAnsi="Times New Roman" w:cs="Times New Roman"/>
          <w:sz w:val="20"/>
          <w:szCs w:val="20"/>
        </w:rPr>
        <w:t>—</w:t>
      </w:r>
      <w:r w:rsidRPr="00656705">
        <w:rPr>
          <w:rFonts w:ascii="Times New Roman" w:hAnsi="Times New Roman" w:cs="Times New Roman"/>
          <w:color w:val="000000"/>
          <w:sz w:val="20"/>
          <w:szCs w:val="20"/>
        </w:rPr>
        <w:t>and the Papal Church sought to dominate and enforce its will upon secular authority with notable periods of success and failure. Among the Protestants of Reformation period, t</w:t>
      </w:r>
      <w:r w:rsidRPr="00656705">
        <w:rPr>
          <w:rFonts w:ascii="Times New Roman" w:hAnsi="Times New Roman" w:cs="Times New Roman"/>
          <w:sz w:val="20"/>
          <w:szCs w:val="20"/>
        </w:rPr>
        <w:t>here were notable non-Magisterial Christians—who will also be discussed in some detail later—and they were represented by the Anabaptists (Mennonites, Hutterites, and Amish), the early Baptists, and the Unitarians. Magisterial Christian denominations cultivated strong ties with secular authorities and relied upon them to enforce doctrinal and ritual uniformity.</w:t>
      </w:r>
      <w:r w:rsidRPr="00656705">
        <w:rPr>
          <w:rFonts w:ascii="Times New Roman" w:hAnsi="Times New Roman" w:cs="Times New Roman"/>
          <w:color w:val="000000"/>
          <w:sz w:val="20"/>
          <w:szCs w:val="20"/>
        </w:rPr>
        <w:t xml:space="preserve"> Magisterial Churches generally required conformity and did not look lightly upon dissent. </w:t>
      </w:r>
      <w:r w:rsidRPr="00656705">
        <w:rPr>
          <w:rFonts w:ascii="Times New Roman" w:hAnsi="Times New Roman" w:cs="Times New Roman"/>
          <w:sz w:val="20"/>
          <w:szCs w:val="20"/>
        </w:rPr>
        <w:t>T</w:t>
      </w:r>
      <w:r w:rsidRPr="00656705">
        <w:rPr>
          <w:rFonts w:ascii="Times New Roman" w:hAnsi="Times New Roman" w:cs="Times New Roman"/>
          <w:color w:val="000000"/>
          <w:sz w:val="20"/>
          <w:szCs w:val="20"/>
        </w:rPr>
        <w:t>he Magesterial Church tended to be autocratic, although their reliance upon the State began to decrease significantly in the early modern period roughly toward the beginning of the twelfth/eighteen century and the dawn of the “Enlightenment.” As we will see below, the word Magisterial had a second distinct application in reference to the authority of the Church to interpret Christianity and its Biblical scriptures as regards doctrine, liturgy, ritual, and other matters. In this case, for example, the Roman Catholic Church had its particular institution of the Papal and episcopal Magisterium. But Lutheran, Anglican, and Calvinist Protestant Christians were similar to Catholics, since they too claimed for their theologians the exclusive right to pass judgment upon which doctrines and practices were authentically Christian and which were un-orthodox and heretical</w:t>
      </w:r>
      <w:r w:rsidRPr="00656705">
        <w:rPr>
          <w:rFonts w:ascii="Times New Roman" w:hAnsi="Times New Roman" w:cs="Times New Roman"/>
          <w:sz w:val="20"/>
          <w:szCs w:val="20"/>
        </w:rPr>
        <w:t>—</w:t>
      </w:r>
      <w:r w:rsidRPr="00656705">
        <w:rPr>
          <w:rFonts w:ascii="Times New Roman" w:hAnsi="Times New Roman" w:cs="Times New Roman"/>
          <w:color w:val="000000"/>
          <w:sz w:val="20"/>
          <w:szCs w:val="20"/>
        </w:rPr>
        <w:t xml:space="preserve">and therefore merited censure and even severe punishment. </w:t>
      </w:r>
    </w:p>
  </w:footnote>
  <w:footnote w:id="140">
    <w:p w14:paraId="1FFAF527" w14:textId="77777777" w:rsidR="00FD1A33" w:rsidRPr="00656705" w:rsidRDefault="00FD1A33" w:rsidP="00FD1A33">
      <w:pPr>
        <w:pStyle w:val="NormalWeb"/>
        <w:spacing w:before="0" w:beforeAutospacing="0" w:after="0" w:afterAutospacing="0"/>
        <w:rPr>
          <w:color w:val="202122"/>
          <w:sz w:val="20"/>
          <w:szCs w:val="20"/>
        </w:rPr>
      </w:pPr>
      <w:r w:rsidRPr="00656705">
        <w:rPr>
          <w:rStyle w:val="FootnoteReference"/>
          <w:sz w:val="20"/>
          <w:szCs w:val="20"/>
        </w:rPr>
        <w:footnoteRef/>
      </w:r>
      <w:r w:rsidRPr="00656705">
        <w:rPr>
          <w:sz w:val="20"/>
          <w:szCs w:val="20"/>
        </w:rPr>
        <w:t xml:space="preserve"> T</w:t>
      </w:r>
      <w:r w:rsidRPr="00656705">
        <w:rPr>
          <w:color w:val="202122"/>
          <w:sz w:val="20"/>
          <w:szCs w:val="20"/>
        </w:rPr>
        <w:t>he</w:t>
      </w:r>
      <w:r w:rsidRPr="00656705">
        <w:rPr>
          <w:rStyle w:val="apple-converted-space"/>
          <w:rFonts w:eastAsiaTheme="majorEastAsia"/>
          <w:color w:val="202122"/>
          <w:sz w:val="20"/>
          <w:szCs w:val="20"/>
        </w:rPr>
        <w:t> </w:t>
      </w:r>
      <w:r w:rsidRPr="00656705">
        <w:rPr>
          <w:b/>
          <w:bCs/>
          <w:color w:val="202122"/>
          <w:sz w:val="20"/>
          <w:szCs w:val="20"/>
        </w:rPr>
        <w:t xml:space="preserve">Magisterial Reformation </w:t>
      </w:r>
      <w:r w:rsidRPr="00656705">
        <w:rPr>
          <w:color w:val="202122"/>
          <w:sz w:val="20"/>
          <w:szCs w:val="20"/>
        </w:rPr>
        <w:t xml:space="preserve">refers primarily to the Lutheran, Anglican, and Calvinist Churches and theoretically any other Protestant denominations—such as the Calvinist Puritans of Massachusetts—that were supported by the “Magistracy” of secular authorities such as kings, princes, magistrates, or city councils. The Magisterial Reformation, therefore, fully indorsed the interdependence of the Church and State authorities. On the other hand, the non-mainstream Radical Reformation of groups such as the Anabaptists, early Baptists, and Unitarians tended to reject the validity of any secular authority over the Church. The Magisterial Protestants argued that “the Magistrate has a right to authority within the Church, just as the Church may rely upon the authority of the Magistrate to enforce discipline, suppress heresy, and maintain order.” Again, however, the term </w:t>
      </w:r>
      <w:r w:rsidRPr="00656705">
        <w:rPr>
          <w:i/>
          <w:iCs/>
          <w:color w:val="202122"/>
          <w:sz w:val="20"/>
          <w:szCs w:val="20"/>
        </w:rPr>
        <w:t>Magister</w:t>
      </w:r>
      <w:r w:rsidRPr="00656705">
        <w:rPr>
          <w:color w:val="202122"/>
          <w:sz w:val="20"/>
          <w:szCs w:val="20"/>
        </w:rPr>
        <w:t xml:space="preserve"> does refer to the authoritative teacher, and the Magisterial Protestants regarded their new authorities to be the </w:t>
      </w:r>
      <w:r w:rsidRPr="00656705">
        <w:rPr>
          <w:i/>
          <w:iCs/>
          <w:color w:val="202122"/>
          <w:sz w:val="20"/>
          <w:szCs w:val="20"/>
        </w:rPr>
        <w:t>Magisters</w:t>
      </w:r>
      <w:r w:rsidRPr="00656705">
        <w:rPr>
          <w:color w:val="202122"/>
          <w:sz w:val="20"/>
          <w:szCs w:val="20"/>
        </w:rPr>
        <w:t xml:space="preserve">, who alone had the ability and the right to interpret the Bible properly and define Christian Doctrine. </w:t>
      </w:r>
    </w:p>
  </w:footnote>
  <w:footnote w:id="141">
    <w:p w14:paraId="799B9D80" w14:textId="77777777" w:rsidR="00FD1A33" w:rsidRPr="00656705" w:rsidRDefault="00FD1A33" w:rsidP="00FD1A33">
      <w:pPr>
        <w:rPr>
          <w:b/>
          <w:bCs/>
          <w:sz w:val="20"/>
          <w:szCs w:val="20"/>
        </w:rPr>
      </w:pPr>
      <w:r w:rsidRPr="00656705">
        <w:rPr>
          <w:rStyle w:val="FootnoteReference"/>
          <w:sz w:val="20"/>
          <w:szCs w:val="20"/>
        </w:rPr>
        <w:footnoteRef/>
      </w:r>
      <w:r w:rsidRPr="00656705">
        <w:rPr>
          <w:sz w:val="20"/>
          <w:szCs w:val="20"/>
        </w:rPr>
        <w:t xml:space="preserve"> </w:t>
      </w:r>
      <w:r w:rsidRPr="00656705">
        <w:rPr>
          <w:b/>
          <w:bCs/>
          <w:sz w:val="20"/>
          <w:szCs w:val="20"/>
        </w:rPr>
        <w:t xml:space="preserve">The Micro-Religions </w:t>
      </w:r>
      <w:r w:rsidRPr="00656705">
        <w:rPr>
          <w:sz w:val="20"/>
          <w:szCs w:val="20"/>
        </w:rPr>
        <w:t>refer to what were once called “the Primitive Relgions. We will examine below the world’s Micro-Religions and their consistent testimony to the Oneness of God and universal codes of morality and ethics later our discussion of the “Primitive Religions</w:t>
      </w:r>
      <w:r w:rsidRPr="00656705">
        <w:rPr>
          <w:rStyle w:val="CommentReference"/>
          <w:b/>
          <w:bCs/>
          <w:sz w:val="20"/>
          <w:szCs w:val="20"/>
        </w:rPr>
        <w:annotationRef/>
      </w:r>
      <w:r w:rsidRPr="00656705">
        <w:rPr>
          <w:sz w:val="20"/>
          <w:szCs w:val="20"/>
        </w:rPr>
        <w:t xml:space="preserve">” and their universal testimony to the One God.” Our treatment of the Micro-Religions will fall under the anthropological rubric of Man as “the religious animal” (Latin: </w:t>
      </w:r>
      <w:r w:rsidRPr="00656705">
        <w:rPr>
          <w:i/>
          <w:iCs/>
          <w:sz w:val="20"/>
          <w:szCs w:val="20"/>
        </w:rPr>
        <w:t>hom</w:t>
      </w:r>
      <w:r w:rsidRPr="00656705">
        <w:rPr>
          <w:i/>
          <w:iCs/>
          <w:color w:val="000000" w:themeColor="text1"/>
          <w:sz w:val="20"/>
          <w:szCs w:val="20"/>
        </w:rPr>
        <w:t>ō</w:t>
      </w:r>
      <w:r w:rsidRPr="00656705">
        <w:rPr>
          <w:i/>
          <w:iCs/>
          <w:sz w:val="20"/>
          <w:szCs w:val="20"/>
        </w:rPr>
        <w:t xml:space="preserve"> religi</w:t>
      </w:r>
      <w:r w:rsidRPr="00656705">
        <w:rPr>
          <w:i/>
          <w:iCs/>
          <w:color w:val="000000" w:themeColor="text1"/>
          <w:sz w:val="20"/>
          <w:szCs w:val="20"/>
        </w:rPr>
        <w:t>ō</w:t>
      </w:r>
      <w:r w:rsidRPr="00656705">
        <w:rPr>
          <w:i/>
          <w:iCs/>
          <w:sz w:val="20"/>
          <w:szCs w:val="20"/>
        </w:rPr>
        <w:t>sus</w:t>
      </w:r>
      <w:r w:rsidRPr="00656705">
        <w:rPr>
          <w:sz w:val="20"/>
          <w:szCs w:val="20"/>
        </w:rPr>
        <w:t>). As we will see in that section, the Micro-Religions provide consistent testimony to the Oneness of God as well as universal codes of morality and ethics and belief in the World Hereafter. Contrary to widespread academic and popular assumptions, they are not “animistic” or “polytheistic.”</w:t>
      </w:r>
    </w:p>
  </w:footnote>
  <w:footnote w:id="142">
    <w:p w14:paraId="61F62A83" w14:textId="77777777" w:rsidR="00FD1A33" w:rsidRPr="00656705" w:rsidRDefault="00FD1A33" w:rsidP="00FD1A33">
      <w:pPr>
        <w:autoSpaceDE w:val="0"/>
        <w:autoSpaceDN w:val="0"/>
        <w:adjustRightInd w:val="0"/>
        <w:rPr>
          <w:rFonts w:eastAsiaTheme="minorEastAsia"/>
          <w:color w:val="000000"/>
          <w:sz w:val="20"/>
          <w:szCs w:val="20"/>
        </w:rPr>
      </w:pPr>
      <w:r w:rsidRPr="00656705">
        <w:rPr>
          <w:rStyle w:val="FootnoteReference"/>
          <w:sz w:val="20"/>
          <w:szCs w:val="20"/>
        </w:rPr>
        <w:footnoteRef/>
      </w:r>
      <w:r w:rsidRPr="00656705">
        <w:rPr>
          <w:sz w:val="20"/>
          <w:szCs w:val="20"/>
        </w:rPr>
        <w:t xml:space="preserve"> </w:t>
      </w:r>
      <w:r w:rsidRPr="00656705">
        <w:rPr>
          <w:b/>
          <w:bCs/>
          <w:sz w:val="20"/>
          <w:szCs w:val="20"/>
        </w:rPr>
        <w:t>The</w:t>
      </w:r>
      <w:r w:rsidRPr="00656705">
        <w:rPr>
          <w:sz w:val="20"/>
          <w:szCs w:val="20"/>
        </w:rPr>
        <w:t xml:space="preserve"> </w:t>
      </w:r>
      <w:r w:rsidRPr="00656705">
        <w:rPr>
          <w:rFonts w:eastAsiaTheme="minorEastAsia"/>
          <w:b/>
          <w:bCs/>
          <w:color w:val="000000"/>
          <w:sz w:val="20"/>
          <w:szCs w:val="20"/>
        </w:rPr>
        <w:t xml:space="preserve">Monarchian Unitarians </w:t>
      </w:r>
      <w:r w:rsidRPr="00656705">
        <w:rPr>
          <w:rFonts w:eastAsiaTheme="minorEastAsia"/>
          <w:color w:val="000000"/>
          <w:sz w:val="20"/>
          <w:szCs w:val="20"/>
        </w:rPr>
        <w:t xml:space="preserve">held to the Theology of </w:t>
      </w:r>
      <w:r w:rsidRPr="00656705">
        <w:rPr>
          <w:rFonts w:eastAsiaTheme="minorEastAsia"/>
          <w:b/>
          <w:bCs/>
          <w:color w:val="000000"/>
          <w:sz w:val="20"/>
          <w:szCs w:val="20"/>
        </w:rPr>
        <w:t>Monarchianism</w:t>
      </w:r>
      <w:r w:rsidRPr="00656705">
        <w:rPr>
          <w:rFonts w:eastAsiaTheme="minorEastAsia"/>
          <w:color w:val="000000"/>
          <w:sz w:val="20"/>
          <w:szCs w:val="20"/>
        </w:rPr>
        <w:t xml:space="preserve">, which is an early Christian Theology that emerged in the second century CE during the Age of Roman Persecution and persisted well into the third century CE. </w:t>
      </w:r>
      <w:r w:rsidRPr="00656705">
        <w:rPr>
          <w:color w:val="202122"/>
          <w:sz w:val="20"/>
          <w:szCs w:val="20"/>
          <w:shd w:val="clear" w:color="auto" w:fill="FFFFFF"/>
        </w:rPr>
        <w:t xml:space="preserve">Monarchianism (Greek: </w:t>
      </w:r>
      <w:r w:rsidRPr="00656705">
        <w:rPr>
          <w:i/>
          <w:iCs/>
          <w:color w:val="202122"/>
          <w:sz w:val="20"/>
          <w:szCs w:val="20"/>
        </w:rPr>
        <w:t>Monarkhismos</w:t>
      </w:r>
      <w:r w:rsidRPr="00656705">
        <w:rPr>
          <w:color w:val="202122"/>
          <w:sz w:val="20"/>
          <w:szCs w:val="20"/>
        </w:rPr>
        <w:t xml:space="preserve">) stressed the sole, absolute, and uncompromising rule of God in creation as the “Ruling One” or Supreme Monarch. It regarded all Christian teachings that suggested formulas like the doctrine of the Trinity to be “Tritheism” or the worship of three Gods. It held that non-Trinitarian Christians, on the other hand, as well as those who did not deify Christ were true monotheists or worshippers of God alone. </w:t>
      </w:r>
      <w:r w:rsidRPr="00656705">
        <w:rPr>
          <w:sz w:val="20"/>
          <w:szCs w:val="20"/>
        </w:rPr>
        <w:t xml:space="preserve">Monarchianism grew up in Antioch in opposition to the Theological speculations of Alexandria, which would culminate much later in Trinitarian Doctrine and were widely regarded in Antioch as heterodoxy. </w:t>
      </w:r>
      <w:r w:rsidRPr="00656705">
        <w:rPr>
          <w:color w:val="202122"/>
          <w:sz w:val="20"/>
          <w:szCs w:val="20"/>
        </w:rPr>
        <w:t>Monarchianism</w:t>
      </w:r>
      <w:r w:rsidRPr="00656705">
        <w:rPr>
          <w:b/>
          <w:bCs/>
          <w:color w:val="202122"/>
          <w:sz w:val="20"/>
          <w:szCs w:val="20"/>
        </w:rPr>
        <w:t xml:space="preserve"> </w:t>
      </w:r>
      <w:r w:rsidRPr="00656705">
        <w:rPr>
          <w:color w:val="202122"/>
          <w:sz w:val="20"/>
          <w:szCs w:val="20"/>
        </w:rPr>
        <w:t xml:space="preserve">opposed </w:t>
      </w:r>
      <w:r w:rsidRPr="00656705">
        <w:rPr>
          <w:i/>
          <w:iCs/>
          <w:color w:val="202122"/>
          <w:sz w:val="20"/>
          <w:szCs w:val="20"/>
        </w:rPr>
        <w:t>L</w:t>
      </w:r>
      <w:r w:rsidRPr="00656705">
        <w:rPr>
          <w:i/>
          <w:iCs/>
          <w:color w:val="000000" w:themeColor="text1"/>
          <w:sz w:val="20"/>
          <w:szCs w:val="20"/>
        </w:rPr>
        <w:t>ó</w:t>
      </w:r>
      <w:r w:rsidRPr="00656705">
        <w:rPr>
          <w:i/>
          <w:iCs/>
          <w:color w:val="202122"/>
          <w:sz w:val="20"/>
          <w:szCs w:val="20"/>
        </w:rPr>
        <w:t>gos</w:t>
      </w:r>
      <w:r w:rsidRPr="00656705">
        <w:rPr>
          <w:color w:val="202122"/>
          <w:sz w:val="20"/>
          <w:szCs w:val="20"/>
        </w:rPr>
        <w:t xml:space="preserve">-Theology, which came to dominate non-Judeo-Christian Theology after the late second century CE. Typically, such </w:t>
      </w:r>
      <w:r w:rsidRPr="00656705">
        <w:rPr>
          <w:i/>
          <w:iCs/>
          <w:color w:val="202122"/>
          <w:sz w:val="20"/>
          <w:szCs w:val="20"/>
        </w:rPr>
        <w:t>L</w:t>
      </w:r>
      <w:r w:rsidRPr="00656705">
        <w:rPr>
          <w:i/>
          <w:iCs/>
          <w:color w:val="000000" w:themeColor="text1"/>
          <w:sz w:val="20"/>
          <w:szCs w:val="20"/>
        </w:rPr>
        <w:t>ó</w:t>
      </w:r>
      <w:r w:rsidRPr="00656705">
        <w:rPr>
          <w:i/>
          <w:iCs/>
          <w:color w:val="202122"/>
          <w:sz w:val="20"/>
          <w:szCs w:val="20"/>
        </w:rPr>
        <w:t>gos</w:t>
      </w:r>
      <w:r w:rsidRPr="00656705">
        <w:rPr>
          <w:color w:val="202122"/>
          <w:sz w:val="20"/>
          <w:szCs w:val="20"/>
        </w:rPr>
        <w:t xml:space="preserve">-Theology speculated that the “Divine Word” (Greek: </w:t>
      </w:r>
      <w:r w:rsidRPr="00656705">
        <w:rPr>
          <w:i/>
          <w:iCs/>
          <w:color w:val="202122"/>
          <w:sz w:val="20"/>
          <w:szCs w:val="20"/>
        </w:rPr>
        <w:t>L</w:t>
      </w:r>
      <w:r w:rsidRPr="00656705">
        <w:rPr>
          <w:i/>
          <w:iCs/>
          <w:color w:val="000000" w:themeColor="text1"/>
          <w:sz w:val="20"/>
          <w:szCs w:val="20"/>
        </w:rPr>
        <w:t>ó</w:t>
      </w:r>
      <w:r w:rsidRPr="00656705">
        <w:rPr>
          <w:i/>
          <w:iCs/>
          <w:color w:val="202122"/>
          <w:sz w:val="20"/>
          <w:szCs w:val="20"/>
        </w:rPr>
        <w:t>gos</w:t>
      </w:r>
      <w:r w:rsidRPr="00656705">
        <w:rPr>
          <w:color w:val="202122"/>
          <w:sz w:val="20"/>
          <w:szCs w:val="20"/>
        </w:rPr>
        <w:t xml:space="preserve">, </w:t>
      </w:r>
      <w:r w:rsidRPr="00656705">
        <w:rPr>
          <w:i/>
          <w:iCs/>
          <w:color w:val="000000" w:themeColor="text1"/>
          <w:sz w:val="20"/>
          <w:szCs w:val="20"/>
        </w:rPr>
        <w:t>Λόγος</w:t>
      </w:r>
      <w:r w:rsidRPr="00656705">
        <w:rPr>
          <w:color w:val="000000" w:themeColor="text1"/>
          <w:sz w:val="20"/>
          <w:szCs w:val="20"/>
        </w:rPr>
        <w:t xml:space="preserve">) had passed through two stages. From eternity, it was within God but later it became distinct from Him, when He willed to create. Monarchians insisted that such a </w:t>
      </w:r>
      <w:r w:rsidRPr="00656705">
        <w:rPr>
          <w:i/>
          <w:iCs/>
          <w:color w:val="202122"/>
          <w:sz w:val="20"/>
          <w:szCs w:val="20"/>
        </w:rPr>
        <w:t>L</w:t>
      </w:r>
      <w:r w:rsidRPr="00656705">
        <w:rPr>
          <w:i/>
          <w:iCs/>
          <w:color w:val="000000" w:themeColor="text1"/>
          <w:sz w:val="20"/>
          <w:szCs w:val="20"/>
        </w:rPr>
        <w:t>ó</w:t>
      </w:r>
      <w:r w:rsidRPr="00656705">
        <w:rPr>
          <w:i/>
          <w:iCs/>
          <w:color w:val="202122"/>
          <w:sz w:val="20"/>
          <w:szCs w:val="20"/>
        </w:rPr>
        <w:t>gos</w:t>
      </w:r>
      <w:r w:rsidRPr="00656705">
        <w:rPr>
          <w:color w:val="202122"/>
          <w:sz w:val="20"/>
          <w:szCs w:val="20"/>
        </w:rPr>
        <w:t xml:space="preserve">-Theology affirms the being of two Gods and two Creators, and such “Ditheism” </w:t>
      </w:r>
      <w:r w:rsidRPr="00656705">
        <w:rPr>
          <w:rFonts w:eastAsiaTheme="minorEastAsia"/>
          <w:color w:val="000000"/>
          <w:sz w:val="20"/>
          <w:szCs w:val="20"/>
        </w:rPr>
        <w:t xml:space="preserve">(Greek: </w:t>
      </w:r>
      <w:r w:rsidRPr="00656705">
        <w:rPr>
          <w:rFonts w:eastAsiaTheme="minorEastAsia"/>
          <w:i/>
          <w:iCs/>
          <w:color w:val="000000"/>
          <w:sz w:val="20"/>
          <w:szCs w:val="20"/>
        </w:rPr>
        <w:t>dithe</w:t>
      </w:r>
      <w:r w:rsidRPr="00656705">
        <w:rPr>
          <w:i/>
          <w:iCs/>
          <w:color w:val="000000" w:themeColor="text1"/>
          <w:sz w:val="20"/>
          <w:szCs w:val="20"/>
        </w:rPr>
        <w:t>îa,</w:t>
      </w:r>
      <w:r w:rsidRPr="00656705">
        <w:rPr>
          <w:rFonts w:eastAsiaTheme="minorEastAsia"/>
          <w:i/>
          <w:iCs/>
          <w:color w:val="000000"/>
          <w:sz w:val="20"/>
          <w:szCs w:val="20"/>
        </w:rPr>
        <w:t xml:space="preserve"> </w:t>
      </w:r>
      <w:r w:rsidRPr="00656705">
        <w:rPr>
          <w:i/>
          <w:iCs/>
          <w:color w:val="4D5156"/>
          <w:sz w:val="20"/>
          <w:szCs w:val="20"/>
          <w:shd w:val="clear" w:color="auto" w:fill="FFFFFF"/>
        </w:rPr>
        <w:t>δι</w:t>
      </w:r>
      <w:r w:rsidRPr="00656705">
        <w:rPr>
          <w:i/>
          <w:iCs/>
          <w:color w:val="000000"/>
          <w:sz w:val="20"/>
          <w:szCs w:val="20"/>
        </w:rPr>
        <w:t>θεΐα</w:t>
      </w:r>
      <w:r w:rsidRPr="00656705">
        <w:rPr>
          <w:color w:val="000000"/>
          <w:sz w:val="20"/>
          <w:szCs w:val="20"/>
        </w:rPr>
        <w:t>)</w:t>
      </w:r>
      <w:r w:rsidRPr="00656705">
        <w:rPr>
          <w:color w:val="202122"/>
          <w:sz w:val="20"/>
          <w:szCs w:val="20"/>
        </w:rPr>
        <w:t>—or belief in two Gods—is inconsistent with true Monotheism.</w:t>
      </w:r>
    </w:p>
    <w:p w14:paraId="3BC9DCE6" w14:textId="77777777" w:rsidR="00FD1A33" w:rsidRPr="00656705" w:rsidRDefault="00FD1A33" w:rsidP="00FD1A33">
      <w:pPr>
        <w:autoSpaceDE w:val="0"/>
        <w:autoSpaceDN w:val="0"/>
        <w:adjustRightInd w:val="0"/>
        <w:rPr>
          <w:rFonts w:eastAsiaTheme="minorEastAsia"/>
          <w:color w:val="000000"/>
          <w:sz w:val="20"/>
          <w:szCs w:val="20"/>
        </w:rPr>
      </w:pPr>
      <w:r w:rsidRPr="00656705">
        <w:rPr>
          <w:sz w:val="20"/>
          <w:szCs w:val="20"/>
        </w:rPr>
        <w:t xml:space="preserve">     The Monarchians of Antioch also rejected the dualism of the early Christian Gnostics, who flourished in the third century CE, just as they opposed the dualist Manichaeans. </w:t>
      </w:r>
      <w:r w:rsidRPr="00656705">
        <w:rPr>
          <w:rFonts w:eastAsiaTheme="minorEastAsia"/>
          <w:color w:val="000000"/>
          <w:sz w:val="20"/>
          <w:szCs w:val="20"/>
        </w:rPr>
        <w:t xml:space="preserve">By asserting unequivocally that “God is One,” the Monarchians had a strong following among the ancient Christians. They insisted that their teaching represented faithfully the Monotheism that the Prophets had fought for and prevailed in upholding. The so-called Monarchian controversies were at their height from roughly 200 CE until 230 CE, during the Age of Roman Persecution. They helped launch the Theological controversies that would later feed into the development of Trinitarian and the subsequent Christological doctrines rooted in it, which would dominate Trinitarian Christian controversy during the fourth and fifth centuries CE. To some extent, the emergence of the Monarchians was in reaction to the radical dualism of Christian Gnosticis, Marcion (d. 160 CE), his followers, and Manichaeanism. The term “Monarchian” is not precise but has been broadly to cover all early Christian Theologies that sought—in one form or another—to emphasize and preserve the absolute Unicity of God. It emphasized the Oneness of God as a unique indivisible Being in contrast to those emerging Christian theologies that deified Jesus Christ as the Son and </w:t>
      </w:r>
      <w:r w:rsidRPr="00656705">
        <w:rPr>
          <w:rFonts w:eastAsiaTheme="minorEastAsia"/>
          <w:i/>
          <w:iCs/>
          <w:color w:val="000000"/>
          <w:sz w:val="20"/>
          <w:szCs w:val="20"/>
        </w:rPr>
        <w:t>Logos</w:t>
      </w:r>
      <w:r w:rsidRPr="00656705">
        <w:rPr>
          <w:rFonts w:eastAsiaTheme="minorEastAsia"/>
          <w:color w:val="000000"/>
          <w:sz w:val="20"/>
          <w:szCs w:val="20"/>
        </w:rPr>
        <w:t xml:space="preserve"> and ultimately came to be embodied in the doctrine of the Trinity, which would be proclaimed in the First Council of Constantinople in 381 CE.</w:t>
      </w:r>
      <w:r w:rsidRPr="00656705">
        <w:rPr>
          <w:color w:val="202122"/>
          <w:sz w:val="20"/>
          <w:szCs w:val="20"/>
          <w:shd w:val="clear" w:color="auto" w:fill="FFFFFF"/>
        </w:rPr>
        <w:t xml:space="preserve"> After that council, Monarchianism was declared a “heresy.” Its books were burned, and its adherents were persecuted by the Magisterial Church. </w:t>
      </w:r>
      <w:r w:rsidRPr="00656705">
        <w:rPr>
          <w:color w:val="202122"/>
          <w:sz w:val="20"/>
          <w:szCs w:val="20"/>
        </w:rPr>
        <w:t xml:space="preserve">The Monarchians were also opposed to the doctrine of the </w:t>
      </w:r>
      <w:r w:rsidRPr="00656705">
        <w:rPr>
          <w:i/>
          <w:iCs/>
          <w:color w:val="202122"/>
          <w:sz w:val="20"/>
          <w:szCs w:val="20"/>
        </w:rPr>
        <w:t>L</w:t>
      </w:r>
      <w:r w:rsidRPr="00656705">
        <w:rPr>
          <w:i/>
          <w:iCs/>
          <w:color w:val="000000" w:themeColor="text1"/>
          <w:sz w:val="20"/>
          <w:szCs w:val="20"/>
        </w:rPr>
        <w:t>ó</w:t>
      </w:r>
      <w:r w:rsidRPr="00656705">
        <w:rPr>
          <w:i/>
          <w:iCs/>
          <w:color w:val="202122"/>
          <w:sz w:val="20"/>
          <w:szCs w:val="20"/>
        </w:rPr>
        <w:t>gos</w:t>
      </w:r>
      <w:r w:rsidRPr="00656705">
        <w:rPr>
          <w:color w:val="202122"/>
          <w:sz w:val="20"/>
          <w:szCs w:val="20"/>
        </w:rPr>
        <w:t xml:space="preserve"> as articulated by Tertullian (d 220 CE), Hippolytus (d. ca. 235 CE), Clement of Alexandria (d. ca. 215 CE), and Origen of Alexandria (d. ca. 253 CE). For this reason, they were often called by their enemies </w:t>
      </w:r>
      <w:r w:rsidRPr="00656705">
        <w:rPr>
          <w:i/>
          <w:iCs/>
          <w:color w:val="202122"/>
          <w:sz w:val="20"/>
          <w:szCs w:val="20"/>
        </w:rPr>
        <w:t>Alogici</w:t>
      </w:r>
      <w:r w:rsidRPr="00656705">
        <w:rPr>
          <w:color w:val="202122"/>
          <w:sz w:val="20"/>
          <w:szCs w:val="20"/>
        </w:rPr>
        <w:t xml:space="preserve"> or “those who repudiated the </w:t>
      </w:r>
      <w:r w:rsidRPr="00656705">
        <w:rPr>
          <w:i/>
          <w:iCs/>
          <w:color w:val="202122"/>
          <w:sz w:val="20"/>
          <w:szCs w:val="20"/>
        </w:rPr>
        <w:t>L</w:t>
      </w:r>
      <w:r w:rsidRPr="00656705">
        <w:rPr>
          <w:i/>
          <w:iCs/>
          <w:color w:val="000000" w:themeColor="text1"/>
          <w:sz w:val="20"/>
          <w:szCs w:val="20"/>
        </w:rPr>
        <w:t>ó</w:t>
      </w:r>
      <w:r w:rsidRPr="00656705">
        <w:rPr>
          <w:i/>
          <w:iCs/>
          <w:color w:val="202122"/>
          <w:sz w:val="20"/>
          <w:szCs w:val="20"/>
        </w:rPr>
        <w:t>gos</w:t>
      </w:r>
      <w:r w:rsidRPr="00656705">
        <w:rPr>
          <w:color w:val="202122"/>
          <w:sz w:val="20"/>
          <w:szCs w:val="20"/>
        </w:rPr>
        <w:t xml:space="preserve">,” which, in fact, they did not repudiate but interpreted in monotheistic terms. </w:t>
      </w:r>
      <w:r w:rsidRPr="00656705">
        <w:rPr>
          <w:rFonts w:eastAsiaTheme="minorEastAsia"/>
          <w:color w:val="000000"/>
          <w:sz w:val="20"/>
          <w:szCs w:val="20"/>
        </w:rPr>
        <w:t xml:space="preserve">The so-called </w:t>
      </w:r>
      <w:r w:rsidRPr="00656705">
        <w:rPr>
          <w:rFonts w:eastAsiaTheme="minorEastAsia"/>
          <w:i/>
          <w:iCs/>
          <w:color w:val="000000"/>
          <w:sz w:val="20"/>
          <w:szCs w:val="20"/>
        </w:rPr>
        <w:t>Al</w:t>
      </w:r>
      <w:r w:rsidRPr="00656705">
        <w:rPr>
          <w:i/>
          <w:iCs/>
          <w:color w:val="000000" w:themeColor="text1"/>
          <w:sz w:val="20"/>
          <w:szCs w:val="20"/>
        </w:rPr>
        <w:t>ó</w:t>
      </w:r>
      <w:r w:rsidRPr="00656705">
        <w:rPr>
          <w:rFonts w:eastAsiaTheme="minorEastAsia"/>
          <w:i/>
          <w:iCs/>
          <w:color w:val="000000"/>
          <w:sz w:val="20"/>
          <w:szCs w:val="20"/>
        </w:rPr>
        <w:t>gici</w:t>
      </w:r>
      <w:r w:rsidRPr="00656705">
        <w:rPr>
          <w:rFonts w:eastAsiaTheme="minorEastAsia"/>
          <w:color w:val="000000"/>
          <w:sz w:val="20"/>
          <w:szCs w:val="20"/>
        </w:rPr>
        <w:t xml:space="preserve"> were early Monarchians. They flourished around 170 CE and were opposed to the Montanism of Anatolian (Asia Minor), which claimed that the Paraclete had already appeared with a New Prophecy. The </w:t>
      </w:r>
      <w:r w:rsidRPr="00656705">
        <w:rPr>
          <w:rFonts w:eastAsiaTheme="minorEastAsia"/>
          <w:i/>
          <w:iCs/>
          <w:color w:val="000000"/>
          <w:sz w:val="20"/>
          <w:szCs w:val="20"/>
        </w:rPr>
        <w:t>Al</w:t>
      </w:r>
      <w:r w:rsidRPr="00656705">
        <w:rPr>
          <w:i/>
          <w:iCs/>
          <w:color w:val="000000" w:themeColor="text1"/>
          <w:sz w:val="20"/>
          <w:szCs w:val="20"/>
        </w:rPr>
        <w:t>ó</w:t>
      </w:r>
      <w:r w:rsidRPr="00656705">
        <w:rPr>
          <w:rFonts w:eastAsiaTheme="minorEastAsia"/>
          <w:i/>
          <w:iCs/>
          <w:color w:val="000000"/>
          <w:sz w:val="20"/>
          <w:szCs w:val="20"/>
        </w:rPr>
        <w:t>gici</w:t>
      </w:r>
      <w:r w:rsidRPr="00656705">
        <w:rPr>
          <w:rFonts w:eastAsiaTheme="minorEastAsia"/>
          <w:color w:val="000000"/>
          <w:sz w:val="20"/>
          <w:szCs w:val="20"/>
        </w:rPr>
        <w:t xml:space="preserve"> upheld Jesus’ human life but repudiated speculation about the </w:t>
      </w:r>
      <w:r w:rsidRPr="00656705">
        <w:rPr>
          <w:rFonts w:eastAsiaTheme="minorEastAsia"/>
          <w:i/>
          <w:iCs/>
          <w:color w:val="000000"/>
          <w:sz w:val="20"/>
          <w:szCs w:val="20"/>
        </w:rPr>
        <w:t>Logos</w:t>
      </w:r>
      <w:r w:rsidRPr="00656705">
        <w:rPr>
          <w:rFonts w:eastAsiaTheme="minorEastAsia"/>
          <w:color w:val="000000"/>
          <w:sz w:val="20"/>
          <w:szCs w:val="20"/>
        </w:rPr>
        <w:t xml:space="preserve">. The Monarchian Unitarians also rejected Saint John’s authorship of the Gospel of John, which they ascribed to the early Gnostic leader of heresy Cerinthus (d. ca. 100 CE). Saint John and Cerinthus were contemporaries, and many early Christians held that John had written his Gospel to refute Cerinthus, who did write a Gospel of his own, which is lost. The </w:t>
      </w:r>
      <w:r w:rsidRPr="00656705">
        <w:rPr>
          <w:rFonts w:eastAsiaTheme="minorEastAsia"/>
          <w:i/>
          <w:iCs/>
          <w:color w:val="000000"/>
          <w:sz w:val="20"/>
          <w:szCs w:val="20"/>
        </w:rPr>
        <w:t>Al</w:t>
      </w:r>
      <w:r w:rsidRPr="00656705">
        <w:rPr>
          <w:i/>
          <w:iCs/>
          <w:color w:val="000000" w:themeColor="text1"/>
          <w:sz w:val="20"/>
          <w:szCs w:val="20"/>
        </w:rPr>
        <w:t>ó</w:t>
      </w:r>
      <w:r w:rsidRPr="00656705">
        <w:rPr>
          <w:rFonts w:eastAsiaTheme="minorEastAsia"/>
          <w:i/>
          <w:iCs/>
          <w:color w:val="000000"/>
          <w:sz w:val="20"/>
          <w:szCs w:val="20"/>
        </w:rPr>
        <w:t>gici</w:t>
      </w:r>
      <w:r w:rsidRPr="00656705">
        <w:rPr>
          <w:rFonts w:eastAsiaTheme="minorEastAsia"/>
          <w:color w:val="000000"/>
          <w:sz w:val="20"/>
          <w:szCs w:val="20"/>
        </w:rPr>
        <w:t xml:space="preserve"> were also called “Adoptionists.” </w:t>
      </w:r>
      <w:r w:rsidRPr="00656705">
        <w:rPr>
          <w:rFonts w:eastAsiaTheme="minorEastAsia"/>
          <w:color w:val="0F252D"/>
          <w:sz w:val="20"/>
          <w:szCs w:val="20"/>
        </w:rPr>
        <w:t xml:space="preserve">During the second century CE, the teachings of certain </w:t>
      </w:r>
      <w:r w:rsidRPr="00656705">
        <w:rPr>
          <w:rFonts w:eastAsiaTheme="minorEastAsia"/>
          <w:color w:val="000000"/>
          <w:sz w:val="20"/>
          <w:szCs w:val="20"/>
        </w:rPr>
        <w:t xml:space="preserve">Christian Apologists who claimed the “divinity” of Jesus Christ would merge with evolving Trinitarian dogma. But--by declaring Christ’s divinity--they were faced with the grave difficulty that, while combating the polytheism of Roman Paganism, on the one hand, they maintained the divinity of Christ, on the other, but sought to claim God’s divine Unity--despite the fundamental contradiction that was clear to all and which laid them open to the charge of Ditheism (Greek: </w:t>
      </w:r>
      <w:r w:rsidRPr="00656705">
        <w:rPr>
          <w:rFonts w:eastAsiaTheme="minorEastAsia"/>
          <w:i/>
          <w:iCs/>
          <w:color w:val="000000"/>
          <w:sz w:val="20"/>
          <w:szCs w:val="20"/>
        </w:rPr>
        <w:t>dithe</w:t>
      </w:r>
      <w:r w:rsidRPr="00656705">
        <w:rPr>
          <w:i/>
          <w:iCs/>
          <w:color w:val="000000" w:themeColor="text1"/>
          <w:sz w:val="20"/>
          <w:szCs w:val="20"/>
        </w:rPr>
        <w:t>îa,</w:t>
      </w:r>
      <w:r w:rsidRPr="00656705">
        <w:rPr>
          <w:rFonts w:eastAsiaTheme="minorEastAsia"/>
          <w:i/>
          <w:iCs/>
          <w:color w:val="000000"/>
          <w:sz w:val="20"/>
          <w:szCs w:val="20"/>
        </w:rPr>
        <w:t xml:space="preserve"> </w:t>
      </w:r>
      <w:r w:rsidRPr="00656705">
        <w:rPr>
          <w:i/>
          <w:iCs/>
          <w:color w:val="4D5156"/>
          <w:sz w:val="20"/>
          <w:szCs w:val="20"/>
          <w:shd w:val="clear" w:color="auto" w:fill="FFFFFF"/>
        </w:rPr>
        <w:t>δι</w:t>
      </w:r>
      <w:r w:rsidRPr="00656705">
        <w:rPr>
          <w:i/>
          <w:iCs/>
          <w:color w:val="000000"/>
          <w:sz w:val="20"/>
          <w:szCs w:val="20"/>
        </w:rPr>
        <w:t>θεΐα</w:t>
      </w:r>
      <w:r w:rsidRPr="00656705">
        <w:rPr>
          <w:color w:val="000000"/>
          <w:sz w:val="20"/>
          <w:szCs w:val="20"/>
        </w:rPr>
        <w:t>)</w:t>
      </w:r>
      <w:r w:rsidRPr="00656705">
        <w:rPr>
          <w:rFonts w:eastAsiaTheme="minorEastAsia"/>
          <w:color w:val="000000"/>
          <w:sz w:val="20"/>
          <w:szCs w:val="20"/>
        </w:rPr>
        <w:t>, the belief in and worship of two Gods.</w:t>
      </w:r>
    </w:p>
    <w:p w14:paraId="4A2C4051" w14:textId="77777777" w:rsidR="00FD1A33" w:rsidRPr="00656705" w:rsidRDefault="00FD1A33" w:rsidP="00FD1A33">
      <w:pPr>
        <w:autoSpaceDE w:val="0"/>
        <w:autoSpaceDN w:val="0"/>
        <w:adjustRightInd w:val="0"/>
        <w:rPr>
          <w:rFonts w:eastAsiaTheme="minorEastAsia"/>
          <w:color w:val="000000"/>
          <w:sz w:val="20"/>
          <w:szCs w:val="20"/>
        </w:rPr>
      </w:pPr>
      <w:r w:rsidRPr="00656705">
        <w:rPr>
          <w:rFonts w:eastAsiaTheme="minorEastAsia"/>
          <w:color w:val="000000"/>
          <w:sz w:val="20"/>
          <w:szCs w:val="20"/>
        </w:rPr>
        <w:t xml:space="preserve">    Two types of Monarchianism have been identified historically. The first of these is called “dynamic Monarchianism” (Dynamism) and sometimes “Adoptionism.” The Dynamic Monarchians took their name from the Divine Power (Greek: </w:t>
      </w:r>
      <w:r w:rsidRPr="00656705">
        <w:rPr>
          <w:rFonts w:eastAsiaTheme="minorEastAsia"/>
          <w:i/>
          <w:iCs/>
          <w:color w:val="000000"/>
          <w:sz w:val="20"/>
          <w:szCs w:val="20"/>
        </w:rPr>
        <w:t>Dynamis</w:t>
      </w:r>
      <w:r w:rsidRPr="00656705">
        <w:rPr>
          <w:rFonts w:eastAsiaTheme="minorEastAsia"/>
          <w:color w:val="000000"/>
          <w:sz w:val="20"/>
          <w:szCs w:val="20"/>
        </w:rPr>
        <w:t>) of God. They insisted upon the Biblical Oneness of God. They held to the saccount of Jesus as it stood in the Gospel. They believed that Jesus was man upon whom the Godhead in its absolute Divine Power (</w:t>
      </w:r>
      <w:r w:rsidRPr="00656705">
        <w:rPr>
          <w:rFonts w:eastAsiaTheme="minorEastAsia"/>
          <w:i/>
          <w:iCs/>
          <w:color w:val="000000"/>
          <w:sz w:val="20"/>
          <w:szCs w:val="20"/>
        </w:rPr>
        <w:t>Dynamis</w:t>
      </w:r>
      <w:r w:rsidRPr="00656705">
        <w:rPr>
          <w:rFonts w:eastAsiaTheme="minorEastAsia"/>
          <w:color w:val="000000"/>
          <w:sz w:val="20"/>
          <w:szCs w:val="20"/>
        </w:rPr>
        <w:t xml:space="preserve">) had descended at Baptism. He had been “adopted” into the Godhead. In guarding God’s Monotheistic governance of the created world, the earliest Monarchians as well as the Dynamists emphasized the historical events of Christ’s human life as presented in the Gospels. They sought to preserve Christ’s exalted station with God without falling into the polytheism of those who deified him and made him co-eval with God. Interestingly, many of them also rejected the crucifiction. Thus, the ancient Monarchians--or at least some of them--may be regarded as an early non-Gnostic Docetic tradition associated with Monotheism, the Judaic concept of the Messiah--who was a military deliverer and could not be defeated, deceived, or killed--and the belief in Jesus as a fully human Prophet elevated to divine Sonship by virtue of his perfect obedience to God. The pre-existent Divine Spirit dwelt in him and empowered him to save others. Dynamic Monarchianism held that God is One and above all other things. He is of one nature and wholly indivisible. It asserted that the Jesus Christ, the Son, was not co-eternal with the Father but was “adopted” as God’s Son by virtue of his perfect life and sublime works. Some held that this “adoption” took place at the time that John the Baptist baptized Jesus. Others held that it occurred in conjunction with Christ’s ascension. Such “adoptionist” Monarchianism is attributed to Paul of Samosata. It is not clear, however, if “dynamic Monarchianism” or “Adoptionism” apply accurately the earliest Monarchians, because their theology radiated from the Supreme Monarchy, whereas the so-called Dynamists and Adoptionists held a highly Christological doctrine, which was more typical of the fourth century CE and the latter period. The Dynamic Monarchian Beryllus of Bostra (d. ca. 244 CE) in Roman Arabia--present-day Syria--ranked among the most learned Churchmen of his time and debated against Origen of Alexandria regarding God’s Unity. Beryllus denied Christ’s pre-existence and claimed he had possessed no independent divinity of his own. Similarly, the Monarchian Aëtius of Antioch (d. 367 CE) emphasized that Christ must be radically unlike God, and his numerous followers agreed with him on this point. </w:t>
      </w:r>
    </w:p>
    <w:p w14:paraId="1EAC3852" w14:textId="77777777" w:rsidR="00FD1A33" w:rsidRPr="00656705" w:rsidRDefault="00FD1A33" w:rsidP="00FD1A33">
      <w:pPr>
        <w:pStyle w:val="FootnoteText"/>
        <w:rPr>
          <w:rFonts w:ascii="Times New Roman" w:hAnsi="Times New Roman" w:cs="Times New Roman"/>
          <w:color w:val="202122"/>
          <w:sz w:val="20"/>
          <w:szCs w:val="20"/>
        </w:rPr>
      </w:pPr>
      <w:r w:rsidRPr="00656705">
        <w:rPr>
          <w:rFonts w:ascii="Times New Roman" w:eastAsiaTheme="minorEastAsia" w:hAnsi="Times New Roman" w:cs="Times New Roman"/>
          <w:color w:val="000000"/>
          <w:sz w:val="20"/>
          <w:szCs w:val="20"/>
        </w:rPr>
        <w:t xml:space="preserve">    The second form of Monarchianism is called Modalistic Monarchianism or Modalism. It bears certain similarities with the doctrine of the Trinity, since it focuses upon the Father, Son, and Holy Spirit. Modalism asserted God’s Oneness but held that these three realities spoken of in the New Testament--the Father, Son, and the Holy Ghost--were different “modes” of that singular Godhead. The Modalists accept the incarnation of the Godhead in Jesus Christ but held that the terms “Father” and “Son” were differnet modes of God’s transcendence. Likewise, the Modalists held that the Holy Spirit was not an entity separate from God but rather a “mode” of God’s action in creation. Noetus (d. ca. 235 CE) of Anatolia (Asia Minor) is said to have been the protagonist of Modalistic Monarchianism. He Noetus and his disciples held: “One and the same God is the Creator and Father of all things and that when it pleased Him He appeared.” This doctrine--which sought to be a compromise between Trinitarianism and pure Monotheism--is attributed to Sabellius “the Libyan” (d. ca. 220 CE) and is called “Sabellianism.”</w:t>
      </w:r>
      <w:r w:rsidRPr="00656705">
        <w:rPr>
          <w:rFonts w:ascii="Times New Roman" w:eastAsiaTheme="minorEastAsia" w:hAnsi="Times New Roman" w:cs="Times New Roman"/>
          <w:color w:val="0F252D"/>
          <w:sz w:val="20"/>
          <w:szCs w:val="20"/>
        </w:rPr>
        <w:t xml:space="preserve"> Sabellianism attempted to reconcile the Unitarian theology of the Monarchian Christians of the third century CE with emerging Trinitarian theology. Sabellius, the author of the teaching, insisted upon God’s Oneness and claimed that the “persons” of the Trinity--the Father, Son, and Holy Ghost--were only three different “modes” of God’s Self-manifestation as One God. The “Father” represented God as Creator. The “Son” manifested God’s act of redemption, and “the Holy Ghost” stood for God’s act, especially in the sending of Prophets and Saints and bring sanctification to the believer. </w:t>
      </w:r>
      <w:r w:rsidRPr="00656705">
        <w:rPr>
          <w:rFonts w:ascii="Times New Roman" w:eastAsiaTheme="minorEastAsia" w:hAnsi="Times New Roman" w:cs="Times New Roman"/>
          <w:color w:val="000000"/>
          <w:sz w:val="20"/>
          <w:szCs w:val="20"/>
        </w:rPr>
        <w:t xml:space="preserve">The three “modes” were conceived of as one single Substance or Person </w:t>
      </w:r>
      <w:r w:rsidRPr="00656705">
        <w:rPr>
          <w:rFonts w:ascii="Times New Roman" w:hAnsi="Times New Roman" w:cs="Times New Roman"/>
          <w:sz w:val="20"/>
          <w:szCs w:val="20"/>
        </w:rPr>
        <w:t xml:space="preserve">(Greek: </w:t>
      </w:r>
      <w:r w:rsidRPr="00656705">
        <w:rPr>
          <w:rFonts w:ascii="Times New Roman" w:hAnsi="Times New Roman" w:cs="Times New Roman"/>
          <w:i/>
          <w:iCs/>
          <w:sz w:val="20"/>
          <w:szCs w:val="20"/>
        </w:rPr>
        <w:t>hyp</w:t>
      </w:r>
      <w:r w:rsidRPr="00656705">
        <w:rPr>
          <w:rFonts w:ascii="Times New Roman" w:hAnsi="Times New Roman" w:cs="Times New Roman"/>
          <w:i/>
          <w:iCs/>
          <w:color w:val="000000" w:themeColor="text1"/>
          <w:sz w:val="20"/>
          <w:szCs w:val="20"/>
        </w:rPr>
        <w:t>ó</w:t>
      </w:r>
      <w:r w:rsidRPr="00656705">
        <w:rPr>
          <w:rFonts w:ascii="Times New Roman" w:hAnsi="Times New Roman" w:cs="Times New Roman"/>
          <w:i/>
          <w:iCs/>
          <w:sz w:val="20"/>
          <w:szCs w:val="20"/>
        </w:rPr>
        <w:t>stasis</w:t>
      </w:r>
      <w:r w:rsidRPr="00656705">
        <w:rPr>
          <w:rFonts w:ascii="Times New Roman" w:hAnsi="Times New Roman" w:cs="Times New Roman"/>
          <w:sz w:val="20"/>
          <w:szCs w:val="20"/>
        </w:rPr>
        <w:t xml:space="preserve">, </w:t>
      </w:r>
      <w:r w:rsidRPr="00656705">
        <w:rPr>
          <w:rFonts w:ascii="Times New Roman" w:hAnsi="Times New Roman" w:cs="Times New Roman"/>
          <w:i/>
          <w:iCs/>
          <w:color w:val="4D5156"/>
          <w:sz w:val="20"/>
          <w:szCs w:val="20"/>
          <w:shd w:val="clear" w:color="auto" w:fill="FFFFFF"/>
        </w:rPr>
        <w:t>ὑπόστασις</w:t>
      </w:r>
      <w:r w:rsidRPr="00656705">
        <w:rPr>
          <w:rFonts w:ascii="Times New Roman" w:hAnsi="Times New Roman" w:cs="Times New Roman"/>
          <w:sz w:val="20"/>
          <w:szCs w:val="20"/>
        </w:rPr>
        <w:t>)</w:t>
      </w:r>
      <w:r w:rsidRPr="00656705">
        <w:rPr>
          <w:rFonts w:ascii="Times New Roman" w:eastAsiaTheme="minorEastAsia" w:hAnsi="Times New Roman" w:cs="Times New Roman"/>
          <w:color w:val="000000"/>
          <w:sz w:val="20"/>
          <w:szCs w:val="20"/>
        </w:rPr>
        <w:t xml:space="preserve"> but three distinct divine activities (Greek: </w:t>
      </w:r>
      <w:r w:rsidRPr="00656705">
        <w:rPr>
          <w:rFonts w:ascii="Times New Roman" w:eastAsiaTheme="minorEastAsia" w:hAnsi="Times New Roman" w:cs="Times New Roman"/>
          <w:i/>
          <w:iCs/>
          <w:color w:val="000000"/>
          <w:sz w:val="20"/>
          <w:szCs w:val="20"/>
        </w:rPr>
        <w:t>en</w:t>
      </w:r>
      <w:r w:rsidRPr="00656705">
        <w:rPr>
          <w:rFonts w:ascii="Times New Roman" w:hAnsi="Times New Roman" w:cs="Times New Roman"/>
          <w:i/>
          <w:iCs/>
          <w:color w:val="000000" w:themeColor="text1"/>
          <w:sz w:val="20"/>
          <w:szCs w:val="20"/>
        </w:rPr>
        <w:t>é</w:t>
      </w:r>
      <w:r w:rsidRPr="00656705">
        <w:rPr>
          <w:rFonts w:ascii="Times New Roman" w:eastAsiaTheme="minorEastAsia" w:hAnsi="Times New Roman" w:cs="Times New Roman"/>
          <w:i/>
          <w:iCs/>
          <w:color w:val="000000"/>
          <w:sz w:val="20"/>
          <w:szCs w:val="20"/>
        </w:rPr>
        <w:t>rgeiai</w:t>
      </w:r>
      <w:r w:rsidRPr="00656705">
        <w:rPr>
          <w:rFonts w:ascii="Times New Roman" w:eastAsiaTheme="minorEastAsia" w:hAnsi="Times New Roman" w:cs="Times New Roman"/>
          <w:color w:val="000000"/>
          <w:sz w:val="20"/>
          <w:szCs w:val="20"/>
        </w:rPr>
        <w:t xml:space="preserve">, </w:t>
      </w:r>
      <w:r w:rsidRPr="00656705">
        <w:rPr>
          <w:rStyle w:val="Strong"/>
          <w:rFonts w:ascii="Times New Roman" w:hAnsi="Times New Roman" w:cs="Times New Roman"/>
          <w:i/>
          <w:iCs/>
          <w:color w:val="202122"/>
          <w:sz w:val="20"/>
          <w:szCs w:val="20"/>
        </w:rPr>
        <w:t>ἐνέργει</w:t>
      </w:r>
      <w:r w:rsidRPr="00656705">
        <w:rPr>
          <w:rFonts w:ascii="Times New Roman" w:hAnsi="Times New Roman" w:cs="Times New Roman"/>
          <w:i/>
          <w:iCs/>
          <w:color w:val="000000" w:themeColor="text1"/>
          <w:sz w:val="20"/>
          <w:szCs w:val="20"/>
        </w:rPr>
        <w:t>α</w:t>
      </w:r>
      <w:r w:rsidRPr="00656705">
        <w:rPr>
          <w:rStyle w:val="Strong"/>
          <w:rFonts w:ascii="Times New Roman" w:hAnsi="Times New Roman" w:cs="Times New Roman"/>
          <w:i/>
          <w:iCs/>
          <w:color w:val="202122"/>
          <w:sz w:val="20"/>
          <w:szCs w:val="20"/>
        </w:rPr>
        <w:t>ι).</w:t>
      </w:r>
    </w:p>
  </w:footnote>
  <w:footnote w:id="143">
    <w:p w14:paraId="4FF973E9" w14:textId="77777777" w:rsidR="00FD1A33" w:rsidRPr="00656705" w:rsidRDefault="00FD1A33" w:rsidP="00FD1A33">
      <w:pPr>
        <w:autoSpaceDE w:val="0"/>
        <w:autoSpaceDN w:val="0"/>
        <w:adjustRightInd w:val="0"/>
        <w:rPr>
          <w:rFonts w:eastAsiaTheme="minorEastAsia"/>
          <w:color w:val="000000"/>
          <w:sz w:val="20"/>
          <w:szCs w:val="20"/>
        </w:rPr>
      </w:pPr>
      <w:r w:rsidRPr="00656705">
        <w:rPr>
          <w:rStyle w:val="FootnoteReference"/>
          <w:sz w:val="20"/>
          <w:szCs w:val="20"/>
        </w:rPr>
        <w:footnoteRef/>
      </w:r>
      <w:r w:rsidRPr="00656705">
        <w:rPr>
          <w:sz w:val="20"/>
          <w:szCs w:val="20"/>
        </w:rPr>
        <w:t xml:space="preserve"> </w:t>
      </w:r>
      <w:r w:rsidRPr="00656705">
        <w:rPr>
          <w:b/>
          <w:bCs/>
          <w:sz w:val="20"/>
          <w:szCs w:val="20"/>
        </w:rPr>
        <w:t>The</w:t>
      </w:r>
      <w:r w:rsidRPr="00656705">
        <w:rPr>
          <w:sz w:val="20"/>
          <w:szCs w:val="20"/>
        </w:rPr>
        <w:t xml:space="preserve"> </w:t>
      </w:r>
      <w:r w:rsidRPr="00656705">
        <w:rPr>
          <w:rFonts w:eastAsiaTheme="minorEastAsia"/>
          <w:b/>
          <w:bCs/>
          <w:color w:val="000000"/>
          <w:sz w:val="20"/>
          <w:szCs w:val="20"/>
        </w:rPr>
        <w:t xml:space="preserve">Monarchian Unitarians </w:t>
      </w:r>
      <w:r w:rsidRPr="00656705">
        <w:rPr>
          <w:rFonts w:eastAsiaTheme="minorEastAsia"/>
          <w:color w:val="000000"/>
          <w:sz w:val="20"/>
          <w:szCs w:val="20"/>
        </w:rPr>
        <w:t xml:space="preserve">held to the Theology of </w:t>
      </w:r>
      <w:r w:rsidRPr="00656705">
        <w:rPr>
          <w:rFonts w:eastAsiaTheme="minorEastAsia"/>
          <w:b/>
          <w:bCs/>
          <w:color w:val="000000"/>
          <w:sz w:val="20"/>
          <w:szCs w:val="20"/>
        </w:rPr>
        <w:t xml:space="preserve">Monarchianism </w:t>
      </w:r>
      <w:r w:rsidRPr="00656705">
        <w:rPr>
          <w:rFonts w:eastAsiaTheme="minorEastAsia"/>
          <w:color w:val="000000"/>
          <w:sz w:val="20"/>
          <w:szCs w:val="20"/>
        </w:rPr>
        <w:t xml:space="preserve">(Greek: </w:t>
      </w:r>
      <w:r w:rsidRPr="00656705">
        <w:rPr>
          <w:rFonts w:eastAsiaTheme="minorEastAsia"/>
          <w:i/>
          <w:iCs/>
          <w:color w:val="000000"/>
          <w:sz w:val="20"/>
          <w:szCs w:val="20"/>
        </w:rPr>
        <w:t>Monarkhismos</w:t>
      </w:r>
      <w:r w:rsidRPr="00656705">
        <w:rPr>
          <w:rFonts w:eastAsiaTheme="minorEastAsia"/>
          <w:color w:val="000000"/>
          <w:sz w:val="20"/>
          <w:szCs w:val="20"/>
        </w:rPr>
        <w:t xml:space="preserve">, </w:t>
      </w:r>
      <w:r w:rsidRPr="00656705">
        <w:rPr>
          <w:i/>
          <w:iCs/>
          <w:color w:val="202122"/>
          <w:sz w:val="20"/>
          <w:szCs w:val="20"/>
          <w:lang w:val="el-GR"/>
        </w:rPr>
        <w:t>Μοναρχ</w:t>
      </w:r>
      <w:r w:rsidRPr="00656705">
        <w:rPr>
          <w:i/>
          <w:iCs/>
          <w:color w:val="000000" w:themeColor="text1"/>
          <w:sz w:val="20"/>
          <w:szCs w:val="20"/>
        </w:rPr>
        <w:t>ισμος</w:t>
      </w:r>
      <w:r w:rsidRPr="00656705">
        <w:rPr>
          <w:color w:val="202122"/>
          <w:sz w:val="20"/>
          <w:szCs w:val="20"/>
          <w:lang w:val="el-GR"/>
        </w:rPr>
        <w:t>)</w:t>
      </w:r>
      <w:r w:rsidRPr="00656705">
        <w:rPr>
          <w:rFonts w:eastAsiaTheme="minorEastAsia"/>
          <w:color w:val="000000"/>
          <w:sz w:val="20"/>
          <w:szCs w:val="20"/>
        </w:rPr>
        <w:t xml:space="preserve">, which is an early Christian Theology that emerged in the second century CE during the Age of Roman Persecution and persisted well into the third century CE. The Monarchian and Unitarian Theology of the early Church was ultimately stamped out, and their writings were destroyed. Thus, their positions have been reconstructed on the evidence that their Theological opponents transmitted about them. </w:t>
      </w:r>
      <w:r w:rsidRPr="00656705">
        <w:rPr>
          <w:color w:val="202122"/>
          <w:sz w:val="20"/>
          <w:szCs w:val="20"/>
          <w:shd w:val="clear" w:color="auto" w:fill="FFFFFF"/>
        </w:rPr>
        <w:t xml:space="preserve">Monarchianism (Greek: </w:t>
      </w:r>
      <w:r w:rsidRPr="00656705">
        <w:rPr>
          <w:i/>
          <w:iCs/>
          <w:color w:val="202122"/>
          <w:sz w:val="20"/>
          <w:szCs w:val="20"/>
        </w:rPr>
        <w:t>Monarkhismos</w:t>
      </w:r>
      <w:r w:rsidRPr="00656705">
        <w:rPr>
          <w:color w:val="202122"/>
          <w:sz w:val="20"/>
          <w:szCs w:val="20"/>
        </w:rPr>
        <w:t>) stressed the sole, absolute, and uncompromising rule of God in creation as the “Ruling One” or Supreme Monarch. It regarded all Christian teachings that suggested formulas like the doctrine of the Trinity to be</w:t>
      </w:r>
      <w:r w:rsidRPr="00656705">
        <w:rPr>
          <w:rFonts w:eastAsiaTheme="minorEastAsia"/>
          <w:color w:val="000000"/>
          <w:sz w:val="20"/>
          <w:szCs w:val="20"/>
        </w:rPr>
        <w:t xml:space="preserve"> “Tritheism” (Greek: </w:t>
      </w:r>
      <w:r w:rsidRPr="00656705">
        <w:rPr>
          <w:rFonts w:eastAsiaTheme="minorEastAsia"/>
          <w:i/>
          <w:iCs/>
          <w:color w:val="000000"/>
          <w:sz w:val="20"/>
          <w:szCs w:val="20"/>
        </w:rPr>
        <w:t>trithe</w:t>
      </w:r>
      <w:r w:rsidRPr="00656705">
        <w:rPr>
          <w:i/>
          <w:iCs/>
          <w:color w:val="000000" w:themeColor="text1"/>
          <w:sz w:val="20"/>
          <w:szCs w:val="20"/>
        </w:rPr>
        <w:t>îa,</w:t>
      </w:r>
      <w:r w:rsidRPr="00656705">
        <w:rPr>
          <w:i/>
          <w:iCs/>
          <w:sz w:val="20"/>
          <w:szCs w:val="20"/>
        </w:rPr>
        <w:t xml:space="preserve"> </w:t>
      </w:r>
      <w:r w:rsidRPr="00656705">
        <w:rPr>
          <w:i/>
          <w:iCs/>
          <w:color w:val="000000"/>
          <w:sz w:val="20"/>
          <w:szCs w:val="20"/>
        </w:rPr>
        <w:t>τριθεΐα</w:t>
      </w:r>
      <w:r w:rsidRPr="00656705">
        <w:rPr>
          <w:color w:val="000000"/>
          <w:sz w:val="20"/>
          <w:szCs w:val="20"/>
        </w:rPr>
        <w:t>)</w:t>
      </w:r>
      <w:r w:rsidRPr="00656705">
        <w:rPr>
          <w:color w:val="202122"/>
          <w:sz w:val="20"/>
          <w:szCs w:val="20"/>
        </w:rPr>
        <w:t xml:space="preserve"> or the belief in and worship of three Gods. It held that non-Trinitarian Christians, on the other hand, as well as those who did not deify Christ were true monotheists or worshippers of God alone. </w:t>
      </w:r>
      <w:r w:rsidRPr="00656705">
        <w:rPr>
          <w:sz w:val="20"/>
          <w:szCs w:val="20"/>
        </w:rPr>
        <w:t xml:space="preserve">Monarchianism grew up in Antioch in opposition to the Theological speculations of Alexandria, which would culminate much later in Trinitarian Doctrine and were widely regarded in Antioch as heterodoxy. </w:t>
      </w:r>
      <w:r w:rsidRPr="00656705">
        <w:rPr>
          <w:color w:val="202122"/>
          <w:sz w:val="20"/>
          <w:szCs w:val="20"/>
        </w:rPr>
        <w:t>Monarchianism</w:t>
      </w:r>
      <w:r w:rsidRPr="00656705">
        <w:rPr>
          <w:b/>
          <w:bCs/>
          <w:color w:val="202122"/>
          <w:sz w:val="20"/>
          <w:szCs w:val="20"/>
        </w:rPr>
        <w:t xml:space="preserve"> </w:t>
      </w:r>
      <w:r w:rsidRPr="00656705">
        <w:rPr>
          <w:color w:val="202122"/>
          <w:sz w:val="20"/>
          <w:szCs w:val="20"/>
        </w:rPr>
        <w:t xml:space="preserve">opposed </w:t>
      </w:r>
      <w:r w:rsidRPr="00656705">
        <w:rPr>
          <w:i/>
          <w:iCs/>
          <w:color w:val="202122"/>
          <w:sz w:val="20"/>
          <w:szCs w:val="20"/>
        </w:rPr>
        <w:t>L</w:t>
      </w:r>
      <w:r w:rsidRPr="00656705">
        <w:rPr>
          <w:i/>
          <w:iCs/>
          <w:color w:val="000000" w:themeColor="text1"/>
          <w:sz w:val="20"/>
          <w:szCs w:val="20"/>
        </w:rPr>
        <w:t>ó</w:t>
      </w:r>
      <w:r w:rsidRPr="00656705">
        <w:rPr>
          <w:i/>
          <w:iCs/>
          <w:color w:val="202122"/>
          <w:sz w:val="20"/>
          <w:szCs w:val="20"/>
        </w:rPr>
        <w:t>gos</w:t>
      </w:r>
      <w:r w:rsidRPr="00656705">
        <w:rPr>
          <w:color w:val="202122"/>
          <w:sz w:val="20"/>
          <w:szCs w:val="20"/>
        </w:rPr>
        <w:t xml:space="preserve">-Theology, which came to dominate non-Judeo-Christian Theology after the late second century CE. Typically, such </w:t>
      </w:r>
      <w:r w:rsidRPr="00656705">
        <w:rPr>
          <w:i/>
          <w:iCs/>
          <w:color w:val="202122"/>
          <w:sz w:val="20"/>
          <w:szCs w:val="20"/>
        </w:rPr>
        <w:t>L</w:t>
      </w:r>
      <w:r w:rsidRPr="00656705">
        <w:rPr>
          <w:i/>
          <w:iCs/>
          <w:color w:val="000000" w:themeColor="text1"/>
          <w:sz w:val="20"/>
          <w:szCs w:val="20"/>
        </w:rPr>
        <w:t>ó</w:t>
      </w:r>
      <w:r w:rsidRPr="00656705">
        <w:rPr>
          <w:i/>
          <w:iCs/>
          <w:color w:val="202122"/>
          <w:sz w:val="20"/>
          <w:szCs w:val="20"/>
        </w:rPr>
        <w:t>gos</w:t>
      </w:r>
      <w:r w:rsidRPr="00656705">
        <w:rPr>
          <w:color w:val="202122"/>
          <w:sz w:val="20"/>
          <w:szCs w:val="20"/>
        </w:rPr>
        <w:t xml:space="preserve">-Theology speculated that the “Divine Word” (Greek: </w:t>
      </w:r>
      <w:r w:rsidRPr="00656705">
        <w:rPr>
          <w:i/>
          <w:iCs/>
          <w:color w:val="202122"/>
          <w:sz w:val="20"/>
          <w:szCs w:val="20"/>
        </w:rPr>
        <w:t>L</w:t>
      </w:r>
      <w:r w:rsidRPr="00656705">
        <w:rPr>
          <w:i/>
          <w:iCs/>
          <w:color w:val="000000" w:themeColor="text1"/>
          <w:sz w:val="20"/>
          <w:szCs w:val="20"/>
        </w:rPr>
        <w:t>ó</w:t>
      </w:r>
      <w:r w:rsidRPr="00656705">
        <w:rPr>
          <w:i/>
          <w:iCs/>
          <w:color w:val="202122"/>
          <w:sz w:val="20"/>
          <w:szCs w:val="20"/>
        </w:rPr>
        <w:t>gos</w:t>
      </w:r>
      <w:r w:rsidRPr="00656705">
        <w:rPr>
          <w:color w:val="202122"/>
          <w:sz w:val="20"/>
          <w:szCs w:val="20"/>
        </w:rPr>
        <w:t xml:space="preserve">, </w:t>
      </w:r>
      <w:r w:rsidRPr="00656705">
        <w:rPr>
          <w:i/>
          <w:iCs/>
          <w:color w:val="000000" w:themeColor="text1"/>
          <w:sz w:val="20"/>
          <w:szCs w:val="20"/>
        </w:rPr>
        <w:t>Λόγος</w:t>
      </w:r>
      <w:r w:rsidRPr="00656705">
        <w:rPr>
          <w:color w:val="000000" w:themeColor="text1"/>
          <w:sz w:val="20"/>
          <w:szCs w:val="20"/>
        </w:rPr>
        <w:t xml:space="preserve">) had passed through two stages. From eternity, it was within God but later it became distinct from Him, when He willed to create. Monarchians insisted that such a </w:t>
      </w:r>
      <w:r w:rsidRPr="00656705">
        <w:rPr>
          <w:i/>
          <w:iCs/>
          <w:color w:val="202122"/>
          <w:sz w:val="20"/>
          <w:szCs w:val="20"/>
        </w:rPr>
        <w:t>L</w:t>
      </w:r>
      <w:r w:rsidRPr="00656705">
        <w:rPr>
          <w:i/>
          <w:iCs/>
          <w:color w:val="000000" w:themeColor="text1"/>
          <w:sz w:val="20"/>
          <w:szCs w:val="20"/>
        </w:rPr>
        <w:t>ó</w:t>
      </w:r>
      <w:r w:rsidRPr="00656705">
        <w:rPr>
          <w:i/>
          <w:iCs/>
          <w:color w:val="202122"/>
          <w:sz w:val="20"/>
          <w:szCs w:val="20"/>
        </w:rPr>
        <w:t>gos</w:t>
      </w:r>
      <w:r w:rsidRPr="00656705">
        <w:rPr>
          <w:color w:val="202122"/>
          <w:sz w:val="20"/>
          <w:szCs w:val="20"/>
        </w:rPr>
        <w:t xml:space="preserve">-Theology affirms the being of two Gods and two Creators, and such “Ditheism” </w:t>
      </w:r>
      <w:r w:rsidRPr="00656705">
        <w:rPr>
          <w:rFonts w:eastAsiaTheme="minorEastAsia"/>
          <w:color w:val="000000"/>
          <w:sz w:val="20"/>
          <w:szCs w:val="20"/>
        </w:rPr>
        <w:t xml:space="preserve">(Greek: </w:t>
      </w:r>
      <w:r w:rsidRPr="00656705">
        <w:rPr>
          <w:rFonts w:eastAsiaTheme="minorEastAsia"/>
          <w:i/>
          <w:iCs/>
          <w:color w:val="000000"/>
          <w:sz w:val="20"/>
          <w:szCs w:val="20"/>
        </w:rPr>
        <w:t>dithe</w:t>
      </w:r>
      <w:r w:rsidRPr="00656705">
        <w:rPr>
          <w:i/>
          <w:iCs/>
          <w:color w:val="000000" w:themeColor="text1"/>
          <w:sz w:val="20"/>
          <w:szCs w:val="20"/>
        </w:rPr>
        <w:t>îa,</w:t>
      </w:r>
      <w:r w:rsidRPr="00656705">
        <w:rPr>
          <w:rFonts w:eastAsiaTheme="minorEastAsia"/>
          <w:i/>
          <w:iCs/>
          <w:color w:val="000000"/>
          <w:sz w:val="20"/>
          <w:szCs w:val="20"/>
        </w:rPr>
        <w:t xml:space="preserve"> </w:t>
      </w:r>
      <w:r w:rsidRPr="00656705">
        <w:rPr>
          <w:i/>
          <w:iCs/>
          <w:color w:val="4D5156"/>
          <w:sz w:val="20"/>
          <w:szCs w:val="20"/>
          <w:shd w:val="clear" w:color="auto" w:fill="FFFFFF"/>
        </w:rPr>
        <w:t>δι</w:t>
      </w:r>
      <w:r w:rsidRPr="00656705">
        <w:rPr>
          <w:i/>
          <w:iCs/>
          <w:color w:val="000000"/>
          <w:sz w:val="20"/>
          <w:szCs w:val="20"/>
        </w:rPr>
        <w:t>θεΐα</w:t>
      </w:r>
      <w:r w:rsidRPr="00656705">
        <w:rPr>
          <w:color w:val="000000"/>
          <w:sz w:val="20"/>
          <w:szCs w:val="20"/>
        </w:rPr>
        <w:t>)</w:t>
      </w:r>
      <w:r w:rsidRPr="00656705">
        <w:rPr>
          <w:color w:val="202122"/>
          <w:sz w:val="20"/>
          <w:szCs w:val="20"/>
        </w:rPr>
        <w:t>—or belief in two Gods—is inconsistent with true Monotheism.</w:t>
      </w:r>
    </w:p>
    <w:p w14:paraId="2FE08E7B" w14:textId="77777777" w:rsidR="00FD1A33" w:rsidRPr="00656705" w:rsidRDefault="00FD1A33" w:rsidP="00FD1A33">
      <w:pPr>
        <w:autoSpaceDE w:val="0"/>
        <w:autoSpaceDN w:val="0"/>
        <w:adjustRightInd w:val="0"/>
        <w:rPr>
          <w:rFonts w:eastAsiaTheme="minorEastAsia"/>
          <w:color w:val="000000"/>
          <w:sz w:val="20"/>
          <w:szCs w:val="20"/>
        </w:rPr>
      </w:pPr>
      <w:r w:rsidRPr="00656705">
        <w:rPr>
          <w:sz w:val="20"/>
          <w:szCs w:val="20"/>
        </w:rPr>
        <w:t xml:space="preserve">     The Monarchians of Antioch also rejected the dualism of the early Christian Gnostics, who flourished in the third century CE, just as they opposed the dualist Manichaeans. </w:t>
      </w:r>
      <w:r w:rsidRPr="00656705">
        <w:rPr>
          <w:rFonts w:eastAsiaTheme="minorEastAsia"/>
          <w:color w:val="000000"/>
          <w:sz w:val="20"/>
          <w:szCs w:val="20"/>
        </w:rPr>
        <w:t xml:space="preserve">By asserting unequivocally that “God is One,” the Monarchians had a strong following among the ancient Christians. They insisted that their teaching represented faithfully the Monotheism that the Prophets had fought for and prevailed in upholding. The so-called Monarchian controversies were at their height from roughly 200 CE until 230 CE, during the Age of Roman Persecution. They helped launch the Theological controversies that would later feed into the development of Trinitarian and the subsequent Christological doctrines rooted in it, which would dominate Trinitarian Christian controversy during the fourth and fifth centuries CE. To some extent, the emergence of the Monarchians was in reaction to the radical dualism of Christian Gnosticis, Marcion (d. 160 CE), his followers, and Manichaeanism. The term “Monarchian” is not precise but has been broadly to cover all early Christian Theologies that sought—in one form or another—to emphasize and preserve the absolute Unicity of God. It emphasized the Oneness of God as a unique indivisible Being in contrast to those emerging Christian theologies that deified Jesus Christ as the Son and </w:t>
      </w:r>
      <w:r w:rsidRPr="00656705">
        <w:rPr>
          <w:i/>
          <w:iCs/>
          <w:color w:val="202122"/>
          <w:sz w:val="20"/>
          <w:szCs w:val="20"/>
        </w:rPr>
        <w:t>L</w:t>
      </w:r>
      <w:r w:rsidRPr="00656705">
        <w:rPr>
          <w:i/>
          <w:iCs/>
          <w:color w:val="000000" w:themeColor="text1"/>
          <w:sz w:val="20"/>
          <w:szCs w:val="20"/>
        </w:rPr>
        <w:t>ó</w:t>
      </w:r>
      <w:r w:rsidRPr="00656705">
        <w:rPr>
          <w:i/>
          <w:iCs/>
          <w:color w:val="202122"/>
          <w:sz w:val="20"/>
          <w:szCs w:val="20"/>
        </w:rPr>
        <w:t>gos</w:t>
      </w:r>
      <w:r w:rsidRPr="00656705">
        <w:rPr>
          <w:rFonts w:eastAsiaTheme="minorEastAsia"/>
          <w:color w:val="000000"/>
          <w:sz w:val="20"/>
          <w:szCs w:val="20"/>
        </w:rPr>
        <w:t xml:space="preserve"> and ultimately came to be embodied in the doctrine of the Trinity, which would be proclaimed in the First Council of Constantinople in 381 CE.</w:t>
      </w:r>
      <w:r w:rsidRPr="00656705">
        <w:rPr>
          <w:color w:val="202122"/>
          <w:sz w:val="20"/>
          <w:szCs w:val="20"/>
          <w:shd w:val="clear" w:color="auto" w:fill="FFFFFF"/>
        </w:rPr>
        <w:t xml:space="preserve"> After that council, Monarchianism was declared a “heresy.” Its books were burned, and its adherents were persecuted by the Magisterial Church. </w:t>
      </w:r>
      <w:r w:rsidRPr="00656705">
        <w:rPr>
          <w:color w:val="202122"/>
          <w:sz w:val="20"/>
          <w:szCs w:val="20"/>
        </w:rPr>
        <w:t xml:space="preserve">The Monarchians were also opposed to the doctrine of the </w:t>
      </w:r>
      <w:r w:rsidRPr="00656705">
        <w:rPr>
          <w:i/>
          <w:iCs/>
          <w:color w:val="202122"/>
          <w:sz w:val="20"/>
          <w:szCs w:val="20"/>
        </w:rPr>
        <w:t>L</w:t>
      </w:r>
      <w:r w:rsidRPr="00656705">
        <w:rPr>
          <w:i/>
          <w:iCs/>
          <w:color w:val="000000" w:themeColor="text1"/>
          <w:sz w:val="20"/>
          <w:szCs w:val="20"/>
        </w:rPr>
        <w:t>ó</w:t>
      </w:r>
      <w:r w:rsidRPr="00656705">
        <w:rPr>
          <w:i/>
          <w:iCs/>
          <w:color w:val="202122"/>
          <w:sz w:val="20"/>
          <w:szCs w:val="20"/>
        </w:rPr>
        <w:t>gos</w:t>
      </w:r>
      <w:r w:rsidRPr="00656705">
        <w:rPr>
          <w:color w:val="202122"/>
          <w:sz w:val="20"/>
          <w:szCs w:val="20"/>
        </w:rPr>
        <w:t xml:space="preserve"> as articulated by Tertullian (d 220 CE), Hippolytus (d. ca. 235 CE), Clement of Alexandria (d. ca. 215 CE), and Origen of Alexandria (d. ca. 253 CE). For this reason, they were often called by their enemies </w:t>
      </w:r>
      <w:r w:rsidRPr="00656705">
        <w:rPr>
          <w:i/>
          <w:iCs/>
          <w:color w:val="202122"/>
          <w:sz w:val="20"/>
          <w:szCs w:val="20"/>
        </w:rPr>
        <w:t>Alogici</w:t>
      </w:r>
      <w:r w:rsidRPr="00656705">
        <w:rPr>
          <w:color w:val="202122"/>
          <w:sz w:val="20"/>
          <w:szCs w:val="20"/>
        </w:rPr>
        <w:t xml:space="preserve"> or “those who repudiated the </w:t>
      </w:r>
      <w:r w:rsidRPr="00656705">
        <w:rPr>
          <w:i/>
          <w:iCs/>
          <w:color w:val="202122"/>
          <w:sz w:val="20"/>
          <w:szCs w:val="20"/>
        </w:rPr>
        <w:t>Logos</w:t>
      </w:r>
      <w:r w:rsidRPr="00656705">
        <w:rPr>
          <w:color w:val="202122"/>
          <w:sz w:val="20"/>
          <w:szCs w:val="20"/>
        </w:rPr>
        <w:t xml:space="preserve">,” which, in fact, they did not repudiate but interpreted in monotheistic terms. </w:t>
      </w:r>
      <w:r w:rsidRPr="00656705">
        <w:rPr>
          <w:rFonts w:eastAsiaTheme="minorEastAsia"/>
          <w:color w:val="000000"/>
          <w:sz w:val="20"/>
          <w:szCs w:val="20"/>
        </w:rPr>
        <w:t xml:space="preserve">The so-called </w:t>
      </w:r>
      <w:r w:rsidRPr="00656705">
        <w:rPr>
          <w:rFonts w:eastAsiaTheme="minorEastAsia"/>
          <w:i/>
          <w:iCs/>
          <w:color w:val="000000"/>
          <w:sz w:val="20"/>
          <w:szCs w:val="20"/>
        </w:rPr>
        <w:t>Alogici</w:t>
      </w:r>
      <w:r w:rsidRPr="00656705">
        <w:rPr>
          <w:rFonts w:eastAsiaTheme="minorEastAsia"/>
          <w:color w:val="000000"/>
          <w:sz w:val="20"/>
          <w:szCs w:val="20"/>
        </w:rPr>
        <w:t xml:space="preserve"> were early Monarchians. They flourished around 170 CE and were opposed to the Montanism of Anatolian (Asia Minor), which claimed that the Paraclete had already appeared with a New Prophecy. The </w:t>
      </w:r>
      <w:r w:rsidRPr="00656705">
        <w:rPr>
          <w:rFonts w:eastAsiaTheme="minorEastAsia"/>
          <w:i/>
          <w:iCs/>
          <w:color w:val="000000"/>
          <w:sz w:val="20"/>
          <w:szCs w:val="20"/>
        </w:rPr>
        <w:t>Alogici</w:t>
      </w:r>
      <w:r w:rsidRPr="00656705">
        <w:rPr>
          <w:rFonts w:eastAsiaTheme="minorEastAsia"/>
          <w:color w:val="000000"/>
          <w:sz w:val="20"/>
          <w:szCs w:val="20"/>
        </w:rPr>
        <w:t xml:space="preserve"> upheld Jesus’ human life but repudiated speculation about the </w:t>
      </w:r>
      <w:r w:rsidRPr="00656705">
        <w:rPr>
          <w:rFonts w:eastAsiaTheme="minorEastAsia"/>
          <w:i/>
          <w:iCs/>
          <w:color w:val="000000"/>
          <w:sz w:val="20"/>
          <w:szCs w:val="20"/>
        </w:rPr>
        <w:t>Logos</w:t>
      </w:r>
      <w:r w:rsidRPr="00656705">
        <w:rPr>
          <w:rFonts w:eastAsiaTheme="minorEastAsia"/>
          <w:color w:val="000000"/>
          <w:sz w:val="20"/>
          <w:szCs w:val="20"/>
        </w:rPr>
        <w:t xml:space="preserve">. They also rejected Saint John’s authorship of the Gospel of John, which they ascribed to the early Gnostic leader of heresy Cerinthus (d. ca. 100 CE). Saint John and Cerinthus were contemporaries, and many early Christians held that John had written his Gospel to refute Cerinthus, who did write a Gospel of his own, which is lost. The </w:t>
      </w:r>
      <w:r w:rsidRPr="00656705">
        <w:rPr>
          <w:rFonts w:eastAsiaTheme="minorEastAsia"/>
          <w:i/>
          <w:iCs/>
          <w:color w:val="000000"/>
          <w:sz w:val="20"/>
          <w:szCs w:val="20"/>
        </w:rPr>
        <w:t>Alogici</w:t>
      </w:r>
      <w:r w:rsidRPr="00656705">
        <w:rPr>
          <w:rFonts w:eastAsiaTheme="minorEastAsia"/>
          <w:color w:val="000000"/>
          <w:sz w:val="20"/>
          <w:szCs w:val="20"/>
        </w:rPr>
        <w:t xml:space="preserve"> were also called “Adoptionists.” </w:t>
      </w:r>
      <w:r w:rsidRPr="00656705">
        <w:rPr>
          <w:rFonts w:eastAsiaTheme="minorEastAsia"/>
          <w:color w:val="0F252D"/>
          <w:sz w:val="20"/>
          <w:szCs w:val="20"/>
        </w:rPr>
        <w:t xml:space="preserve">During the second century CE, the teachings of certain </w:t>
      </w:r>
      <w:r w:rsidRPr="00656705">
        <w:rPr>
          <w:rFonts w:eastAsiaTheme="minorEastAsia"/>
          <w:color w:val="000000"/>
          <w:sz w:val="20"/>
          <w:szCs w:val="20"/>
        </w:rPr>
        <w:t xml:space="preserve">Christian Apologists who claimed the “divinity” of Jesus Christ would merge with evolving Trinitarian dogma. But--by declaring Christ’s divinity--they were faced with the grave difficulty that, while combating the polytheism of Roman Paganism, on the one hand, they maintained the divinity of Christ, on the other, but sought to claim God’s divine Unity--despite the fundamental contradiction that was clear to all and which laid them open to the charge of Ditheism (Greek: </w:t>
      </w:r>
      <w:r w:rsidRPr="00656705">
        <w:rPr>
          <w:rFonts w:eastAsiaTheme="minorEastAsia"/>
          <w:i/>
          <w:iCs/>
          <w:color w:val="000000"/>
          <w:sz w:val="20"/>
          <w:szCs w:val="20"/>
        </w:rPr>
        <w:t>dithe</w:t>
      </w:r>
      <w:r w:rsidRPr="00656705">
        <w:rPr>
          <w:i/>
          <w:iCs/>
          <w:color w:val="000000" w:themeColor="text1"/>
          <w:sz w:val="20"/>
          <w:szCs w:val="20"/>
        </w:rPr>
        <w:t>îa,</w:t>
      </w:r>
      <w:r w:rsidRPr="00656705">
        <w:rPr>
          <w:rFonts w:eastAsiaTheme="minorEastAsia"/>
          <w:i/>
          <w:iCs/>
          <w:color w:val="000000"/>
          <w:sz w:val="20"/>
          <w:szCs w:val="20"/>
        </w:rPr>
        <w:t xml:space="preserve"> </w:t>
      </w:r>
      <w:r w:rsidRPr="00656705">
        <w:rPr>
          <w:i/>
          <w:iCs/>
          <w:color w:val="4D5156"/>
          <w:sz w:val="20"/>
          <w:szCs w:val="20"/>
          <w:shd w:val="clear" w:color="auto" w:fill="FFFFFF"/>
        </w:rPr>
        <w:t>δι</w:t>
      </w:r>
      <w:r w:rsidRPr="00656705">
        <w:rPr>
          <w:i/>
          <w:iCs/>
          <w:color w:val="000000"/>
          <w:sz w:val="20"/>
          <w:szCs w:val="20"/>
        </w:rPr>
        <w:t>θεΐα</w:t>
      </w:r>
      <w:r w:rsidRPr="00656705">
        <w:rPr>
          <w:color w:val="000000"/>
          <w:sz w:val="20"/>
          <w:szCs w:val="20"/>
        </w:rPr>
        <w:t>)</w:t>
      </w:r>
      <w:r w:rsidRPr="00656705">
        <w:rPr>
          <w:rFonts w:eastAsiaTheme="minorEastAsia"/>
          <w:color w:val="000000"/>
          <w:sz w:val="20"/>
          <w:szCs w:val="20"/>
        </w:rPr>
        <w:t>, the belief in and worship of two Gods.</w:t>
      </w:r>
    </w:p>
    <w:p w14:paraId="54C6E08B" w14:textId="77777777" w:rsidR="00FD1A33" w:rsidRPr="00656705" w:rsidRDefault="00FD1A33" w:rsidP="00FD1A33">
      <w:pPr>
        <w:autoSpaceDE w:val="0"/>
        <w:autoSpaceDN w:val="0"/>
        <w:adjustRightInd w:val="0"/>
        <w:rPr>
          <w:rFonts w:eastAsiaTheme="minorEastAsia"/>
          <w:color w:val="000000"/>
          <w:sz w:val="20"/>
          <w:szCs w:val="20"/>
        </w:rPr>
      </w:pPr>
      <w:r w:rsidRPr="00656705">
        <w:rPr>
          <w:rFonts w:eastAsiaTheme="minorEastAsia"/>
          <w:color w:val="000000"/>
          <w:sz w:val="20"/>
          <w:szCs w:val="20"/>
        </w:rPr>
        <w:t xml:space="preserve">    Two types of Monarchianism have been identified historically. The first of these is called “dynamic Monarchianism” (Dynamism) and sometimes “Adoptionism.” The Dynamic Monarchians took their name from the Divine Power (Greek: </w:t>
      </w:r>
      <w:r w:rsidRPr="00656705">
        <w:rPr>
          <w:rFonts w:eastAsiaTheme="minorEastAsia"/>
          <w:i/>
          <w:iCs/>
          <w:color w:val="000000"/>
          <w:sz w:val="20"/>
          <w:szCs w:val="20"/>
        </w:rPr>
        <w:t>Dynamis</w:t>
      </w:r>
      <w:r w:rsidRPr="00656705">
        <w:rPr>
          <w:rFonts w:eastAsiaTheme="minorEastAsia"/>
          <w:color w:val="000000"/>
          <w:sz w:val="20"/>
          <w:szCs w:val="20"/>
        </w:rPr>
        <w:t>) of God. They insisted upon the Biblical Oneness of God. They held to the saccount of Jesus as it stood in the Gospel. They believed that Jesus was man upon whom the Godhead in its absolute Divine Power (</w:t>
      </w:r>
      <w:r w:rsidRPr="00656705">
        <w:rPr>
          <w:rFonts w:eastAsiaTheme="minorEastAsia"/>
          <w:i/>
          <w:iCs/>
          <w:color w:val="000000"/>
          <w:sz w:val="20"/>
          <w:szCs w:val="20"/>
        </w:rPr>
        <w:t>Dynamis</w:t>
      </w:r>
      <w:r w:rsidRPr="00656705">
        <w:rPr>
          <w:rFonts w:eastAsiaTheme="minorEastAsia"/>
          <w:color w:val="000000"/>
          <w:sz w:val="20"/>
          <w:szCs w:val="20"/>
        </w:rPr>
        <w:t xml:space="preserve">) had descended at Baptism. He had been “adopted” into the Godhead. In guarding God’s Monotheistic governance of the created world, the earliest Monarchians as well as the Dynamists emphasized the historical events of Christ’s human life as presented in the Gospels. They sought to preserve Christ’s exalted station with God without falling into the polytheism of those who deified him and made him co-eval with God. Interestingly, many of them also rejected the crucifiction. Thus, the ancient Monarchians--or at least some of them--may be regarded as an early non-Gnostic Docetic tradition associated with Monotheism, the Judaic concept of the Messiah--who was a military deliverer and could not be defeated, deceived, or killed--and the belief in Jesus as a fully human Prophet elevated to divine Sonship by virtue of his perfect obedience to God. The pre-existent Divine Spirit dwelt in him and empowered him to save others. Dynamic Monarchianism held that God is One and above all other things. He is of one nature and wholly indivisible. It asserted that the Jesus Christ, the Son, was not co-eternal with the Father but was “adopted” as God’s Son by virtue of his perfect life and sublime works. Some held that this “adoption” took place at the time that John the Baptist baptized Jesus. Others held that it occurred in conjunction with Christ’s ascension. Such “adoptionist” Monarchianism is attributed to Paul of Samosata. It is not clear, however, if “dynamic Monarchianism” or “Adoptionism” apply accurately the earliest Monarchians, because their theology radiated from the Supreme Monarchy, whereas the so-called Dynamists and Adoptionists held a highly Christological doctrine, which was more typical of the fourth century CE and the latter period. The Dynamic Monarchian Beryllus of Bostra (d. ca. 244 CE) in Roman Arabia--present-day Syria--ranked among the most learned Churchmen of his time and debated against Origen of Alexandria regarding God’s Unity. Beryllus denied Christ’s pre-existence and claimed he had possessed no independent divinity of his own. Similarly, the Monarchian Aëtius of Antioch (d. 367 CE) emphasized that Christ must be radically unlike God, and his numerous followers agreed with him on this point. </w:t>
      </w:r>
    </w:p>
    <w:p w14:paraId="6CA128DB" w14:textId="77777777" w:rsidR="00FD1A33" w:rsidRPr="00656705" w:rsidRDefault="00FD1A33" w:rsidP="00FD1A33">
      <w:pPr>
        <w:pStyle w:val="FootnoteText"/>
        <w:rPr>
          <w:rFonts w:ascii="Times New Roman" w:hAnsi="Times New Roman" w:cs="Times New Roman"/>
          <w:color w:val="202122"/>
          <w:sz w:val="20"/>
          <w:szCs w:val="20"/>
        </w:rPr>
      </w:pPr>
      <w:r w:rsidRPr="00656705">
        <w:rPr>
          <w:rFonts w:ascii="Times New Roman" w:eastAsiaTheme="minorEastAsia" w:hAnsi="Times New Roman" w:cs="Times New Roman"/>
          <w:color w:val="000000"/>
          <w:sz w:val="20"/>
          <w:szCs w:val="20"/>
        </w:rPr>
        <w:t xml:space="preserve">    The second form of Monarchianism is called Modalistic Monarchianism or Modalism. It bears certain similarities with the doctrine of the Trinity, since it focuses upon the Father, Son, and Holy Spirit. Modalism asserted God’s Oneness but held that these three realities spoken of in the New Testament--the Father, Son, and the Holy Ghost--were different “modes” of that singular Godhead. The Modalists accept the incarnation of the Godhead in Jesus Christ but held that the terms “Father” and “Son” were differnet modes of God’s transcendence. Likewise, the Modalists held that the Holy Spirit was not an entity separate from God but rather a “mode” of God’s action in creation. Noetus (d. ca. 235 CE) of Anatolia (Asia Minor) is said to have been the protagonist of Modalistic Monarchianism. He Noetus and his disciples held: “One and the same God is the Creator and Father of all things and that, when it pleased Him, He appeared.” This doctrine--which sought to be a compromise between Trinitarianism and pure Monotheism--is attributed to Sabellius “the Libyan” (d. ca. 220 CE) and is called “Sabellianism.”</w:t>
      </w:r>
      <w:r w:rsidRPr="00656705">
        <w:rPr>
          <w:rFonts w:ascii="Times New Roman" w:eastAsiaTheme="minorEastAsia" w:hAnsi="Times New Roman" w:cs="Times New Roman"/>
          <w:color w:val="0F252D"/>
          <w:sz w:val="20"/>
          <w:szCs w:val="20"/>
        </w:rPr>
        <w:t xml:space="preserve"> Sabellianism attempted to reconcile the Unitarian theology of the Monarchian Christians of the third century CE with emerging Trinitarian theology. Sabellius, the author of the teaching, insisted upon God’s Oneness and claimed that the “persons” of the Trinity--the Father, Son, and Holy Ghost--were only three different “modes” of God’s Self-manifestation as One God. The “Father” represented God as Creator. The “Son” manifested God’s act of redemption, and “the Holy Ghost” stood for God’s act, especially in the sending of Prophets and Saints and bring sanctification to the believer. </w:t>
      </w:r>
      <w:r w:rsidRPr="00656705">
        <w:rPr>
          <w:rFonts w:ascii="Times New Roman" w:eastAsiaTheme="minorEastAsia" w:hAnsi="Times New Roman" w:cs="Times New Roman"/>
          <w:color w:val="000000"/>
          <w:sz w:val="20"/>
          <w:szCs w:val="20"/>
        </w:rPr>
        <w:t xml:space="preserve">The three “modes” were conceived of as one single substance (Greek: </w:t>
      </w:r>
      <w:r w:rsidRPr="00656705">
        <w:rPr>
          <w:rFonts w:ascii="Times New Roman" w:eastAsiaTheme="minorEastAsia" w:hAnsi="Times New Roman" w:cs="Times New Roman"/>
          <w:i/>
          <w:iCs/>
          <w:color w:val="000000"/>
          <w:sz w:val="20"/>
          <w:szCs w:val="20"/>
        </w:rPr>
        <w:t>hypostasis</w:t>
      </w:r>
      <w:r w:rsidRPr="00656705">
        <w:rPr>
          <w:rFonts w:ascii="Times New Roman" w:eastAsiaTheme="minorEastAsia" w:hAnsi="Times New Roman" w:cs="Times New Roman"/>
          <w:color w:val="000000"/>
          <w:sz w:val="20"/>
          <w:szCs w:val="20"/>
        </w:rPr>
        <w:t xml:space="preserve">) but three distinct divine activities (Greek: </w:t>
      </w:r>
      <w:r w:rsidRPr="00656705">
        <w:rPr>
          <w:rFonts w:ascii="Times New Roman" w:eastAsiaTheme="minorEastAsia" w:hAnsi="Times New Roman" w:cs="Times New Roman"/>
          <w:i/>
          <w:iCs/>
          <w:color w:val="000000"/>
          <w:sz w:val="20"/>
          <w:szCs w:val="20"/>
        </w:rPr>
        <w:t>energeiai</w:t>
      </w:r>
      <w:r w:rsidRPr="00656705">
        <w:rPr>
          <w:rFonts w:ascii="Times New Roman" w:eastAsiaTheme="minorEastAsia" w:hAnsi="Times New Roman" w:cs="Times New Roman"/>
          <w:color w:val="000000"/>
          <w:sz w:val="20"/>
          <w:szCs w:val="20"/>
        </w:rPr>
        <w:t xml:space="preserve">). </w:t>
      </w:r>
    </w:p>
  </w:footnote>
  <w:footnote w:id="144">
    <w:p w14:paraId="7DA95D21" w14:textId="77777777" w:rsidR="00FD1A33" w:rsidRPr="00656705" w:rsidRDefault="00FD1A33" w:rsidP="00FD1A33">
      <w:pPr>
        <w:pStyle w:val="FootnoteText"/>
        <w:rPr>
          <w:rFonts w:ascii="Times New Roman" w:eastAsiaTheme="minorEastAsia" w:hAnsi="Times New Roman" w:cs="Times New Roman"/>
          <w:color w:val="000000"/>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The </w:t>
      </w:r>
      <w:r w:rsidRPr="00656705">
        <w:rPr>
          <w:rFonts w:ascii="Times New Roman" w:eastAsiaTheme="minorEastAsia" w:hAnsi="Times New Roman" w:cs="Times New Roman"/>
          <w:b/>
          <w:bCs/>
          <w:color w:val="000000"/>
          <w:sz w:val="20"/>
          <w:szCs w:val="20"/>
        </w:rPr>
        <w:t xml:space="preserve">School of Antioch </w:t>
      </w:r>
      <w:r w:rsidRPr="00656705">
        <w:rPr>
          <w:rFonts w:ascii="Times New Roman" w:eastAsiaTheme="minorEastAsia" w:hAnsi="Times New Roman" w:cs="Times New Roman"/>
          <w:color w:val="000000"/>
          <w:sz w:val="20"/>
          <w:szCs w:val="20"/>
        </w:rPr>
        <w:t xml:space="preserve">and the </w:t>
      </w:r>
      <w:r w:rsidRPr="00656705">
        <w:rPr>
          <w:rFonts w:ascii="Times New Roman" w:eastAsiaTheme="minorEastAsia" w:hAnsi="Times New Roman" w:cs="Times New Roman"/>
          <w:b/>
          <w:bCs/>
          <w:color w:val="000000"/>
          <w:sz w:val="20"/>
          <w:szCs w:val="20"/>
        </w:rPr>
        <w:t xml:space="preserve">School of Alexandria </w:t>
      </w:r>
      <w:r w:rsidRPr="00656705">
        <w:rPr>
          <w:rFonts w:ascii="Times New Roman" w:eastAsiaTheme="minorEastAsia" w:hAnsi="Times New Roman" w:cs="Times New Roman"/>
          <w:color w:val="000000"/>
          <w:sz w:val="20"/>
          <w:szCs w:val="20"/>
        </w:rPr>
        <w:t xml:space="preserve">constituted the two major centers of Christian theological thought in Late Roman Antiquity. It was in Greek and Syriac-speaking Antioch that Greek-speaking Gentiles, who had converted through missionary work, were first admitted to the Church. Now, the words “Christian” (Greek: </w:t>
      </w:r>
      <w:r w:rsidRPr="00656705">
        <w:rPr>
          <w:rFonts w:ascii="Times New Roman" w:hAnsi="Times New Roman" w:cs="Times New Roman"/>
          <w:i/>
          <w:iCs/>
          <w:color w:val="202122"/>
          <w:sz w:val="20"/>
          <w:szCs w:val="20"/>
          <w:shd w:val="clear" w:color="auto" w:fill="FFFFFF"/>
        </w:rPr>
        <w:t>Christian</w:t>
      </w:r>
      <w:r w:rsidRPr="00656705">
        <w:rPr>
          <w:rStyle w:val="y2iqfc"/>
          <w:rFonts w:ascii="Times New Roman" w:hAnsi="Times New Roman" w:cs="Times New Roman"/>
          <w:i/>
          <w:iCs/>
          <w:color w:val="202124"/>
          <w:sz w:val="20"/>
          <w:szCs w:val="20"/>
          <w:lang w:val="el-GR"/>
        </w:rPr>
        <w:t>ό</w:t>
      </w:r>
      <w:r w:rsidRPr="00656705">
        <w:rPr>
          <w:rStyle w:val="y2iqfc"/>
          <w:rFonts w:ascii="Times New Roman" w:eastAsiaTheme="majorEastAsia" w:hAnsi="Times New Roman" w:cs="Times New Roman"/>
          <w:i/>
          <w:iCs/>
          <w:color w:val="202124"/>
          <w:sz w:val="20"/>
          <w:szCs w:val="20"/>
        </w:rPr>
        <w:t xml:space="preserve">s; </w:t>
      </w:r>
      <w:r w:rsidRPr="00656705">
        <w:rPr>
          <w:rStyle w:val="y2iqfc"/>
          <w:rFonts w:ascii="Times New Roman" w:hAnsi="Times New Roman" w:cs="Times New Roman"/>
          <w:i/>
          <w:iCs/>
          <w:color w:val="202124"/>
          <w:sz w:val="20"/>
          <w:szCs w:val="20"/>
          <w:lang w:val="el-GR"/>
        </w:rPr>
        <w:t>Χριστιανός</w:t>
      </w:r>
      <w:r w:rsidRPr="00656705">
        <w:rPr>
          <w:rFonts w:ascii="Times New Roman" w:eastAsiaTheme="minorEastAsia" w:hAnsi="Times New Roman" w:cs="Times New Roman"/>
          <w:iCs/>
          <w:color w:val="000000"/>
          <w:sz w:val="20"/>
          <w:szCs w:val="20"/>
        </w:rPr>
        <w:t xml:space="preserve">)--meaning “Man of Christ” and “Christianity” (Greek: </w:t>
      </w:r>
      <w:r w:rsidRPr="00656705">
        <w:rPr>
          <w:rFonts w:ascii="Times New Roman" w:eastAsiaTheme="minorEastAsia" w:hAnsi="Times New Roman" w:cs="Times New Roman"/>
          <w:i/>
          <w:iCs/>
          <w:color w:val="0F2119"/>
          <w:sz w:val="20"/>
          <w:szCs w:val="20"/>
        </w:rPr>
        <w:t>Christianism</w:t>
      </w:r>
      <w:r w:rsidRPr="00656705">
        <w:rPr>
          <w:rFonts w:ascii="Times New Roman" w:hAnsi="Times New Roman" w:cs="Times New Roman"/>
          <w:i/>
          <w:iCs/>
          <w:color w:val="000000" w:themeColor="text1"/>
          <w:sz w:val="20"/>
          <w:szCs w:val="20"/>
        </w:rPr>
        <w:t>ó</w:t>
      </w:r>
      <w:r w:rsidRPr="00656705">
        <w:rPr>
          <w:rFonts w:ascii="Times New Roman" w:eastAsiaTheme="minorEastAsia" w:hAnsi="Times New Roman" w:cs="Times New Roman"/>
          <w:i/>
          <w:iCs/>
          <w:color w:val="0F2119"/>
          <w:sz w:val="20"/>
          <w:szCs w:val="20"/>
        </w:rPr>
        <w:t>s</w:t>
      </w:r>
      <w:r w:rsidRPr="00656705">
        <w:rPr>
          <w:rFonts w:ascii="Times New Roman" w:eastAsiaTheme="minorEastAsia" w:hAnsi="Times New Roman" w:cs="Times New Roman"/>
          <w:color w:val="0F2119"/>
          <w:sz w:val="20"/>
          <w:szCs w:val="20"/>
        </w:rPr>
        <w:t xml:space="preserve">; </w:t>
      </w:r>
      <w:r w:rsidRPr="00656705">
        <w:rPr>
          <w:rFonts w:ascii="Times New Roman" w:hAnsi="Times New Roman" w:cs="Times New Roman"/>
          <w:i/>
          <w:iCs/>
          <w:color w:val="202122"/>
          <w:sz w:val="20"/>
          <w:szCs w:val="20"/>
          <w:lang w:val="el-GR"/>
        </w:rPr>
        <w:t>Χριστιανισμός</w:t>
      </w:r>
      <w:r w:rsidRPr="00656705">
        <w:rPr>
          <w:rFonts w:ascii="Times New Roman" w:eastAsiaTheme="minorEastAsia" w:hAnsi="Times New Roman" w:cs="Times New Roman"/>
          <w:iCs/>
          <w:color w:val="000000"/>
          <w:sz w:val="20"/>
          <w:szCs w:val="20"/>
        </w:rPr>
        <w:t>)</w:t>
      </w:r>
      <w:r w:rsidRPr="00656705">
        <w:rPr>
          <w:rFonts w:ascii="Times New Roman" w:eastAsiaTheme="minorEastAsia" w:hAnsi="Times New Roman" w:cs="Times New Roman"/>
          <w:color w:val="000000"/>
          <w:sz w:val="20"/>
          <w:szCs w:val="20"/>
        </w:rPr>
        <w:t xml:space="preserve"> were first used for the new brotherhood. The Jerusalem Church inquired into the novel matter of Gentile conversion, laid down broad licenses for it, and accepted it as valid, without requiring the Gentile converts to adhere to Mosaic Law. The neologisms “Christian” and “Christianity” were used to contrast the beliefs and way of life of the followers of Christ from the Judaic Christians and the Rabbinic Jews, all of whom were obliged to adhere to the Laws of Moses. The Judaic Christians of Palestine around 40 CE were known as “Nazarenes.”</w:t>
      </w:r>
      <w:r w:rsidRPr="00656705">
        <w:rPr>
          <w:rFonts w:ascii="Times New Roman" w:eastAsiaTheme="minorEastAsia" w:hAnsi="Times New Roman" w:cs="Times New Roman"/>
          <w:color w:val="0F2119"/>
          <w:sz w:val="20"/>
          <w:szCs w:val="20"/>
        </w:rPr>
        <w:t xml:space="preserve"> </w:t>
      </w:r>
      <w:r w:rsidRPr="00656705">
        <w:rPr>
          <w:rFonts w:ascii="Times New Roman" w:eastAsiaTheme="minorEastAsia" w:hAnsi="Times New Roman" w:cs="Times New Roman"/>
          <w:color w:val="000000"/>
          <w:sz w:val="20"/>
          <w:szCs w:val="20"/>
        </w:rPr>
        <w:t>In both Antioch and Alexandria and elsewhere, Judaic Christianity existed side by side with Gentile Christianity, and Christianity invariably spread among the Jews--not the Gentiles primarily--and benefitted from the vast Jewish Diaspora of the Ancient world. Antioch was divided between the speakers of Greek and Syriac. There were Greek sections of the city and Syriac sections. Jewish influence was also strong in Antioch, and the relation between the Jews and Christians of the city was good. Indeed, even in the the fourth century CE during the pitched battles of the Trinitarian controversy, some theologians complained that there were only small differences in Antioch between the beliefs of its Christians and Jews.</w:t>
      </w:r>
    </w:p>
    <w:p w14:paraId="6566B9B1" w14:textId="77777777" w:rsidR="00FD1A33" w:rsidRPr="00656705" w:rsidRDefault="00FD1A33" w:rsidP="00FD1A33">
      <w:pPr>
        <w:autoSpaceDE w:val="0"/>
        <w:autoSpaceDN w:val="0"/>
        <w:adjustRightInd w:val="0"/>
        <w:rPr>
          <w:rFonts w:eastAsiaTheme="minorEastAsia"/>
          <w:color w:val="000000"/>
          <w:sz w:val="20"/>
          <w:szCs w:val="20"/>
        </w:rPr>
      </w:pPr>
      <w:r w:rsidRPr="00656705">
        <w:rPr>
          <w:rFonts w:eastAsiaTheme="minorEastAsia"/>
          <w:color w:val="000000"/>
          <w:sz w:val="20"/>
          <w:szCs w:val="20"/>
        </w:rPr>
        <w:t xml:space="preserve">    In the early period, Antioch regarded itself as “the tempest-tossed island of Ecclesiastical Orthodoxy.” At the same time, it regarded Alexandria as “timid in its attempt to assist Orthodoxy.” Indeed, Monarchianism grew up in Antioch out of its opposition to Alexandrian heterodoxy, which, of course, would later be established as Church “orthodoxy.”  As a rule, the School of Antioch tended to focus upon literal interpretations of the Bible and distinguished between the Oneness and uniqueness of God and the historical Christ of the New Testament, whom they regarded a human and distinctly different from God. The School of Antioch maintained that the historical accounts of the Old and New Testament contained true history and must be interpreted historically. This history taught spiritual lessons, but allegories were not to be imposed upon Christian beliefs. The School of Alexandria, on the other hand--although it had within it theologians that agreed with the School of Antioch--emphasized the allegorical interpretation of the Bible in a manner that supported their Christology which stressed the union of the human and the divine in Jesus Christ. It must be noted that neither School was internally uniform. In Antioch, there were theologians disposed to the dominant Alexandrian approach, just as in Alexandria, there were theologians inclined to the Antiochan perspective. In the earliest period--from roughly 170 CE until the early fourth century CE, the School of Antioch would pass through different stages. Neither Antioch nor Alexandria were theologically uniform. Rather, the Christians of both cities were profoundly divided on theological matters. In 272 CE, when the Roman Emperor Aurelian retook the city, captured Palmyra, and banished the Bishop Paul of Samosate, he decreed that the property of the Church would be given to those “with whom the bishops of the doctrine of Italy and Rome communicated in writing,” indicating, of course, that Christians holding such views existed in Antioch. Very little is known about Christianity in Antioch during the first one hundred and fifty years of the Christian faith. There were apparent differences between the theologies of Paul and Lucian of Samosata, the roots of which went back to the second half of the third century CE when the rival theologies of Antioch and Alexandria clashed over the theology and personality of Paul of Samosata </w:t>
      </w:r>
      <w:r w:rsidRPr="00656705">
        <w:rPr>
          <w:sz w:val="20"/>
          <w:szCs w:val="20"/>
        </w:rPr>
        <w:t>(d. 275 CE)</w:t>
      </w:r>
      <w:r w:rsidRPr="00656705">
        <w:rPr>
          <w:rFonts w:eastAsiaTheme="minorEastAsia"/>
          <w:color w:val="000000"/>
          <w:sz w:val="20"/>
          <w:szCs w:val="20"/>
        </w:rPr>
        <w:t xml:space="preserve">, Bishop of Antioch. But Paul and Lucian of Samosata maintained an essential Antiochene unity on certain points: 1) They rejected metaphysical speculation about God and Christ. 2)  They focused on the historical portrait of Jesus Christ in the Gospels. 3) They asserted that Christ was human and created by God and that there was a true moral development in his humanity. 4) The regarded the term “substance” (Greek: </w:t>
      </w:r>
      <w:r w:rsidRPr="00656705">
        <w:rPr>
          <w:rFonts w:eastAsiaTheme="minorEastAsia"/>
          <w:i/>
          <w:iCs/>
          <w:color w:val="000000"/>
          <w:sz w:val="20"/>
          <w:szCs w:val="20"/>
        </w:rPr>
        <w:t>oùsía</w:t>
      </w:r>
      <w:r w:rsidRPr="00656705">
        <w:rPr>
          <w:rFonts w:eastAsiaTheme="minorEastAsia"/>
          <w:color w:val="000000"/>
          <w:sz w:val="20"/>
          <w:szCs w:val="20"/>
        </w:rPr>
        <w:t xml:space="preserve">), which would become central in the dogma of the Trinity, as necessarily denoting a distinct individual being. Thus, God could not be three-and-one in His </w:t>
      </w:r>
      <w:r w:rsidRPr="00656705">
        <w:rPr>
          <w:rFonts w:eastAsiaTheme="minorEastAsia"/>
          <w:i/>
          <w:iCs/>
          <w:color w:val="000000"/>
          <w:sz w:val="20"/>
          <w:szCs w:val="20"/>
        </w:rPr>
        <w:t>oùsía</w:t>
      </w:r>
      <w:r w:rsidRPr="00656705">
        <w:rPr>
          <w:rFonts w:eastAsiaTheme="minorEastAsia"/>
          <w:color w:val="000000"/>
          <w:sz w:val="20"/>
          <w:szCs w:val="20"/>
        </w:rPr>
        <w:t>. He was either One distince being or three different ones, which would constitute polytheism.</w:t>
      </w:r>
    </w:p>
  </w:footnote>
  <w:footnote w:id="145">
    <w:p w14:paraId="30EE9B23"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color w:val="000000"/>
          <w:sz w:val="20"/>
          <w:szCs w:val="20"/>
        </w:rPr>
        <w:t>Pelagius</w:t>
      </w:r>
      <w:r w:rsidRPr="00656705">
        <w:rPr>
          <w:rFonts w:ascii="Times New Roman" w:hAnsi="Times New Roman" w:cs="Times New Roman"/>
          <w:color w:val="000000"/>
          <w:sz w:val="20"/>
          <w:szCs w:val="20"/>
        </w:rPr>
        <w:t xml:space="preserve"> (d. ca. 420 CE) was a British monk in what is today England, and he and his strong following were among the first and strongest opponents of the doctrine of Original Sin in Britain and other regions of the Roman Empire, including Rome itself, which Pelagius visited and where he taught and was well received. Pelagius believed that Saint Augustine’s Doctrine of Original Sin vitiated public morality and undercut the Theological foundations of monastic discipline. In rejecting “Original Sin,” the Pelagian Christians were consistent with older Judaic, Judaic-, and Gentile Christian teachings, which also had not made “Original Sin” part of their Theology. Thus, Pelagius and his followers were not innovating something novel. Rather, they regarded Saint Augustine as the innovator. </w:t>
      </w:r>
      <w:r w:rsidRPr="00656705">
        <w:rPr>
          <w:rFonts w:ascii="Times New Roman" w:hAnsi="Times New Roman" w:cs="Times New Roman"/>
          <w:sz w:val="20"/>
          <w:szCs w:val="20"/>
        </w:rPr>
        <w:t xml:space="preserve">When Pelagius came to Rome, where—as noted—he was highly respected for his rigorous and ascetic life and spent many years, he was appalled at the lax morality of the masses of Christians in the city, and he set out to change this. Pelagius sought cautiously to avoid public controversy. He wrote tracts which contained extracts from Scripture, emphasizing human strength and free will. He especially set about a clarification of true Christian teaching that would counteract what he believed to be the enervating effects of Saint Augustine’s </w:t>
      </w:r>
      <w:r w:rsidRPr="00656705">
        <w:rPr>
          <w:rFonts w:ascii="Times New Roman" w:hAnsi="Times New Roman" w:cs="Times New Roman"/>
          <w:i/>
          <w:iCs/>
          <w:sz w:val="20"/>
          <w:szCs w:val="20"/>
        </w:rPr>
        <w:t>Confessions</w:t>
      </w:r>
      <w:r w:rsidRPr="00656705">
        <w:rPr>
          <w:rFonts w:ascii="Times New Roman" w:hAnsi="Times New Roman" w:cs="Times New Roman"/>
          <w:sz w:val="20"/>
          <w:szCs w:val="20"/>
        </w:rPr>
        <w:t xml:space="preserve">, written about 400 CE and widely read in Rome. Pelagius preached the need for moral effort and the sufficiency of man’s natural free will. He questioned any idea of inherited sinfulness which might excuse moral slackness. </w:t>
      </w:r>
      <w:r w:rsidRPr="00656705">
        <w:rPr>
          <w:rFonts w:ascii="Times New Roman" w:hAnsi="Times New Roman" w:cs="Times New Roman"/>
          <w:sz w:val="20"/>
          <w:szCs w:val="20"/>
        </w:rPr>
        <w:annotationRef/>
      </w:r>
    </w:p>
    <w:p w14:paraId="4CC24D67" w14:textId="77777777" w:rsidR="00FD1A33" w:rsidRPr="00656705" w:rsidRDefault="00FD1A33" w:rsidP="00FD1A33">
      <w:pPr>
        <w:pStyle w:val="FootnoteText"/>
        <w:rPr>
          <w:rFonts w:ascii="Times New Roman" w:hAnsi="Times New Roman" w:cs="Times New Roman"/>
          <w:sz w:val="20"/>
          <w:szCs w:val="20"/>
        </w:rPr>
      </w:pPr>
      <w:r w:rsidRPr="00656705">
        <w:rPr>
          <w:rFonts w:ascii="Times New Roman" w:hAnsi="Times New Roman" w:cs="Times New Roman"/>
          <w:sz w:val="20"/>
          <w:szCs w:val="20"/>
        </w:rPr>
        <w:t xml:space="preserve">     The Pelagians held a position compatible with Islamic and Rabbinic teaching. They asserted: 1) that God is, above all, just and good. What He creates is essentially good, and the given natures of things are not vulnerable to the radical negative change that Augustine imagined. Rather, human nature is and remains indestructibly good. Human beings are not naturally sinful, nor is there any “original” or “inherited” sin; 2) the chief glory of the human being is in his intellect and free will to choose the good instead of evil. This freedom is absolute and lasting. Every human being is free to avoid sin and is not impaired in that by his previous choices. Indeed, sinfulness is contrary to the intellect and goes against what sound reason indicates to us is good and righteous. </w:t>
      </w:r>
    </w:p>
    <w:p w14:paraId="55205164" w14:textId="77777777" w:rsidR="00FD1A33" w:rsidRPr="00656705" w:rsidRDefault="00FD1A33" w:rsidP="00FD1A33">
      <w:pPr>
        <w:pStyle w:val="FootnoteText"/>
        <w:rPr>
          <w:rFonts w:ascii="Times New Roman" w:hAnsi="Times New Roman" w:cs="Times New Roman"/>
          <w:sz w:val="20"/>
          <w:szCs w:val="20"/>
        </w:rPr>
      </w:pPr>
      <w:r w:rsidRPr="00656705">
        <w:rPr>
          <w:rFonts w:ascii="Times New Roman" w:hAnsi="Times New Roman" w:cs="Times New Roman"/>
          <w:sz w:val="20"/>
          <w:szCs w:val="20"/>
        </w:rPr>
        <w:t xml:space="preserve">     For the Pelagians, the doctrine of Original Sin was “unthinkable and blasphemous,” especially because it implies that God’s creation is not good but, because of the sin of a single human being, has been made radically evil. Unlike the Augustinians who only envisioned salvation from within the Church, the Pelagians argued that both the Law of Moses and the Gospel of Jesus Christ were pathways to salvations and the Kingdom of Heaven. Some Pelagians insisted that “Adam’s sin only injured himself--not the human race.” They also asserted that every human child is born in the state of Adam before his sin in the Garden of Eden. For some this involved the radical assertion that the “whole human race does not die through Adam’s death and transgression, nor does the whole race rise through Christ’s resurrection.” As mentioned, Pelagians often added that the Law of Moses sends people to heaven just as does the Gospel of Jesus Christ, noting that “if God wills, human beings can easily keep His commandments and live without sin.”   </w:t>
      </w:r>
    </w:p>
  </w:footnote>
  <w:footnote w:id="146">
    <w:p w14:paraId="53DF5586" w14:textId="77777777" w:rsidR="00FD1A33" w:rsidRPr="00656705" w:rsidRDefault="00FD1A33" w:rsidP="00FD1A33">
      <w:pPr>
        <w:rPr>
          <w:rFonts w:eastAsiaTheme="minorEastAsia"/>
          <w:color w:val="000000"/>
          <w:sz w:val="20"/>
          <w:szCs w:val="20"/>
        </w:rPr>
      </w:pPr>
      <w:r w:rsidRPr="00656705">
        <w:rPr>
          <w:rStyle w:val="FootnoteReference"/>
          <w:sz w:val="20"/>
          <w:szCs w:val="20"/>
        </w:rPr>
        <w:footnoteRef/>
      </w:r>
      <w:r w:rsidRPr="00656705">
        <w:rPr>
          <w:sz w:val="20"/>
          <w:szCs w:val="20"/>
        </w:rPr>
        <w:t xml:space="preserve"> </w:t>
      </w:r>
      <w:r w:rsidRPr="00656705">
        <w:rPr>
          <w:b/>
          <w:bCs/>
          <w:sz w:val="20"/>
          <w:szCs w:val="20"/>
        </w:rPr>
        <w:t>The Pelagian Christians</w:t>
      </w:r>
      <w:r w:rsidRPr="00656705">
        <w:rPr>
          <w:sz w:val="20"/>
          <w:szCs w:val="20"/>
        </w:rPr>
        <w:t xml:space="preserve"> take their name from the </w:t>
      </w:r>
      <w:r w:rsidRPr="00656705">
        <w:rPr>
          <w:rFonts w:eastAsiaTheme="minorEastAsia"/>
          <w:color w:val="000000"/>
          <w:sz w:val="20"/>
          <w:szCs w:val="20"/>
        </w:rPr>
        <w:t xml:space="preserve">British monk </w:t>
      </w:r>
      <w:r w:rsidRPr="00656705">
        <w:rPr>
          <w:rFonts w:eastAsiaTheme="minorEastAsia"/>
          <w:b/>
          <w:bCs/>
          <w:color w:val="000000"/>
          <w:sz w:val="20"/>
          <w:szCs w:val="20"/>
        </w:rPr>
        <w:t>Pelagius</w:t>
      </w:r>
      <w:r w:rsidRPr="00656705">
        <w:rPr>
          <w:rFonts w:eastAsiaTheme="minorEastAsia"/>
          <w:color w:val="000000"/>
          <w:sz w:val="20"/>
          <w:szCs w:val="20"/>
        </w:rPr>
        <w:t xml:space="preserve"> (d. ca. 420 CE) and his followers. </w:t>
      </w:r>
      <w:r w:rsidRPr="00656705">
        <w:rPr>
          <w:rFonts w:eastAsiaTheme="minorEastAsia"/>
          <w:b/>
          <w:bCs/>
          <w:color w:val="000000"/>
          <w:sz w:val="20"/>
          <w:szCs w:val="20"/>
        </w:rPr>
        <w:t>Pelagianism</w:t>
      </w:r>
      <w:r w:rsidRPr="00656705">
        <w:rPr>
          <w:rFonts w:eastAsiaTheme="minorEastAsia"/>
          <w:color w:val="000000"/>
          <w:sz w:val="20"/>
          <w:szCs w:val="20"/>
        </w:rPr>
        <w:t xml:space="preserve"> stands out as representing the first and strongest opposition of the newly advocated doctrine of Original Sin as promulgated by Saint Augustine </w:t>
      </w:r>
      <w:r w:rsidRPr="00656705">
        <w:rPr>
          <w:sz w:val="20"/>
          <w:szCs w:val="20"/>
        </w:rPr>
        <w:t>(d. 430 CE</w:t>
      </w:r>
      <w:r w:rsidRPr="00656705">
        <w:rPr>
          <w:rFonts w:eastAsiaTheme="minorEastAsia"/>
          <w:color w:val="000000"/>
          <w:sz w:val="20"/>
          <w:szCs w:val="20"/>
        </w:rPr>
        <w:t xml:space="preserve">). </w:t>
      </w:r>
      <w:r w:rsidRPr="00656705">
        <w:rPr>
          <w:sz w:val="20"/>
          <w:szCs w:val="20"/>
        </w:rPr>
        <w:t xml:space="preserve">Unlike the Augustinians who only envisioned salvation from within the Church, the Pelagians argued that both the Law of Moses and the Gospel of Jesus Christ were pathways to salvation and the Kingdom of Heaven. Pelagians often asserted—in a manner consistent with the earliest Judeo-Christians of Palestine—that the Law of Moses sends people to heaven just as does the Gospel of Jesus Christ, noting that “if God wills, human beings can easily keep His commandments and live without sin.” </w:t>
      </w:r>
      <w:r w:rsidRPr="00656705">
        <w:rPr>
          <w:rFonts w:eastAsiaTheme="minorEastAsia"/>
          <w:color w:val="000000"/>
          <w:sz w:val="20"/>
          <w:szCs w:val="20"/>
        </w:rPr>
        <w:t xml:space="preserve">Pelagius believed that Saint Augustine’s Dogma of Original Sin was fundamentally mistaken as well as being a means of vitiating public morality and undercutting the Theological foundations of Christian monastic discipline. </w:t>
      </w:r>
      <w:r w:rsidRPr="00656705">
        <w:rPr>
          <w:sz w:val="20"/>
          <w:szCs w:val="20"/>
        </w:rPr>
        <w:t xml:space="preserve">Pelagius also found fault with what he regarded to be the enervating effects of Saint Augustine’s </w:t>
      </w:r>
      <w:r w:rsidRPr="00656705">
        <w:rPr>
          <w:i/>
          <w:iCs/>
          <w:sz w:val="20"/>
          <w:szCs w:val="20"/>
        </w:rPr>
        <w:t>Confessions</w:t>
      </w:r>
      <w:r w:rsidRPr="00656705">
        <w:rPr>
          <w:sz w:val="20"/>
          <w:szCs w:val="20"/>
        </w:rPr>
        <w:t xml:space="preserve">, which was written around 400 CE and widely read in Rome. </w:t>
      </w:r>
      <w:r w:rsidRPr="00656705">
        <w:rPr>
          <w:rFonts w:eastAsiaTheme="minorEastAsia"/>
          <w:color w:val="000000"/>
          <w:sz w:val="20"/>
          <w:szCs w:val="20"/>
        </w:rPr>
        <w:t xml:space="preserve">It must be noted that the Pelagians—in their rejection of the Doctrinal innovation of Original Sin—were not themselves innovators but were consistent with older Judaic, Rabbinic, and Christian teachings. The break with Tradition in this Theological matter was largely the work of Saint Augustine of Hippo. </w:t>
      </w:r>
      <w:r w:rsidRPr="00656705">
        <w:rPr>
          <w:sz w:val="20"/>
          <w:szCs w:val="20"/>
        </w:rPr>
        <w:t xml:space="preserve">When Pelagius came to Rome, where he spent many years and was highly respected, he was appalled at the lax morality of the Christian masses in the city, and he set out to change this carelessness. Pelagius was venerated and held in honor for his own rigorous and ascetic religious life, and he cautiously avoided public controversy. In his rejection of Augustinian Original Sin, he wrote Scholarly tracts which contained extracts from Biblical Scripture emphasizing human strength and free will. Pelagius preached the need for moral effort and the sufficiency of man’s natural free will. He questioned any idea of inherited sinfulness which might excuse moral slackness. </w:t>
      </w:r>
      <w:r w:rsidRPr="00656705">
        <w:rPr>
          <w:sz w:val="20"/>
          <w:szCs w:val="20"/>
        </w:rPr>
        <w:annotationRef/>
      </w:r>
      <w:r w:rsidRPr="00656705">
        <w:rPr>
          <w:sz w:val="20"/>
          <w:szCs w:val="20"/>
        </w:rPr>
        <w:t xml:space="preserve">For the Pelagians, the Doctrine of Original Sin was “unthinkable and blasphemous,” especially because it implies that God’s creation is not good but—because of the sin of a single human being, Adam—has been made radically evil. Some Pelagians insisted that “Adam’s sin only injured himself—not the human race.” They also asserted that every human child is born in the state of Adam before his sin in the Garden of Eden. For some, this involved the radical assertion that the “whole human race does not die through Adam’s death and transgression, nor does the whole race rise through Christ’s resurrection.” </w:t>
      </w:r>
      <w:r w:rsidRPr="00656705">
        <w:rPr>
          <w:rFonts w:eastAsiaTheme="minorEastAsia"/>
          <w:color w:val="000000"/>
          <w:sz w:val="20"/>
          <w:szCs w:val="20"/>
        </w:rPr>
        <w:t xml:space="preserve">The Pelagians maintained a vigorous and voluminous debate against the doctrine of Original Sin. Their controversy with the Augustinians over Original Sin lasted well over a century. They denied that the mere imposition of doctrinal authority could disprove what the intellect firmly establishes, which is the potential goodness of human nature. In their debate against Original Sin, they would often say: “We ought to weigh and not count opinions.” </w:t>
      </w:r>
      <w:r w:rsidRPr="00656705">
        <w:rPr>
          <w:sz w:val="20"/>
          <w:szCs w:val="20"/>
        </w:rPr>
        <w:t xml:space="preserve">The Pelagians held several Theological positions compatible with Islamic and Rabbinic teaching. They asserted: 1) that God is, above all, just and good. What He creates is essentially good, and the given natures of things are not vulnerable to the radically negative changes that Saint Augustine imagined in his Doctrine of Original Sin. Rather, human nature is and remains indestructibly good. Human beings are not naturally sinful, nor is there any “original” or “inherited” sin in them; 2) the chief glory of the human being is in his intellect and free will to choose the good instead of evil. This freedom is absolute and lasting. Every human being is free to avoid sin and is not impaired in that matter by his previous choices. Indeed, sinfulness is contrary to the intellect and goes against what sound reason indicates to us as good and righteous.   </w:t>
      </w:r>
    </w:p>
  </w:footnote>
  <w:footnote w:id="147">
    <w:p w14:paraId="39E0DA9C" w14:textId="77777777" w:rsidR="00FD1A33" w:rsidRPr="00656705" w:rsidRDefault="00FD1A33" w:rsidP="00FD1A33">
      <w:pPr>
        <w:rPr>
          <w:rFonts w:eastAsiaTheme="minorEastAsia"/>
          <w:color w:val="000000"/>
          <w:sz w:val="20"/>
          <w:szCs w:val="20"/>
        </w:rPr>
      </w:pPr>
      <w:r w:rsidRPr="00656705">
        <w:rPr>
          <w:rStyle w:val="FootnoteReference"/>
          <w:sz w:val="20"/>
          <w:szCs w:val="20"/>
        </w:rPr>
        <w:footnoteRef/>
      </w:r>
      <w:r w:rsidRPr="00656705">
        <w:rPr>
          <w:sz w:val="20"/>
          <w:szCs w:val="20"/>
        </w:rPr>
        <w:t xml:space="preserve"> </w:t>
      </w:r>
      <w:r w:rsidRPr="00656705">
        <w:rPr>
          <w:b/>
          <w:bCs/>
          <w:sz w:val="20"/>
          <w:szCs w:val="20"/>
        </w:rPr>
        <w:t>Original Sin</w:t>
      </w:r>
      <w:r w:rsidRPr="00656705">
        <w:rPr>
          <w:sz w:val="20"/>
          <w:szCs w:val="20"/>
        </w:rPr>
        <w:t xml:space="preserve"> (Latin: </w:t>
      </w:r>
      <w:r w:rsidRPr="00656705">
        <w:rPr>
          <w:rFonts w:eastAsiaTheme="minorEastAsia"/>
          <w:i/>
          <w:iCs/>
          <w:color w:val="000000"/>
          <w:sz w:val="20"/>
          <w:szCs w:val="20"/>
        </w:rPr>
        <w:t>peccatum originis</w:t>
      </w:r>
      <w:r w:rsidRPr="00656705">
        <w:rPr>
          <w:rFonts w:eastAsiaTheme="minorEastAsia"/>
          <w:color w:val="000000"/>
          <w:sz w:val="20"/>
          <w:szCs w:val="20"/>
        </w:rPr>
        <w:t xml:space="preserve">) or “Inherited Sin” (Latin: </w:t>
      </w:r>
      <w:r w:rsidRPr="00656705">
        <w:rPr>
          <w:rFonts w:eastAsiaTheme="minorEastAsia"/>
          <w:i/>
          <w:iCs/>
          <w:color w:val="000000"/>
          <w:sz w:val="20"/>
          <w:szCs w:val="20"/>
        </w:rPr>
        <w:t>tradux peccati</w:t>
      </w:r>
      <w:r w:rsidRPr="00656705">
        <w:rPr>
          <w:rFonts w:eastAsiaTheme="minorEastAsia"/>
          <w:color w:val="000000"/>
          <w:sz w:val="20"/>
          <w:szCs w:val="20"/>
        </w:rPr>
        <w:t xml:space="preserve">) is an important Dogma of Western Christianity, and Original Sin is one of several teachings of Saint Augustine of Hippo </w:t>
      </w:r>
      <w:r w:rsidRPr="00656705">
        <w:rPr>
          <w:sz w:val="20"/>
          <w:szCs w:val="20"/>
        </w:rPr>
        <w:t>(d. 430 CE</w:t>
      </w:r>
      <w:r w:rsidRPr="00656705">
        <w:rPr>
          <w:rFonts w:eastAsiaTheme="minorEastAsia"/>
          <w:color w:val="000000"/>
          <w:sz w:val="20"/>
          <w:szCs w:val="20"/>
        </w:rPr>
        <w:t>) that have profoundly molded the outlook and teachings of the Western Church. Saint Augustine who coined the term “Original Sin” (</w:t>
      </w:r>
      <w:r w:rsidRPr="00656705">
        <w:rPr>
          <w:rFonts w:eastAsiaTheme="minorEastAsia"/>
          <w:i/>
          <w:iCs/>
          <w:color w:val="000000"/>
          <w:sz w:val="20"/>
          <w:szCs w:val="20"/>
        </w:rPr>
        <w:t>peccatum originis</w:t>
      </w:r>
      <w:r w:rsidRPr="00656705">
        <w:rPr>
          <w:rFonts w:eastAsiaTheme="minorEastAsia"/>
          <w:color w:val="000000"/>
          <w:sz w:val="20"/>
          <w:szCs w:val="20"/>
        </w:rPr>
        <w:t>) and framed its Doctrine. Even in the so-called post-Christian West of today, Catholic and Protestant notions of “guilt” are culturally closely related to the sometimes long-forgotten doctrine of Original Sin, as the Western Church—Catholic and Protestant—has long articulated it. The Augustinian doctrine of Original Sin presents a pessimistic view of human nature, since it holds that human beings are utterly corrupt by their nature as a consequence of the fall of Adam, which, in their view, depraved and perverted the human will at its very root and rendered it incapable by its own strength and merit of choosing or doing what is good—even when it knows what is good. Thus, the doctrine entailed the notion of the “universal perversion of human will” unless redeemed—in Augustinian Theology—by belief in the salvific powers of the “Crucified” Savior.</w:t>
      </w:r>
    </w:p>
    <w:p w14:paraId="022F5FDA" w14:textId="77777777" w:rsidR="00FD1A33" w:rsidRPr="00656705" w:rsidRDefault="00FD1A33" w:rsidP="00FD1A33">
      <w:pPr>
        <w:rPr>
          <w:sz w:val="20"/>
          <w:szCs w:val="20"/>
        </w:rPr>
      </w:pPr>
      <w:r w:rsidRPr="00656705">
        <w:rPr>
          <w:rFonts w:eastAsiaTheme="minorEastAsia"/>
          <w:color w:val="000000"/>
          <w:sz w:val="20"/>
          <w:szCs w:val="20"/>
        </w:rPr>
        <w:t xml:space="preserve">    Original Sin is a distinct doctrine of the Western Christian Church. It is not held by Eastern Christians and is contrary to both the Islamic and Judaic Traditions. The scriptural basis (</w:t>
      </w:r>
      <w:r w:rsidRPr="00656705">
        <w:rPr>
          <w:rFonts w:eastAsiaTheme="minorEastAsia"/>
          <w:i/>
          <w:iCs/>
          <w:color w:val="000000"/>
          <w:sz w:val="20"/>
          <w:szCs w:val="20"/>
        </w:rPr>
        <w:t>locus classicus</w:t>
      </w:r>
      <w:r w:rsidRPr="00656705">
        <w:rPr>
          <w:rFonts w:eastAsiaTheme="minorEastAsia"/>
          <w:color w:val="000000"/>
          <w:sz w:val="20"/>
          <w:szCs w:val="20"/>
        </w:rPr>
        <w:t xml:space="preserve">) for Original Sin in Christianity are certain statements in the Epistles of Saint Paul (Romans, 5:12-21; 7:18-19). Yet, </w:t>
      </w:r>
      <w:r w:rsidRPr="00656705">
        <w:rPr>
          <w:sz w:val="20"/>
          <w:szCs w:val="20"/>
        </w:rPr>
        <w:t xml:space="preserve">Paul does not clarify in Romans 5:12-21 how Adam’s sin became the cause of sin, guilt, and death for his posterity. In these texts, however, </w:t>
      </w:r>
      <w:r w:rsidRPr="00656705">
        <w:rPr>
          <w:rFonts w:eastAsiaTheme="minorEastAsia"/>
          <w:color w:val="000000"/>
          <w:sz w:val="20"/>
          <w:szCs w:val="20"/>
        </w:rPr>
        <w:t>he deduces the universal presence of death and our tendency toward wrongdoing from the effect of Adam’s sin. Yet, he does not explicitly affirm that human beings have actually inherited that sin or that their natures have been categorically corrupted because of it. For Saint Paul, the sacrifice of Jesus Christ brought about full atonement for Adam’s deed and “reconciled” the believer with God. Some modern scholars have noted that Saint Paul’s Theology on Original Sin reflects a purely Rabbinic notion regarding the “unfallen” and “fallen” states of Adam and, consequently, does not differ profoundly from the Rabbinic view.</w:t>
      </w:r>
    </w:p>
    <w:p w14:paraId="6E7CE51E" w14:textId="77777777" w:rsidR="00FD1A33" w:rsidRPr="00656705" w:rsidRDefault="00FD1A33" w:rsidP="00FD1A33">
      <w:pPr>
        <w:rPr>
          <w:sz w:val="20"/>
          <w:szCs w:val="20"/>
        </w:rPr>
      </w:pPr>
      <w:r w:rsidRPr="00656705">
        <w:rPr>
          <w:sz w:val="20"/>
          <w:szCs w:val="20"/>
        </w:rPr>
        <w:t xml:space="preserve">    </w:t>
      </w:r>
      <w:r w:rsidRPr="00656705">
        <w:rPr>
          <w:rFonts w:eastAsiaTheme="minorEastAsia"/>
          <w:color w:val="000000"/>
          <w:sz w:val="20"/>
          <w:szCs w:val="20"/>
        </w:rPr>
        <w:t xml:space="preserve">In the Rabbinic tradition, Adam knew the gravity of his sin and was immediately prepared to atone for it. In the apocryphal </w:t>
      </w:r>
      <w:r w:rsidRPr="00656705">
        <w:rPr>
          <w:rFonts w:eastAsiaTheme="minorEastAsia"/>
          <w:i/>
          <w:iCs/>
          <w:color w:val="000000"/>
          <w:sz w:val="20"/>
          <w:szCs w:val="20"/>
        </w:rPr>
        <w:t>Apocalypse of Moses</w:t>
      </w:r>
      <w:r w:rsidRPr="00656705">
        <w:rPr>
          <w:rFonts w:eastAsiaTheme="minorEastAsia"/>
          <w:color w:val="000000"/>
          <w:sz w:val="20"/>
          <w:szCs w:val="20"/>
        </w:rPr>
        <w:t>,</w:t>
      </w:r>
      <w:r w:rsidRPr="00656705">
        <w:rPr>
          <w:rFonts w:eastAsiaTheme="minorEastAsia"/>
          <w:i/>
          <w:iCs/>
          <w:color w:val="000000"/>
          <w:sz w:val="20"/>
          <w:szCs w:val="20"/>
        </w:rPr>
        <w:t xml:space="preserve"> </w:t>
      </w:r>
      <w:r w:rsidRPr="00656705">
        <w:rPr>
          <w:rFonts w:eastAsiaTheme="minorEastAsia"/>
          <w:color w:val="000000"/>
          <w:sz w:val="20"/>
          <w:szCs w:val="20"/>
        </w:rPr>
        <w:t>the Angels prayed for Adam’s pardon, and they praised God when He granted Adam His pardon. Like Moses, Elijah, and Abraham in their later times, Adam fasted forty days and then asked God’s forgiveness. Thus, in the Judaic tradition, Adam is the prototype of the penitent sinner, although he committed only one sin, while human beings commit many. The Rabbinic tradition holds that Adam was created from the dust of the sanctuary ground of Jerusalem to atone for all human sin. His example shows human beings that the deadly effect of sin can be removed by repentance. The Rabbis did not hold that sin is permanent or inherent in man’s nature. It should be noted, however, that Rabbinic literature and Jewish mysticism both glorify the “unfallen state” of Adam in the Garden of Eden—which, as has been said, can be regarded as a central buttress of much Rabbinic theology—and, although it does not ascribe to Original Sin, it does emphasize the cosmic effects of the fall and the privileges that human beings lost because of it.</w:t>
      </w:r>
    </w:p>
    <w:p w14:paraId="486E8F36" w14:textId="77777777" w:rsidR="00FD1A33" w:rsidRPr="00656705" w:rsidRDefault="00FD1A33" w:rsidP="00FD1A33">
      <w:pPr>
        <w:rPr>
          <w:rFonts w:eastAsiaTheme="minorEastAsia"/>
          <w:color w:val="000000"/>
          <w:sz w:val="20"/>
          <w:szCs w:val="20"/>
        </w:rPr>
      </w:pPr>
      <w:r w:rsidRPr="00656705">
        <w:rPr>
          <w:rFonts w:eastAsiaTheme="minorEastAsia"/>
          <w:color w:val="000000"/>
          <w:sz w:val="20"/>
          <w:szCs w:val="20"/>
        </w:rPr>
        <w:t xml:space="preserve">    Regarding the goodness of human nature, the Dead Sea Scrolls reflect a similar view to the Rabbinic tradition. The scrolls give no evidence of Original Sin or other essential Trinitarian doctrines such as the crucifixion, the eucharist, and the vicarious atonement of sin. On the contrary, the </w:t>
      </w:r>
      <w:r w:rsidRPr="00656705">
        <w:rPr>
          <w:rFonts w:eastAsiaTheme="minorEastAsia"/>
          <w:i/>
          <w:iCs/>
          <w:color w:val="000000"/>
          <w:sz w:val="20"/>
          <w:szCs w:val="20"/>
        </w:rPr>
        <w:t>Book of Hymns</w:t>
      </w:r>
      <w:r w:rsidRPr="00656705">
        <w:rPr>
          <w:rFonts w:eastAsiaTheme="minorEastAsia"/>
          <w:color w:val="000000"/>
          <w:sz w:val="20"/>
          <w:szCs w:val="20"/>
        </w:rPr>
        <w:t xml:space="preserve"> in the scrolls affirms repeatedly that every human being is endowed at birth with the special blessing of knowledge and discernment and that any sinfulness which is later incurred is due only to individual neglect of these gifts and to his entrapment by the devil. Because sin is individual and not inherited and because it is incurred by one’s personal disposition, it can also be removed by individual worship and the act of forgiveness.</w:t>
      </w:r>
    </w:p>
    <w:p w14:paraId="5478D6D1" w14:textId="77777777" w:rsidR="00FD1A33" w:rsidRPr="00656705" w:rsidRDefault="00FD1A33" w:rsidP="00FD1A33">
      <w:pPr>
        <w:autoSpaceDE w:val="0"/>
        <w:autoSpaceDN w:val="0"/>
        <w:adjustRightInd w:val="0"/>
        <w:rPr>
          <w:rFonts w:eastAsiaTheme="minorEastAsia"/>
          <w:color w:val="000000"/>
          <w:sz w:val="20"/>
          <w:szCs w:val="20"/>
        </w:rPr>
      </w:pPr>
      <w:r w:rsidRPr="00656705">
        <w:rPr>
          <w:rFonts w:eastAsiaTheme="minorEastAsia"/>
          <w:color w:val="000000"/>
          <w:sz w:val="20"/>
          <w:szCs w:val="20"/>
        </w:rPr>
        <w:t xml:space="preserve">    Several Church Fathers recognized the universality of sin and the “fallen” state of human beings as a whole because of the sin of Adam. They did not, however, teach a clear doctrine of the “inherited” nature of such sinfulness or the belief that it led to an absolute perversion of the human will. Some early pre-Pelagian Christian Theologians of Alexandria and Antioch clearly opposed the conception of “inherited sin,” which became a standard teaching of the Eastern Church. Notably, none of Saint Augustine’s predecessors insisted on the utter depravity and corruption of human nature in terms as strong as his Saint Augustine, on the other hand, was obsessed with his belief in the inherited sinfulness of all human beings. For Saint Augustine, the doctrine of Original Sin necessarily involved imputation of universal “guilt” upon all human beings. Thus, in his view, unbaptized children and unbaptized non-Christians would necessarily be damned to Hell. The most characteristic feature of Original Sin in Saint Augustine’s view, however, was the exaggerated effect Adam’s “fall” was believed to have on human nature. Thus, the “fall” led to universal and complete depravity. “Fallen man” was incapable of willing or doing good. Without the salvific intervention of the “Crucified” Savior, he had no possibility of grace or salvation. Because of the uncompromising, black-and-white nature of this doctrine, Saint Augustine’s opponents among the followers of Pelagius accused him of radical Manichean dualism, which was presented earlier. Indeed, Saint Augustine had been a Manichean prior to his conversion to Christianity. Saint Augustine ultimately succeeded, however, in putting his doctrine of Original Sin at the heart of Western Christianity as it developed in the Middle Ages. Protestant theologians like John Milton modified and ultimately rejected Augustine’s teaching, but Martin Luther and John Calvin made it a central part of their teachings.</w:t>
      </w:r>
    </w:p>
  </w:footnote>
  <w:footnote w:id="148">
    <w:p w14:paraId="3AD605B7"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The Theological Trinity</w:t>
      </w:r>
      <w:r w:rsidRPr="00656705">
        <w:rPr>
          <w:rFonts w:ascii="Times New Roman" w:hAnsi="Times New Roman" w:cs="Times New Roman"/>
          <w:sz w:val="20"/>
          <w:szCs w:val="20"/>
        </w:rPr>
        <w:t xml:space="preserve"> (Greek: </w:t>
      </w:r>
      <w:r w:rsidRPr="00656705">
        <w:rPr>
          <w:rFonts w:ascii="Times New Roman" w:hAnsi="Times New Roman" w:cs="Times New Roman"/>
          <w:i/>
          <w:iCs/>
          <w:sz w:val="20"/>
          <w:szCs w:val="20"/>
        </w:rPr>
        <w:t>Tri</w:t>
      </w:r>
      <w:r w:rsidRPr="00656705">
        <w:rPr>
          <w:rFonts w:ascii="Times New Roman" w:hAnsi="Times New Roman" w:cs="Times New Roman"/>
          <w:i/>
          <w:iCs/>
          <w:color w:val="000000" w:themeColor="text1"/>
          <w:sz w:val="20"/>
          <w:szCs w:val="20"/>
        </w:rPr>
        <w:t>áda, Τ</w:t>
      </w:r>
      <w:r w:rsidRPr="00656705">
        <w:rPr>
          <w:rFonts w:ascii="Times New Roman" w:hAnsi="Times New Roman" w:cs="Times New Roman"/>
          <w:i/>
          <w:iCs/>
          <w:color w:val="202124"/>
          <w:sz w:val="20"/>
          <w:szCs w:val="20"/>
          <w:lang w:val="el-GR"/>
        </w:rPr>
        <w:t>ριάδα</w:t>
      </w:r>
      <w:r w:rsidRPr="00656705">
        <w:rPr>
          <w:rFonts w:ascii="Times New Roman" w:hAnsi="Times New Roman" w:cs="Times New Roman"/>
          <w:color w:val="202124"/>
          <w:sz w:val="20"/>
          <w:szCs w:val="20"/>
          <w:lang w:val="el-GR"/>
        </w:rPr>
        <w:t xml:space="preserve">; </w:t>
      </w:r>
      <w:r w:rsidRPr="00656705">
        <w:rPr>
          <w:rFonts w:ascii="Times New Roman" w:hAnsi="Times New Roman" w:cs="Times New Roman"/>
          <w:sz w:val="20"/>
          <w:szCs w:val="20"/>
        </w:rPr>
        <w:t xml:space="preserve">Latin: </w:t>
      </w:r>
      <w:r w:rsidRPr="00656705">
        <w:rPr>
          <w:rFonts w:ascii="Times New Roman" w:hAnsi="Times New Roman" w:cs="Times New Roman"/>
          <w:i/>
          <w:iCs/>
          <w:sz w:val="20"/>
          <w:szCs w:val="20"/>
        </w:rPr>
        <w:t>Trinitas</w:t>
      </w:r>
      <w:r w:rsidRPr="00656705">
        <w:rPr>
          <w:rFonts w:ascii="Times New Roman" w:hAnsi="Times New Roman" w:cs="Times New Roman"/>
          <w:sz w:val="20"/>
          <w:szCs w:val="20"/>
        </w:rPr>
        <w:t xml:space="preserve">, both mean “triad”) is an extra-Biblical teaching that is nowhere explicitly declared in the Gospels or other Biblical texts. By the standards of the Epistemology of Certainty, it lacks definitive proof-texts and is based exclusively on conjectural interpretations of highly polysemic verses that contrast sharply with other explicit Biblical statements that uphold the Oneness of God and His dissimilarity from creation. Toward the end of the fourth century CE, the Doctrine of the Trinity was declared the central Doctrine of the Pauline Gentile Church, although Saint Paul himself was not its author and probably harbored no such belief. The Doctrine of the Trinity developed over the first four hundred years of Christianity, while having its Theological roots in Alexandria and the Alexandrian School of Theology. The Trinity claims to uphold the Biblical and Prophetic Doctrine of Monotheism but is a distinctly non-Biblical teaching, and—from the time of its emergence—has been criticized as “Tritheism” </w:t>
      </w:r>
      <w:r w:rsidRPr="00656705">
        <w:rPr>
          <w:rFonts w:ascii="Times New Roman" w:eastAsiaTheme="minorEastAsia" w:hAnsi="Times New Roman" w:cs="Times New Roman"/>
          <w:color w:val="000000"/>
          <w:sz w:val="20"/>
          <w:szCs w:val="20"/>
        </w:rPr>
        <w:t xml:space="preserve">(Greek: </w:t>
      </w:r>
      <w:r w:rsidRPr="00656705">
        <w:rPr>
          <w:rFonts w:ascii="Times New Roman" w:eastAsiaTheme="minorEastAsia" w:hAnsi="Times New Roman" w:cs="Times New Roman"/>
          <w:i/>
          <w:iCs/>
          <w:color w:val="000000"/>
          <w:sz w:val="20"/>
          <w:szCs w:val="20"/>
        </w:rPr>
        <w:t>trithe</w:t>
      </w:r>
      <w:r w:rsidRPr="00656705">
        <w:rPr>
          <w:rFonts w:ascii="Times New Roman" w:hAnsi="Times New Roman" w:cs="Times New Roman"/>
          <w:i/>
          <w:iCs/>
          <w:color w:val="000000" w:themeColor="text1"/>
          <w:sz w:val="20"/>
          <w:szCs w:val="20"/>
        </w:rPr>
        <w:t>îa,</w:t>
      </w:r>
      <w:r w:rsidRPr="00656705">
        <w:rPr>
          <w:rFonts w:ascii="Times New Roman" w:hAnsi="Times New Roman" w:cs="Times New Roman"/>
          <w:i/>
          <w:iCs/>
          <w:sz w:val="20"/>
          <w:szCs w:val="20"/>
        </w:rPr>
        <w:t xml:space="preserve"> </w:t>
      </w:r>
      <w:r w:rsidRPr="00656705">
        <w:rPr>
          <w:rFonts w:ascii="Times New Roman" w:hAnsi="Times New Roman" w:cs="Times New Roman"/>
          <w:i/>
          <w:iCs/>
          <w:color w:val="000000"/>
          <w:sz w:val="20"/>
          <w:szCs w:val="20"/>
        </w:rPr>
        <w:t>τριθεΐα</w:t>
      </w:r>
      <w:r w:rsidRPr="00656705">
        <w:rPr>
          <w:rFonts w:ascii="Times New Roman" w:hAnsi="Times New Roman" w:cs="Times New Roman"/>
          <w:color w:val="000000"/>
          <w:sz w:val="20"/>
          <w:szCs w:val="20"/>
        </w:rPr>
        <w:t xml:space="preserve">), </w:t>
      </w:r>
      <w:r w:rsidRPr="00656705">
        <w:rPr>
          <w:rFonts w:ascii="Times New Roman" w:hAnsi="Times New Roman" w:cs="Times New Roman"/>
          <w:sz w:val="20"/>
          <w:szCs w:val="20"/>
        </w:rPr>
        <w:t>the belief in three distinct gods. Trinitarian Doctrine holds that God is One but exists as three co-eternal, co-equal, con-substantial Divine Persons—the Father, Son, and the Holy Ghost—which are the same in “substance” or “essence” but distinctly different as Persons. Throughout history,</w:t>
      </w:r>
      <w:r w:rsidRPr="00656705">
        <w:rPr>
          <w:rFonts w:ascii="Times New Roman" w:hAnsi="Times New Roman" w:cs="Times New Roman"/>
          <w:color w:val="000000"/>
          <w:sz w:val="20"/>
          <w:szCs w:val="20"/>
        </w:rPr>
        <w:t xml:space="preserve"> Muslim scholars have generally felt that the Doctrine of Trinity is so self-evidently irrational and absurd that nothing is needed to refute other than to make mention of it. One great Muslim Theologian remarked that if you ask ten Christians to explain the Trinity, you may get eleven different explanations. The first absurdity of this non-Biblical Doctrine is the fact that the fundamental first principle of Oneness is that it utterly excludes all dualities and pluralities, including, of course, the plurality of a Trinity. Muslims learned, however, that rational arguments rarely worked with Trinitarians because their minds are steeped in the denial of First Principles and the basic Truths of the Intellect (</w:t>
      </w:r>
      <w:r w:rsidRPr="00656705">
        <w:rPr>
          <w:rFonts w:ascii="Times New Roman" w:hAnsi="Times New Roman" w:cs="Times New Roman"/>
          <w:i/>
          <w:iCs/>
          <w:color w:val="000000"/>
          <w:sz w:val="20"/>
          <w:szCs w:val="20"/>
        </w:rPr>
        <w:t>ta‘awwad</w:t>
      </w:r>
      <w:r w:rsidRPr="00656705">
        <w:rPr>
          <w:rFonts w:ascii="Times New Roman" w:hAnsi="Times New Roman" w:cs="Times New Roman"/>
          <w:i/>
          <w:iCs/>
          <w:sz w:val="20"/>
          <w:szCs w:val="20"/>
        </w:rPr>
        <w:t xml:space="preserve">ū </w:t>
      </w:r>
      <w:r w:rsidRPr="00656705">
        <w:rPr>
          <w:rFonts w:ascii="Times New Roman" w:hAnsi="Times New Roman" w:cs="Times New Roman"/>
          <w:i/>
          <w:iCs/>
          <w:color w:val="000000"/>
          <w:sz w:val="20"/>
          <w:szCs w:val="20"/>
        </w:rPr>
        <w:t>ja</w:t>
      </w:r>
      <w:r w:rsidRPr="00656705">
        <w:rPr>
          <w:rFonts w:ascii="Times New Roman" w:hAnsi="Times New Roman" w:cs="Times New Roman"/>
          <w:i/>
          <w:iCs/>
          <w:sz w:val="20"/>
          <w:szCs w:val="20"/>
        </w:rPr>
        <w:t>ḥḍ</w:t>
      </w:r>
      <w:r w:rsidRPr="00656705">
        <w:rPr>
          <w:rFonts w:ascii="Times New Roman" w:hAnsi="Times New Roman" w:cs="Times New Roman"/>
          <w:i/>
          <w:iCs/>
          <w:color w:val="000000"/>
          <w:sz w:val="20"/>
          <w:szCs w:val="20"/>
        </w:rPr>
        <w:t xml:space="preserve"> al-ma‘q</w:t>
      </w:r>
      <w:r w:rsidRPr="00656705">
        <w:rPr>
          <w:rFonts w:ascii="Times New Roman" w:hAnsi="Times New Roman" w:cs="Times New Roman"/>
          <w:i/>
          <w:iCs/>
          <w:sz w:val="20"/>
          <w:szCs w:val="20"/>
        </w:rPr>
        <w:t>ū</w:t>
      </w:r>
      <w:r w:rsidRPr="00656705">
        <w:rPr>
          <w:rFonts w:ascii="Times New Roman" w:hAnsi="Times New Roman" w:cs="Times New Roman"/>
          <w:i/>
          <w:iCs/>
          <w:color w:val="000000"/>
          <w:sz w:val="20"/>
          <w:szCs w:val="20"/>
        </w:rPr>
        <w:t>l</w:t>
      </w:r>
      <w:r w:rsidRPr="00656705">
        <w:rPr>
          <w:rFonts w:ascii="Times New Roman" w:hAnsi="Times New Roman" w:cs="Times New Roman"/>
          <w:i/>
          <w:iCs/>
          <w:sz w:val="20"/>
          <w:szCs w:val="20"/>
        </w:rPr>
        <w:t>ā</w:t>
      </w:r>
      <w:r w:rsidRPr="00656705">
        <w:rPr>
          <w:rFonts w:ascii="Times New Roman" w:hAnsi="Times New Roman" w:cs="Times New Roman"/>
          <w:i/>
          <w:iCs/>
          <w:color w:val="000000"/>
          <w:sz w:val="20"/>
          <w:szCs w:val="20"/>
        </w:rPr>
        <w:t>t</w:t>
      </w:r>
      <w:r w:rsidRPr="00656705">
        <w:rPr>
          <w:rFonts w:ascii="Times New Roman" w:hAnsi="Times New Roman" w:cs="Times New Roman"/>
          <w:color w:val="000000"/>
          <w:sz w:val="20"/>
          <w:szCs w:val="20"/>
        </w:rPr>
        <w:t xml:space="preserve">). For centuries, the Trinitarians have strived to separate the logical from the ontological or—metaphorically—to square the circle. In reality, the logical and the ontological can never be distinct from each other. To say that the logical and ontological orders are distinct would mean that a squared circle—which is inconceivable in logic—could nevertheless be realizable in the real world, which the sound Intellect knows self-evidently to be an impossible absurdity. The Doctrine of the Trinity contravenes the basic logical principle that “we cannot affirm and deny the same attribute in regard to the same thing in the same relation,” and it corresponds to the ontological counterpart that “the same thing cannot be and not be at the same time.” As we will see in our study of First Principles, that which is not one cannot be real, nor can it be conceived by the Intellect. This leads to the conclusion that Traditional Muslims understood that the Trinity is an absurdity that cannot be conceived, that cannot possibly exist, and finally that cannot actually be an object of true belief. Therefore, hypocrisy and disbelief have always lurked in the shadows of Trinitarian Doctrine. As we will see below, the Church </w:t>
      </w:r>
      <w:r w:rsidRPr="00656705">
        <w:rPr>
          <w:rFonts w:ascii="Times New Roman" w:eastAsiaTheme="minorEastAsia" w:hAnsi="Times New Roman" w:cs="Times New Roman"/>
          <w:color w:val="000000"/>
          <w:sz w:val="20"/>
          <w:szCs w:val="20"/>
        </w:rPr>
        <w:t xml:space="preserve">Dogma of the Trinity took centuries to develop and was not fully articulated and promulgated as official Church Doctrine until the late fourth century of the Common Era in the First Council of Constantinople, which the Roman Emperor Theodosius I convened in the year 381 CE. The Council of Nicaea (325 CE, which was the first of the great Ecumenical Councils, is often said to have enunciated the Trinity, while the First Council of Constantinople (381 C.E.) was numerically the second. In fact, the Council of Nicaea did not succeed in making the Trinity Church Doctrine, and it was fundamentally concerned—not with the Trinity—but with the notion of the Divinity of Christ. As frequently noted above, </w:t>
      </w:r>
      <w:r w:rsidRPr="00656705">
        <w:rPr>
          <w:rFonts w:ascii="Times New Roman" w:hAnsi="Times New Roman" w:cs="Times New Roman"/>
          <w:color w:val="4D5156"/>
          <w:sz w:val="20"/>
          <w:szCs w:val="20"/>
          <w:shd w:val="clear" w:color="auto" w:fill="FFFFFF"/>
        </w:rPr>
        <w:t xml:space="preserve">The First Council of Nicaea in 325 CE had focused on the Father and the Son—which was the pivotal issue at the beginning of the so-called Trinitarian debates—and it declared the Father and the Son to be “of one substance” (Greek: </w:t>
      </w:r>
      <w:r w:rsidRPr="00656705">
        <w:rPr>
          <w:rFonts w:ascii="Times New Roman" w:hAnsi="Times New Roman" w:cs="Times New Roman"/>
          <w:i/>
          <w:iCs/>
          <w:color w:val="202122"/>
          <w:sz w:val="20"/>
          <w:szCs w:val="20"/>
        </w:rPr>
        <w:t>homoo</w:t>
      </w:r>
      <w:r w:rsidRPr="00656705">
        <w:rPr>
          <w:rFonts w:ascii="Times New Roman" w:hAnsi="Times New Roman" w:cs="Times New Roman"/>
          <w:i/>
          <w:iCs/>
          <w:color w:val="000000" w:themeColor="text1"/>
          <w:sz w:val="20"/>
          <w:szCs w:val="20"/>
        </w:rPr>
        <w:t>ú</w:t>
      </w:r>
      <w:r w:rsidRPr="00656705">
        <w:rPr>
          <w:rFonts w:ascii="Times New Roman" w:hAnsi="Times New Roman" w:cs="Times New Roman"/>
          <w:i/>
          <w:iCs/>
          <w:color w:val="202122"/>
          <w:sz w:val="20"/>
          <w:szCs w:val="20"/>
        </w:rPr>
        <w:t>sios</w:t>
      </w:r>
      <w:r w:rsidRPr="00656705">
        <w:rPr>
          <w:rFonts w:ascii="Times New Roman" w:hAnsi="Times New Roman" w:cs="Times New Roman"/>
          <w:color w:val="202122"/>
          <w:sz w:val="20"/>
          <w:szCs w:val="20"/>
        </w:rPr>
        <w:t xml:space="preserve">, </w:t>
      </w:r>
      <w:r w:rsidRPr="00656705">
        <w:rPr>
          <w:rFonts w:ascii="Times New Roman" w:hAnsi="Times New Roman" w:cs="Times New Roman"/>
          <w:i/>
          <w:iCs/>
          <w:color w:val="202122"/>
          <w:sz w:val="20"/>
          <w:szCs w:val="20"/>
          <w:lang w:val="el-GR"/>
        </w:rPr>
        <w:t>ὁμοούσιος</w:t>
      </w:r>
      <w:r w:rsidRPr="00656705">
        <w:rPr>
          <w:rFonts w:ascii="Times New Roman" w:hAnsi="Times New Roman" w:cs="Times New Roman"/>
          <w:color w:val="4D5156"/>
          <w:sz w:val="20"/>
          <w:szCs w:val="20"/>
          <w:shd w:val="clear" w:color="auto" w:fill="FFFFFF"/>
        </w:rPr>
        <w:t xml:space="preserve">). </w:t>
      </w:r>
      <w:r w:rsidRPr="00656705">
        <w:rPr>
          <w:rFonts w:ascii="Times New Roman" w:eastAsiaTheme="minorEastAsia" w:hAnsi="Times New Roman" w:cs="Times New Roman"/>
          <w:color w:val="000000"/>
          <w:sz w:val="20"/>
          <w:szCs w:val="20"/>
        </w:rPr>
        <w:t>Together, however, the two Councils did lay down the Dogma of the Trinity. But both were met with widespread opposition among the early Christians of the Eastern and Western Roman Empire. In the end, that opposition was only quelled—not by cogent Biblical, Intellectual, or Theological proof—but by the Emperor’s sword and ultimately by the legal instrument of the Church Inquisition, which the Trinitarian Church adopted from Roman law. As a result of these two Councils, many, if not most of the early Christians of the East and the West were deemed heretical, although in many cases their teachings were closer if not identical to those of the “Mother Church” of Jerusalem during the first and second centuries C.E. Over the next five hundred years, six additional Ecumenical Councils were held: The Council of Ephesus (431 CE); the Council of Chalcedon (451 CE); the Second Council of Constantinople (553 CE; seventeen years before the birth of the Prophet Muḥammad); the Third Council of Constantinople (60-61/680-681, forty-eight years after the Prophet’s passing); the Second Council of Nicaea (171/787); and  the Fourth Council of Constantinople (265-266/879-880). Although the seventh of these, the Second Council of Nicaea in 171/787 C.E.) was concerned with condemning iconoclasm and vindicating the veneration of icons, all of the others were fundamentally linked to Theological disputes concerning the Dogma of the Trinity and the Divinity of Christ as well as the related Sectarian divisions that occurred among Trinitarian Christians in the wake of the first two councils.</w:t>
      </w:r>
    </w:p>
  </w:footnote>
  <w:footnote w:id="149">
    <w:p w14:paraId="3FA605A3" w14:textId="77777777" w:rsidR="00FD1A33" w:rsidRPr="00656705" w:rsidRDefault="00FD1A33" w:rsidP="00FD1A33">
      <w:pPr>
        <w:pStyle w:val="FootnoteText"/>
        <w:rPr>
          <w:rFonts w:ascii="Times New Roman" w:eastAsiaTheme="minorEastAsia" w:hAnsi="Times New Roman" w:cs="Times New Roman"/>
          <w:color w:val="000000"/>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eastAsiaTheme="minorEastAsia" w:hAnsi="Times New Roman" w:cs="Times New Roman"/>
          <w:b/>
          <w:bCs/>
          <w:color w:val="000000"/>
          <w:sz w:val="20"/>
          <w:szCs w:val="20"/>
        </w:rPr>
        <w:t>Antioch</w:t>
      </w:r>
      <w:r w:rsidRPr="00656705">
        <w:rPr>
          <w:rFonts w:ascii="Times New Roman" w:eastAsiaTheme="minorEastAsia" w:hAnsi="Times New Roman" w:cs="Times New Roman"/>
          <w:color w:val="000000"/>
          <w:sz w:val="20"/>
          <w:szCs w:val="20"/>
        </w:rPr>
        <w:t xml:space="preserve"> or Antioch on the Orontes [River] now lies in ruins near the present-day Turkish </w:t>
      </w:r>
      <w:r w:rsidRPr="00656705">
        <w:rPr>
          <w:rFonts w:ascii="Times New Roman" w:hAnsi="Times New Roman" w:cs="Times New Roman"/>
          <w:i/>
          <w:iCs/>
          <w:color w:val="202122"/>
          <w:sz w:val="20"/>
          <w:szCs w:val="20"/>
        </w:rPr>
        <w:t xml:space="preserve">Anteke </w:t>
      </w:r>
      <w:r w:rsidRPr="00656705">
        <w:rPr>
          <w:rFonts w:ascii="Times New Roman" w:hAnsi="Times New Roman" w:cs="Times New Roman"/>
          <w:color w:val="202122"/>
          <w:sz w:val="20"/>
          <w:szCs w:val="20"/>
        </w:rPr>
        <w:t xml:space="preserve">(Arabic: </w:t>
      </w:r>
      <w:r w:rsidRPr="00656705">
        <w:rPr>
          <w:rFonts w:ascii="Times New Roman" w:eastAsiaTheme="minorEastAsia" w:hAnsi="Times New Roman" w:cs="Times New Roman"/>
          <w:i/>
          <w:iCs/>
          <w:color w:val="000000"/>
          <w:sz w:val="20"/>
          <w:szCs w:val="20"/>
        </w:rPr>
        <w:t>An</w:t>
      </w:r>
      <w:r w:rsidRPr="00656705">
        <w:rPr>
          <w:rFonts w:ascii="Times New Roman" w:hAnsi="Times New Roman" w:cs="Times New Roman"/>
          <w:i/>
          <w:iCs/>
          <w:sz w:val="20"/>
          <w:szCs w:val="20"/>
        </w:rPr>
        <w:t>ṭā</w:t>
      </w:r>
      <w:r w:rsidRPr="00656705">
        <w:rPr>
          <w:rFonts w:ascii="Times New Roman" w:eastAsiaTheme="minorEastAsia" w:hAnsi="Times New Roman" w:cs="Times New Roman"/>
          <w:i/>
          <w:iCs/>
          <w:color w:val="000000"/>
          <w:sz w:val="20"/>
          <w:szCs w:val="20"/>
        </w:rPr>
        <w:t>kiya</w:t>
      </w:r>
      <w:r w:rsidRPr="00656705">
        <w:rPr>
          <w:rFonts w:ascii="Times New Roman" w:eastAsiaTheme="minorEastAsia" w:hAnsi="Times New Roman" w:cs="Times New Roman"/>
          <w:color w:val="000000"/>
          <w:sz w:val="20"/>
          <w:szCs w:val="20"/>
        </w:rPr>
        <w:t>) in South-central Turkey on the Syrian border. It was founded in 300 BCE by the Seleucids, who were a successor State of Alexander the Great ruling in Greater Syria and the East. It served as the capital of the Seleucid Empire and later became the Roman capital of the Province of Syria. Its inhabitants were known as Antiochenes. In Roman times, Antioch was the third greatest city of the Roman Empire after Alexandria and Rome itself. After the destruction of the Second Temple in 70 CE, Antioch--like Alexandria to the West--became a major center of Judaism. The Church was established in Antioch from Apostolic times, and the oldest known surviving church of the Christian faith exists in a cave on the city’s outskirts. It was in Antioch that the followers of Jesus Christ were first called “Christians.” Thus, the city is also called the “cradle of Christianity.” The School of Antioch--which we will introduce below--rivaled the School of Alexandria in theology. The School of Antioch had strong strains of Unitarianism as well as beliefs similar to those of Arius of Alexandria. These theologies stressed the Oneness and distinctiveness of God and the humanity of Christ, who was not co-eval with God. The School of Alexandria, on the other hand, was the birthplace of the Trinity and the unqualified deification of Jesus Christ.</w:t>
      </w:r>
    </w:p>
  </w:footnote>
  <w:footnote w:id="150">
    <w:p w14:paraId="5F3314FB" w14:textId="77777777" w:rsidR="00FD1A33" w:rsidRPr="00656705" w:rsidRDefault="00FD1A33" w:rsidP="00FD1A33">
      <w:pPr>
        <w:pStyle w:val="NormalWeb"/>
        <w:spacing w:before="0" w:beforeAutospacing="0" w:after="0" w:afterAutospacing="0"/>
        <w:rPr>
          <w:sz w:val="20"/>
          <w:szCs w:val="20"/>
        </w:rPr>
      </w:pPr>
      <w:r w:rsidRPr="00656705">
        <w:rPr>
          <w:rStyle w:val="FootnoteReference"/>
          <w:sz w:val="20"/>
          <w:szCs w:val="20"/>
        </w:rPr>
        <w:footnoteRef/>
      </w:r>
      <w:r w:rsidRPr="00656705">
        <w:rPr>
          <w:sz w:val="20"/>
          <w:szCs w:val="20"/>
        </w:rPr>
        <w:t xml:space="preserve"> </w:t>
      </w:r>
      <w:r w:rsidRPr="00656705">
        <w:rPr>
          <w:b/>
          <w:bCs/>
          <w:sz w:val="20"/>
          <w:szCs w:val="20"/>
        </w:rPr>
        <w:t>The Jabneh Era</w:t>
      </w:r>
      <w:r w:rsidRPr="00656705">
        <w:rPr>
          <w:sz w:val="20"/>
          <w:szCs w:val="20"/>
        </w:rPr>
        <w:t xml:space="preserve"> of Rabbinic Judaism began in 70 CE with the destruction of the Second Temple and lasted for sixty-two years until the outbreak of the Second Roman-Jewish War in 132 CE, leading to the ultimate destruction of Jabneh and Judaic and Judeo-Christian Palestine in 135 CE, with the failure of the Bar Kokhba revolt. </w:t>
      </w:r>
      <w:r w:rsidRPr="00656705">
        <w:rPr>
          <w:b/>
          <w:bCs/>
          <w:sz w:val="20"/>
          <w:szCs w:val="20"/>
        </w:rPr>
        <w:t>Jabneh</w:t>
      </w:r>
      <w:r w:rsidRPr="00656705">
        <w:rPr>
          <w:sz w:val="20"/>
          <w:szCs w:val="20"/>
        </w:rPr>
        <w:t xml:space="preserve"> (Hebrew: </w:t>
      </w:r>
      <w:r w:rsidRPr="00656705">
        <w:rPr>
          <w:i/>
          <w:iCs/>
          <w:sz w:val="20"/>
          <w:szCs w:val="20"/>
        </w:rPr>
        <w:t>Yabhneh</w:t>
      </w:r>
      <w:r w:rsidRPr="00656705">
        <w:rPr>
          <w:sz w:val="20"/>
          <w:szCs w:val="20"/>
        </w:rPr>
        <w:t xml:space="preserve">; Arabic: </w:t>
      </w:r>
      <w:r w:rsidRPr="00656705">
        <w:rPr>
          <w:i/>
          <w:iCs/>
          <w:sz w:val="20"/>
          <w:szCs w:val="20"/>
        </w:rPr>
        <w:t>Yabnā</w:t>
      </w:r>
      <w:r w:rsidRPr="00656705">
        <w:rPr>
          <w:sz w:val="20"/>
          <w:szCs w:val="20"/>
        </w:rPr>
        <w:t>; Greek:</w:t>
      </w:r>
      <w:r w:rsidRPr="00656705">
        <w:rPr>
          <w:i/>
          <w:iCs/>
          <w:color w:val="202122"/>
          <w:sz w:val="20"/>
          <w:szCs w:val="20"/>
        </w:rPr>
        <w:t xml:space="preserve"> Iamníā</w:t>
      </w:r>
      <w:r w:rsidRPr="00656705">
        <w:rPr>
          <w:color w:val="202122"/>
          <w:sz w:val="20"/>
          <w:szCs w:val="20"/>
        </w:rPr>
        <w:t>,</w:t>
      </w:r>
      <w:r w:rsidRPr="00656705">
        <w:rPr>
          <w:sz w:val="20"/>
          <w:szCs w:val="20"/>
        </w:rPr>
        <w:t xml:space="preserve"> </w:t>
      </w:r>
      <w:r w:rsidRPr="00656705">
        <w:rPr>
          <w:i/>
          <w:iCs/>
          <w:color w:val="202122"/>
          <w:sz w:val="20"/>
          <w:szCs w:val="20"/>
        </w:rPr>
        <w:t>Ἰαμνία</w:t>
      </w:r>
      <w:r w:rsidRPr="00656705">
        <w:rPr>
          <w:color w:val="202122"/>
          <w:sz w:val="20"/>
          <w:szCs w:val="20"/>
        </w:rPr>
        <w:t xml:space="preserve">; Latin: </w:t>
      </w:r>
      <w:r w:rsidRPr="00656705">
        <w:rPr>
          <w:i/>
          <w:iCs/>
          <w:color w:val="202122"/>
          <w:sz w:val="20"/>
          <w:szCs w:val="20"/>
          <w:lang w:val="la-Latn"/>
        </w:rPr>
        <w:t>Iamnia</w:t>
      </w:r>
      <w:r w:rsidRPr="00656705">
        <w:rPr>
          <w:sz w:val="20"/>
          <w:szCs w:val="20"/>
        </w:rPr>
        <w:t xml:space="preserve">) is also called Jamnia and Yavne, and is an ancient city in Central Palestine. Following the destruction of the Second Temple in 70 CE, Jabneh played an important role in the creation and development of Rabbinic Judaism, which would later become the religion of the Talmud. </w:t>
      </w:r>
    </w:p>
    <w:p w14:paraId="45B8C80F" w14:textId="77777777" w:rsidR="00FD1A33" w:rsidRPr="00656705" w:rsidRDefault="00FD1A33" w:rsidP="00FD1A33">
      <w:pPr>
        <w:pStyle w:val="FootnoteText"/>
        <w:rPr>
          <w:rFonts w:ascii="Times New Roman" w:hAnsi="Times New Roman" w:cs="Times New Roman"/>
          <w:sz w:val="20"/>
          <w:szCs w:val="20"/>
        </w:rPr>
      </w:pPr>
    </w:p>
  </w:footnote>
  <w:footnote w:id="151">
    <w:p w14:paraId="5CDFD059" w14:textId="77777777" w:rsidR="00FD1A33" w:rsidRPr="00656705" w:rsidRDefault="00FD1A33" w:rsidP="00FD1A33">
      <w:pPr>
        <w:pStyle w:val="FootnoteText"/>
        <w:rPr>
          <w:rFonts w:ascii="Times New Roman" w:hAnsi="Times New Roman" w:cs="Times New Roman"/>
          <w:color w:val="202122"/>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color w:val="202122"/>
          <w:sz w:val="20"/>
          <w:szCs w:val="20"/>
        </w:rPr>
        <w:t>The Mishnah</w:t>
      </w:r>
      <w:r w:rsidRPr="00656705">
        <w:rPr>
          <w:rFonts w:ascii="Times New Roman" w:hAnsi="Times New Roman" w:cs="Times New Roman"/>
          <w:color w:val="202122"/>
          <w:sz w:val="20"/>
          <w:szCs w:val="20"/>
        </w:rPr>
        <w:t xml:space="preserve"> or </w:t>
      </w:r>
      <w:r w:rsidRPr="00656705">
        <w:rPr>
          <w:rFonts w:ascii="Times New Roman" w:hAnsi="Times New Roman" w:cs="Times New Roman"/>
          <w:i/>
          <w:iCs/>
          <w:color w:val="202122"/>
          <w:sz w:val="20"/>
          <w:szCs w:val="20"/>
        </w:rPr>
        <w:t>Mishn</w:t>
      </w:r>
      <w:r w:rsidRPr="00656705">
        <w:rPr>
          <w:rFonts w:ascii="Times New Roman" w:hAnsi="Times New Roman" w:cs="Times New Roman"/>
          <w:i/>
          <w:iCs/>
          <w:sz w:val="20"/>
          <w:szCs w:val="20"/>
        </w:rPr>
        <w:t>āh</w:t>
      </w:r>
      <w:r w:rsidRPr="00656705">
        <w:rPr>
          <w:rFonts w:ascii="Times New Roman" w:hAnsi="Times New Roman" w:cs="Times New Roman"/>
          <w:color w:val="202122"/>
          <w:sz w:val="20"/>
          <w:szCs w:val="20"/>
        </w:rPr>
        <w:t>—meaning “repetition,” “duplication through repetition,” or “study by repetition”—comes from the Hebrew word “</w:t>
      </w:r>
      <w:r w:rsidRPr="00656705">
        <w:rPr>
          <w:rFonts w:ascii="Times New Roman" w:hAnsi="Times New Roman" w:cs="Times New Roman"/>
          <w:i/>
          <w:iCs/>
          <w:color w:val="202122"/>
          <w:sz w:val="20"/>
          <w:szCs w:val="20"/>
        </w:rPr>
        <w:t>mishn</w:t>
      </w:r>
      <w:r w:rsidRPr="00656705">
        <w:rPr>
          <w:rFonts w:ascii="Times New Roman" w:hAnsi="Times New Roman" w:cs="Times New Roman"/>
          <w:i/>
          <w:iCs/>
          <w:sz w:val="20"/>
          <w:szCs w:val="20"/>
        </w:rPr>
        <w:t>āh</w:t>
      </w:r>
      <w:r w:rsidRPr="00656705">
        <w:rPr>
          <w:rFonts w:ascii="Times New Roman" w:hAnsi="Times New Roman" w:cs="Times New Roman"/>
          <w:sz w:val="20"/>
          <w:szCs w:val="20"/>
        </w:rPr>
        <w:t xml:space="preserve">,” meaning “to study by repetition” or “to study and review.” </w:t>
      </w:r>
      <w:r w:rsidRPr="00656705">
        <w:rPr>
          <w:rFonts w:ascii="Times New Roman" w:hAnsi="Times New Roman" w:cs="Times New Roman"/>
          <w:i/>
          <w:iCs/>
          <w:color w:val="202122"/>
          <w:sz w:val="20"/>
          <w:szCs w:val="20"/>
        </w:rPr>
        <w:t>Mishn</w:t>
      </w:r>
      <w:r w:rsidRPr="00656705">
        <w:rPr>
          <w:rFonts w:ascii="Times New Roman" w:hAnsi="Times New Roman" w:cs="Times New Roman"/>
          <w:i/>
          <w:iCs/>
          <w:sz w:val="20"/>
          <w:szCs w:val="20"/>
        </w:rPr>
        <w:t>āh</w:t>
      </w:r>
      <w:r w:rsidRPr="00656705">
        <w:rPr>
          <w:rFonts w:ascii="Times New Roman" w:hAnsi="Times New Roman" w:cs="Times New Roman"/>
          <w:sz w:val="20"/>
          <w:szCs w:val="20"/>
        </w:rPr>
        <w:t xml:space="preserve"> is the first major written collection of Rabbinic literature and the heart of the Talmud. It was redacted between the end of the second century CE and the beginning of the third century CE and sought to compile the oral traditions of the Pharisees during the period of the Second Temple from 516 BCE until 70 CE. Most of the </w:t>
      </w:r>
      <w:r w:rsidRPr="00656705">
        <w:rPr>
          <w:rFonts w:ascii="Times New Roman" w:hAnsi="Times New Roman" w:cs="Times New Roman"/>
          <w:i/>
          <w:iCs/>
          <w:color w:val="202122"/>
          <w:sz w:val="20"/>
          <w:szCs w:val="20"/>
        </w:rPr>
        <w:t>Mishn</w:t>
      </w:r>
      <w:r w:rsidRPr="00656705">
        <w:rPr>
          <w:rFonts w:ascii="Times New Roman" w:hAnsi="Times New Roman" w:cs="Times New Roman"/>
          <w:i/>
          <w:iCs/>
          <w:sz w:val="20"/>
          <w:szCs w:val="20"/>
        </w:rPr>
        <w:t>āh</w:t>
      </w:r>
      <w:r w:rsidRPr="00656705">
        <w:rPr>
          <w:rFonts w:ascii="Times New Roman" w:hAnsi="Times New Roman" w:cs="Times New Roman"/>
          <w:sz w:val="20"/>
          <w:szCs w:val="20"/>
        </w:rPr>
        <w:t xml:space="preserve"> is written in Hebrew, but some parts are in the Western Aramaic of Palestine. </w:t>
      </w:r>
    </w:p>
  </w:footnote>
  <w:footnote w:id="152">
    <w:p w14:paraId="1148CB90"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color w:val="202122"/>
          <w:sz w:val="20"/>
          <w:szCs w:val="20"/>
        </w:rPr>
        <w:t xml:space="preserve">The Gemara </w:t>
      </w:r>
      <w:r w:rsidRPr="00656705">
        <w:rPr>
          <w:rFonts w:ascii="Times New Roman" w:hAnsi="Times New Roman" w:cs="Times New Roman"/>
          <w:color w:val="202122"/>
          <w:sz w:val="20"/>
          <w:szCs w:val="20"/>
        </w:rPr>
        <w:t xml:space="preserve">or </w:t>
      </w:r>
      <w:r w:rsidRPr="00656705">
        <w:rPr>
          <w:rFonts w:ascii="Times New Roman" w:hAnsi="Times New Roman" w:cs="Times New Roman"/>
          <w:i/>
          <w:iCs/>
          <w:color w:val="202122"/>
          <w:sz w:val="20"/>
          <w:szCs w:val="20"/>
        </w:rPr>
        <w:t>Gem</w:t>
      </w:r>
      <w:r w:rsidRPr="00656705">
        <w:rPr>
          <w:rFonts w:ascii="Times New Roman" w:hAnsi="Times New Roman" w:cs="Times New Roman"/>
          <w:i/>
          <w:iCs/>
          <w:sz w:val="20"/>
          <w:szCs w:val="20"/>
        </w:rPr>
        <w:t>ā</w:t>
      </w:r>
      <w:r w:rsidRPr="00656705">
        <w:rPr>
          <w:rFonts w:ascii="Times New Roman" w:hAnsi="Times New Roman" w:cs="Times New Roman"/>
          <w:i/>
          <w:iCs/>
          <w:color w:val="202122"/>
          <w:sz w:val="20"/>
          <w:szCs w:val="20"/>
        </w:rPr>
        <w:t>r</w:t>
      </w:r>
      <w:r w:rsidRPr="00656705">
        <w:rPr>
          <w:rFonts w:ascii="Times New Roman" w:hAnsi="Times New Roman" w:cs="Times New Roman"/>
          <w:i/>
          <w:iCs/>
          <w:sz w:val="20"/>
          <w:szCs w:val="20"/>
        </w:rPr>
        <w:t>ā</w:t>
      </w:r>
      <w:r w:rsidRPr="00656705">
        <w:rPr>
          <w:rFonts w:ascii="Times New Roman" w:hAnsi="Times New Roman" w:cs="Times New Roman"/>
          <w:color w:val="202122"/>
          <w:sz w:val="20"/>
          <w:szCs w:val="20"/>
        </w:rPr>
        <w:t xml:space="preserve">—meaning “the completion” or “the tradition”—is the second essential component of the Rabbinic Talmud and is made up of Rabbinic studies and commentaries on the </w:t>
      </w:r>
      <w:r w:rsidRPr="00656705">
        <w:rPr>
          <w:rFonts w:ascii="Times New Roman" w:hAnsi="Times New Roman" w:cs="Times New Roman"/>
          <w:i/>
          <w:iCs/>
          <w:color w:val="202122"/>
          <w:sz w:val="20"/>
          <w:szCs w:val="20"/>
        </w:rPr>
        <w:t>Mishn</w:t>
      </w:r>
      <w:r w:rsidRPr="00656705">
        <w:rPr>
          <w:rFonts w:ascii="Times New Roman" w:hAnsi="Times New Roman" w:cs="Times New Roman"/>
          <w:i/>
          <w:iCs/>
          <w:sz w:val="20"/>
          <w:szCs w:val="20"/>
        </w:rPr>
        <w:t>āh</w:t>
      </w:r>
      <w:r w:rsidRPr="00656705">
        <w:rPr>
          <w:rFonts w:ascii="Times New Roman" w:hAnsi="Times New Roman" w:cs="Times New Roman"/>
          <w:sz w:val="20"/>
          <w:szCs w:val="20"/>
        </w:rPr>
        <w:t xml:space="preserve">. The word </w:t>
      </w:r>
      <w:r w:rsidRPr="00656705">
        <w:rPr>
          <w:rFonts w:ascii="Times New Roman" w:hAnsi="Times New Roman" w:cs="Times New Roman"/>
          <w:i/>
          <w:iCs/>
          <w:color w:val="202122"/>
          <w:sz w:val="20"/>
          <w:szCs w:val="20"/>
        </w:rPr>
        <w:t>Gem</w:t>
      </w:r>
      <w:r w:rsidRPr="00656705">
        <w:rPr>
          <w:rFonts w:ascii="Times New Roman" w:hAnsi="Times New Roman" w:cs="Times New Roman"/>
          <w:i/>
          <w:iCs/>
          <w:sz w:val="20"/>
          <w:szCs w:val="20"/>
        </w:rPr>
        <w:t>ā</w:t>
      </w:r>
      <w:r w:rsidRPr="00656705">
        <w:rPr>
          <w:rFonts w:ascii="Times New Roman" w:hAnsi="Times New Roman" w:cs="Times New Roman"/>
          <w:i/>
          <w:iCs/>
          <w:color w:val="202122"/>
          <w:sz w:val="20"/>
          <w:szCs w:val="20"/>
        </w:rPr>
        <w:t>r</w:t>
      </w:r>
      <w:r w:rsidRPr="00656705">
        <w:rPr>
          <w:rFonts w:ascii="Times New Roman" w:hAnsi="Times New Roman" w:cs="Times New Roman"/>
          <w:i/>
          <w:iCs/>
          <w:sz w:val="20"/>
          <w:szCs w:val="20"/>
        </w:rPr>
        <w:t>ā</w:t>
      </w:r>
      <w:r w:rsidRPr="00656705">
        <w:rPr>
          <w:rFonts w:ascii="Times New Roman" w:hAnsi="Times New Roman" w:cs="Times New Roman"/>
          <w:sz w:val="20"/>
          <w:szCs w:val="20"/>
        </w:rPr>
        <w:t xml:space="preserve"> is Aramaic. There are two versions of the </w:t>
      </w:r>
      <w:r w:rsidRPr="00656705">
        <w:rPr>
          <w:rFonts w:ascii="Times New Roman" w:hAnsi="Times New Roman" w:cs="Times New Roman"/>
          <w:i/>
          <w:iCs/>
          <w:color w:val="202122"/>
          <w:sz w:val="20"/>
          <w:szCs w:val="20"/>
        </w:rPr>
        <w:t>Gem</w:t>
      </w:r>
      <w:r w:rsidRPr="00656705">
        <w:rPr>
          <w:rFonts w:ascii="Times New Roman" w:hAnsi="Times New Roman" w:cs="Times New Roman"/>
          <w:i/>
          <w:iCs/>
          <w:sz w:val="20"/>
          <w:szCs w:val="20"/>
        </w:rPr>
        <w:t>ā</w:t>
      </w:r>
      <w:r w:rsidRPr="00656705">
        <w:rPr>
          <w:rFonts w:ascii="Times New Roman" w:hAnsi="Times New Roman" w:cs="Times New Roman"/>
          <w:i/>
          <w:iCs/>
          <w:color w:val="202122"/>
          <w:sz w:val="20"/>
          <w:szCs w:val="20"/>
        </w:rPr>
        <w:t>r</w:t>
      </w:r>
      <w:r w:rsidRPr="00656705">
        <w:rPr>
          <w:rFonts w:ascii="Times New Roman" w:hAnsi="Times New Roman" w:cs="Times New Roman"/>
          <w:i/>
          <w:iCs/>
          <w:sz w:val="20"/>
          <w:szCs w:val="20"/>
        </w:rPr>
        <w:t>ā</w:t>
      </w:r>
      <w:r w:rsidRPr="00656705">
        <w:rPr>
          <w:rFonts w:ascii="Times New Roman" w:hAnsi="Times New Roman" w:cs="Times New Roman"/>
          <w:sz w:val="20"/>
          <w:szCs w:val="20"/>
        </w:rPr>
        <w:t xml:space="preserve">: 1) the </w:t>
      </w:r>
      <w:r w:rsidRPr="00656705">
        <w:rPr>
          <w:rFonts w:ascii="Times New Roman" w:hAnsi="Times New Roman" w:cs="Times New Roman"/>
          <w:i/>
          <w:iCs/>
          <w:color w:val="202122"/>
          <w:sz w:val="20"/>
          <w:szCs w:val="20"/>
        </w:rPr>
        <w:t>Gem</w:t>
      </w:r>
      <w:r w:rsidRPr="00656705">
        <w:rPr>
          <w:rFonts w:ascii="Times New Roman" w:hAnsi="Times New Roman" w:cs="Times New Roman"/>
          <w:i/>
          <w:iCs/>
          <w:sz w:val="20"/>
          <w:szCs w:val="20"/>
        </w:rPr>
        <w:t>ā</w:t>
      </w:r>
      <w:r w:rsidRPr="00656705">
        <w:rPr>
          <w:rFonts w:ascii="Times New Roman" w:hAnsi="Times New Roman" w:cs="Times New Roman"/>
          <w:i/>
          <w:iCs/>
          <w:color w:val="202122"/>
          <w:sz w:val="20"/>
          <w:szCs w:val="20"/>
        </w:rPr>
        <w:t>r</w:t>
      </w:r>
      <w:r w:rsidRPr="00656705">
        <w:rPr>
          <w:rFonts w:ascii="Times New Roman" w:hAnsi="Times New Roman" w:cs="Times New Roman"/>
          <w:i/>
          <w:iCs/>
          <w:sz w:val="20"/>
          <w:szCs w:val="20"/>
        </w:rPr>
        <w:t>ā</w:t>
      </w:r>
      <w:r w:rsidRPr="00656705">
        <w:rPr>
          <w:rFonts w:ascii="Times New Roman" w:hAnsi="Times New Roman" w:cs="Times New Roman"/>
          <w:sz w:val="20"/>
          <w:szCs w:val="20"/>
        </w:rPr>
        <w:t xml:space="preserve"> of the Jerusalem or Palestinian Talmud and 2) the </w:t>
      </w:r>
      <w:r w:rsidRPr="00656705">
        <w:rPr>
          <w:rFonts w:ascii="Times New Roman" w:hAnsi="Times New Roman" w:cs="Times New Roman"/>
          <w:i/>
          <w:iCs/>
          <w:color w:val="202122"/>
          <w:sz w:val="20"/>
          <w:szCs w:val="20"/>
        </w:rPr>
        <w:t>Gem</w:t>
      </w:r>
      <w:r w:rsidRPr="00656705">
        <w:rPr>
          <w:rFonts w:ascii="Times New Roman" w:hAnsi="Times New Roman" w:cs="Times New Roman"/>
          <w:i/>
          <w:iCs/>
          <w:sz w:val="20"/>
          <w:szCs w:val="20"/>
        </w:rPr>
        <w:t>ā</w:t>
      </w:r>
      <w:r w:rsidRPr="00656705">
        <w:rPr>
          <w:rFonts w:ascii="Times New Roman" w:hAnsi="Times New Roman" w:cs="Times New Roman"/>
          <w:i/>
          <w:iCs/>
          <w:color w:val="202122"/>
          <w:sz w:val="20"/>
          <w:szCs w:val="20"/>
        </w:rPr>
        <w:t>r</w:t>
      </w:r>
      <w:r w:rsidRPr="00656705">
        <w:rPr>
          <w:rFonts w:ascii="Times New Roman" w:hAnsi="Times New Roman" w:cs="Times New Roman"/>
          <w:i/>
          <w:iCs/>
          <w:sz w:val="20"/>
          <w:szCs w:val="20"/>
        </w:rPr>
        <w:t>ā</w:t>
      </w:r>
      <w:r w:rsidRPr="00656705">
        <w:rPr>
          <w:rFonts w:ascii="Times New Roman" w:hAnsi="Times New Roman" w:cs="Times New Roman"/>
          <w:sz w:val="20"/>
          <w:szCs w:val="20"/>
        </w:rPr>
        <w:t xml:space="preserve"> of the Babylonian or Mesopotamian Talmud. The compilation of the </w:t>
      </w:r>
      <w:r w:rsidRPr="00656705">
        <w:rPr>
          <w:rFonts w:ascii="Times New Roman" w:hAnsi="Times New Roman" w:cs="Times New Roman"/>
          <w:i/>
          <w:iCs/>
          <w:color w:val="202122"/>
          <w:sz w:val="20"/>
          <w:szCs w:val="20"/>
        </w:rPr>
        <w:t>Gem</w:t>
      </w:r>
      <w:r w:rsidRPr="00656705">
        <w:rPr>
          <w:rFonts w:ascii="Times New Roman" w:hAnsi="Times New Roman" w:cs="Times New Roman"/>
          <w:i/>
          <w:iCs/>
          <w:sz w:val="20"/>
          <w:szCs w:val="20"/>
        </w:rPr>
        <w:t>ā</w:t>
      </w:r>
      <w:r w:rsidRPr="00656705">
        <w:rPr>
          <w:rFonts w:ascii="Times New Roman" w:hAnsi="Times New Roman" w:cs="Times New Roman"/>
          <w:i/>
          <w:iCs/>
          <w:color w:val="202122"/>
          <w:sz w:val="20"/>
          <w:szCs w:val="20"/>
        </w:rPr>
        <w:t>r</w:t>
      </w:r>
      <w:r w:rsidRPr="00656705">
        <w:rPr>
          <w:rFonts w:ascii="Times New Roman" w:hAnsi="Times New Roman" w:cs="Times New Roman"/>
          <w:i/>
          <w:iCs/>
          <w:sz w:val="20"/>
          <w:szCs w:val="20"/>
        </w:rPr>
        <w:t>ā</w:t>
      </w:r>
      <w:r w:rsidRPr="00656705">
        <w:rPr>
          <w:rFonts w:ascii="Times New Roman" w:hAnsi="Times New Roman" w:cs="Times New Roman"/>
          <w:sz w:val="20"/>
          <w:szCs w:val="20"/>
        </w:rPr>
        <w:t xml:space="preserve"> of the Jerusalem Talmud was completed in the period roughly between 350 CE and 400 CE, while the </w:t>
      </w:r>
      <w:r w:rsidRPr="00656705">
        <w:rPr>
          <w:rFonts w:ascii="Times New Roman" w:hAnsi="Times New Roman" w:cs="Times New Roman"/>
          <w:i/>
          <w:iCs/>
          <w:color w:val="202122"/>
          <w:sz w:val="20"/>
          <w:szCs w:val="20"/>
        </w:rPr>
        <w:t>Gem</w:t>
      </w:r>
      <w:r w:rsidRPr="00656705">
        <w:rPr>
          <w:rFonts w:ascii="Times New Roman" w:hAnsi="Times New Roman" w:cs="Times New Roman"/>
          <w:i/>
          <w:iCs/>
          <w:sz w:val="20"/>
          <w:szCs w:val="20"/>
        </w:rPr>
        <w:t>ā</w:t>
      </w:r>
      <w:r w:rsidRPr="00656705">
        <w:rPr>
          <w:rFonts w:ascii="Times New Roman" w:hAnsi="Times New Roman" w:cs="Times New Roman"/>
          <w:i/>
          <w:iCs/>
          <w:color w:val="202122"/>
          <w:sz w:val="20"/>
          <w:szCs w:val="20"/>
        </w:rPr>
        <w:t>r</w:t>
      </w:r>
      <w:r w:rsidRPr="00656705">
        <w:rPr>
          <w:rFonts w:ascii="Times New Roman" w:hAnsi="Times New Roman" w:cs="Times New Roman"/>
          <w:i/>
          <w:iCs/>
          <w:sz w:val="20"/>
          <w:szCs w:val="20"/>
        </w:rPr>
        <w:t>ā</w:t>
      </w:r>
      <w:r w:rsidRPr="00656705">
        <w:rPr>
          <w:rFonts w:ascii="Times New Roman" w:hAnsi="Times New Roman" w:cs="Times New Roman"/>
          <w:sz w:val="20"/>
          <w:szCs w:val="20"/>
        </w:rPr>
        <w:t xml:space="preserve"> of the Babylonian Talmud was completed around 500 CE. The Palestinian </w:t>
      </w:r>
      <w:r w:rsidRPr="00656705">
        <w:rPr>
          <w:rFonts w:ascii="Times New Roman" w:hAnsi="Times New Roman" w:cs="Times New Roman"/>
          <w:i/>
          <w:iCs/>
          <w:color w:val="202122"/>
          <w:sz w:val="20"/>
          <w:szCs w:val="20"/>
        </w:rPr>
        <w:t>Gem</w:t>
      </w:r>
      <w:r w:rsidRPr="00656705">
        <w:rPr>
          <w:rFonts w:ascii="Times New Roman" w:hAnsi="Times New Roman" w:cs="Times New Roman"/>
          <w:i/>
          <w:iCs/>
          <w:sz w:val="20"/>
          <w:szCs w:val="20"/>
        </w:rPr>
        <w:t>ā</w:t>
      </w:r>
      <w:r w:rsidRPr="00656705">
        <w:rPr>
          <w:rFonts w:ascii="Times New Roman" w:hAnsi="Times New Roman" w:cs="Times New Roman"/>
          <w:i/>
          <w:iCs/>
          <w:color w:val="202122"/>
          <w:sz w:val="20"/>
          <w:szCs w:val="20"/>
        </w:rPr>
        <w:t>r</w:t>
      </w:r>
      <w:r w:rsidRPr="00656705">
        <w:rPr>
          <w:rFonts w:ascii="Times New Roman" w:hAnsi="Times New Roman" w:cs="Times New Roman"/>
          <w:i/>
          <w:iCs/>
          <w:sz w:val="20"/>
          <w:szCs w:val="20"/>
        </w:rPr>
        <w:t>ā</w:t>
      </w:r>
      <w:r w:rsidRPr="00656705">
        <w:rPr>
          <w:rFonts w:ascii="Times New Roman" w:hAnsi="Times New Roman" w:cs="Times New Roman"/>
          <w:sz w:val="20"/>
          <w:szCs w:val="20"/>
        </w:rPr>
        <w:t xml:space="preserve"> is mostly written in the Western Aramaic of Palestine, while the Babylonian </w:t>
      </w:r>
      <w:r w:rsidRPr="00656705">
        <w:rPr>
          <w:rFonts w:ascii="Times New Roman" w:hAnsi="Times New Roman" w:cs="Times New Roman"/>
          <w:i/>
          <w:iCs/>
          <w:color w:val="202122"/>
          <w:sz w:val="20"/>
          <w:szCs w:val="20"/>
        </w:rPr>
        <w:t>Gem</w:t>
      </w:r>
      <w:r w:rsidRPr="00656705">
        <w:rPr>
          <w:rFonts w:ascii="Times New Roman" w:hAnsi="Times New Roman" w:cs="Times New Roman"/>
          <w:i/>
          <w:iCs/>
          <w:sz w:val="20"/>
          <w:szCs w:val="20"/>
        </w:rPr>
        <w:t>ā</w:t>
      </w:r>
      <w:r w:rsidRPr="00656705">
        <w:rPr>
          <w:rFonts w:ascii="Times New Roman" w:hAnsi="Times New Roman" w:cs="Times New Roman"/>
          <w:i/>
          <w:iCs/>
          <w:color w:val="202122"/>
          <w:sz w:val="20"/>
          <w:szCs w:val="20"/>
        </w:rPr>
        <w:t>r</w:t>
      </w:r>
      <w:r w:rsidRPr="00656705">
        <w:rPr>
          <w:rFonts w:ascii="Times New Roman" w:hAnsi="Times New Roman" w:cs="Times New Roman"/>
          <w:i/>
          <w:iCs/>
          <w:sz w:val="20"/>
          <w:szCs w:val="20"/>
        </w:rPr>
        <w:t>ā</w:t>
      </w:r>
      <w:r w:rsidRPr="00656705">
        <w:rPr>
          <w:rFonts w:ascii="Times New Roman" w:hAnsi="Times New Roman" w:cs="Times New Roman"/>
          <w:sz w:val="20"/>
          <w:szCs w:val="20"/>
        </w:rPr>
        <w:t xml:space="preserve"> is mostly in Eastern Aramaic, although both compilations contain portions in Hebrew.  </w:t>
      </w:r>
    </w:p>
  </w:footnote>
  <w:footnote w:id="153">
    <w:p w14:paraId="30B61600" w14:textId="77777777" w:rsidR="00FD1A33" w:rsidRPr="00656705" w:rsidRDefault="00FD1A33" w:rsidP="00FD1A33">
      <w:pPr>
        <w:rPr>
          <w:color w:val="202122"/>
          <w:sz w:val="20"/>
          <w:szCs w:val="20"/>
        </w:rPr>
      </w:pPr>
      <w:r w:rsidRPr="00656705">
        <w:rPr>
          <w:rStyle w:val="FootnoteReference"/>
          <w:sz w:val="20"/>
          <w:szCs w:val="20"/>
        </w:rPr>
        <w:footnoteRef/>
      </w:r>
      <w:r w:rsidRPr="00656705">
        <w:rPr>
          <w:sz w:val="20"/>
          <w:szCs w:val="20"/>
        </w:rPr>
        <w:t xml:space="preserve"> </w:t>
      </w:r>
      <w:r w:rsidRPr="00656705">
        <w:rPr>
          <w:b/>
          <w:bCs/>
          <w:sz w:val="20"/>
          <w:szCs w:val="20"/>
        </w:rPr>
        <w:t xml:space="preserve">The </w:t>
      </w:r>
      <w:r w:rsidRPr="00656705">
        <w:rPr>
          <w:rFonts w:eastAsiaTheme="minorEastAsia"/>
          <w:b/>
          <w:bCs/>
          <w:color w:val="000000"/>
          <w:sz w:val="20"/>
          <w:szCs w:val="20"/>
        </w:rPr>
        <w:t xml:space="preserve">Talmud </w:t>
      </w:r>
      <w:r w:rsidRPr="00656705">
        <w:rPr>
          <w:rFonts w:eastAsiaTheme="minorEastAsia"/>
          <w:color w:val="000000"/>
          <w:sz w:val="20"/>
          <w:szCs w:val="20"/>
        </w:rPr>
        <w:t xml:space="preserve">(Hebrew: </w:t>
      </w:r>
      <w:r w:rsidRPr="00656705">
        <w:rPr>
          <w:rFonts w:eastAsiaTheme="minorEastAsia"/>
          <w:i/>
          <w:iCs/>
          <w:color w:val="000000"/>
          <w:sz w:val="20"/>
          <w:szCs w:val="20"/>
        </w:rPr>
        <w:t>hat-Talm</w:t>
      </w:r>
      <w:r w:rsidRPr="00656705">
        <w:rPr>
          <w:i/>
          <w:iCs/>
          <w:color w:val="000000" w:themeColor="text1"/>
          <w:sz w:val="20"/>
          <w:szCs w:val="20"/>
        </w:rPr>
        <w:t>û</w:t>
      </w:r>
      <w:r w:rsidRPr="00656705">
        <w:rPr>
          <w:rFonts w:eastAsiaTheme="minorEastAsia"/>
          <w:i/>
          <w:iCs/>
          <w:color w:val="000000"/>
          <w:sz w:val="20"/>
          <w:szCs w:val="20"/>
        </w:rPr>
        <w:t>dh</w:t>
      </w:r>
      <w:r w:rsidRPr="00656705">
        <w:rPr>
          <w:rFonts w:eastAsiaTheme="minorEastAsia"/>
          <w:color w:val="000000"/>
          <w:sz w:val="20"/>
          <w:szCs w:val="20"/>
        </w:rPr>
        <w:t xml:space="preserve">), meaning “the teaching,” “the learning,” or “the instruction.” The word </w:t>
      </w:r>
      <w:r w:rsidRPr="00656705">
        <w:rPr>
          <w:rFonts w:eastAsiaTheme="minorEastAsia"/>
          <w:i/>
          <w:iCs/>
          <w:color w:val="000000"/>
          <w:sz w:val="20"/>
          <w:szCs w:val="20"/>
        </w:rPr>
        <w:t>Talm</w:t>
      </w:r>
      <w:r w:rsidRPr="00656705">
        <w:rPr>
          <w:i/>
          <w:iCs/>
          <w:color w:val="000000" w:themeColor="text1"/>
          <w:sz w:val="20"/>
          <w:szCs w:val="20"/>
        </w:rPr>
        <w:t>û</w:t>
      </w:r>
      <w:r w:rsidRPr="00656705">
        <w:rPr>
          <w:rFonts w:eastAsiaTheme="minorEastAsia"/>
          <w:i/>
          <w:iCs/>
          <w:color w:val="000000"/>
          <w:sz w:val="20"/>
          <w:szCs w:val="20"/>
        </w:rPr>
        <w:t>dh</w:t>
      </w:r>
      <w:r w:rsidRPr="00656705">
        <w:rPr>
          <w:rFonts w:eastAsiaTheme="minorEastAsia"/>
          <w:color w:val="000000"/>
          <w:sz w:val="20"/>
          <w:szCs w:val="20"/>
        </w:rPr>
        <w:t xml:space="preserve"> comes from the Hebrew root verb </w:t>
      </w:r>
      <w:r w:rsidRPr="00656705">
        <w:rPr>
          <w:rFonts w:eastAsiaTheme="minorEastAsia"/>
          <w:i/>
          <w:iCs/>
          <w:color w:val="000000"/>
          <w:sz w:val="20"/>
          <w:szCs w:val="20"/>
        </w:rPr>
        <w:t>l</w:t>
      </w:r>
      <w:r w:rsidRPr="00656705">
        <w:rPr>
          <w:i/>
          <w:iCs/>
          <w:sz w:val="20"/>
          <w:szCs w:val="20"/>
        </w:rPr>
        <w:t>āmadh</w:t>
      </w:r>
      <w:r w:rsidRPr="00656705">
        <w:rPr>
          <w:sz w:val="20"/>
          <w:szCs w:val="20"/>
        </w:rPr>
        <w:t xml:space="preserve"> (</w:t>
      </w:r>
      <w:r w:rsidRPr="00656705">
        <w:rPr>
          <w:i/>
          <w:iCs/>
          <w:sz w:val="20"/>
          <w:szCs w:val="20"/>
        </w:rPr>
        <w:t>L-M-D</w:t>
      </w:r>
      <w:r w:rsidRPr="00656705">
        <w:rPr>
          <w:sz w:val="20"/>
          <w:szCs w:val="20"/>
        </w:rPr>
        <w:t xml:space="preserve">), meaning “to teach” and is related to the Arabic </w:t>
      </w:r>
      <w:r w:rsidRPr="00656705">
        <w:rPr>
          <w:i/>
          <w:iCs/>
          <w:sz w:val="20"/>
          <w:szCs w:val="20"/>
        </w:rPr>
        <w:t>talmadha</w:t>
      </w:r>
      <w:r w:rsidRPr="00656705">
        <w:rPr>
          <w:sz w:val="20"/>
          <w:szCs w:val="20"/>
        </w:rPr>
        <w:t>, “to take someone as a student or apprentice.” The Talmud is the central text of Rabbinic Judaism and the primary source of Jewish religious Law (</w:t>
      </w:r>
      <w:r w:rsidRPr="00656705">
        <w:rPr>
          <w:i/>
          <w:iCs/>
          <w:sz w:val="20"/>
          <w:szCs w:val="20"/>
        </w:rPr>
        <w:t>Halākhāh</w:t>
      </w:r>
      <w:r w:rsidRPr="00656705">
        <w:rPr>
          <w:sz w:val="20"/>
          <w:szCs w:val="20"/>
        </w:rPr>
        <w:t>) and theological belief, non-legalistic exegesis, and moral exhortation (</w:t>
      </w:r>
      <w:r w:rsidRPr="00656705">
        <w:rPr>
          <w:i/>
          <w:iCs/>
          <w:sz w:val="20"/>
          <w:szCs w:val="20"/>
        </w:rPr>
        <w:t>hag-G</w:t>
      </w:r>
      <w:r w:rsidRPr="00656705">
        <w:rPr>
          <w:i/>
          <w:iCs/>
          <w:color w:val="202122"/>
          <w:sz w:val="20"/>
          <w:szCs w:val="20"/>
        </w:rPr>
        <w:t>ādhāh</w:t>
      </w:r>
      <w:r w:rsidRPr="00656705">
        <w:rPr>
          <w:color w:val="202122"/>
          <w:sz w:val="20"/>
          <w:szCs w:val="20"/>
        </w:rPr>
        <w:t xml:space="preserve">). </w:t>
      </w:r>
      <w:r w:rsidRPr="00656705">
        <w:rPr>
          <w:rFonts w:eastAsiaTheme="minorEastAsia"/>
          <w:color w:val="000000"/>
          <w:sz w:val="20"/>
          <w:szCs w:val="20"/>
        </w:rPr>
        <w:t>The Talmud is not a legal code but a “body of law” (</w:t>
      </w:r>
      <w:r w:rsidRPr="00656705">
        <w:rPr>
          <w:rFonts w:eastAsiaTheme="minorEastAsia"/>
          <w:i/>
          <w:iCs/>
          <w:color w:val="000000"/>
          <w:sz w:val="20"/>
          <w:szCs w:val="20"/>
        </w:rPr>
        <w:t>corpis iuris</w:t>
      </w:r>
      <w:r w:rsidRPr="00656705">
        <w:rPr>
          <w:rFonts w:eastAsiaTheme="minorEastAsia"/>
          <w:color w:val="000000"/>
          <w:sz w:val="20"/>
          <w:szCs w:val="20"/>
        </w:rPr>
        <w:t>) in addition to non-legal teachings.</w:t>
      </w:r>
      <w:r w:rsidRPr="00656705">
        <w:rPr>
          <w:color w:val="202122"/>
          <w:sz w:val="20"/>
          <w:szCs w:val="20"/>
        </w:rPr>
        <w:t xml:space="preserve"> The Talmud combines two fundamental narratives: 1) the Mishnah (</w:t>
      </w:r>
      <w:r w:rsidRPr="00656705">
        <w:rPr>
          <w:i/>
          <w:iCs/>
          <w:color w:val="202122"/>
          <w:sz w:val="20"/>
          <w:szCs w:val="20"/>
        </w:rPr>
        <w:t>Mishn</w:t>
      </w:r>
      <w:r w:rsidRPr="00656705">
        <w:rPr>
          <w:i/>
          <w:iCs/>
          <w:sz w:val="20"/>
          <w:szCs w:val="20"/>
        </w:rPr>
        <w:t>āh</w:t>
      </w:r>
      <w:r w:rsidRPr="00656705">
        <w:rPr>
          <w:color w:val="202122"/>
          <w:sz w:val="20"/>
          <w:szCs w:val="20"/>
        </w:rPr>
        <w:t xml:space="preserve">)--meaning “repetition,” “duplication through repetition,” or “study by repetition”--and 2) the </w:t>
      </w:r>
      <w:r w:rsidRPr="00656705">
        <w:rPr>
          <w:i/>
          <w:iCs/>
          <w:color w:val="202122"/>
          <w:sz w:val="20"/>
          <w:szCs w:val="20"/>
        </w:rPr>
        <w:t>Gem</w:t>
      </w:r>
      <w:r w:rsidRPr="00656705">
        <w:rPr>
          <w:i/>
          <w:iCs/>
          <w:sz w:val="20"/>
          <w:szCs w:val="20"/>
        </w:rPr>
        <w:t>ā</w:t>
      </w:r>
      <w:r w:rsidRPr="00656705">
        <w:rPr>
          <w:i/>
          <w:iCs/>
          <w:color w:val="202122"/>
          <w:sz w:val="20"/>
          <w:szCs w:val="20"/>
        </w:rPr>
        <w:t>r</w:t>
      </w:r>
      <w:r w:rsidRPr="00656705">
        <w:rPr>
          <w:i/>
          <w:iCs/>
          <w:sz w:val="20"/>
          <w:szCs w:val="20"/>
        </w:rPr>
        <w:t>ā</w:t>
      </w:r>
      <w:r w:rsidRPr="00656705">
        <w:rPr>
          <w:color w:val="202122"/>
          <w:sz w:val="20"/>
          <w:szCs w:val="20"/>
        </w:rPr>
        <w:t>--meaning “the completion” or “the tradition.” The Mishnah compiles oral Rabbinic tradition, which was generally taught by repeated recitation. It was completed around 200 CE. The compilation of the Gemar</w:t>
      </w:r>
      <w:r w:rsidRPr="00656705">
        <w:rPr>
          <w:rFonts w:eastAsiaTheme="minorEastAsia"/>
          <w:color w:val="000000"/>
          <w:sz w:val="20"/>
          <w:szCs w:val="20"/>
        </w:rPr>
        <w:t>ā</w:t>
      </w:r>
      <w:r w:rsidRPr="00656705">
        <w:rPr>
          <w:color w:val="202122"/>
          <w:sz w:val="20"/>
          <w:szCs w:val="20"/>
        </w:rPr>
        <w:t xml:space="preserve"> began around 200 CE and continued until roughly 500 CE. The word </w:t>
      </w:r>
      <w:r w:rsidRPr="00656705">
        <w:rPr>
          <w:rFonts w:eastAsiaTheme="minorEastAsia"/>
          <w:i/>
          <w:iCs/>
          <w:color w:val="000000"/>
          <w:sz w:val="20"/>
          <w:szCs w:val="20"/>
        </w:rPr>
        <w:t>Talm</w:t>
      </w:r>
      <w:r w:rsidRPr="00656705">
        <w:rPr>
          <w:i/>
          <w:iCs/>
          <w:color w:val="000000" w:themeColor="text1"/>
          <w:sz w:val="20"/>
          <w:szCs w:val="20"/>
        </w:rPr>
        <w:t>û</w:t>
      </w:r>
      <w:r w:rsidRPr="00656705">
        <w:rPr>
          <w:rFonts w:eastAsiaTheme="minorEastAsia"/>
          <w:i/>
          <w:iCs/>
          <w:color w:val="000000"/>
          <w:sz w:val="20"/>
          <w:szCs w:val="20"/>
        </w:rPr>
        <w:t>dh</w:t>
      </w:r>
      <w:r w:rsidRPr="00656705">
        <w:rPr>
          <w:rFonts w:eastAsiaTheme="minorEastAsia"/>
          <w:color w:val="000000"/>
          <w:sz w:val="20"/>
          <w:szCs w:val="20"/>
        </w:rPr>
        <w:t xml:space="preserve"> may be used as a synonym for the Mishnah or as a reference to the Mishnah and Gemara combined. Both the Mishnah and the Gemara were both first compiled orally and then committed to writing.</w:t>
      </w:r>
    </w:p>
  </w:footnote>
  <w:footnote w:id="154">
    <w:p w14:paraId="5476CACD"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There is an important example of the enmity of newly emerging Rabbinical Judaism toward the Judaic-Christians  in a single fundamental change that the Rabbis introduced into traditional Jewish worship in order to spite the Hebrew Christians in attendance in their congregations. During the closing decades of the first century CE, Rabbi </w:t>
      </w:r>
      <w:r w:rsidRPr="00656705">
        <w:rPr>
          <w:rFonts w:eastAsiaTheme="minorEastAsia"/>
          <w:color w:val="000000"/>
          <w:sz w:val="20"/>
          <w:szCs w:val="20"/>
        </w:rPr>
        <w:t>Samuel the Little (d. ca. 100 CE)</w:t>
      </w:r>
      <w:r w:rsidRPr="00656705">
        <w:rPr>
          <w:sz w:val="20"/>
          <w:szCs w:val="20"/>
        </w:rPr>
        <w:t xml:space="preserve"> introduced an anti-Christian curse into the eighteen benedictions of Jewish liturgy of</w:t>
      </w:r>
      <w:r w:rsidRPr="00656705">
        <w:rPr>
          <w:color w:val="202122"/>
          <w:sz w:val="20"/>
          <w:szCs w:val="20"/>
          <w:shd w:val="clear" w:color="auto" w:fill="FFFFFF"/>
        </w:rPr>
        <w:t xml:space="preserve"> the Standing Prayer (</w:t>
      </w:r>
      <w:r w:rsidRPr="00656705">
        <w:rPr>
          <w:i/>
          <w:iCs/>
          <w:color w:val="202122"/>
          <w:sz w:val="20"/>
          <w:szCs w:val="20"/>
          <w:shd w:val="clear" w:color="auto" w:fill="FFFFFF"/>
        </w:rPr>
        <w:t>h</w:t>
      </w:r>
      <w:r w:rsidRPr="00656705">
        <w:rPr>
          <w:i/>
          <w:iCs/>
          <w:sz w:val="20"/>
          <w:szCs w:val="20"/>
        </w:rPr>
        <w:t>ā</w:t>
      </w:r>
      <w:r w:rsidRPr="00656705">
        <w:rPr>
          <w:i/>
          <w:iCs/>
          <w:color w:val="202122"/>
          <w:sz w:val="20"/>
          <w:szCs w:val="20"/>
          <w:shd w:val="clear" w:color="auto" w:fill="FFFFFF"/>
        </w:rPr>
        <w:t>-‘</w:t>
      </w:r>
      <w:r w:rsidRPr="00656705">
        <w:rPr>
          <w:i/>
          <w:iCs/>
          <w:color w:val="202122"/>
          <w:sz w:val="20"/>
          <w:szCs w:val="20"/>
        </w:rPr>
        <w:t>Am</w:t>
      </w:r>
      <w:r w:rsidRPr="00656705">
        <w:rPr>
          <w:i/>
          <w:iCs/>
          <w:color w:val="000000" w:themeColor="text1"/>
          <w:sz w:val="20"/>
          <w:szCs w:val="20"/>
        </w:rPr>
        <w:t>î</w:t>
      </w:r>
      <w:r w:rsidRPr="00656705">
        <w:rPr>
          <w:i/>
          <w:iCs/>
          <w:color w:val="202122"/>
          <w:sz w:val="20"/>
          <w:szCs w:val="20"/>
        </w:rPr>
        <w:t>dh</w:t>
      </w:r>
      <w:r w:rsidRPr="00656705">
        <w:rPr>
          <w:i/>
          <w:iCs/>
          <w:sz w:val="20"/>
          <w:szCs w:val="20"/>
        </w:rPr>
        <w:t>ā</w:t>
      </w:r>
      <w:r w:rsidRPr="00656705">
        <w:rPr>
          <w:i/>
          <w:iCs/>
          <w:color w:val="202122"/>
          <w:sz w:val="20"/>
          <w:szCs w:val="20"/>
        </w:rPr>
        <w:t>h</w:t>
      </w:r>
      <w:r w:rsidRPr="00656705">
        <w:rPr>
          <w:rStyle w:val="apple-converted-space"/>
          <w:rFonts w:eastAsiaTheme="majorEastAsia"/>
          <w:color w:val="202122"/>
          <w:sz w:val="20"/>
          <w:szCs w:val="20"/>
          <w:shd w:val="clear" w:color="auto" w:fill="FFFFFF"/>
        </w:rPr>
        <w:t xml:space="preserve">). The Standing Prayer is done three times a day as a central part of Jewish worship. The Rabbis followed Samuel the Little in accepting his innovation of a new </w:t>
      </w:r>
      <w:r w:rsidRPr="00656705">
        <w:rPr>
          <w:sz w:val="20"/>
          <w:szCs w:val="20"/>
        </w:rPr>
        <w:t xml:space="preserve">nineteenth “benediction,” which cursed the Judaic Christians or Nazarenes in Jewish ranks, who were referred to pejoratively as </w:t>
      </w:r>
      <w:r w:rsidRPr="00656705">
        <w:rPr>
          <w:i/>
          <w:iCs/>
          <w:sz w:val="20"/>
          <w:szCs w:val="20"/>
        </w:rPr>
        <w:t>M</w:t>
      </w:r>
      <w:r w:rsidRPr="00656705">
        <w:rPr>
          <w:i/>
          <w:iCs/>
          <w:color w:val="000000" w:themeColor="text1"/>
          <w:sz w:val="20"/>
          <w:szCs w:val="20"/>
        </w:rPr>
        <w:t>î</w:t>
      </w:r>
      <w:r w:rsidRPr="00656705">
        <w:rPr>
          <w:i/>
          <w:iCs/>
          <w:sz w:val="20"/>
          <w:szCs w:val="20"/>
        </w:rPr>
        <w:t>n</w:t>
      </w:r>
      <w:r w:rsidRPr="00656705">
        <w:rPr>
          <w:i/>
          <w:iCs/>
          <w:color w:val="000000" w:themeColor="text1"/>
          <w:sz w:val="20"/>
          <w:szCs w:val="20"/>
        </w:rPr>
        <w:t>î</w:t>
      </w:r>
      <w:r w:rsidRPr="00656705">
        <w:rPr>
          <w:i/>
          <w:iCs/>
          <w:sz w:val="20"/>
          <w:szCs w:val="20"/>
        </w:rPr>
        <w:t>m</w:t>
      </w:r>
      <w:r w:rsidRPr="00656705">
        <w:rPr>
          <w:sz w:val="20"/>
          <w:szCs w:val="20"/>
        </w:rPr>
        <w:t xml:space="preserve">, meaning “people of the lie” or “people of false appearances.” The “blessing of the people of the lie” (Hebrew: </w:t>
      </w:r>
      <w:r w:rsidRPr="00656705">
        <w:rPr>
          <w:rFonts w:eastAsiaTheme="minorEastAsia"/>
          <w:i/>
          <w:iCs/>
          <w:color w:val="000000"/>
          <w:sz w:val="20"/>
          <w:szCs w:val="20"/>
        </w:rPr>
        <w:t>Birkhat h</w:t>
      </w:r>
      <w:r w:rsidRPr="00656705">
        <w:rPr>
          <w:i/>
          <w:iCs/>
          <w:sz w:val="20"/>
          <w:szCs w:val="20"/>
        </w:rPr>
        <w:t>ā</w:t>
      </w:r>
      <w:r w:rsidRPr="00656705">
        <w:rPr>
          <w:rFonts w:eastAsiaTheme="minorEastAsia"/>
          <w:i/>
          <w:iCs/>
          <w:color w:val="000000"/>
          <w:sz w:val="20"/>
          <w:szCs w:val="20"/>
        </w:rPr>
        <w:t>-M</w:t>
      </w:r>
      <w:r w:rsidRPr="00656705">
        <w:rPr>
          <w:i/>
          <w:iCs/>
          <w:sz w:val="20"/>
          <w:szCs w:val="20"/>
        </w:rPr>
        <w:t>ī</w:t>
      </w:r>
      <w:r w:rsidRPr="00656705">
        <w:rPr>
          <w:rFonts w:eastAsiaTheme="minorEastAsia"/>
          <w:i/>
          <w:iCs/>
          <w:color w:val="000000"/>
          <w:sz w:val="20"/>
          <w:szCs w:val="20"/>
        </w:rPr>
        <w:t>n</w:t>
      </w:r>
      <w:r w:rsidRPr="00656705">
        <w:rPr>
          <w:i/>
          <w:iCs/>
          <w:sz w:val="20"/>
          <w:szCs w:val="20"/>
        </w:rPr>
        <w:t>ī</w:t>
      </w:r>
      <w:r w:rsidRPr="00656705">
        <w:rPr>
          <w:rFonts w:eastAsiaTheme="minorEastAsia"/>
          <w:i/>
          <w:iCs/>
          <w:color w:val="000000"/>
          <w:sz w:val="20"/>
          <w:szCs w:val="20"/>
        </w:rPr>
        <w:t>m</w:t>
      </w:r>
      <w:r w:rsidRPr="00656705">
        <w:rPr>
          <w:rFonts w:eastAsiaTheme="minorEastAsia"/>
          <w:color w:val="000000"/>
          <w:sz w:val="20"/>
          <w:szCs w:val="20"/>
        </w:rPr>
        <w:t>) or “the Judeo-Christians” declared: “They shall have no hope,” meaning they shall have no hope because they believe that the Messiah has already appeared in the form of Jesus Christ.</w:t>
      </w:r>
      <w:r w:rsidRPr="00656705">
        <w:rPr>
          <w:sz w:val="20"/>
          <w:szCs w:val="20"/>
        </w:rPr>
        <w:t xml:space="preserve"> The benedictions had originally been eighteen but now became nineteen with this addition. The so-called “Benediction of the </w:t>
      </w:r>
      <w:r w:rsidRPr="00656705">
        <w:rPr>
          <w:i/>
          <w:iCs/>
          <w:sz w:val="20"/>
          <w:szCs w:val="20"/>
        </w:rPr>
        <w:t>M</w:t>
      </w:r>
      <w:r w:rsidRPr="00656705">
        <w:rPr>
          <w:i/>
          <w:iCs/>
          <w:color w:val="000000" w:themeColor="text1"/>
          <w:sz w:val="20"/>
          <w:szCs w:val="20"/>
        </w:rPr>
        <w:t>î</w:t>
      </w:r>
      <w:r w:rsidRPr="00656705">
        <w:rPr>
          <w:i/>
          <w:iCs/>
          <w:sz w:val="20"/>
          <w:szCs w:val="20"/>
        </w:rPr>
        <w:t>n</w:t>
      </w:r>
      <w:r w:rsidRPr="00656705">
        <w:rPr>
          <w:i/>
          <w:iCs/>
          <w:color w:val="000000" w:themeColor="text1"/>
          <w:sz w:val="20"/>
          <w:szCs w:val="20"/>
        </w:rPr>
        <w:t>î</w:t>
      </w:r>
      <w:r w:rsidRPr="00656705">
        <w:rPr>
          <w:i/>
          <w:iCs/>
          <w:sz w:val="20"/>
          <w:szCs w:val="20"/>
        </w:rPr>
        <w:t>m</w:t>
      </w:r>
      <w:r w:rsidRPr="00656705">
        <w:rPr>
          <w:sz w:val="20"/>
          <w:szCs w:val="20"/>
        </w:rPr>
        <w:t xml:space="preserve">”--which is actually a curse--states: “May there be no hope for the </w:t>
      </w:r>
      <w:r w:rsidRPr="00656705">
        <w:rPr>
          <w:i/>
          <w:iCs/>
          <w:sz w:val="20"/>
          <w:szCs w:val="20"/>
        </w:rPr>
        <w:t>M</w:t>
      </w:r>
      <w:r w:rsidRPr="00656705">
        <w:rPr>
          <w:i/>
          <w:iCs/>
          <w:color w:val="000000" w:themeColor="text1"/>
          <w:sz w:val="20"/>
          <w:szCs w:val="20"/>
        </w:rPr>
        <w:t>î</w:t>
      </w:r>
      <w:r w:rsidRPr="00656705">
        <w:rPr>
          <w:i/>
          <w:iCs/>
          <w:sz w:val="20"/>
          <w:szCs w:val="20"/>
        </w:rPr>
        <w:t>n</w:t>
      </w:r>
      <w:r w:rsidRPr="00656705">
        <w:rPr>
          <w:i/>
          <w:iCs/>
          <w:color w:val="000000" w:themeColor="text1"/>
          <w:sz w:val="20"/>
          <w:szCs w:val="20"/>
        </w:rPr>
        <w:t>î</w:t>
      </w:r>
      <w:r w:rsidRPr="00656705">
        <w:rPr>
          <w:i/>
          <w:iCs/>
          <w:sz w:val="20"/>
          <w:szCs w:val="20"/>
        </w:rPr>
        <w:t>m</w:t>
      </w:r>
      <w:r w:rsidRPr="00656705">
        <w:rPr>
          <w:sz w:val="20"/>
          <w:szCs w:val="20"/>
        </w:rPr>
        <w:t>.” They would have “no hope” in the Rabbinic view because they believed that the Messiah--Jesus Christ--had already appeared, whereas, from the Rabbinic point of view, Jesus offerred no hope since he was not the true Messiah, who would come at another time and have a different identity.</w:t>
      </w:r>
      <w:r w:rsidRPr="00656705">
        <w:rPr>
          <w:rStyle w:val="apple-converted-space"/>
          <w:rFonts w:eastAsiaTheme="majorEastAsia"/>
          <w:color w:val="202122"/>
          <w:sz w:val="20"/>
          <w:szCs w:val="20"/>
          <w:shd w:val="clear" w:color="auto" w:fill="FFFFFF"/>
        </w:rPr>
        <w:t xml:space="preserve"> This benediction remained part of the Jewish liturgy after that time, although the word</w:t>
      </w:r>
      <w:r w:rsidRPr="00656705">
        <w:rPr>
          <w:i/>
          <w:iCs/>
          <w:sz w:val="20"/>
          <w:szCs w:val="20"/>
        </w:rPr>
        <w:t xml:space="preserve"> M</w:t>
      </w:r>
      <w:r w:rsidRPr="00656705">
        <w:rPr>
          <w:i/>
          <w:iCs/>
          <w:color w:val="000000" w:themeColor="text1"/>
          <w:sz w:val="20"/>
          <w:szCs w:val="20"/>
        </w:rPr>
        <w:t>î</w:t>
      </w:r>
      <w:r w:rsidRPr="00656705">
        <w:rPr>
          <w:i/>
          <w:iCs/>
          <w:sz w:val="20"/>
          <w:szCs w:val="20"/>
        </w:rPr>
        <w:t>n</w:t>
      </w:r>
      <w:r w:rsidRPr="00656705">
        <w:rPr>
          <w:i/>
          <w:iCs/>
          <w:color w:val="000000" w:themeColor="text1"/>
          <w:sz w:val="20"/>
          <w:szCs w:val="20"/>
        </w:rPr>
        <w:t>î</w:t>
      </w:r>
      <w:r w:rsidRPr="00656705">
        <w:rPr>
          <w:i/>
          <w:iCs/>
          <w:sz w:val="20"/>
          <w:szCs w:val="20"/>
        </w:rPr>
        <w:t>m</w:t>
      </w:r>
      <w:r w:rsidRPr="00656705">
        <w:rPr>
          <w:sz w:val="20"/>
          <w:szCs w:val="20"/>
        </w:rPr>
        <w:t xml:space="preserve"> was later taken as a broad reference general heresy and not to Hebrew Christians specifically</w:t>
      </w:r>
      <w:r w:rsidRPr="00656705">
        <w:rPr>
          <w:rStyle w:val="apple-converted-space"/>
          <w:rFonts w:eastAsiaTheme="majorEastAsia"/>
          <w:color w:val="202122"/>
          <w:sz w:val="20"/>
          <w:szCs w:val="20"/>
          <w:shd w:val="clear" w:color="auto" w:fill="FFFFFF"/>
        </w:rPr>
        <w:t xml:space="preserve">. </w:t>
      </w:r>
      <w:r w:rsidRPr="00656705">
        <w:rPr>
          <w:rFonts w:eastAsiaTheme="minorEastAsia"/>
          <w:color w:val="000000"/>
          <w:sz w:val="20"/>
          <w:szCs w:val="20"/>
        </w:rPr>
        <w:t xml:space="preserve">The Talmud, which has its origins in this same period, </w:t>
      </w:r>
      <w:r w:rsidRPr="00656705">
        <w:rPr>
          <w:sz w:val="20"/>
          <w:szCs w:val="20"/>
        </w:rPr>
        <w:t xml:space="preserve">frequently refers to the </w:t>
      </w:r>
      <w:r w:rsidRPr="00656705">
        <w:rPr>
          <w:i/>
          <w:iCs/>
          <w:sz w:val="20"/>
          <w:szCs w:val="20"/>
        </w:rPr>
        <w:t>M</w:t>
      </w:r>
      <w:r w:rsidRPr="00656705">
        <w:rPr>
          <w:i/>
          <w:iCs/>
          <w:color w:val="000000" w:themeColor="text1"/>
          <w:sz w:val="20"/>
          <w:szCs w:val="20"/>
        </w:rPr>
        <w:t>î</w:t>
      </w:r>
      <w:r w:rsidRPr="00656705">
        <w:rPr>
          <w:i/>
          <w:iCs/>
          <w:sz w:val="20"/>
          <w:szCs w:val="20"/>
        </w:rPr>
        <w:t>n</w:t>
      </w:r>
      <w:r w:rsidRPr="00656705">
        <w:rPr>
          <w:i/>
          <w:iCs/>
          <w:color w:val="000000" w:themeColor="text1"/>
          <w:sz w:val="20"/>
          <w:szCs w:val="20"/>
        </w:rPr>
        <w:t>î</w:t>
      </w:r>
      <w:r w:rsidRPr="00656705">
        <w:rPr>
          <w:i/>
          <w:iCs/>
          <w:sz w:val="20"/>
          <w:szCs w:val="20"/>
        </w:rPr>
        <w:t>m</w:t>
      </w:r>
      <w:r w:rsidRPr="00656705">
        <w:rPr>
          <w:sz w:val="20"/>
          <w:szCs w:val="20"/>
        </w:rPr>
        <w:t>, who affirmed Christ as the Messiah, as unfaithful Jews</w:t>
      </w:r>
      <w:r w:rsidRPr="00656705">
        <w:rPr>
          <w:rFonts w:eastAsiaTheme="minorEastAsia"/>
          <w:color w:val="000000"/>
          <w:sz w:val="20"/>
          <w:szCs w:val="20"/>
        </w:rPr>
        <w:t xml:space="preserve"> and mentions</w:t>
      </w:r>
      <w:r w:rsidRPr="00656705">
        <w:rPr>
          <w:sz w:val="20"/>
          <w:szCs w:val="20"/>
        </w:rPr>
        <w:t xml:space="preserve"> the </w:t>
      </w:r>
      <w:r w:rsidRPr="00656705">
        <w:rPr>
          <w:i/>
          <w:iCs/>
          <w:sz w:val="20"/>
          <w:szCs w:val="20"/>
        </w:rPr>
        <w:t>M</w:t>
      </w:r>
      <w:r w:rsidRPr="00656705">
        <w:rPr>
          <w:i/>
          <w:iCs/>
          <w:color w:val="000000" w:themeColor="text1"/>
          <w:sz w:val="20"/>
          <w:szCs w:val="20"/>
        </w:rPr>
        <w:t>î</w:t>
      </w:r>
      <w:r w:rsidRPr="00656705">
        <w:rPr>
          <w:i/>
          <w:iCs/>
          <w:sz w:val="20"/>
          <w:szCs w:val="20"/>
        </w:rPr>
        <w:t>n</w:t>
      </w:r>
      <w:r w:rsidRPr="00656705">
        <w:rPr>
          <w:i/>
          <w:iCs/>
          <w:color w:val="000000" w:themeColor="text1"/>
          <w:sz w:val="20"/>
          <w:szCs w:val="20"/>
        </w:rPr>
        <w:t>î</w:t>
      </w:r>
      <w:r w:rsidRPr="00656705">
        <w:rPr>
          <w:i/>
          <w:iCs/>
          <w:sz w:val="20"/>
          <w:szCs w:val="20"/>
        </w:rPr>
        <w:t>m</w:t>
      </w:r>
      <w:r w:rsidRPr="00656705">
        <w:rPr>
          <w:rFonts w:eastAsiaTheme="minorEastAsia"/>
          <w:color w:val="000000"/>
          <w:sz w:val="20"/>
          <w:szCs w:val="20"/>
        </w:rPr>
        <w:t xml:space="preserve"> more often and much more severely than it does to lax or unfaithful Jews.</w:t>
      </w:r>
      <w:r w:rsidRPr="00656705">
        <w:rPr>
          <w:sz w:val="20"/>
          <w:szCs w:val="20"/>
        </w:rPr>
        <w:t xml:space="preserve"> It never applies the term </w:t>
      </w:r>
      <w:r w:rsidRPr="00656705">
        <w:rPr>
          <w:i/>
          <w:iCs/>
          <w:sz w:val="20"/>
          <w:szCs w:val="20"/>
        </w:rPr>
        <w:t>M</w:t>
      </w:r>
      <w:r w:rsidRPr="00656705">
        <w:rPr>
          <w:i/>
          <w:iCs/>
          <w:color w:val="000000" w:themeColor="text1"/>
          <w:sz w:val="20"/>
          <w:szCs w:val="20"/>
        </w:rPr>
        <w:t>î</w:t>
      </w:r>
      <w:r w:rsidRPr="00656705">
        <w:rPr>
          <w:i/>
          <w:iCs/>
          <w:sz w:val="20"/>
          <w:szCs w:val="20"/>
        </w:rPr>
        <w:t>n</w:t>
      </w:r>
      <w:r w:rsidRPr="00656705">
        <w:rPr>
          <w:i/>
          <w:iCs/>
          <w:color w:val="000000" w:themeColor="text1"/>
          <w:sz w:val="20"/>
          <w:szCs w:val="20"/>
        </w:rPr>
        <w:t>î</w:t>
      </w:r>
      <w:r w:rsidRPr="00656705">
        <w:rPr>
          <w:i/>
          <w:iCs/>
          <w:sz w:val="20"/>
          <w:szCs w:val="20"/>
        </w:rPr>
        <w:t>m</w:t>
      </w:r>
      <w:r w:rsidRPr="00656705">
        <w:rPr>
          <w:sz w:val="20"/>
          <w:szCs w:val="20"/>
        </w:rPr>
        <w:t xml:space="preserve"> to Gentile Christians. Rabbinic hostility toward the Judaic Christians peaked during the second century CE but began to decline in subsequent centuries, probably because the Gentile Church had begun to predominate, while excluding the Judaic Christians and leaving no ground for them in the Trinitarian Church. Interestingly, the Rabbis never feared the Gentile Church theologically, probably because it did not constitute an existential threat to them in their congregations as did the Hebrew Church, which was technically Hebrew and Jewish. In fact, Rabbinic literature scarcely takes note of Gentile Christianity. As we will see later, Jesus Christ founded his Church in Jerusalem among believing Jews. Thus, the destruction of Jerusalem in 70 CE and again in 135 CE were death blows to the early Church as they were also to the Keepers of the Dead Sea Scrolls and all non-Rabbinic expressions of Judaism. </w:t>
      </w:r>
      <w:r w:rsidRPr="00656705">
        <w:rPr>
          <w:rFonts w:eastAsiaTheme="minorEastAsia"/>
          <w:color w:val="000000"/>
          <w:sz w:val="20"/>
          <w:szCs w:val="20"/>
        </w:rPr>
        <w:t xml:space="preserve">All Christianity in the Apostolic and sub-Apostolic Age, which is the first century CE after Christ’s Ascension, was Judaic Christianity. It was the early Hebrew Church which was the true recepticle of Christ’s original teachings. </w:t>
      </w:r>
      <w:r w:rsidRPr="00656705">
        <w:rPr>
          <w:sz w:val="20"/>
          <w:szCs w:val="20"/>
        </w:rPr>
        <w:t>The Judaic Christians also had their own Gospels, at least some of which were written in Hebrew or Aramaic. The best known of these are:</w:t>
      </w:r>
    </w:p>
    <w:p w14:paraId="6C4EFB47" w14:textId="77777777" w:rsidR="00FD1A33" w:rsidRPr="00656705" w:rsidRDefault="00FD1A33" w:rsidP="00E616ED">
      <w:pPr>
        <w:pStyle w:val="ListParagraph"/>
        <w:numPr>
          <w:ilvl w:val="0"/>
          <w:numId w:val="4"/>
        </w:numPr>
        <w:rPr>
          <w:sz w:val="20"/>
          <w:szCs w:val="20"/>
        </w:rPr>
      </w:pPr>
      <w:r w:rsidRPr="00656705">
        <w:rPr>
          <w:sz w:val="20"/>
          <w:szCs w:val="20"/>
        </w:rPr>
        <w:t xml:space="preserve">The Gospel of the Nazarenes </w:t>
      </w:r>
    </w:p>
    <w:p w14:paraId="2D0AC6B5" w14:textId="77777777" w:rsidR="00FD1A33" w:rsidRPr="00656705" w:rsidRDefault="00FD1A33" w:rsidP="00E616ED">
      <w:pPr>
        <w:pStyle w:val="ListParagraph"/>
        <w:numPr>
          <w:ilvl w:val="0"/>
          <w:numId w:val="4"/>
        </w:numPr>
        <w:rPr>
          <w:sz w:val="20"/>
          <w:szCs w:val="20"/>
        </w:rPr>
      </w:pPr>
      <w:r w:rsidRPr="00656705">
        <w:rPr>
          <w:sz w:val="20"/>
          <w:szCs w:val="20"/>
        </w:rPr>
        <w:t>The Gospel of the Ebionites</w:t>
      </w:r>
    </w:p>
    <w:p w14:paraId="1175E799" w14:textId="77777777" w:rsidR="00FD1A33" w:rsidRPr="00656705" w:rsidRDefault="00FD1A33" w:rsidP="00E616ED">
      <w:pPr>
        <w:pStyle w:val="ListParagraph"/>
        <w:numPr>
          <w:ilvl w:val="0"/>
          <w:numId w:val="4"/>
        </w:numPr>
        <w:rPr>
          <w:sz w:val="20"/>
          <w:szCs w:val="20"/>
        </w:rPr>
      </w:pPr>
      <w:r w:rsidRPr="00656705">
        <w:rPr>
          <w:sz w:val="20"/>
          <w:szCs w:val="20"/>
        </w:rPr>
        <w:t>The Gospel of the Hebrews</w:t>
      </w:r>
    </w:p>
    <w:p w14:paraId="734283E3" w14:textId="77777777" w:rsidR="00FD1A33" w:rsidRPr="00656705" w:rsidRDefault="00FD1A33" w:rsidP="00E616ED">
      <w:pPr>
        <w:pStyle w:val="ListParagraph"/>
        <w:numPr>
          <w:ilvl w:val="0"/>
          <w:numId w:val="4"/>
        </w:numPr>
        <w:rPr>
          <w:sz w:val="20"/>
          <w:szCs w:val="20"/>
        </w:rPr>
      </w:pPr>
      <w:r w:rsidRPr="00656705">
        <w:rPr>
          <w:sz w:val="20"/>
          <w:szCs w:val="20"/>
        </w:rPr>
        <w:t>The Gospel of the Egyptians</w:t>
      </w:r>
    </w:p>
    <w:p w14:paraId="59CA9B37" w14:textId="77777777" w:rsidR="00FD1A33" w:rsidRPr="00656705" w:rsidRDefault="00FD1A33" w:rsidP="00E616ED">
      <w:pPr>
        <w:pStyle w:val="ListParagraph"/>
        <w:numPr>
          <w:ilvl w:val="0"/>
          <w:numId w:val="4"/>
        </w:numPr>
        <w:rPr>
          <w:sz w:val="20"/>
          <w:szCs w:val="20"/>
        </w:rPr>
      </w:pPr>
      <w:r w:rsidRPr="00656705">
        <w:rPr>
          <w:sz w:val="20"/>
          <w:szCs w:val="20"/>
        </w:rPr>
        <w:t>The Gospel of Peter</w:t>
      </w:r>
    </w:p>
    <w:p w14:paraId="4CB181A5" w14:textId="77777777" w:rsidR="00FD1A33" w:rsidRPr="00656705" w:rsidRDefault="00FD1A33" w:rsidP="00FD1A33">
      <w:pPr>
        <w:pStyle w:val="FootnoteText"/>
        <w:rPr>
          <w:rFonts w:ascii="Times New Roman" w:hAnsi="Times New Roman" w:cs="Times New Roman"/>
          <w:sz w:val="20"/>
          <w:szCs w:val="20"/>
        </w:rPr>
      </w:pPr>
      <w:r w:rsidRPr="00656705">
        <w:rPr>
          <w:rFonts w:ascii="Times New Roman" w:eastAsiaTheme="minorEastAsia" w:hAnsi="Times New Roman" w:cs="Times New Roman"/>
          <w:color w:val="000000"/>
          <w:sz w:val="20"/>
          <w:szCs w:val="20"/>
        </w:rPr>
        <w:t>According to Eusebius, Hegesippus (d. 180 CE) held that the Jerusalem Church had remained a virgin, pure and uncorrupted during its early days. The meaning that the Church was still a virgin, Eusebius explains, is that “she had not been seduced by listening to nonsense,” his words implying that the Church lost its purity later when it did finally begin to listen to nonsense. During the Apostolic Age, heresy among Christians was forced to lurck in the darkness because the Apostles and their successors would make the heretics “throw off their masks” and reveal them for what they were. It is said that the Apostolic and sub-Apostolic Age--until the destruction of Jerusalem and Palestine at Roman hands--was dominated by a confrontational relationship between the “two Israels,” the “Israel” of the Judaic Christians, which sought to convert the Jews to Christ, and the “Israel” of the Rabbis who opposed them.</w:t>
      </w:r>
    </w:p>
  </w:footnote>
  <w:footnote w:id="155">
    <w:p w14:paraId="50C769A9" w14:textId="77777777" w:rsidR="00FD1A33" w:rsidRPr="00656705" w:rsidRDefault="00FD1A33" w:rsidP="00FD1A33">
      <w:pPr>
        <w:pStyle w:val="FootnoteText"/>
        <w:rPr>
          <w:rFonts w:ascii="Times New Roman" w:hAnsi="Times New Roman" w:cs="Times New Roman"/>
          <w:color w:val="202122"/>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color w:val="202122"/>
          <w:sz w:val="20"/>
          <w:szCs w:val="20"/>
        </w:rPr>
        <w:t>The Mishnah</w:t>
      </w:r>
      <w:r w:rsidRPr="00656705">
        <w:rPr>
          <w:rFonts w:ascii="Times New Roman" w:hAnsi="Times New Roman" w:cs="Times New Roman"/>
          <w:color w:val="202122"/>
          <w:sz w:val="20"/>
          <w:szCs w:val="20"/>
        </w:rPr>
        <w:t xml:space="preserve"> or </w:t>
      </w:r>
      <w:r w:rsidRPr="00656705">
        <w:rPr>
          <w:rFonts w:ascii="Times New Roman" w:hAnsi="Times New Roman" w:cs="Times New Roman"/>
          <w:i/>
          <w:iCs/>
          <w:color w:val="202122"/>
          <w:sz w:val="20"/>
          <w:szCs w:val="20"/>
        </w:rPr>
        <w:t>Mishn</w:t>
      </w:r>
      <w:r w:rsidRPr="00656705">
        <w:rPr>
          <w:rFonts w:ascii="Times New Roman" w:hAnsi="Times New Roman" w:cs="Times New Roman"/>
          <w:i/>
          <w:iCs/>
          <w:sz w:val="20"/>
          <w:szCs w:val="20"/>
        </w:rPr>
        <w:t>āh</w:t>
      </w:r>
      <w:r w:rsidRPr="00656705">
        <w:rPr>
          <w:rFonts w:ascii="Times New Roman" w:hAnsi="Times New Roman" w:cs="Times New Roman"/>
          <w:color w:val="202122"/>
          <w:sz w:val="20"/>
          <w:szCs w:val="20"/>
        </w:rPr>
        <w:t>—meaning “repetition,” “duplication through repetition,” or “study by repetition”—comes from the Hebrew word “</w:t>
      </w:r>
      <w:r w:rsidRPr="00656705">
        <w:rPr>
          <w:rFonts w:ascii="Times New Roman" w:hAnsi="Times New Roman" w:cs="Times New Roman"/>
          <w:i/>
          <w:iCs/>
          <w:color w:val="202122"/>
          <w:sz w:val="20"/>
          <w:szCs w:val="20"/>
        </w:rPr>
        <w:t>mishn</w:t>
      </w:r>
      <w:r w:rsidRPr="00656705">
        <w:rPr>
          <w:rFonts w:ascii="Times New Roman" w:hAnsi="Times New Roman" w:cs="Times New Roman"/>
          <w:i/>
          <w:iCs/>
          <w:sz w:val="20"/>
          <w:szCs w:val="20"/>
        </w:rPr>
        <w:t>āh</w:t>
      </w:r>
      <w:r w:rsidRPr="00656705">
        <w:rPr>
          <w:rFonts w:ascii="Times New Roman" w:hAnsi="Times New Roman" w:cs="Times New Roman"/>
          <w:sz w:val="20"/>
          <w:szCs w:val="20"/>
        </w:rPr>
        <w:t xml:space="preserve">,” meaning “to study by repetition” or “to study and review.” </w:t>
      </w:r>
      <w:r w:rsidRPr="00656705">
        <w:rPr>
          <w:rFonts w:ascii="Times New Roman" w:hAnsi="Times New Roman" w:cs="Times New Roman"/>
          <w:i/>
          <w:iCs/>
          <w:color w:val="202122"/>
          <w:sz w:val="20"/>
          <w:szCs w:val="20"/>
        </w:rPr>
        <w:t>Mishn</w:t>
      </w:r>
      <w:r w:rsidRPr="00656705">
        <w:rPr>
          <w:rFonts w:ascii="Times New Roman" w:hAnsi="Times New Roman" w:cs="Times New Roman"/>
          <w:i/>
          <w:iCs/>
          <w:sz w:val="20"/>
          <w:szCs w:val="20"/>
        </w:rPr>
        <w:t>āh</w:t>
      </w:r>
      <w:r w:rsidRPr="00656705">
        <w:rPr>
          <w:rFonts w:ascii="Times New Roman" w:hAnsi="Times New Roman" w:cs="Times New Roman"/>
          <w:sz w:val="20"/>
          <w:szCs w:val="20"/>
        </w:rPr>
        <w:t xml:space="preserve"> is the first major written collection of Rabbinic literature and the heart of the Talmud. It was redacted between the end of the second century CE and the beginning of the third century CE and sought to compile the oral traditions of the Pharisees during the period of the Second Temple from 516 BCE until 70 CE. Most of the </w:t>
      </w:r>
      <w:r w:rsidRPr="00656705">
        <w:rPr>
          <w:rFonts w:ascii="Times New Roman" w:hAnsi="Times New Roman" w:cs="Times New Roman"/>
          <w:i/>
          <w:iCs/>
          <w:color w:val="202122"/>
          <w:sz w:val="20"/>
          <w:szCs w:val="20"/>
        </w:rPr>
        <w:t>Mishn</w:t>
      </w:r>
      <w:r w:rsidRPr="00656705">
        <w:rPr>
          <w:rFonts w:ascii="Times New Roman" w:hAnsi="Times New Roman" w:cs="Times New Roman"/>
          <w:i/>
          <w:iCs/>
          <w:sz w:val="20"/>
          <w:szCs w:val="20"/>
        </w:rPr>
        <w:t>āh</w:t>
      </w:r>
      <w:r w:rsidRPr="00656705">
        <w:rPr>
          <w:rFonts w:ascii="Times New Roman" w:hAnsi="Times New Roman" w:cs="Times New Roman"/>
          <w:sz w:val="20"/>
          <w:szCs w:val="20"/>
        </w:rPr>
        <w:t xml:space="preserve"> is written in Hebrew, but some parts are in the Western Aramaic of Palestine. </w:t>
      </w:r>
    </w:p>
  </w:footnote>
  <w:footnote w:id="156">
    <w:p w14:paraId="0D2D669E" w14:textId="77777777" w:rsidR="00FD1A33" w:rsidRPr="00656705" w:rsidRDefault="00FD1A33" w:rsidP="00FD1A33">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color w:val="202122"/>
          <w:sz w:val="20"/>
          <w:szCs w:val="20"/>
        </w:rPr>
        <w:t xml:space="preserve">The Gemara </w:t>
      </w:r>
      <w:r w:rsidRPr="00656705">
        <w:rPr>
          <w:rFonts w:ascii="Times New Roman" w:hAnsi="Times New Roman" w:cs="Times New Roman"/>
          <w:color w:val="202122"/>
          <w:sz w:val="20"/>
          <w:szCs w:val="20"/>
        </w:rPr>
        <w:t xml:space="preserve">or </w:t>
      </w:r>
      <w:r w:rsidRPr="00656705">
        <w:rPr>
          <w:rFonts w:ascii="Times New Roman" w:hAnsi="Times New Roman" w:cs="Times New Roman"/>
          <w:i/>
          <w:iCs/>
          <w:color w:val="202122"/>
          <w:sz w:val="20"/>
          <w:szCs w:val="20"/>
        </w:rPr>
        <w:t>Gem</w:t>
      </w:r>
      <w:r w:rsidRPr="00656705">
        <w:rPr>
          <w:rFonts w:ascii="Times New Roman" w:hAnsi="Times New Roman" w:cs="Times New Roman"/>
          <w:i/>
          <w:iCs/>
          <w:sz w:val="20"/>
          <w:szCs w:val="20"/>
        </w:rPr>
        <w:t>ā</w:t>
      </w:r>
      <w:r w:rsidRPr="00656705">
        <w:rPr>
          <w:rFonts w:ascii="Times New Roman" w:hAnsi="Times New Roman" w:cs="Times New Roman"/>
          <w:i/>
          <w:iCs/>
          <w:color w:val="202122"/>
          <w:sz w:val="20"/>
          <w:szCs w:val="20"/>
        </w:rPr>
        <w:t>r</w:t>
      </w:r>
      <w:r w:rsidRPr="00656705">
        <w:rPr>
          <w:rFonts w:ascii="Times New Roman" w:hAnsi="Times New Roman" w:cs="Times New Roman"/>
          <w:i/>
          <w:iCs/>
          <w:sz w:val="20"/>
          <w:szCs w:val="20"/>
        </w:rPr>
        <w:t>ā</w:t>
      </w:r>
      <w:r w:rsidRPr="00656705">
        <w:rPr>
          <w:rFonts w:ascii="Times New Roman" w:hAnsi="Times New Roman" w:cs="Times New Roman"/>
          <w:color w:val="202122"/>
          <w:sz w:val="20"/>
          <w:szCs w:val="20"/>
        </w:rPr>
        <w:t xml:space="preserve">—meaning “the completion” or “the tradition”—is the second essential component of the Rabbinic Talmud and is made up of Rabbinic studies and commentaries on the </w:t>
      </w:r>
      <w:r w:rsidRPr="00656705">
        <w:rPr>
          <w:rFonts w:ascii="Times New Roman" w:hAnsi="Times New Roman" w:cs="Times New Roman"/>
          <w:i/>
          <w:iCs/>
          <w:color w:val="202122"/>
          <w:sz w:val="20"/>
          <w:szCs w:val="20"/>
        </w:rPr>
        <w:t>Mishn</w:t>
      </w:r>
      <w:r w:rsidRPr="00656705">
        <w:rPr>
          <w:rFonts w:ascii="Times New Roman" w:hAnsi="Times New Roman" w:cs="Times New Roman"/>
          <w:i/>
          <w:iCs/>
          <w:sz w:val="20"/>
          <w:szCs w:val="20"/>
        </w:rPr>
        <w:t>āh</w:t>
      </w:r>
      <w:r w:rsidRPr="00656705">
        <w:rPr>
          <w:rFonts w:ascii="Times New Roman" w:hAnsi="Times New Roman" w:cs="Times New Roman"/>
          <w:sz w:val="20"/>
          <w:szCs w:val="20"/>
        </w:rPr>
        <w:t xml:space="preserve">. The word </w:t>
      </w:r>
      <w:r w:rsidRPr="00656705">
        <w:rPr>
          <w:rFonts w:ascii="Times New Roman" w:hAnsi="Times New Roman" w:cs="Times New Roman"/>
          <w:i/>
          <w:iCs/>
          <w:color w:val="202122"/>
          <w:sz w:val="20"/>
          <w:szCs w:val="20"/>
        </w:rPr>
        <w:t>Gem</w:t>
      </w:r>
      <w:r w:rsidRPr="00656705">
        <w:rPr>
          <w:rFonts w:ascii="Times New Roman" w:hAnsi="Times New Roman" w:cs="Times New Roman"/>
          <w:i/>
          <w:iCs/>
          <w:sz w:val="20"/>
          <w:szCs w:val="20"/>
        </w:rPr>
        <w:t>ā</w:t>
      </w:r>
      <w:r w:rsidRPr="00656705">
        <w:rPr>
          <w:rFonts w:ascii="Times New Roman" w:hAnsi="Times New Roman" w:cs="Times New Roman"/>
          <w:i/>
          <w:iCs/>
          <w:color w:val="202122"/>
          <w:sz w:val="20"/>
          <w:szCs w:val="20"/>
        </w:rPr>
        <w:t>r</w:t>
      </w:r>
      <w:r w:rsidRPr="00656705">
        <w:rPr>
          <w:rFonts w:ascii="Times New Roman" w:hAnsi="Times New Roman" w:cs="Times New Roman"/>
          <w:i/>
          <w:iCs/>
          <w:sz w:val="20"/>
          <w:szCs w:val="20"/>
        </w:rPr>
        <w:t>ā</w:t>
      </w:r>
      <w:r w:rsidRPr="00656705">
        <w:rPr>
          <w:rFonts w:ascii="Times New Roman" w:hAnsi="Times New Roman" w:cs="Times New Roman"/>
          <w:sz w:val="20"/>
          <w:szCs w:val="20"/>
        </w:rPr>
        <w:t xml:space="preserve"> is Aramaic. There are two versions of the </w:t>
      </w:r>
      <w:r w:rsidRPr="00656705">
        <w:rPr>
          <w:rFonts w:ascii="Times New Roman" w:hAnsi="Times New Roman" w:cs="Times New Roman"/>
          <w:i/>
          <w:iCs/>
          <w:color w:val="202122"/>
          <w:sz w:val="20"/>
          <w:szCs w:val="20"/>
        </w:rPr>
        <w:t>Gem</w:t>
      </w:r>
      <w:r w:rsidRPr="00656705">
        <w:rPr>
          <w:rFonts w:ascii="Times New Roman" w:hAnsi="Times New Roman" w:cs="Times New Roman"/>
          <w:i/>
          <w:iCs/>
          <w:sz w:val="20"/>
          <w:szCs w:val="20"/>
        </w:rPr>
        <w:t>ā</w:t>
      </w:r>
      <w:r w:rsidRPr="00656705">
        <w:rPr>
          <w:rFonts w:ascii="Times New Roman" w:hAnsi="Times New Roman" w:cs="Times New Roman"/>
          <w:i/>
          <w:iCs/>
          <w:color w:val="202122"/>
          <w:sz w:val="20"/>
          <w:szCs w:val="20"/>
        </w:rPr>
        <w:t>r</w:t>
      </w:r>
      <w:r w:rsidRPr="00656705">
        <w:rPr>
          <w:rFonts w:ascii="Times New Roman" w:hAnsi="Times New Roman" w:cs="Times New Roman"/>
          <w:i/>
          <w:iCs/>
          <w:sz w:val="20"/>
          <w:szCs w:val="20"/>
        </w:rPr>
        <w:t>ā</w:t>
      </w:r>
      <w:r w:rsidRPr="00656705">
        <w:rPr>
          <w:rFonts w:ascii="Times New Roman" w:hAnsi="Times New Roman" w:cs="Times New Roman"/>
          <w:sz w:val="20"/>
          <w:szCs w:val="20"/>
        </w:rPr>
        <w:t xml:space="preserve">: 1) the </w:t>
      </w:r>
      <w:r w:rsidRPr="00656705">
        <w:rPr>
          <w:rFonts w:ascii="Times New Roman" w:hAnsi="Times New Roman" w:cs="Times New Roman"/>
          <w:i/>
          <w:iCs/>
          <w:color w:val="202122"/>
          <w:sz w:val="20"/>
          <w:szCs w:val="20"/>
        </w:rPr>
        <w:t>Gem</w:t>
      </w:r>
      <w:r w:rsidRPr="00656705">
        <w:rPr>
          <w:rFonts w:ascii="Times New Roman" w:hAnsi="Times New Roman" w:cs="Times New Roman"/>
          <w:i/>
          <w:iCs/>
          <w:sz w:val="20"/>
          <w:szCs w:val="20"/>
        </w:rPr>
        <w:t>ā</w:t>
      </w:r>
      <w:r w:rsidRPr="00656705">
        <w:rPr>
          <w:rFonts w:ascii="Times New Roman" w:hAnsi="Times New Roman" w:cs="Times New Roman"/>
          <w:i/>
          <w:iCs/>
          <w:color w:val="202122"/>
          <w:sz w:val="20"/>
          <w:szCs w:val="20"/>
        </w:rPr>
        <w:t>r</w:t>
      </w:r>
      <w:r w:rsidRPr="00656705">
        <w:rPr>
          <w:rFonts w:ascii="Times New Roman" w:hAnsi="Times New Roman" w:cs="Times New Roman"/>
          <w:i/>
          <w:iCs/>
          <w:sz w:val="20"/>
          <w:szCs w:val="20"/>
        </w:rPr>
        <w:t>ā</w:t>
      </w:r>
      <w:r w:rsidRPr="00656705">
        <w:rPr>
          <w:rFonts w:ascii="Times New Roman" w:hAnsi="Times New Roman" w:cs="Times New Roman"/>
          <w:sz w:val="20"/>
          <w:szCs w:val="20"/>
        </w:rPr>
        <w:t xml:space="preserve"> of the Jerusalem or Palestinian Talmud and 2) the </w:t>
      </w:r>
      <w:r w:rsidRPr="00656705">
        <w:rPr>
          <w:rFonts w:ascii="Times New Roman" w:hAnsi="Times New Roman" w:cs="Times New Roman"/>
          <w:i/>
          <w:iCs/>
          <w:color w:val="202122"/>
          <w:sz w:val="20"/>
          <w:szCs w:val="20"/>
        </w:rPr>
        <w:t>Gem</w:t>
      </w:r>
      <w:r w:rsidRPr="00656705">
        <w:rPr>
          <w:rFonts w:ascii="Times New Roman" w:hAnsi="Times New Roman" w:cs="Times New Roman"/>
          <w:i/>
          <w:iCs/>
          <w:sz w:val="20"/>
          <w:szCs w:val="20"/>
        </w:rPr>
        <w:t>ā</w:t>
      </w:r>
      <w:r w:rsidRPr="00656705">
        <w:rPr>
          <w:rFonts w:ascii="Times New Roman" w:hAnsi="Times New Roman" w:cs="Times New Roman"/>
          <w:i/>
          <w:iCs/>
          <w:color w:val="202122"/>
          <w:sz w:val="20"/>
          <w:szCs w:val="20"/>
        </w:rPr>
        <w:t>r</w:t>
      </w:r>
      <w:r w:rsidRPr="00656705">
        <w:rPr>
          <w:rFonts w:ascii="Times New Roman" w:hAnsi="Times New Roman" w:cs="Times New Roman"/>
          <w:i/>
          <w:iCs/>
          <w:sz w:val="20"/>
          <w:szCs w:val="20"/>
        </w:rPr>
        <w:t>ā</w:t>
      </w:r>
      <w:r w:rsidRPr="00656705">
        <w:rPr>
          <w:rFonts w:ascii="Times New Roman" w:hAnsi="Times New Roman" w:cs="Times New Roman"/>
          <w:sz w:val="20"/>
          <w:szCs w:val="20"/>
        </w:rPr>
        <w:t xml:space="preserve"> of the Babylonian or Mesopotamian Talmud. The compilation of the </w:t>
      </w:r>
      <w:r w:rsidRPr="00656705">
        <w:rPr>
          <w:rFonts w:ascii="Times New Roman" w:hAnsi="Times New Roman" w:cs="Times New Roman"/>
          <w:i/>
          <w:iCs/>
          <w:color w:val="202122"/>
          <w:sz w:val="20"/>
          <w:szCs w:val="20"/>
        </w:rPr>
        <w:t>Gem</w:t>
      </w:r>
      <w:r w:rsidRPr="00656705">
        <w:rPr>
          <w:rFonts w:ascii="Times New Roman" w:hAnsi="Times New Roman" w:cs="Times New Roman"/>
          <w:i/>
          <w:iCs/>
          <w:sz w:val="20"/>
          <w:szCs w:val="20"/>
        </w:rPr>
        <w:t>ā</w:t>
      </w:r>
      <w:r w:rsidRPr="00656705">
        <w:rPr>
          <w:rFonts w:ascii="Times New Roman" w:hAnsi="Times New Roman" w:cs="Times New Roman"/>
          <w:i/>
          <w:iCs/>
          <w:color w:val="202122"/>
          <w:sz w:val="20"/>
          <w:szCs w:val="20"/>
        </w:rPr>
        <w:t>r</w:t>
      </w:r>
      <w:r w:rsidRPr="00656705">
        <w:rPr>
          <w:rFonts w:ascii="Times New Roman" w:hAnsi="Times New Roman" w:cs="Times New Roman"/>
          <w:i/>
          <w:iCs/>
          <w:sz w:val="20"/>
          <w:szCs w:val="20"/>
        </w:rPr>
        <w:t>ā</w:t>
      </w:r>
      <w:r w:rsidRPr="00656705">
        <w:rPr>
          <w:rFonts w:ascii="Times New Roman" w:hAnsi="Times New Roman" w:cs="Times New Roman"/>
          <w:sz w:val="20"/>
          <w:szCs w:val="20"/>
        </w:rPr>
        <w:t xml:space="preserve"> of the Jerusalem Talmud was completed in the period roughly between 350 CE and 400 CE, while the </w:t>
      </w:r>
      <w:r w:rsidRPr="00656705">
        <w:rPr>
          <w:rFonts w:ascii="Times New Roman" w:hAnsi="Times New Roman" w:cs="Times New Roman"/>
          <w:i/>
          <w:iCs/>
          <w:color w:val="202122"/>
          <w:sz w:val="20"/>
          <w:szCs w:val="20"/>
        </w:rPr>
        <w:t>Gem</w:t>
      </w:r>
      <w:r w:rsidRPr="00656705">
        <w:rPr>
          <w:rFonts w:ascii="Times New Roman" w:hAnsi="Times New Roman" w:cs="Times New Roman"/>
          <w:i/>
          <w:iCs/>
          <w:sz w:val="20"/>
          <w:szCs w:val="20"/>
        </w:rPr>
        <w:t>ā</w:t>
      </w:r>
      <w:r w:rsidRPr="00656705">
        <w:rPr>
          <w:rFonts w:ascii="Times New Roman" w:hAnsi="Times New Roman" w:cs="Times New Roman"/>
          <w:i/>
          <w:iCs/>
          <w:color w:val="202122"/>
          <w:sz w:val="20"/>
          <w:szCs w:val="20"/>
        </w:rPr>
        <w:t>r</w:t>
      </w:r>
      <w:r w:rsidRPr="00656705">
        <w:rPr>
          <w:rFonts w:ascii="Times New Roman" w:hAnsi="Times New Roman" w:cs="Times New Roman"/>
          <w:i/>
          <w:iCs/>
          <w:sz w:val="20"/>
          <w:szCs w:val="20"/>
        </w:rPr>
        <w:t>ā</w:t>
      </w:r>
      <w:r w:rsidRPr="00656705">
        <w:rPr>
          <w:rFonts w:ascii="Times New Roman" w:hAnsi="Times New Roman" w:cs="Times New Roman"/>
          <w:sz w:val="20"/>
          <w:szCs w:val="20"/>
        </w:rPr>
        <w:t xml:space="preserve"> of the Babylonian Talmud was completed around 500 CE. The Palestinian </w:t>
      </w:r>
      <w:r w:rsidRPr="00656705">
        <w:rPr>
          <w:rFonts w:ascii="Times New Roman" w:hAnsi="Times New Roman" w:cs="Times New Roman"/>
          <w:i/>
          <w:iCs/>
          <w:color w:val="202122"/>
          <w:sz w:val="20"/>
          <w:szCs w:val="20"/>
        </w:rPr>
        <w:t>Gem</w:t>
      </w:r>
      <w:r w:rsidRPr="00656705">
        <w:rPr>
          <w:rFonts w:ascii="Times New Roman" w:hAnsi="Times New Roman" w:cs="Times New Roman"/>
          <w:i/>
          <w:iCs/>
          <w:sz w:val="20"/>
          <w:szCs w:val="20"/>
        </w:rPr>
        <w:t>ā</w:t>
      </w:r>
      <w:r w:rsidRPr="00656705">
        <w:rPr>
          <w:rFonts w:ascii="Times New Roman" w:hAnsi="Times New Roman" w:cs="Times New Roman"/>
          <w:i/>
          <w:iCs/>
          <w:color w:val="202122"/>
          <w:sz w:val="20"/>
          <w:szCs w:val="20"/>
        </w:rPr>
        <w:t>r</w:t>
      </w:r>
      <w:r w:rsidRPr="00656705">
        <w:rPr>
          <w:rFonts w:ascii="Times New Roman" w:hAnsi="Times New Roman" w:cs="Times New Roman"/>
          <w:i/>
          <w:iCs/>
          <w:sz w:val="20"/>
          <w:szCs w:val="20"/>
        </w:rPr>
        <w:t>ā</w:t>
      </w:r>
      <w:r w:rsidRPr="00656705">
        <w:rPr>
          <w:rFonts w:ascii="Times New Roman" w:hAnsi="Times New Roman" w:cs="Times New Roman"/>
          <w:sz w:val="20"/>
          <w:szCs w:val="20"/>
        </w:rPr>
        <w:t xml:space="preserve"> is mostly written in the Western Aramaic of Palestine, while the Babylonian </w:t>
      </w:r>
      <w:r w:rsidRPr="00656705">
        <w:rPr>
          <w:rFonts w:ascii="Times New Roman" w:hAnsi="Times New Roman" w:cs="Times New Roman"/>
          <w:i/>
          <w:iCs/>
          <w:color w:val="202122"/>
          <w:sz w:val="20"/>
          <w:szCs w:val="20"/>
        </w:rPr>
        <w:t>Gem</w:t>
      </w:r>
      <w:r w:rsidRPr="00656705">
        <w:rPr>
          <w:rFonts w:ascii="Times New Roman" w:hAnsi="Times New Roman" w:cs="Times New Roman"/>
          <w:i/>
          <w:iCs/>
          <w:sz w:val="20"/>
          <w:szCs w:val="20"/>
        </w:rPr>
        <w:t>ā</w:t>
      </w:r>
      <w:r w:rsidRPr="00656705">
        <w:rPr>
          <w:rFonts w:ascii="Times New Roman" w:hAnsi="Times New Roman" w:cs="Times New Roman"/>
          <w:i/>
          <w:iCs/>
          <w:color w:val="202122"/>
          <w:sz w:val="20"/>
          <w:szCs w:val="20"/>
        </w:rPr>
        <w:t>r</w:t>
      </w:r>
      <w:r w:rsidRPr="00656705">
        <w:rPr>
          <w:rFonts w:ascii="Times New Roman" w:hAnsi="Times New Roman" w:cs="Times New Roman"/>
          <w:i/>
          <w:iCs/>
          <w:sz w:val="20"/>
          <w:szCs w:val="20"/>
        </w:rPr>
        <w:t>ā</w:t>
      </w:r>
      <w:r w:rsidRPr="00656705">
        <w:rPr>
          <w:rFonts w:ascii="Times New Roman" w:hAnsi="Times New Roman" w:cs="Times New Roman"/>
          <w:sz w:val="20"/>
          <w:szCs w:val="20"/>
        </w:rPr>
        <w:t xml:space="preserve"> is mostly in Eastern Aramaic, although both compilations contain portions in Hebrew.  </w:t>
      </w:r>
    </w:p>
  </w:footnote>
  <w:footnote w:id="157">
    <w:p w14:paraId="21C6764B" w14:textId="77777777" w:rsidR="00FD1A33" w:rsidRPr="00656705" w:rsidRDefault="00FD1A33" w:rsidP="00FD1A33">
      <w:pPr>
        <w:rPr>
          <w:color w:val="202122"/>
          <w:sz w:val="20"/>
          <w:szCs w:val="20"/>
        </w:rPr>
      </w:pPr>
      <w:r w:rsidRPr="00656705">
        <w:rPr>
          <w:rStyle w:val="FootnoteReference"/>
          <w:sz w:val="20"/>
          <w:szCs w:val="20"/>
        </w:rPr>
        <w:footnoteRef/>
      </w:r>
      <w:r w:rsidRPr="00656705">
        <w:rPr>
          <w:sz w:val="20"/>
          <w:szCs w:val="20"/>
        </w:rPr>
        <w:t xml:space="preserve"> </w:t>
      </w:r>
      <w:r w:rsidRPr="00656705">
        <w:rPr>
          <w:b/>
          <w:bCs/>
          <w:sz w:val="20"/>
          <w:szCs w:val="20"/>
        </w:rPr>
        <w:t xml:space="preserve">The </w:t>
      </w:r>
      <w:r w:rsidRPr="00656705">
        <w:rPr>
          <w:rFonts w:eastAsiaTheme="minorEastAsia"/>
          <w:b/>
          <w:bCs/>
          <w:color w:val="000000"/>
          <w:sz w:val="20"/>
          <w:szCs w:val="20"/>
        </w:rPr>
        <w:t xml:space="preserve">Talmud </w:t>
      </w:r>
      <w:r w:rsidRPr="00656705">
        <w:rPr>
          <w:rFonts w:eastAsiaTheme="minorEastAsia"/>
          <w:color w:val="000000"/>
          <w:sz w:val="20"/>
          <w:szCs w:val="20"/>
        </w:rPr>
        <w:t xml:space="preserve">(Hebrew: </w:t>
      </w:r>
      <w:r w:rsidRPr="00656705">
        <w:rPr>
          <w:rFonts w:eastAsiaTheme="minorEastAsia"/>
          <w:i/>
          <w:iCs/>
          <w:color w:val="000000"/>
          <w:sz w:val="20"/>
          <w:szCs w:val="20"/>
        </w:rPr>
        <w:t>hat-Talm</w:t>
      </w:r>
      <w:r w:rsidRPr="00656705">
        <w:rPr>
          <w:i/>
          <w:iCs/>
          <w:color w:val="000000" w:themeColor="text1"/>
          <w:sz w:val="20"/>
          <w:szCs w:val="20"/>
        </w:rPr>
        <w:t>û</w:t>
      </w:r>
      <w:r w:rsidRPr="00656705">
        <w:rPr>
          <w:rFonts w:eastAsiaTheme="minorEastAsia"/>
          <w:i/>
          <w:iCs/>
          <w:color w:val="000000"/>
          <w:sz w:val="20"/>
          <w:szCs w:val="20"/>
        </w:rPr>
        <w:t>dh</w:t>
      </w:r>
      <w:r w:rsidRPr="00656705">
        <w:rPr>
          <w:rFonts w:eastAsiaTheme="minorEastAsia"/>
          <w:color w:val="000000"/>
          <w:sz w:val="20"/>
          <w:szCs w:val="20"/>
        </w:rPr>
        <w:t xml:space="preserve">), meaning “the teaching,” “the learning,” or “the instruction.” The word </w:t>
      </w:r>
      <w:r w:rsidRPr="00656705">
        <w:rPr>
          <w:rFonts w:eastAsiaTheme="minorEastAsia"/>
          <w:i/>
          <w:iCs/>
          <w:color w:val="000000"/>
          <w:sz w:val="20"/>
          <w:szCs w:val="20"/>
        </w:rPr>
        <w:t>Talm</w:t>
      </w:r>
      <w:r w:rsidRPr="00656705">
        <w:rPr>
          <w:i/>
          <w:iCs/>
          <w:color w:val="000000" w:themeColor="text1"/>
          <w:sz w:val="20"/>
          <w:szCs w:val="20"/>
        </w:rPr>
        <w:t>û</w:t>
      </w:r>
      <w:r w:rsidRPr="00656705">
        <w:rPr>
          <w:rFonts w:eastAsiaTheme="minorEastAsia"/>
          <w:i/>
          <w:iCs/>
          <w:color w:val="000000"/>
          <w:sz w:val="20"/>
          <w:szCs w:val="20"/>
        </w:rPr>
        <w:t>dh</w:t>
      </w:r>
      <w:r w:rsidRPr="00656705">
        <w:rPr>
          <w:rFonts w:eastAsiaTheme="minorEastAsia"/>
          <w:color w:val="000000"/>
          <w:sz w:val="20"/>
          <w:szCs w:val="20"/>
        </w:rPr>
        <w:t xml:space="preserve"> comes from the Hebrew root verb </w:t>
      </w:r>
      <w:r w:rsidRPr="00656705">
        <w:rPr>
          <w:rFonts w:eastAsiaTheme="minorEastAsia"/>
          <w:i/>
          <w:iCs/>
          <w:color w:val="000000"/>
          <w:sz w:val="20"/>
          <w:szCs w:val="20"/>
        </w:rPr>
        <w:t>l</w:t>
      </w:r>
      <w:r w:rsidRPr="00656705">
        <w:rPr>
          <w:i/>
          <w:iCs/>
          <w:sz w:val="20"/>
          <w:szCs w:val="20"/>
        </w:rPr>
        <w:t>āmadh</w:t>
      </w:r>
      <w:r w:rsidRPr="00656705">
        <w:rPr>
          <w:sz w:val="20"/>
          <w:szCs w:val="20"/>
        </w:rPr>
        <w:t xml:space="preserve"> (</w:t>
      </w:r>
      <w:r w:rsidRPr="00656705">
        <w:rPr>
          <w:i/>
          <w:iCs/>
          <w:sz w:val="20"/>
          <w:szCs w:val="20"/>
        </w:rPr>
        <w:t>L-M-D</w:t>
      </w:r>
      <w:r w:rsidRPr="00656705">
        <w:rPr>
          <w:sz w:val="20"/>
          <w:szCs w:val="20"/>
        </w:rPr>
        <w:t xml:space="preserve">), meaning “to teach” and is related to the Arabic </w:t>
      </w:r>
      <w:r w:rsidRPr="00656705">
        <w:rPr>
          <w:i/>
          <w:iCs/>
          <w:sz w:val="20"/>
          <w:szCs w:val="20"/>
        </w:rPr>
        <w:t>talmadha</w:t>
      </w:r>
      <w:r w:rsidRPr="00656705">
        <w:rPr>
          <w:sz w:val="20"/>
          <w:szCs w:val="20"/>
        </w:rPr>
        <w:t>, “to take someone as a student or apprentice.” The Talmud is the central text of Rabbinic Judaism and the primary source of Jewish religious Law (</w:t>
      </w:r>
      <w:r w:rsidRPr="00656705">
        <w:rPr>
          <w:i/>
          <w:iCs/>
          <w:sz w:val="20"/>
          <w:szCs w:val="20"/>
        </w:rPr>
        <w:t>Halākhāh</w:t>
      </w:r>
      <w:r w:rsidRPr="00656705">
        <w:rPr>
          <w:sz w:val="20"/>
          <w:szCs w:val="20"/>
        </w:rPr>
        <w:t>) and theological belief, non-legalistic exegesis, and moral exhortation (</w:t>
      </w:r>
      <w:r w:rsidRPr="00656705">
        <w:rPr>
          <w:i/>
          <w:iCs/>
          <w:sz w:val="20"/>
          <w:szCs w:val="20"/>
        </w:rPr>
        <w:t>hag-G</w:t>
      </w:r>
      <w:r w:rsidRPr="00656705">
        <w:rPr>
          <w:i/>
          <w:iCs/>
          <w:color w:val="202122"/>
          <w:sz w:val="20"/>
          <w:szCs w:val="20"/>
        </w:rPr>
        <w:t>ādhāh</w:t>
      </w:r>
      <w:r w:rsidRPr="00656705">
        <w:rPr>
          <w:color w:val="202122"/>
          <w:sz w:val="20"/>
          <w:szCs w:val="20"/>
        </w:rPr>
        <w:t xml:space="preserve">). </w:t>
      </w:r>
      <w:r w:rsidRPr="00656705">
        <w:rPr>
          <w:rFonts w:eastAsiaTheme="minorEastAsia"/>
          <w:color w:val="000000"/>
          <w:sz w:val="20"/>
          <w:szCs w:val="20"/>
        </w:rPr>
        <w:t>The Talmud is not a legal code but a “body of law” (</w:t>
      </w:r>
      <w:r w:rsidRPr="00656705">
        <w:rPr>
          <w:rFonts w:eastAsiaTheme="minorEastAsia"/>
          <w:i/>
          <w:iCs/>
          <w:color w:val="000000"/>
          <w:sz w:val="20"/>
          <w:szCs w:val="20"/>
        </w:rPr>
        <w:t>corpis iuris</w:t>
      </w:r>
      <w:r w:rsidRPr="00656705">
        <w:rPr>
          <w:rFonts w:eastAsiaTheme="minorEastAsia"/>
          <w:color w:val="000000"/>
          <w:sz w:val="20"/>
          <w:szCs w:val="20"/>
        </w:rPr>
        <w:t>) in addition to non-legal teachings.</w:t>
      </w:r>
      <w:r w:rsidRPr="00656705">
        <w:rPr>
          <w:color w:val="202122"/>
          <w:sz w:val="20"/>
          <w:szCs w:val="20"/>
        </w:rPr>
        <w:t xml:space="preserve"> The Talmud combines two fundamental narratives: 1) the Mishnah (</w:t>
      </w:r>
      <w:r w:rsidRPr="00656705">
        <w:rPr>
          <w:i/>
          <w:iCs/>
          <w:color w:val="202122"/>
          <w:sz w:val="20"/>
          <w:szCs w:val="20"/>
        </w:rPr>
        <w:t>Mishn</w:t>
      </w:r>
      <w:r w:rsidRPr="00656705">
        <w:rPr>
          <w:i/>
          <w:iCs/>
          <w:sz w:val="20"/>
          <w:szCs w:val="20"/>
        </w:rPr>
        <w:t>āh</w:t>
      </w:r>
      <w:r w:rsidRPr="00656705">
        <w:rPr>
          <w:color w:val="202122"/>
          <w:sz w:val="20"/>
          <w:szCs w:val="20"/>
        </w:rPr>
        <w:t xml:space="preserve">)--meaning “repetition,” “duplication through repetition,” or “study by repetition”--and 2) the </w:t>
      </w:r>
      <w:r w:rsidRPr="00656705">
        <w:rPr>
          <w:i/>
          <w:iCs/>
          <w:color w:val="202122"/>
          <w:sz w:val="20"/>
          <w:szCs w:val="20"/>
        </w:rPr>
        <w:t>Gem</w:t>
      </w:r>
      <w:r w:rsidRPr="00656705">
        <w:rPr>
          <w:i/>
          <w:iCs/>
          <w:sz w:val="20"/>
          <w:szCs w:val="20"/>
        </w:rPr>
        <w:t>ā</w:t>
      </w:r>
      <w:r w:rsidRPr="00656705">
        <w:rPr>
          <w:i/>
          <w:iCs/>
          <w:color w:val="202122"/>
          <w:sz w:val="20"/>
          <w:szCs w:val="20"/>
        </w:rPr>
        <w:t>r</w:t>
      </w:r>
      <w:r w:rsidRPr="00656705">
        <w:rPr>
          <w:i/>
          <w:iCs/>
          <w:sz w:val="20"/>
          <w:szCs w:val="20"/>
        </w:rPr>
        <w:t>ā</w:t>
      </w:r>
      <w:r w:rsidRPr="00656705">
        <w:rPr>
          <w:color w:val="202122"/>
          <w:sz w:val="20"/>
          <w:szCs w:val="20"/>
        </w:rPr>
        <w:t>--meaning “the completion” or “the tradition.” The Mishnah compiles oral Rabbinic tradition, which was generally taught by repeated recitation. It was completed around 200 CE. The compilation of the Gemar</w:t>
      </w:r>
      <w:r w:rsidRPr="00656705">
        <w:rPr>
          <w:rFonts w:eastAsiaTheme="minorEastAsia"/>
          <w:color w:val="000000"/>
          <w:sz w:val="20"/>
          <w:szCs w:val="20"/>
        </w:rPr>
        <w:t>ā</w:t>
      </w:r>
      <w:r w:rsidRPr="00656705">
        <w:rPr>
          <w:color w:val="202122"/>
          <w:sz w:val="20"/>
          <w:szCs w:val="20"/>
        </w:rPr>
        <w:t xml:space="preserve"> began around 200 CE and continued until roughly 500 CE. The word </w:t>
      </w:r>
      <w:r w:rsidRPr="00656705">
        <w:rPr>
          <w:rFonts w:eastAsiaTheme="minorEastAsia"/>
          <w:i/>
          <w:iCs/>
          <w:color w:val="000000"/>
          <w:sz w:val="20"/>
          <w:szCs w:val="20"/>
        </w:rPr>
        <w:t>Talm</w:t>
      </w:r>
      <w:r w:rsidRPr="00656705">
        <w:rPr>
          <w:i/>
          <w:iCs/>
          <w:color w:val="000000" w:themeColor="text1"/>
          <w:sz w:val="20"/>
          <w:szCs w:val="20"/>
        </w:rPr>
        <w:t>û</w:t>
      </w:r>
      <w:r w:rsidRPr="00656705">
        <w:rPr>
          <w:rFonts w:eastAsiaTheme="minorEastAsia"/>
          <w:i/>
          <w:iCs/>
          <w:color w:val="000000"/>
          <w:sz w:val="20"/>
          <w:szCs w:val="20"/>
        </w:rPr>
        <w:t>dh</w:t>
      </w:r>
      <w:r w:rsidRPr="00656705">
        <w:rPr>
          <w:rFonts w:eastAsiaTheme="minorEastAsia"/>
          <w:color w:val="000000"/>
          <w:sz w:val="20"/>
          <w:szCs w:val="20"/>
        </w:rPr>
        <w:t xml:space="preserve"> may be used as a synonym for the Mishnah or as a reference to the Mishnah and Gemara combined. Both the Mishnah and the Gemara were both first compiled orally and then committed to writing.</w:t>
      </w:r>
    </w:p>
  </w:footnote>
  <w:footnote w:id="158">
    <w:p w14:paraId="55B4EC3E" w14:textId="77777777" w:rsidR="00FD1A33" w:rsidRPr="00656705" w:rsidRDefault="00FD1A33" w:rsidP="00FD1A33">
      <w:pPr>
        <w:rPr>
          <w:rFonts w:eastAsiaTheme="minorEastAsia"/>
          <w:color w:val="000000"/>
          <w:sz w:val="20"/>
          <w:szCs w:val="20"/>
        </w:rPr>
      </w:pPr>
      <w:r w:rsidRPr="00656705">
        <w:rPr>
          <w:rStyle w:val="FootnoteReference"/>
          <w:sz w:val="20"/>
          <w:szCs w:val="20"/>
        </w:rPr>
        <w:footnoteRef/>
      </w:r>
      <w:r w:rsidRPr="00656705">
        <w:rPr>
          <w:sz w:val="20"/>
          <w:szCs w:val="20"/>
        </w:rPr>
        <w:t xml:space="preserve"> “</w:t>
      </w:r>
      <w:r w:rsidRPr="00656705">
        <w:rPr>
          <w:b/>
          <w:bCs/>
          <w:sz w:val="20"/>
          <w:szCs w:val="20"/>
        </w:rPr>
        <w:t>The Jews</w:t>
      </w:r>
      <w:r w:rsidRPr="00656705">
        <w:rPr>
          <w:sz w:val="20"/>
          <w:szCs w:val="20"/>
        </w:rPr>
        <w:t>”</w:t>
      </w:r>
      <w:r w:rsidRPr="00656705">
        <w:rPr>
          <w:rFonts w:eastAsiaTheme="minorEastAsia"/>
          <w:color w:val="000000"/>
          <w:sz w:val="20"/>
          <w:szCs w:val="20"/>
        </w:rPr>
        <w:t xml:space="preserve"> (Hebrew: </w:t>
      </w:r>
      <w:r w:rsidRPr="00656705">
        <w:rPr>
          <w:rFonts w:eastAsiaTheme="minorEastAsia"/>
          <w:i/>
          <w:iCs/>
          <w:color w:val="000000"/>
          <w:sz w:val="20"/>
          <w:szCs w:val="20"/>
        </w:rPr>
        <w:t>Yeh</w:t>
      </w:r>
      <w:r w:rsidRPr="00656705">
        <w:rPr>
          <w:i/>
          <w:iCs/>
          <w:color w:val="000000" w:themeColor="text1"/>
          <w:sz w:val="20"/>
          <w:szCs w:val="20"/>
        </w:rPr>
        <w:t>û</w:t>
      </w:r>
      <w:r w:rsidRPr="00656705">
        <w:rPr>
          <w:rFonts w:eastAsiaTheme="minorEastAsia"/>
          <w:i/>
          <w:iCs/>
          <w:color w:val="000000"/>
          <w:sz w:val="20"/>
          <w:szCs w:val="20"/>
        </w:rPr>
        <w:t>dh</w:t>
      </w:r>
      <w:r w:rsidRPr="00656705">
        <w:rPr>
          <w:i/>
          <w:iCs/>
          <w:color w:val="000000" w:themeColor="text1"/>
          <w:sz w:val="20"/>
          <w:szCs w:val="20"/>
        </w:rPr>
        <w:t>î</w:t>
      </w:r>
      <w:r w:rsidRPr="00656705">
        <w:rPr>
          <w:rFonts w:eastAsiaTheme="minorEastAsia"/>
          <w:i/>
          <w:iCs/>
          <w:color w:val="000000"/>
          <w:sz w:val="20"/>
          <w:szCs w:val="20"/>
        </w:rPr>
        <w:t>m</w:t>
      </w:r>
      <w:r w:rsidRPr="00656705">
        <w:rPr>
          <w:rFonts w:eastAsiaTheme="minorEastAsia"/>
          <w:color w:val="000000"/>
          <w:sz w:val="20"/>
          <w:szCs w:val="20"/>
        </w:rPr>
        <w:t xml:space="preserve">; Greek: </w:t>
      </w:r>
      <w:r w:rsidRPr="00656705">
        <w:rPr>
          <w:rFonts w:eastAsiaTheme="minorEastAsia"/>
          <w:i/>
          <w:iCs/>
          <w:color w:val="000000"/>
          <w:sz w:val="20"/>
          <w:szCs w:val="20"/>
        </w:rPr>
        <w:t>΄Ιουδαϊοι</w:t>
      </w:r>
      <w:r w:rsidRPr="00656705">
        <w:rPr>
          <w:rFonts w:eastAsiaTheme="minorEastAsia"/>
          <w:color w:val="000000"/>
          <w:sz w:val="20"/>
          <w:szCs w:val="20"/>
        </w:rPr>
        <w:t>) refer therefore to the followers of the religion of Moses in the post-Prophetic Period from the first days of the Second Temple onward.</w:t>
      </w:r>
      <w:r w:rsidRPr="00656705">
        <w:rPr>
          <w:sz w:val="20"/>
          <w:szCs w:val="20"/>
        </w:rPr>
        <w:t xml:space="preserve"> Based on ancient references in the first century CE, many Biblical Scholars since the nineteenth century have held that the term “Jew” is a later, post-Captivity term for the Children of Israel, which distinguishes them from the followers of the Prophetic Religion of Moses and the Children of Israel. </w:t>
      </w:r>
      <w:r w:rsidRPr="00656705">
        <w:rPr>
          <w:rFonts w:eastAsiaTheme="minorEastAsia"/>
          <w:color w:val="000000"/>
          <w:sz w:val="20"/>
          <w:szCs w:val="20"/>
        </w:rPr>
        <w:t>The name “Jew” is derived from the Tribe of Judah—the fourth of the twelve Tribes of Israel and the Tribe of the Prophets David and Solomon—but it was no longer a Tribal name. The post-Exlile Period brought an end to the Babylonia Captivity (</w:t>
      </w:r>
      <w:r w:rsidRPr="00656705">
        <w:rPr>
          <w:color w:val="000000" w:themeColor="text1"/>
          <w:sz w:val="20"/>
          <w:szCs w:val="20"/>
        </w:rPr>
        <w:t>586 BCE until 516 BCE)</w:t>
      </w:r>
      <w:r w:rsidRPr="00656705">
        <w:rPr>
          <w:rFonts w:eastAsiaTheme="minorEastAsia"/>
          <w:color w:val="000000"/>
          <w:sz w:val="20"/>
          <w:szCs w:val="20"/>
        </w:rPr>
        <w:t>—about which we will speak briefly in what follows and further in Volume Six—most of the Children of Israel who were exiled in Babylon came from the Kingdom of Judah, which also explains the derivation of the name “Jew” from “Judah.” The word “Jews” or “people of Judea” (</w:t>
      </w:r>
      <w:r w:rsidRPr="00656705">
        <w:rPr>
          <w:rFonts w:eastAsiaTheme="minorEastAsia"/>
          <w:i/>
          <w:iCs/>
          <w:color w:val="000000"/>
          <w:sz w:val="20"/>
          <w:szCs w:val="20"/>
        </w:rPr>
        <w:t>Yeh</w:t>
      </w:r>
      <w:r w:rsidRPr="00656705">
        <w:rPr>
          <w:i/>
          <w:iCs/>
          <w:color w:val="000000" w:themeColor="text1"/>
          <w:sz w:val="20"/>
          <w:szCs w:val="20"/>
        </w:rPr>
        <w:t>û</w:t>
      </w:r>
      <w:r w:rsidRPr="00656705">
        <w:rPr>
          <w:rFonts w:eastAsiaTheme="minorEastAsia"/>
          <w:i/>
          <w:iCs/>
          <w:color w:val="000000"/>
          <w:sz w:val="20"/>
          <w:szCs w:val="20"/>
        </w:rPr>
        <w:t>dh</w:t>
      </w:r>
      <w:r w:rsidRPr="00656705">
        <w:rPr>
          <w:i/>
          <w:iCs/>
          <w:color w:val="000000" w:themeColor="text1"/>
          <w:sz w:val="20"/>
          <w:szCs w:val="20"/>
        </w:rPr>
        <w:t>î</w:t>
      </w:r>
      <w:r w:rsidRPr="00656705">
        <w:rPr>
          <w:rFonts w:eastAsiaTheme="minorEastAsia"/>
          <w:i/>
          <w:iCs/>
          <w:color w:val="000000"/>
          <w:sz w:val="20"/>
          <w:szCs w:val="20"/>
        </w:rPr>
        <w:t>m</w:t>
      </w:r>
      <w:r w:rsidRPr="00656705">
        <w:rPr>
          <w:rFonts w:eastAsiaTheme="minorEastAsia"/>
          <w:color w:val="000000"/>
          <w:sz w:val="20"/>
          <w:szCs w:val="20"/>
        </w:rPr>
        <w:t xml:space="preserve">) does appear in the Old Testament (2 Kings, 16:6; 25:25; Jeremiah, 32:12; 34:9; 38:19), where it appears to replace the older Biblical expression “Children of Judah” (Hebrew: </w:t>
      </w:r>
      <w:r w:rsidRPr="00656705">
        <w:rPr>
          <w:rFonts w:eastAsiaTheme="minorEastAsia"/>
          <w:i/>
          <w:iCs/>
          <w:color w:val="000000"/>
          <w:sz w:val="20"/>
          <w:szCs w:val="20"/>
        </w:rPr>
        <w:t>Benay Yeh</w:t>
      </w:r>
      <w:r w:rsidRPr="00656705">
        <w:rPr>
          <w:i/>
          <w:iCs/>
          <w:sz w:val="20"/>
          <w:szCs w:val="20"/>
        </w:rPr>
        <w:t>ûdhā</w:t>
      </w:r>
      <w:r w:rsidRPr="00656705">
        <w:rPr>
          <w:rFonts w:eastAsiaTheme="minorEastAsia"/>
          <w:color w:val="000000"/>
          <w:sz w:val="20"/>
          <w:szCs w:val="20"/>
        </w:rPr>
        <w:t xml:space="preserve">), but it is still not certain in those verses that these references to “the Jews” are a generic name for the Jews as a distinctive religion. That generic usage of “Jew” and “Jews” becomes clear, however, in the post-Exile Second Temple Period. </w:t>
      </w:r>
    </w:p>
  </w:footnote>
  <w:footnote w:id="159">
    <w:p w14:paraId="18D7EDED" w14:textId="77777777" w:rsidR="00FD1A33" w:rsidRPr="00656705" w:rsidRDefault="00FD1A33" w:rsidP="00FD1A33">
      <w:pPr>
        <w:rPr>
          <w:color w:val="252528"/>
          <w:spacing w:val="6"/>
          <w:sz w:val="20"/>
          <w:szCs w:val="20"/>
        </w:rPr>
      </w:pPr>
      <w:r w:rsidRPr="00656705">
        <w:rPr>
          <w:rStyle w:val="FootnoteReference"/>
          <w:sz w:val="20"/>
          <w:szCs w:val="20"/>
        </w:rPr>
        <w:footnoteRef/>
      </w:r>
      <w:r w:rsidRPr="00656705">
        <w:rPr>
          <w:sz w:val="20"/>
          <w:szCs w:val="20"/>
        </w:rPr>
        <w:t xml:space="preserve"> </w:t>
      </w:r>
      <w:r w:rsidRPr="00656705">
        <w:rPr>
          <w:b/>
          <w:bCs/>
          <w:sz w:val="20"/>
          <w:szCs w:val="20"/>
        </w:rPr>
        <w:t xml:space="preserve">Dispensation </w:t>
      </w:r>
      <w:r w:rsidRPr="00656705">
        <w:rPr>
          <w:sz w:val="20"/>
          <w:szCs w:val="20"/>
        </w:rPr>
        <w:t>comes from the Latin</w:t>
      </w:r>
      <w:r w:rsidRPr="00656705">
        <w:rPr>
          <w:rStyle w:val="Emphasis"/>
          <w:rFonts w:eastAsiaTheme="majorEastAsia"/>
          <w:sz w:val="20"/>
          <w:szCs w:val="20"/>
        </w:rPr>
        <w:t xml:space="preserve"> dispēnsātiō</w:t>
      </w:r>
      <w:r w:rsidRPr="00656705">
        <w:rPr>
          <w:rStyle w:val="Emphasis"/>
          <w:rFonts w:eastAsiaTheme="majorEastAsia"/>
          <w:i w:val="0"/>
          <w:iCs w:val="0"/>
          <w:sz w:val="20"/>
          <w:szCs w:val="20"/>
        </w:rPr>
        <w:t xml:space="preserve">, </w:t>
      </w:r>
      <w:r w:rsidRPr="00656705">
        <w:rPr>
          <w:rStyle w:val="Emphasis"/>
          <w:rFonts w:eastAsiaTheme="majorEastAsia"/>
          <w:sz w:val="20"/>
          <w:szCs w:val="20"/>
        </w:rPr>
        <w:t>dispēnsātiōnis</w:t>
      </w:r>
      <w:r w:rsidRPr="00656705">
        <w:rPr>
          <w:rStyle w:val="Emphasis"/>
          <w:rFonts w:eastAsiaTheme="majorEastAsia"/>
          <w:i w:val="0"/>
          <w:iCs w:val="0"/>
          <w:sz w:val="20"/>
          <w:szCs w:val="20"/>
        </w:rPr>
        <w:t>, meaning</w:t>
      </w:r>
      <w:r w:rsidRPr="00656705">
        <w:rPr>
          <w:sz w:val="20"/>
          <w:szCs w:val="20"/>
        </w:rPr>
        <w:t xml:space="preserve"> “a pardon” or “relaxation” of expected religious and moral rigor, especially in light of Divine grace. Here and throughout the book, Dispensation with a capital “D” is used for any specifically ordained religious Community such as the Ancient Mosaic Dispensation as well as the Rabbinic, Christian, and Islamic Dispensations. Use of the word “Dispensation” in the sense of specially ordained Prophetic and religious Communities is fairly universal, although more common among Protestants than others. </w:t>
      </w:r>
    </w:p>
  </w:footnote>
  <w:footnote w:id="160">
    <w:p w14:paraId="2ECF6A0D" w14:textId="77777777" w:rsidR="00FD1A33" w:rsidRPr="00656705" w:rsidRDefault="00FD1A33" w:rsidP="00FD1A33">
      <w:pPr>
        <w:pStyle w:val="FootnoteText"/>
        <w:rPr>
          <w:rFonts w:ascii="Times New Roman" w:eastAsiaTheme="minorEastAsia" w:hAnsi="Times New Roman" w:cs="Times New Roman"/>
          <w:i/>
          <w:iCs/>
          <w:color w:val="000000"/>
          <w:sz w:val="20"/>
          <w:szCs w:val="20"/>
          <w:lang w:val="el-GR"/>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The </w:t>
      </w:r>
      <w:r w:rsidRPr="00656705">
        <w:rPr>
          <w:rFonts w:ascii="Times New Roman" w:hAnsi="Times New Roman" w:cs="Times New Roman"/>
          <w:b/>
          <w:bCs/>
          <w:sz w:val="20"/>
          <w:szCs w:val="20"/>
        </w:rPr>
        <w:t>Spanish and Portuguese Inquisitions</w:t>
      </w:r>
      <w:r w:rsidRPr="00656705">
        <w:rPr>
          <w:rFonts w:ascii="Times New Roman" w:hAnsi="Times New Roman" w:cs="Times New Roman"/>
          <w:sz w:val="20"/>
          <w:szCs w:val="20"/>
        </w:rPr>
        <w:t xml:space="preserve"> as well as the general phenomenon of the Inquisition in the history of the Roman Catholic Church are discussed at considerable length in Volume Four. </w:t>
      </w:r>
      <w:r w:rsidRPr="00656705">
        <w:rPr>
          <w:rFonts w:ascii="Times New Roman" w:eastAsiaTheme="minorEastAsia" w:hAnsi="Times New Roman" w:cs="Times New Roman"/>
          <w:color w:val="000000"/>
          <w:sz w:val="20"/>
          <w:szCs w:val="20"/>
        </w:rPr>
        <w:t>With the exception of the Papal States, the Inquisition was abolished in the early thirteenth/nineteenth century, although this process was delayed until the early thirteenth/twentieth century in Spanish America. In 1326/1908, the Magisterial Catholic Church renamed the Inquisition “the Supreme Sacred Congregation of the Holy Office.” In 1385/1965, its name was again changed to “the Congregation of the Doctrine of the Faith.” Then, in 1443/2022, it was newly designated as “the Dicastery of the Doctrine of the Faith.” “Dicastery,” which is a word so rare as to be virtually unknown among most English speakers, comes from the Greek</w:t>
      </w:r>
      <w:r w:rsidRPr="00656705">
        <w:rPr>
          <w:rFonts w:ascii="Times New Roman" w:hAnsi="Times New Roman" w:cs="Times New Roman"/>
          <w:i/>
          <w:iCs/>
          <w:color w:val="000000"/>
          <w:sz w:val="20"/>
          <w:szCs w:val="20"/>
          <w:lang w:val="el"/>
        </w:rPr>
        <w:t xml:space="preserve"> dikast</w:t>
      </w:r>
      <w:r w:rsidRPr="00656705">
        <w:rPr>
          <w:rFonts w:ascii="Times New Roman" w:hAnsi="Times New Roman" w:cs="Times New Roman"/>
          <w:i/>
          <w:iCs/>
          <w:color w:val="000000" w:themeColor="text1"/>
          <w:sz w:val="20"/>
          <w:szCs w:val="20"/>
        </w:rPr>
        <w:t>ê</w:t>
      </w:r>
      <w:r w:rsidRPr="00656705">
        <w:rPr>
          <w:rFonts w:ascii="Times New Roman" w:hAnsi="Times New Roman" w:cs="Times New Roman"/>
          <w:i/>
          <w:iCs/>
          <w:color w:val="000000"/>
          <w:sz w:val="20"/>
          <w:szCs w:val="20"/>
          <w:lang w:val="el"/>
        </w:rPr>
        <w:t>rion</w:t>
      </w:r>
      <w:r w:rsidRPr="00656705">
        <w:rPr>
          <w:rFonts w:ascii="Times New Roman" w:hAnsi="Times New Roman" w:cs="Times New Roman"/>
          <w:color w:val="000000"/>
          <w:sz w:val="20"/>
          <w:szCs w:val="20"/>
        </w:rPr>
        <w:t xml:space="preserve">, </w:t>
      </w:r>
      <w:r w:rsidRPr="00656705">
        <w:rPr>
          <w:rFonts w:ascii="Times New Roman" w:hAnsi="Times New Roman" w:cs="Times New Roman"/>
          <w:i/>
          <w:iCs/>
          <w:color w:val="000000"/>
          <w:sz w:val="20"/>
          <w:szCs w:val="20"/>
          <w:lang w:val="el-GR"/>
        </w:rPr>
        <w:t>δικαστήριον</w:t>
      </w:r>
      <w:r w:rsidRPr="00656705">
        <w:rPr>
          <w:rFonts w:ascii="Times New Roman" w:hAnsi="Times New Roman" w:cs="Times New Roman"/>
          <w:color w:val="000000"/>
          <w:sz w:val="20"/>
          <w:szCs w:val="20"/>
        </w:rPr>
        <w:t xml:space="preserve">, meaning “court of law,” from the Greek </w:t>
      </w:r>
      <w:r w:rsidRPr="00656705">
        <w:rPr>
          <w:rFonts w:ascii="Times New Roman" w:hAnsi="Times New Roman" w:cs="Times New Roman"/>
          <w:i/>
          <w:iCs/>
          <w:color w:val="000000"/>
          <w:sz w:val="20"/>
          <w:szCs w:val="20"/>
        </w:rPr>
        <w:t>dikasta</w:t>
      </w:r>
      <w:r w:rsidRPr="00656705">
        <w:rPr>
          <w:rFonts w:ascii="Times New Roman" w:hAnsi="Times New Roman" w:cs="Times New Roman"/>
          <w:i/>
          <w:iCs/>
          <w:color w:val="000000"/>
          <w:sz w:val="20"/>
          <w:szCs w:val="20"/>
          <w:lang w:val="el"/>
        </w:rPr>
        <w:t>t</w:t>
      </w:r>
      <w:r w:rsidRPr="00656705">
        <w:rPr>
          <w:rFonts w:ascii="Times New Roman" w:hAnsi="Times New Roman" w:cs="Times New Roman"/>
          <w:i/>
          <w:iCs/>
          <w:color w:val="000000" w:themeColor="text1"/>
          <w:sz w:val="20"/>
          <w:szCs w:val="20"/>
        </w:rPr>
        <w:t>ês</w:t>
      </w:r>
      <w:r w:rsidRPr="00656705">
        <w:rPr>
          <w:rFonts w:ascii="Times New Roman" w:hAnsi="Times New Roman" w:cs="Times New Roman"/>
          <w:color w:val="000000" w:themeColor="text1"/>
          <w:sz w:val="20"/>
          <w:szCs w:val="20"/>
        </w:rPr>
        <w:t>,</w:t>
      </w:r>
      <w:r w:rsidRPr="00656705">
        <w:rPr>
          <w:rFonts w:ascii="Times New Roman" w:hAnsi="Times New Roman" w:cs="Times New Roman"/>
          <w:i/>
          <w:iCs/>
          <w:color w:val="000000"/>
          <w:sz w:val="20"/>
          <w:szCs w:val="20"/>
        </w:rPr>
        <w:t xml:space="preserve"> </w:t>
      </w:r>
      <w:r w:rsidRPr="00656705">
        <w:rPr>
          <w:rFonts w:ascii="Times New Roman" w:hAnsi="Times New Roman" w:cs="Times New Roman"/>
          <w:i/>
          <w:iCs/>
          <w:color w:val="000000"/>
          <w:sz w:val="20"/>
          <w:szCs w:val="20"/>
          <w:lang w:val="el-GR"/>
        </w:rPr>
        <w:t>δικαστή</w:t>
      </w:r>
      <w:r w:rsidRPr="00656705">
        <w:rPr>
          <w:rFonts w:ascii="Times New Roman" w:hAnsi="Times New Roman" w:cs="Times New Roman"/>
          <w:i/>
          <w:iCs/>
          <w:color w:val="000000" w:themeColor="text1"/>
          <w:sz w:val="20"/>
          <w:szCs w:val="20"/>
        </w:rPr>
        <w:t>ς</w:t>
      </w:r>
      <w:r w:rsidRPr="00656705">
        <w:rPr>
          <w:rFonts w:ascii="Times New Roman" w:hAnsi="Times New Roman" w:cs="Times New Roman"/>
          <w:color w:val="000000" w:themeColor="text1"/>
          <w:sz w:val="20"/>
          <w:szCs w:val="20"/>
        </w:rPr>
        <w:t xml:space="preserve"> for “judge” or “juror.” Thus, the Inquisition is still conceived of in official Roman Catholic eyes as an authoritative legal department of the Church, which has the purpose of enforcing the Orthodox faith, although that fact is concealed by the arcane language of the term. Again, however, it is worth reiterating that </w:t>
      </w:r>
    </w:p>
    <w:p w14:paraId="66243D1A" w14:textId="77777777" w:rsidR="00FD1A33" w:rsidRPr="00656705" w:rsidRDefault="00FD1A33" w:rsidP="00FD1A33">
      <w:pPr>
        <w:pStyle w:val="FootnoteText"/>
        <w:rPr>
          <w:rFonts w:ascii="Times New Roman" w:eastAsiaTheme="minorEastAsia" w:hAnsi="Times New Roman" w:cs="Times New Roman"/>
          <w:color w:val="000000"/>
          <w:sz w:val="20"/>
          <w:szCs w:val="20"/>
        </w:rPr>
      </w:pPr>
      <w:r w:rsidRPr="00656705">
        <w:rPr>
          <w:rFonts w:ascii="Times New Roman" w:eastAsiaTheme="minorEastAsia" w:hAnsi="Times New Roman" w:cs="Times New Roman"/>
          <w:color w:val="000000"/>
          <w:sz w:val="20"/>
          <w:szCs w:val="20"/>
        </w:rPr>
        <w:t xml:space="preserve">the Magisterial Church of Rome has never formally repented from the crimes of the Inquisition by fully repealing it or attempting to atone for the long centuries of abuse that were perpetrated in the Inquisition’s name. </w:t>
      </w:r>
    </w:p>
    <w:p w14:paraId="1748FA1F" w14:textId="77777777" w:rsidR="00FD1A33" w:rsidRPr="00656705" w:rsidRDefault="00FD1A33" w:rsidP="00FD1A33">
      <w:pPr>
        <w:pStyle w:val="FootnoteText"/>
        <w:rPr>
          <w:rFonts w:ascii="Times New Roman" w:hAnsi="Times New Roman" w:cs="Times New Roman"/>
          <w:sz w:val="20"/>
          <w:szCs w:val="20"/>
        </w:rPr>
      </w:pPr>
      <w:r w:rsidRPr="00656705">
        <w:rPr>
          <w:rFonts w:ascii="Times New Roman" w:eastAsiaTheme="minorEastAsia" w:hAnsi="Times New Roman" w:cs="Times New Roman"/>
          <w:color w:val="000000"/>
          <w:sz w:val="20"/>
          <w:szCs w:val="20"/>
        </w:rPr>
        <w:t xml:space="preserve">    </w:t>
      </w:r>
      <w:r w:rsidRPr="00656705">
        <w:rPr>
          <w:rFonts w:ascii="Times New Roman" w:hAnsi="Times New Roman" w:cs="Times New Roman"/>
          <w:sz w:val="20"/>
          <w:szCs w:val="20"/>
        </w:rPr>
        <w:t xml:space="preserve">The </w:t>
      </w:r>
      <w:r w:rsidRPr="00656705">
        <w:rPr>
          <w:rFonts w:ascii="Times New Roman" w:hAnsi="Times New Roman" w:cs="Times New Roman"/>
          <w:b/>
          <w:bCs/>
          <w:sz w:val="20"/>
          <w:szCs w:val="20"/>
        </w:rPr>
        <w:t>Spanish and Portuguese Inquisitions</w:t>
      </w:r>
      <w:r w:rsidRPr="00656705">
        <w:rPr>
          <w:rFonts w:ascii="Times New Roman" w:hAnsi="Times New Roman" w:cs="Times New Roman"/>
          <w:sz w:val="20"/>
          <w:szCs w:val="20"/>
        </w:rPr>
        <w:t xml:space="preserve"> were relatively late but extremely systematic and harsh examples of </w:t>
      </w:r>
      <w:r w:rsidRPr="00656705">
        <w:rPr>
          <w:rFonts w:ascii="Times New Roman" w:hAnsi="Times New Roman" w:cs="Times New Roman"/>
          <w:b/>
          <w:bCs/>
          <w:sz w:val="20"/>
          <w:szCs w:val="20"/>
        </w:rPr>
        <w:t>the Roman Catholic Inquisition</w:t>
      </w:r>
      <w:r w:rsidRPr="00656705">
        <w:rPr>
          <w:rFonts w:ascii="Times New Roman" w:hAnsi="Times New Roman" w:cs="Times New Roman"/>
          <w:sz w:val="20"/>
          <w:szCs w:val="20"/>
        </w:rPr>
        <w:t xml:space="preserve"> or “Holy Office” of the Magisterial Roman Catholic Church, which exercised a profound influence upon the history of Western Europe and then later in the Americas and other realms that came under Spanish and Portuguese colonial rule. The Inquisition was not a single entity but a group of “holy” institutions within the Roman Catholic Church. To this day the Church of Rome has never officially repudiated or even seriously expressed regret for the Inquisition. The purpose of the “holy” institutions that made up the Inquisition was to combat and eliminate Christian “heresy” and other serious deviations from official Church Doctrine. Although the Early Church took over the Inquisition from Roman Law in the fourth century CE, Church historians often designate the North African Church Father </w:t>
      </w:r>
      <w:r w:rsidRPr="00656705">
        <w:rPr>
          <w:rFonts w:ascii="Times New Roman" w:eastAsiaTheme="minorEastAsia" w:hAnsi="Times New Roman" w:cs="Times New Roman"/>
          <w:color w:val="000000"/>
          <w:sz w:val="20"/>
          <w:szCs w:val="20"/>
        </w:rPr>
        <w:t xml:space="preserve">Saint Augustine </w:t>
      </w:r>
      <w:r w:rsidRPr="00656705">
        <w:rPr>
          <w:rFonts w:ascii="Times New Roman" w:hAnsi="Times New Roman" w:cs="Times New Roman"/>
          <w:sz w:val="20"/>
          <w:szCs w:val="20"/>
        </w:rPr>
        <w:t>of Hippo (d. 430 CE)</w:t>
      </w:r>
      <w:r w:rsidRPr="00656705">
        <w:rPr>
          <w:rFonts w:ascii="Times New Roman" w:eastAsiaTheme="minorEastAsia" w:hAnsi="Times New Roman" w:cs="Times New Roman"/>
          <w:color w:val="000000"/>
          <w:sz w:val="20"/>
          <w:szCs w:val="20"/>
        </w:rPr>
        <w:t xml:space="preserve"> as “the true father of the Inquisition.” In his opposition to the North African Christian Donatists—about whom we will speak more fully in Volume Two—Saint Augustine “finally discovered that, where persuasion failed, persecution could be very effective.” Saint Augustine said in a famous North African sermon in which he declared there could be no salvation outside the Catholic Church: “I persecute openly because I am a son of the Church.” Thus, he treated the persecution of Christian “heresy” as a religious duty and act of mercy of the highest order. For “successful coercion” could save the “heretic” from eternal damnation, and, therefore, it was ultimately in the “heretic’s” own best interest. In sixth/twelfth-century France, the Medieval Inquisition adopted systematic torture and punishment as a fundamental part of its Inquisition, especially with the aim of exterminating the Albigensians, Cathars, and Waldensians—who will be discussed more fully in Volumes Three and Four. This manifestation of the Medieval Inquisition in continental Europe lasted until the middle of the ninth/fifteenth century, when it was extended to persecute the proto-Protestant Hussites of Bohemia, who are also dealt with in Volume Four. After the Roman Catholic conquest of Muslim Iberia in the Western or Iberian Crusade, which is examined in Volume Three, and the consolidation of Magisterial Church rule there in the tenth/sixteenth century, the Iberian Inquisition, which is often called the Spanish Inquisition was set afoot, but it focused upon persecuting the former Muslims and Jews of Portugal as well as Spain, whom the Church had forcefully coerced to embrace Christianity. Their forceful conversion to Church Christianity served as a legal technicality of the Inquisition, so that former Muslims and Jews could be persecuted as “heretics,” since Church Law did not technically allow for the examination and persecution of non-Christians. In Europe—as we will see below—the Inquisition was active during the Renaissance and the post-Renaissance, especially in order to prosecute the rise of Protestantism. As we will also note below, both Spain and Portugal relied upon the powerful and virtually ubiquitous offices of the Inquisition to consolidate the monarchy and later establish Spanish and Portuguese colonial rule over their empires in the Americas, Africa, and Asia.</w:t>
      </w:r>
    </w:p>
  </w:footnote>
  <w:footnote w:id="161">
    <w:p w14:paraId="65B02B69"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w:t>
      </w:r>
      <w:r w:rsidRPr="00656705">
        <w:rPr>
          <w:b/>
          <w:bCs/>
          <w:sz w:val="20"/>
          <w:szCs w:val="20"/>
        </w:rPr>
        <w:t>The Inquistion</w:t>
      </w:r>
      <w:r w:rsidRPr="00656705">
        <w:rPr>
          <w:sz w:val="20"/>
          <w:szCs w:val="20"/>
        </w:rPr>
        <w:t xml:space="preserve"> or “Holy Office” of the Magisterial Roman Catholic Church will be discussed in considerable detail below because of its profound influence upon Western European history as well as the establishment of Catholicism in the Americas and elsewhere. The Inquisition was not a single entity but a group of “holy” institutions in the Roman Catholic Church—which to this day have never been officially repudiated—that had the purpose of combatting and eliminating Christian “heresy” and serious deviations from Church Doctrine. Although the Early Church took over the Inquisition from Roman Law in the fourth century CE, Church historians often designate the North African Father </w:t>
      </w:r>
      <w:r w:rsidRPr="00656705">
        <w:rPr>
          <w:rFonts w:eastAsiaTheme="minorEastAsia"/>
          <w:color w:val="000000"/>
          <w:sz w:val="20"/>
          <w:szCs w:val="20"/>
        </w:rPr>
        <w:t xml:space="preserve">Saint Augustine </w:t>
      </w:r>
      <w:r w:rsidRPr="00656705">
        <w:rPr>
          <w:sz w:val="20"/>
          <w:szCs w:val="20"/>
        </w:rPr>
        <w:t>of Hippo (d. 430 CE)</w:t>
      </w:r>
      <w:r w:rsidRPr="00656705">
        <w:rPr>
          <w:rFonts w:eastAsiaTheme="minorEastAsia"/>
          <w:color w:val="000000"/>
          <w:sz w:val="20"/>
          <w:szCs w:val="20"/>
        </w:rPr>
        <w:t xml:space="preserve"> as “the true father of the Inquisition.” In his opposition to the North African Christian Donatists—about whom we will speak later—Augustine “finally discovered that, where persuasion failed, persecution could be very effective.” Saint Augustine said in a famous North African sermon in which he declared there could be no salvation outside the Catholic Church: “I persecute openly because I am a son of the Church.” Thus, he treated the persecution of Christian “heresy” as a religious duty and act of mercy. For “successful coercion” could save the “heretic” from eternal damnation and was therefore in his own best interests. The Medieval Inquisition adopted systematic torture and punishment as part of its Inquisition in sixth/twelfth-century France, especially with the aim of exterminating the Albigensians, Cathars, Waldensians, and other “heretic”—who are discussed below. This Medieval Inquisition lasted until the middle of the ninth/fifteenth century, when it was extended to persecute the proto-Protestant Hussites of Bohemia. After the Catholic conquest of Muslim Iberia and the consolidation of Church rule there in the tenth/sixteenth century the Iberian Inquisition, which is often called the Spanish Inquisition was set afoot, but it persecuted the former Muslims and Jews of Portugal as well as Spain. Their forceful conversion to Church Christianity was a technicality of the Inquisition so that they could be persecuted as “heretics,” since Church Law did not allow did not technically allow for the persecution of non-Christians. In Europe—as we will see below—the Inquisition was active during the Renaissance and the post-Renaissance, especially in order to prosecute the rise of Protestantism. As we will also see below, both Spain and Portugal relied upon the Inquisition to establish their colonial rule over their empires in the Americas, Africa, and Asia. With the exception of the Papal States, the Inquisition was abolished in the early thirteenth/nineteenth century and in the early thirteenth/twentieth century in Spanish America. In 1326/1908, the Catholic Church renamed the Inquisition “the Supreme Sacred Congregation of the Holy Office.” In 1385/1965, its name was changed to “the Congreation of the Doctrine of the Faith.” Then, in 1443/2022, it was called “the Dicastery of the Doctrine of the Faith,” but—again—the Roman Catholic Church has never formally repealed or atoned for the centuries of abuse that were perpetrated by the Inquisition.</w:t>
      </w:r>
    </w:p>
  </w:footnote>
  <w:footnote w:id="162">
    <w:p w14:paraId="327E452B" w14:textId="77777777" w:rsidR="00FD1A33" w:rsidRPr="00656705" w:rsidRDefault="00FD1A33" w:rsidP="00FD1A33">
      <w:pPr>
        <w:pStyle w:val="FootnoteText"/>
        <w:rPr>
          <w:rFonts w:ascii="Times New Roman" w:hAnsi="Times New Roman" w:cs="Times New Roman"/>
          <w:b/>
          <w:bCs/>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The Second Temple</w:t>
      </w:r>
      <w:r w:rsidRPr="00656705">
        <w:rPr>
          <w:rFonts w:ascii="Times New Roman" w:hAnsi="Times New Roman" w:cs="Times New Roman"/>
          <w:sz w:val="20"/>
          <w:szCs w:val="20"/>
        </w:rPr>
        <w:t xml:space="preserve"> (Hebrew: </w:t>
      </w:r>
      <w:r w:rsidRPr="00656705">
        <w:rPr>
          <w:rFonts w:ascii="Times New Roman" w:hAnsi="Times New Roman" w:cs="Times New Roman"/>
          <w:i/>
          <w:iCs/>
          <w:color w:val="202122"/>
          <w:sz w:val="20"/>
          <w:szCs w:val="20"/>
          <w:lang w:bidi="he"/>
        </w:rPr>
        <w:t>B</w:t>
      </w:r>
      <w:r w:rsidRPr="00656705">
        <w:rPr>
          <w:rFonts w:ascii="Times New Roman" w:hAnsi="Times New Roman" w:cs="Times New Roman"/>
          <w:i/>
          <w:iCs/>
          <w:color w:val="000000" w:themeColor="text1"/>
          <w:sz w:val="20"/>
          <w:szCs w:val="20"/>
        </w:rPr>
        <w:t>ê</w:t>
      </w:r>
      <w:r w:rsidRPr="00656705">
        <w:rPr>
          <w:rFonts w:ascii="Times New Roman" w:hAnsi="Times New Roman" w:cs="Times New Roman"/>
          <w:i/>
          <w:iCs/>
          <w:color w:val="202122"/>
          <w:sz w:val="20"/>
          <w:szCs w:val="20"/>
          <w:lang w:bidi="he"/>
        </w:rPr>
        <w:t>th ham-Miqdāsh hash-Shēn</w:t>
      </w:r>
      <w:r w:rsidRPr="00656705">
        <w:rPr>
          <w:rFonts w:ascii="Times New Roman" w:hAnsi="Times New Roman" w:cs="Times New Roman"/>
          <w:i/>
          <w:iCs/>
          <w:color w:val="000000" w:themeColor="text1"/>
          <w:sz w:val="20"/>
          <w:szCs w:val="20"/>
        </w:rPr>
        <w:t>î</w:t>
      </w:r>
      <w:r w:rsidRPr="00656705">
        <w:rPr>
          <w:rFonts w:ascii="Times New Roman" w:hAnsi="Times New Roman" w:cs="Times New Roman"/>
          <w:color w:val="000000" w:themeColor="text1"/>
          <w:sz w:val="20"/>
          <w:szCs w:val="20"/>
        </w:rPr>
        <w:t xml:space="preserve">, Arabic: </w:t>
      </w:r>
      <w:r w:rsidRPr="00656705">
        <w:rPr>
          <w:rFonts w:ascii="Times New Roman" w:hAnsi="Times New Roman" w:cs="Times New Roman"/>
          <w:i/>
          <w:iCs/>
          <w:color w:val="000000" w:themeColor="text1"/>
          <w:sz w:val="20"/>
          <w:szCs w:val="20"/>
        </w:rPr>
        <w:t>al-Haykal al-Th</w:t>
      </w:r>
      <w:r w:rsidRPr="00656705">
        <w:rPr>
          <w:rFonts w:ascii="Times New Roman" w:hAnsi="Times New Roman" w:cs="Times New Roman"/>
          <w:i/>
          <w:iCs/>
          <w:sz w:val="20"/>
          <w:szCs w:val="20"/>
        </w:rPr>
        <w:t>ā</w:t>
      </w:r>
      <w:r w:rsidRPr="00656705">
        <w:rPr>
          <w:rFonts w:ascii="Times New Roman" w:hAnsi="Times New Roman" w:cs="Times New Roman"/>
          <w:i/>
          <w:iCs/>
          <w:color w:val="000000" w:themeColor="text1"/>
          <w:sz w:val="20"/>
          <w:szCs w:val="20"/>
        </w:rPr>
        <w:t>n</w:t>
      </w:r>
      <w:r w:rsidRPr="00656705">
        <w:rPr>
          <w:rFonts w:ascii="Times New Roman" w:hAnsi="Times New Roman" w:cs="Times New Roman"/>
          <w:i/>
          <w:iCs/>
          <w:sz w:val="20"/>
          <w:szCs w:val="20"/>
        </w:rPr>
        <w:t xml:space="preserve">ī </w:t>
      </w:r>
      <w:r w:rsidRPr="00656705">
        <w:rPr>
          <w:rFonts w:ascii="Times New Roman" w:hAnsi="Times New Roman" w:cs="Times New Roman"/>
          <w:color w:val="000000" w:themeColor="text1"/>
          <w:sz w:val="20"/>
          <w:szCs w:val="20"/>
        </w:rPr>
        <w:t xml:space="preserve">or </w:t>
      </w:r>
      <w:r w:rsidRPr="00656705">
        <w:rPr>
          <w:rFonts w:ascii="Times New Roman" w:hAnsi="Times New Roman" w:cs="Times New Roman"/>
          <w:i/>
          <w:iCs/>
          <w:color w:val="000000" w:themeColor="text1"/>
          <w:sz w:val="20"/>
          <w:szCs w:val="20"/>
        </w:rPr>
        <w:t>Bayt al-Maqdis al-Th</w:t>
      </w:r>
      <w:r w:rsidRPr="00656705">
        <w:rPr>
          <w:rFonts w:ascii="Times New Roman" w:hAnsi="Times New Roman" w:cs="Times New Roman"/>
          <w:i/>
          <w:iCs/>
          <w:sz w:val="20"/>
          <w:szCs w:val="20"/>
        </w:rPr>
        <w:t>ā</w:t>
      </w:r>
      <w:r w:rsidRPr="00656705">
        <w:rPr>
          <w:rFonts w:ascii="Times New Roman" w:hAnsi="Times New Roman" w:cs="Times New Roman"/>
          <w:i/>
          <w:iCs/>
          <w:color w:val="000000" w:themeColor="text1"/>
          <w:sz w:val="20"/>
          <w:szCs w:val="20"/>
        </w:rPr>
        <w:t>n</w:t>
      </w:r>
      <w:r w:rsidRPr="00656705">
        <w:rPr>
          <w:rFonts w:ascii="Times New Roman" w:hAnsi="Times New Roman" w:cs="Times New Roman"/>
          <w:i/>
          <w:iCs/>
          <w:sz w:val="20"/>
          <w:szCs w:val="20"/>
        </w:rPr>
        <w:t>ī</w:t>
      </w:r>
      <w:r w:rsidRPr="00656705">
        <w:rPr>
          <w:rFonts w:ascii="Times New Roman" w:hAnsi="Times New Roman" w:cs="Times New Roman"/>
          <w:sz w:val="20"/>
          <w:szCs w:val="20"/>
        </w:rPr>
        <w:t>) refers to the reconstructed Temple of the Children of Israel in Jerusalem in the wake of the destruction of the First Temple in 587 BCE at the command of</w:t>
      </w:r>
      <w:r w:rsidRPr="00656705">
        <w:rPr>
          <w:rFonts w:ascii="Times New Roman" w:hAnsi="Times New Roman" w:cs="Times New Roman"/>
          <w:b/>
          <w:bCs/>
          <w:color w:val="202122"/>
          <w:sz w:val="20"/>
          <w:szCs w:val="20"/>
        </w:rPr>
        <w:t xml:space="preserve"> </w:t>
      </w:r>
      <w:r w:rsidRPr="00656705">
        <w:rPr>
          <w:rFonts w:ascii="Times New Roman" w:hAnsi="Times New Roman" w:cs="Times New Roman"/>
          <w:color w:val="202122"/>
          <w:sz w:val="20"/>
          <w:szCs w:val="20"/>
        </w:rPr>
        <w:t>King Nebuchadnezzar II</w:t>
      </w:r>
      <w:r w:rsidRPr="00656705">
        <w:rPr>
          <w:rFonts w:ascii="Times New Roman" w:hAnsi="Times New Roman" w:cs="Times New Roman"/>
          <w:sz w:val="20"/>
          <w:szCs w:val="20"/>
        </w:rPr>
        <w:t xml:space="preserve"> (d.</w:t>
      </w:r>
      <w:r w:rsidRPr="00656705">
        <w:rPr>
          <w:rFonts w:ascii="Times New Roman" w:hAnsi="Times New Roman" w:cs="Times New Roman"/>
          <w:color w:val="000000"/>
          <w:sz w:val="20"/>
          <w:szCs w:val="20"/>
          <w:shd w:val="clear" w:color="auto" w:fill="F8F9FA"/>
        </w:rPr>
        <w:t xml:space="preserve"> 562 BCE</w:t>
      </w:r>
      <w:r w:rsidRPr="00656705">
        <w:rPr>
          <w:rFonts w:ascii="Times New Roman" w:hAnsi="Times New Roman" w:cs="Times New Roman"/>
          <w:sz w:val="20"/>
          <w:szCs w:val="20"/>
        </w:rPr>
        <w:t>) based in his powerful Neo-Babylonian or Chaldean Empire (</w:t>
      </w:r>
      <w:r w:rsidRPr="00656705">
        <w:rPr>
          <w:rFonts w:ascii="Times New Roman" w:hAnsi="Times New Roman" w:cs="Times New Roman"/>
          <w:color w:val="202122"/>
          <w:sz w:val="20"/>
          <w:szCs w:val="20"/>
          <w:shd w:val="clear" w:color="auto" w:fill="FFFFFF"/>
        </w:rPr>
        <w:t>626 BCE until 539 BCE</w:t>
      </w:r>
      <w:r w:rsidRPr="00656705">
        <w:rPr>
          <w:rFonts w:ascii="Times New Roman" w:hAnsi="Times New Roman" w:cs="Times New Roman"/>
          <w:sz w:val="20"/>
          <w:szCs w:val="20"/>
        </w:rPr>
        <w:t>). The Second Temple was built with the permission and assistance of the Achaemenid Persian Empire (550 BCE until 330 BC</w:t>
      </w:r>
      <w:r w:rsidRPr="00656705">
        <w:rPr>
          <w:rFonts w:ascii="Times New Roman" w:hAnsi="Times New Roman" w:cs="Times New Roman"/>
          <w:color w:val="001D35"/>
          <w:sz w:val="20"/>
          <w:szCs w:val="20"/>
          <w:shd w:val="clear" w:color="auto" w:fill="FFFFFF"/>
        </w:rPr>
        <w:t>E</w:t>
      </w:r>
      <w:r w:rsidRPr="00656705">
        <w:rPr>
          <w:rFonts w:ascii="Times New Roman" w:hAnsi="Times New Roman" w:cs="Times New Roman"/>
          <w:sz w:val="20"/>
          <w:szCs w:val="20"/>
        </w:rPr>
        <w:t xml:space="preserve">). </w:t>
      </w:r>
      <w:r w:rsidRPr="00656705">
        <w:rPr>
          <w:rFonts w:ascii="Times New Roman" w:eastAsiaTheme="minorEastAsia" w:hAnsi="Times New Roman" w:cs="Times New Roman"/>
          <w:color w:val="000000"/>
          <w:sz w:val="20"/>
          <w:szCs w:val="20"/>
        </w:rPr>
        <w:t xml:space="preserve">It was completed in 516 BCE under the rule of King Darius I </w:t>
      </w:r>
      <w:r w:rsidRPr="00656705">
        <w:rPr>
          <w:rFonts w:ascii="Times New Roman" w:hAnsi="Times New Roman" w:cs="Times New Roman"/>
          <w:color w:val="202122"/>
          <w:sz w:val="20"/>
          <w:szCs w:val="20"/>
        </w:rPr>
        <w:t>(d. 486 BCE)</w:t>
      </w:r>
      <w:r w:rsidRPr="00656705">
        <w:rPr>
          <w:rFonts w:ascii="Times New Roman" w:hAnsi="Times New Roman" w:cs="Times New Roman"/>
          <w:sz w:val="20"/>
          <w:szCs w:val="20"/>
        </w:rPr>
        <w:t xml:space="preserve"> and remained in use from 516 BCE until its ultimate destruction at Imperial Roman hands under the Roman General Titus </w:t>
      </w:r>
      <w:r w:rsidRPr="00656705">
        <w:rPr>
          <w:rFonts w:ascii="Times New Roman" w:hAnsi="Times New Roman" w:cs="Times New Roman"/>
          <w:color w:val="202122"/>
          <w:sz w:val="20"/>
          <w:szCs w:val="20"/>
        </w:rPr>
        <w:t>(d. 81 CE)</w:t>
      </w:r>
      <w:r w:rsidRPr="00656705">
        <w:rPr>
          <w:rFonts w:ascii="Times New Roman" w:hAnsi="Times New Roman" w:cs="Times New Roman"/>
          <w:sz w:val="20"/>
          <w:szCs w:val="20"/>
        </w:rPr>
        <w:t xml:space="preserve"> in 70 CE. The Second Temple was at first a relatively modest structure but was later greatly extended under the rule of Herod the Great (d. 4 BCE) and given an imposing structure with a large courtyard and lavish refurbishments. Under King Herod the Great, the Second Temple became one of the largest and most imposing religious sanctuaries of the Ancient world. The devastation of the Second Temple in 70 CE at the height of the First Roman-Jewish War (66 CE until 74 CE) constituted a major cataclysm and transformation in Jewish and Judeo-Christian history. </w:t>
      </w:r>
      <w:r w:rsidRPr="00656705">
        <w:rPr>
          <w:rFonts w:ascii="Times New Roman" w:eastAsiaTheme="minorEastAsia" w:hAnsi="Times New Roman" w:cs="Times New Roman"/>
          <w:color w:val="000000"/>
          <w:sz w:val="20"/>
          <w:szCs w:val="20"/>
        </w:rPr>
        <w:t>Titus burned the Second Temple and reduced it to ashes. He then almost completely razed the city of Jerusalem itself. Titus sent survivors of the Roman-Jewish War who were over seventeen years of age to hard labor in Egypt and distributed others to the Roman provinces to perish by sword or beast in the violent entertainments of the amphitheaters and their gladiators. Titus then sowed the site of Jerusalem with salt so that nothing could grow there.</w:t>
      </w:r>
      <w:r w:rsidRPr="00656705">
        <w:rPr>
          <w:rFonts w:ascii="Times New Roman" w:hAnsi="Times New Roman" w:cs="Times New Roman"/>
          <w:b/>
          <w:bCs/>
          <w:sz w:val="20"/>
          <w:szCs w:val="20"/>
        </w:rPr>
        <w:t xml:space="preserve"> </w:t>
      </w:r>
      <w:r w:rsidRPr="00656705">
        <w:rPr>
          <w:rFonts w:ascii="Times New Roman" w:hAnsi="Times New Roman" w:cs="Times New Roman"/>
          <w:sz w:val="20"/>
          <w:szCs w:val="20"/>
        </w:rPr>
        <w:t xml:space="preserve">Devastation of the Second Temple and Jerusalem—including the banishment of Jews and Judeo-Christians from Palestine in 135 CE—prompted the development of Rabbinic Judaism and of new forms and doctrines in the Christian Church, which was no longer tied to the Spiritual guidance of the Jerusalem Church, which had been based in the Second Temple. </w:t>
      </w:r>
    </w:p>
  </w:footnote>
  <w:footnote w:id="163">
    <w:p w14:paraId="31305D49" w14:textId="77777777" w:rsidR="00FD1A33" w:rsidRPr="00656705" w:rsidRDefault="00FD1A33" w:rsidP="00FD1A33">
      <w:pPr>
        <w:pStyle w:val="FootnoteText"/>
        <w:rPr>
          <w:rFonts w:ascii="Times New Roman" w:hAnsi="Times New Roman" w:cs="Times New Roman"/>
          <w:b/>
          <w:bCs/>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color w:val="202122"/>
          <w:sz w:val="20"/>
          <w:szCs w:val="20"/>
        </w:rPr>
        <w:t xml:space="preserve">Titus </w:t>
      </w:r>
      <w:r w:rsidRPr="00656705">
        <w:rPr>
          <w:rFonts w:ascii="Times New Roman" w:hAnsi="Times New Roman" w:cs="Times New Roman"/>
          <w:color w:val="202122"/>
          <w:sz w:val="20"/>
          <w:szCs w:val="20"/>
        </w:rPr>
        <w:t xml:space="preserve">(d. 81 CE) or, more fully, </w:t>
      </w:r>
      <w:r w:rsidRPr="00656705">
        <w:rPr>
          <w:rStyle w:val="Emphasis"/>
          <w:rFonts w:ascii="Times New Roman" w:hAnsi="Times New Roman" w:cs="Times New Roman"/>
          <w:color w:val="000000" w:themeColor="text1"/>
          <w:sz w:val="20"/>
          <w:szCs w:val="20"/>
        </w:rPr>
        <w:t>Titus</w:t>
      </w:r>
      <w:r w:rsidRPr="00656705">
        <w:rPr>
          <w:rStyle w:val="apple-converted-space"/>
          <w:rFonts w:ascii="Times New Roman" w:hAnsi="Times New Roman" w:cs="Times New Roman"/>
          <w:sz w:val="20"/>
          <w:szCs w:val="20"/>
          <w:shd w:val="clear" w:color="auto" w:fill="FFFFFF"/>
        </w:rPr>
        <w:t> </w:t>
      </w:r>
      <w:r w:rsidRPr="00656705">
        <w:rPr>
          <w:rFonts w:ascii="Times New Roman" w:hAnsi="Times New Roman" w:cs="Times New Roman"/>
          <w:color w:val="000000" w:themeColor="text1"/>
          <w:sz w:val="20"/>
          <w:szCs w:val="20"/>
          <w:shd w:val="clear" w:color="auto" w:fill="FFFFFF"/>
        </w:rPr>
        <w:t>Caesar Vespasianus</w:t>
      </w:r>
      <w:r w:rsidRPr="00656705">
        <w:rPr>
          <w:rFonts w:ascii="Times New Roman" w:hAnsi="Times New Roman" w:cs="Times New Roman"/>
          <w:color w:val="000000" w:themeColor="text1"/>
          <w:sz w:val="20"/>
          <w:szCs w:val="20"/>
        </w:rPr>
        <w:t xml:space="preserve"> was</w:t>
      </w:r>
      <w:r w:rsidRPr="00656705">
        <w:rPr>
          <w:rFonts w:ascii="Times New Roman" w:hAnsi="Times New Roman" w:cs="Times New Roman"/>
          <w:color w:val="202122"/>
          <w:sz w:val="20"/>
          <w:szCs w:val="20"/>
        </w:rPr>
        <w:t xml:space="preserve"> the son of the Roman Emperor Vespasian (d. 79 CE). Roman Military operations against the Jews in Jerusalem and Judea—which would lead to the destruction of the Second Temple—did not begin in earnest until Vespasian was declared emperor in 69 CE. </w:t>
      </w:r>
      <w:r w:rsidRPr="00656705">
        <w:rPr>
          <w:rFonts w:ascii="Times New Roman" w:eastAsiaTheme="minorEastAsia" w:hAnsi="Times New Roman" w:cs="Times New Roman"/>
          <w:color w:val="000000"/>
          <w:sz w:val="20"/>
          <w:szCs w:val="20"/>
        </w:rPr>
        <w:t xml:space="preserve">Vespasian then dispatched his son Titus to besiege Jerusalem and put an end to the Jewish revolt, which he soon succeeded in doing through brutal siege warfare. Titus reduced the Second Temple to ashes and almost completely razed the city of Jerusalem as well. By completely burning down the Temple, the Romans intended to destroy the root of their trouble with the Jews and prevent the Temple from becoming the focus of further rebellions. In Roman eyes, burning the Temple would deprive the Jews of their last hope of victory, but the second Jewish-Roman War from 132 CE until 135 CE proved that Roman expectations were not as well calculated as they believed. Nevertheless, by 73 CE, all Jewish resistance to Roman had ended in Palestine for the time being. Palestine became the Roman province of Judaea, and Jerusalem was turned into a Roman garrison city with its own Roman legion. The Church historian Eusebius </w:t>
      </w:r>
      <w:r w:rsidRPr="00656705">
        <w:rPr>
          <w:rFonts w:ascii="Times New Roman" w:hAnsi="Times New Roman" w:cs="Times New Roman"/>
          <w:sz w:val="20"/>
          <w:szCs w:val="20"/>
        </w:rPr>
        <w:t>(d. 339 CE)</w:t>
      </w:r>
      <w:r w:rsidRPr="00656705">
        <w:rPr>
          <w:rFonts w:ascii="Times New Roman" w:eastAsiaTheme="minorEastAsia" w:hAnsi="Times New Roman" w:cs="Times New Roman"/>
          <w:color w:val="000000"/>
          <w:sz w:val="20"/>
          <w:szCs w:val="20"/>
        </w:rPr>
        <w:t xml:space="preserve"> reports that three million Israelites had been within Jerusalem’s city walls during Titus’ campaign. He asserts that famine and the sword destroyed over a million of them. Titus sent survivors over seventeen years of age to hard labor in Egypt and distributed others to the Roman provinces to perish by sword or beast in the violent entertainments of the amphitheaters and their gladiators. Titus sowed the site of Jerusalem with salt so that nothing could grown there again.</w:t>
      </w:r>
    </w:p>
  </w:footnote>
  <w:footnote w:id="164">
    <w:p w14:paraId="27778B1E" w14:textId="77777777" w:rsidR="00FD1A33" w:rsidRPr="00656705" w:rsidRDefault="00FD1A33" w:rsidP="00FD1A33">
      <w:pPr>
        <w:autoSpaceDE w:val="0"/>
        <w:autoSpaceDN w:val="0"/>
        <w:adjustRightInd w:val="0"/>
        <w:rPr>
          <w:rFonts w:eastAsiaTheme="minorEastAsia"/>
          <w:color w:val="000000"/>
          <w:sz w:val="20"/>
          <w:szCs w:val="20"/>
        </w:rPr>
      </w:pPr>
      <w:r w:rsidRPr="00656705">
        <w:rPr>
          <w:rStyle w:val="FootnoteReference"/>
          <w:sz w:val="20"/>
          <w:szCs w:val="20"/>
        </w:rPr>
        <w:footnoteRef/>
      </w:r>
      <w:r w:rsidRPr="00656705">
        <w:rPr>
          <w:sz w:val="20"/>
          <w:szCs w:val="20"/>
        </w:rPr>
        <w:t xml:space="preserve"> </w:t>
      </w:r>
      <w:r w:rsidRPr="00656705">
        <w:rPr>
          <w:b/>
          <w:bCs/>
          <w:sz w:val="20"/>
          <w:szCs w:val="20"/>
        </w:rPr>
        <w:t>The Septuagint</w:t>
      </w:r>
      <w:r w:rsidRPr="00656705">
        <w:rPr>
          <w:sz w:val="20"/>
          <w:szCs w:val="20"/>
        </w:rPr>
        <w:t xml:space="preserve"> </w:t>
      </w:r>
      <w:r w:rsidRPr="00656705">
        <w:rPr>
          <w:rFonts w:eastAsiaTheme="minorEastAsia"/>
          <w:color w:val="000000"/>
          <w:sz w:val="20"/>
          <w:szCs w:val="20"/>
        </w:rPr>
        <w:t>takes its name from the Latin word “seventy” (</w:t>
      </w:r>
      <w:r w:rsidRPr="00656705">
        <w:rPr>
          <w:i/>
          <w:iCs/>
          <w:color w:val="000000"/>
          <w:sz w:val="20"/>
          <w:szCs w:val="20"/>
        </w:rPr>
        <w:t>septuāginta</w:t>
      </w:r>
      <w:r w:rsidRPr="00656705">
        <w:rPr>
          <w:rFonts w:eastAsiaTheme="minorEastAsia"/>
          <w:color w:val="000000"/>
          <w:sz w:val="20"/>
          <w:szCs w:val="20"/>
        </w:rPr>
        <w:t>), since the translation was reportedly done by seventy-two Jewish translators working independently of each other. In Greek, the work is known as “the translation of the seventy” (</w:t>
      </w:r>
      <w:r w:rsidRPr="00656705">
        <w:rPr>
          <w:i/>
          <w:iCs/>
          <w:color w:val="001D35"/>
          <w:sz w:val="20"/>
          <w:szCs w:val="20"/>
          <w:shd w:val="clear" w:color="auto" w:fill="FFFFFF"/>
        </w:rPr>
        <w:t>Hē</w:t>
      </w:r>
      <w:r w:rsidRPr="00656705">
        <w:rPr>
          <w:rFonts w:eastAsiaTheme="minorEastAsia"/>
          <w:i/>
          <w:iCs/>
          <w:color w:val="000000"/>
          <w:sz w:val="20"/>
          <w:szCs w:val="20"/>
        </w:rPr>
        <w:t xml:space="preserve"> metáfrasis tōn Hebdomēkonta</w:t>
      </w:r>
      <w:r w:rsidRPr="00656705">
        <w:rPr>
          <w:rFonts w:eastAsiaTheme="minorEastAsia"/>
          <w:color w:val="000000"/>
          <w:sz w:val="20"/>
          <w:szCs w:val="20"/>
        </w:rPr>
        <w:t xml:space="preserve">, </w:t>
      </w:r>
      <w:r w:rsidRPr="00656705">
        <w:rPr>
          <w:i/>
          <w:iCs/>
          <w:color w:val="040C28"/>
          <w:sz w:val="20"/>
          <w:szCs w:val="20"/>
        </w:rPr>
        <w:t>Ἡ μετάφρασις τῶν Ἑβδομήκοντα</w:t>
      </w:r>
      <w:r w:rsidRPr="00656705">
        <w:rPr>
          <w:rFonts w:eastAsiaTheme="minorEastAsia"/>
          <w:color w:val="000000"/>
          <w:sz w:val="20"/>
          <w:szCs w:val="20"/>
        </w:rPr>
        <w:t xml:space="preserve">), but it came to be known by the Latin rendition of its title simply as </w:t>
      </w:r>
      <w:r w:rsidRPr="00656705">
        <w:rPr>
          <w:rFonts w:eastAsiaTheme="minorEastAsia"/>
          <w:i/>
          <w:iCs/>
          <w:color w:val="000000"/>
          <w:sz w:val="20"/>
          <w:szCs w:val="20"/>
        </w:rPr>
        <w:t>Septuaginta</w:t>
      </w:r>
      <w:r w:rsidRPr="00656705">
        <w:rPr>
          <w:rFonts w:eastAsiaTheme="minorEastAsia"/>
          <w:color w:val="000000"/>
          <w:sz w:val="20"/>
          <w:szCs w:val="20"/>
        </w:rPr>
        <w:t>, from which we get the English Septuagint.</w:t>
      </w:r>
      <w:r w:rsidRPr="00656705">
        <w:rPr>
          <w:sz w:val="20"/>
          <w:szCs w:val="20"/>
        </w:rPr>
        <w:t xml:space="preserve">will be examined in greater detail in Volume Twelve in our discussion of today’s Bible. It is a Greek translation of the Old Testament that was ostensibly produced in Alexandria (Egypt) at the behest of the land’s Greek-speaking Macedonian ruler, </w:t>
      </w:r>
      <w:r w:rsidRPr="00656705">
        <w:rPr>
          <w:color w:val="0F252D"/>
          <w:sz w:val="20"/>
          <w:szCs w:val="20"/>
        </w:rPr>
        <w:t xml:space="preserve">Ptolemy II Philadelphus </w:t>
      </w:r>
      <w:r w:rsidRPr="00656705">
        <w:rPr>
          <w:rFonts w:eastAsiaTheme="minorEastAsia"/>
          <w:color w:val="18191A"/>
          <w:sz w:val="20"/>
          <w:szCs w:val="20"/>
        </w:rPr>
        <w:t>(d. 246 BCE)</w:t>
      </w:r>
      <w:r w:rsidRPr="00656705">
        <w:rPr>
          <w:color w:val="0F252D"/>
          <w:sz w:val="20"/>
          <w:szCs w:val="20"/>
        </w:rPr>
        <w:t xml:space="preserve">, who ruled between 285 BCE until 246 BCE, that is, </w:t>
      </w:r>
      <w:r w:rsidRPr="00656705">
        <w:rPr>
          <w:sz w:val="20"/>
          <w:szCs w:val="20"/>
        </w:rPr>
        <w:t>roughly at least two hundred and fifty years before Jesus Christ, which makes it a text of the greatest historical and religious importance for Jewish and Christian origins</w:t>
      </w:r>
      <w:r w:rsidRPr="00656705">
        <w:rPr>
          <w:color w:val="0F252D"/>
          <w:sz w:val="20"/>
          <w:szCs w:val="20"/>
        </w:rPr>
        <w:t>.</w:t>
      </w:r>
      <w:r w:rsidRPr="00656705">
        <w:rPr>
          <w:rFonts w:eastAsiaTheme="minorEastAsia"/>
          <w:color w:val="000000"/>
          <w:sz w:val="20"/>
          <w:szCs w:val="20"/>
        </w:rPr>
        <w:t xml:space="preserve"> Because the Septuagint originated in Alexandria it is also referred to as “the Alexandrian Canon” of the Old Testament. Because of its connection with the “seventy translators,” the Septuagint is often referred to by the Roman numerals LXX, which stand for the number seventy. </w:t>
      </w:r>
      <w:r w:rsidRPr="00656705">
        <w:rPr>
          <w:rFonts w:eastAsiaTheme="minorEastAsia"/>
          <w:color w:val="18191A"/>
          <w:sz w:val="20"/>
          <w:szCs w:val="20"/>
        </w:rPr>
        <w:t xml:space="preserve">According to tradition, the Ptolemaic ruler Ptolemy II Philadelphus (d. 247 BCE) commissioned seventy or seventy-two scholars from each of the twelve Tribes of Israel to independently produce translations of the Hebrew text of the Bible that was standard in their time. </w:t>
      </w:r>
      <w:r w:rsidRPr="00656705">
        <w:rPr>
          <w:rFonts w:eastAsiaTheme="minorEastAsia"/>
          <w:color w:val="000000"/>
          <w:sz w:val="20"/>
          <w:szCs w:val="20"/>
        </w:rPr>
        <w:t xml:space="preserve">The Greek Septuagint, which, of course, consists only of the Old Testament, constituted the Bible for multitudes of Greek-speaking Jews in the Eastern Roman Empire, and the Septuagint became the sacred book of the entire Hellenistic Jewish world. With the rise of Christianity in the Greek-speaking world of Late Antiquity, the Septuagint naturally became the primary Old Testament text for the earliest Greek-speaking Christians, including St. Paul, and the early Greek-speaking Church. Few translations have had a greater influence upon human civilization than the Septuagint. Before Christianity, it was the chief instrument of Jewish religious propagation in the Greco-Roman world. When it was then adopted by Christianity, it became the basis of many translations of the Bible into other languages. It is an admitted fact that the Greek translation of the Old Testament has occasionally preserved traces of readings which appear more authentic than those of the Masoretic text, and, as noted, the Masoretic text was only compiled centuries after the Septuagint had become central to the Greek-speaking portion of the Jewish and Christian world of Late Antiquity. Since the time of World War II, the Septuagint became the basis of some Catholic Bibles such as the New American Bible and the New Jerusalem Bible. These Catholics and some other Christian denominations prefer translations based upon the Septuagint because it often matches the Old Testament quotations of the New Testament more closely than the Masoretic text. </w:t>
      </w:r>
      <w:r w:rsidRPr="00656705">
        <w:rPr>
          <w:rFonts w:eastAsiaTheme="minorEastAsia"/>
          <w:color w:val="18191A"/>
          <w:sz w:val="20"/>
          <w:szCs w:val="20"/>
        </w:rPr>
        <w:t xml:space="preserve">  </w:t>
      </w:r>
    </w:p>
    <w:p w14:paraId="3020D052" w14:textId="77777777" w:rsidR="00FD1A33" w:rsidRPr="00656705" w:rsidRDefault="00FD1A33" w:rsidP="00FD1A33">
      <w:pPr>
        <w:pStyle w:val="FootnoteText"/>
        <w:rPr>
          <w:rFonts w:ascii="Times New Roman" w:hAnsi="Times New Roman" w:cs="Times New Roman"/>
          <w:sz w:val="20"/>
          <w:szCs w:val="20"/>
        </w:rPr>
      </w:pPr>
      <w:r w:rsidRPr="00656705">
        <w:rPr>
          <w:rFonts w:ascii="Times New Roman" w:eastAsiaTheme="minorEastAsia" w:hAnsi="Times New Roman" w:cs="Times New Roman"/>
          <w:color w:val="18191A"/>
          <w:sz w:val="20"/>
          <w:szCs w:val="20"/>
        </w:rPr>
        <w:t xml:space="preserve">    </w:t>
      </w:r>
      <w:r w:rsidRPr="00656705">
        <w:rPr>
          <w:rFonts w:ascii="Times New Roman" w:eastAsiaTheme="minorEastAsia" w:hAnsi="Times New Roman" w:cs="Times New Roman"/>
          <w:color w:val="000000"/>
          <w:sz w:val="20"/>
          <w:szCs w:val="20"/>
        </w:rPr>
        <w:t xml:space="preserve">The Septuagint was probably first translated as a unit by a company of scholars in Alexandria around the middle of the third century BCE. We do not know what the parent Hebrew which the translators rendered into Greek. The Septuagint has a long and complex history and probably took over a century to be completed. In Church tradition, however, the Church Father Iraneaus holds that Ptolemy II commissioned seventy or seventy-two Jewish translators for the Hebrew text of the Bible and made them work independently because he feared that they would conspire to conceal the truth if they were allowed to work together. Thus, he isolated them and instructed each of them to translate the entire text. Although there is some question about the authenticity of this account, the fact that it happened or that something like it happened accounts, at least in part, for the fact that the Greek translation of the Hebrew Bible in the Septuagint is a literal word-for-word rendition that ignores the rules of Greek syntax and follows the Hebrew form to the letter. But, as </w:t>
      </w:r>
      <w:r w:rsidRPr="00656705">
        <w:rPr>
          <w:rFonts w:ascii="Times New Roman" w:eastAsiaTheme="minorEastAsia" w:hAnsi="Times New Roman" w:cs="Times New Roman"/>
          <w:color w:val="18191A"/>
          <w:sz w:val="20"/>
          <w:szCs w:val="20"/>
        </w:rPr>
        <w:t>Frederick Cornwallis </w:t>
      </w:r>
      <w:r w:rsidRPr="00656705">
        <w:rPr>
          <w:rFonts w:ascii="Times New Roman" w:eastAsiaTheme="minorEastAsia" w:hAnsi="Times New Roman" w:cs="Times New Roman"/>
          <w:color w:val="000000"/>
          <w:sz w:val="20"/>
          <w:szCs w:val="20"/>
        </w:rPr>
        <w:t xml:space="preserve">Conybeare and St. George William Stock note in their </w:t>
      </w:r>
      <w:r w:rsidRPr="00656705">
        <w:rPr>
          <w:rFonts w:ascii="Times New Roman" w:eastAsiaTheme="minorEastAsia" w:hAnsi="Times New Roman" w:cs="Times New Roman"/>
          <w:i/>
          <w:iCs/>
          <w:color w:val="000000"/>
          <w:sz w:val="20"/>
          <w:szCs w:val="20"/>
        </w:rPr>
        <w:t>Grammar of Septuagint Greek</w:t>
      </w:r>
      <w:r w:rsidRPr="00656705">
        <w:rPr>
          <w:rFonts w:ascii="Times New Roman" w:eastAsiaTheme="minorEastAsia" w:hAnsi="Times New Roman" w:cs="Times New Roman"/>
          <w:color w:val="000000"/>
          <w:sz w:val="20"/>
          <w:szCs w:val="20"/>
        </w:rPr>
        <w:t>, any literal translation is only half a translation. It changes the vocabulary from one language to another, but it leaves the syntax unchanged. The life of the language, however, lies rather in the syntax than in the vocabulary. They felt that the uncompromising Hebraism of the Septuagint is doubtless due in part to the reverence felt by the translators for the Sacred Text. They entirely ignored the genius of the Greek language itself. But it may also be because of the circumstances of translation which required a rendition as literally close to the original as possible so that the final translations would essentially agree, which would not have been the case if the Hebrew text were rendered in the spirit and genius of the Greek language.</w:t>
      </w:r>
    </w:p>
  </w:footnote>
  <w:footnote w:id="165">
    <w:p w14:paraId="781ED0E4" w14:textId="77777777" w:rsidR="00FD1A33" w:rsidRPr="00656705" w:rsidRDefault="00FD1A33" w:rsidP="00FD1A33">
      <w:pPr>
        <w:autoSpaceDE w:val="0"/>
        <w:autoSpaceDN w:val="0"/>
        <w:adjustRightInd w:val="0"/>
        <w:rPr>
          <w:rFonts w:eastAsiaTheme="minorEastAsia"/>
          <w:color w:val="000000"/>
          <w:sz w:val="20"/>
          <w:szCs w:val="20"/>
        </w:rPr>
      </w:pPr>
      <w:r w:rsidRPr="00656705">
        <w:rPr>
          <w:rStyle w:val="FootnoteReference"/>
          <w:sz w:val="20"/>
          <w:szCs w:val="20"/>
        </w:rPr>
        <w:footnoteRef/>
      </w:r>
      <w:r w:rsidRPr="00656705">
        <w:rPr>
          <w:sz w:val="20"/>
          <w:szCs w:val="20"/>
        </w:rPr>
        <w:t xml:space="preserve"> </w:t>
      </w:r>
      <w:r w:rsidRPr="00656705">
        <w:rPr>
          <w:b/>
          <w:bCs/>
          <w:sz w:val="20"/>
          <w:szCs w:val="20"/>
        </w:rPr>
        <w:t>The Islamic Tradition</w:t>
      </w:r>
      <w:r w:rsidRPr="00656705">
        <w:rPr>
          <w:sz w:val="20"/>
          <w:szCs w:val="20"/>
        </w:rPr>
        <w:t xml:space="preserve"> (</w:t>
      </w:r>
      <w:r w:rsidRPr="00656705">
        <w:rPr>
          <w:i/>
          <w:iCs/>
          <w:sz w:val="20"/>
          <w:szCs w:val="20"/>
        </w:rPr>
        <w:t>al-</w:t>
      </w:r>
      <w:r w:rsidRPr="00656705">
        <w:rPr>
          <w:i/>
          <w:iCs/>
          <w:color w:val="000000"/>
          <w:sz w:val="20"/>
          <w:szCs w:val="20"/>
        </w:rPr>
        <w:t>Irth al-Islām</w:t>
      </w:r>
      <w:r w:rsidRPr="00656705">
        <w:rPr>
          <w:i/>
          <w:iCs/>
          <w:sz w:val="20"/>
          <w:szCs w:val="20"/>
        </w:rPr>
        <w:t>ī</w:t>
      </w:r>
      <w:r w:rsidRPr="00656705">
        <w:rPr>
          <w:sz w:val="20"/>
          <w:szCs w:val="20"/>
        </w:rPr>
        <w:t xml:space="preserve"> or </w:t>
      </w:r>
      <w:r w:rsidRPr="00656705">
        <w:rPr>
          <w:i/>
          <w:iCs/>
          <w:sz w:val="20"/>
          <w:szCs w:val="20"/>
        </w:rPr>
        <w:t>al-Tur</w:t>
      </w:r>
      <w:r w:rsidRPr="00656705">
        <w:rPr>
          <w:i/>
          <w:iCs/>
          <w:color w:val="000000"/>
          <w:sz w:val="20"/>
          <w:szCs w:val="20"/>
        </w:rPr>
        <w:t>ā</w:t>
      </w:r>
      <w:r w:rsidRPr="00656705">
        <w:rPr>
          <w:i/>
          <w:iCs/>
          <w:sz w:val="20"/>
          <w:szCs w:val="20"/>
        </w:rPr>
        <w:t>th</w:t>
      </w:r>
      <w:r w:rsidRPr="00656705">
        <w:rPr>
          <w:i/>
          <w:iCs/>
          <w:color w:val="000000"/>
          <w:sz w:val="20"/>
          <w:szCs w:val="20"/>
        </w:rPr>
        <w:t xml:space="preserve"> al-Islām</w:t>
      </w:r>
      <w:r w:rsidRPr="00656705">
        <w:rPr>
          <w:i/>
          <w:iCs/>
          <w:sz w:val="20"/>
          <w:szCs w:val="20"/>
        </w:rPr>
        <w:t>ī</w:t>
      </w:r>
      <w:r w:rsidRPr="00656705">
        <w:rPr>
          <w:sz w:val="20"/>
          <w:szCs w:val="20"/>
        </w:rPr>
        <w:t xml:space="preserve">) </w:t>
      </w:r>
      <w:r w:rsidRPr="00656705">
        <w:rPr>
          <w:rFonts w:eastAsiaTheme="minorEastAsia"/>
          <w:color w:val="000000"/>
          <w:sz w:val="20"/>
          <w:szCs w:val="20"/>
        </w:rPr>
        <w:t>conveys simultaneously a sense of transmission, authority, and fellowship, predicated upon the Qur’</w:t>
      </w:r>
      <w:r w:rsidRPr="00656705">
        <w:rPr>
          <w:sz w:val="20"/>
          <w:szCs w:val="20"/>
        </w:rPr>
        <w:t>ā</w:t>
      </w:r>
      <w:r w:rsidRPr="00656705">
        <w:rPr>
          <w:rFonts w:eastAsiaTheme="minorEastAsia"/>
          <w:color w:val="000000"/>
          <w:sz w:val="20"/>
          <w:szCs w:val="20"/>
        </w:rPr>
        <w:t xml:space="preserve">n, </w:t>
      </w:r>
      <w:r w:rsidRPr="00656705">
        <w:rPr>
          <w:rFonts w:eastAsiaTheme="minorEastAsia"/>
          <w:i/>
          <w:iCs/>
          <w:color w:val="000000"/>
          <w:sz w:val="20"/>
          <w:szCs w:val="20"/>
        </w:rPr>
        <w:t>Sunna</w:t>
      </w:r>
      <w:r w:rsidRPr="00656705">
        <w:rPr>
          <w:rFonts w:eastAsiaTheme="minorEastAsia"/>
          <w:color w:val="000000"/>
          <w:sz w:val="20"/>
          <w:szCs w:val="20"/>
        </w:rPr>
        <w:t>, and Consensus (</w:t>
      </w:r>
      <w:r w:rsidRPr="00656705">
        <w:rPr>
          <w:rFonts w:eastAsiaTheme="minorEastAsia"/>
          <w:i/>
          <w:iCs/>
          <w:color w:val="000000"/>
          <w:sz w:val="20"/>
          <w:szCs w:val="20"/>
        </w:rPr>
        <w:t>Ijm</w:t>
      </w:r>
      <w:r w:rsidRPr="00656705">
        <w:rPr>
          <w:i/>
          <w:iCs/>
          <w:sz w:val="20"/>
          <w:szCs w:val="20"/>
        </w:rPr>
        <w:t>ā‘</w:t>
      </w:r>
      <w:r w:rsidRPr="00656705">
        <w:rPr>
          <w:rFonts w:eastAsiaTheme="minorEastAsia"/>
          <w:color w:val="000000"/>
          <w:sz w:val="20"/>
          <w:szCs w:val="20"/>
        </w:rPr>
        <w:t>) of the Muslim Community. In this tenor, “Tradition” refers to the authoritative dissemination of beliefs, teachings, principles, precepts, values, and customs from one generation to another but with special sanction</w:t>
      </w:r>
      <w:r w:rsidRPr="00656705">
        <w:rPr>
          <w:sz w:val="20"/>
          <w:szCs w:val="20"/>
        </w:rPr>
        <w:t>—</w:t>
      </w:r>
      <w:r w:rsidRPr="00656705">
        <w:rPr>
          <w:rFonts w:eastAsiaTheme="minorEastAsia"/>
          <w:color w:val="000000"/>
          <w:sz w:val="20"/>
          <w:szCs w:val="20"/>
        </w:rPr>
        <w:t xml:space="preserve">often regarded as Divine but not necessarily based upon explicit Revelation. Because of its implicit association with fellowship, the very notion of Tradition in Islam implies the essential elements of continuity and community, without which compelling modes of religious conviction and practice cannot survive. </w:t>
      </w:r>
      <w:r w:rsidRPr="00656705">
        <w:rPr>
          <w:sz w:val="20"/>
          <w:szCs w:val="20"/>
        </w:rPr>
        <w:t xml:space="preserve">The expression “Islamic Tradition” is widely championed today by many Muslims who tend to call themselves “Traditional.” However, the term itself is rarely ever defined and seldom fully understood. </w:t>
      </w:r>
      <w:r w:rsidRPr="00656705">
        <w:rPr>
          <w:rFonts w:eastAsiaTheme="minorEastAsia"/>
          <w:color w:val="000000"/>
          <w:sz w:val="20"/>
          <w:szCs w:val="20"/>
        </w:rPr>
        <w:t xml:space="preserve">Our English word “tradition” comes from the Latin </w:t>
      </w:r>
      <w:r w:rsidRPr="00656705">
        <w:rPr>
          <w:rFonts w:eastAsiaTheme="minorEastAsia"/>
          <w:i/>
          <w:iCs/>
          <w:color w:val="000000"/>
          <w:sz w:val="20"/>
          <w:szCs w:val="20"/>
        </w:rPr>
        <w:t>traditio</w:t>
      </w:r>
      <w:r w:rsidRPr="00656705">
        <w:rPr>
          <w:rFonts w:eastAsiaTheme="minorEastAsia"/>
          <w:color w:val="000000"/>
          <w:sz w:val="20"/>
          <w:szCs w:val="20"/>
        </w:rPr>
        <w:t>, which simultaneously conveys a sense of transmission, authority, and fellowship. As such, “tradition” refers to the authoritative transmission of beliefs, values, customs, and similar matters from one generation to another but with special sanction</w:t>
      </w:r>
      <w:r w:rsidRPr="00656705">
        <w:rPr>
          <w:sz w:val="20"/>
          <w:szCs w:val="20"/>
        </w:rPr>
        <w:t>—</w:t>
      </w:r>
      <w:r w:rsidRPr="00656705">
        <w:rPr>
          <w:rFonts w:eastAsiaTheme="minorEastAsia"/>
          <w:color w:val="000000"/>
          <w:sz w:val="20"/>
          <w:szCs w:val="20"/>
        </w:rPr>
        <w:t xml:space="preserve">often regarded as Divine but not necessarily based on explicit Revelation. Moreover, the transmission process implied in the Latin verb </w:t>
      </w:r>
      <w:r w:rsidRPr="00656705">
        <w:rPr>
          <w:rFonts w:eastAsiaTheme="minorEastAsia"/>
          <w:i/>
          <w:iCs/>
          <w:color w:val="000000"/>
          <w:sz w:val="20"/>
          <w:szCs w:val="20"/>
        </w:rPr>
        <w:t>tr</w:t>
      </w:r>
      <w:r w:rsidRPr="00656705">
        <w:rPr>
          <w:i/>
          <w:iCs/>
          <w:sz w:val="20"/>
          <w:szCs w:val="20"/>
        </w:rPr>
        <w:t>ā</w:t>
      </w:r>
      <w:r w:rsidRPr="00656705">
        <w:rPr>
          <w:rFonts w:eastAsiaTheme="minorEastAsia"/>
          <w:i/>
          <w:iCs/>
          <w:color w:val="000000"/>
          <w:sz w:val="20"/>
          <w:szCs w:val="20"/>
        </w:rPr>
        <w:t xml:space="preserve">dere </w:t>
      </w:r>
      <w:r w:rsidRPr="00656705">
        <w:rPr>
          <w:rFonts w:eastAsiaTheme="minorEastAsia"/>
          <w:color w:val="000000"/>
          <w:sz w:val="20"/>
          <w:szCs w:val="20"/>
        </w:rPr>
        <w:t>(“to hand down”) suggests that there is a fellowship between the person who “hands down” and the one “who receives.” Such Traditional material is meant generally to provide the foundations, structures, orientations, and refinements of a given society on the basis of the religion and culture to which they pertain. The Islamic Tradition clearly combines direct transmission, revered authority, and fellowship, all of which are essential to the proper comprehension of the word.</w:t>
      </w:r>
    </w:p>
  </w:footnote>
  <w:footnote w:id="166">
    <w:p w14:paraId="5140C2BF"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w:t>
      </w:r>
      <w:r w:rsidRPr="00656705">
        <w:rPr>
          <w:b/>
          <w:bCs/>
          <w:i/>
          <w:iCs/>
          <w:sz w:val="20"/>
          <w:szCs w:val="20"/>
        </w:rPr>
        <w:t>Uqūd Ahl al-Dhimma</w:t>
      </w:r>
      <w:r w:rsidRPr="00656705">
        <w:rPr>
          <w:sz w:val="20"/>
          <w:szCs w:val="20"/>
        </w:rPr>
        <w:t xml:space="preserve"> or the Covenants given non-Muslims under Islamic rule for their communal protection as Traditional Tributary Communities will be discussed in greater detail below with numerous examples. In the Traditional Islamic dispensation, the institution of </w:t>
      </w:r>
      <w:r w:rsidRPr="00656705">
        <w:rPr>
          <w:i/>
          <w:iCs/>
          <w:sz w:val="20"/>
          <w:szCs w:val="20"/>
        </w:rPr>
        <w:t>Dhimma</w:t>
      </w:r>
      <w:r w:rsidRPr="00656705">
        <w:rPr>
          <w:sz w:val="20"/>
          <w:szCs w:val="20"/>
        </w:rPr>
        <w:t xml:space="preserve">—protected non-Muslim Communities under Islamic governance—was the cornerstone of the political act of Islamic pluralism as a legal system. The above reference is not suggesting the literal restoration of such Covenants today but is emphasizing that they constitute a good analogy for our times, especially for Muslims in pluralistic democracies. The institution of </w:t>
      </w:r>
      <w:r w:rsidRPr="00656705">
        <w:rPr>
          <w:i/>
          <w:iCs/>
          <w:sz w:val="20"/>
          <w:szCs w:val="20"/>
        </w:rPr>
        <w:t>Dhimma</w:t>
      </w:r>
      <w:r w:rsidRPr="00656705">
        <w:rPr>
          <w:sz w:val="20"/>
          <w:szCs w:val="20"/>
        </w:rPr>
        <w:t xml:space="preserve"> served to incorporate non-Muslims—Jews, Christians, Magians, Hindus, Buddhists, Pagans, and others—in the dynamic multi-ethnic, multi-religious globalism which became the hallmark of Traditional Islamic Civilization. Any “Pact of Communal Protection” (</w:t>
      </w:r>
      <w:r w:rsidRPr="00656705">
        <w:rPr>
          <w:i/>
          <w:iCs/>
          <w:sz w:val="20"/>
          <w:szCs w:val="20"/>
        </w:rPr>
        <w:t>‘Aqd Dhimma</w:t>
      </w:r>
      <w:r w:rsidRPr="00656705">
        <w:rPr>
          <w:sz w:val="20"/>
          <w:szCs w:val="20"/>
        </w:rPr>
        <w:t xml:space="preserve">) constituted the fundamental element in a </w:t>
      </w:r>
      <w:r w:rsidRPr="00656705">
        <w:rPr>
          <w:sz w:val="20"/>
          <w:szCs w:val="20"/>
          <w:u w:val="single"/>
        </w:rPr>
        <w:t xml:space="preserve">legal and political procedure </w:t>
      </w:r>
      <w:r w:rsidRPr="00656705">
        <w:rPr>
          <w:sz w:val="20"/>
          <w:szCs w:val="20"/>
        </w:rPr>
        <w:t xml:space="preserve">that enabled Muslims and non-Muslims to live together pluralistically under Islamic rule while protecting Islamic sovereignty, granting non-Muslims protection from within and without the commonwealth and allowing them to teach and practice their traditional faiths without even being required to learn anything about Islam or show it respect within their communal circles. The Islamic laws of </w:t>
      </w:r>
      <w:r w:rsidRPr="00656705">
        <w:rPr>
          <w:i/>
          <w:iCs/>
          <w:sz w:val="20"/>
          <w:szCs w:val="20"/>
        </w:rPr>
        <w:t xml:space="preserve">Dhimma, </w:t>
      </w:r>
      <w:r w:rsidRPr="00656705">
        <w:rPr>
          <w:sz w:val="20"/>
          <w:szCs w:val="20"/>
        </w:rPr>
        <w:t xml:space="preserve">as set forth in the Qur’ān and </w:t>
      </w:r>
      <w:r w:rsidRPr="00656705">
        <w:rPr>
          <w:i/>
          <w:iCs/>
          <w:sz w:val="20"/>
          <w:szCs w:val="20"/>
        </w:rPr>
        <w:t>Sunna</w:t>
      </w:r>
      <w:r w:rsidRPr="00656705">
        <w:rPr>
          <w:sz w:val="20"/>
          <w:szCs w:val="20"/>
        </w:rPr>
        <w:t xml:space="preserve"> and elaborated in Islamic jurisprudence, clearly establish the parameters under which all tributary communities could live in the Islamic polity and the extent to which their personal and communal differences would be tolerated. The Pacts of the People of </w:t>
      </w:r>
      <w:r w:rsidRPr="00656705">
        <w:rPr>
          <w:i/>
          <w:iCs/>
          <w:sz w:val="20"/>
          <w:szCs w:val="20"/>
        </w:rPr>
        <w:t>Dhimma</w:t>
      </w:r>
      <w:r w:rsidRPr="00656705">
        <w:rPr>
          <w:sz w:val="20"/>
          <w:szCs w:val="20"/>
        </w:rPr>
        <w:t xml:space="preserve"> (</w:t>
      </w:r>
      <w:r w:rsidRPr="00656705">
        <w:rPr>
          <w:i/>
          <w:iCs/>
          <w:sz w:val="20"/>
          <w:szCs w:val="20"/>
        </w:rPr>
        <w:t>‘Uqūd Ahl al-Dhimma</w:t>
      </w:r>
      <w:r w:rsidRPr="00656705">
        <w:rPr>
          <w:sz w:val="20"/>
          <w:szCs w:val="20"/>
        </w:rPr>
        <w:t>)</w:t>
      </w:r>
      <w:r w:rsidRPr="00656705">
        <w:rPr>
          <w:i/>
          <w:iCs/>
          <w:sz w:val="20"/>
          <w:szCs w:val="20"/>
        </w:rPr>
        <w:t xml:space="preserve"> </w:t>
      </w:r>
      <w:r w:rsidRPr="00656705">
        <w:rPr>
          <w:sz w:val="20"/>
          <w:szCs w:val="20"/>
        </w:rPr>
        <w:t xml:space="preserve">and the </w:t>
      </w:r>
      <w:r w:rsidRPr="00656705">
        <w:rPr>
          <w:i/>
          <w:iCs/>
          <w:sz w:val="20"/>
          <w:szCs w:val="20"/>
        </w:rPr>
        <w:t>Jizya</w:t>
      </w:r>
      <w:r w:rsidRPr="00656705">
        <w:rPr>
          <w:sz w:val="20"/>
          <w:szCs w:val="20"/>
        </w:rPr>
        <w:t xml:space="preserve">-Tribute their adult and able bodied males paid in lieu of military service were </w:t>
      </w:r>
      <w:r w:rsidRPr="00656705">
        <w:rPr>
          <w:i/>
          <w:iCs/>
          <w:sz w:val="20"/>
          <w:szCs w:val="20"/>
        </w:rPr>
        <w:t>Sharī‘a</w:t>
      </w:r>
      <w:r w:rsidRPr="00656705">
        <w:rPr>
          <w:sz w:val="20"/>
          <w:szCs w:val="20"/>
        </w:rPr>
        <w:t xml:space="preserve">-based legal mechanisms that served to organize and regulate Islamic society, and preserve its internal strength and coherence. It also give ample living space for non-Muslim majorities and minorities under its rule who were granted semi-autonomous communities, while also protecting them from each other—since the theological differences between Christians alone, for example, often manifested themselves as highly intolerant—and from other internal and external enemies. Indeed, many religious dispensations and denominations—such as the Nestorian and Jacobite Christians and Qara’ite Jews—survived over the centuries in the Islamic World because of the protection afforded them under the Islamic umbrella of </w:t>
      </w:r>
      <w:r w:rsidRPr="00656705">
        <w:rPr>
          <w:i/>
          <w:iCs/>
          <w:sz w:val="20"/>
          <w:szCs w:val="20"/>
        </w:rPr>
        <w:t>Dhimma</w:t>
      </w:r>
      <w:r w:rsidRPr="00656705">
        <w:rPr>
          <w:sz w:val="20"/>
          <w:szCs w:val="20"/>
        </w:rPr>
        <w:t xml:space="preserve">, while their counterparts were sometimes eliminated in other lands, even those ruled by members of their broader religious communities. The Islamic precepts of </w:t>
      </w:r>
      <w:r w:rsidRPr="00656705">
        <w:rPr>
          <w:i/>
          <w:iCs/>
          <w:sz w:val="20"/>
          <w:szCs w:val="20"/>
        </w:rPr>
        <w:t>Dhimma</w:t>
      </w:r>
      <w:r w:rsidRPr="00656705">
        <w:rPr>
          <w:sz w:val="20"/>
          <w:szCs w:val="20"/>
        </w:rPr>
        <w:t xml:space="preserve"> and semi-autonomous Communities with their own schools and courts allowed non-Muslims under Islamic rule to create flourishing, authentic cultures—as, for example, was exemplified in the Sephardic Jews of Muslim Spain and Portugal; it also opened the door for non-Muslims—again, Jews, Christians, and others—to play important roles in Traditional Islamic societies as courtiers, diplomats, counselors, civil servants, merchants, craftsmen, and so forth, enabling them to benefit the entire Civilization as crucial elements of Muslim society. </w:t>
      </w:r>
      <w:r w:rsidRPr="00656705">
        <w:rPr>
          <w:rFonts w:eastAsiaTheme="minorEastAsia"/>
          <w:sz w:val="20"/>
          <w:szCs w:val="20"/>
        </w:rPr>
        <w:t>Semantically, the Arabic word “</w:t>
      </w:r>
      <w:r w:rsidRPr="00656705">
        <w:rPr>
          <w:rFonts w:eastAsiaTheme="minorEastAsia"/>
          <w:i/>
          <w:iCs/>
          <w:sz w:val="20"/>
          <w:szCs w:val="20"/>
        </w:rPr>
        <w:t>dhimma</w:t>
      </w:r>
      <w:r w:rsidRPr="00656705">
        <w:rPr>
          <w:rFonts w:eastAsiaTheme="minorEastAsia"/>
          <w:sz w:val="20"/>
          <w:szCs w:val="20"/>
        </w:rPr>
        <w:t>,” which may be translated as “a sacred trust” or “responsibility based on personal and group honor,” conveys a number of simultaneous meanings. First, “</w:t>
      </w:r>
      <w:r w:rsidRPr="00656705">
        <w:rPr>
          <w:rFonts w:eastAsiaTheme="minorEastAsia"/>
          <w:i/>
          <w:iCs/>
          <w:sz w:val="20"/>
          <w:szCs w:val="20"/>
        </w:rPr>
        <w:t>dhimma</w:t>
      </w:r>
      <w:r w:rsidRPr="00656705">
        <w:rPr>
          <w:rFonts w:eastAsiaTheme="minorEastAsia"/>
          <w:sz w:val="20"/>
          <w:szCs w:val="20"/>
        </w:rPr>
        <w:t xml:space="preserve">” is a compact of trust that is associated with someone’s personal or communal honor and responsibility. Second, this trust includes the duty to protect the well-being of the beneficiaries of the </w:t>
      </w:r>
      <w:r w:rsidRPr="00656705">
        <w:rPr>
          <w:rFonts w:eastAsiaTheme="minorEastAsia"/>
          <w:i/>
          <w:iCs/>
          <w:sz w:val="20"/>
          <w:szCs w:val="20"/>
        </w:rPr>
        <w:t>dhimma</w:t>
      </w:r>
      <w:r w:rsidRPr="00656705">
        <w:rPr>
          <w:rFonts w:eastAsiaTheme="minorEastAsia"/>
          <w:sz w:val="20"/>
          <w:szCs w:val="20"/>
        </w:rPr>
        <w:t xml:space="preserve"> trust, which the</w:t>
      </w:r>
      <w:r w:rsidRPr="00656705">
        <w:rPr>
          <w:rFonts w:eastAsiaTheme="minorEastAsia"/>
          <w:i/>
          <w:iCs/>
          <w:sz w:val="20"/>
          <w:szCs w:val="20"/>
        </w:rPr>
        <w:t xml:space="preserve"> Shar</w:t>
      </w:r>
      <w:r w:rsidRPr="00656705">
        <w:rPr>
          <w:i/>
          <w:iCs/>
          <w:sz w:val="20"/>
          <w:szCs w:val="20"/>
        </w:rPr>
        <w:t>ī</w:t>
      </w:r>
      <w:r w:rsidRPr="00656705">
        <w:rPr>
          <w:rFonts w:eastAsiaTheme="minorEastAsia"/>
          <w:i/>
          <w:iCs/>
          <w:sz w:val="20"/>
          <w:szCs w:val="20"/>
        </w:rPr>
        <w:t>‘a</w:t>
      </w:r>
      <w:r w:rsidRPr="00656705">
        <w:rPr>
          <w:rFonts w:eastAsiaTheme="minorEastAsia"/>
          <w:sz w:val="20"/>
          <w:szCs w:val="20"/>
        </w:rPr>
        <w:t xml:space="preserve"> applied to all non-Muslim Communities living under the aegis of Islamic rule and having </w:t>
      </w:r>
      <w:r w:rsidRPr="00656705">
        <w:rPr>
          <w:rFonts w:eastAsiaTheme="minorEastAsia"/>
          <w:i/>
          <w:iCs/>
          <w:sz w:val="20"/>
          <w:szCs w:val="20"/>
        </w:rPr>
        <w:t>Dhimma</w:t>
      </w:r>
      <w:r w:rsidRPr="00656705">
        <w:rPr>
          <w:rFonts w:eastAsiaTheme="minorEastAsia"/>
          <w:sz w:val="20"/>
          <w:szCs w:val="20"/>
        </w:rPr>
        <w:t xml:space="preserve"> Covenants. Third, violation of any “</w:t>
      </w:r>
      <w:r w:rsidRPr="00656705">
        <w:rPr>
          <w:rFonts w:eastAsiaTheme="minorEastAsia"/>
          <w:i/>
          <w:iCs/>
          <w:sz w:val="20"/>
          <w:szCs w:val="20"/>
        </w:rPr>
        <w:t>dhimma</w:t>
      </w:r>
      <w:r w:rsidRPr="00656705">
        <w:rPr>
          <w:rFonts w:eastAsiaTheme="minorEastAsia"/>
          <w:sz w:val="20"/>
          <w:szCs w:val="20"/>
        </w:rPr>
        <w:t xml:space="preserve">” necessarily leads to great dishonor and shame on the part of those who were entrusted as the keepers of the trust. This applied to any “trusts,” but especially in the case of Muslims and their Traditional Islamic governance of non-Muslims. Each person responsible for keeping the </w:t>
      </w:r>
      <w:r w:rsidRPr="00656705">
        <w:rPr>
          <w:rFonts w:eastAsiaTheme="minorEastAsia"/>
          <w:i/>
          <w:iCs/>
          <w:sz w:val="20"/>
          <w:szCs w:val="20"/>
        </w:rPr>
        <w:t xml:space="preserve">dhimma </w:t>
      </w:r>
      <w:r w:rsidRPr="00656705">
        <w:rPr>
          <w:rFonts w:eastAsiaTheme="minorEastAsia"/>
          <w:sz w:val="20"/>
          <w:szCs w:val="20"/>
        </w:rPr>
        <w:t>trust—whatever it may be—forfeits personal honor and becomes dishonorable (</w:t>
      </w:r>
      <w:r w:rsidRPr="00656705">
        <w:rPr>
          <w:rFonts w:eastAsiaTheme="minorEastAsia"/>
          <w:i/>
          <w:iCs/>
          <w:sz w:val="20"/>
          <w:szCs w:val="20"/>
        </w:rPr>
        <w:t>madhm</w:t>
      </w:r>
      <w:r w:rsidRPr="00656705">
        <w:rPr>
          <w:i/>
          <w:iCs/>
          <w:sz w:val="20"/>
          <w:szCs w:val="20"/>
        </w:rPr>
        <w:t>ū</w:t>
      </w:r>
      <w:r w:rsidRPr="00656705">
        <w:rPr>
          <w:rFonts w:eastAsiaTheme="minorEastAsia"/>
          <w:i/>
          <w:iCs/>
          <w:sz w:val="20"/>
          <w:szCs w:val="20"/>
        </w:rPr>
        <w:t>m</w:t>
      </w:r>
      <w:r w:rsidRPr="00656705">
        <w:rPr>
          <w:rFonts w:eastAsiaTheme="minorEastAsia"/>
          <w:sz w:val="20"/>
          <w:szCs w:val="20"/>
        </w:rPr>
        <w:t>) and lowly (</w:t>
      </w:r>
      <w:r w:rsidRPr="00656705">
        <w:rPr>
          <w:rFonts w:eastAsiaTheme="minorEastAsia"/>
          <w:i/>
          <w:iCs/>
          <w:sz w:val="20"/>
          <w:szCs w:val="20"/>
        </w:rPr>
        <w:t>dham</w:t>
      </w:r>
      <w:r w:rsidRPr="00656705">
        <w:rPr>
          <w:i/>
          <w:iCs/>
          <w:sz w:val="20"/>
          <w:szCs w:val="20"/>
        </w:rPr>
        <w:t>ī</w:t>
      </w:r>
      <w:r w:rsidRPr="00656705">
        <w:rPr>
          <w:rFonts w:eastAsiaTheme="minorEastAsia"/>
          <w:i/>
          <w:iCs/>
          <w:sz w:val="20"/>
          <w:szCs w:val="20"/>
        </w:rPr>
        <w:t>m</w:t>
      </w:r>
      <w:r w:rsidRPr="00656705">
        <w:rPr>
          <w:rFonts w:eastAsiaTheme="minorEastAsia"/>
          <w:sz w:val="20"/>
          <w:szCs w:val="20"/>
        </w:rPr>
        <w:t xml:space="preserve">) if they fail to fulfill that trust and abandon those whom they promised to protect. In light of this, the Prophet </w:t>
      </w:r>
      <w:r w:rsidRPr="00656705">
        <w:rPr>
          <w:sz w:val="20"/>
          <w:szCs w:val="20"/>
        </w:rPr>
        <w:t xml:space="preserve">Muḥammad </w:t>
      </w:r>
      <w:r w:rsidRPr="00656705">
        <w:rPr>
          <w:rFonts w:eastAsiaTheme="minorEastAsia"/>
          <w:sz w:val="20"/>
          <w:szCs w:val="20"/>
        </w:rPr>
        <w:t xml:space="preserve">warned Muslims of their duty to keep all </w:t>
      </w:r>
      <w:r w:rsidRPr="00656705">
        <w:rPr>
          <w:rFonts w:eastAsiaTheme="minorEastAsia"/>
          <w:i/>
          <w:iCs/>
          <w:sz w:val="20"/>
          <w:szCs w:val="20"/>
        </w:rPr>
        <w:t>Dhimma</w:t>
      </w:r>
      <w:r w:rsidRPr="00656705">
        <w:rPr>
          <w:rFonts w:eastAsiaTheme="minorEastAsia"/>
          <w:sz w:val="20"/>
          <w:szCs w:val="20"/>
        </w:rPr>
        <w:t xml:space="preserve">-Pacts with Jews, Christians, Magians, and others, saying explicitly: </w:t>
      </w:r>
      <w:r w:rsidRPr="00656705">
        <w:rPr>
          <w:rFonts w:eastAsiaTheme="minorEastAsia"/>
          <w:color w:val="000000"/>
          <w:sz w:val="20"/>
          <w:szCs w:val="20"/>
        </w:rPr>
        <w:t xml:space="preserve">“Whoever harms a member of a </w:t>
      </w:r>
      <w:r w:rsidRPr="00656705">
        <w:rPr>
          <w:rFonts w:eastAsiaTheme="minorEastAsia"/>
          <w:i/>
          <w:iCs/>
          <w:color w:val="000000"/>
          <w:sz w:val="20"/>
          <w:szCs w:val="20"/>
        </w:rPr>
        <w:t>Dhimma</w:t>
      </w:r>
      <w:r w:rsidRPr="00656705">
        <w:rPr>
          <w:rFonts w:eastAsiaTheme="minorEastAsia"/>
          <w:color w:val="000000"/>
          <w:sz w:val="20"/>
          <w:szCs w:val="20"/>
        </w:rPr>
        <w:t xml:space="preserve"> Community shall have me as his adversary (</w:t>
      </w:r>
      <w:r w:rsidRPr="00656705">
        <w:rPr>
          <w:rFonts w:eastAsiaTheme="minorEastAsia"/>
          <w:i/>
          <w:iCs/>
          <w:color w:val="000000"/>
          <w:sz w:val="20"/>
          <w:szCs w:val="20"/>
        </w:rPr>
        <w:t>kha</w:t>
      </w:r>
      <w:r w:rsidRPr="00656705">
        <w:rPr>
          <w:i/>
          <w:iCs/>
          <w:sz w:val="20"/>
          <w:szCs w:val="20"/>
        </w:rPr>
        <w:t>ṣī</w:t>
      </w:r>
      <w:r w:rsidRPr="00656705">
        <w:rPr>
          <w:rFonts w:eastAsiaTheme="minorEastAsia"/>
          <w:i/>
          <w:iCs/>
          <w:color w:val="000000"/>
          <w:sz w:val="20"/>
          <w:szCs w:val="20"/>
        </w:rPr>
        <w:t>m</w:t>
      </w:r>
      <w:r w:rsidRPr="00656705">
        <w:rPr>
          <w:rFonts w:eastAsiaTheme="minorEastAsia"/>
          <w:color w:val="000000"/>
          <w:sz w:val="20"/>
          <w:szCs w:val="20"/>
        </w:rPr>
        <w:t>) on the Day of Resurrection.” In light of this sacred duty to protect non-Muslims living under Islamic rule, the second Caliph ‘Umar ibn al-Kha</w:t>
      </w:r>
      <w:r w:rsidRPr="00656705">
        <w:rPr>
          <w:sz w:val="20"/>
          <w:szCs w:val="20"/>
        </w:rPr>
        <w:t>ṭṭā</w:t>
      </w:r>
      <w:r w:rsidRPr="00656705">
        <w:rPr>
          <w:rFonts w:eastAsiaTheme="minorEastAsia"/>
          <w:color w:val="000000"/>
          <w:sz w:val="20"/>
          <w:szCs w:val="20"/>
        </w:rPr>
        <w:t xml:space="preserve">b, while lying on his death bed, commended the protection of the </w:t>
      </w:r>
      <w:r w:rsidRPr="00656705">
        <w:rPr>
          <w:rFonts w:eastAsiaTheme="minorEastAsia"/>
          <w:i/>
          <w:iCs/>
          <w:color w:val="000000"/>
          <w:sz w:val="20"/>
          <w:szCs w:val="20"/>
        </w:rPr>
        <w:t>Dhimma-</w:t>
      </w:r>
      <w:r w:rsidRPr="00656705">
        <w:rPr>
          <w:rFonts w:eastAsiaTheme="minorEastAsia"/>
          <w:color w:val="000000"/>
          <w:sz w:val="20"/>
          <w:szCs w:val="20"/>
        </w:rPr>
        <w:t xml:space="preserve">Communities to his successor—who at that time had not yet been designated—saying: “I commend the people of the </w:t>
      </w:r>
      <w:r w:rsidRPr="00656705">
        <w:rPr>
          <w:rFonts w:eastAsiaTheme="minorEastAsia"/>
          <w:i/>
          <w:iCs/>
          <w:color w:val="000000"/>
          <w:sz w:val="20"/>
          <w:szCs w:val="20"/>
        </w:rPr>
        <w:t>Dhimma</w:t>
      </w:r>
      <w:r w:rsidRPr="00656705">
        <w:rPr>
          <w:rFonts w:eastAsiaTheme="minorEastAsia"/>
          <w:color w:val="000000"/>
          <w:sz w:val="20"/>
          <w:szCs w:val="20"/>
        </w:rPr>
        <w:t xml:space="preserve">-Communities to his care, [for they] enjoy the protection of God and of the Prophet. Let him see to it that the Covenant with them is kept and that no greater burdens are laid upon them than they can bear.” </w:t>
      </w:r>
      <w:r w:rsidRPr="00656705">
        <w:rPr>
          <w:sz w:val="20"/>
          <w:szCs w:val="20"/>
        </w:rPr>
        <w:t>It is soundly transmitted that the fourth Rightly-Guided Caliph of Islam, al-Imām ‘Alī ibn Abī Ṭālib, said: “</w:t>
      </w:r>
      <w:r w:rsidRPr="00656705">
        <w:rPr>
          <w:sz w:val="20"/>
          <w:szCs w:val="20"/>
          <w:u w:val="single"/>
        </w:rPr>
        <w:t xml:space="preserve">[Non‐Muslims] only pay the </w:t>
      </w:r>
      <w:r w:rsidRPr="00656705">
        <w:rPr>
          <w:i/>
          <w:iCs/>
          <w:sz w:val="20"/>
          <w:szCs w:val="20"/>
          <w:u w:val="single"/>
        </w:rPr>
        <w:t>jizya</w:t>
      </w:r>
      <w:r w:rsidRPr="00656705">
        <w:rPr>
          <w:sz w:val="20"/>
          <w:szCs w:val="20"/>
          <w:u w:val="single"/>
        </w:rPr>
        <w:t>-tribute</w:t>
      </w:r>
      <w:r w:rsidRPr="00656705">
        <w:rPr>
          <w:i/>
          <w:iCs/>
          <w:sz w:val="20"/>
          <w:szCs w:val="20"/>
          <w:u w:val="single"/>
        </w:rPr>
        <w:t xml:space="preserve"> </w:t>
      </w:r>
      <w:r w:rsidRPr="00656705">
        <w:rPr>
          <w:sz w:val="20"/>
          <w:szCs w:val="20"/>
          <w:u w:val="single"/>
        </w:rPr>
        <w:t>so that their lives are protected just like our lives and their wealth and property are protected just like our wealth and property</w:t>
      </w:r>
      <w:r w:rsidRPr="00656705">
        <w:rPr>
          <w:sz w:val="20"/>
          <w:szCs w:val="20"/>
        </w:rPr>
        <w:t>” (</w:t>
      </w:r>
      <w:r w:rsidRPr="00656705">
        <w:rPr>
          <w:i/>
          <w:iCs/>
          <w:sz w:val="20"/>
          <w:szCs w:val="20"/>
        </w:rPr>
        <w:t>Innamā badhalū al-jizya li-takūna dimā’uhum ka dimā’inā wa amwāluhum ka-amwālinā</w:t>
      </w:r>
      <w:r w:rsidRPr="00656705">
        <w:rPr>
          <w:sz w:val="20"/>
          <w:szCs w:val="20"/>
        </w:rPr>
        <w:t xml:space="preserve">). Thus, once the non-Muslim Tributary pays the </w:t>
      </w:r>
      <w:r w:rsidRPr="00656705">
        <w:rPr>
          <w:i/>
          <w:iCs/>
          <w:sz w:val="20"/>
          <w:szCs w:val="20"/>
        </w:rPr>
        <w:t>Jizya</w:t>
      </w:r>
      <w:r w:rsidRPr="00656705">
        <w:rPr>
          <w:sz w:val="20"/>
          <w:szCs w:val="20"/>
        </w:rPr>
        <w:t>-Tribute, he, his family, and his community enter into a “contract of tolerance and protection” (</w:t>
      </w:r>
      <w:r w:rsidRPr="00656705">
        <w:rPr>
          <w:i/>
          <w:iCs/>
          <w:sz w:val="20"/>
          <w:szCs w:val="20"/>
        </w:rPr>
        <w:t>‘Ahd Dhimma</w:t>
      </w:r>
      <w:r w:rsidRPr="00656705">
        <w:rPr>
          <w:sz w:val="20"/>
          <w:szCs w:val="20"/>
        </w:rPr>
        <w:t>), and they all become “the People of the Protective Pact” (</w:t>
      </w:r>
      <w:r w:rsidRPr="00656705">
        <w:rPr>
          <w:i/>
          <w:iCs/>
          <w:sz w:val="20"/>
          <w:szCs w:val="20"/>
        </w:rPr>
        <w:t>Ahl al-Dhimma</w:t>
      </w:r>
      <w:r w:rsidRPr="00656705">
        <w:rPr>
          <w:sz w:val="20"/>
          <w:szCs w:val="20"/>
        </w:rPr>
        <w:t>) or “The Covenant Holders” (</w:t>
      </w:r>
      <w:r w:rsidRPr="00656705">
        <w:rPr>
          <w:i/>
          <w:iCs/>
          <w:sz w:val="20"/>
          <w:szCs w:val="20"/>
        </w:rPr>
        <w:t>al-Mu‘āhidūn</w:t>
      </w:r>
      <w:r w:rsidRPr="00656705">
        <w:rPr>
          <w:sz w:val="20"/>
          <w:szCs w:val="20"/>
        </w:rPr>
        <w:t xml:space="preserve">). This protection is not just for the adult males who pay the </w:t>
      </w:r>
      <w:r w:rsidRPr="00656705">
        <w:rPr>
          <w:i/>
          <w:iCs/>
          <w:sz w:val="20"/>
          <w:szCs w:val="20"/>
        </w:rPr>
        <w:t>Jizya</w:t>
      </w:r>
      <w:r w:rsidRPr="00656705">
        <w:rPr>
          <w:sz w:val="20"/>
          <w:szCs w:val="20"/>
        </w:rPr>
        <w:t xml:space="preserve"> but their entire communities, regarding all of their lives, wealth, and property as inviolable (</w:t>
      </w:r>
      <w:r w:rsidRPr="00656705">
        <w:rPr>
          <w:i/>
          <w:iCs/>
          <w:sz w:val="20"/>
          <w:szCs w:val="20"/>
        </w:rPr>
        <w:t>ma‘sūm</w:t>
      </w:r>
      <w:r w:rsidRPr="00656705">
        <w:rPr>
          <w:sz w:val="20"/>
          <w:szCs w:val="20"/>
        </w:rPr>
        <w:t xml:space="preserve">) as the lives, wealth, and property of Muslims, but even more hallowed because, if they are wronged, the Prophet will be advocate on their behalf on the Day of Judgment. As just indicated, payment of the </w:t>
      </w:r>
      <w:r w:rsidRPr="00656705">
        <w:rPr>
          <w:i/>
          <w:iCs/>
          <w:sz w:val="20"/>
          <w:szCs w:val="20"/>
        </w:rPr>
        <w:t>Jizya-</w:t>
      </w:r>
      <w:r w:rsidRPr="00656705">
        <w:rPr>
          <w:sz w:val="20"/>
          <w:szCs w:val="20"/>
        </w:rPr>
        <w:t xml:space="preserve">Indemnity in the </w:t>
      </w:r>
      <w:r w:rsidRPr="00656705">
        <w:rPr>
          <w:i/>
          <w:iCs/>
          <w:sz w:val="20"/>
          <w:szCs w:val="20"/>
        </w:rPr>
        <w:t>Sharī‘a</w:t>
      </w:r>
      <w:r w:rsidRPr="00656705">
        <w:rPr>
          <w:sz w:val="20"/>
          <w:szCs w:val="20"/>
        </w:rPr>
        <w:t xml:space="preserve"> was a first legal element in the “Contract of Tolerance and Protection” (</w:t>
      </w:r>
      <w:r w:rsidRPr="00656705">
        <w:rPr>
          <w:i/>
          <w:iCs/>
          <w:sz w:val="20"/>
          <w:szCs w:val="20"/>
        </w:rPr>
        <w:t xml:space="preserve">‘Aqd </w:t>
      </w:r>
      <w:r w:rsidRPr="00656705">
        <w:rPr>
          <w:sz w:val="20"/>
          <w:szCs w:val="20"/>
        </w:rPr>
        <w:t xml:space="preserve">or </w:t>
      </w:r>
      <w:r w:rsidRPr="00656705">
        <w:rPr>
          <w:i/>
          <w:iCs/>
          <w:sz w:val="20"/>
          <w:szCs w:val="20"/>
        </w:rPr>
        <w:t>‘Ahd al-Dhimma</w:t>
      </w:r>
      <w:r w:rsidRPr="00656705">
        <w:rPr>
          <w:sz w:val="20"/>
          <w:szCs w:val="20"/>
        </w:rPr>
        <w:t xml:space="preserve">). Although such </w:t>
      </w:r>
      <w:r w:rsidRPr="00656705">
        <w:rPr>
          <w:i/>
          <w:iCs/>
          <w:sz w:val="20"/>
          <w:szCs w:val="20"/>
        </w:rPr>
        <w:t>Jizya-</w:t>
      </w:r>
      <w:r w:rsidRPr="00656705">
        <w:rPr>
          <w:sz w:val="20"/>
          <w:szCs w:val="20"/>
        </w:rPr>
        <w:t xml:space="preserve">based Tributary Covenants were first legislated for the “People of the Book”—that is, the Jews and the Christians—the Prophet extended them to other non-Muslims during his lifetime such as the Magians and the Pagan Berbers of North Africa. After the passing of the Prophet, Pacts of </w:t>
      </w:r>
      <w:r w:rsidRPr="00656705">
        <w:rPr>
          <w:i/>
          <w:iCs/>
          <w:sz w:val="20"/>
          <w:szCs w:val="20"/>
        </w:rPr>
        <w:t>Dhimma</w:t>
      </w:r>
      <w:r w:rsidRPr="00656705">
        <w:rPr>
          <w:sz w:val="20"/>
          <w:szCs w:val="20"/>
        </w:rPr>
        <w:t xml:space="preserve"> were extended to the Zoroastrians, the Hindus, Buddhists, and Jains of the Indian Subcontinent as well as all non-Muslims who were brought under Islamic rule. Among these other groups were also non-Muslims seeking Covenants of Safe-Passage (</w:t>
      </w:r>
      <w:r w:rsidRPr="00656705">
        <w:rPr>
          <w:i/>
          <w:iCs/>
          <w:sz w:val="20"/>
          <w:szCs w:val="20"/>
        </w:rPr>
        <w:t>‘Uhūd al-Amān</w:t>
      </w:r>
      <w:r w:rsidRPr="00656705">
        <w:rPr>
          <w:sz w:val="20"/>
          <w:szCs w:val="20"/>
        </w:rPr>
        <w:t xml:space="preserve">) to visit the Muslim World, make pilgrimage to their sacred shrines or Jerusalem, trade, or undertake other peaceful activities within Islamic realms. They too were given the status of </w:t>
      </w:r>
      <w:r w:rsidRPr="00656705">
        <w:rPr>
          <w:i/>
          <w:iCs/>
          <w:sz w:val="20"/>
          <w:szCs w:val="20"/>
        </w:rPr>
        <w:t>Dhimma</w:t>
      </w:r>
      <w:r w:rsidRPr="00656705">
        <w:rPr>
          <w:sz w:val="20"/>
          <w:szCs w:val="20"/>
        </w:rPr>
        <w:t xml:space="preserve">-Tributaries, and their able-bodied adult males were required to pay the </w:t>
      </w:r>
      <w:r w:rsidRPr="00656705">
        <w:rPr>
          <w:i/>
          <w:iCs/>
          <w:sz w:val="20"/>
          <w:szCs w:val="20"/>
        </w:rPr>
        <w:t>Jizya</w:t>
      </w:r>
      <w:r w:rsidRPr="00656705">
        <w:rPr>
          <w:sz w:val="20"/>
          <w:szCs w:val="20"/>
        </w:rPr>
        <w:t xml:space="preserve">-Indemnity in lieu of military service at rates agreed upon by them and the Islamic governance. </w:t>
      </w:r>
    </w:p>
  </w:footnote>
  <w:footnote w:id="167">
    <w:p w14:paraId="59DB67A4" w14:textId="77777777" w:rsidR="00FD1A33" w:rsidRPr="00656705" w:rsidRDefault="00FD1A33" w:rsidP="00FD1A33">
      <w:pPr>
        <w:autoSpaceDE w:val="0"/>
        <w:autoSpaceDN w:val="0"/>
        <w:adjustRightInd w:val="0"/>
        <w:rPr>
          <w:rFonts w:eastAsiaTheme="majorEastAsia"/>
          <w:sz w:val="20"/>
          <w:szCs w:val="20"/>
        </w:rPr>
      </w:pPr>
      <w:r w:rsidRPr="00656705">
        <w:rPr>
          <w:rStyle w:val="FootnoteReference"/>
          <w:sz w:val="20"/>
          <w:szCs w:val="20"/>
        </w:rPr>
        <w:footnoteRef/>
      </w:r>
      <w:r w:rsidRPr="00656705">
        <w:rPr>
          <w:sz w:val="20"/>
          <w:szCs w:val="20"/>
        </w:rPr>
        <w:t xml:space="preserve"> </w:t>
      </w:r>
      <w:r w:rsidRPr="00656705">
        <w:rPr>
          <w:b/>
          <w:bCs/>
          <w:sz w:val="20"/>
          <w:szCs w:val="20"/>
        </w:rPr>
        <w:t>The Divine Science (</w:t>
      </w:r>
      <w:r w:rsidRPr="00656705">
        <w:rPr>
          <w:b/>
          <w:bCs/>
          <w:color w:val="202124"/>
          <w:sz w:val="20"/>
          <w:szCs w:val="20"/>
        </w:rPr>
        <w:t>(</w:t>
      </w:r>
      <w:r w:rsidRPr="00656705">
        <w:rPr>
          <w:rFonts w:eastAsiaTheme="minorEastAsia"/>
          <w:b/>
          <w:bCs/>
          <w:i/>
          <w:iCs/>
          <w:color w:val="000000"/>
          <w:sz w:val="20"/>
          <w:szCs w:val="20"/>
        </w:rPr>
        <w:t>al-‘Ilm al-Il</w:t>
      </w:r>
      <w:r w:rsidRPr="00656705">
        <w:rPr>
          <w:b/>
          <w:bCs/>
          <w:i/>
          <w:iCs/>
          <w:sz w:val="20"/>
          <w:szCs w:val="20"/>
        </w:rPr>
        <w:t>ā</w:t>
      </w:r>
      <w:r w:rsidRPr="00656705">
        <w:rPr>
          <w:rFonts w:eastAsiaTheme="minorEastAsia"/>
          <w:b/>
          <w:bCs/>
          <w:i/>
          <w:iCs/>
          <w:color w:val="000000"/>
          <w:sz w:val="20"/>
          <w:szCs w:val="20"/>
        </w:rPr>
        <w:t>h</w:t>
      </w:r>
      <w:r w:rsidRPr="00656705">
        <w:rPr>
          <w:b/>
          <w:bCs/>
          <w:i/>
          <w:iCs/>
          <w:sz w:val="20"/>
          <w:szCs w:val="20"/>
        </w:rPr>
        <w:t>ī</w:t>
      </w:r>
      <w:r w:rsidRPr="00656705">
        <w:rPr>
          <w:b/>
          <w:bCs/>
          <w:sz w:val="20"/>
          <w:szCs w:val="20"/>
        </w:rPr>
        <w:t xml:space="preserve">) </w:t>
      </w:r>
      <w:r w:rsidRPr="00656705">
        <w:rPr>
          <w:sz w:val="20"/>
          <w:szCs w:val="20"/>
        </w:rPr>
        <w:t>or</w:t>
      </w:r>
      <w:r w:rsidRPr="00656705">
        <w:rPr>
          <w:b/>
          <w:bCs/>
          <w:sz w:val="20"/>
          <w:szCs w:val="20"/>
        </w:rPr>
        <w:t xml:space="preserve"> the Highest Science (</w:t>
      </w:r>
      <w:r w:rsidRPr="00656705">
        <w:rPr>
          <w:b/>
          <w:bCs/>
          <w:i/>
          <w:iCs/>
          <w:sz w:val="20"/>
          <w:szCs w:val="20"/>
        </w:rPr>
        <w:t>al-‘Ilm al-A‘lā</w:t>
      </w:r>
      <w:r w:rsidRPr="00656705">
        <w:rPr>
          <w:b/>
          <w:bCs/>
          <w:sz w:val="20"/>
          <w:szCs w:val="20"/>
        </w:rPr>
        <w:t>)</w:t>
      </w:r>
      <w:r w:rsidRPr="00656705">
        <w:rPr>
          <w:sz w:val="20"/>
          <w:szCs w:val="20"/>
        </w:rPr>
        <w:t xml:space="preserve"> are among several names for the discursive study of Divinity in Islam. The appellations of “the Divine Science” and “the Highest Science” are, however, especially characteristic of the Corrective Tradition as it developed in the wake of al-Imām al-Ghazālī (d. 505/1111), who—as further discussed in what follows—asserted that sound discourse regarding the Divine should constitute a universal Science and give a comprehensive explanation of reality as a whole under the aegis of Islamic Revelation. Other historical names for the Science of Divinity in Islam are: 1. </w:t>
      </w:r>
      <w:r w:rsidRPr="00656705">
        <w:rPr>
          <w:rFonts w:eastAsiaTheme="majorEastAsia"/>
          <w:sz w:val="20"/>
          <w:szCs w:val="20"/>
        </w:rPr>
        <w:t>The Science of Religious Beliefs (</w:t>
      </w:r>
      <w:r w:rsidRPr="00656705">
        <w:rPr>
          <w:rFonts w:eastAsiaTheme="majorEastAsia"/>
          <w:i/>
          <w:iCs/>
          <w:sz w:val="20"/>
          <w:szCs w:val="20"/>
        </w:rPr>
        <w:t>‘Ilm al-‘Aqā‘id</w:t>
      </w:r>
      <w:r w:rsidRPr="00656705">
        <w:rPr>
          <w:rFonts w:eastAsiaTheme="majorEastAsia"/>
          <w:sz w:val="20"/>
          <w:szCs w:val="20"/>
        </w:rPr>
        <w:t>), 2. the Science of the Foundational Principles of the Religion (</w:t>
      </w:r>
      <w:r w:rsidRPr="00656705">
        <w:rPr>
          <w:rFonts w:eastAsiaTheme="majorEastAsia"/>
          <w:i/>
          <w:iCs/>
          <w:sz w:val="20"/>
          <w:szCs w:val="20"/>
        </w:rPr>
        <w:t>‘Ilm Uṣūl al-Dīn</w:t>
      </w:r>
      <w:r w:rsidRPr="00656705">
        <w:rPr>
          <w:rFonts w:eastAsiaTheme="majorEastAsia"/>
          <w:sz w:val="20"/>
          <w:szCs w:val="20"/>
        </w:rPr>
        <w:t>), 3. the Science of God’s Oneness (</w:t>
      </w:r>
      <w:r w:rsidRPr="00656705">
        <w:rPr>
          <w:rFonts w:eastAsiaTheme="majorEastAsia"/>
          <w:i/>
          <w:iCs/>
          <w:sz w:val="20"/>
          <w:szCs w:val="20"/>
        </w:rPr>
        <w:t>‘Ilm al-Tawḥīd</w:t>
      </w:r>
      <w:r w:rsidRPr="00656705">
        <w:rPr>
          <w:rFonts w:eastAsiaTheme="majorEastAsia"/>
          <w:sz w:val="20"/>
          <w:szCs w:val="20"/>
        </w:rPr>
        <w:t>), and especially 4. the Science of Discourse or of Discursive Divinity (</w:t>
      </w:r>
      <w:r w:rsidRPr="00656705">
        <w:rPr>
          <w:rFonts w:eastAsiaTheme="majorEastAsia"/>
          <w:i/>
          <w:iCs/>
          <w:sz w:val="20"/>
          <w:szCs w:val="20"/>
        </w:rPr>
        <w:t>‘Ilm al-Kalām</w:t>
      </w:r>
      <w:r w:rsidRPr="00656705">
        <w:rPr>
          <w:rFonts w:eastAsiaTheme="majorEastAsia"/>
          <w:sz w:val="20"/>
          <w:szCs w:val="20"/>
        </w:rPr>
        <w:t>), all of which are explored in more detail in Volume Six.</w:t>
      </w:r>
    </w:p>
  </w:footnote>
  <w:footnote w:id="168">
    <w:p w14:paraId="27363472"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w:t>
      </w:r>
      <w:r w:rsidRPr="00656705">
        <w:rPr>
          <w:b/>
          <w:bCs/>
          <w:sz w:val="20"/>
          <w:szCs w:val="20"/>
        </w:rPr>
        <w:t>Individual Obligations</w:t>
      </w:r>
      <w:r w:rsidRPr="00656705">
        <w:rPr>
          <w:sz w:val="20"/>
          <w:szCs w:val="20"/>
        </w:rPr>
        <w:t xml:space="preserve"> (</w:t>
      </w:r>
      <w:r w:rsidRPr="00656705">
        <w:rPr>
          <w:b/>
          <w:bCs/>
          <w:i/>
          <w:iCs/>
          <w:sz w:val="20"/>
          <w:szCs w:val="20"/>
        </w:rPr>
        <w:t>Furūḍ al-‘Ayn</w:t>
      </w:r>
      <w:r w:rsidRPr="00656705">
        <w:rPr>
          <w:b/>
          <w:bCs/>
          <w:sz w:val="20"/>
          <w:szCs w:val="20"/>
        </w:rPr>
        <w:t xml:space="preserve"> </w:t>
      </w:r>
      <w:r w:rsidRPr="00656705">
        <w:rPr>
          <w:sz w:val="20"/>
          <w:szCs w:val="20"/>
        </w:rPr>
        <w:t xml:space="preserve">or </w:t>
      </w:r>
      <w:del w:id="191" w:author="Umar Abd-Allah" w:date="2025-02-19T12:22:00Z" w16du:dateUtc="2025-02-19T18:22:00Z">
        <w:r w:rsidRPr="00656705">
          <w:rPr>
            <w:b/>
            <w:bCs/>
            <w:i/>
            <w:iCs/>
            <w:sz w:val="20"/>
            <w:szCs w:val="20"/>
          </w:rPr>
          <w:delText>Wājib</w:delText>
        </w:r>
      </w:del>
      <w:ins w:id="192" w:author="Umar Abd-Allah" w:date="2025-02-19T12:22:00Z" w16du:dateUtc="2025-02-19T18:22:00Z">
        <w:r w:rsidRPr="00656705">
          <w:rPr>
            <w:b/>
            <w:bCs/>
            <w:i/>
            <w:iCs/>
            <w:sz w:val="20"/>
            <w:szCs w:val="20"/>
          </w:rPr>
          <w:t>Wājibāt</w:t>
        </w:r>
      </w:ins>
      <w:r w:rsidRPr="00656705">
        <w:rPr>
          <w:b/>
          <w:bCs/>
          <w:i/>
          <w:iCs/>
          <w:sz w:val="20"/>
          <w:szCs w:val="20"/>
        </w:rPr>
        <w:t xml:space="preserve"> al-‘Ayn</w:t>
      </w:r>
      <w:r w:rsidRPr="00656705">
        <w:rPr>
          <w:sz w:val="20"/>
          <w:szCs w:val="20"/>
        </w:rPr>
        <w:t xml:space="preserve">) in Islamic jurisprudence refer to </w:t>
      </w:r>
      <w:r w:rsidRPr="00656705" w:rsidDel="00875615">
        <w:rPr>
          <w:sz w:val="20"/>
          <w:szCs w:val="20"/>
        </w:rPr>
        <w:t xml:space="preserve">basic religious </w:t>
      </w:r>
      <w:r w:rsidRPr="00656705">
        <w:rPr>
          <w:sz w:val="20"/>
          <w:szCs w:val="20"/>
        </w:rPr>
        <w:t>duties, which are incumbent upon all individual Muslims—male of female—of sound mind and body. Individual Obligations are binding upon every Muslim who is morally responsible (</w:t>
      </w:r>
      <w:r w:rsidRPr="00656705">
        <w:rPr>
          <w:i/>
          <w:sz w:val="20"/>
          <w:szCs w:val="20"/>
        </w:rPr>
        <w:t>mukallaf</w:t>
      </w:r>
      <w:r w:rsidRPr="00656705">
        <w:rPr>
          <w:sz w:val="20"/>
          <w:szCs w:val="20"/>
        </w:rPr>
        <w:t>), the parameters of which are defined in Volume Six, where we will discuss the concept of Moral Responsibility (</w:t>
      </w:r>
      <w:r w:rsidRPr="00656705">
        <w:rPr>
          <w:i/>
          <w:iCs/>
          <w:sz w:val="20"/>
          <w:szCs w:val="20"/>
        </w:rPr>
        <w:t>al-Taklīf</w:t>
      </w:r>
      <w:r w:rsidRPr="00656705">
        <w:rPr>
          <w:sz w:val="20"/>
          <w:szCs w:val="20"/>
        </w:rPr>
        <w:t>) in greater detail. Individual obligations are exclusively personal and—as a general rule—cannot be performed by someone else on another’s behalf. They include, for example, taking the two testimonies of faith, performing the five daily prayers, fasting the month of Ramaḍān, undertaking the pilgrimage to Mecca, paying the alms tax (</w:t>
      </w:r>
      <w:r w:rsidRPr="00656705">
        <w:rPr>
          <w:i/>
          <w:iCs/>
          <w:sz w:val="20"/>
          <w:szCs w:val="20"/>
        </w:rPr>
        <w:t>al-zakāh</w:t>
      </w:r>
      <w:r w:rsidRPr="00656705">
        <w:rPr>
          <w:sz w:val="20"/>
          <w:szCs w:val="20"/>
        </w:rPr>
        <w:t>), living an upright moral life, and earning and consuming what is lawful and clean. Generally speaking, i</w:t>
      </w:r>
      <w:r w:rsidRPr="00656705" w:rsidDel="00DB122A">
        <w:rPr>
          <w:sz w:val="20"/>
          <w:szCs w:val="20"/>
        </w:rPr>
        <w:t>ndividual obligations</w:t>
      </w:r>
      <w:r w:rsidRPr="00656705">
        <w:rPr>
          <w:sz w:val="20"/>
          <w:szCs w:val="20"/>
        </w:rPr>
        <w:t>—</w:t>
      </w:r>
      <w:r w:rsidRPr="00656705" w:rsidDel="00DB122A">
        <w:rPr>
          <w:sz w:val="20"/>
          <w:szCs w:val="20"/>
        </w:rPr>
        <w:t>prayer, fasting, and the like</w:t>
      </w:r>
      <w:r w:rsidRPr="00656705">
        <w:rPr>
          <w:sz w:val="20"/>
          <w:szCs w:val="20"/>
        </w:rPr>
        <w:t>—</w:t>
      </w:r>
      <w:r w:rsidRPr="00656705" w:rsidDel="00DB122A">
        <w:rPr>
          <w:sz w:val="20"/>
          <w:szCs w:val="20"/>
        </w:rPr>
        <w:t>can be readily identified and are performed at set times according to fixed forms.</w:t>
      </w:r>
      <w:r w:rsidRPr="00656705">
        <w:rPr>
          <w:sz w:val="20"/>
          <w:szCs w:val="20"/>
        </w:rPr>
        <w:t xml:space="preserve"> Muslims who fail to perform individual obligations are iniquitous and risk Divine retribution, although the </w:t>
      </w:r>
      <w:r w:rsidRPr="00656705">
        <w:rPr>
          <w:i/>
          <w:iCs/>
          <w:sz w:val="20"/>
          <w:szCs w:val="20"/>
        </w:rPr>
        <w:t xml:space="preserve">Sharī‘a </w:t>
      </w:r>
      <w:r w:rsidRPr="00656705">
        <w:rPr>
          <w:sz w:val="20"/>
          <w:szCs w:val="20"/>
        </w:rPr>
        <w:t>makes provisions for making up such unfulfilled duties at later times.</w:t>
      </w:r>
      <w:r w:rsidRPr="00656705" w:rsidDel="00DB122A">
        <w:rPr>
          <w:sz w:val="20"/>
          <w:szCs w:val="20"/>
        </w:rPr>
        <w:t xml:space="preserve"> A Muslim who </w:t>
      </w:r>
      <w:r w:rsidRPr="00656705">
        <w:rPr>
          <w:sz w:val="20"/>
          <w:szCs w:val="20"/>
        </w:rPr>
        <w:t>fails</w:t>
      </w:r>
      <w:r w:rsidRPr="00656705" w:rsidDel="00DB122A">
        <w:rPr>
          <w:sz w:val="20"/>
          <w:szCs w:val="20"/>
        </w:rPr>
        <w:t xml:space="preserve"> to fast</w:t>
      </w:r>
      <w:r w:rsidRPr="00656705">
        <w:rPr>
          <w:sz w:val="20"/>
          <w:szCs w:val="20"/>
        </w:rPr>
        <w:t>, for example,</w:t>
      </w:r>
      <w:r w:rsidRPr="00656705" w:rsidDel="00DB122A">
        <w:rPr>
          <w:sz w:val="20"/>
          <w:szCs w:val="20"/>
        </w:rPr>
        <w:t xml:space="preserve"> </w:t>
      </w:r>
      <w:r w:rsidRPr="00656705">
        <w:rPr>
          <w:sz w:val="20"/>
          <w:szCs w:val="20"/>
        </w:rPr>
        <w:t xml:space="preserve">may </w:t>
      </w:r>
      <w:r w:rsidRPr="00656705" w:rsidDel="00DB122A">
        <w:rPr>
          <w:sz w:val="20"/>
          <w:szCs w:val="20"/>
        </w:rPr>
        <w:t>compensate</w:t>
      </w:r>
      <w:r w:rsidRPr="00656705">
        <w:rPr>
          <w:sz w:val="20"/>
          <w:szCs w:val="20"/>
        </w:rPr>
        <w:t xml:space="preserve"> </w:t>
      </w:r>
      <w:r w:rsidRPr="00656705" w:rsidDel="00DB122A">
        <w:rPr>
          <w:sz w:val="20"/>
          <w:szCs w:val="20"/>
        </w:rPr>
        <w:t>by fasting at another time or making</w:t>
      </w:r>
      <w:r w:rsidRPr="00656705">
        <w:rPr>
          <w:sz w:val="20"/>
          <w:szCs w:val="20"/>
        </w:rPr>
        <w:t xml:space="preserve"> specific acts of</w:t>
      </w:r>
      <w:r w:rsidRPr="00656705" w:rsidDel="00DB122A">
        <w:rPr>
          <w:sz w:val="20"/>
          <w:szCs w:val="20"/>
        </w:rPr>
        <w:t xml:space="preserve"> atonement (</w:t>
      </w:r>
      <w:r w:rsidRPr="00656705" w:rsidDel="00DB122A">
        <w:rPr>
          <w:i/>
          <w:sz w:val="20"/>
          <w:szCs w:val="20"/>
        </w:rPr>
        <w:t>kaff</w:t>
      </w:r>
      <w:r w:rsidRPr="00656705">
        <w:rPr>
          <w:i/>
          <w:iCs/>
          <w:sz w:val="20"/>
          <w:szCs w:val="20"/>
        </w:rPr>
        <w:t>ā</w:t>
      </w:r>
      <w:r w:rsidRPr="00656705" w:rsidDel="00DB122A">
        <w:rPr>
          <w:i/>
          <w:sz w:val="20"/>
          <w:szCs w:val="20"/>
        </w:rPr>
        <w:t>ra</w:t>
      </w:r>
      <w:r w:rsidRPr="00656705" w:rsidDel="00DB122A">
        <w:rPr>
          <w:sz w:val="20"/>
          <w:szCs w:val="20"/>
        </w:rPr>
        <w:t>)</w:t>
      </w:r>
      <w:r w:rsidRPr="00656705">
        <w:rPr>
          <w:sz w:val="20"/>
          <w:szCs w:val="20"/>
        </w:rPr>
        <w:t>, which, however, does not remove the Moral iniquity of his or her failure.</w:t>
      </w:r>
      <w:r w:rsidRPr="00656705" w:rsidDel="00DB122A">
        <w:rPr>
          <w:sz w:val="20"/>
          <w:szCs w:val="20"/>
        </w:rPr>
        <w:t xml:space="preserve"> </w:t>
      </w:r>
      <w:r w:rsidRPr="00656705">
        <w:rPr>
          <w:sz w:val="20"/>
          <w:szCs w:val="20"/>
        </w:rPr>
        <w:t xml:space="preserve">On the other hand, any believer who sincerely fulfills the individual obligations is on the Path of Salvation. </w:t>
      </w:r>
    </w:p>
  </w:footnote>
  <w:footnote w:id="169">
    <w:p w14:paraId="6586C431"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w:t>
      </w:r>
      <w:r w:rsidRPr="00656705">
        <w:rPr>
          <w:b/>
          <w:bCs/>
          <w:sz w:val="20"/>
          <w:szCs w:val="20"/>
        </w:rPr>
        <w:t>Societal Obligations (</w:t>
      </w:r>
      <w:r w:rsidRPr="00656705">
        <w:rPr>
          <w:b/>
          <w:bCs/>
          <w:i/>
          <w:iCs/>
          <w:sz w:val="20"/>
          <w:szCs w:val="20"/>
        </w:rPr>
        <w:t>Furūḍ al-Kifāya</w:t>
      </w:r>
      <w:r w:rsidRPr="00656705">
        <w:rPr>
          <w:b/>
          <w:bCs/>
          <w:sz w:val="20"/>
          <w:szCs w:val="20"/>
        </w:rPr>
        <w:t xml:space="preserve"> </w:t>
      </w:r>
      <w:r w:rsidRPr="00656705">
        <w:rPr>
          <w:sz w:val="20"/>
          <w:szCs w:val="20"/>
        </w:rPr>
        <w:t>or</w:t>
      </w:r>
      <w:r w:rsidRPr="00656705">
        <w:rPr>
          <w:b/>
          <w:bCs/>
          <w:sz w:val="20"/>
          <w:szCs w:val="20"/>
        </w:rPr>
        <w:t xml:space="preserve"> </w:t>
      </w:r>
      <w:r w:rsidRPr="00656705">
        <w:rPr>
          <w:b/>
          <w:bCs/>
          <w:i/>
          <w:iCs/>
          <w:sz w:val="20"/>
          <w:szCs w:val="20"/>
        </w:rPr>
        <w:t>Wājibāt al-Kifāya</w:t>
      </w:r>
      <w:r w:rsidRPr="00656705">
        <w:rPr>
          <w:b/>
          <w:bCs/>
          <w:sz w:val="20"/>
          <w:szCs w:val="20"/>
        </w:rPr>
        <w:t>)</w:t>
      </w:r>
      <w:r w:rsidRPr="00656705">
        <w:rPr>
          <w:sz w:val="20"/>
          <w:szCs w:val="20"/>
        </w:rPr>
        <w:t xml:space="preserve"> outline the responsibilities of Islam as a local Community, Culture, and global Civilization. Thus, societal duties are technically mandatory for the </w:t>
      </w:r>
      <w:r w:rsidRPr="00656705">
        <w:rPr>
          <w:i/>
          <w:iCs/>
          <w:sz w:val="20"/>
          <w:szCs w:val="20"/>
        </w:rPr>
        <w:t>entire</w:t>
      </w:r>
      <w:r w:rsidRPr="00656705">
        <w:rPr>
          <w:sz w:val="20"/>
          <w:szCs w:val="20"/>
        </w:rPr>
        <w:t xml:space="preserve"> Muslim Community or the population of believers, taken as a whole. They represent the population’s group responsibility to constitute an organic and meaningful society that meets all the needs of its time both for Muslims and Humanity at large. It is a societal obligation, for example, to ensure that Muslims—as a global Community—have access to relevant answers about God and religion to all the questions of their time. But societal obligations are much broader than that, and they also extend to a host of other matters, such as insuring that people have basic necessities such as food and health care as well as protecting the Environment. The principle of societal obligation stipulates that a sufficient number (</w:t>
      </w:r>
      <w:r w:rsidRPr="00656705">
        <w:rPr>
          <w:i/>
          <w:sz w:val="20"/>
          <w:szCs w:val="20"/>
        </w:rPr>
        <w:t>al-kif</w:t>
      </w:r>
      <w:r w:rsidRPr="00656705">
        <w:rPr>
          <w:i/>
          <w:iCs/>
          <w:sz w:val="20"/>
          <w:szCs w:val="20"/>
        </w:rPr>
        <w:t>ā</w:t>
      </w:r>
      <w:r w:rsidRPr="00656705">
        <w:rPr>
          <w:i/>
          <w:sz w:val="20"/>
          <w:szCs w:val="20"/>
        </w:rPr>
        <w:t>ya</w:t>
      </w:r>
      <w:r w:rsidRPr="00656705">
        <w:rPr>
          <w:sz w:val="20"/>
          <w:szCs w:val="20"/>
        </w:rPr>
        <w:t>) of qualified men and women be morally required to carry out societal duties on the Community’s behalf. By their nature, societal obligations necessitate cooperation and call for the development of vibrant Communities that are functional, self-aware, and well organized. Societal obligations generally cannot be performed without group effort because they are far more demanding than the individual capacity of</w:t>
      </w:r>
      <w:r w:rsidRPr="00656705" w:rsidDel="006F0658">
        <w:rPr>
          <w:sz w:val="20"/>
          <w:szCs w:val="20"/>
        </w:rPr>
        <w:t xml:space="preserve"> persons</w:t>
      </w:r>
      <w:r w:rsidRPr="00656705">
        <w:rPr>
          <w:sz w:val="20"/>
          <w:szCs w:val="20"/>
        </w:rPr>
        <w:t xml:space="preserve"> working alone. For that reason, each societal obligation requires a sufficient number of people (a </w:t>
      </w:r>
      <w:r w:rsidRPr="00656705">
        <w:rPr>
          <w:i/>
          <w:sz w:val="20"/>
          <w:szCs w:val="20"/>
        </w:rPr>
        <w:t>kif</w:t>
      </w:r>
      <w:r w:rsidRPr="00656705">
        <w:rPr>
          <w:i/>
          <w:iCs/>
          <w:sz w:val="20"/>
          <w:szCs w:val="20"/>
        </w:rPr>
        <w:t>ā</w:t>
      </w:r>
      <w:r w:rsidRPr="00656705">
        <w:rPr>
          <w:i/>
          <w:sz w:val="20"/>
          <w:szCs w:val="20"/>
        </w:rPr>
        <w:t>ya</w:t>
      </w:r>
      <w:r w:rsidRPr="00656705">
        <w:rPr>
          <w:sz w:val="20"/>
          <w:szCs w:val="20"/>
        </w:rPr>
        <w:t xml:space="preserve">) with Community support to see that what is required of the group is in fact carried out. It is the Community’s responsibility as a whole to enlist such numbers of qualified people and assist them in the task. </w:t>
      </w:r>
    </w:p>
    <w:p w14:paraId="7E217047" w14:textId="77777777" w:rsidR="00FD1A33" w:rsidRPr="00656705" w:rsidRDefault="00FD1A33" w:rsidP="00FD1A33">
      <w:pPr>
        <w:rPr>
          <w:sz w:val="20"/>
          <w:szCs w:val="20"/>
        </w:rPr>
      </w:pPr>
      <w:r w:rsidRPr="00656705">
        <w:rPr>
          <w:sz w:val="20"/>
          <w:szCs w:val="20"/>
        </w:rPr>
        <w:t xml:space="preserve">     If the Muslim Community neglects its societal obligations, </w:t>
      </w:r>
      <w:r w:rsidRPr="00656705">
        <w:rPr>
          <w:i/>
          <w:iCs/>
          <w:sz w:val="20"/>
          <w:szCs w:val="20"/>
        </w:rPr>
        <w:t>each</w:t>
      </w:r>
      <w:r w:rsidRPr="00656705">
        <w:rPr>
          <w:sz w:val="20"/>
          <w:szCs w:val="20"/>
        </w:rPr>
        <w:t xml:space="preserve"> individual Muslim—no matter how personally pious he or she may be—bears the Moral responsibility for their collective failure. </w:t>
      </w:r>
      <w:r w:rsidRPr="00656705">
        <w:rPr>
          <w:i/>
          <w:sz w:val="20"/>
          <w:szCs w:val="20"/>
        </w:rPr>
        <w:t>Each</w:t>
      </w:r>
      <w:r w:rsidRPr="00656705">
        <w:rPr>
          <w:sz w:val="20"/>
          <w:szCs w:val="20"/>
        </w:rPr>
        <w:t xml:space="preserve"> member of the Community is technically regarded as iniquitous and personally risks Divine retribution because of that neglect.  Once a societal obligation has been adequately addressed, however, the corresponding group responsibility falls from their shoulders, and the potential burden of communal sin is lifted from all.</w:t>
      </w:r>
      <w:r w:rsidRPr="00656705" w:rsidDel="006F0658">
        <w:rPr>
          <w:sz w:val="20"/>
          <w:szCs w:val="20"/>
        </w:rPr>
        <w:t xml:space="preserve"> </w:t>
      </w:r>
      <w:r w:rsidRPr="00656705">
        <w:rPr>
          <w:sz w:val="20"/>
          <w:szCs w:val="20"/>
        </w:rPr>
        <w:t>From this observation, it can be seen that s</w:t>
      </w:r>
      <w:r w:rsidRPr="00656705" w:rsidDel="00DB122A">
        <w:rPr>
          <w:sz w:val="20"/>
          <w:szCs w:val="20"/>
        </w:rPr>
        <w:t>ocietal obligations</w:t>
      </w:r>
      <w:r w:rsidRPr="00656705">
        <w:rPr>
          <w:sz w:val="20"/>
          <w:szCs w:val="20"/>
        </w:rPr>
        <w:t xml:space="preserve"> </w:t>
      </w:r>
      <w:r w:rsidRPr="00656705" w:rsidDel="00DB122A">
        <w:rPr>
          <w:sz w:val="20"/>
          <w:szCs w:val="20"/>
        </w:rPr>
        <w:t xml:space="preserve">are more complex </w:t>
      </w:r>
      <w:r w:rsidRPr="00656705">
        <w:rPr>
          <w:sz w:val="20"/>
          <w:szCs w:val="20"/>
        </w:rPr>
        <w:t xml:space="preserve">and </w:t>
      </w:r>
      <w:r w:rsidRPr="00656705" w:rsidDel="00DB122A">
        <w:rPr>
          <w:sz w:val="20"/>
          <w:szCs w:val="20"/>
        </w:rPr>
        <w:t xml:space="preserve">exacting </w:t>
      </w:r>
      <w:r w:rsidRPr="00656705">
        <w:rPr>
          <w:sz w:val="20"/>
          <w:szCs w:val="20"/>
        </w:rPr>
        <w:t>than individual ones</w:t>
      </w:r>
      <w:r w:rsidRPr="00656705" w:rsidDel="00DB122A">
        <w:rPr>
          <w:sz w:val="20"/>
          <w:szCs w:val="20"/>
        </w:rPr>
        <w:t xml:space="preserve">. </w:t>
      </w:r>
      <w:r w:rsidRPr="00656705">
        <w:rPr>
          <w:sz w:val="20"/>
          <w:szCs w:val="20"/>
        </w:rPr>
        <w:t>Indeed, such communal duties</w:t>
      </w:r>
      <w:r w:rsidRPr="00656705" w:rsidDel="00DB122A">
        <w:rPr>
          <w:sz w:val="20"/>
          <w:szCs w:val="20"/>
        </w:rPr>
        <w:t xml:space="preserve"> </w:t>
      </w:r>
      <w:r w:rsidRPr="00656705">
        <w:rPr>
          <w:sz w:val="20"/>
          <w:szCs w:val="20"/>
        </w:rPr>
        <w:t>may</w:t>
      </w:r>
      <w:r w:rsidRPr="00656705" w:rsidDel="00DB122A">
        <w:rPr>
          <w:sz w:val="20"/>
          <w:szCs w:val="20"/>
        </w:rPr>
        <w:t xml:space="preserve"> often </w:t>
      </w:r>
      <w:r w:rsidRPr="00656705">
        <w:rPr>
          <w:sz w:val="20"/>
          <w:szCs w:val="20"/>
        </w:rPr>
        <w:t xml:space="preserve">be </w:t>
      </w:r>
      <w:r w:rsidRPr="00656705" w:rsidDel="00DB122A">
        <w:rPr>
          <w:sz w:val="20"/>
          <w:szCs w:val="20"/>
        </w:rPr>
        <w:t xml:space="preserve">difficult to identify and even harder to fulfill. </w:t>
      </w:r>
      <w:r w:rsidRPr="00656705">
        <w:rPr>
          <w:sz w:val="20"/>
          <w:szCs w:val="20"/>
        </w:rPr>
        <w:t>By their nature, s</w:t>
      </w:r>
      <w:r w:rsidRPr="00656705" w:rsidDel="0057029E">
        <w:rPr>
          <w:sz w:val="20"/>
          <w:szCs w:val="20"/>
        </w:rPr>
        <w:t xml:space="preserve">ocietal obligations </w:t>
      </w:r>
      <w:r w:rsidRPr="00656705">
        <w:rPr>
          <w:sz w:val="20"/>
          <w:szCs w:val="20"/>
        </w:rPr>
        <w:t>tend to be contextual and</w:t>
      </w:r>
      <w:r w:rsidRPr="00656705" w:rsidDel="00DB122A">
        <w:rPr>
          <w:sz w:val="20"/>
          <w:szCs w:val="20"/>
        </w:rPr>
        <w:t xml:space="preserve"> situational and require intimate knowledge of the </w:t>
      </w:r>
      <w:r w:rsidRPr="00656705">
        <w:rPr>
          <w:sz w:val="20"/>
          <w:szCs w:val="20"/>
        </w:rPr>
        <w:t>Community and Humanity as well as their</w:t>
      </w:r>
      <w:r w:rsidRPr="00656705" w:rsidDel="00DB122A">
        <w:rPr>
          <w:sz w:val="20"/>
          <w:szCs w:val="20"/>
        </w:rPr>
        <w:t xml:space="preserve"> immediate and future needs. Societal obligations do not </w:t>
      </w:r>
      <w:r w:rsidRPr="00656705">
        <w:rPr>
          <w:sz w:val="20"/>
          <w:szCs w:val="20"/>
        </w:rPr>
        <w:t xml:space="preserve">necessarily </w:t>
      </w:r>
      <w:r w:rsidRPr="00656705" w:rsidDel="00DB122A">
        <w:rPr>
          <w:sz w:val="20"/>
          <w:szCs w:val="20"/>
        </w:rPr>
        <w:t xml:space="preserve">have predetermined times, places, or procedures. The number of people required to carry out a particular societal obligation and the nature of </w:t>
      </w:r>
      <w:r w:rsidRPr="00656705">
        <w:rPr>
          <w:sz w:val="20"/>
          <w:szCs w:val="20"/>
        </w:rPr>
        <w:t xml:space="preserve">the </w:t>
      </w:r>
      <w:r w:rsidRPr="00656705" w:rsidDel="00DB122A">
        <w:rPr>
          <w:sz w:val="20"/>
          <w:szCs w:val="20"/>
        </w:rPr>
        <w:t>qualifications those people must have are always determined by realities on the ground</w:t>
      </w:r>
      <w:r w:rsidRPr="00656705">
        <w:rPr>
          <w:sz w:val="20"/>
          <w:szCs w:val="20"/>
        </w:rPr>
        <w:t>,</w:t>
      </w:r>
      <w:r w:rsidRPr="00656705" w:rsidDel="00DB122A">
        <w:rPr>
          <w:sz w:val="20"/>
          <w:szCs w:val="20"/>
        </w:rPr>
        <w:t xml:space="preserve"> and </w:t>
      </w:r>
      <w:r w:rsidRPr="00656705">
        <w:rPr>
          <w:sz w:val="20"/>
          <w:szCs w:val="20"/>
        </w:rPr>
        <w:t xml:space="preserve">such requirements </w:t>
      </w:r>
      <w:r w:rsidRPr="00656705" w:rsidDel="00DB122A">
        <w:rPr>
          <w:sz w:val="20"/>
          <w:szCs w:val="20"/>
        </w:rPr>
        <w:t xml:space="preserve">are </w:t>
      </w:r>
      <w:r w:rsidRPr="00656705">
        <w:rPr>
          <w:sz w:val="20"/>
          <w:szCs w:val="20"/>
        </w:rPr>
        <w:t>also</w:t>
      </w:r>
      <w:r w:rsidRPr="00656705" w:rsidDel="00DB122A">
        <w:rPr>
          <w:sz w:val="20"/>
          <w:szCs w:val="20"/>
        </w:rPr>
        <w:t xml:space="preserve"> liable to change. Unlike individual obligations, societal ones cannot</w:t>
      </w:r>
      <w:r w:rsidRPr="00656705">
        <w:rPr>
          <w:sz w:val="20"/>
          <w:szCs w:val="20"/>
        </w:rPr>
        <w:t xml:space="preserve"> generally</w:t>
      </w:r>
      <w:r w:rsidRPr="00656705" w:rsidDel="00DB122A">
        <w:rPr>
          <w:sz w:val="20"/>
          <w:szCs w:val="20"/>
        </w:rPr>
        <w:t xml:space="preserve"> be made up once their time has </w:t>
      </w:r>
      <w:r w:rsidRPr="00656705">
        <w:rPr>
          <w:sz w:val="20"/>
          <w:szCs w:val="20"/>
        </w:rPr>
        <w:t>passed. On the contrary,</w:t>
      </w:r>
      <w:r w:rsidRPr="00656705" w:rsidDel="00DB122A">
        <w:rPr>
          <w:sz w:val="20"/>
          <w:szCs w:val="20"/>
        </w:rPr>
        <w:t xml:space="preserve"> they must be </w:t>
      </w:r>
      <w:r w:rsidRPr="00656705">
        <w:rPr>
          <w:sz w:val="20"/>
          <w:szCs w:val="20"/>
        </w:rPr>
        <w:t>performed</w:t>
      </w:r>
      <w:r w:rsidRPr="00656705" w:rsidDel="00DB122A">
        <w:rPr>
          <w:sz w:val="20"/>
          <w:szCs w:val="20"/>
        </w:rPr>
        <w:t xml:space="preserve"> at the time and in the manner </w:t>
      </w:r>
      <w:r w:rsidRPr="00656705">
        <w:rPr>
          <w:sz w:val="20"/>
          <w:szCs w:val="20"/>
        </w:rPr>
        <w:t xml:space="preserve">that </w:t>
      </w:r>
      <w:r w:rsidRPr="00656705" w:rsidDel="00DB122A">
        <w:rPr>
          <w:sz w:val="20"/>
          <w:szCs w:val="20"/>
        </w:rPr>
        <w:t>each situation requires. If a person is dying from starvation,</w:t>
      </w:r>
      <w:r w:rsidRPr="00656705">
        <w:rPr>
          <w:sz w:val="20"/>
          <w:szCs w:val="20"/>
        </w:rPr>
        <w:t xml:space="preserve"> for example,</w:t>
      </w:r>
      <w:r w:rsidRPr="00656705" w:rsidDel="00DB122A">
        <w:rPr>
          <w:sz w:val="20"/>
          <w:szCs w:val="20"/>
        </w:rPr>
        <w:t xml:space="preserve"> it is of no use to bring food</w:t>
      </w:r>
      <w:r w:rsidRPr="00656705">
        <w:rPr>
          <w:sz w:val="20"/>
          <w:szCs w:val="20"/>
        </w:rPr>
        <w:t xml:space="preserve">, sustenance, and medical attention </w:t>
      </w:r>
      <w:r w:rsidRPr="00656705" w:rsidDel="00DB122A">
        <w:rPr>
          <w:sz w:val="20"/>
          <w:szCs w:val="20"/>
        </w:rPr>
        <w:t>after that person has died. If a house is burning</w:t>
      </w:r>
      <w:r w:rsidRPr="00656705">
        <w:rPr>
          <w:sz w:val="20"/>
          <w:szCs w:val="20"/>
        </w:rPr>
        <w:t xml:space="preserve"> down</w:t>
      </w:r>
      <w:r w:rsidRPr="00656705" w:rsidDel="00DB122A">
        <w:rPr>
          <w:sz w:val="20"/>
          <w:szCs w:val="20"/>
        </w:rPr>
        <w:t xml:space="preserve">, the effort to </w:t>
      </w:r>
      <w:r w:rsidRPr="00656705">
        <w:rPr>
          <w:sz w:val="20"/>
          <w:szCs w:val="20"/>
        </w:rPr>
        <w:t xml:space="preserve">extinguish </w:t>
      </w:r>
      <w:r w:rsidRPr="00656705" w:rsidDel="00DB122A">
        <w:rPr>
          <w:sz w:val="20"/>
          <w:szCs w:val="20"/>
        </w:rPr>
        <w:t>the fire cannot be delayed until tomorrow</w:t>
      </w:r>
      <w:r w:rsidRPr="00656705">
        <w:rPr>
          <w:sz w:val="20"/>
          <w:szCs w:val="20"/>
        </w:rPr>
        <w:t>.</w:t>
      </w:r>
    </w:p>
    <w:p w14:paraId="63DD43E2" w14:textId="77777777" w:rsidR="00FD1A33" w:rsidRPr="00656705" w:rsidRDefault="00FD1A33" w:rsidP="00FD1A33">
      <w:pPr>
        <w:rPr>
          <w:sz w:val="20"/>
          <w:szCs w:val="20"/>
        </w:rPr>
      </w:pPr>
      <w:r w:rsidRPr="00656705">
        <w:rPr>
          <w:sz w:val="20"/>
          <w:szCs w:val="20"/>
        </w:rPr>
        <w:t xml:space="preserve">     The</w:t>
      </w:r>
      <w:r w:rsidRPr="00656705" w:rsidDel="00227617">
        <w:rPr>
          <w:sz w:val="20"/>
          <w:szCs w:val="20"/>
        </w:rPr>
        <w:t xml:space="preserve"> operational principle of stressing societal obligations shows that </w:t>
      </w:r>
      <w:r w:rsidRPr="00656705">
        <w:rPr>
          <w:sz w:val="20"/>
          <w:szCs w:val="20"/>
        </w:rPr>
        <w:t xml:space="preserve">the Prophetic teaching of </w:t>
      </w:r>
      <w:r w:rsidRPr="00656705" w:rsidDel="00227617">
        <w:rPr>
          <w:sz w:val="20"/>
          <w:szCs w:val="20"/>
        </w:rPr>
        <w:t>Islam is much more than a religion of personal pieties</w:t>
      </w:r>
      <w:r w:rsidRPr="00656705">
        <w:rPr>
          <w:sz w:val="20"/>
          <w:szCs w:val="20"/>
        </w:rPr>
        <w:t>,</w:t>
      </w:r>
      <w:r w:rsidRPr="00656705" w:rsidDel="00227617">
        <w:rPr>
          <w:sz w:val="20"/>
          <w:szCs w:val="20"/>
        </w:rPr>
        <w:t xml:space="preserve"> and that </w:t>
      </w:r>
      <w:r w:rsidRPr="00656705">
        <w:rPr>
          <w:sz w:val="20"/>
          <w:szCs w:val="20"/>
        </w:rPr>
        <w:t>Islam</w:t>
      </w:r>
      <w:r w:rsidRPr="00656705" w:rsidDel="00227617">
        <w:rPr>
          <w:sz w:val="20"/>
          <w:szCs w:val="20"/>
        </w:rPr>
        <w:t xml:space="preserve"> cannot be narrowly restricted to the activities of mosques or Islamic centers. The p</w:t>
      </w:r>
      <w:r w:rsidRPr="00656705">
        <w:rPr>
          <w:sz w:val="20"/>
          <w:szCs w:val="20"/>
        </w:rPr>
        <w:t>erformance of individual obligations like prayer and fasting never removes a Muslim’s moral duty to meet societal ones. As just noted, the most seemingly upright of Muslims are liable for Divine retribution if they ignore societal obligations and content themselves with personal piety alone. At the same time, there must be no confusion; personal dedication to the Community’s needs does not remove a Muslim’s personal obligation to perform individual obligations and any additional acts of personal piety that spring from them.</w:t>
      </w:r>
    </w:p>
    <w:p w14:paraId="3A822B1D" w14:textId="77777777" w:rsidR="00FD1A33" w:rsidRPr="00656705" w:rsidRDefault="00FD1A33" w:rsidP="00FD1A33">
      <w:pPr>
        <w:rPr>
          <w:sz w:val="20"/>
          <w:szCs w:val="20"/>
        </w:rPr>
      </w:pPr>
      <w:r w:rsidRPr="00656705">
        <w:rPr>
          <w:sz w:val="20"/>
          <w:szCs w:val="20"/>
        </w:rPr>
        <w:t xml:space="preserve">     Muslim Legal theorists explain the primacy of societal obligations in Islam by virtue of their inseparable connection to society’s overall welfare. For such communal duties are designed to secure society’s benefits (</w:t>
      </w:r>
      <w:r w:rsidRPr="00656705">
        <w:rPr>
          <w:i/>
          <w:sz w:val="20"/>
          <w:szCs w:val="20"/>
        </w:rPr>
        <w:t>ma</w:t>
      </w:r>
      <w:r w:rsidRPr="00656705">
        <w:rPr>
          <w:i/>
          <w:iCs/>
          <w:sz w:val="20"/>
          <w:szCs w:val="20"/>
        </w:rPr>
        <w:t>ṣāliḥ</w:t>
      </w:r>
      <w:r w:rsidRPr="00656705">
        <w:rPr>
          <w:sz w:val="20"/>
          <w:szCs w:val="20"/>
        </w:rPr>
        <w:t xml:space="preserve">) and protect it </w:t>
      </w:r>
      <w:r w:rsidRPr="00656705" w:rsidDel="006F0658">
        <w:rPr>
          <w:sz w:val="20"/>
          <w:szCs w:val="20"/>
        </w:rPr>
        <w:t xml:space="preserve">from </w:t>
      </w:r>
      <w:r w:rsidRPr="00656705">
        <w:rPr>
          <w:sz w:val="20"/>
          <w:szCs w:val="20"/>
        </w:rPr>
        <w:t>detriments (</w:t>
      </w:r>
      <w:r w:rsidRPr="00656705">
        <w:rPr>
          <w:i/>
          <w:sz w:val="20"/>
          <w:szCs w:val="20"/>
        </w:rPr>
        <w:t>maf</w:t>
      </w:r>
      <w:r w:rsidRPr="00656705">
        <w:rPr>
          <w:i/>
          <w:iCs/>
          <w:sz w:val="20"/>
          <w:szCs w:val="20"/>
        </w:rPr>
        <w:t>ā</w:t>
      </w:r>
      <w:r w:rsidRPr="00656705">
        <w:rPr>
          <w:i/>
          <w:sz w:val="20"/>
          <w:szCs w:val="20"/>
        </w:rPr>
        <w:t>sid</w:t>
      </w:r>
      <w:r w:rsidRPr="00656705">
        <w:rPr>
          <w:sz w:val="20"/>
          <w:szCs w:val="20"/>
        </w:rPr>
        <w:t>). For the same reason, certain societal interests take precedence over others, if ever the two should clash. As a rule, individual interests may not be promoted at the expense of group interests, which is to say that broader societal interests take precedence over narrower group and private needs. For example, society’s long-term need for good affordable drugs</w:t>
      </w:r>
      <w:r w:rsidRPr="00656705" w:rsidDel="00EB7488">
        <w:rPr>
          <w:sz w:val="20"/>
          <w:szCs w:val="20"/>
        </w:rPr>
        <w:t xml:space="preserve"> </w:t>
      </w:r>
      <w:r w:rsidRPr="00656705">
        <w:rPr>
          <w:sz w:val="20"/>
          <w:szCs w:val="20"/>
        </w:rPr>
        <w:t>takes precedence over any narrower personal or corporate interests of drug manufacture or marketing that might ignore reasonable prices or proper standards of quality.</w:t>
      </w:r>
    </w:p>
  </w:footnote>
  <w:footnote w:id="170">
    <w:p w14:paraId="2EBCD499"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Societal obligation—as illustrated in the Introduction—refers in the Islamic </w:t>
      </w:r>
      <w:r w:rsidRPr="00656705">
        <w:rPr>
          <w:i/>
          <w:iCs/>
          <w:sz w:val="20"/>
          <w:szCs w:val="20"/>
        </w:rPr>
        <w:t>Sharī‘a</w:t>
      </w:r>
      <w:r w:rsidRPr="00656705">
        <w:rPr>
          <w:sz w:val="20"/>
          <w:szCs w:val="20"/>
        </w:rPr>
        <w:t xml:space="preserve"> or Prophetic Pattern of Life to the principle of </w:t>
      </w:r>
      <w:r w:rsidRPr="00656705">
        <w:rPr>
          <w:b/>
          <w:bCs/>
          <w:i/>
          <w:iCs/>
          <w:sz w:val="20"/>
          <w:szCs w:val="20"/>
        </w:rPr>
        <w:t>farḍ al-kifāya</w:t>
      </w:r>
      <w:r w:rsidRPr="00656705">
        <w:rPr>
          <w:sz w:val="20"/>
          <w:szCs w:val="20"/>
        </w:rPr>
        <w:t>. Societal obligations (</w:t>
      </w:r>
      <w:r w:rsidRPr="00656705">
        <w:rPr>
          <w:i/>
          <w:iCs/>
          <w:sz w:val="20"/>
          <w:szCs w:val="20"/>
        </w:rPr>
        <w:t>furūḍ al-kifāya</w:t>
      </w:r>
      <w:r w:rsidRPr="00656705">
        <w:rPr>
          <w:sz w:val="20"/>
          <w:szCs w:val="20"/>
        </w:rPr>
        <w:t xml:space="preserve">) outline the responsibilities of Islam as a World Community, culture, and global Civilization. Thus, societal duties are technically mandatory for the </w:t>
      </w:r>
      <w:r w:rsidRPr="00656705">
        <w:rPr>
          <w:i/>
          <w:iCs/>
          <w:sz w:val="20"/>
          <w:szCs w:val="20"/>
        </w:rPr>
        <w:t>entire</w:t>
      </w:r>
      <w:r w:rsidRPr="00656705">
        <w:rPr>
          <w:sz w:val="20"/>
          <w:szCs w:val="20"/>
        </w:rPr>
        <w:t xml:space="preserve"> Muslim community or the population of believers, taken as a whole. They represent the population’s group responsibility to constitute an organic and meaningful community, culture, and Civilization. It is a societal obligation, for example, to ensure that Muslims--as a global community--have access to relevant theological answers to all the questions of their time. But societal obligations are broader than that, and they also extend to a host of other matters, such as insuring that people have basic necessities such as food and health care. The principle of societal obligation stipulates that sufficient numbers (</w:t>
      </w:r>
      <w:r w:rsidRPr="00656705">
        <w:rPr>
          <w:i/>
          <w:sz w:val="20"/>
          <w:szCs w:val="20"/>
        </w:rPr>
        <w:t>al-kif</w:t>
      </w:r>
      <w:r w:rsidRPr="00656705">
        <w:rPr>
          <w:i/>
          <w:iCs/>
          <w:sz w:val="20"/>
          <w:szCs w:val="20"/>
        </w:rPr>
        <w:t>ā</w:t>
      </w:r>
      <w:r w:rsidRPr="00656705">
        <w:rPr>
          <w:i/>
          <w:sz w:val="20"/>
          <w:szCs w:val="20"/>
        </w:rPr>
        <w:t>ya</w:t>
      </w:r>
      <w:r w:rsidRPr="00656705">
        <w:rPr>
          <w:sz w:val="20"/>
          <w:szCs w:val="20"/>
        </w:rPr>
        <w:t>) of qualified men and women be morally required to carry out societal duties on the community’s behalf. By their nature, societal obligations necessitate cooperation and call for the development of vibrant communities that are functional, self-aware, and well organized. Societal obligations generally cannot be performed without group effort because they are far more demanding than the individual capacity of</w:t>
      </w:r>
      <w:r w:rsidRPr="00656705" w:rsidDel="006F0658">
        <w:rPr>
          <w:sz w:val="20"/>
          <w:szCs w:val="20"/>
        </w:rPr>
        <w:t xml:space="preserve"> persons</w:t>
      </w:r>
      <w:r w:rsidRPr="00656705">
        <w:rPr>
          <w:sz w:val="20"/>
          <w:szCs w:val="20"/>
        </w:rPr>
        <w:t xml:space="preserve"> working alone. For that reason, each societal obligation requires a sufficient number of people (a </w:t>
      </w:r>
      <w:r w:rsidRPr="00656705">
        <w:rPr>
          <w:i/>
          <w:sz w:val="20"/>
          <w:szCs w:val="20"/>
        </w:rPr>
        <w:t>kif</w:t>
      </w:r>
      <w:r w:rsidRPr="00656705">
        <w:rPr>
          <w:i/>
          <w:iCs/>
          <w:sz w:val="20"/>
          <w:szCs w:val="20"/>
        </w:rPr>
        <w:t>ā</w:t>
      </w:r>
      <w:r w:rsidRPr="00656705">
        <w:rPr>
          <w:i/>
          <w:sz w:val="20"/>
          <w:szCs w:val="20"/>
        </w:rPr>
        <w:t>ya</w:t>
      </w:r>
      <w:r w:rsidRPr="00656705">
        <w:rPr>
          <w:sz w:val="20"/>
          <w:szCs w:val="20"/>
        </w:rPr>
        <w:t xml:space="preserve">) with community support to see that what is required of the group is in fact carried out. It is the community’s responsibility as a whole to enlist such numbers of qualified people and assist them in the task. </w:t>
      </w:r>
    </w:p>
    <w:p w14:paraId="1D34BBFD" w14:textId="77777777" w:rsidR="00FD1A33" w:rsidRPr="00656705" w:rsidRDefault="00FD1A33" w:rsidP="00FD1A33">
      <w:pPr>
        <w:rPr>
          <w:sz w:val="20"/>
          <w:szCs w:val="20"/>
        </w:rPr>
      </w:pPr>
      <w:r w:rsidRPr="00656705">
        <w:rPr>
          <w:sz w:val="20"/>
          <w:szCs w:val="20"/>
        </w:rPr>
        <w:t xml:space="preserve">     If the Muslim community neglects its societal obligations, </w:t>
      </w:r>
      <w:r w:rsidRPr="00656705">
        <w:rPr>
          <w:i/>
          <w:iCs/>
          <w:sz w:val="20"/>
          <w:szCs w:val="20"/>
        </w:rPr>
        <w:t>each</w:t>
      </w:r>
      <w:r w:rsidRPr="00656705">
        <w:rPr>
          <w:sz w:val="20"/>
          <w:szCs w:val="20"/>
        </w:rPr>
        <w:t xml:space="preserve"> individual Muslim--no matter how personally pious--bears the moral responsibility for their failure as a group. </w:t>
      </w:r>
      <w:r w:rsidRPr="00656705">
        <w:rPr>
          <w:i/>
          <w:sz w:val="20"/>
          <w:szCs w:val="20"/>
        </w:rPr>
        <w:t>Each</w:t>
      </w:r>
      <w:r w:rsidRPr="00656705">
        <w:rPr>
          <w:sz w:val="20"/>
          <w:szCs w:val="20"/>
        </w:rPr>
        <w:t xml:space="preserve"> member of the community is technically regarded as iniquitous and personally risks divine retribution.  Once a societal obligation has been adequately addressed, however, the corresponding group responsibility falls from their shoulders, and the potential burden of communal sin is lifted from all.</w:t>
      </w:r>
      <w:r w:rsidRPr="00656705" w:rsidDel="006F0658">
        <w:rPr>
          <w:sz w:val="20"/>
          <w:szCs w:val="20"/>
        </w:rPr>
        <w:t xml:space="preserve"> </w:t>
      </w:r>
      <w:r w:rsidRPr="00656705">
        <w:rPr>
          <w:sz w:val="20"/>
          <w:szCs w:val="20"/>
        </w:rPr>
        <w:t>From this, it can be seen that s</w:t>
      </w:r>
      <w:r w:rsidRPr="00656705" w:rsidDel="00DB122A">
        <w:rPr>
          <w:sz w:val="20"/>
          <w:szCs w:val="20"/>
        </w:rPr>
        <w:t>ocietal obligations</w:t>
      </w:r>
      <w:r w:rsidRPr="00656705">
        <w:rPr>
          <w:sz w:val="20"/>
          <w:szCs w:val="20"/>
        </w:rPr>
        <w:t xml:space="preserve"> </w:t>
      </w:r>
      <w:r w:rsidRPr="00656705" w:rsidDel="00DB122A">
        <w:rPr>
          <w:sz w:val="20"/>
          <w:szCs w:val="20"/>
        </w:rPr>
        <w:t xml:space="preserve">are more complex </w:t>
      </w:r>
      <w:r w:rsidRPr="00656705">
        <w:rPr>
          <w:sz w:val="20"/>
          <w:szCs w:val="20"/>
        </w:rPr>
        <w:t xml:space="preserve">and </w:t>
      </w:r>
      <w:r w:rsidRPr="00656705" w:rsidDel="00DB122A">
        <w:rPr>
          <w:sz w:val="20"/>
          <w:szCs w:val="20"/>
        </w:rPr>
        <w:t xml:space="preserve">exacting </w:t>
      </w:r>
      <w:r w:rsidRPr="00656705">
        <w:rPr>
          <w:sz w:val="20"/>
          <w:szCs w:val="20"/>
        </w:rPr>
        <w:t>than individual ones</w:t>
      </w:r>
      <w:r w:rsidRPr="00656705" w:rsidDel="00DB122A">
        <w:rPr>
          <w:sz w:val="20"/>
          <w:szCs w:val="20"/>
        </w:rPr>
        <w:t xml:space="preserve">. </w:t>
      </w:r>
      <w:r w:rsidRPr="00656705">
        <w:rPr>
          <w:sz w:val="20"/>
          <w:szCs w:val="20"/>
        </w:rPr>
        <w:t>Indeed, such communal duties</w:t>
      </w:r>
      <w:r w:rsidRPr="00656705" w:rsidDel="00DB122A">
        <w:rPr>
          <w:sz w:val="20"/>
          <w:szCs w:val="20"/>
        </w:rPr>
        <w:t xml:space="preserve"> </w:t>
      </w:r>
      <w:r w:rsidRPr="00656705">
        <w:rPr>
          <w:sz w:val="20"/>
          <w:szCs w:val="20"/>
        </w:rPr>
        <w:t>may</w:t>
      </w:r>
      <w:r w:rsidRPr="00656705" w:rsidDel="00DB122A">
        <w:rPr>
          <w:sz w:val="20"/>
          <w:szCs w:val="20"/>
        </w:rPr>
        <w:t xml:space="preserve"> often </w:t>
      </w:r>
      <w:r w:rsidRPr="00656705">
        <w:rPr>
          <w:sz w:val="20"/>
          <w:szCs w:val="20"/>
        </w:rPr>
        <w:t xml:space="preserve">be </w:t>
      </w:r>
      <w:r w:rsidRPr="00656705" w:rsidDel="00DB122A">
        <w:rPr>
          <w:sz w:val="20"/>
          <w:szCs w:val="20"/>
        </w:rPr>
        <w:t xml:space="preserve">difficult to identify and even harder to fulfill. </w:t>
      </w:r>
      <w:r w:rsidRPr="00656705">
        <w:rPr>
          <w:sz w:val="20"/>
          <w:szCs w:val="20"/>
        </w:rPr>
        <w:t>By their nature, s</w:t>
      </w:r>
      <w:r w:rsidRPr="00656705" w:rsidDel="0057029E">
        <w:rPr>
          <w:sz w:val="20"/>
          <w:szCs w:val="20"/>
        </w:rPr>
        <w:t xml:space="preserve">ocietal obligations </w:t>
      </w:r>
      <w:r w:rsidRPr="00656705">
        <w:rPr>
          <w:sz w:val="20"/>
          <w:szCs w:val="20"/>
        </w:rPr>
        <w:t>tend to be</w:t>
      </w:r>
      <w:r w:rsidRPr="00656705" w:rsidDel="00DB122A">
        <w:rPr>
          <w:sz w:val="20"/>
          <w:szCs w:val="20"/>
        </w:rPr>
        <w:t xml:space="preserve"> situational and require intimate knowledge of the </w:t>
      </w:r>
      <w:r w:rsidRPr="00656705">
        <w:rPr>
          <w:sz w:val="20"/>
          <w:szCs w:val="20"/>
        </w:rPr>
        <w:t>community</w:t>
      </w:r>
      <w:r w:rsidRPr="00656705" w:rsidDel="00DB122A">
        <w:rPr>
          <w:sz w:val="20"/>
          <w:szCs w:val="20"/>
        </w:rPr>
        <w:t xml:space="preserve"> and its immediate and future needs. Societal obligations do not have predetermined times, places, or procedures. The number of people required to carry out a particular societal obligation and the nature of </w:t>
      </w:r>
      <w:r w:rsidRPr="00656705">
        <w:rPr>
          <w:sz w:val="20"/>
          <w:szCs w:val="20"/>
        </w:rPr>
        <w:t xml:space="preserve">the </w:t>
      </w:r>
      <w:r w:rsidRPr="00656705" w:rsidDel="00DB122A">
        <w:rPr>
          <w:sz w:val="20"/>
          <w:szCs w:val="20"/>
        </w:rPr>
        <w:t>qualifications those people must have are always determined by realities on the ground</w:t>
      </w:r>
      <w:r w:rsidRPr="00656705">
        <w:rPr>
          <w:sz w:val="20"/>
          <w:szCs w:val="20"/>
        </w:rPr>
        <w:t>,</w:t>
      </w:r>
      <w:r w:rsidRPr="00656705" w:rsidDel="00DB122A">
        <w:rPr>
          <w:sz w:val="20"/>
          <w:szCs w:val="20"/>
        </w:rPr>
        <w:t xml:space="preserve"> and </w:t>
      </w:r>
      <w:r w:rsidRPr="00656705">
        <w:rPr>
          <w:sz w:val="20"/>
          <w:szCs w:val="20"/>
        </w:rPr>
        <w:t xml:space="preserve">such requirements </w:t>
      </w:r>
      <w:r w:rsidRPr="00656705" w:rsidDel="00DB122A">
        <w:rPr>
          <w:sz w:val="20"/>
          <w:szCs w:val="20"/>
        </w:rPr>
        <w:t xml:space="preserve">are </w:t>
      </w:r>
      <w:r w:rsidRPr="00656705">
        <w:rPr>
          <w:sz w:val="20"/>
          <w:szCs w:val="20"/>
        </w:rPr>
        <w:t>always</w:t>
      </w:r>
      <w:r w:rsidRPr="00656705" w:rsidDel="00DB122A">
        <w:rPr>
          <w:sz w:val="20"/>
          <w:szCs w:val="20"/>
        </w:rPr>
        <w:t xml:space="preserve"> liable to change. Unlike individual obligations, societal ones cannot be made up once their time has </w:t>
      </w:r>
      <w:r w:rsidRPr="00656705">
        <w:rPr>
          <w:sz w:val="20"/>
          <w:szCs w:val="20"/>
        </w:rPr>
        <w:t>passed. On the contrary,</w:t>
      </w:r>
      <w:r w:rsidRPr="00656705" w:rsidDel="00DB122A">
        <w:rPr>
          <w:sz w:val="20"/>
          <w:szCs w:val="20"/>
        </w:rPr>
        <w:t xml:space="preserve"> they must be </w:t>
      </w:r>
      <w:r w:rsidRPr="00656705">
        <w:rPr>
          <w:sz w:val="20"/>
          <w:szCs w:val="20"/>
        </w:rPr>
        <w:t>performed</w:t>
      </w:r>
      <w:r w:rsidRPr="00656705" w:rsidDel="00DB122A">
        <w:rPr>
          <w:sz w:val="20"/>
          <w:szCs w:val="20"/>
        </w:rPr>
        <w:t xml:space="preserve"> at the time and in the manner </w:t>
      </w:r>
      <w:r w:rsidRPr="00656705">
        <w:rPr>
          <w:sz w:val="20"/>
          <w:szCs w:val="20"/>
        </w:rPr>
        <w:t xml:space="preserve">that </w:t>
      </w:r>
      <w:r w:rsidRPr="00656705" w:rsidDel="00DB122A">
        <w:rPr>
          <w:sz w:val="20"/>
          <w:szCs w:val="20"/>
        </w:rPr>
        <w:t>each situation requires. If a person is dying from starvation,</w:t>
      </w:r>
      <w:r w:rsidRPr="00656705">
        <w:rPr>
          <w:sz w:val="20"/>
          <w:szCs w:val="20"/>
        </w:rPr>
        <w:t xml:space="preserve"> for example,</w:t>
      </w:r>
      <w:r w:rsidRPr="00656705" w:rsidDel="00DB122A">
        <w:rPr>
          <w:sz w:val="20"/>
          <w:szCs w:val="20"/>
        </w:rPr>
        <w:t xml:space="preserve"> it is of no use to bring food after that person has died. If a house is burning</w:t>
      </w:r>
      <w:r w:rsidRPr="00656705">
        <w:rPr>
          <w:sz w:val="20"/>
          <w:szCs w:val="20"/>
        </w:rPr>
        <w:t xml:space="preserve"> down</w:t>
      </w:r>
      <w:r w:rsidRPr="00656705" w:rsidDel="00DB122A">
        <w:rPr>
          <w:sz w:val="20"/>
          <w:szCs w:val="20"/>
        </w:rPr>
        <w:t xml:space="preserve">, the effort to </w:t>
      </w:r>
      <w:r w:rsidRPr="00656705">
        <w:rPr>
          <w:sz w:val="20"/>
          <w:szCs w:val="20"/>
        </w:rPr>
        <w:t xml:space="preserve">extinguish </w:t>
      </w:r>
      <w:r w:rsidRPr="00656705" w:rsidDel="00DB122A">
        <w:rPr>
          <w:sz w:val="20"/>
          <w:szCs w:val="20"/>
        </w:rPr>
        <w:t>the fire cannot be delayed until tomorrow</w:t>
      </w:r>
      <w:r w:rsidRPr="00656705">
        <w:rPr>
          <w:sz w:val="20"/>
          <w:szCs w:val="20"/>
        </w:rPr>
        <w:t>.</w:t>
      </w:r>
    </w:p>
    <w:p w14:paraId="0B1C9A8D" w14:textId="77777777" w:rsidR="00FD1A33" w:rsidRPr="00656705" w:rsidRDefault="00FD1A33" w:rsidP="00FD1A33">
      <w:pPr>
        <w:rPr>
          <w:sz w:val="20"/>
          <w:szCs w:val="20"/>
        </w:rPr>
      </w:pPr>
      <w:r w:rsidRPr="00656705">
        <w:rPr>
          <w:sz w:val="20"/>
          <w:szCs w:val="20"/>
        </w:rPr>
        <w:t xml:space="preserve">     The</w:t>
      </w:r>
      <w:r w:rsidRPr="00656705" w:rsidDel="00227617">
        <w:rPr>
          <w:sz w:val="20"/>
          <w:szCs w:val="20"/>
        </w:rPr>
        <w:t xml:space="preserve"> operational principle of stressing societal obligations shows that </w:t>
      </w:r>
      <w:r w:rsidRPr="00656705">
        <w:rPr>
          <w:sz w:val="20"/>
          <w:szCs w:val="20"/>
        </w:rPr>
        <w:t xml:space="preserve">the Prophetic teaching of </w:t>
      </w:r>
      <w:r w:rsidRPr="00656705" w:rsidDel="00227617">
        <w:rPr>
          <w:sz w:val="20"/>
          <w:szCs w:val="20"/>
        </w:rPr>
        <w:t>Islam is much more than a religion of personal pieties</w:t>
      </w:r>
      <w:r w:rsidRPr="00656705">
        <w:rPr>
          <w:sz w:val="20"/>
          <w:szCs w:val="20"/>
        </w:rPr>
        <w:t>,</w:t>
      </w:r>
      <w:r w:rsidRPr="00656705" w:rsidDel="00227617">
        <w:rPr>
          <w:sz w:val="20"/>
          <w:szCs w:val="20"/>
        </w:rPr>
        <w:t xml:space="preserve"> and that </w:t>
      </w:r>
      <w:r w:rsidRPr="00656705">
        <w:rPr>
          <w:sz w:val="20"/>
          <w:szCs w:val="20"/>
        </w:rPr>
        <w:t>Islam</w:t>
      </w:r>
      <w:r w:rsidRPr="00656705" w:rsidDel="00227617">
        <w:rPr>
          <w:sz w:val="20"/>
          <w:szCs w:val="20"/>
        </w:rPr>
        <w:t xml:space="preserve"> cannot be narrowly restricted to the activities of mosques or Islamic centers. The p</w:t>
      </w:r>
      <w:r w:rsidRPr="00656705">
        <w:rPr>
          <w:sz w:val="20"/>
          <w:szCs w:val="20"/>
        </w:rPr>
        <w:t>erformance of individual obligations like prayer and fasting never removes a Muslim’s moral duty to meet societal ones. As just noted, the most seemingly upright of Muslims are liable for divine retribution if they ignore societal obligations and content themselves with personal piety alone. At the same time, there must be no confusion; personal dedication to the community’s needs does not remove a Muslim’s personal obligation to perform individual obligations and any additional acts of personal piety that spring from them.</w:t>
      </w:r>
    </w:p>
    <w:p w14:paraId="6361CB31" w14:textId="77777777" w:rsidR="00FD1A33" w:rsidRPr="00656705" w:rsidRDefault="00FD1A33" w:rsidP="00FD1A33">
      <w:pPr>
        <w:rPr>
          <w:sz w:val="20"/>
          <w:szCs w:val="20"/>
        </w:rPr>
      </w:pPr>
      <w:r w:rsidRPr="00656705">
        <w:rPr>
          <w:sz w:val="20"/>
          <w:szCs w:val="20"/>
        </w:rPr>
        <w:t xml:space="preserve">     Muslim legal theorists explain the primacy of societal obligations in Islam by virtue of their inseparable connection to society’s overall welfare. For such communal duties are designed to secure society’s benefits (</w:t>
      </w:r>
      <w:r w:rsidRPr="00656705">
        <w:rPr>
          <w:i/>
          <w:sz w:val="20"/>
          <w:szCs w:val="20"/>
        </w:rPr>
        <w:t>ma</w:t>
      </w:r>
      <w:r w:rsidRPr="00656705">
        <w:rPr>
          <w:i/>
          <w:iCs/>
          <w:sz w:val="20"/>
          <w:szCs w:val="20"/>
        </w:rPr>
        <w:t>ṣāliḥ</w:t>
      </w:r>
      <w:r w:rsidRPr="00656705">
        <w:rPr>
          <w:sz w:val="20"/>
          <w:szCs w:val="20"/>
        </w:rPr>
        <w:t xml:space="preserve">) and protect it </w:t>
      </w:r>
      <w:r w:rsidRPr="00656705" w:rsidDel="006F0658">
        <w:rPr>
          <w:sz w:val="20"/>
          <w:szCs w:val="20"/>
        </w:rPr>
        <w:t xml:space="preserve">from </w:t>
      </w:r>
      <w:r w:rsidRPr="00656705">
        <w:rPr>
          <w:sz w:val="20"/>
          <w:szCs w:val="20"/>
        </w:rPr>
        <w:t>detriments (</w:t>
      </w:r>
      <w:r w:rsidRPr="00656705">
        <w:rPr>
          <w:i/>
          <w:sz w:val="20"/>
          <w:szCs w:val="20"/>
        </w:rPr>
        <w:t>maf</w:t>
      </w:r>
      <w:r w:rsidRPr="00656705">
        <w:rPr>
          <w:i/>
          <w:iCs/>
          <w:sz w:val="20"/>
          <w:szCs w:val="20"/>
        </w:rPr>
        <w:t>ā</w:t>
      </w:r>
      <w:r w:rsidRPr="00656705">
        <w:rPr>
          <w:i/>
          <w:sz w:val="20"/>
          <w:szCs w:val="20"/>
        </w:rPr>
        <w:t>sid</w:t>
      </w:r>
      <w:r w:rsidRPr="00656705">
        <w:rPr>
          <w:sz w:val="20"/>
          <w:szCs w:val="20"/>
        </w:rPr>
        <w:t>). For the same reason, certain societal interests take precedence over others, if ever the two should clash. As a rule, individual interests may not be promoted at the expense of group interests, which is to say that broader societal interests take precedence over narrower group and private interests. For example, society’s long-term need for good, affordable drugs</w:t>
      </w:r>
      <w:r w:rsidRPr="00656705" w:rsidDel="00EB7488">
        <w:rPr>
          <w:sz w:val="20"/>
          <w:szCs w:val="20"/>
        </w:rPr>
        <w:t xml:space="preserve"> </w:t>
      </w:r>
      <w:r w:rsidRPr="00656705">
        <w:rPr>
          <w:sz w:val="20"/>
          <w:szCs w:val="20"/>
        </w:rPr>
        <w:t>takes precedence over the narrower personal and corporate interests that are met by failing to meet proper standards in quality or selling them at unreasonable prices.</w:t>
      </w:r>
    </w:p>
  </w:footnote>
  <w:footnote w:id="171">
    <w:p w14:paraId="39BD0AF1"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w:t>
      </w:r>
      <w:r w:rsidRPr="00656705">
        <w:rPr>
          <w:b/>
          <w:bCs/>
          <w:sz w:val="20"/>
          <w:szCs w:val="20"/>
        </w:rPr>
        <w:t>Societal Obligations (</w:t>
      </w:r>
      <w:r w:rsidRPr="00656705">
        <w:rPr>
          <w:b/>
          <w:bCs/>
          <w:i/>
          <w:iCs/>
          <w:sz w:val="20"/>
          <w:szCs w:val="20"/>
        </w:rPr>
        <w:t>Furūḍ al-Kifāya</w:t>
      </w:r>
      <w:r w:rsidRPr="00656705">
        <w:rPr>
          <w:b/>
          <w:bCs/>
          <w:sz w:val="20"/>
          <w:szCs w:val="20"/>
        </w:rPr>
        <w:t xml:space="preserve"> </w:t>
      </w:r>
      <w:r w:rsidRPr="00656705">
        <w:rPr>
          <w:sz w:val="20"/>
          <w:szCs w:val="20"/>
        </w:rPr>
        <w:t>or</w:t>
      </w:r>
      <w:r w:rsidRPr="00656705">
        <w:rPr>
          <w:b/>
          <w:bCs/>
          <w:sz w:val="20"/>
          <w:szCs w:val="20"/>
        </w:rPr>
        <w:t xml:space="preserve"> </w:t>
      </w:r>
      <w:r w:rsidRPr="00656705">
        <w:rPr>
          <w:b/>
          <w:bCs/>
          <w:i/>
          <w:iCs/>
          <w:sz w:val="20"/>
          <w:szCs w:val="20"/>
        </w:rPr>
        <w:t>Wājibāt al-Kifāya</w:t>
      </w:r>
      <w:r w:rsidRPr="00656705">
        <w:rPr>
          <w:b/>
          <w:bCs/>
          <w:sz w:val="20"/>
          <w:szCs w:val="20"/>
        </w:rPr>
        <w:t>)</w:t>
      </w:r>
      <w:r w:rsidRPr="00656705">
        <w:rPr>
          <w:sz w:val="20"/>
          <w:szCs w:val="20"/>
        </w:rPr>
        <w:t xml:space="preserve"> outline the responsibilities of Islam as a local Community, Culture, and global Civilization. Thus, societal duties are technically mandatory for the </w:t>
      </w:r>
      <w:r w:rsidRPr="00656705">
        <w:rPr>
          <w:i/>
          <w:iCs/>
          <w:sz w:val="20"/>
          <w:szCs w:val="20"/>
        </w:rPr>
        <w:t>entire</w:t>
      </w:r>
      <w:r w:rsidRPr="00656705">
        <w:rPr>
          <w:sz w:val="20"/>
          <w:szCs w:val="20"/>
        </w:rPr>
        <w:t xml:space="preserve"> Muslim Community or the population of believers, taken as a whole. They represent the population’s group responsibility to constitute an organic and meaningful society that meets all the needs of its time both for Muslims and Humanity at large. It is a societal obligation, for example, to ensure that Muslims—as a global Community—have access to relevant answers about God and religion to all the questions of their time. But societal obligations are much broader than that, and they also extend to a host of other matters, such as insuring that people have basic necessities such as food and health care as well as protecting the Environment. The principle of societal obligation stipulates that a sufficient number (</w:t>
      </w:r>
      <w:r w:rsidRPr="00656705">
        <w:rPr>
          <w:i/>
          <w:sz w:val="20"/>
          <w:szCs w:val="20"/>
        </w:rPr>
        <w:t>al-kif</w:t>
      </w:r>
      <w:r w:rsidRPr="00656705">
        <w:rPr>
          <w:i/>
          <w:iCs/>
          <w:sz w:val="20"/>
          <w:szCs w:val="20"/>
        </w:rPr>
        <w:t>ā</w:t>
      </w:r>
      <w:r w:rsidRPr="00656705">
        <w:rPr>
          <w:i/>
          <w:sz w:val="20"/>
          <w:szCs w:val="20"/>
        </w:rPr>
        <w:t>ya</w:t>
      </w:r>
      <w:r w:rsidRPr="00656705">
        <w:rPr>
          <w:sz w:val="20"/>
          <w:szCs w:val="20"/>
        </w:rPr>
        <w:t>) of qualified men and women be morally required to carry out societal duties on the Community’s behalf. By their nature, societal obligations necessitate cooperation and call for the development of vibrant Communities that are functional, self-aware, and well organized. Societal obligations generally cannot be performed without group effort because they are far more demanding than the individual capacity of</w:t>
      </w:r>
      <w:r w:rsidRPr="00656705" w:rsidDel="006F0658">
        <w:rPr>
          <w:sz w:val="20"/>
          <w:szCs w:val="20"/>
        </w:rPr>
        <w:t xml:space="preserve"> persons</w:t>
      </w:r>
      <w:r w:rsidRPr="00656705">
        <w:rPr>
          <w:sz w:val="20"/>
          <w:szCs w:val="20"/>
        </w:rPr>
        <w:t xml:space="preserve"> working alone. For that reason, each societal obligation requires a sufficient number of people (a </w:t>
      </w:r>
      <w:r w:rsidRPr="00656705">
        <w:rPr>
          <w:i/>
          <w:sz w:val="20"/>
          <w:szCs w:val="20"/>
        </w:rPr>
        <w:t>kif</w:t>
      </w:r>
      <w:r w:rsidRPr="00656705">
        <w:rPr>
          <w:i/>
          <w:iCs/>
          <w:sz w:val="20"/>
          <w:szCs w:val="20"/>
        </w:rPr>
        <w:t>ā</w:t>
      </w:r>
      <w:r w:rsidRPr="00656705">
        <w:rPr>
          <w:i/>
          <w:sz w:val="20"/>
          <w:szCs w:val="20"/>
        </w:rPr>
        <w:t>ya</w:t>
      </w:r>
      <w:r w:rsidRPr="00656705">
        <w:rPr>
          <w:sz w:val="20"/>
          <w:szCs w:val="20"/>
        </w:rPr>
        <w:t xml:space="preserve">) with Community support to see that what is required of the group is in fact carried out. It is the Community’s responsibility as a whole to enlist such numbers of qualified people and assist them in the task. </w:t>
      </w:r>
    </w:p>
    <w:p w14:paraId="245987DC" w14:textId="77777777" w:rsidR="00FD1A33" w:rsidRPr="00656705" w:rsidRDefault="00FD1A33" w:rsidP="00FD1A33">
      <w:pPr>
        <w:rPr>
          <w:sz w:val="20"/>
          <w:szCs w:val="20"/>
        </w:rPr>
      </w:pPr>
      <w:r w:rsidRPr="00656705">
        <w:rPr>
          <w:sz w:val="20"/>
          <w:szCs w:val="20"/>
        </w:rPr>
        <w:t xml:space="preserve">     If the Muslim Community neglects its societal obligations, </w:t>
      </w:r>
      <w:r w:rsidRPr="00656705">
        <w:rPr>
          <w:i/>
          <w:iCs/>
          <w:sz w:val="20"/>
          <w:szCs w:val="20"/>
        </w:rPr>
        <w:t>each</w:t>
      </w:r>
      <w:r w:rsidRPr="00656705">
        <w:rPr>
          <w:sz w:val="20"/>
          <w:szCs w:val="20"/>
        </w:rPr>
        <w:t xml:space="preserve"> individual Muslim—no matter how personally pious he or she may be—bears the Moral responsibility for their collective failure. </w:t>
      </w:r>
      <w:r w:rsidRPr="00656705">
        <w:rPr>
          <w:i/>
          <w:sz w:val="20"/>
          <w:szCs w:val="20"/>
        </w:rPr>
        <w:t>Each</w:t>
      </w:r>
      <w:r w:rsidRPr="00656705">
        <w:rPr>
          <w:sz w:val="20"/>
          <w:szCs w:val="20"/>
        </w:rPr>
        <w:t xml:space="preserve"> member of the Community is technically regarded as iniquitous and personally risks Divine retribution because of that neglect.  Once a societal obligation has been adequately addressed, however, the corresponding group responsibility falls from their shoulders, and the potential burden of communal sin is lifted from all.</w:t>
      </w:r>
      <w:r w:rsidRPr="00656705" w:rsidDel="006F0658">
        <w:rPr>
          <w:sz w:val="20"/>
          <w:szCs w:val="20"/>
        </w:rPr>
        <w:t xml:space="preserve"> </w:t>
      </w:r>
      <w:r w:rsidRPr="00656705">
        <w:rPr>
          <w:sz w:val="20"/>
          <w:szCs w:val="20"/>
        </w:rPr>
        <w:t>From this observation, it can be seen that s</w:t>
      </w:r>
      <w:r w:rsidRPr="00656705" w:rsidDel="00DB122A">
        <w:rPr>
          <w:sz w:val="20"/>
          <w:szCs w:val="20"/>
        </w:rPr>
        <w:t>ocietal obligations</w:t>
      </w:r>
      <w:r w:rsidRPr="00656705">
        <w:rPr>
          <w:sz w:val="20"/>
          <w:szCs w:val="20"/>
        </w:rPr>
        <w:t xml:space="preserve"> </w:t>
      </w:r>
      <w:r w:rsidRPr="00656705" w:rsidDel="00DB122A">
        <w:rPr>
          <w:sz w:val="20"/>
          <w:szCs w:val="20"/>
        </w:rPr>
        <w:t xml:space="preserve">are more complex </w:t>
      </w:r>
      <w:r w:rsidRPr="00656705">
        <w:rPr>
          <w:sz w:val="20"/>
          <w:szCs w:val="20"/>
        </w:rPr>
        <w:t xml:space="preserve">and </w:t>
      </w:r>
      <w:r w:rsidRPr="00656705" w:rsidDel="00DB122A">
        <w:rPr>
          <w:sz w:val="20"/>
          <w:szCs w:val="20"/>
        </w:rPr>
        <w:t xml:space="preserve">exacting </w:t>
      </w:r>
      <w:r w:rsidRPr="00656705">
        <w:rPr>
          <w:sz w:val="20"/>
          <w:szCs w:val="20"/>
        </w:rPr>
        <w:t>than individual ones</w:t>
      </w:r>
      <w:r w:rsidRPr="00656705" w:rsidDel="00DB122A">
        <w:rPr>
          <w:sz w:val="20"/>
          <w:szCs w:val="20"/>
        </w:rPr>
        <w:t xml:space="preserve">. </w:t>
      </w:r>
      <w:r w:rsidRPr="00656705">
        <w:rPr>
          <w:sz w:val="20"/>
          <w:szCs w:val="20"/>
        </w:rPr>
        <w:t>Indeed, such communal duties</w:t>
      </w:r>
      <w:r w:rsidRPr="00656705" w:rsidDel="00DB122A">
        <w:rPr>
          <w:sz w:val="20"/>
          <w:szCs w:val="20"/>
        </w:rPr>
        <w:t xml:space="preserve"> </w:t>
      </w:r>
      <w:r w:rsidRPr="00656705">
        <w:rPr>
          <w:sz w:val="20"/>
          <w:szCs w:val="20"/>
        </w:rPr>
        <w:t>may</w:t>
      </w:r>
      <w:r w:rsidRPr="00656705" w:rsidDel="00DB122A">
        <w:rPr>
          <w:sz w:val="20"/>
          <w:szCs w:val="20"/>
        </w:rPr>
        <w:t xml:space="preserve"> often </w:t>
      </w:r>
      <w:r w:rsidRPr="00656705">
        <w:rPr>
          <w:sz w:val="20"/>
          <w:szCs w:val="20"/>
        </w:rPr>
        <w:t xml:space="preserve">be </w:t>
      </w:r>
      <w:r w:rsidRPr="00656705" w:rsidDel="00DB122A">
        <w:rPr>
          <w:sz w:val="20"/>
          <w:szCs w:val="20"/>
        </w:rPr>
        <w:t xml:space="preserve">difficult to identify and even harder to fulfill. </w:t>
      </w:r>
      <w:r w:rsidRPr="00656705">
        <w:rPr>
          <w:sz w:val="20"/>
          <w:szCs w:val="20"/>
        </w:rPr>
        <w:t>By their nature, s</w:t>
      </w:r>
      <w:r w:rsidRPr="00656705" w:rsidDel="0057029E">
        <w:rPr>
          <w:sz w:val="20"/>
          <w:szCs w:val="20"/>
        </w:rPr>
        <w:t xml:space="preserve">ocietal obligations </w:t>
      </w:r>
      <w:r w:rsidRPr="00656705">
        <w:rPr>
          <w:sz w:val="20"/>
          <w:szCs w:val="20"/>
        </w:rPr>
        <w:t>tend to be contextual and</w:t>
      </w:r>
      <w:r w:rsidRPr="00656705" w:rsidDel="00DB122A">
        <w:rPr>
          <w:sz w:val="20"/>
          <w:szCs w:val="20"/>
        </w:rPr>
        <w:t xml:space="preserve"> situational and require intimate knowledge of the </w:t>
      </w:r>
      <w:r w:rsidRPr="00656705">
        <w:rPr>
          <w:sz w:val="20"/>
          <w:szCs w:val="20"/>
        </w:rPr>
        <w:t>Community and Humanity as well as their</w:t>
      </w:r>
      <w:r w:rsidRPr="00656705" w:rsidDel="00DB122A">
        <w:rPr>
          <w:sz w:val="20"/>
          <w:szCs w:val="20"/>
        </w:rPr>
        <w:t xml:space="preserve"> immediate and future needs. Societal obligations do not </w:t>
      </w:r>
      <w:r w:rsidRPr="00656705">
        <w:rPr>
          <w:sz w:val="20"/>
          <w:szCs w:val="20"/>
        </w:rPr>
        <w:t xml:space="preserve">necessarily </w:t>
      </w:r>
      <w:r w:rsidRPr="00656705" w:rsidDel="00DB122A">
        <w:rPr>
          <w:sz w:val="20"/>
          <w:szCs w:val="20"/>
        </w:rPr>
        <w:t xml:space="preserve">have predetermined times, places, or procedures. The number of people required to carry out a particular societal obligation and the nature of </w:t>
      </w:r>
      <w:r w:rsidRPr="00656705">
        <w:rPr>
          <w:sz w:val="20"/>
          <w:szCs w:val="20"/>
        </w:rPr>
        <w:t xml:space="preserve">the </w:t>
      </w:r>
      <w:r w:rsidRPr="00656705" w:rsidDel="00DB122A">
        <w:rPr>
          <w:sz w:val="20"/>
          <w:szCs w:val="20"/>
        </w:rPr>
        <w:t>qualifications those people must have are always determined by realities on the ground</w:t>
      </w:r>
      <w:r w:rsidRPr="00656705">
        <w:rPr>
          <w:sz w:val="20"/>
          <w:szCs w:val="20"/>
        </w:rPr>
        <w:t>,</w:t>
      </w:r>
      <w:r w:rsidRPr="00656705" w:rsidDel="00DB122A">
        <w:rPr>
          <w:sz w:val="20"/>
          <w:szCs w:val="20"/>
        </w:rPr>
        <w:t xml:space="preserve"> and </w:t>
      </w:r>
      <w:r w:rsidRPr="00656705">
        <w:rPr>
          <w:sz w:val="20"/>
          <w:szCs w:val="20"/>
        </w:rPr>
        <w:t xml:space="preserve">such requirements </w:t>
      </w:r>
      <w:r w:rsidRPr="00656705" w:rsidDel="00DB122A">
        <w:rPr>
          <w:sz w:val="20"/>
          <w:szCs w:val="20"/>
        </w:rPr>
        <w:t xml:space="preserve">are </w:t>
      </w:r>
      <w:r w:rsidRPr="00656705">
        <w:rPr>
          <w:sz w:val="20"/>
          <w:szCs w:val="20"/>
        </w:rPr>
        <w:t>also</w:t>
      </w:r>
      <w:r w:rsidRPr="00656705" w:rsidDel="00DB122A">
        <w:rPr>
          <w:sz w:val="20"/>
          <w:szCs w:val="20"/>
        </w:rPr>
        <w:t xml:space="preserve"> liable to change. Unlike individual obligations, societal ones cannot</w:t>
      </w:r>
      <w:r w:rsidRPr="00656705">
        <w:rPr>
          <w:sz w:val="20"/>
          <w:szCs w:val="20"/>
        </w:rPr>
        <w:t xml:space="preserve"> generally</w:t>
      </w:r>
      <w:r w:rsidRPr="00656705" w:rsidDel="00DB122A">
        <w:rPr>
          <w:sz w:val="20"/>
          <w:szCs w:val="20"/>
        </w:rPr>
        <w:t xml:space="preserve"> be made up once their time has </w:t>
      </w:r>
      <w:r w:rsidRPr="00656705">
        <w:rPr>
          <w:sz w:val="20"/>
          <w:szCs w:val="20"/>
        </w:rPr>
        <w:t>passed. On the contrary,</w:t>
      </w:r>
      <w:r w:rsidRPr="00656705" w:rsidDel="00DB122A">
        <w:rPr>
          <w:sz w:val="20"/>
          <w:szCs w:val="20"/>
        </w:rPr>
        <w:t xml:space="preserve"> they must be </w:t>
      </w:r>
      <w:r w:rsidRPr="00656705">
        <w:rPr>
          <w:sz w:val="20"/>
          <w:szCs w:val="20"/>
        </w:rPr>
        <w:t>performed</w:t>
      </w:r>
      <w:r w:rsidRPr="00656705" w:rsidDel="00DB122A">
        <w:rPr>
          <w:sz w:val="20"/>
          <w:szCs w:val="20"/>
        </w:rPr>
        <w:t xml:space="preserve"> at the time and in the manner </w:t>
      </w:r>
      <w:r w:rsidRPr="00656705">
        <w:rPr>
          <w:sz w:val="20"/>
          <w:szCs w:val="20"/>
        </w:rPr>
        <w:t xml:space="preserve">that </w:t>
      </w:r>
      <w:r w:rsidRPr="00656705" w:rsidDel="00DB122A">
        <w:rPr>
          <w:sz w:val="20"/>
          <w:szCs w:val="20"/>
        </w:rPr>
        <w:t>each situation requires. If a person is dying from starvation,</w:t>
      </w:r>
      <w:r w:rsidRPr="00656705">
        <w:rPr>
          <w:sz w:val="20"/>
          <w:szCs w:val="20"/>
        </w:rPr>
        <w:t xml:space="preserve"> for example,</w:t>
      </w:r>
      <w:r w:rsidRPr="00656705" w:rsidDel="00DB122A">
        <w:rPr>
          <w:sz w:val="20"/>
          <w:szCs w:val="20"/>
        </w:rPr>
        <w:t xml:space="preserve"> it is of no use to bring food</w:t>
      </w:r>
      <w:r w:rsidRPr="00656705">
        <w:rPr>
          <w:sz w:val="20"/>
          <w:szCs w:val="20"/>
        </w:rPr>
        <w:t xml:space="preserve">, sustenance, and medical attention </w:t>
      </w:r>
      <w:r w:rsidRPr="00656705" w:rsidDel="00DB122A">
        <w:rPr>
          <w:sz w:val="20"/>
          <w:szCs w:val="20"/>
        </w:rPr>
        <w:t>after that person has died. If a house is burning</w:t>
      </w:r>
      <w:r w:rsidRPr="00656705">
        <w:rPr>
          <w:sz w:val="20"/>
          <w:szCs w:val="20"/>
        </w:rPr>
        <w:t xml:space="preserve"> down</w:t>
      </w:r>
      <w:r w:rsidRPr="00656705" w:rsidDel="00DB122A">
        <w:rPr>
          <w:sz w:val="20"/>
          <w:szCs w:val="20"/>
        </w:rPr>
        <w:t xml:space="preserve">, the effort to </w:t>
      </w:r>
      <w:r w:rsidRPr="00656705">
        <w:rPr>
          <w:sz w:val="20"/>
          <w:szCs w:val="20"/>
        </w:rPr>
        <w:t xml:space="preserve">extinguish </w:t>
      </w:r>
      <w:r w:rsidRPr="00656705" w:rsidDel="00DB122A">
        <w:rPr>
          <w:sz w:val="20"/>
          <w:szCs w:val="20"/>
        </w:rPr>
        <w:t>the fire cannot be delayed until tomorrow</w:t>
      </w:r>
      <w:r w:rsidRPr="00656705">
        <w:rPr>
          <w:sz w:val="20"/>
          <w:szCs w:val="20"/>
        </w:rPr>
        <w:t>.</w:t>
      </w:r>
    </w:p>
    <w:p w14:paraId="19BDC144" w14:textId="77777777" w:rsidR="00FD1A33" w:rsidRPr="00656705" w:rsidRDefault="00FD1A33" w:rsidP="00FD1A33">
      <w:pPr>
        <w:rPr>
          <w:sz w:val="20"/>
          <w:szCs w:val="20"/>
        </w:rPr>
      </w:pPr>
      <w:r w:rsidRPr="00656705">
        <w:rPr>
          <w:sz w:val="20"/>
          <w:szCs w:val="20"/>
        </w:rPr>
        <w:t xml:space="preserve">     The</w:t>
      </w:r>
      <w:r w:rsidRPr="00656705" w:rsidDel="00227617">
        <w:rPr>
          <w:sz w:val="20"/>
          <w:szCs w:val="20"/>
        </w:rPr>
        <w:t xml:space="preserve"> operational principle of stressing societal obligations shows that </w:t>
      </w:r>
      <w:r w:rsidRPr="00656705">
        <w:rPr>
          <w:sz w:val="20"/>
          <w:szCs w:val="20"/>
        </w:rPr>
        <w:t xml:space="preserve">the Prophetic teaching of </w:t>
      </w:r>
      <w:r w:rsidRPr="00656705" w:rsidDel="00227617">
        <w:rPr>
          <w:sz w:val="20"/>
          <w:szCs w:val="20"/>
        </w:rPr>
        <w:t>Islam is much more than a religion of personal pieties</w:t>
      </w:r>
      <w:r w:rsidRPr="00656705">
        <w:rPr>
          <w:sz w:val="20"/>
          <w:szCs w:val="20"/>
        </w:rPr>
        <w:t>,</w:t>
      </w:r>
      <w:r w:rsidRPr="00656705" w:rsidDel="00227617">
        <w:rPr>
          <w:sz w:val="20"/>
          <w:szCs w:val="20"/>
        </w:rPr>
        <w:t xml:space="preserve"> and that </w:t>
      </w:r>
      <w:r w:rsidRPr="00656705">
        <w:rPr>
          <w:sz w:val="20"/>
          <w:szCs w:val="20"/>
        </w:rPr>
        <w:t>Islam</w:t>
      </w:r>
      <w:r w:rsidRPr="00656705" w:rsidDel="00227617">
        <w:rPr>
          <w:sz w:val="20"/>
          <w:szCs w:val="20"/>
        </w:rPr>
        <w:t xml:space="preserve"> cannot be narrowly restricted to the activities of mosques or Islamic centers. The p</w:t>
      </w:r>
      <w:r w:rsidRPr="00656705">
        <w:rPr>
          <w:sz w:val="20"/>
          <w:szCs w:val="20"/>
        </w:rPr>
        <w:t>erformance of individual obligations like prayer and fasting never removes a Muslim’s moral duty to meet societal ones. As just noted, the most seemingly upright of Muslims are liable for Divine retribution if they ignore societal obligations and content themselves with personal piety alone. At the same time, there must be no confusion; personal dedication to the Community’s needs does not remove a Muslim’s personal obligation to perform individual obligations and any additional acts of personal piety that spring from them.</w:t>
      </w:r>
    </w:p>
    <w:p w14:paraId="1FAC05FA" w14:textId="77777777" w:rsidR="00FD1A33" w:rsidRPr="00656705" w:rsidRDefault="00FD1A33" w:rsidP="00FD1A33">
      <w:pPr>
        <w:rPr>
          <w:sz w:val="20"/>
          <w:szCs w:val="20"/>
        </w:rPr>
      </w:pPr>
      <w:r w:rsidRPr="00656705">
        <w:rPr>
          <w:sz w:val="20"/>
          <w:szCs w:val="20"/>
        </w:rPr>
        <w:t xml:space="preserve">     Muslim Legal theorists explain the primacy of societal obligations in Islam by virtue of their inseparable connection to society’s overall welfare. For such communal duties are designed to secure society’s benefits (</w:t>
      </w:r>
      <w:r w:rsidRPr="00656705">
        <w:rPr>
          <w:i/>
          <w:sz w:val="20"/>
          <w:szCs w:val="20"/>
        </w:rPr>
        <w:t>ma</w:t>
      </w:r>
      <w:r w:rsidRPr="00656705">
        <w:rPr>
          <w:i/>
          <w:iCs/>
          <w:sz w:val="20"/>
          <w:szCs w:val="20"/>
        </w:rPr>
        <w:t>ṣāliḥ</w:t>
      </w:r>
      <w:r w:rsidRPr="00656705">
        <w:rPr>
          <w:sz w:val="20"/>
          <w:szCs w:val="20"/>
        </w:rPr>
        <w:t xml:space="preserve">) and protect it </w:t>
      </w:r>
      <w:r w:rsidRPr="00656705" w:rsidDel="006F0658">
        <w:rPr>
          <w:sz w:val="20"/>
          <w:szCs w:val="20"/>
        </w:rPr>
        <w:t xml:space="preserve">from </w:t>
      </w:r>
      <w:r w:rsidRPr="00656705">
        <w:rPr>
          <w:sz w:val="20"/>
          <w:szCs w:val="20"/>
        </w:rPr>
        <w:t>detriments (</w:t>
      </w:r>
      <w:r w:rsidRPr="00656705">
        <w:rPr>
          <w:i/>
          <w:sz w:val="20"/>
          <w:szCs w:val="20"/>
        </w:rPr>
        <w:t>maf</w:t>
      </w:r>
      <w:r w:rsidRPr="00656705">
        <w:rPr>
          <w:i/>
          <w:iCs/>
          <w:sz w:val="20"/>
          <w:szCs w:val="20"/>
        </w:rPr>
        <w:t>ā</w:t>
      </w:r>
      <w:r w:rsidRPr="00656705">
        <w:rPr>
          <w:i/>
          <w:sz w:val="20"/>
          <w:szCs w:val="20"/>
        </w:rPr>
        <w:t>sid</w:t>
      </w:r>
      <w:r w:rsidRPr="00656705">
        <w:rPr>
          <w:sz w:val="20"/>
          <w:szCs w:val="20"/>
        </w:rPr>
        <w:t>). For the same reason, certain societal interests take precedence over others, if ever the two should clash. As a rule, individual interests may not be promoted at the expense of group interests, which is to say that broader societal interests take precedence over narrower group and private needs. For example, society’s long-term need for good affordable drugs</w:t>
      </w:r>
      <w:r w:rsidRPr="00656705" w:rsidDel="00EB7488">
        <w:rPr>
          <w:sz w:val="20"/>
          <w:szCs w:val="20"/>
        </w:rPr>
        <w:t xml:space="preserve"> </w:t>
      </w:r>
      <w:r w:rsidRPr="00656705">
        <w:rPr>
          <w:sz w:val="20"/>
          <w:szCs w:val="20"/>
        </w:rPr>
        <w:t>takes precedence over any narrower personal or corporate interests of drug manufacture or marketing that might ignore reasonable prices or proper standards of quality.</w:t>
      </w:r>
    </w:p>
  </w:footnote>
  <w:footnote w:id="172">
    <w:p w14:paraId="09ACE8FF"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w:t>
      </w:r>
      <w:r w:rsidRPr="00656705">
        <w:rPr>
          <w:b/>
          <w:bCs/>
          <w:sz w:val="20"/>
          <w:szCs w:val="20"/>
        </w:rPr>
        <w:t xml:space="preserve">The </w:t>
      </w:r>
      <w:r w:rsidRPr="00656705">
        <w:rPr>
          <w:b/>
          <w:bCs/>
          <w:color w:val="000000"/>
          <w:sz w:val="20"/>
          <w:szCs w:val="20"/>
        </w:rPr>
        <w:t xml:space="preserve">Divine </w:t>
      </w:r>
      <w:r w:rsidRPr="00656705">
        <w:rPr>
          <w:b/>
          <w:bCs/>
          <w:i/>
          <w:iCs/>
          <w:sz w:val="20"/>
          <w:szCs w:val="20"/>
        </w:rPr>
        <w:t>Ḥadīth</w:t>
      </w:r>
      <w:r w:rsidRPr="00656705">
        <w:rPr>
          <w:b/>
          <w:bCs/>
          <w:sz w:val="20"/>
          <w:szCs w:val="20"/>
        </w:rPr>
        <w:t xml:space="preserve"> (</w:t>
      </w:r>
      <w:r w:rsidRPr="00656705">
        <w:rPr>
          <w:b/>
          <w:bCs/>
          <w:i/>
          <w:iCs/>
          <w:sz w:val="20"/>
          <w:szCs w:val="20"/>
        </w:rPr>
        <w:t>Ḥadīth Qudsī</w:t>
      </w:r>
      <w:r w:rsidRPr="00656705">
        <w:rPr>
          <w:b/>
          <w:bCs/>
          <w:color w:val="000000"/>
          <w:sz w:val="20"/>
          <w:szCs w:val="20"/>
          <w:shd w:val="clear" w:color="auto" w:fill="FFFFFF"/>
        </w:rPr>
        <w:t>)</w:t>
      </w:r>
      <w:r w:rsidRPr="00656705">
        <w:rPr>
          <w:color w:val="000000"/>
          <w:sz w:val="20"/>
          <w:szCs w:val="20"/>
          <w:shd w:val="clear" w:color="auto" w:fill="FFFFFF"/>
        </w:rPr>
        <w:t xml:space="preserve"> or </w:t>
      </w:r>
      <w:r w:rsidRPr="00656705">
        <w:rPr>
          <w:b/>
          <w:bCs/>
          <w:color w:val="000000"/>
          <w:sz w:val="20"/>
          <w:szCs w:val="20"/>
          <w:shd w:val="clear" w:color="auto" w:fill="FFFFFF"/>
        </w:rPr>
        <w:t>Lordly</w:t>
      </w:r>
      <w:r w:rsidRPr="00656705">
        <w:rPr>
          <w:b/>
          <w:bCs/>
          <w:i/>
          <w:iCs/>
          <w:sz w:val="20"/>
          <w:szCs w:val="20"/>
        </w:rPr>
        <w:t xml:space="preserve"> Ḥadīth</w:t>
      </w:r>
      <w:r w:rsidRPr="00656705">
        <w:rPr>
          <w:b/>
          <w:bCs/>
          <w:sz w:val="20"/>
          <w:szCs w:val="20"/>
        </w:rPr>
        <w:t xml:space="preserve"> (</w:t>
      </w:r>
      <w:r w:rsidRPr="00656705">
        <w:rPr>
          <w:b/>
          <w:bCs/>
          <w:i/>
          <w:iCs/>
          <w:sz w:val="20"/>
          <w:szCs w:val="20"/>
        </w:rPr>
        <w:t>Ḥadīth Rabbānī</w:t>
      </w:r>
      <w:r w:rsidRPr="00656705">
        <w:rPr>
          <w:b/>
          <w:bCs/>
          <w:sz w:val="20"/>
          <w:szCs w:val="20"/>
        </w:rPr>
        <w:t>)</w:t>
      </w:r>
      <w:r w:rsidRPr="00656705">
        <w:rPr>
          <w:sz w:val="20"/>
          <w:szCs w:val="20"/>
        </w:rPr>
        <w:t xml:space="preserve"> constitutes a special subcategory of Prophetic </w:t>
      </w:r>
      <w:r w:rsidRPr="00656705">
        <w:rPr>
          <w:i/>
          <w:iCs/>
          <w:sz w:val="20"/>
          <w:szCs w:val="20"/>
        </w:rPr>
        <w:t>Ḥadīth</w:t>
      </w:r>
      <w:r w:rsidRPr="00656705">
        <w:rPr>
          <w:sz w:val="20"/>
          <w:szCs w:val="20"/>
        </w:rPr>
        <w:t xml:space="preserve">. A Divine </w:t>
      </w:r>
      <w:r w:rsidRPr="00656705">
        <w:rPr>
          <w:i/>
          <w:iCs/>
          <w:sz w:val="20"/>
          <w:szCs w:val="20"/>
        </w:rPr>
        <w:t>Ḥadīth</w:t>
      </w:r>
      <w:r w:rsidRPr="00656705">
        <w:rPr>
          <w:sz w:val="20"/>
          <w:szCs w:val="20"/>
        </w:rPr>
        <w:t xml:space="preserve"> is</w:t>
      </w:r>
      <w:r w:rsidRPr="00656705">
        <w:rPr>
          <w:color w:val="000000"/>
          <w:sz w:val="20"/>
          <w:szCs w:val="20"/>
          <w:shd w:val="clear" w:color="auto" w:fill="FFFFFF"/>
        </w:rPr>
        <w:t xml:space="preserve"> transmitted directly from the Prophet </w:t>
      </w:r>
      <w:r w:rsidRPr="00656705">
        <w:rPr>
          <w:sz w:val="20"/>
          <w:szCs w:val="20"/>
        </w:rPr>
        <w:t xml:space="preserve">Muḥammad like other </w:t>
      </w:r>
      <w:r w:rsidRPr="00656705">
        <w:rPr>
          <w:i/>
          <w:iCs/>
          <w:sz w:val="20"/>
          <w:szCs w:val="20"/>
        </w:rPr>
        <w:t>Ḥadīth</w:t>
      </w:r>
      <w:r w:rsidRPr="00656705">
        <w:rPr>
          <w:sz w:val="20"/>
          <w:szCs w:val="20"/>
        </w:rPr>
        <w:t xml:space="preserve"> and put in his words, but it differs in that Divine </w:t>
      </w:r>
      <w:r w:rsidRPr="00656705">
        <w:rPr>
          <w:i/>
          <w:iCs/>
          <w:sz w:val="20"/>
          <w:szCs w:val="20"/>
        </w:rPr>
        <w:t>Ḥadīth</w:t>
      </w:r>
      <w:r w:rsidRPr="00656705">
        <w:rPr>
          <w:sz w:val="20"/>
          <w:szCs w:val="20"/>
        </w:rPr>
        <w:t xml:space="preserve"> narrates a Divine saying, but their wording comes from the Prophet, and not directly from God, as in the case of the Qur’ān. Lordly </w:t>
      </w:r>
      <w:r w:rsidRPr="00656705">
        <w:rPr>
          <w:i/>
          <w:iCs/>
          <w:sz w:val="20"/>
          <w:szCs w:val="20"/>
        </w:rPr>
        <w:t>Ḥadīth</w:t>
      </w:r>
      <w:r w:rsidRPr="00656705">
        <w:rPr>
          <w:sz w:val="20"/>
          <w:szCs w:val="20"/>
        </w:rPr>
        <w:t xml:space="preserve"> vary in authenticity from one transmission to another. Those which are of established authenticity constitute a type of extra-Qur’ānic Divine Revelation, but cannot be recited in ritual prayer. In the case of the Qur’ān, both the meaning and wording are directly from God. The Qur’ān is recited in prayer as the literal word of God.</w:t>
      </w:r>
    </w:p>
  </w:footnote>
  <w:footnote w:id="173">
    <w:p w14:paraId="591CC0AD" w14:textId="77777777" w:rsidR="00274934" w:rsidRPr="00656705" w:rsidRDefault="00274934" w:rsidP="00274934">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The Instinctive Truth-Seeker (</w:t>
      </w:r>
      <w:r w:rsidRPr="00656705">
        <w:rPr>
          <w:rFonts w:ascii="Times New Roman" w:hAnsi="Times New Roman" w:cs="Times New Roman"/>
          <w:b/>
          <w:bCs/>
          <w:i/>
          <w:iCs/>
          <w:sz w:val="20"/>
          <w:szCs w:val="20"/>
        </w:rPr>
        <w:t>Ḥanīf</w:t>
      </w:r>
      <w:r w:rsidRPr="00656705">
        <w:rPr>
          <w:rFonts w:ascii="Times New Roman" w:hAnsi="Times New Roman" w:cs="Times New Roman"/>
          <w:b/>
          <w:bCs/>
          <w:sz w:val="20"/>
          <w:szCs w:val="20"/>
        </w:rPr>
        <w:t xml:space="preserve">) </w:t>
      </w:r>
      <w:r w:rsidRPr="00656705">
        <w:rPr>
          <w:rFonts w:ascii="Times New Roman" w:hAnsi="Times New Roman" w:cs="Times New Roman"/>
          <w:sz w:val="20"/>
          <w:szCs w:val="20"/>
        </w:rPr>
        <w:t xml:space="preserve">renders the Arabic nominal </w:t>
      </w:r>
      <w:r w:rsidRPr="00656705">
        <w:rPr>
          <w:rFonts w:ascii="Times New Roman" w:hAnsi="Times New Roman" w:cs="Times New Roman"/>
          <w:i/>
          <w:iCs/>
          <w:sz w:val="20"/>
          <w:szCs w:val="20"/>
        </w:rPr>
        <w:t>al-Ḥanīf</w:t>
      </w:r>
      <w:r w:rsidRPr="00656705">
        <w:rPr>
          <w:rFonts w:ascii="Times New Roman" w:hAnsi="Times New Roman" w:cs="Times New Roman"/>
          <w:sz w:val="20"/>
          <w:szCs w:val="20"/>
        </w:rPr>
        <w:t xml:space="preserve">, which is not easy to translate in English with a single word. In Arabic, the basic sense of a </w:t>
      </w:r>
      <w:r w:rsidRPr="00656705">
        <w:rPr>
          <w:rFonts w:ascii="Times New Roman" w:hAnsi="Times New Roman" w:cs="Times New Roman"/>
          <w:i/>
          <w:iCs/>
          <w:sz w:val="20"/>
          <w:szCs w:val="20"/>
        </w:rPr>
        <w:t>ḥanīf</w:t>
      </w:r>
      <w:r w:rsidRPr="00656705">
        <w:rPr>
          <w:rFonts w:ascii="Times New Roman" w:hAnsi="Times New Roman" w:cs="Times New Roman"/>
          <w:sz w:val="20"/>
          <w:szCs w:val="20"/>
        </w:rPr>
        <w:t xml:space="preserve"> is “one who inclines toward the truth and away from falsehood.” Thus, the</w:t>
      </w:r>
      <w:r w:rsidRPr="00656705">
        <w:rPr>
          <w:rFonts w:ascii="Times New Roman" w:hAnsi="Times New Roman" w:cs="Times New Roman"/>
          <w:i/>
          <w:iCs/>
          <w:sz w:val="20"/>
          <w:szCs w:val="20"/>
        </w:rPr>
        <w:t xml:space="preserve"> Ḥanīf </w:t>
      </w:r>
      <w:r w:rsidRPr="00656705">
        <w:rPr>
          <w:rFonts w:ascii="Times New Roman" w:hAnsi="Times New Roman" w:cs="Times New Roman"/>
          <w:sz w:val="20"/>
          <w:szCs w:val="20"/>
        </w:rPr>
        <w:t xml:space="preserve">is by nature a Truth-Seeker, True Believer, and an authentic Seeker of Truth. Some English translations refer to the </w:t>
      </w:r>
      <w:r w:rsidRPr="00656705">
        <w:rPr>
          <w:rFonts w:ascii="Times New Roman" w:hAnsi="Times New Roman" w:cs="Times New Roman"/>
          <w:i/>
          <w:iCs/>
          <w:sz w:val="20"/>
          <w:szCs w:val="20"/>
        </w:rPr>
        <w:t>Ḥanīf</w:t>
      </w:r>
      <w:r w:rsidRPr="00656705">
        <w:rPr>
          <w:rFonts w:ascii="Times New Roman" w:hAnsi="Times New Roman" w:cs="Times New Roman"/>
          <w:sz w:val="20"/>
          <w:szCs w:val="20"/>
        </w:rPr>
        <w:t xml:space="preserve"> as one who is by nature devout, steadfast, and upright. In Islamic revealed sources, the words</w:t>
      </w:r>
      <w:r w:rsidRPr="00656705">
        <w:rPr>
          <w:rFonts w:ascii="Times New Roman" w:hAnsi="Times New Roman" w:cs="Times New Roman"/>
          <w:i/>
          <w:iCs/>
          <w:color w:val="000000"/>
          <w:sz w:val="20"/>
          <w:szCs w:val="20"/>
        </w:rPr>
        <w:t xml:space="preserve"> Fi</w:t>
      </w:r>
      <w:r w:rsidRPr="00656705">
        <w:rPr>
          <w:rFonts w:ascii="Times New Roman" w:hAnsi="Times New Roman" w:cs="Times New Roman"/>
          <w:i/>
          <w:iCs/>
          <w:sz w:val="20"/>
          <w:szCs w:val="20"/>
        </w:rPr>
        <w:t>ṭ</w:t>
      </w:r>
      <w:r w:rsidRPr="00656705">
        <w:rPr>
          <w:rFonts w:ascii="Times New Roman" w:hAnsi="Times New Roman" w:cs="Times New Roman"/>
          <w:i/>
          <w:iCs/>
          <w:color w:val="000000"/>
          <w:sz w:val="20"/>
          <w:szCs w:val="20"/>
        </w:rPr>
        <w:t>rat-All</w:t>
      </w:r>
      <w:r w:rsidRPr="00656705">
        <w:rPr>
          <w:rFonts w:ascii="Times New Roman" w:hAnsi="Times New Roman" w:cs="Times New Roman"/>
          <w:i/>
          <w:iCs/>
          <w:sz w:val="20"/>
          <w:szCs w:val="20"/>
        </w:rPr>
        <w:t>āh</w:t>
      </w:r>
      <w:r w:rsidRPr="00656705">
        <w:rPr>
          <w:rFonts w:ascii="Times New Roman" w:hAnsi="Times New Roman" w:cs="Times New Roman"/>
          <w:sz w:val="20"/>
          <w:szCs w:val="20"/>
        </w:rPr>
        <w:t xml:space="preserve"> and </w:t>
      </w:r>
      <w:r w:rsidRPr="00656705">
        <w:rPr>
          <w:rFonts w:ascii="Times New Roman" w:hAnsi="Times New Roman" w:cs="Times New Roman"/>
          <w:i/>
          <w:iCs/>
          <w:sz w:val="20"/>
          <w:szCs w:val="20"/>
        </w:rPr>
        <w:t>Ḥanīf</w:t>
      </w:r>
      <w:r w:rsidRPr="00656705">
        <w:rPr>
          <w:rFonts w:ascii="Times New Roman" w:hAnsi="Times New Roman" w:cs="Times New Roman"/>
          <w:sz w:val="20"/>
          <w:szCs w:val="20"/>
        </w:rPr>
        <w:t xml:space="preserve"> are used as synonyms for human nature. Both apply exclusively to Human Beings. </w:t>
      </w:r>
    </w:p>
  </w:footnote>
  <w:footnote w:id="174">
    <w:p w14:paraId="0C6DC56B" w14:textId="77777777" w:rsidR="00FD1A33" w:rsidRPr="00656705" w:rsidRDefault="00FD1A33" w:rsidP="00FD1A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20"/>
          <w:szCs w:val="20"/>
        </w:rPr>
      </w:pPr>
      <w:r w:rsidRPr="00656705">
        <w:rPr>
          <w:rStyle w:val="FootnoteReference"/>
          <w:sz w:val="20"/>
          <w:szCs w:val="20"/>
        </w:rPr>
        <w:footnoteRef/>
      </w:r>
      <w:r w:rsidRPr="00656705">
        <w:rPr>
          <w:b/>
          <w:bCs/>
          <w:sz w:val="20"/>
          <w:szCs w:val="20"/>
        </w:rPr>
        <w:t xml:space="preserve"> </w:t>
      </w:r>
      <w:r w:rsidRPr="00656705">
        <w:rPr>
          <w:rFonts w:eastAsiaTheme="majorEastAsia"/>
          <w:b/>
          <w:bCs/>
          <w:sz w:val="20"/>
          <w:szCs w:val="20"/>
        </w:rPr>
        <w:t xml:space="preserve">“The Science of Discourse” </w:t>
      </w:r>
      <w:r w:rsidRPr="00656705">
        <w:rPr>
          <w:b/>
          <w:bCs/>
          <w:sz w:val="20"/>
          <w:szCs w:val="20"/>
        </w:rPr>
        <w:t>(</w:t>
      </w:r>
      <w:r w:rsidRPr="00656705">
        <w:rPr>
          <w:b/>
          <w:bCs/>
          <w:i/>
          <w:iCs/>
          <w:sz w:val="20"/>
          <w:szCs w:val="20"/>
        </w:rPr>
        <w:t>‘Ilm al-Kalām</w:t>
      </w:r>
      <w:r w:rsidRPr="00656705">
        <w:rPr>
          <w:b/>
          <w:bCs/>
          <w:sz w:val="20"/>
          <w:szCs w:val="20"/>
        </w:rPr>
        <w:t>)</w:t>
      </w:r>
      <w:r w:rsidRPr="00656705">
        <w:rPr>
          <w:rFonts w:eastAsiaTheme="majorEastAsia"/>
          <w:sz w:val="20"/>
          <w:szCs w:val="20"/>
        </w:rPr>
        <w:t xml:space="preserve"> refers tersely but more exactly to the Discursive or Dialectical Science of Divinity in Islam. It stands out as one of the most common terms for Divinity Studies in Islam and will be discussed at greater length in Volume Six. Although there have been numerous critiques of Discursive Divinity during the course of Islamic intellectual history, the discipline was widely revered and practiced throughout that history, even—it must be emphasized—among most Masters of the Corrective Tradition, until the present time. Indeed, a large number of them had their formative roots in M</w:t>
      </w:r>
      <w:r w:rsidRPr="00656705">
        <w:rPr>
          <w:sz w:val="20"/>
          <w:szCs w:val="20"/>
        </w:rPr>
        <w:t>ā</w:t>
      </w:r>
      <w:r w:rsidRPr="00656705">
        <w:rPr>
          <w:rFonts w:eastAsiaTheme="majorEastAsia"/>
          <w:sz w:val="20"/>
          <w:szCs w:val="20"/>
        </w:rPr>
        <w:t>tur</w:t>
      </w:r>
      <w:r w:rsidRPr="00656705">
        <w:rPr>
          <w:sz w:val="20"/>
          <w:szCs w:val="20"/>
        </w:rPr>
        <w:t>ī</w:t>
      </w:r>
      <w:r w:rsidRPr="00656705">
        <w:rPr>
          <w:rFonts w:eastAsiaTheme="majorEastAsia"/>
          <w:sz w:val="20"/>
          <w:szCs w:val="20"/>
        </w:rPr>
        <w:t>d</w:t>
      </w:r>
      <w:r w:rsidRPr="00656705">
        <w:rPr>
          <w:sz w:val="20"/>
          <w:szCs w:val="20"/>
        </w:rPr>
        <w:t>ī</w:t>
      </w:r>
      <w:r w:rsidRPr="00656705">
        <w:rPr>
          <w:rFonts w:eastAsiaTheme="majorEastAsia"/>
          <w:sz w:val="20"/>
          <w:szCs w:val="20"/>
        </w:rPr>
        <w:t xml:space="preserve"> and Ash‘ar</w:t>
      </w:r>
      <w:r w:rsidRPr="00656705">
        <w:rPr>
          <w:sz w:val="20"/>
          <w:szCs w:val="20"/>
        </w:rPr>
        <w:t>ī</w:t>
      </w:r>
      <w:r w:rsidRPr="00656705">
        <w:rPr>
          <w:rFonts w:eastAsiaTheme="majorEastAsia"/>
          <w:i/>
          <w:iCs/>
          <w:sz w:val="20"/>
          <w:szCs w:val="20"/>
        </w:rPr>
        <w:t xml:space="preserve"> Kal</w:t>
      </w:r>
      <w:r w:rsidRPr="00656705">
        <w:rPr>
          <w:i/>
          <w:iCs/>
          <w:sz w:val="20"/>
          <w:szCs w:val="20"/>
        </w:rPr>
        <w:t>ā</w:t>
      </w:r>
      <w:r w:rsidRPr="00656705">
        <w:rPr>
          <w:rFonts w:eastAsiaTheme="majorEastAsia"/>
          <w:i/>
          <w:iCs/>
          <w:sz w:val="20"/>
          <w:szCs w:val="20"/>
        </w:rPr>
        <w:t>m</w:t>
      </w:r>
      <w:r w:rsidRPr="00656705">
        <w:rPr>
          <w:rFonts w:eastAsiaTheme="majorEastAsia"/>
          <w:sz w:val="20"/>
          <w:szCs w:val="20"/>
        </w:rPr>
        <w:t xml:space="preserve">. </w:t>
      </w:r>
      <w:r w:rsidRPr="00656705">
        <w:rPr>
          <w:rFonts w:eastAsiaTheme="majorEastAsia"/>
          <w:i/>
          <w:iCs/>
          <w:sz w:val="20"/>
          <w:szCs w:val="20"/>
        </w:rPr>
        <w:t>‘Ilm al-Kalām</w:t>
      </w:r>
      <w:r w:rsidRPr="00656705">
        <w:rPr>
          <w:sz w:val="20"/>
          <w:szCs w:val="20"/>
        </w:rPr>
        <w:t xml:space="preserve"> is sometimes referred to—especially by Western Scholars—as Dialectical Theology because of its extensive adoption of </w:t>
      </w:r>
      <w:r w:rsidRPr="00656705">
        <w:rPr>
          <w:color w:val="000000"/>
          <w:sz w:val="20"/>
          <w:szCs w:val="20"/>
        </w:rPr>
        <w:t>rationalistic argumentation and the systematic debate methods of “dialectical” discourse. Typical dialectical presentations in the discipline often invoke, for example, the formula: “If such-and-such is said,” then “we respond with such-and-such.” The method always assumes the presence of a second party, who holds a contrary position, that must be corrected or, at least, shown to be wrong. The dialectical approach was geared, therefore, to anticipate insofar as possible the various arguments that Muslims would likely face—from within and without their ranks—and set forth what were believed to be the best counterarguments.</w:t>
      </w:r>
    </w:p>
    <w:p w14:paraId="6A3B5690" w14:textId="77777777" w:rsidR="00FD1A33" w:rsidRPr="00656705" w:rsidRDefault="00FD1A33" w:rsidP="00FD1A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sz w:val="20"/>
          <w:szCs w:val="20"/>
        </w:rPr>
      </w:pPr>
      <w:r w:rsidRPr="00656705">
        <w:rPr>
          <w:color w:val="000000"/>
          <w:sz w:val="20"/>
          <w:szCs w:val="20"/>
        </w:rPr>
        <w:t xml:space="preserve">    It is of note that this very dialectical method of early Classical </w:t>
      </w:r>
      <w:r w:rsidRPr="00656705">
        <w:rPr>
          <w:i/>
          <w:iCs/>
          <w:color w:val="000000"/>
          <w:sz w:val="20"/>
          <w:szCs w:val="20"/>
        </w:rPr>
        <w:t xml:space="preserve">Kalām </w:t>
      </w:r>
      <w:r w:rsidRPr="00656705">
        <w:rPr>
          <w:color w:val="000000"/>
          <w:sz w:val="20"/>
          <w:szCs w:val="20"/>
        </w:rPr>
        <w:t xml:space="preserve">has clear parallels among the ancient Greek Philosophers, to whom it was indebted to some extent. </w:t>
      </w:r>
      <w:r w:rsidRPr="00656705">
        <w:rPr>
          <w:sz w:val="20"/>
          <w:szCs w:val="20"/>
        </w:rPr>
        <w:t>The earliest reported beginnings of Discursive Divinity in the Islamic Tradition may be traced back to al-Ḥasan ibn Yasār al-Baṣrī (d. 110/728) and al-Imām Abū-Ḥanīfa (d. 150/767). Other great Scholars, including al-Imām Aḥmad ibn Ḥanbal (d. 241/855) and, before him, the great Imāms Mālik ibn Anas (d. 178/795) and Muḥammad ibn Idrīs al-Shāfi‘ī (d. 204/820), also provided important clarifications in Divinity as needed in their times. Most notable among the early predecessors of Dialectical Divinity, however, were ‘Abd-Allāh ibn Sa‘īd al-Qaṭṭān (d. ca. 241/855)—who is best known as Ibn al-Kullāb—Aḥmad ibn Ibrāhīm al-Qalānisī (d. 230/845 or 232/847), and al-Ḥārith ibn Asad al-Muḥāsibī (d. 243/857). Their approaches to discourse on Divinity tended often not to be strictly “dialectical” or “argumentative” (</w:t>
      </w:r>
      <w:r w:rsidRPr="00656705">
        <w:rPr>
          <w:i/>
          <w:iCs/>
          <w:sz w:val="20"/>
          <w:szCs w:val="20"/>
        </w:rPr>
        <w:t>jadalī</w:t>
      </w:r>
      <w:r w:rsidRPr="00656705">
        <w:rPr>
          <w:sz w:val="20"/>
          <w:szCs w:val="20"/>
        </w:rPr>
        <w:t xml:space="preserve">), in the later sense of those words. Al-Muḥāsibī, for example, was inclined to be straightforward and holistic in his approach, and the same may be said of his precursors al-Ḥasan al-Baṣrī and al-Imām Abū-Ḥanīfa. Al-Shahrastānī </w:t>
      </w:r>
      <w:r w:rsidRPr="00656705">
        <w:rPr>
          <w:color w:val="222222"/>
          <w:sz w:val="20"/>
          <w:szCs w:val="20"/>
        </w:rPr>
        <w:t>(d. 547/1153)</w:t>
      </w:r>
      <w:r w:rsidRPr="00656705">
        <w:rPr>
          <w:sz w:val="20"/>
          <w:szCs w:val="20"/>
        </w:rPr>
        <w:t xml:space="preserve"> and Ibn Khaldūn (d. 809/1406) often refer to the discursive methods of these earliest Sunnī practitioners of Divinity (</w:t>
      </w:r>
      <w:r w:rsidRPr="00656705">
        <w:rPr>
          <w:i/>
          <w:iCs/>
          <w:sz w:val="20"/>
          <w:szCs w:val="20"/>
        </w:rPr>
        <w:t>‘Ilm al-Kalām</w:t>
      </w:r>
      <w:r w:rsidRPr="00656705">
        <w:rPr>
          <w:sz w:val="20"/>
          <w:szCs w:val="20"/>
        </w:rPr>
        <w:t>) as “persuasive” (</w:t>
      </w:r>
      <w:r w:rsidRPr="00656705">
        <w:rPr>
          <w:i/>
          <w:iCs/>
          <w:sz w:val="20"/>
          <w:szCs w:val="20"/>
        </w:rPr>
        <w:t>iqnā‘ī</w:t>
      </w:r>
      <w:r w:rsidRPr="00656705">
        <w:rPr>
          <w:sz w:val="20"/>
          <w:szCs w:val="20"/>
        </w:rPr>
        <w:t>)” but clearly lacking a systematic Philosophical bent. In some ways, the School of Verification—which was systematically Philosophical and sought to work out a complete and consistent Metaphysical worldview for the Divine Science—may be said to have returned to the roots of these first founders, such as al-Muḥāsibī in particular, in  avoiding a systematically “dialectical” methodology. As we will see in what follows, al-Imām al-Ghazālī would fault the “argumentative (</w:t>
      </w:r>
      <w:r w:rsidRPr="00656705">
        <w:rPr>
          <w:i/>
          <w:iCs/>
          <w:sz w:val="20"/>
          <w:szCs w:val="20"/>
        </w:rPr>
        <w:t>jadalī</w:t>
      </w:r>
      <w:r w:rsidRPr="00656705">
        <w:rPr>
          <w:sz w:val="20"/>
          <w:szCs w:val="20"/>
        </w:rPr>
        <w:t>)” approach of Discursive Divinity, since he believed that it hindered that field of knowledge from becoming the universal Science that it should necessarily be. But “argumentative” proofs have another inherent limitation, in that they focus only upon what is controversial, especially the doubts of the doubters with whom they argued. This is quite different from seeking to give a comprehensive account of reality as a whole as it actually is, which—it can be said—would be in tune with the profound certainties of the Saints and truthful believers, who count among the foremost Spiritual heirs of the Prophetic Path. In addressing such doubters “dialectically,” the proofs of the argumentative method are to some extent bound to be skewed by the framework of those doubts and, in some cases, could hardly be stronger than the degree of the doubts that occasioned them in the first place. In fact, however, such doubts themselves had no real substance, such that they could reasonably demand proof (</w:t>
      </w:r>
      <w:r w:rsidRPr="00656705">
        <w:rPr>
          <w:i/>
          <w:iCs/>
          <w:sz w:val="20"/>
          <w:szCs w:val="20"/>
        </w:rPr>
        <w:t>burhān</w:t>
      </w:r>
      <w:r w:rsidRPr="00656705">
        <w:rPr>
          <w:sz w:val="20"/>
          <w:szCs w:val="20"/>
        </w:rPr>
        <w:t>). Something real is always needed to fill the vacuum of doubt and remedy the situation, but there is nothing really true about the doubt itself. Thus, the later Mature Tradition—as it were—may be said to begin by doubting the doubts themselves and—by that—seeking to establish a true foundationalism in Divinity and Metaphysics based upon strong universal underpinnings.</w:t>
      </w:r>
    </w:p>
  </w:footnote>
  <w:footnote w:id="175">
    <w:p w14:paraId="0174B11A" w14:textId="77777777" w:rsidR="00FD1A33" w:rsidRPr="00656705" w:rsidRDefault="00FD1A33" w:rsidP="00FD1A33">
      <w:pPr>
        <w:pStyle w:val="FootnoteText"/>
        <w:rPr>
          <w:rFonts w:ascii="Times New Roman" w:hAnsi="Times New Roman" w:cs="Times New Roman"/>
          <w:color w:val="1A1A1A"/>
          <w:sz w:val="20"/>
          <w:szCs w:val="20"/>
          <w:shd w:val="clear" w:color="auto" w:fill="FFFFFF"/>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The Dialectical Theologians (</w:t>
      </w:r>
      <w:r w:rsidRPr="00656705">
        <w:rPr>
          <w:rFonts w:ascii="Times New Roman" w:hAnsi="Times New Roman" w:cs="Times New Roman"/>
          <w:b/>
          <w:bCs/>
          <w:i/>
          <w:iCs/>
          <w:sz w:val="20"/>
          <w:szCs w:val="20"/>
        </w:rPr>
        <w:t>al-Mutakallimūn</w:t>
      </w:r>
      <w:r w:rsidRPr="00656705">
        <w:rPr>
          <w:rFonts w:ascii="Times New Roman" w:hAnsi="Times New Roman" w:cs="Times New Roman"/>
          <w:b/>
          <w:bCs/>
          <w:sz w:val="20"/>
          <w:szCs w:val="20"/>
        </w:rPr>
        <w:t xml:space="preserve">) </w:t>
      </w:r>
      <w:r w:rsidRPr="00656705">
        <w:rPr>
          <w:rFonts w:ascii="Times New Roman" w:hAnsi="Times New Roman" w:cs="Times New Roman"/>
          <w:sz w:val="20"/>
          <w:szCs w:val="20"/>
        </w:rPr>
        <w:t>refer to the practitioners of Dialectical or Discursive Theology. The expressions “Discursive Theologians” (</w:t>
      </w:r>
      <w:r w:rsidRPr="00656705">
        <w:rPr>
          <w:rFonts w:ascii="Times New Roman" w:hAnsi="Times New Roman" w:cs="Times New Roman"/>
          <w:i/>
          <w:iCs/>
          <w:sz w:val="20"/>
          <w:szCs w:val="20"/>
        </w:rPr>
        <w:t>al-Mutakallimūn</w:t>
      </w:r>
      <w:r w:rsidRPr="00656705">
        <w:rPr>
          <w:rFonts w:ascii="Times New Roman" w:hAnsi="Times New Roman" w:cs="Times New Roman"/>
          <w:sz w:val="20"/>
          <w:szCs w:val="20"/>
        </w:rPr>
        <w:t>), “the Science of Discourse” (</w:t>
      </w:r>
      <w:r w:rsidRPr="00656705">
        <w:rPr>
          <w:rFonts w:ascii="Times New Roman" w:hAnsi="Times New Roman" w:cs="Times New Roman"/>
          <w:i/>
          <w:iCs/>
          <w:sz w:val="20"/>
          <w:szCs w:val="20"/>
        </w:rPr>
        <w:t>‘Ilm al-Kalām</w:t>
      </w:r>
      <w:r w:rsidRPr="00656705">
        <w:rPr>
          <w:rFonts w:ascii="Times New Roman" w:hAnsi="Times New Roman" w:cs="Times New Roman"/>
          <w:sz w:val="20"/>
          <w:szCs w:val="20"/>
        </w:rPr>
        <w:t>), and “the people of Discourse” (</w:t>
      </w:r>
      <w:r w:rsidRPr="00656705">
        <w:rPr>
          <w:rFonts w:ascii="Times New Roman" w:hAnsi="Times New Roman" w:cs="Times New Roman"/>
          <w:i/>
          <w:iCs/>
          <w:sz w:val="20"/>
          <w:szCs w:val="20"/>
        </w:rPr>
        <w:t>Ahl al-Kalām</w:t>
      </w:r>
      <w:r w:rsidRPr="00656705">
        <w:rPr>
          <w:rFonts w:ascii="Times New Roman" w:hAnsi="Times New Roman" w:cs="Times New Roman"/>
          <w:sz w:val="20"/>
          <w:szCs w:val="20"/>
        </w:rPr>
        <w:t xml:space="preserve">) first entered the vocabulary of Islamic thought with explicit reference to discourse of Divinity during the second/eighth and third/ninth centuries. But broader usage of the word </w:t>
      </w:r>
      <w:r w:rsidRPr="00656705">
        <w:rPr>
          <w:rFonts w:ascii="Times New Roman" w:hAnsi="Times New Roman" w:cs="Times New Roman"/>
          <w:i/>
          <w:iCs/>
          <w:sz w:val="20"/>
          <w:szCs w:val="20"/>
        </w:rPr>
        <w:t>kalām</w:t>
      </w:r>
      <w:r w:rsidRPr="00656705">
        <w:rPr>
          <w:rFonts w:ascii="Times New Roman" w:hAnsi="Times New Roman" w:cs="Times New Roman"/>
          <w:sz w:val="20"/>
          <w:szCs w:val="20"/>
        </w:rPr>
        <w:t xml:space="preserve"> for speculative thought in general was older and went back to the earliest stages of the Graeco-Arabic translation movement during the second/eighth century. </w:t>
      </w:r>
      <w:r w:rsidRPr="00656705">
        <w:rPr>
          <w:rFonts w:ascii="Times New Roman" w:eastAsiaTheme="majorEastAsia" w:hAnsi="Times New Roman" w:cs="Times New Roman"/>
          <w:sz w:val="20"/>
          <w:szCs w:val="20"/>
        </w:rPr>
        <w:t>The Graeco-Arabic translation movement in early Islamic intellectual history—which we will discuss in some detail in Volume Five—was, first of all, not restricted to the translation of Greek but included Sanskrit and other languages as well. Above all, however, it was large, sweeping, well-funded, and long sustained. The translation movement was initially undertaken by the ‘Abb</w:t>
      </w:r>
      <w:r w:rsidRPr="00656705">
        <w:rPr>
          <w:rFonts w:ascii="Times New Roman" w:hAnsi="Times New Roman" w:cs="Times New Roman"/>
          <w:sz w:val="20"/>
          <w:szCs w:val="20"/>
        </w:rPr>
        <w:t>ā</w:t>
      </w:r>
      <w:r w:rsidRPr="00656705">
        <w:rPr>
          <w:rFonts w:ascii="Times New Roman" w:eastAsiaTheme="majorEastAsia" w:hAnsi="Times New Roman" w:cs="Times New Roman"/>
          <w:sz w:val="20"/>
          <w:szCs w:val="20"/>
        </w:rPr>
        <w:t>sid dynasty in Baghdad, beginning around 132/750 and then lasting over two hundred and fifty years, well into the late fourth/tenth century. This ground-breaking Scholarly enterprise, which relied heavily upon Christian Arabs and other non-Muslims living under ‘Abb</w:t>
      </w:r>
      <w:r w:rsidRPr="00656705">
        <w:rPr>
          <w:rFonts w:ascii="Times New Roman" w:hAnsi="Times New Roman" w:cs="Times New Roman"/>
          <w:sz w:val="20"/>
          <w:szCs w:val="20"/>
        </w:rPr>
        <w:t>ā</w:t>
      </w:r>
      <w:r w:rsidRPr="00656705">
        <w:rPr>
          <w:rFonts w:ascii="Times New Roman" w:eastAsiaTheme="majorEastAsia" w:hAnsi="Times New Roman" w:cs="Times New Roman"/>
          <w:sz w:val="20"/>
          <w:szCs w:val="20"/>
        </w:rPr>
        <w:t>sid rule, was an essential contribution to the fuller development of Islamic as well as Medieval Christian Logic, mathematics, Science, thought, and Civilization. At the direction of the ‘Abb</w:t>
      </w:r>
      <w:r w:rsidRPr="00656705">
        <w:rPr>
          <w:rFonts w:ascii="Times New Roman" w:hAnsi="Times New Roman" w:cs="Times New Roman"/>
          <w:sz w:val="20"/>
          <w:szCs w:val="20"/>
        </w:rPr>
        <w:t>ā</w:t>
      </w:r>
      <w:r w:rsidRPr="00656705">
        <w:rPr>
          <w:rFonts w:ascii="Times New Roman" w:eastAsiaTheme="majorEastAsia" w:hAnsi="Times New Roman" w:cs="Times New Roman"/>
          <w:sz w:val="20"/>
          <w:szCs w:val="20"/>
        </w:rPr>
        <w:t>sids, the translators sought systematically to make the great works of Greek and Hellenistic Antiquity, as well as other Traditions from Babylon, Pharaonic Egypt, Persia, and India, accessible to the Arabic-speaking Islamic world. The movement actively translated from Greek, Syriac, Middle Persian (Pahlavi), and Sanskrit. Greek, however, was its main focus, since Muslims were primarily interested in the learning of the Ancient and Hellenistic Greeks. Because of its concentration on Greek, the immense project can rightfully be called the Graeco-Arabic translation movement, despite the fact that the term is not fully accurate. One of the bedrocks of the movement was “the House of Wisdom” (</w:t>
      </w:r>
      <w:r w:rsidRPr="00656705">
        <w:rPr>
          <w:rFonts w:ascii="Times New Roman" w:eastAsiaTheme="majorEastAsia" w:hAnsi="Times New Roman" w:cs="Times New Roman"/>
          <w:i/>
          <w:iCs/>
          <w:sz w:val="20"/>
          <w:szCs w:val="20"/>
        </w:rPr>
        <w:t>Bayt al-</w:t>
      </w:r>
      <w:r w:rsidRPr="00656705">
        <w:rPr>
          <w:rFonts w:ascii="Times New Roman" w:hAnsi="Times New Roman" w:cs="Times New Roman"/>
          <w:i/>
          <w:iCs/>
          <w:color w:val="1A1A1A"/>
          <w:sz w:val="20"/>
          <w:szCs w:val="20"/>
          <w:shd w:val="clear" w:color="auto" w:fill="FFFFFF"/>
        </w:rPr>
        <w:t>Ḥikma</w:t>
      </w:r>
      <w:r w:rsidRPr="00656705">
        <w:rPr>
          <w:rFonts w:ascii="Times New Roman" w:hAnsi="Times New Roman" w:cs="Times New Roman"/>
          <w:color w:val="1A1A1A"/>
          <w:sz w:val="20"/>
          <w:szCs w:val="20"/>
          <w:shd w:val="clear" w:color="auto" w:fill="FFFFFF"/>
        </w:rPr>
        <w:t>) or Grand Library of Baghdad, which the ‘Abb</w:t>
      </w:r>
      <w:r w:rsidRPr="00656705">
        <w:rPr>
          <w:rFonts w:ascii="Times New Roman" w:hAnsi="Times New Roman" w:cs="Times New Roman"/>
          <w:sz w:val="20"/>
          <w:szCs w:val="20"/>
        </w:rPr>
        <w:t>ā</w:t>
      </w:r>
      <w:r w:rsidRPr="00656705">
        <w:rPr>
          <w:rFonts w:ascii="Times New Roman" w:hAnsi="Times New Roman" w:cs="Times New Roman"/>
          <w:color w:val="1A1A1A"/>
          <w:sz w:val="20"/>
          <w:szCs w:val="20"/>
          <w:shd w:val="clear" w:color="auto" w:fill="FFFFFF"/>
        </w:rPr>
        <w:t>sids established in 215/830. This immense public library contained hundreds of thousands of books, which, however, were later destroyed when the Mongols conquered and burned Baghdad in 656/1258. In Muslim Spain and Portugal, the Umayyad dynasty established its own rival library in Córdoba, which boasted of four hundred thousand books, yet was also ultimately destroyed by the waves of Muslim Civil War, followed by the Western Iberian Crusades, and later the Inquisition.</w:t>
      </w:r>
    </w:p>
    <w:p w14:paraId="74BADD4D" w14:textId="77777777" w:rsidR="00FD1A33" w:rsidRPr="00656705" w:rsidRDefault="00FD1A33" w:rsidP="00FD1A33">
      <w:pPr>
        <w:pStyle w:val="FootnoteText"/>
        <w:rPr>
          <w:rFonts w:ascii="Times New Roman" w:eastAsiaTheme="majorEastAsia" w:hAnsi="Times New Roman" w:cs="Times New Roman"/>
          <w:sz w:val="20"/>
          <w:szCs w:val="20"/>
        </w:rPr>
      </w:pPr>
      <w:r w:rsidRPr="00656705">
        <w:rPr>
          <w:rFonts w:ascii="Times New Roman" w:hAnsi="Times New Roman" w:cs="Times New Roman"/>
          <w:color w:val="1A1A1A"/>
          <w:sz w:val="20"/>
          <w:szCs w:val="20"/>
          <w:shd w:val="clear" w:color="auto" w:fill="FFFFFF"/>
        </w:rPr>
        <w:t xml:space="preserve">    In the </w:t>
      </w:r>
      <w:r w:rsidRPr="00656705">
        <w:rPr>
          <w:rFonts w:ascii="Times New Roman" w:eastAsiaTheme="majorEastAsia" w:hAnsi="Times New Roman" w:cs="Times New Roman"/>
          <w:sz w:val="20"/>
          <w:szCs w:val="20"/>
        </w:rPr>
        <w:t>Graeco-Arabic translation movement</w:t>
      </w:r>
      <w:r w:rsidRPr="00656705">
        <w:rPr>
          <w:rFonts w:ascii="Times New Roman" w:hAnsi="Times New Roman" w:cs="Times New Roman"/>
          <w:sz w:val="20"/>
          <w:szCs w:val="20"/>
        </w:rPr>
        <w:t>, the translators often used the word “</w:t>
      </w:r>
      <w:r w:rsidRPr="00656705">
        <w:rPr>
          <w:rFonts w:ascii="Times New Roman" w:eastAsiaTheme="majorEastAsia" w:hAnsi="Times New Roman" w:cs="Times New Roman"/>
          <w:i/>
          <w:iCs/>
          <w:sz w:val="20"/>
          <w:szCs w:val="20"/>
        </w:rPr>
        <w:t>al-kalām</w:t>
      </w:r>
      <w:r w:rsidRPr="00656705">
        <w:rPr>
          <w:rFonts w:ascii="Times New Roman" w:hAnsi="Times New Roman" w:cs="Times New Roman"/>
          <w:sz w:val="20"/>
          <w:szCs w:val="20"/>
        </w:rPr>
        <w:t xml:space="preserve">” (“discourse;” “speech”) to translate the highly polysemic Greek word </w:t>
      </w:r>
      <w:r w:rsidRPr="00656705">
        <w:rPr>
          <w:rFonts w:ascii="Times New Roman" w:hAnsi="Times New Roman" w:cs="Times New Roman"/>
          <w:i/>
          <w:iCs/>
          <w:sz w:val="20"/>
          <w:szCs w:val="20"/>
        </w:rPr>
        <w:t>l</w:t>
      </w:r>
      <w:r w:rsidRPr="00656705">
        <w:rPr>
          <w:rFonts w:ascii="Times New Roman" w:hAnsi="Times New Roman" w:cs="Times New Roman"/>
          <w:i/>
          <w:iCs/>
          <w:color w:val="000000" w:themeColor="text1"/>
          <w:sz w:val="20"/>
          <w:szCs w:val="20"/>
        </w:rPr>
        <w:t>ó</w:t>
      </w:r>
      <w:r w:rsidRPr="00656705">
        <w:rPr>
          <w:rFonts w:ascii="Times New Roman" w:hAnsi="Times New Roman" w:cs="Times New Roman"/>
          <w:i/>
          <w:iCs/>
          <w:sz w:val="20"/>
          <w:szCs w:val="20"/>
        </w:rPr>
        <w:t>gos</w:t>
      </w:r>
      <w:r w:rsidRPr="00656705">
        <w:rPr>
          <w:rFonts w:ascii="Times New Roman" w:hAnsi="Times New Roman" w:cs="Times New Roman"/>
          <w:sz w:val="20"/>
          <w:szCs w:val="20"/>
        </w:rPr>
        <w:t xml:space="preserve">, </w:t>
      </w:r>
      <w:r w:rsidRPr="00656705">
        <w:rPr>
          <w:rFonts w:ascii="Times New Roman" w:hAnsi="Times New Roman" w:cs="Times New Roman"/>
          <w:i/>
          <w:iCs/>
          <w:color w:val="001D35"/>
          <w:sz w:val="20"/>
          <w:szCs w:val="20"/>
          <w:shd w:val="clear" w:color="auto" w:fill="FFFFFF"/>
        </w:rPr>
        <w:t>λόγος</w:t>
      </w:r>
      <w:r w:rsidRPr="00656705">
        <w:rPr>
          <w:rFonts w:ascii="Times New Roman" w:hAnsi="Times New Roman" w:cs="Times New Roman"/>
          <w:sz w:val="20"/>
          <w:szCs w:val="20"/>
        </w:rPr>
        <w:t>—meaning, “reason,” “word,” “study,” “field of study,” “discourse,” and even “discursively reasoned argumentation.” We find traces of the Greek word</w:t>
      </w:r>
      <w:r w:rsidRPr="00656705">
        <w:rPr>
          <w:rFonts w:ascii="Times New Roman" w:hAnsi="Times New Roman" w:cs="Times New Roman"/>
          <w:i/>
          <w:iCs/>
          <w:sz w:val="20"/>
          <w:szCs w:val="20"/>
        </w:rPr>
        <w:t xml:space="preserve"> l</w:t>
      </w:r>
      <w:r w:rsidRPr="00656705">
        <w:rPr>
          <w:rFonts w:ascii="Times New Roman" w:hAnsi="Times New Roman" w:cs="Times New Roman"/>
          <w:i/>
          <w:iCs/>
          <w:color w:val="000000" w:themeColor="text1"/>
          <w:sz w:val="20"/>
          <w:szCs w:val="20"/>
        </w:rPr>
        <w:t>ó</w:t>
      </w:r>
      <w:r w:rsidRPr="00656705">
        <w:rPr>
          <w:rFonts w:ascii="Times New Roman" w:hAnsi="Times New Roman" w:cs="Times New Roman"/>
          <w:i/>
          <w:iCs/>
          <w:sz w:val="20"/>
          <w:szCs w:val="20"/>
        </w:rPr>
        <w:t>gos</w:t>
      </w:r>
      <w:r w:rsidRPr="00656705">
        <w:rPr>
          <w:rFonts w:ascii="Times New Roman" w:hAnsi="Times New Roman" w:cs="Times New Roman"/>
          <w:sz w:val="20"/>
          <w:szCs w:val="20"/>
        </w:rPr>
        <w:t xml:space="preserve"> in many English terms ending in “-ology”—like the word “Theology” itself—“-ology” having been taken from the </w:t>
      </w:r>
      <w:r w:rsidRPr="00656705">
        <w:rPr>
          <w:rFonts w:ascii="Times New Roman" w:hAnsi="Times New Roman" w:cs="Times New Roman"/>
          <w:i/>
          <w:iCs/>
          <w:sz w:val="20"/>
          <w:szCs w:val="20"/>
        </w:rPr>
        <w:t>l</w:t>
      </w:r>
      <w:r w:rsidRPr="00656705">
        <w:rPr>
          <w:rFonts w:ascii="Times New Roman" w:hAnsi="Times New Roman" w:cs="Times New Roman"/>
          <w:i/>
          <w:iCs/>
          <w:color w:val="000000" w:themeColor="text1"/>
          <w:sz w:val="20"/>
          <w:szCs w:val="20"/>
        </w:rPr>
        <w:t>ó</w:t>
      </w:r>
      <w:r w:rsidRPr="00656705">
        <w:rPr>
          <w:rFonts w:ascii="Times New Roman" w:hAnsi="Times New Roman" w:cs="Times New Roman"/>
          <w:i/>
          <w:iCs/>
          <w:sz w:val="20"/>
          <w:szCs w:val="20"/>
        </w:rPr>
        <w:t>gos</w:t>
      </w:r>
      <w:r w:rsidRPr="00656705">
        <w:rPr>
          <w:rFonts w:ascii="Times New Roman" w:hAnsi="Times New Roman" w:cs="Times New Roman"/>
          <w:sz w:val="20"/>
          <w:szCs w:val="20"/>
        </w:rPr>
        <w:t xml:space="preserve">. </w:t>
      </w:r>
      <w:r w:rsidRPr="00656705">
        <w:rPr>
          <w:rFonts w:ascii="Times New Roman" w:hAnsi="Times New Roman" w:cs="Times New Roman"/>
          <w:i/>
          <w:iCs/>
          <w:sz w:val="20"/>
          <w:szCs w:val="20"/>
        </w:rPr>
        <w:t>L</w:t>
      </w:r>
      <w:r w:rsidRPr="00656705">
        <w:rPr>
          <w:rFonts w:ascii="Times New Roman" w:hAnsi="Times New Roman" w:cs="Times New Roman"/>
          <w:i/>
          <w:iCs/>
          <w:color w:val="000000" w:themeColor="text1"/>
          <w:sz w:val="20"/>
          <w:szCs w:val="20"/>
        </w:rPr>
        <w:t>ó</w:t>
      </w:r>
      <w:r w:rsidRPr="00656705">
        <w:rPr>
          <w:rFonts w:ascii="Times New Roman" w:hAnsi="Times New Roman" w:cs="Times New Roman"/>
          <w:i/>
          <w:iCs/>
          <w:sz w:val="20"/>
          <w:szCs w:val="20"/>
        </w:rPr>
        <w:t>gos</w:t>
      </w:r>
      <w:r w:rsidRPr="00656705">
        <w:rPr>
          <w:rFonts w:ascii="Times New Roman" w:hAnsi="Times New Roman" w:cs="Times New Roman"/>
          <w:sz w:val="20"/>
          <w:szCs w:val="20"/>
        </w:rPr>
        <w:t xml:space="preserve"> was also used in Greek to identify different disciplines, Sciences, and fields of knowledge. In Arabic, the words </w:t>
      </w:r>
      <w:r w:rsidRPr="00656705">
        <w:rPr>
          <w:rFonts w:ascii="Times New Roman" w:hAnsi="Times New Roman" w:cs="Times New Roman"/>
          <w:i/>
          <w:iCs/>
          <w:sz w:val="20"/>
          <w:szCs w:val="20"/>
        </w:rPr>
        <w:t xml:space="preserve">manṭiq </w:t>
      </w:r>
      <w:r w:rsidRPr="00656705">
        <w:rPr>
          <w:rFonts w:ascii="Times New Roman" w:hAnsi="Times New Roman" w:cs="Times New Roman"/>
          <w:sz w:val="20"/>
          <w:szCs w:val="20"/>
        </w:rPr>
        <w:t xml:space="preserve">(“speech,” “intelligible speech,” and “logic”) and </w:t>
      </w:r>
      <w:r w:rsidRPr="00656705">
        <w:rPr>
          <w:rFonts w:ascii="Times New Roman" w:eastAsiaTheme="majorEastAsia" w:hAnsi="Times New Roman" w:cs="Times New Roman"/>
          <w:i/>
          <w:iCs/>
          <w:sz w:val="20"/>
          <w:szCs w:val="20"/>
        </w:rPr>
        <w:t>kalām</w:t>
      </w:r>
      <w:r w:rsidRPr="00656705">
        <w:rPr>
          <w:rFonts w:ascii="Times New Roman" w:eastAsiaTheme="majorEastAsia" w:hAnsi="Times New Roman" w:cs="Times New Roman"/>
          <w:sz w:val="20"/>
          <w:szCs w:val="20"/>
        </w:rPr>
        <w:t xml:space="preserve"> were broadly</w:t>
      </w:r>
      <w:r w:rsidRPr="00656705">
        <w:rPr>
          <w:rFonts w:ascii="Times New Roman" w:hAnsi="Times New Roman" w:cs="Times New Roman"/>
          <w:sz w:val="20"/>
          <w:szCs w:val="20"/>
        </w:rPr>
        <w:t xml:space="preserve"> synonymous with each other, and the translation movement used both of these Arabic words for the Greek </w:t>
      </w:r>
      <w:r w:rsidRPr="00656705">
        <w:rPr>
          <w:rFonts w:ascii="Times New Roman" w:hAnsi="Times New Roman" w:cs="Times New Roman"/>
          <w:i/>
          <w:iCs/>
          <w:sz w:val="20"/>
          <w:szCs w:val="20"/>
        </w:rPr>
        <w:t>l</w:t>
      </w:r>
      <w:r w:rsidRPr="00656705">
        <w:rPr>
          <w:rFonts w:ascii="Times New Roman" w:hAnsi="Times New Roman" w:cs="Times New Roman"/>
          <w:i/>
          <w:iCs/>
          <w:color w:val="000000" w:themeColor="text1"/>
          <w:sz w:val="20"/>
          <w:szCs w:val="20"/>
        </w:rPr>
        <w:t>ó</w:t>
      </w:r>
      <w:r w:rsidRPr="00656705">
        <w:rPr>
          <w:rFonts w:ascii="Times New Roman" w:hAnsi="Times New Roman" w:cs="Times New Roman"/>
          <w:i/>
          <w:iCs/>
          <w:sz w:val="20"/>
          <w:szCs w:val="20"/>
        </w:rPr>
        <w:t>gos</w:t>
      </w:r>
      <w:r w:rsidRPr="00656705">
        <w:rPr>
          <w:rFonts w:ascii="Times New Roman" w:hAnsi="Times New Roman" w:cs="Times New Roman"/>
          <w:sz w:val="20"/>
          <w:szCs w:val="20"/>
        </w:rPr>
        <w:t>.</w:t>
      </w:r>
      <w:r w:rsidRPr="00656705">
        <w:rPr>
          <w:rFonts w:ascii="Times New Roman" w:hAnsi="Times New Roman" w:cs="Times New Roman"/>
          <w:i/>
          <w:iCs/>
          <w:sz w:val="20"/>
          <w:szCs w:val="20"/>
        </w:rPr>
        <w:t xml:space="preserve"> </w:t>
      </w:r>
      <w:r w:rsidRPr="00656705">
        <w:rPr>
          <w:rFonts w:ascii="Times New Roman" w:hAnsi="Times New Roman" w:cs="Times New Roman"/>
          <w:sz w:val="20"/>
          <w:szCs w:val="20"/>
        </w:rPr>
        <w:t xml:space="preserve">As regards the emergence of the expression </w:t>
      </w:r>
      <w:r w:rsidRPr="00656705">
        <w:rPr>
          <w:rFonts w:ascii="Times New Roman" w:hAnsi="Times New Roman" w:cs="Times New Roman"/>
          <w:i/>
          <w:iCs/>
          <w:sz w:val="20"/>
          <w:szCs w:val="20"/>
        </w:rPr>
        <w:t>‘Ilm al-Kal</w:t>
      </w:r>
      <w:r w:rsidRPr="00656705">
        <w:rPr>
          <w:rFonts w:ascii="Times New Roman" w:eastAsiaTheme="majorEastAsia" w:hAnsi="Times New Roman" w:cs="Times New Roman"/>
          <w:i/>
          <w:iCs/>
          <w:sz w:val="20"/>
          <w:szCs w:val="20"/>
        </w:rPr>
        <w:t>ā</w:t>
      </w:r>
      <w:r w:rsidRPr="00656705">
        <w:rPr>
          <w:rFonts w:ascii="Times New Roman" w:hAnsi="Times New Roman" w:cs="Times New Roman"/>
          <w:i/>
          <w:iCs/>
          <w:sz w:val="20"/>
          <w:szCs w:val="20"/>
        </w:rPr>
        <w:t>m</w:t>
      </w:r>
      <w:r w:rsidRPr="00656705">
        <w:rPr>
          <w:rFonts w:ascii="Times New Roman" w:hAnsi="Times New Roman" w:cs="Times New Roman"/>
          <w:sz w:val="20"/>
          <w:szCs w:val="20"/>
        </w:rPr>
        <w:t>, however, the Graeco-Arabic translators often applied the term “</w:t>
      </w:r>
      <w:r w:rsidRPr="00656705">
        <w:rPr>
          <w:rFonts w:ascii="Times New Roman" w:eastAsiaTheme="majorEastAsia" w:hAnsi="Times New Roman" w:cs="Times New Roman"/>
          <w:i/>
          <w:iCs/>
          <w:sz w:val="20"/>
          <w:szCs w:val="20"/>
        </w:rPr>
        <w:t>al-kalām</w:t>
      </w:r>
      <w:r w:rsidRPr="00656705">
        <w:rPr>
          <w:rFonts w:ascii="Times New Roman" w:hAnsi="Times New Roman" w:cs="Times New Roman"/>
          <w:sz w:val="20"/>
          <w:szCs w:val="20"/>
        </w:rPr>
        <w:t>” to various Sciences and special branches of learning that originally used</w:t>
      </w:r>
      <w:r w:rsidRPr="00656705">
        <w:rPr>
          <w:rFonts w:ascii="Times New Roman" w:hAnsi="Times New Roman" w:cs="Times New Roman"/>
          <w:i/>
          <w:iCs/>
          <w:sz w:val="20"/>
          <w:szCs w:val="20"/>
        </w:rPr>
        <w:t xml:space="preserve"> l</w:t>
      </w:r>
      <w:r w:rsidRPr="00656705">
        <w:rPr>
          <w:rFonts w:ascii="Times New Roman" w:hAnsi="Times New Roman" w:cs="Times New Roman"/>
          <w:i/>
          <w:iCs/>
          <w:color w:val="000000" w:themeColor="text1"/>
          <w:sz w:val="20"/>
          <w:szCs w:val="20"/>
        </w:rPr>
        <w:t>ó</w:t>
      </w:r>
      <w:r w:rsidRPr="00656705">
        <w:rPr>
          <w:rFonts w:ascii="Times New Roman" w:hAnsi="Times New Roman" w:cs="Times New Roman"/>
          <w:i/>
          <w:iCs/>
          <w:sz w:val="20"/>
          <w:szCs w:val="20"/>
        </w:rPr>
        <w:t>gos</w:t>
      </w:r>
      <w:r w:rsidRPr="00656705">
        <w:rPr>
          <w:rFonts w:ascii="Times New Roman" w:hAnsi="Times New Roman" w:cs="Times New Roman"/>
          <w:sz w:val="20"/>
          <w:szCs w:val="20"/>
        </w:rPr>
        <w:t xml:space="preserve"> in Greek. Likewise, they would call the practitioners and exponents of each particular field its “</w:t>
      </w:r>
      <w:r w:rsidRPr="00656705">
        <w:rPr>
          <w:rFonts w:ascii="Times New Roman" w:hAnsi="Times New Roman" w:cs="Times New Roman"/>
          <w:i/>
          <w:iCs/>
          <w:sz w:val="20"/>
          <w:szCs w:val="20"/>
        </w:rPr>
        <w:t>mutakallimūn</w:t>
      </w:r>
      <w:r w:rsidRPr="00656705">
        <w:rPr>
          <w:rFonts w:ascii="Times New Roman" w:hAnsi="Times New Roman" w:cs="Times New Roman"/>
          <w:sz w:val="20"/>
          <w:szCs w:val="20"/>
        </w:rPr>
        <w:t>,” using the plural form of the active participle from the same root. Ultimately, the general expression “</w:t>
      </w:r>
      <w:r w:rsidRPr="00656705">
        <w:rPr>
          <w:rFonts w:ascii="Times New Roman" w:hAnsi="Times New Roman" w:cs="Times New Roman"/>
          <w:i/>
          <w:iCs/>
          <w:sz w:val="20"/>
          <w:szCs w:val="20"/>
        </w:rPr>
        <w:t>al-Mutakallimūn,</w:t>
      </w:r>
      <w:r w:rsidRPr="00656705">
        <w:rPr>
          <w:rFonts w:ascii="Times New Roman" w:hAnsi="Times New Roman" w:cs="Times New Roman"/>
          <w:sz w:val="20"/>
          <w:szCs w:val="20"/>
        </w:rPr>
        <w:t xml:space="preserve">” without reference to any particular field, would, of course, stand for the Scholars of Dialectical and Discursive Divinity in Islam, but such </w:t>
      </w:r>
      <w:r w:rsidRPr="00656705">
        <w:rPr>
          <w:rFonts w:ascii="Times New Roman" w:hAnsi="Times New Roman" w:cs="Times New Roman"/>
          <w:i/>
          <w:iCs/>
          <w:sz w:val="20"/>
          <w:szCs w:val="20"/>
        </w:rPr>
        <w:t>cognitive closure</w:t>
      </w:r>
      <w:r w:rsidRPr="00656705">
        <w:rPr>
          <w:rFonts w:ascii="Times New Roman" w:hAnsi="Times New Roman" w:cs="Times New Roman"/>
          <w:sz w:val="20"/>
          <w:szCs w:val="20"/>
        </w:rPr>
        <w:t xml:space="preserve"> was not yet true in the earliest period. Thus, the Greek study of nature and physics (</w:t>
      </w:r>
      <w:r w:rsidRPr="00656705">
        <w:rPr>
          <w:rFonts w:ascii="Times New Roman" w:hAnsi="Times New Roman" w:cs="Times New Roman"/>
          <w:i/>
          <w:iCs/>
          <w:sz w:val="20"/>
          <w:szCs w:val="20"/>
        </w:rPr>
        <w:t>per</w:t>
      </w:r>
      <w:r w:rsidRPr="00656705">
        <w:rPr>
          <w:rFonts w:ascii="Times New Roman" w:hAnsi="Times New Roman" w:cs="Times New Roman"/>
          <w:i/>
          <w:iCs/>
          <w:color w:val="000000" w:themeColor="text1"/>
          <w:sz w:val="20"/>
          <w:szCs w:val="20"/>
        </w:rPr>
        <w:t>ì</w:t>
      </w:r>
      <w:r w:rsidRPr="00656705">
        <w:rPr>
          <w:rFonts w:ascii="Times New Roman" w:hAnsi="Times New Roman" w:cs="Times New Roman"/>
          <w:i/>
          <w:iCs/>
          <w:sz w:val="20"/>
          <w:szCs w:val="20"/>
        </w:rPr>
        <w:t xml:space="preserve"> ph</w:t>
      </w:r>
      <w:r w:rsidRPr="00656705">
        <w:rPr>
          <w:rFonts w:ascii="Times New Roman" w:hAnsi="Times New Roman" w:cs="Times New Roman"/>
          <w:i/>
          <w:iCs/>
          <w:color w:val="000000" w:themeColor="text1"/>
          <w:sz w:val="20"/>
          <w:szCs w:val="20"/>
        </w:rPr>
        <w:t>ý</w:t>
      </w:r>
      <w:r w:rsidRPr="00656705">
        <w:rPr>
          <w:rFonts w:ascii="Times New Roman" w:hAnsi="Times New Roman" w:cs="Times New Roman"/>
          <w:i/>
          <w:iCs/>
          <w:sz w:val="20"/>
          <w:szCs w:val="20"/>
        </w:rPr>
        <w:t>se</w:t>
      </w:r>
      <w:r w:rsidRPr="00656705">
        <w:rPr>
          <w:rFonts w:ascii="Times New Roman" w:hAnsi="Times New Roman" w:cs="Times New Roman"/>
          <w:i/>
          <w:iCs/>
          <w:color w:val="000000" w:themeColor="text1"/>
          <w:sz w:val="20"/>
          <w:szCs w:val="20"/>
        </w:rPr>
        <w:t>ō</w:t>
      </w:r>
      <w:r w:rsidRPr="00656705">
        <w:rPr>
          <w:rFonts w:ascii="Times New Roman" w:hAnsi="Times New Roman" w:cs="Times New Roman"/>
          <w:i/>
          <w:iCs/>
          <w:sz w:val="20"/>
          <w:szCs w:val="20"/>
        </w:rPr>
        <w:t>s l</w:t>
      </w:r>
      <w:r w:rsidRPr="00656705">
        <w:rPr>
          <w:rFonts w:ascii="Times New Roman" w:hAnsi="Times New Roman" w:cs="Times New Roman"/>
          <w:i/>
          <w:iCs/>
          <w:color w:val="000000" w:themeColor="text1"/>
          <w:sz w:val="20"/>
          <w:szCs w:val="20"/>
        </w:rPr>
        <w:t>ó</w:t>
      </w:r>
      <w:r w:rsidRPr="00656705">
        <w:rPr>
          <w:rFonts w:ascii="Times New Roman" w:hAnsi="Times New Roman" w:cs="Times New Roman"/>
          <w:i/>
          <w:iCs/>
          <w:sz w:val="20"/>
          <w:szCs w:val="20"/>
        </w:rPr>
        <w:t>goi</w:t>
      </w:r>
      <w:r w:rsidRPr="00656705">
        <w:rPr>
          <w:rFonts w:ascii="Times New Roman" w:hAnsi="Times New Roman" w:cs="Times New Roman"/>
          <w:sz w:val="20"/>
          <w:szCs w:val="20"/>
        </w:rPr>
        <w:t xml:space="preserve">, </w:t>
      </w:r>
      <w:r w:rsidRPr="00656705">
        <w:rPr>
          <w:rFonts w:ascii="Times New Roman" w:hAnsi="Times New Roman" w:cs="Times New Roman"/>
          <w:i/>
          <w:iCs/>
          <w:color w:val="000000" w:themeColor="text1"/>
          <w:sz w:val="20"/>
          <w:szCs w:val="20"/>
        </w:rPr>
        <w:t>π</w:t>
      </w:r>
      <w:r w:rsidRPr="00656705">
        <w:rPr>
          <w:rFonts w:ascii="Times New Roman" w:hAnsi="Times New Roman" w:cs="Times New Roman"/>
          <w:i/>
          <w:iCs/>
          <w:color w:val="474747"/>
          <w:sz w:val="20"/>
          <w:szCs w:val="20"/>
          <w:shd w:val="clear" w:color="auto" w:fill="FFFFFF"/>
        </w:rPr>
        <w:t xml:space="preserve">ερὶ φύσεως </w:t>
      </w:r>
      <w:r w:rsidRPr="00656705">
        <w:rPr>
          <w:rFonts w:ascii="Times New Roman" w:hAnsi="Times New Roman" w:cs="Times New Roman"/>
          <w:i/>
          <w:iCs/>
          <w:color w:val="001D35"/>
          <w:sz w:val="20"/>
          <w:szCs w:val="20"/>
          <w:shd w:val="clear" w:color="auto" w:fill="FFFFFF"/>
        </w:rPr>
        <w:t>λόγο</w:t>
      </w:r>
      <w:r w:rsidRPr="00656705">
        <w:rPr>
          <w:rFonts w:ascii="Times New Roman" w:hAnsi="Times New Roman" w:cs="Times New Roman"/>
          <w:i/>
          <w:iCs/>
          <w:color w:val="000000" w:themeColor="text1"/>
          <w:sz w:val="20"/>
          <w:szCs w:val="20"/>
        </w:rPr>
        <w:t>ι</w:t>
      </w:r>
      <w:r w:rsidRPr="00656705">
        <w:rPr>
          <w:rFonts w:ascii="Times New Roman" w:hAnsi="Times New Roman" w:cs="Times New Roman"/>
          <w:color w:val="000000" w:themeColor="text1"/>
          <w:sz w:val="20"/>
          <w:szCs w:val="20"/>
        </w:rPr>
        <w:t xml:space="preserve"> [</w:t>
      </w:r>
      <w:r w:rsidRPr="00656705">
        <w:rPr>
          <w:rFonts w:ascii="Times New Roman" w:hAnsi="Times New Roman" w:cs="Times New Roman"/>
          <w:i/>
          <w:iCs/>
          <w:sz w:val="20"/>
          <w:szCs w:val="20"/>
        </w:rPr>
        <w:t>logoi</w:t>
      </w:r>
      <w:r w:rsidRPr="00656705">
        <w:rPr>
          <w:rFonts w:ascii="Times New Roman" w:hAnsi="Times New Roman" w:cs="Times New Roman"/>
          <w:sz w:val="20"/>
          <w:szCs w:val="20"/>
        </w:rPr>
        <w:t xml:space="preserve"> is the plural of </w:t>
      </w:r>
      <w:r w:rsidRPr="00656705">
        <w:rPr>
          <w:rFonts w:ascii="Times New Roman" w:hAnsi="Times New Roman" w:cs="Times New Roman"/>
          <w:i/>
          <w:iCs/>
          <w:sz w:val="20"/>
          <w:szCs w:val="20"/>
        </w:rPr>
        <w:t>logos</w:t>
      </w:r>
      <w:r w:rsidRPr="00656705">
        <w:rPr>
          <w:rFonts w:ascii="Times New Roman" w:hAnsi="Times New Roman" w:cs="Times New Roman"/>
          <w:sz w:val="20"/>
          <w:szCs w:val="20"/>
        </w:rPr>
        <w:t xml:space="preserve">]) was called “nature-related </w:t>
      </w:r>
      <w:r w:rsidRPr="00656705">
        <w:rPr>
          <w:rFonts w:ascii="Times New Roman" w:eastAsiaTheme="majorEastAsia" w:hAnsi="Times New Roman" w:cs="Times New Roman"/>
          <w:i/>
          <w:iCs/>
          <w:sz w:val="20"/>
          <w:szCs w:val="20"/>
        </w:rPr>
        <w:t>kalām</w:t>
      </w:r>
      <w:r w:rsidRPr="00656705">
        <w:rPr>
          <w:rFonts w:ascii="Times New Roman" w:eastAsiaTheme="majorEastAsia" w:hAnsi="Times New Roman" w:cs="Times New Roman"/>
          <w:sz w:val="20"/>
          <w:szCs w:val="20"/>
        </w:rPr>
        <w:t>” (</w:t>
      </w:r>
      <w:r w:rsidRPr="00656705">
        <w:rPr>
          <w:rFonts w:ascii="Times New Roman" w:hAnsi="Times New Roman" w:cs="Times New Roman"/>
          <w:i/>
          <w:iCs/>
          <w:sz w:val="20"/>
          <w:szCs w:val="20"/>
        </w:rPr>
        <w:t>al-kal</w:t>
      </w:r>
      <w:r w:rsidRPr="00656705">
        <w:rPr>
          <w:rFonts w:ascii="Times New Roman" w:eastAsiaTheme="majorEastAsia" w:hAnsi="Times New Roman" w:cs="Times New Roman"/>
          <w:i/>
          <w:iCs/>
          <w:sz w:val="20"/>
          <w:szCs w:val="20"/>
        </w:rPr>
        <w:t>ā</w:t>
      </w:r>
      <w:r w:rsidRPr="00656705">
        <w:rPr>
          <w:rFonts w:ascii="Times New Roman" w:hAnsi="Times New Roman" w:cs="Times New Roman"/>
          <w:i/>
          <w:iCs/>
          <w:sz w:val="20"/>
          <w:szCs w:val="20"/>
        </w:rPr>
        <w:t>m al-ṭabī‘ī</w:t>
      </w:r>
      <w:r w:rsidRPr="00656705">
        <w:rPr>
          <w:rFonts w:ascii="Times New Roman" w:eastAsiaTheme="majorEastAsia" w:hAnsi="Times New Roman" w:cs="Times New Roman"/>
          <w:sz w:val="20"/>
          <w:szCs w:val="20"/>
        </w:rPr>
        <w:t>) or the</w:t>
      </w:r>
      <w:r w:rsidRPr="00656705">
        <w:rPr>
          <w:rFonts w:ascii="Times New Roman" w:eastAsiaTheme="majorEastAsia" w:hAnsi="Times New Roman" w:cs="Times New Roman"/>
          <w:i/>
          <w:iCs/>
          <w:sz w:val="20"/>
          <w:szCs w:val="20"/>
        </w:rPr>
        <w:t xml:space="preserve"> kalām</w:t>
      </w:r>
      <w:r w:rsidRPr="00656705">
        <w:rPr>
          <w:rFonts w:ascii="Times New Roman" w:eastAsiaTheme="majorEastAsia" w:hAnsi="Times New Roman" w:cs="Times New Roman"/>
          <w:sz w:val="20"/>
          <w:szCs w:val="20"/>
        </w:rPr>
        <w:t xml:space="preserve"> of the natural or physical world. Similarly, the masters of natural Philosophy and physics were called “</w:t>
      </w:r>
      <w:r w:rsidRPr="00656705">
        <w:rPr>
          <w:rFonts w:ascii="Times New Roman" w:hAnsi="Times New Roman" w:cs="Times New Roman"/>
          <w:i/>
          <w:iCs/>
          <w:sz w:val="20"/>
          <w:szCs w:val="20"/>
        </w:rPr>
        <w:t>al-mutakallimūn fī al-ṭabī‘iyy</w:t>
      </w:r>
      <w:r w:rsidRPr="00656705">
        <w:rPr>
          <w:rFonts w:ascii="Times New Roman" w:eastAsiaTheme="majorEastAsia" w:hAnsi="Times New Roman" w:cs="Times New Roman"/>
          <w:i/>
          <w:iCs/>
          <w:sz w:val="20"/>
          <w:szCs w:val="20"/>
        </w:rPr>
        <w:t>ā</w:t>
      </w:r>
      <w:r w:rsidRPr="00656705">
        <w:rPr>
          <w:rFonts w:ascii="Times New Roman" w:hAnsi="Times New Roman" w:cs="Times New Roman"/>
          <w:i/>
          <w:iCs/>
          <w:sz w:val="20"/>
          <w:szCs w:val="20"/>
        </w:rPr>
        <w:t>t</w:t>
      </w:r>
      <w:r w:rsidRPr="00656705">
        <w:rPr>
          <w:rFonts w:ascii="Times New Roman" w:hAnsi="Times New Roman" w:cs="Times New Roman"/>
          <w:sz w:val="20"/>
          <w:szCs w:val="20"/>
        </w:rPr>
        <w:t xml:space="preserve">,” literally, “those who speak about the natures of physical things” or “who study them discursively.” Theology itself was ranked among the highest of the sciences among the Ancient Greeks and the Hellenes of Late Antiquity. The Greek-speaking “Theologians” were referred to as </w:t>
      </w:r>
      <w:r w:rsidRPr="00656705">
        <w:rPr>
          <w:rFonts w:ascii="Times New Roman" w:hAnsi="Times New Roman" w:cs="Times New Roman"/>
          <w:i/>
          <w:iCs/>
          <w:color w:val="000000" w:themeColor="text1"/>
          <w:sz w:val="20"/>
          <w:szCs w:val="20"/>
        </w:rPr>
        <w:t>Theol</w:t>
      </w:r>
      <w:r w:rsidRPr="00656705">
        <w:rPr>
          <w:rStyle w:val="tr"/>
          <w:rFonts w:ascii="Times New Roman" w:hAnsi="Times New Roman" w:cs="Times New Roman"/>
          <w:i/>
          <w:iCs/>
          <w:color w:val="000000" w:themeColor="text1"/>
          <w:sz w:val="20"/>
          <w:szCs w:val="20"/>
          <w:lang w:val="el"/>
        </w:rPr>
        <w:t>ó</w:t>
      </w:r>
      <w:r w:rsidRPr="00656705">
        <w:rPr>
          <w:rFonts w:ascii="Times New Roman" w:hAnsi="Times New Roman" w:cs="Times New Roman"/>
          <w:i/>
          <w:iCs/>
          <w:color w:val="000000" w:themeColor="text1"/>
          <w:sz w:val="20"/>
          <w:szCs w:val="20"/>
        </w:rPr>
        <w:t>goi</w:t>
      </w:r>
      <w:r w:rsidRPr="00656705">
        <w:rPr>
          <w:rFonts w:ascii="Times New Roman" w:hAnsi="Times New Roman" w:cs="Times New Roman"/>
          <w:color w:val="000000" w:themeColor="text1"/>
          <w:sz w:val="20"/>
          <w:szCs w:val="20"/>
        </w:rPr>
        <w:t xml:space="preserve">, </w:t>
      </w:r>
      <w:r w:rsidRPr="00656705">
        <w:rPr>
          <w:rFonts w:ascii="Times New Roman" w:hAnsi="Times New Roman" w:cs="Times New Roman"/>
          <w:i/>
          <w:iCs/>
          <w:color w:val="000000" w:themeColor="text1"/>
          <w:sz w:val="20"/>
          <w:szCs w:val="20"/>
        </w:rPr>
        <w:t>Θ</w:t>
      </w:r>
      <w:r w:rsidRPr="00656705">
        <w:rPr>
          <w:rStyle w:val="Emphasis"/>
          <w:rFonts w:ascii="Times New Roman" w:hAnsi="Times New Roman" w:cs="Times New Roman"/>
          <w:color w:val="000000" w:themeColor="text1"/>
          <w:sz w:val="20"/>
          <w:szCs w:val="20"/>
        </w:rPr>
        <w:t>εολόγοι</w:t>
      </w:r>
      <w:r w:rsidRPr="00656705">
        <w:rPr>
          <w:rFonts w:ascii="Times New Roman" w:hAnsi="Times New Roman" w:cs="Times New Roman"/>
          <w:color w:val="000000" w:themeColor="text1"/>
          <w:sz w:val="20"/>
          <w:szCs w:val="20"/>
        </w:rPr>
        <w:t xml:space="preserve"> </w:t>
      </w:r>
      <w:r w:rsidRPr="00656705">
        <w:rPr>
          <w:rFonts w:ascii="Times New Roman" w:hAnsi="Times New Roman" w:cs="Times New Roman"/>
          <w:sz w:val="20"/>
          <w:szCs w:val="20"/>
        </w:rPr>
        <w:t xml:space="preserve">(singular, </w:t>
      </w:r>
      <w:r w:rsidRPr="00656705">
        <w:rPr>
          <w:rStyle w:val="tr"/>
          <w:rFonts w:ascii="Times New Roman" w:hAnsi="Times New Roman" w:cs="Times New Roman"/>
          <w:i/>
          <w:iCs/>
          <w:color w:val="202122"/>
          <w:sz w:val="20"/>
          <w:szCs w:val="20"/>
        </w:rPr>
        <w:t>T</w:t>
      </w:r>
      <w:r w:rsidRPr="00656705">
        <w:rPr>
          <w:rStyle w:val="tr"/>
          <w:rFonts w:ascii="Times New Roman" w:hAnsi="Times New Roman" w:cs="Times New Roman"/>
          <w:i/>
          <w:iCs/>
          <w:color w:val="202122"/>
          <w:sz w:val="20"/>
          <w:szCs w:val="20"/>
          <w:lang w:val="el"/>
        </w:rPr>
        <w:t>heológos</w:t>
      </w:r>
      <w:r w:rsidRPr="00656705">
        <w:rPr>
          <w:rStyle w:val="tr"/>
          <w:rFonts w:ascii="Times New Roman" w:hAnsi="Times New Roman" w:cs="Times New Roman"/>
          <w:color w:val="202122"/>
          <w:sz w:val="20"/>
          <w:szCs w:val="20"/>
        </w:rPr>
        <w:t xml:space="preserve">, </w:t>
      </w:r>
      <w:r w:rsidRPr="00656705">
        <w:rPr>
          <w:rFonts w:ascii="Times New Roman" w:hAnsi="Times New Roman" w:cs="Times New Roman"/>
          <w:i/>
          <w:iCs/>
          <w:color w:val="000000" w:themeColor="text1"/>
          <w:sz w:val="20"/>
          <w:szCs w:val="20"/>
        </w:rPr>
        <w:t>Θ</w:t>
      </w:r>
      <w:r w:rsidRPr="00656705">
        <w:rPr>
          <w:rFonts w:ascii="Times New Roman" w:hAnsi="Times New Roman" w:cs="Times New Roman"/>
          <w:i/>
          <w:iCs/>
          <w:color w:val="474747"/>
          <w:sz w:val="20"/>
          <w:szCs w:val="20"/>
          <w:shd w:val="clear" w:color="auto" w:fill="FFFFFF"/>
        </w:rPr>
        <w:t>εολόγος</w:t>
      </w:r>
      <w:r w:rsidRPr="00656705">
        <w:rPr>
          <w:rFonts w:ascii="Times New Roman" w:hAnsi="Times New Roman" w:cs="Times New Roman"/>
          <w:sz w:val="20"/>
          <w:szCs w:val="20"/>
        </w:rPr>
        <w:t>), which literally meant those “who speak about God (</w:t>
      </w:r>
      <w:r w:rsidRPr="00656705">
        <w:rPr>
          <w:rFonts w:ascii="Times New Roman" w:hAnsi="Times New Roman" w:cs="Times New Roman"/>
          <w:i/>
          <w:iCs/>
          <w:sz w:val="20"/>
          <w:szCs w:val="20"/>
        </w:rPr>
        <w:t>The</w:t>
      </w:r>
      <w:r w:rsidRPr="00656705">
        <w:rPr>
          <w:rStyle w:val="tr"/>
          <w:rFonts w:ascii="Times New Roman" w:hAnsi="Times New Roman" w:cs="Times New Roman"/>
          <w:i/>
          <w:iCs/>
          <w:color w:val="202122"/>
          <w:sz w:val="20"/>
          <w:szCs w:val="20"/>
          <w:lang w:val="el"/>
        </w:rPr>
        <w:t>ó</w:t>
      </w:r>
      <w:r w:rsidRPr="00656705">
        <w:rPr>
          <w:rStyle w:val="tr"/>
          <w:rFonts w:ascii="Times New Roman" w:hAnsi="Times New Roman" w:cs="Times New Roman"/>
          <w:i/>
          <w:iCs/>
          <w:color w:val="202122"/>
          <w:sz w:val="20"/>
          <w:szCs w:val="20"/>
        </w:rPr>
        <w:t>s</w:t>
      </w:r>
      <w:r w:rsidRPr="00656705">
        <w:rPr>
          <w:rStyle w:val="tr"/>
          <w:rFonts w:ascii="Times New Roman" w:hAnsi="Times New Roman" w:cs="Times New Roman"/>
          <w:color w:val="202122"/>
          <w:sz w:val="20"/>
          <w:szCs w:val="20"/>
        </w:rPr>
        <w:t>,</w:t>
      </w:r>
      <w:r w:rsidRPr="00656705">
        <w:rPr>
          <w:rFonts w:ascii="Times New Roman" w:hAnsi="Times New Roman" w:cs="Times New Roman"/>
          <w:i/>
          <w:iCs/>
          <w:sz w:val="20"/>
          <w:szCs w:val="20"/>
        </w:rPr>
        <w:t xml:space="preserve"> </w:t>
      </w:r>
      <w:r w:rsidRPr="00656705">
        <w:rPr>
          <w:rFonts w:ascii="Times New Roman" w:hAnsi="Times New Roman" w:cs="Times New Roman"/>
          <w:i/>
          <w:iCs/>
          <w:color w:val="000000" w:themeColor="text1"/>
          <w:sz w:val="20"/>
          <w:szCs w:val="20"/>
        </w:rPr>
        <w:t>Θ</w:t>
      </w:r>
      <w:r w:rsidRPr="00656705">
        <w:rPr>
          <w:rFonts w:ascii="Times New Roman" w:hAnsi="Times New Roman" w:cs="Times New Roman"/>
          <w:i/>
          <w:iCs/>
          <w:color w:val="474747"/>
          <w:sz w:val="20"/>
          <w:szCs w:val="20"/>
          <w:shd w:val="clear" w:color="auto" w:fill="FFFFFF"/>
        </w:rPr>
        <w:t>εός</w:t>
      </w:r>
      <w:r w:rsidRPr="00656705">
        <w:rPr>
          <w:rFonts w:ascii="Times New Roman" w:hAnsi="Times New Roman" w:cs="Times New Roman"/>
          <w:sz w:val="20"/>
          <w:szCs w:val="20"/>
        </w:rPr>
        <w:t xml:space="preserve">)” or “who carry on discursive dialogue about God.” The word </w:t>
      </w:r>
      <w:r w:rsidRPr="00656705">
        <w:rPr>
          <w:rStyle w:val="tr"/>
          <w:rFonts w:ascii="Times New Roman" w:hAnsi="Times New Roman" w:cs="Times New Roman"/>
          <w:i/>
          <w:iCs/>
          <w:color w:val="202122"/>
          <w:sz w:val="20"/>
          <w:szCs w:val="20"/>
        </w:rPr>
        <w:t>T</w:t>
      </w:r>
      <w:r w:rsidRPr="00656705">
        <w:rPr>
          <w:rStyle w:val="tr"/>
          <w:rFonts w:ascii="Times New Roman" w:hAnsi="Times New Roman" w:cs="Times New Roman"/>
          <w:i/>
          <w:iCs/>
          <w:color w:val="202122"/>
          <w:sz w:val="20"/>
          <w:szCs w:val="20"/>
          <w:lang w:val="el"/>
        </w:rPr>
        <w:t>heológos</w:t>
      </w:r>
      <w:r w:rsidRPr="00656705">
        <w:rPr>
          <w:rFonts w:ascii="Times New Roman" w:hAnsi="Times New Roman" w:cs="Times New Roman"/>
          <w:sz w:val="20"/>
          <w:szCs w:val="20"/>
        </w:rPr>
        <w:t xml:space="preserve"> in this sense was applied, for example, to figures such as Plato</w:t>
      </w:r>
      <w:r w:rsidRPr="00656705">
        <w:rPr>
          <w:rFonts w:ascii="Times New Roman" w:hAnsi="Times New Roman" w:cs="Times New Roman"/>
          <w:color w:val="202122"/>
          <w:sz w:val="20"/>
          <w:szCs w:val="20"/>
        </w:rPr>
        <w:t xml:space="preserve"> (d. 348 BCE)</w:t>
      </w:r>
      <w:r w:rsidRPr="00656705">
        <w:rPr>
          <w:rFonts w:ascii="Times New Roman" w:hAnsi="Times New Roman" w:cs="Times New Roman"/>
          <w:sz w:val="20"/>
          <w:szCs w:val="20"/>
        </w:rPr>
        <w:t xml:space="preserve"> and Plotinus (d. 270 CE), whom the Arabic translators referred to as “the Masters of the Divine </w:t>
      </w:r>
      <w:r w:rsidRPr="00656705">
        <w:rPr>
          <w:rFonts w:ascii="Times New Roman" w:eastAsiaTheme="majorEastAsia" w:hAnsi="Times New Roman" w:cs="Times New Roman"/>
          <w:i/>
          <w:iCs/>
          <w:sz w:val="20"/>
          <w:szCs w:val="20"/>
        </w:rPr>
        <w:t>Kalām</w:t>
      </w:r>
      <w:r w:rsidRPr="00656705">
        <w:rPr>
          <w:rFonts w:ascii="Times New Roman" w:eastAsiaTheme="majorEastAsia" w:hAnsi="Times New Roman" w:cs="Times New Roman"/>
          <w:sz w:val="20"/>
          <w:szCs w:val="20"/>
        </w:rPr>
        <w:t>”</w:t>
      </w:r>
      <w:r w:rsidRPr="00656705">
        <w:rPr>
          <w:rFonts w:ascii="Times New Roman" w:hAnsi="Times New Roman" w:cs="Times New Roman"/>
          <w:sz w:val="20"/>
          <w:szCs w:val="20"/>
        </w:rPr>
        <w:t xml:space="preserve"> (</w:t>
      </w:r>
      <w:r w:rsidRPr="00656705">
        <w:rPr>
          <w:rFonts w:ascii="Times New Roman" w:hAnsi="Times New Roman" w:cs="Times New Roman"/>
          <w:i/>
          <w:iCs/>
          <w:sz w:val="20"/>
          <w:szCs w:val="20"/>
        </w:rPr>
        <w:t>Ash</w:t>
      </w:r>
      <w:r w:rsidRPr="00656705">
        <w:rPr>
          <w:rFonts w:ascii="Times New Roman" w:eastAsiaTheme="majorEastAsia" w:hAnsi="Times New Roman" w:cs="Times New Roman"/>
          <w:i/>
          <w:iCs/>
          <w:sz w:val="20"/>
          <w:szCs w:val="20"/>
        </w:rPr>
        <w:t>ā</w:t>
      </w:r>
      <w:r w:rsidRPr="00656705">
        <w:rPr>
          <w:rFonts w:ascii="Times New Roman" w:hAnsi="Times New Roman" w:cs="Times New Roman"/>
          <w:i/>
          <w:iCs/>
          <w:sz w:val="20"/>
          <w:szCs w:val="20"/>
        </w:rPr>
        <w:t>b al-Kal</w:t>
      </w:r>
      <w:r w:rsidRPr="00656705">
        <w:rPr>
          <w:rFonts w:ascii="Times New Roman" w:eastAsiaTheme="majorEastAsia" w:hAnsi="Times New Roman" w:cs="Times New Roman"/>
          <w:i/>
          <w:iCs/>
          <w:sz w:val="20"/>
          <w:szCs w:val="20"/>
        </w:rPr>
        <w:t>ā</w:t>
      </w:r>
      <w:r w:rsidRPr="00656705">
        <w:rPr>
          <w:rFonts w:ascii="Times New Roman" w:hAnsi="Times New Roman" w:cs="Times New Roman"/>
          <w:i/>
          <w:iCs/>
          <w:sz w:val="20"/>
          <w:szCs w:val="20"/>
        </w:rPr>
        <w:t>m al-Il</w:t>
      </w:r>
      <w:r w:rsidRPr="00656705">
        <w:rPr>
          <w:rFonts w:ascii="Times New Roman" w:eastAsiaTheme="majorEastAsia" w:hAnsi="Times New Roman" w:cs="Times New Roman"/>
          <w:i/>
          <w:iCs/>
          <w:sz w:val="20"/>
          <w:szCs w:val="20"/>
        </w:rPr>
        <w:t>ā</w:t>
      </w:r>
      <w:r w:rsidRPr="00656705">
        <w:rPr>
          <w:rFonts w:ascii="Times New Roman" w:hAnsi="Times New Roman" w:cs="Times New Roman"/>
          <w:i/>
          <w:iCs/>
          <w:sz w:val="20"/>
          <w:szCs w:val="20"/>
        </w:rPr>
        <w:t>hī</w:t>
      </w:r>
      <w:r w:rsidRPr="00656705">
        <w:rPr>
          <w:rFonts w:ascii="Times New Roman" w:hAnsi="Times New Roman" w:cs="Times New Roman"/>
          <w:sz w:val="20"/>
          <w:szCs w:val="20"/>
        </w:rPr>
        <w:t>) or “those who spoke about matters of Divinty” (</w:t>
      </w:r>
      <w:r w:rsidRPr="00656705">
        <w:rPr>
          <w:rFonts w:ascii="Times New Roman" w:hAnsi="Times New Roman" w:cs="Times New Roman"/>
          <w:i/>
          <w:iCs/>
          <w:sz w:val="20"/>
          <w:szCs w:val="20"/>
        </w:rPr>
        <w:t>al-Mutakallimūn fī al-Il</w:t>
      </w:r>
      <w:r w:rsidRPr="00656705">
        <w:rPr>
          <w:rFonts w:ascii="Times New Roman" w:eastAsiaTheme="majorEastAsia" w:hAnsi="Times New Roman" w:cs="Times New Roman"/>
          <w:i/>
          <w:iCs/>
          <w:sz w:val="20"/>
          <w:szCs w:val="20"/>
        </w:rPr>
        <w:t>ā</w:t>
      </w:r>
      <w:r w:rsidRPr="00656705">
        <w:rPr>
          <w:rFonts w:ascii="Times New Roman" w:hAnsi="Times New Roman" w:cs="Times New Roman"/>
          <w:i/>
          <w:iCs/>
          <w:sz w:val="20"/>
          <w:szCs w:val="20"/>
        </w:rPr>
        <w:t>hiyy</w:t>
      </w:r>
      <w:r w:rsidRPr="00656705">
        <w:rPr>
          <w:rFonts w:ascii="Times New Roman" w:eastAsiaTheme="majorEastAsia" w:hAnsi="Times New Roman" w:cs="Times New Roman"/>
          <w:i/>
          <w:iCs/>
          <w:sz w:val="20"/>
          <w:szCs w:val="20"/>
        </w:rPr>
        <w:t>ā</w:t>
      </w:r>
      <w:r w:rsidRPr="00656705">
        <w:rPr>
          <w:rFonts w:ascii="Times New Roman" w:hAnsi="Times New Roman" w:cs="Times New Roman"/>
          <w:i/>
          <w:iCs/>
          <w:sz w:val="20"/>
          <w:szCs w:val="20"/>
        </w:rPr>
        <w:t>t</w:t>
      </w:r>
      <w:r w:rsidRPr="00656705">
        <w:rPr>
          <w:rFonts w:ascii="Times New Roman" w:hAnsi="Times New Roman" w:cs="Times New Roman"/>
          <w:sz w:val="20"/>
          <w:szCs w:val="20"/>
        </w:rPr>
        <w:t xml:space="preserve">). In the same vein, al-Shahrastānī would later call Aristotelian “Philosophy” Aristotle’s </w:t>
      </w:r>
      <w:r w:rsidRPr="00656705">
        <w:rPr>
          <w:rFonts w:ascii="Times New Roman" w:hAnsi="Times New Roman" w:cs="Times New Roman"/>
          <w:i/>
          <w:iCs/>
          <w:sz w:val="20"/>
          <w:szCs w:val="20"/>
        </w:rPr>
        <w:t>Kal</w:t>
      </w:r>
      <w:r w:rsidRPr="00656705">
        <w:rPr>
          <w:rFonts w:ascii="Times New Roman" w:eastAsiaTheme="majorEastAsia" w:hAnsi="Times New Roman" w:cs="Times New Roman"/>
          <w:i/>
          <w:iCs/>
          <w:sz w:val="20"/>
          <w:szCs w:val="20"/>
        </w:rPr>
        <w:t>ā</w:t>
      </w:r>
      <w:r w:rsidRPr="00656705">
        <w:rPr>
          <w:rFonts w:ascii="Times New Roman" w:hAnsi="Times New Roman" w:cs="Times New Roman"/>
          <w:i/>
          <w:iCs/>
          <w:sz w:val="20"/>
          <w:szCs w:val="20"/>
        </w:rPr>
        <w:t>m</w:t>
      </w:r>
      <w:r w:rsidRPr="00656705">
        <w:rPr>
          <w:rFonts w:ascii="Times New Roman" w:hAnsi="Times New Roman" w:cs="Times New Roman"/>
          <w:sz w:val="20"/>
          <w:szCs w:val="20"/>
        </w:rPr>
        <w:t xml:space="preserve">, just as he refers to the Christian Trinitarian debates about the Divine Word and the Incarnation as a type of Christian </w:t>
      </w:r>
      <w:r w:rsidRPr="00656705">
        <w:rPr>
          <w:rFonts w:ascii="Times New Roman" w:hAnsi="Times New Roman" w:cs="Times New Roman"/>
          <w:i/>
          <w:iCs/>
          <w:sz w:val="20"/>
          <w:szCs w:val="20"/>
        </w:rPr>
        <w:t>Kal</w:t>
      </w:r>
      <w:r w:rsidRPr="00656705">
        <w:rPr>
          <w:rFonts w:ascii="Times New Roman" w:eastAsiaTheme="majorEastAsia" w:hAnsi="Times New Roman" w:cs="Times New Roman"/>
          <w:i/>
          <w:iCs/>
          <w:sz w:val="20"/>
          <w:szCs w:val="20"/>
        </w:rPr>
        <w:t>ā</w:t>
      </w:r>
      <w:r w:rsidRPr="00656705">
        <w:rPr>
          <w:rFonts w:ascii="Times New Roman" w:hAnsi="Times New Roman" w:cs="Times New Roman"/>
          <w:i/>
          <w:iCs/>
          <w:sz w:val="20"/>
          <w:szCs w:val="20"/>
        </w:rPr>
        <w:t>m</w:t>
      </w:r>
      <w:r w:rsidRPr="00656705">
        <w:rPr>
          <w:rFonts w:ascii="Times New Roman" w:hAnsi="Times New Roman" w:cs="Times New Roman"/>
          <w:sz w:val="20"/>
          <w:szCs w:val="20"/>
        </w:rPr>
        <w:t>.</w:t>
      </w:r>
      <w:r w:rsidRPr="00656705">
        <w:rPr>
          <w:rFonts w:ascii="Times New Roman" w:hAnsi="Times New Roman" w:cs="Times New Roman"/>
          <w:i/>
          <w:iCs/>
          <w:sz w:val="20"/>
          <w:szCs w:val="20"/>
        </w:rPr>
        <w:t xml:space="preserve"> </w:t>
      </w:r>
      <w:r w:rsidRPr="00656705">
        <w:rPr>
          <w:rFonts w:ascii="Times New Roman" w:eastAsiaTheme="majorEastAsia" w:hAnsi="Times New Roman" w:cs="Times New Roman"/>
          <w:sz w:val="20"/>
          <w:szCs w:val="20"/>
          <w:u w:val="single"/>
        </w:rPr>
        <w:t xml:space="preserve">In light of the above, it is probably the Graeco-Arabic translation movement that accounts for the origin of the somewhat strange technical term </w:t>
      </w:r>
      <w:r w:rsidRPr="00656705">
        <w:rPr>
          <w:rFonts w:ascii="Times New Roman" w:hAnsi="Times New Roman" w:cs="Times New Roman"/>
          <w:sz w:val="20"/>
          <w:szCs w:val="20"/>
          <w:u w:val="single"/>
        </w:rPr>
        <w:t>“</w:t>
      </w:r>
      <w:r w:rsidRPr="00656705">
        <w:rPr>
          <w:rFonts w:ascii="Times New Roman" w:eastAsiaTheme="majorEastAsia" w:hAnsi="Times New Roman" w:cs="Times New Roman"/>
          <w:i/>
          <w:iCs/>
          <w:sz w:val="20"/>
          <w:szCs w:val="20"/>
          <w:u w:val="single"/>
        </w:rPr>
        <w:t>al-Kalām</w:t>
      </w:r>
      <w:r w:rsidRPr="00656705">
        <w:rPr>
          <w:rFonts w:ascii="Times New Roman" w:eastAsiaTheme="majorEastAsia" w:hAnsi="Times New Roman" w:cs="Times New Roman"/>
          <w:sz w:val="20"/>
          <w:szCs w:val="20"/>
          <w:u w:val="single"/>
        </w:rPr>
        <w:t>” for Discursive Divinity in Islam</w:t>
      </w:r>
      <w:r w:rsidRPr="00656705">
        <w:rPr>
          <w:rFonts w:ascii="Times New Roman" w:eastAsiaTheme="majorEastAsia" w:hAnsi="Times New Roman" w:cs="Times New Roman"/>
          <w:sz w:val="20"/>
          <w:szCs w:val="20"/>
        </w:rPr>
        <w:t>.</w:t>
      </w:r>
    </w:p>
    <w:p w14:paraId="3FC8CF48" w14:textId="77777777" w:rsidR="00FD1A33" w:rsidRPr="00656705" w:rsidRDefault="00FD1A33" w:rsidP="00FD1A33">
      <w:pPr>
        <w:pStyle w:val="FootnoteText"/>
        <w:rPr>
          <w:rFonts w:ascii="Times New Roman" w:hAnsi="Times New Roman" w:cs="Times New Roman"/>
          <w:i/>
          <w:iCs/>
          <w:sz w:val="20"/>
          <w:szCs w:val="20"/>
        </w:rPr>
      </w:pPr>
      <w:r w:rsidRPr="00656705">
        <w:rPr>
          <w:rFonts w:ascii="Times New Roman" w:eastAsiaTheme="majorEastAsia" w:hAnsi="Times New Roman" w:cs="Times New Roman"/>
          <w:sz w:val="20"/>
          <w:szCs w:val="20"/>
        </w:rPr>
        <w:t xml:space="preserve">   Again, however, the c</w:t>
      </w:r>
      <w:r w:rsidRPr="00656705">
        <w:rPr>
          <w:rFonts w:ascii="Times New Roman" w:hAnsi="Times New Roman" w:cs="Times New Roman"/>
          <w:sz w:val="20"/>
          <w:szCs w:val="20"/>
        </w:rPr>
        <w:t xml:space="preserve">hoice of the Arabic word </w:t>
      </w:r>
      <w:r w:rsidRPr="00656705">
        <w:rPr>
          <w:rFonts w:ascii="Times New Roman" w:hAnsi="Times New Roman" w:cs="Times New Roman"/>
          <w:i/>
          <w:iCs/>
          <w:sz w:val="20"/>
          <w:szCs w:val="20"/>
        </w:rPr>
        <w:t>kalām</w:t>
      </w:r>
      <w:r w:rsidRPr="00656705">
        <w:rPr>
          <w:rFonts w:ascii="Times New Roman" w:hAnsi="Times New Roman" w:cs="Times New Roman"/>
          <w:sz w:val="20"/>
          <w:szCs w:val="20"/>
        </w:rPr>
        <w:t xml:space="preserve"> remains curious and open to question because, in Arabic, there is no clear original semantic connection between it and dialectic, debate, or disputation, which may be more naturally expressed by other words.</w:t>
      </w:r>
      <w:r w:rsidRPr="00656705">
        <w:rPr>
          <w:rFonts w:ascii="Times New Roman" w:eastAsiaTheme="majorEastAsia" w:hAnsi="Times New Roman" w:cs="Times New Roman"/>
          <w:sz w:val="20"/>
          <w:szCs w:val="20"/>
        </w:rPr>
        <w:t xml:space="preserve"> The provenance of the unusual expression, “</w:t>
      </w:r>
      <w:r w:rsidRPr="00656705">
        <w:rPr>
          <w:rFonts w:ascii="Times New Roman" w:hAnsi="Times New Roman" w:cs="Times New Roman"/>
          <w:i/>
          <w:iCs/>
          <w:sz w:val="20"/>
          <w:szCs w:val="20"/>
        </w:rPr>
        <w:t>al-Kalām</w:t>
      </w:r>
      <w:r w:rsidRPr="00656705">
        <w:rPr>
          <w:rFonts w:ascii="Times New Roman" w:hAnsi="Times New Roman" w:cs="Times New Roman"/>
          <w:sz w:val="20"/>
          <w:szCs w:val="20"/>
        </w:rPr>
        <w:t>,”</w:t>
      </w:r>
      <w:r w:rsidRPr="00656705">
        <w:rPr>
          <w:rFonts w:ascii="Times New Roman" w:eastAsiaTheme="majorEastAsia" w:hAnsi="Times New Roman" w:cs="Times New Roman"/>
          <w:sz w:val="20"/>
          <w:szCs w:val="20"/>
        </w:rPr>
        <w:t xml:space="preserve"> remains, therefore, a matter of scholarly discussion until this day. </w:t>
      </w:r>
      <w:r w:rsidRPr="00656705">
        <w:rPr>
          <w:rFonts w:ascii="Times New Roman" w:hAnsi="Times New Roman" w:cs="Times New Roman"/>
          <w:sz w:val="20"/>
          <w:szCs w:val="20"/>
        </w:rPr>
        <w:t>Some Muslim Scholars have speculated, for example, that the word “</w:t>
      </w:r>
      <w:r w:rsidRPr="00656705">
        <w:rPr>
          <w:rFonts w:ascii="Times New Roman" w:hAnsi="Times New Roman" w:cs="Times New Roman"/>
          <w:i/>
          <w:iCs/>
          <w:sz w:val="20"/>
          <w:szCs w:val="20"/>
        </w:rPr>
        <w:t>al-kalām</w:t>
      </w:r>
      <w:r w:rsidRPr="00656705">
        <w:rPr>
          <w:rFonts w:ascii="Times New Roman" w:hAnsi="Times New Roman" w:cs="Times New Roman"/>
          <w:sz w:val="20"/>
          <w:szCs w:val="20"/>
        </w:rPr>
        <w:t xml:space="preserve">,” which—as noted—literally means “speech” in Arabic, took its technical usage for Divinity from the fact that debate over the eternity of God’s Speech and the “uncreated” Qur’ān was one of the first problems of the discipline, especially in the earliest period during Islam’s initial encounter with the </w:t>
      </w:r>
      <w:r w:rsidRPr="00656705">
        <w:rPr>
          <w:rFonts w:ascii="Times New Roman" w:hAnsi="Times New Roman" w:cs="Times New Roman"/>
          <w:i/>
          <w:iCs/>
          <w:sz w:val="20"/>
          <w:szCs w:val="20"/>
        </w:rPr>
        <w:t>Kalām</w:t>
      </w:r>
      <w:r w:rsidRPr="00656705">
        <w:rPr>
          <w:rFonts w:ascii="Times New Roman" w:hAnsi="Times New Roman" w:cs="Times New Roman"/>
          <w:sz w:val="20"/>
          <w:szCs w:val="20"/>
        </w:rPr>
        <w:t xml:space="preserve"> of the Mu‘tazila</w:t>
      </w:r>
      <w:r w:rsidRPr="00656705">
        <w:rPr>
          <w:rFonts w:ascii="Times New Roman" w:hAnsi="Times New Roman" w:cs="Times New Roman"/>
          <w:i/>
          <w:iCs/>
          <w:sz w:val="20"/>
          <w:szCs w:val="20"/>
        </w:rPr>
        <w:t xml:space="preserve"> </w:t>
      </w:r>
      <w:r w:rsidRPr="00656705">
        <w:rPr>
          <w:rFonts w:ascii="Times New Roman" w:hAnsi="Times New Roman" w:cs="Times New Roman"/>
          <w:sz w:val="20"/>
          <w:szCs w:val="20"/>
        </w:rPr>
        <w:t xml:space="preserve">and their insistence that God’s Speech as well as the Qur’ān are categorically created and temporal. Other Muslim Scholars have postulated that </w:t>
      </w:r>
      <w:r w:rsidRPr="00656705">
        <w:rPr>
          <w:rFonts w:ascii="Times New Roman" w:hAnsi="Times New Roman" w:cs="Times New Roman"/>
          <w:i/>
          <w:iCs/>
          <w:sz w:val="20"/>
          <w:szCs w:val="20"/>
        </w:rPr>
        <w:t>Kalām</w:t>
      </w:r>
      <w:r w:rsidRPr="00656705">
        <w:rPr>
          <w:rFonts w:ascii="Times New Roman" w:hAnsi="Times New Roman" w:cs="Times New Roman"/>
          <w:sz w:val="20"/>
          <w:szCs w:val="20"/>
        </w:rPr>
        <w:t xml:space="preserve"> as Discourse of Divinity was first derived from the observation that it was “precise or subtle speech” (</w:t>
      </w:r>
      <w:r w:rsidRPr="00656705">
        <w:rPr>
          <w:rFonts w:ascii="Times New Roman" w:hAnsi="Times New Roman" w:cs="Times New Roman"/>
          <w:i/>
          <w:iCs/>
          <w:sz w:val="20"/>
          <w:szCs w:val="20"/>
        </w:rPr>
        <w:t>daqīq al-kalām</w:t>
      </w:r>
      <w:r w:rsidRPr="00656705">
        <w:rPr>
          <w:rFonts w:ascii="Times New Roman" w:hAnsi="Times New Roman" w:cs="Times New Roman"/>
          <w:sz w:val="20"/>
          <w:szCs w:val="20"/>
        </w:rPr>
        <w:t>”), by which they meant to indicate that the discursive reasoning of the early and later practitioners of the discipline was highly technical and carefully worded. But w</w:t>
      </w:r>
      <w:r w:rsidRPr="00656705">
        <w:rPr>
          <w:rFonts w:ascii="Times New Roman" w:eastAsiaTheme="majorEastAsia" w:hAnsi="Times New Roman" w:cs="Times New Roman"/>
          <w:sz w:val="20"/>
          <w:szCs w:val="20"/>
        </w:rPr>
        <w:t>hether or not the technical usage of “</w:t>
      </w:r>
      <w:r w:rsidRPr="00656705">
        <w:rPr>
          <w:rFonts w:ascii="Times New Roman" w:eastAsiaTheme="majorEastAsia" w:hAnsi="Times New Roman" w:cs="Times New Roman"/>
          <w:i/>
          <w:iCs/>
          <w:sz w:val="20"/>
          <w:szCs w:val="20"/>
        </w:rPr>
        <w:t>Kalām</w:t>
      </w:r>
      <w:r w:rsidRPr="00656705">
        <w:rPr>
          <w:rFonts w:ascii="Times New Roman" w:eastAsiaTheme="majorEastAsia" w:hAnsi="Times New Roman" w:cs="Times New Roman"/>
          <w:sz w:val="20"/>
          <w:szCs w:val="20"/>
        </w:rPr>
        <w:t xml:space="preserve">” for Islamic Theology arose from translators using that word to render the Greek </w:t>
      </w:r>
      <w:r w:rsidRPr="00656705">
        <w:rPr>
          <w:rFonts w:ascii="Times New Roman" w:eastAsiaTheme="majorEastAsia" w:hAnsi="Times New Roman" w:cs="Times New Roman"/>
          <w:i/>
          <w:iCs/>
          <w:sz w:val="20"/>
          <w:szCs w:val="20"/>
        </w:rPr>
        <w:t>l</w:t>
      </w:r>
      <w:r w:rsidRPr="00656705">
        <w:rPr>
          <w:rFonts w:ascii="Times New Roman" w:hAnsi="Times New Roman" w:cs="Times New Roman"/>
          <w:i/>
          <w:iCs/>
          <w:color w:val="000000" w:themeColor="text1"/>
          <w:sz w:val="20"/>
          <w:szCs w:val="20"/>
        </w:rPr>
        <w:t>ó</w:t>
      </w:r>
      <w:r w:rsidRPr="00656705">
        <w:rPr>
          <w:rFonts w:ascii="Times New Roman" w:eastAsiaTheme="majorEastAsia" w:hAnsi="Times New Roman" w:cs="Times New Roman"/>
          <w:i/>
          <w:iCs/>
          <w:sz w:val="20"/>
          <w:szCs w:val="20"/>
        </w:rPr>
        <w:t>gos</w:t>
      </w:r>
      <w:r w:rsidRPr="00656705">
        <w:rPr>
          <w:rFonts w:ascii="Times New Roman" w:eastAsiaTheme="majorEastAsia" w:hAnsi="Times New Roman" w:cs="Times New Roman"/>
          <w:sz w:val="20"/>
          <w:szCs w:val="20"/>
        </w:rPr>
        <w:t xml:space="preserve"> into Arabic, there is no doubt that the development of Discursive Divinity in Islam, by whatever name it may have been originally designated</w:t>
      </w:r>
      <w:r w:rsidRPr="00656705">
        <w:rPr>
          <w:rFonts w:ascii="Times New Roman" w:hAnsi="Times New Roman" w:cs="Times New Roman"/>
          <w:sz w:val="20"/>
          <w:szCs w:val="20"/>
        </w:rPr>
        <w:t>—</w:t>
      </w:r>
      <w:r w:rsidRPr="00656705">
        <w:rPr>
          <w:rFonts w:ascii="Times New Roman" w:eastAsiaTheme="majorEastAsia" w:hAnsi="Times New Roman" w:cs="Times New Roman"/>
          <w:sz w:val="20"/>
          <w:szCs w:val="20"/>
        </w:rPr>
        <w:t>whether in its Mu‘tazil</w:t>
      </w:r>
      <w:r w:rsidRPr="00656705">
        <w:rPr>
          <w:rFonts w:ascii="Times New Roman" w:hAnsi="Times New Roman" w:cs="Times New Roman"/>
          <w:sz w:val="20"/>
          <w:szCs w:val="20"/>
        </w:rPr>
        <w:t>ī</w:t>
      </w:r>
      <w:r w:rsidRPr="00656705">
        <w:rPr>
          <w:rFonts w:ascii="Times New Roman" w:eastAsiaTheme="majorEastAsia" w:hAnsi="Times New Roman" w:cs="Times New Roman"/>
          <w:sz w:val="20"/>
          <w:szCs w:val="20"/>
        </w:rPr>
        <w:t xml:space="preserve"> or Sunn</w:t>
      </w:r>
      <w:r w:rsidRPr="00656705">
        <w:rPr>
          <w:rFonts w:ascii="Times New Roman" w:hAnsi="Times New Roman" w:cs="Times New Roman"/>
          <w:sz w:val="20"/>
          <w:szCs w:val="20"/>
        </w:rPr>
        <w:t xml:space="preserve">ī form—was the effect, directly or indirectly, of the newly emergent Islamic Civilization’s encounter </w:t>
      </w:r>
      <w:r w:rsidRPr="00656705">
        <w:rPr>
          <w:rFonts w:ascii="Times New Roman" w:eastAsiaTheme="majorEastAsia" w:hAnsi="Times New Roman" w:cs="Times New Roman"/>
          <w:sz w:val="20"/>
          <w:szCs w:val="20"/>
        </w:rPr>
        <w:t>through the Graeco-Arabic translation movement</w:t>
      </w:r>
      <w:r w:rsidRPr="00656705">
        <w:rPr>
          <w:rFonts w:ascii="Times New Roman" w:hAnsi="Times New Roman" w:cs="Times New Roman"/>
          <w:sz w:val="20"/>
          <w:szCs w:val="20"/>
        </w:rPr>
        <w:t xml:space="preserve"> and the</w:t>
      </w:r>
      <w:r w:rsidRPr="00656705">
        <w:rPr>
          <w:rFonts w:ascii="Times New Roman" w:eastAsiaTheme="majorEastAsia" w:hAnsi="Times New Roman" w:cs="Times New Roman"/>
          <w:sz w:val="20"/>
          <w:szCs w:val="20"/>
        </w:rPr>
        <w:t xml:space="preserve"> powerful Traditions of Greek Rationalism, Philosophy, and Science. The Greek Tradition brought with it immediate benefits to the Muslim world and greatly enriched Islamic thought. At the same time, however, it constituted a major Intellectual challenge in Divinity, Metaphysics, and Philosophy</w:t>
      </w:r>
      <w:r w:rsidRPr="00656705">
        <w:rPr>
          <w:rFonts w:ascii="Times New Roman" w:hAnsi="Times New Roman" w:cs="Times New Roman"/>
          <w:sz w:val="20"/>
          <w:szCs w:val="20"/>
        </w:rPr>
        <w:t>—</w:t>
      </w:r>
      <w:r w:rsidRPr="00656705">
        <w:rPr>
          <w:rFonts w:ascii="Times New Roman" w:eastAsiaTheme="majorEastAsia" w:hAnsi="Times New Roman" w:cs="Times New Roman"/>
          <w:sz w:val="20"/>
          <w:szCs w:val="20"/>
        </w:rPr>
        <w:t>as had also been the case earlier for the Jews and Christians of Late Antiquity. Greek thought in Arabic translation would continue to play an important role in the formation and development of Islamic Divinity, Metaphysics, Philosophy, Science, and other fields of thought over the centuries, and the Islamic reception of Greek and Hellenistic learning would also serve as its earliest tributary to Medieval Europe and the continental West. As we have indicated and hope to demonstrate more fully in what follows, this rich Greek Intellectual legacy would ultimately reach its fullest and most dynamic expression in the Akbarian-Avicennan synthesis at the heart of the Corrective Tradition, which both amended and built upon the Greeks and the Muslim prototypes in Divinity, Metaphysics, Philosophy, and Science.</w:t>
      </w:r>
    </w:p>
  </w:footnote>
  <w:footnote w:id="176">
    <w:p w14:paraId="2A4C1ABB"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w:t>
      </w:r>
      <w:r w:rsidRPr="00656705">
        <w:rPr>
          <w:b/>
          <w:bCs/>
          <w:sz w:val="20"/>
          <w:szCs w:val="20"/>
        </w:rPr>
        <w:t>Islamist</w:t>
      </w:r>
      <w:r w:rsidRPr="00656705">
        <w:rPr>
          <w:sz w:val="20"/>
          <w:szCs w:val="20"/>
        </w:rPr>
        <w:t xml:space="preserve"> and </w:t>
      </w:r>
      <w:r w:rsidRPr="00656705">
        <w:rPr>
          <w:b/>
          <w:bCs/>
          <w:sz w:val="20"/>
          <w:szCs w:val="20"/>
        </w:rPr>
        <w:t xml:space="preserve">Islamism </w:t>
      </w:r>
      <w:r w:rsidRPr="00656705">
        <w:rPr>
          <w:sz w:val="20"/>
          <w:szCs w:val="20"/>
        </w:rPr>
        <w:t xml:space="preserve">(Arabic: </w:t>
      </w:r>
      <w:r w:rsidRPr="00656705">
        <w:rPr>
          <w:i/>
          <w:iCs/>
          <w:sz w:val="20"/>
          <w:szCs w:val="20"/>
        </w:rPr>
        <w:t>Islāmawī</w:t>
      </w:r>
      <w:r w:rsidRPr="00656705">
        <w:rPr>
          <w:sz w:val="20"/>
          <w:szCs w:val="20"/>
        </w:rPr>
        <w:t xml:space="preserve"> and </w:t>
      </w:r>
      <w:r w:rsidRPr="00656705">
        <w:rPr>
          <w:i/>
          <w:iCs/>
          <w:sz w:val="20"/>
          <w:szCs w:val="20"/>
        </w:rPr>
        <w:t>al-Islāmawiyya</w:t>
      </w:r>
      <w:r w:rsidRPr="00656705">
        <w:rPr>
          <w:sz w:val="20"/>
          <w:szCs w:val="20"/>
        </w:rPr>
        <w:t>) are neo-logisms that refer to a distinctive form of modern and post-modern religious-political activism in the name of Islam that is common among some Muslims today. The neo-logisms “Islamism” and “Islamist” are convenient alternatives for “Islam” and “Muslim,” which, in fairness to authentic Islamic teachings and the Islamic Tradition, should remain positive, neutral, or simply objectively historical.</w:t>
      </w:r>
      <w:r w:rsidRPr="00656705">
        <w:rPr>
          <w:color w:val="202122"/>
          <w:sz w:val="20"/>
          <w:szCs w:val="20"/>
        </w:rPr>
        <w:t xml:space="preserve"> Failure to distinguish “Islam” and “Muslim” from “Islamism” and “Islamist” leads many to equate each of the words with the other, and this confusion leads to fundamental errors and miscalculations in negotiating contemporary realities pertaining to Islam and Muslims. Islamism is a modern and post-modern phenomenon of the fourteenth/twentieth and fifteenth/twenty-first centuries, and it is fundamentally derivative of modern, post-colonial, and post-modernist mindsets, even if Islamists are not usually aware of those connections. </w:t>
      </w:r>
      <w:r w:rsidRPr="00656705">
        <w:rPr>
          <w:sz w:val="20"/>
          <w:szCs w:val="20"/>
        </w:rPr>
        <w:t>Islamism is fundamentally preoccupied with power and compulsion. It is not tolerant or pluralistic.</w:t>
      </w:r>
      <w:r w:rsidRPr="00656705">
        <w:rPr>
          <w:color w:val="202122"/>
          <w:sz w:val="20"/>
          <w:szCs w:val="20"/>
        </w:rPr>
        <w:t xml:space="preserve"> </w:t>
      </w:r>
      <w:r w:rsidRPr="00656705">
        <w:rPr>
          <w:sz w:val="20"/>
          <w:szCs w:val="20"/>
        </w:rPr>
        <w:t xml:space="preserve">As a religious-political ideology, Islamism seeks to “enforce” perceived Islamist norms and precepts on the conduct of Muslim and non-Muslim society when they come under Islamist control. </w:t>
      </w:r>
      <w:r w:rsidRPr="00656705">
        <w:rPr>
          <w:color w:val="202122"/>
          <w:sz w:val="20"/>
          <w:szCs w:val="20"/>
        </w:rPr>
        <w:t xml:space="preserve">Islamists are typically disdainful of the broader Islamic Tradition, and they almost invariably believe that their activism constitutes a “corrected version” of Islam as it ought to be but definitely has not been conceived of and practiced over more than one thousand four hundred years of its rich Civilizational history. </w:t>
      </w:r>
      <w:r w:rsidRPr="00656705">
        <w:rPr>
          <w:sz w:val="20"/>
          <w:szCs w:val="20"/>
        </w:rPr>
        <w:t xml:space="preserve">Ironically, although Islamism—as a religious political ideology—lays claim to its seeking to “revive” Islam or apply “Islamic Law” as an expression of the former glory, power, wealth, and assertiveness of Muslims, Islamists are radically ahistorical and anti-Traditional, with no interest in or respect for Islam’s long history of polymathic learning and cultural development. On the contrary, Islamists are typically counter-cultural and lack a sound understanding of Islamic history. As a rule, they are rarely schooled in Traditional Islamic jurisprudence and Law, nor are they typically interested in such things. Indeed, many of them—in their ideological insistence upon “ridding Islam of all foreign elements”—regard well over a millennium of Islamic history and cultural development as an unmitigated failure, a “blatant departure from Islam,” and a betrayal of  “true faith and practice,” which they—more than one thousand and four hundred years later—have finally discovered the true meaning and application, where the great Scholars and Saints have consistently failed. Islamists are predictably intolerant and ignore Traditional Islamic teachings on tolerance, pluralism, and the protection of non-Muslim neighbors. For Islamists, only their view of Islam is acceptable, and all other interpretations are retrograde to various degrees and often deemed distinctly heretical and polytheistic, meaning—in their minds—that they should be mercilessly uprooted by force, which is also a distortion of how Muslims Traditionally dealt with heresy and polytheism in their ranks. Islamists focus upon the State and access to State-based power, which they seek in order to “Islamize” society forcefully from the top down. When we speak below about Islamist intolerance today, we will speak about the phenomenon of “identity religion,” noting that “identity religion” is typical of today’s Islamists, just as it is also characteristic of many modern-day Jews, Christians, Hindus, and Buddhists. As “identity-religion,” Islamism invokes “Islam” as a definition of “identity,” and often regards “being a Muslim” as tantamount to “not being a Jew, Christian, or anything else.” An “essentialist” Islam becomes the key factor in one’s self-definition, as opposed to a Traditional spiritual emphasis upon a genuine relationship with God, the search for self-knowledge, the need for introspection and for self-purification in the search for eternal salvation. </w:t>
      </w:r>
    </w:p>
  </w:footnote>
  <w:footnote w:id="177">
    <w:p w14:paraId="19755527" w14:textId="77777777" w:rsidR="00FD1A33" w:rsidRPr="00656705" w:rsidRDefault="00FD1A33" w:rsidP="00FD1A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olor w:val="0F252D"/>
          <w:sz w:val="20"/>
          <w:szCs w:val="20"/>
        </w:rPr>
      </w:pPr>
      <w:r w:rsidRPr="00656705">
        <w:rPr>
          <w:rStyle w:val="FootnoteReference"/>
          <w:sz w:val="20"/>
          <w:szCs w:val="20"/>
        </w:rPr>
        <w:footnoteRef/>
      </w:r>
      <w:r w:rsidRPr="00656705">
        <w:rPr>
          <w:sz w:val="20"/>
          <w:szCs w:val="20"/>
        </w:rPr>
        <w:t xml:space="preserve"> </w:t>
      </w:r>
      <w:r w:rsidRPr="00656705">
        <w:rPr>
          <w:rFonts w:eastAsiaTheme="minorEastAsia"/>
          <w:color w:val="0F252D"/>
          <w:sz w:val="20"/>
          <w:szCs w:val="20"/>
        </w:rPr>
        <w:t xml:space="preserve">See also Hamza Yusuf, “Understanding </w:t>
      </w:r>
      <w:r w:rsidRPr="00656705">
        <w:rPr>
          <w:rFonts w:eastAsiaTheme="minorEastAsia"/>
          <w:i/>
          <w:iCs/>
          <w:color w:val="0F252D"/>
          <w:sz w:val="20"/>
          <w:szCs w:val="20"/>
        </w:rPr>
        <w:t>Jihad</w:t>
      </w:r>
      <w:r w:rsidRPr="00656705">
        <w:rPr>
          <w:rFonts w:eastAsiaTheme="minorEastAsia"/>
          <w:color w:val="0F252D"/>
          <w:sz w:val="20"/>
          <w:szCs w:val="20"/>
        </w:rPr>
        <w:t xml:space="preserve">,” in </w:t>
      </w:r>
      <w:r w:rsidRPr="00656705">
        <w:rPr>
          <w:i/>
          <w:iCs/>
          <w:sz w:val="20"/>
          <w:szCs w:val="20"/>
        </w:rPr>
        <w:t>The Creed of Imam al-Ṭaḥāwī</w:t>
      </w:r>
      <w:r w:rsidRPr="00656705">
        <w:rPr>
          <w:rFonts w:eastAsiaTheme="minorEastAsia"/>
          <w:color w:val="0F252D"/>
          <w:sz w:val="20"/>
          <w:szCs w:val="20"/>
        </w:rPr>
        <w:t xml:space="preserve">, which was cited earlier, p. 92. For detailed discussion on the regulations and limits of warfare in Islam, see Suheil Laher, “Indiscriminate Killing in Light of Islamic Sacred Texts,” in </w:t>
      </w:r>
      <w:r w:rsidRPr="00656705">
        <w:rPr>
          <w:rFonts w:eastAsiaTheme="minorEastAsia"/>
          <w:i/>
          <w:iCs/>
          <w:color w:val="0F252D"/>
          <w:sz w:val="20"/>
          <w:szCs w:val="20"/>
        </w:rPr>
        <w:t>The State We Are In: Identity, Terror and the Law of Jihad</w:t>
      </w:r>
      <w:r w:rsidRPr="00656705">
        <w:rPr>
          <w:rFonts w:eastAsiaTheme="minorEastAsia"/>
          <w:color w:val="0F252D"/>
          <w:sz w:val="20"/>
          <w:szCs w:val="20"/>
        </w:rPr>
        <w:t xml:space="preserve">, ed. Aftab Ahmad Malik (Bristol, UK: Amal Press, 2008), pp. 41-54. Laher presents extensive evidence on the prohibition and condemnation in Islam of indiscriminate killing and how, during war, noncombatants such as women, children, and civilians are not to be harmed. See also David Dakake, “The Myth of Militant Islam” in </w:t>
      </w:r>
      <w:r w:rsidRPr="00656705">
        <w:rPr>
          <w:rFonts w:eastAsiaTheme="minorEastAsia"/>
          <w:i/>
          <w:iCs/>
          <w:color w:val="0F252D"/>
          <w:sz w:val="20"/>
          <w:szCs w:val="20"/>
        </w:rPr>
        <w:t>The State We Are In</w:t>
      </w:r>
      <w:r w:rsidRPr="00656705">
        <w:rPr>
          <w:rFonts w:eastAsiaTheme="minorEastAsia"/>
          <w:color w:val="0F252D"/>
          <w:sz w:val="20"/>
          <w:szCs w:val="20"/>
        </w:rPr>
        <w:t xml:space="preserve">, 55-92. He illustrates the blatant misunderstandings of Islamic scripture that portray Islam as an inherently violent faith, and he demonstrates how the texts of Islam actually encourage peaceful coexistence with non-Muslims. For Islam against terrorism and harming civilians, see Muhammad Afifi al-Akiti, “Defending the Transgressed by Censuring the Reckless against the Killing of Civilians” in </w:t>
      </w:r>
      <w:r w:rsidRPr="00656705">
        <w:rPr>
          <w:rFonts w:eastAsiaTheme="minorEastAsia"/>
          <w:i/>
          <w:iCs/>
          <w:color w:val="0F252D"/>
          <w:sz w:val="20"/>
          <w:szCs w:val="20"/>
        </w:rPr>
        <w:t>The State We Are In</w:t>
      </w:r>
      <w:r w:rsidRPr="00656705">
        <w:rPr>
          <w:rFonts w:eastAsiaTheme="minorEastAsia"/>
          <w:color w:val="0F252D"/>
          <w:sz w:val="20"/>
          <w:szCs w:val="20"/>
        </w:rPr>
        <w:t>, 104-134.</w:t>
      </w:r>
    </w:p>
    <w:p w14:paraId="45506E5E" w14:textId="77777777" w:rsidR="00FD1A33" w:rsidRPr="00656705" w:rsidRDefault="00FD1A33" w:rsidP="00FD1A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olor w:val="0F252D"/>
          <w:sz w:val="20"/>
          <w:szCs w:val="20"/>
        </w:rPr>
      </w:pPr>
      <w:r w:rsidRPr="00656705">
        <w:rPr>
          <w:rFonts w:eastAsiaTheme="minorEastAsia"/>
          <w:color w:val="0F252D"/>
          <w:sz w:val="20"/>
          <w:szCs w:val="20"/>
        </w:rPr>
        <w:t xml:space="preserve">See also Prince Ghazi bin Muhammad, Ibrahim Kalin, and Mohammad Hashim Kamali, ed. </w:t>
      </w:r>
      <w:r w:rsidRPr="00656705">
        <w:rPr>
          <w:rFonts w:eastAsiaTheme="minorEastAsia"/>
          <w:i/>
          <w:iCs/>
          <w:color w:val="0F252D"/>
          <w:sz w:val="20"/>
          <w:szCs w:val="20"/>
        </w:rPr>
        <w:t>War and Peace in Islam: The Uses and Abuses of Jihad</w:t>
      </w:r>
      <w:r w:rsidRPr="00656705">
        <w:rPr>
          <w:rFonts w:eastAsiaTheme="minorEastAsia"/>
          <w:color w:val="0F252D"/>
          <w:sz w:val="20"/>
          <w:szCs w:val="20"/>
        </w:rPr>
        <w:t xml:space="preserve"> (Cambridge: Islamic Texts Society, 2013). </w:t>
      </w:r>
    </w:p>
  </w:footnote>
  <w:footnote w:id="178">
    <w:p w14:paraId="39A6E4A4" w14:textId="74F37B2A" w:rsidR="00FD1A33" w:rsidRPr="00656705" w:rsidRDefault="00FD1A33" w:rsidP="00FD1A33">
      <w:pPr>
        <w:pStyle w:val="FootnoteText"/>
        <w:rPr>
          <w:rFonts w:ascii="Times New Roman" w:hAnsi="Times New Roman" w:cs="Times New Roman"/>
          <w:color w:val="202122"/>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 xml:space="preserve">The United Nations </w:t>
      </w:r>
      <w:r w:rsidRPr="00656705">
        <w:rPr>
          <w:rFonts w:ascii="Times New Roman" w:hAnsi="Times New Roman" w:cs="Times New Roman"/>
          <w:sz w:val="20"/>
          <w:szCs w:val="20"/>
        </w:rPr>
        <w:t xml:space="preserve">or the UN, which has its headquarters in “international territory” within New York City, is the successor of the League of Nations. The United Nations is an international organization of world </w:t>
      </w:r>
      <w:r w:rsidR="00EA1803" w:rsidRPr="00656705">
        <w:rPr>
          <w:rFonts w:ascii="Times New Roman" w:hAnsi="Times New Roman" w:cs="Times New Roman"/>
          <w:sz w:val="20"/>
          <w:szCs w:val="20"/>
        </w:rPr>
        <w:t>governments</w:t>
      </w:r>
      <w:r w:rsidRPr="00656705">
        <w:rPr>
          <w:rFonts w:ascii="Times New Roman" w:hAnsi="Times New Roman" w:cs="Times New Roman"/>
          <w:sz w:val="20"/>
          <w:szCs w:val="20"/>
        </w:rPr>
        <w:t xml:space="preserve"> with the purpose of maintaining international peace and security. It is the world’s largest intergovernmental organization. Although the United Nations is based in New York, it has</w:t>
      </w:r>
      <w:r w:rsidRPr="00656705">
        <w:rPr>
          <w:rFonts w:ascii="Times New Roman" w:hAnsi="Times New Roman" w:cs="Times New Roman"/>
          <w:color w:val="202122"/>
          <w:sz w:val="20"/>
          <w:szCs w:val="20"/>
        </w:rPr>
        <w:t xml:space="preserve"> key branch offices in Geneva, Switzerland--the former home of the League of Nations—Nairobi, Kenya; Vienna, Austria; and The Hague in the Netherlands. The International Court of Justice or World Court, which is a principal organ of the United Nations, is based in The Hague. The United Nations was established on 15 Rajab 1364/25 June 1945, immediately after World War II and succeeded the League of Nations, which was rightly regarded as having been ineffective in maintaining security and world peace and had ceased to function with the outbreak of World War II in 1358/1939. </w:t>
      </w:r>
    </w:p>
  </w:footnote>
  <w:footnote w:id="179">
    <w:p w14:paraId="529E2EE9" w14:textId="77777777" w:rsidR="00FD1A33" w:rsidRPr="00656705" w:rsidRDefault="00FD1A33" w:rsidP="00FD1A33">
      <w:pPr>
        <w:autoSpaceDE w:val="0"/>
        <w:autoSpaceDN w:val="0"/>
        <w:adjustRightInd w:val="0"/>
        <w:rPr>
          <w:color w:val="000000"/>
          <w:sz w:val="20"/>
          <w:szCs w:val="20"/>
        </w:rPr>
      </w:pPr>
      <w:r w:rsidRPr="00656705">
        <w:rPr>
          <w:rStyle w:val="FootnoteReference"/>
          <w:sz w:val="20"/>
          <w:szCs w:val="20"/>
        </w:rPr>
        <w:footnoteRef/>
      </w:r>
      <w:r w:rsidRPr="00656705">
        <w:rPr>
          <w:sz w:val="20"/>
          <w:szCs w:val="20"/>
        </w:rPr>
        <w:t xml:space="preserve"> </w:t>
      </w:r>
      <w:r w:rsidRPr="00656705">
        <w:rPr>
          <w:rFonts w:eastAsiaTheme="minorEastAsia"/>
          <w:color w:val="0F252D"/>
          <w:sz w:val="20"/>
          <w:szCs w:val="20"/>
        </w:rPr>
        <w:t>See Sherman Jackson, “</w:t>
      </w:r>
      <w:r w:rsidRPr="00656705">
        <w:rPr>
          <w:rFonts w:eastAsiaTheme="minorEastAsia"/>
          <w:i/>
          <w:iCs/>
          <w:color w:val="0F252D"/>
          <w:sz w:val="20"/>
          <w:szCs w:val="20"/>
        </w:rPr>
        <w:t>Jihad</w:t>
      </w:r>
      <w:r w:rsidRPr="00656705">
        <w:rPr>
          <w:rFonts w:eastAsiaTheme="minorEastAsia"/>
          <w:color w:val="0F252D"/>
          <w:sz w:val="20"/>
          <w:szCs w:val="20"/>
        </w:rPr>
        <w:t xml:space="preserve"> in the Modern World,” in </w:t>
      </w:r>
      <w:r w:rsidRPr="00656705">
        <w:rPr>
          <w:rFonts w:eastAsiaTheme="minorEastAsia"/>
          <w:i/>
          <w:iCs/>
          <w:color w:val="0F252D"/>
          <w:sz w:val="20"/>
          <w:szCs w:val="20"/>
        </w:rPr>
        <w:t>Islam in Transition: Muslim Perspectives</w:t>
      </w:r>
      <w:r w:rsidRPr="00656705">
        <w:rPr>
          <w:rFonts w:eastAsiaTheme="minorEastAsia"/>
          <w:color w:val="0F252D"/>
          <w:sz w:val="20"/>
          <w:szCs w:val="20"/>
        </w:rPr>
        <w:t xml:space="preserve">, ed. John J. Donahue and John L. Esposito (Oxford: Oxford University Press, 2007), 394-408. </w:t>
      </w:r>
    </w:p>
  </w:footnote>
  <w:footnote w:id="180">
    <w:p w14:paraId="16028480" w14:textId="77777777" w:rsidR="00FD1A33" w:rsidRPr="00656705" w:rsidRDefault="00FD1A33" w:rsidP="00FD1A33">
      <w:pPr>
        <w:rPr>
          <w:color w:val="000000"/>
          <w:sz w:val="20"/>
          <w:szCs w:val="20"/>
        </w:rPr>
      </w:pPr>
      <w:r w:rsidRPr="00656705">
        <w:rPr>
          <w:rStyle w:val="FootnoteReference"/>
          <w:sz w:val="20"/>
          <w:szCs w:val="20"/>
        </w:rPr>
        <w:footnoteRef/>
      </w:r>
      <w:r w:rsidRPr="00656705">
        <w:rPr>
          <w:sz w:val="20"/>
          <w:szCs w:val="20"/>
        </w:rPr>
        <w:t xml:space="preserve"> The Islamic theological and intellectual traditions recognize two main categories of error in comprehension: 1) simple ignorance (</w:t>
      </w:r>
      <w:r w:rsidRPr="00656705">
        <w:rPr>
          <w:i/>
          <w:iCs/>
          <w:sz w:val="20"/>
          <w:szCs w:val="20"/>
        </w:rPr>
        <w:t>al-jahl al-basīṭ</w:t>
      </w:r>
      <w:r w:rsidRPr="00656705">
        <w:rPr>
          <w:sz w:val="20"/>
          <w:szCs w:val="20"/>
        </w:rPr>
        <w:t>) and 2) compound ignorance (</w:t>
      </w:r>
      <w:r w:rsidRPr="00656705">
        <w:rPr>
          <w:i/>
          <w:iCs/>
          <w:sz w:val="20"/>
          <w:szCs w:val="20"/>
        </w:rPr>
        <w:t>al-jahl al-murakkab</w:t>
      </w:r>
      <w:r w:rsidRPr="00656705">
        <w:rPr>
          <w:sz w:val="20"/>
          <w:szCs w:val="20"/>
        </w:rPr>
        <w:t>).</w:t>
      </w:r>
      <w:r w:rsidRPr="00656705">
        <w:rPr>
          <w:color w:val="000000" w:themeColor="text1"/>
          <w:sz w:val="20"/>
          <w:szCs w:val="20"/>
        </w:rPr>
        <w:t xml:space="preserve"> </w:t>
      </w:r>
      <w:r w:rsidRPr="00656705">
        <w:rPr>
          <w:sz w:val="20"/>
          <w:szCs w:val="20"/>
        </w:rPr>
        <w:t>Simple or simplex ignorance (</w:t>
      </w:r>
      <w:r w:rsidRPr="00656705">
        <w:rPr>
          <w:i/>
          <w:iCs/>
          <w:sz w:val="20"/>
          <w:szCs w:val="20"/>
        </w:rPr>
        <w:t>al-jahl al-basīṭ</w:t>
      </w:r>
      <w:r w:rsidRPr="00656705">
        <w:rPr>
          <w:sz w:val="20"/>
          <w:szCs w:val="20"/>
        </w:rPr>
        <w:t>) is when we do not know something, and we acknowledge that we do not know it. Simple ignorance is honest with itself and constructive. One of the greatest gifts of “simple ignorance” is that it makes us capable of learning and of intellectual and moral growth.</w:t>
      </w:r>
      <w:r w:rsidRPr="00656705">
        <w:rPr>
          <w:color w:val="000000" w:themeColor="text1"/>
          <w:sz w:val="20"/>
          <w:szCs w:val="20"/>
        </w:rPr>
        <w:t xml:space="preserve"> Compound or complex ignorance (</w:t>
      </w:r>
      <w:r w:rsidRPr="00656705">
        <w:rPr>
          <w:i/>
          <w:iCs/>
          <w:color w:val="000000" w:themeColor="text1"/>
          <w:sz w:val="20"/>
          <w:szCs w:val="20"/>
        </w:rPr>
        <w:t>al-jahl al-murakkab</w:t>
      </w:r>
      <w:r w:rsidRPr="00656705">
        <w:rPr>
          <w:color w:val="000000" w:themeColor="text1"/>
          <w:sz w:val="20"/>
          <w:szCs w:val="20"/>
        </w:rPr>
        <w:t>), on the other hand, means--first of all--not to know and-- second--not to know that we do not know. It is compound or complex because it involves two types of ignorance: Ignorance about what we do not know and ignornace about ourselves in not knowing it. Complex ignorance often manifests itself in our failure to acknowledge what we do not know and--even worse--our insistence that we do actually know it. We live in age of complex ignorance when few people are honest about their limitations, and many lay claim to having knowledge despite their ignorance. Complex ignorance is not constructive. For the man or woman suffering from compound ignorance is impossible to teach. We cannot learn without first admitting that there are things we do not know.</w:t>
      </w:r>
    </w:p>
  </w:footnote>
  <w:footnote w:id="181">
    <w:p w14:paraId="486D0DC6" w14:textId="77777777" w:rsidR="0090700D" w:rsidRPr="00656705" w:rsidRDefault="0090700D" w:rsidP="0090700D">
      <w:pPr>
        <w:rPr>
          <w:color w:val="000000" w:themeColor="text1"/>
          <w:sz w:val="20"/>
          <w:szCs w:val="20"/>
        </w:rPr>
      </w:pPr>
      <w:r w:rsidRPr="00656705">
        <w:rPr>
          <w:rStyle w:val="FootnoteReference"/>
          <w:color w:val="000000" w:themeColor="text1"/>
          <w:sz w:val="20"/>
          <w:szCs w:val="20"/>
        </w:rPr>
        <w:footnoteRef/>
      </w:r>
      <w:r w:rsidRPr="00656705">
        <w:rPr>
          <w:color w:val="000000" w:themeColor="text1"/>
          <w:sz w:val="20"/>
          <w:szCs w:val="20"/>
        </w:rPr>
        <w:t xml:space="preserve"> </w:t>
      </w:r>
      <w:r w:rsidRPr="00656705">
        <w:rPr>
          <w:b/>
          <w:bCs/>
          <w:color w:val="000000" w:themeColor="text1"/>
          <w:sz w:val="20"/>
          <w:szCs w:val="20"/>
        </w:rPr>
        <w:t xml:space="preserve">Modalities </w:t>
      </w:r>
      <w:r w:rsidRPr="00656705">
        <w:rPr>
          <w:color w:val="000000" w:themeColor="text1"/>
          <w:sz w:val="20"/>
          <w:szCs w:val="20"/>
        </w:rPr>
        <w:t>refer to</w:t>
      </w:r>
      <w:r w:rsidRPr="00656705">
        <w:rPr>
          <w:color w:val="000000" w:themeColor="text1"/>
          <w:sz w:val="20"/>
          <w:szCs w:val="20"/>
          <w:shd w:val="clear" w:color="auto" w:fill="FFFFFF"/>
        </w:rPr>
        <w:t xml:space="preserve"> the different ways or “modes” in which things exist or are experienced. The word “modality” is derived from the Latin word </w:t>
      </w:r>
      <w:r w:rsidRPr="00656705">
        <w:rPr>
          <w:rStyle w:val="ff"/>
          <w:i/>
          <w:iCs/>
          <w:color w:val="000000" w:themeColor="text1"/>
          <w:sz w:val="20"/>
          <w:szCs w:val="20"/>
        </w:rPr>
        <w:t>modus</w:t>
      </w:r>
      <w:r w:rsidRPr="00656705">
        <w:rPr>
          <w:rStyle w:val="apple-converted-space"/>
          <w:color w:val="000000" w:themeColor="text1"/>
          <w:sz w:val="20"/>
          <w:szCs w:val="20"/>
        </w:rPr>
        <w:t>—from which we get the words Modernity and Modernism—and means “way,” “manner,” “mode,” “method,” and even “</w:t>
      </w:r>
      <w:r w:rsidRPr="00656705">
        <w:rPr>
          <w:color w:val="000000" w:themeColor="text1"/>
          <w:sz w:val="20"/>
          <w:szCs w:val="20"/>
          <w:shd w:val="clear" w:color="auto" w:fill="FFFFFF"/>
        </w:rPr>
        <w:t xml:space="preserve">measure” and “weight.” In Philosophical and Logical usage, “modalities” </w:t>
      </w:r>
      <w:r w:rsidRPr="00656705">
        <w:rPr>
          <w:color w:val="000000" w:themeColor="text1"/>
          <w:sz w:val="20"/>
          <w:szCs w:val="20"/>
        </w:rPr>
        <w:t xml:space="preserve">refer to the different “modes,” “manners,” “accidents,” “attributes” or “qualities” that make things distinctively what they are, whether those modalities are </w:t>
      </w:r>
      <w:r w:rsidRPr="00656705">
        <w:rPr>
          <w:i/>
          <w:color w:val="000000" w:themeColor="text1"/>
          <w:sz w:val="20"/>
          <w:szCs w:val="20"/>
        </w:rPr>
        <w:t>A Priori</w:t>
      </w:r>
      <w:r w:rsidRPr="00656705">
        <w:rPr>
          <w:iCs/>
          <w:color w:val="000000" w:themeColor="text1"/>
          <w:sz w:val="20"/>
          <w:szCs w:val="20"/>
        </w:rPr>
        <w:t xml:space="preserve"> or </w:t>
      </w:r>
      <w:r w:rsidRPr="00656705">
        <w:rPr>
          <w:i/>
          <w:color w:val="000000" w:themeColor="text1"/>
          <w:sz w:val="20"/>
          <w:szCs w:val="20"/>
        </w:rPr>
        <w:t>A Posteriori</w:t>
      </w:r>
      <w:r w:rsidRPr="00656705">
        <w:rPr>
          <w:iCs/>
          <w:color w:val="000000" w:themeColor="text1"/>
          <w:sz w:val="20"/>
          <w:szCs w:val="20"/>
        </w:rPr>
        <w:t>.</w:t>
      </w:r>
      <w:r w:rsidRPr="00656705">
        <w:rPr>
          <w:color w:val="000000" w:themeColor="text1"/>
          <w:sz w:val="20"/>
          <w:szCs w:val="20"/>
        </w:rPr>
        <w:t xml:space="preserve"> </w:t>
      </w:r>
      <w:r w:rsidRPr="00656705">
        <w:rPr>
          <w:i/>
          <w:iCs/>
          <w:color w:val="000000" w:themeColor="text1"/>
          <w:sz w:val="20"/>
          <w:szCs w:val="20"/>
        </w:rPr>
        <w:t xml:space="preserve">A Priori </w:t>
      </w:r>
      <w:r w:rsidRPr="00656705">
        <w:rPr>
          <w:color w:val="000000" w:themeColor="text1"/>
          <w:sz w:val="20"/>
          <w:szCs w:val="20"/>
        </w:rPr>
        <w:t xml:space="preserve">modalities are modes, manners, qualities and Logical propositions about things that are Conceptually Necessary by virtue of their Essences, attributes, and contents. A physical body, for example, has certain </w:t>
      </w:r>
      <w:r w:rsidRPr="00656705">
        <w:rPr>
          <w:i/>
          <w:iCs/>
          <w:color w:val="000000" w:themeColor="text1"/>
          <w:sz w:val="20"/>
          <w:szCs w:val="20"/>
        </w:rPr>
        <w:t>A Priori</w:t>
      </w:r>
      <w:r w:rsidRPr="00656705">
        <w:rPr>
          <w:color w:val="000000" w:themeColor="text1"/>
          <w:sz w:val="20"/>
          <w:szCs w:val="20"/>
        </w:rPr>
        <w:t xml:space="preserve"> modalities: It must have a locus (Arabic: </w:t>
      </w:r>
      <w:r w:rsidRPr="00656705">
        <w:rPr>
          <w:i/>
          <w:iCs/>
          <w:color w:val="000000" w:themeColor="text1"/>
          <w:sz w:val="20"/>
          <w:szCs w:val="20"/>
        </w:rPr>
        <w:t>maḥall</w:t>
      </w:r>
      <w:r w:rsidRPr="00656705">
        <w:rPr>
          <w:color w:val="000000" w:themeColor="text1"/>
          <w:sz w:val="20"/>
          <w:szCs w:val="20"/>
        </w:rPr>
        <w:t xml:space="preserve">)—a space that it takes up or a place that it physically occupies—it must have a place or location (Arabic: </w:t>
      </w:r>
      <w:r w:rsidRPr="00656705">
        <w:rPr>
          <w:i/>
          <w:iCs/>
          <w:color w:val="000000" w:themeColor="text1"/>
          <w:sz w:val="20"/>
          <w:szCs w:val="20"/>
        </w:rPr>
        <w:t>makān</w:t>
      </w:r>
      <w:r w:rsidRPr="00656705">
        <w:rPr>
          <w:color w:val="000000" w:themeColor="text1"/>
          <w:sz w:val="20"/>
          <w:szCs w:val="20"/>
        </w:rPr>
        <w:t xml:space="preserve">), which locates it with regard to other things. It must also have six relative—or subjective—directions: 1) front, 2) back, 3 and 4) two sides, 5) a top, and 6) a bottom. Empirically, for instance, insects rely upon sensory modalities rooted in their bodily senses to relate to, navigate, and interact with their environments—which include taste, smell, and vision. In the case of insects, however, such empirical modalities are </w:t>
      </w:r>
      <w:r w:rsidRPr="00656705">
        <w:rPr>
          <w:i/>
          <w:iCs/>
          <w:color w:val="000000" w:themeColor="text1"/>
          <w:sz w:val="20"/>
          <w:szCs w:val="20"/>
        </w:rPr>
        <w:t>A Posteriori</w:t>
      </w:r>
      <w:r w:rsidRPr="00656705">
        <w:rPr>
          <w:color w:val="000000" w:themeColor="text1"/>
          <w:sz w:val="20"/>
          <w:szCs w:val="20"/>
        </w:rPr>
        <w:t xml:space="preserve"> and belong to the realm of Possible Existence and are not Conceptually Necessary.</w:t>
      </w:r>
    </w:p>
  </w:footnote>
  <w:footnote w:id="182">
    <w:p w14:paraId="14FB5C41" w14:textId="77777777" w:rsidR="00FD1A33" w:rsidRPr="00656705" w:rsidRDefault="00FD1A33" w:rsidP="00FD1A33">
      <w:pPr>
        <w:pStyle w:val="NormalWeb"/>
        <w:spacing w:before="0" w:beforeAutospacing="0" w:after="0" w:afterAutospacing="0"/>
        <w:rPr>
          <w:color w:val="202122"/>
          <w:sz w:val="20"/>
          <w:szCs w:val="20"/>
        </w:rPr>
      </w:pPr>
      <w:r w:rsidRPr="00656705">
        <w:rPr>
          <w:rStyle w:val="FootnoteReference"/>
          <w:sz w:val="20"/>
          <w:szCs w:val="20"/>
        </w:rPr>
        <w:footnoteRef/>
      </w:r>
      <w:r w:rsidRPr="00656705">
        <w:rPr>
          <w:sz w:val="20"/>
          <w:szCs w:val="20"/>
        </w:rPr>
        <w:t xml:space="preserve"> </w:t>
      </w:r>
      <w:r w:rsidRPr="00656705">
        <w:rPr>
          <w:b/>
          <w:bCs/>
          <w:color w:val="202122"/>
          <w:sz w:val="20"/>
          <w:szCs w:val="20"/>
        </w:rPr>
        <w:t xml:space="preserve">Alfred Guillaume </w:t>
      </w:r>
      <w:r w:rsidRPr="00656705">
        <w:rPr>
          <w:color w:val="202122"/>
          <w:sz w:val="20"/>
          <w:szCs w:val="20"/>
        </w:rPr>
        <w:t>(d. 1385/1965) was an ordained English Christian Arabist, Scholar of Islam, Oriental languages, and the Hebrew Old Testament. He published extensively and taught at the University of London and other universities.</w:t>
      </w:r>
    </w:p>
  </w:footnote>
  <w:footnote w:id="183">
    <w:p w14:paraId="0A0EF5D2"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w:t>
      </w:r>
      <w:r w:rsidRPr="00656705">
        <w:rPr>
          <w:b/>
          <w:bCs/>
          <w:sz w:val="20"/>
          <w:szCs w:val="20"/>
        </w:rPr>
        <w:t>Apology</w:t>
      </w:r>
      <w:r w:rsidRPr="00656705">
        <w:rPr>
          <w:sz w:val="20"/>
          <w:szCs w:val="20"/>
        </w:rPr>
        <w:t xml:space="preserve"> comes from the Greek </w:t>
      </w:r>
      <w:r w:rsidRPr="00656705">
        <w:rPr>
          <w:i/>
          <w:iCs/>
          <w:color w:val="000000" w:themeColor="text1"/>
          <w:sz w:val="20"/>
          <w:szCs w:val="20"/>
        </w:rPr>
        <w:t>á</w:t>
      </w:r>
      <w:r w:rsidRPr="00656705">
        <w:rPr>
          <w:i/>
          <w:iCs/>
          <w:color w:val="000000"/>
          <w:sz w:val="20"/>
          <w:szCs w:val="20"/>
        </w:rPr>
        <w:t>polog</w:t>
      </w:r>
      <w:r w:rsidRPr="00656705">
        <w:rPr>
          <w:i/>
          <w:iCs/>
          <w:color w:val="000000" w:themeColor="text1"/>
          <w:sz w:val="20"/>
          <w:szCs w:val="20"/>
        </w:rPr>
        <w:t>í</w:t>
      </w:r>
      <w:r w:rsidRPr="00656705">
        <w:rPr>
          <w:i/>
          <w:iCs/>
          <w:color w:val="000000"/>
          <w:sz w:val="20"/>
          <w:szCs w:val="20"/>
        </w:rPr>
        <w:t>a</w:t>
      </w:r>
      <w:r w:rsidRPr="00656705">
        <w:rPr>
          <w:color w:val="000000"/>
          <w:sz w:val="20"/>
          <w:szCs w:val="20"/>
        </w:rPr>
        <w:t xml:space="preserve">, </w:t>
      </w:r>
      <w:r w:rsidRPr="00656705">
        <w:rPr>
          <w:i/>
          <w:iCs/>
          <w:color w:val="202122"/>
          <w:sz w:val="20"/>
          <w:szCs w:val="20"/>
        </w:rPr>
        <w:t>ἀπολογία</w:t>
      </w:r>
      <w:r w:rsidRPr="00656705">
        <w:rPr>
          <w:color w:val="202122"/>
          <w:sz w:val="20"/>
          <w:szCs w:val="20"/>
        </w:rPr>
        <w:t>, referring to</w:t>
      </w:r>
      <w:r w:rsidRPr="00656705">
        <w:rPr>
          <w:color w:val="000000"/>
          <w:sz w:val="20"/>
          <w:szCs w:val="20"/>
        </w:rPr>
        <w:t xml:space="preserve"> a speech or oration given in defense of oneself or another—especially when the defense is undertaken to justify particular rights, positions, doctrines, or beliefs. </w:t>
      </w:r>
      <w:r w:rsidRPr="00656705">
        <w:rPr>
          <w:i/>
          <w:iCs/>
          <w:color w:val="000000" w:themeColor="text1"/>
          <w:sz w:val="20"/>
          <w:szCs w:val="20"/>
        </w:rPr>
        <w:t>Á</w:t>
      </w:r>
      <w:r w:rsidRPr="00656705">
        <w:rPr>
          <w:i/>
          <w:iCs/>
          <w:color w:val="000000"/>
          <w:sz w:val="20"/>
          <w:szCs w:val="20"/>
        </w:rPr>
        <w:t>polog</w:t>
      </w:r>
      <w:r w:rsidRPr="00656705">
        <w:rPr>
          <w:i/>
          <w:iCs/>
          <w:color w:val="000000" w:themeColor="text1"/>
          <w:sz w:val="20"/>
          <w:szCs w:val="20"/>
        </w:rPr>
        <w:t>í</w:t>
      </w:r>
      <w:r w:rsidRPr="00656705">
        <w:rPr>
          <w:i/>
          <w:iCs/>
          <w:color w:val="000000"/>
          <w:sz w:val="20"/>
          <w:szCs w:val="20"/>
        </w:rPr>
        <w:t>a</w:t>
      </w:r>
      <w:r w:rsidRPr="00656705">
        <w:rPr>
          <w:color w:val="202122"/>
          <w:sz w:val="20"/>
          <w:szCs w:val="20"/>
        </w:rPr>
        <w:t xml:space="preserve"> in this sense is related to the Greek verb </w:t>
      </w:r>
      <w:r w:rsidRPr="00656705">
        <w:rPr>
          <w:i/>
          <w:iCs/>
          <w:color w:val="000000" w:themeColor="text1"/>
          <w:sz w:val="20"/>
          <w:szCs w:val="20"/>
        </w:rPr>
        <w:t>á</w:t>
      </w:r>
      <w:r w:rsidRPr="00656705">
        <w:rPr>
          <w:i/>
          <w:iCs/>
          <w:color w:val="202122"/>
          <w:sz w:val="20"/>
          <w:szCs w:val="20"/>
        </w:rPr>
        <w:t>pologe</w:t>
      </w:r>
      <w:r w:rsidRPr="00656705">
        <w:rPr>
          <w:i/>
          <w:iCs/>
          <w:color w:val="000000" w:themeColor="text1"/>
          <w:sz w:val="20"/>
          <w:szCs w:val="20"/>
        </w:rPr>
        <w:t>î</w:t>
      </w:r>
      <w:r w:rsidRPr="00656705">
        <w:rPr>
          <w:i/>
          <w:iCs/>
          <w:color w:val="202122"/>
          <w:sz w:val="20"/>
          <w:szCs w:val="20"/>
        </w:rPr>
        <w:t>sthai, ἀπολογεῖσθαι</w:t>
      </w:r>
      <w:r w:rsidRPr="00656705">
        <w:rPr>
          <w:color w:val="202122"/>
          <w:sz w:val="20"/>
          <w:szCs w:val="20"/>
        </w:rPr>
        <w:t>, meaning “to speak in the defense of oneself or others.” When Socrates was accused by the ruling elites of Athens of corrupting the youth and going against established Athenian tradition in his belief in the One, his well-thought-out self-defense was called an</w:t>
      </w:r>
      <w:r w:rsidRPr="00656705">
        <w:rPr>
          <w:i/>
          <w:iCs/>
          <w:color w:val="000000" w:themeColor="text1"/>
          <w:sz w:val="20"/>
          <w:szCs w:val="20"/>
        </w:rPr>
        <w:t xml:space="preserve"> á</w:t>
      </w:r>
      <w:r w:rsidRPr="00656705">
        <w:rPr>
          <w:i/>
          <w:iCs/>
          <w:color w:val="000000"/>
          <w:sz w:val="20"/>
          <w:szCs w:val="20"/>
        </w:rPr>
        <w:t>polog</w:t>
      </w:r>
      <w:r w:rsidRPr="00656705">
        <w:rPr>
          <w:i/>
          <w:iCs/>
          <w:color w:val="000000" w:themeColor="text1"/>
          <w:sz w:val="20"/>
          <w:szCs w:val="20"/>
        </w:rPr>
        <w:t>í</w:t>
      </w:r>
      <w:r w:rsidRPr="00656705">
        <w:rPr>
          <w:i/>
          <w:iCs/>
          <w:color w:val="000000"/>
          <w:sz w:val="20"/>
          <w:szCs w:val="20"/>
        </w:rPr>
        <w:t>a</w:t>
      </w:r>
      <w:r w:rsidRPr="00656705">
        <w:rPr>
          <w:color w:val="000000"/>
          <w:sz w:val="20"/>
          <w:szCs w:val="20"/>
        </w:rPr>
        <w:t>. In the sentence above, t</w:t>
      </w:r>
      <w:r w:rsidRPr="00656705">
        <w:rPr>
          <w:sz w:val="20"/>
          <w:szCs w:val="20"/>
        </w:rPr>
        <w:t xml:space="preserve">he word </w:t>
      </w:r>
      <w:r w:rsidRPr="00656705">
        <w:rPr>
          <w:b/>
          <w:bCs/>
          <w:sz w:val="20"/>
          <w:szCs w:val="20"/>
        </w:rPr>
        <w:t xml:space="preserve">Apology </w:t>
      </w:r>
      <w:r w:rsidRPr="00656705">
        <w:rPr>
          <w:sz w:val="20"/>
          <w:szCs w:val="20"/>
        </w:rPr>
        <w:t xml:space="preserve">is used in its original Greek and English sense to stand for carefully reasoned rational </w:t>
      </w:r>
      <w:r w:rsidRPr="00656705">
        <w:rPr>
          <w:color w:val="000000"/>
          <w:sz w:val="20"/>
          <w:szCs w:val="20"/>
        </w:rPr>
        <w:t xml:space="preserve">arguments in defense of something controversial and which deserves to be defended. </w:t>
      </w:r>
      <w:r w:rsidRPr="00656705">
        <w:rPr>
          <w:i/>
          <w:iCs/>
          <w:sz w:val="20"/>
          <w:szCs w:val="20"/>
        </w:rPr>
        <w:t>The First Teaching</w:t>
      </w:r>
      <w:r w:rsidRPr="00656705">
        <w:rPr>
          <w:sz w:val="20"/>
          <w:szCs w:val="20"/>
        </w:rPr>
        <w:t xml:space="preserve"> often uses “Apology” and “Apologist” in this sense, which has nothing to do with the standard use of these words today for “any regretful acknowledgement of failure or offense.” </w:t>
      </w:r>
    </w:p>
  </w:footnote>
  <w:footnote w:id="184">
    <w:p w14:paraId="7AF92259" w14:textId="77777777"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The word </w:t>
      </w:r>
      <w:r w:rsidRPr="00656705">
        <w:rPr>
          <w:b/>
          <w:bCs/>
          <w:sz w:val="20"/>
          <w:szCs w:val="20"/>
        </w:rPr>
        <w:t>apologetic</w:t>
      </w:r>
      <w:r w:rsidRPr="00656705">
        <w:rPr>
          <w:sz w:val="20"/>
          <w:szCs w:val="20"/>
        </w:rPr>
        <w:t xml:space="preserve">, although derived from the original meaning of a statement in defense of something controversial, is used here in its secondary Modern sense of making </w:t>
      </w:r>
      <w:r w:rsidRPr="00656705">
        <w:rPr>
          <w:color w:val="000000"/>
          <w:sz w:val="20"/>
          <w:szCs w:val="20"/>
        </w:rPr>
        <w:t>regretful</w:t>
      </w:r>
      <w:r w:rsidRPr="00656705">
        <w:rPr>
          <w:rStyle w:val="apple-converted-space"/>
          <w:rFonts w:eastAsiaTheme="majorEastAsia"/>
          <w:color w:val="000000"/>
          <w:sz w:val="20"/>
          <w:szCs w:val="20"/>
        </w:rPr>
        <w:t> </w:t>
      </w:r>
      <w:r w:rsidRPr="00656705">
        <w:rPr>
          <w:color w:val="000000"/>
          <w:sz w:val="20"/>
          <w:szCs w:val="20"/>
        </w:rPr>
        <w:t>acknowledgements or seeking to excuse offenses or failures, often by hiding or obscuring significant facts. Whereas I use “Apology” and “Apologist” (with capital “A’s”) in the sense of an honest defense of something that deserves to be defended, I am applying “apologetic” in the sense of writing a defense that is not thoroughly honest or objective and seeks to cover up aspects of what is being defended, which are failures and have indeed caused offense.</w:t>
      </w:r>
    </w:p>
  </w:footnote>
  <w:footnote w:id="185">
    <w:p w14:paraId="42A79EDA" w14:textId="2BAE545D" w:rsidR="00FD1A33" w:rsidRPr="00656705" w:rsidRDefault="00FD1A33" w:rsidP="00FD1A33">
      <w:pPr>
        <w:rPr>
          <w:sz w:val="20"/>
          <w:szCs w:val="20"/>
        </w:rPr>
      </w:pPr>
      <w:r w:rsidRPr="00656705">
        <w:rPr>
          <w:rStyle w:val="FootnoteReference"/>
          <w:sz w:val="20"/>
          <w:szCs w:val="20"/>
        </w:rPr>
        <w:footnoteRef/>
      </w:r>
      <w:r w:rsidRPr="00656705">
        <w:rPr>
          <w:sz w:val="20"/>
          <w:szCs w:val="20"/>
        </w:rPr>
        <w:t xml:space="preserve"> </w:t>
      </w:r>
      <w:r w:rsidRPr="00656705">
        <w:rPr>
          <w:b/>
          <w:bCs/>
          <w:sz w:val="20"/>
          <w:szCs w:val="20"/>
        </w:rPr>
        <w:t xml:space="preserve">Cognitive closure </w:t>
      </w:r>
      <w:r w:rsidRPr="00656705">
        <w:rPr>
          <w:sz w:val="20"/>
          <w:szCs w:val="20"/>
        </w:rPr>
        <w:t xml:space="preserve">has different meanings in language and semantics than it does in Modern philosophy or psychology. Linguistically, “cognitive closure” typically restricts the semantic reach of words and makes them conform with narrower references. We illustrated “cognitive closure” earlier in our discussion of “Science” in modern English parlance, and this type of linguistic “cognitive closure” is very common in the English language. As regards “Science,” we noted that linguistically “knowledge” and “science” are </w:t>
      </w:r>
      <w:r w:rsidR="00A369DD" w:rsidRPr="00656705">
        <w:rPr>
          <w:sz w:val="20"/>
          <w:szCs w:val="20"/>
        </w:rPr>
        <w:t>identical</w:t>
      </w:r>
      <w:r w:rsidRPr="00656705">
        <w:rPr>
          <w:sz w:val="20"/>
          <w:szCs w:val="20"/>
        </w:rPr>
        <w:t xml:space="preserve">. </w:t>
      </w:r>
      <w:r w:rsidRPr="00656705">
        <w:rPr>
          <w:color w:val="000000"/>
          <w:sz w:val="20"/>
          <w:szCs w:val="20"/>
        </w:rPr>
        <w:t>The English language and, for that matter, the Modern West has imposed such semantic limits upon the word “Science,” according to its paradigm “science,” reflecting an ideological preference of empirical material science over other forms of knowledge. This paradigm of Science came to dominate Western thought in Modern times. In reality, however, such cognitive closure for the word “science” actually had little to do with respect for empirical science or a sound metaphysical understanding of the inherent hierarchies that pertain to true knowledge. Every intellectual undertaking should belong formally to its own science, properly ranked in the hierarchical order of knowledge.</w:t>
      </w:r>
      <w:r w:rsidRPr="00656705">
        <w:rPr>
          <w:rFonts w:eastAsiaTheme="majorEastAsia"/>
          <w:sz w:val="20"/>
          <w:szCs w:val="20"/>
        </w:rPr>
        <w:t xml:space="preserve"> “</w:t>
      </w:r>
      <w:r w:rsidRPr="00656705">
        <w:rPr>
          <w:color w:val="000000"/>
          <w:sz w:val="20"/>
          <w:szCs w:val="20"/>
        </w:rPr>
        <w:t xml:space="preserve">Science,” properly conceived of and used, must pertain to each body of knowledge that is </w:t>
      </w:r>
      <w:r w:rsidRPr="00656705">
        <w:rPr>
          <w:rFonts w:eastAsiaTheme="majorEastAsia"/>
          <w:sz w:val="20"/>
          <w:szCs w:val="20"/>
        </w:rPr>
        <w:t xml:space="preserve">based on sound definitions and methodologies with its content properly rooted in sound principles, paradigms, and cognitive frames. Such an approach allows for structural </w:t>
      </w:r>
      <w:r w:rsidRPr="00656705">
        <w:rPr>
          <w:color w:val="000000"/>
          <w:sz w:val="20"/>
          <w:szCs w:val="20"/>
        </w:rPr>
        <w:t>order and principial rooting in human learning that is in line with an external hierarchy</w:t>
      </w:r>
      <w:r w:rsidRPr="00656705">
        <w:rPr>
          <w:rFonts w:eastAsiaTheme="majorEastAsia"/>
          <w:sz w:val="20"/>
          <w:szCs w:val="20"/>
        </w:rPr>
        <w:t xml:space="preserve"> embracing all other fields of knowledge and mirroring the metaphysical structure of the objective world. In Arabic, however, many words such as </w:t>
      </w:r>
      <w:r w:rsidRPr="00656705">
        <w:rPr>
          <w:rFonts w:eastAsiaTheme="minorEastAsia"/>
          <w:i/>
          <w:iCs/>
          <w:color w:val="000000"/>
          <w:sz w:val="20"/>
          <w:szCs w:val="20"/>
        </w:rPr>
        <w:t xml:space="preserve">Islām, Īmān, </w:t>
      </w:r>
      <w:r w:rsidRPr="00656705">
        <w:rPr>
          <w:rFonts w:eastAsiaTheme="minorEastAsia"/>
          <w:color w:val="000000"/>
          <w:sz w:val="20"/>
          <w:szCs w:val="20"/>
        </w:rPr>
        <w:t xml:space="preserve">and </w:t>
      </w:r>
      <w:r w:rsidRPr="00656705">
        <w:rPr>
          <w:rFonts w:eastAsiaTheme="minorEastAsia"/>
          <w:i/>
          <w:iCs/>
          <w:color w:val="000000"/>
          <w:sz w:val="20"/>
          <w:szCs w:val="20"/>
        </w:rPr>
        <w:t>Iḥsān</w:t>
      </w:r>
      <w:r w:rsidRPr="00656705">
        <w:rPr>
          <w:rFonts w:eastAsiaTheme="minorEastAsia"/>
          <w:color w:val="000000"/>
          <w:sz w:val="20"/>
          <w:szCs w:val="20"/>
        </w:rPr>
        <w:t xml:space="preserve"> originally had much broader implications than they would later have after “cognitive closure” had taken place.</w:t>
      </w:r>
    </w:p>
    <w:p w14:paraId="3385E80A" w14:textId="77777777" w:rsidR="00FD1A33" w:rsidRPr="00656705" w:rsidRDefault="00FD1A33" w:rsidP="00FD1A33">
      <w:pPr>
        <w:rPr>
          <w:sz w:val="20"/>
          <w:szCs w:val="20"/>
        </w:rPr>
      </w:pPr>
      <w:r w:rsidRPr="00656705">
        <w:rPr>
          <w:sz w:val="20"/>
          <w:szCs w:val="20"/>
        </w:rPr>
        <w:t xml:space="preserve">    Modern philosophy uses “cognitive closure” for the proposition that certain perennial philosophical questions are beyond the capacity of Human minds to answer. These problems involve issues such as those of subject-object, mind-body, foundations of meaning, the identity of the Self, the compatibility of </w:t>
      </w:r>
      <w:r w:rsidRPr="00656705">
        <w:rPr>
          <w:i/>
          <w:iCs/>
          <w:sz w:val="20"/>
          <w:szCs w:val="20"/>
        </w:rPr>
        <w:t>a priori</w:t>
      </w:r>
      <w:r w:rsidRPr="00656705">
        <w:rPr>
          <w:sz w:val="20"/>
          <w:szCs w:val="20"/>
        </w:rPr>
        <w:t xml:space="preserve"> and </w:t>
      </w:r>
      <w:r w:rsidRPr="00656705">
        <w:rPr>
          <w:i/>
          <w:iCs/>
          <w:sz w:val="20"/>
          <w:szCs w:val="20"/>
        </w:rPr>
        <w:t xml:space="preserve">a posteriori </w:t>
      </w:r>
      <w:r w:rsidRPr="00656705">
        <w:rPr>
          <w:sz w:val="20"/>
          <w:szCs w:val="20"/>
        </w:rPr>
        <w:t xml:space="preserve">knowledge, and the issue of Divine Transcendence and Human free will. By declaring such matters as being “closed off” cognitively from sound answers, Modern empiricism excuses itself from addressing questions that it is not equipped to answer. </w:t>
      </w:r>
      <w:r w:rsidRPr="00656705">
        <w:rPr>
          <w:i/>
          <w:sz w:val="20"/>
          <w:szCs w:val="20"/>
        </w:rPr>
        <w:t>The First Teaching</w:t>
      </w:r>
      <w:r w:rsidRPr="00656705">
        <w:rPr>
          <w:iCs/>
          <w:sz w:val="20"/>
          <w:szCs w:val="20"/>
        </w:rPr>
        <w:t xml:space="preserve"> does not accept such philosophical “cognitive closure” and will address such questions in the light of Islam’s Corrective Tradition as well as earlier philosophical and Metaphysical approaches to reality. In Modern psychology, “cognitive closure” is used for the Human tendency to eliminate ambiguity and arrive—often incorrectly and irrationally—at definite conclusions about doubtful matters. Thus, psychological “cognitive closure” is seen as a common human need and its difficulty in dealing with uncertainty. Psychological “closure” is also used with regard to the grief that people feel with death or the loss of missing people. In this case, “psychological cognitive closure” often has the effect of providing a sense of relief that the death is actually good or certainty that the missing person is or is not still alive. Such needs for psychological cognitive closure are a fairly constant Human characteristic. It often affects what information people seek out in answering such questions and how they process what they receive.</w:t>
      </w:r>
    </w:p>
  </w:footnote>
  <w:footnote w:id="186">
    <w:p w14:paraId="4B578814" w14:textId="77777777" w:rsidR="002C6C0B" w:rsidRPr="00656705" w:rsidRDefault="002C6C0B" w:rsidP="002C6C0B">
      <w:pPr>
        <w:pStyle w:val="FootnoteText"/>
        <w:rPr>
          <w:rFonts w:ascii="Times New Roman" w:hAnsi="Times New Roman" w:cs="Times New Roman"/>
          <w:sz w:val="20"/>
          <w:szCs w:val="20"/>
        </w:rPr>
      </w:pPr>
      <w:r w:rsidRPr="00656705">
        <w:rPr>
          <w:rStyle w:val="FootnoteReference"/>
          <w:rFonts w:ascii="Times New Roman" w:hAnsi="Times New Roman" w:cs="Times New Roman"/>
          <w:sz w:val="20"/>
          <w:szCs w:val="20"/>
        </w:rPr>
        <w:footnoteRef/>
      </w:r>
      <w:r w:rsidRPr="00656705">
        <w:rPr>
          <w:rFonts w:ascii="Times New Roman" w:hAnsi="Times New Roman" w:cs="Times New Roman"/>
          <w:sz w:val="20"/>
          <w:szCs w:val="20"/>
        </w:rPr>
        <w:t xml:space="preserve"> “</w:t>
      </w:r>
      <w:r w:rsidRPr="00656705">
        <w:rPr>
          <w:rFonts w:ascii="Times New Roman" w:hAnsi="Times New Roman" w:cs="Times New Roman"/>
          <w:b/>
          <w:bCs/>
          <w:sz w:val="20"/>
          <w:szCs w:val="20"/>
        </w:rPr>
        <w:t>Modernism</w:t>
      </w:r>
      <w:r w:rsidRPr="00656705">
        <w:rPr>
          <w:rFonts w:ascii="Times New Roman" w:hAnsi="Times New Roman" w:cs="Times New Roman"/>
          <w:sz w:val="20"/>
          <w:szCs w:val="20"/>
        </w:rPr>
        <w:t>,” “</w:t>
      </w:r>
      <w:r w:rsidRPr="00656705">
        <w:rPr>
          <w:rFonts w:ascii="Times New Roman" w:hAnsi="Times New Roman" w:cs="Times New Roman"/>
          <w:b/>
          <w:bCs/>
          <w:sz w:val="20"/>
          <w:szCs w:val="20"/>
        </w:rPr>
        <w:t>Modernist</w:t>
      </w:r>
      <w:r w:rsidRPr="00656705">
        <w:rPr>
          <w:rFonts w:ascii="Times New Roman" w:hAnsi="Times New Roman" w:cs="Times New Roman"/>
          <w:sz w:val="20"/>
          <w:szCs w:val="20"/>
        </w:rPr>
        <w:t>,” “</w:t>
      </w:r>
      <w:r w:rsidRPr="00656705">
        <w:rPr>
          <w:rFonts w:ascii="Times New Roman" w:hAnsi="Times New Roman" w:cs="Times New Roman"/>
          <w:b/>
          <w:bCs/>
          <w:sz w:val="20"/>
          <w:szCs w:val="20"/>
        </w:rPr>
        <w:t>Modernity</w:t>
      </w:r>
      <w:r w:rsidRPr="00656705">
        <w:rPr>
          <w:rFonts w:ascii="Times New Roman" w:hAnsi="Times New Roman" w:cs="Times New Roman"/>
          <w:sz w:val="20"/>
          <w:szCs w:val="20"/>
        </w:rPr>
        <w:t>,” and “</w:t>
      </w:r>
      <w:r w:rsidRPr="00656705">
        <w:rPr>
          <w:rFonts w:ascii="Times New Roman" w:hAnsi="Times New Roman" w:cs="Times New Roman"/>
          <w:b/>
          <w:bCs/>
          <w:sz w:val="20"/>
          <w:szCs w:val="20"/>
        </w:rPr>
        <w:t>Modern</w:t>
      </w:r>
      <w:r w:rsidRPr="00656705">
        <w:rPr>
          <w:rFonts w:ascii="Times New Roman" w:hAnsi="Times New Roman" w:cs="Times New Roman"/>
          <w:sz w:val="20"/>
          <w:szCs w:val="20"/>
        </w:rPr>
        <w:t xml:space="preserve">” are all capitalized in </w:t>
      </w:r>
      <w:r w:rsidRPr="00656705">
        <w:rPr>
          <w:rFonts w:ascii="Times New Roman" w:hAnsi="Times New Roman" w:cs="Times New Roman"/>
          <w:i/>
          <w:iCs/>
          <w:sz w:val="20"/>
          <w:szCs w:val="20"/>
        </w:rPr>
        <w:t>The First Teaching</w:t>
      </w:r>
      <w:r w:rsidRPr="00656705">
        <w:rPr>
          <w:rFonts w:ascii="Times New Roman" w:hAnsi="Times New Roman" w:cs="Times New Roman"/>
          <w:sz w:val="20"/>
          <w:szCs w:val="20"/>
        </w:rPr>
        <w:t xml:space="preserve"> because of their importance but systematically used for different meanings. The first two words—“Modernism” and “Modernist” as well as “post-Modernism” and “post-Modernist”—refer to various ideologies particular to the Modern Age, which are so many that and so diverse that they cannot be defined. While there are easily one thousand and one versions of Modernism, “Modernity” and “Modern” have one denotation, are easy to define and are purely descriptive, simply refering to the way or “mode” that things exist or are done today.  As ideologies, mindsets, convictions, and systems of belief, “Modernism” and “Modernists” are complex and highly disparate, but, in my belief, it is helpful to distinguish them from “Modernity” and its adjective “Modern,” which are neutral and matter-of-fact. In </w:t>
      </w:r>
      <w:r w:rsidRPr="00656705">
        <w:rPr>
          <w:rFonts w:ascii="Times New Roman" w:hAnsi="Times New Roman" w:cs="Times New Roman"/>
          <w:i/>
          <w:iCs/>
          <w:sz w:val="20"/>
          <w:szCs w:val="20"/>
        </w:rPr>
        <w:t xml:space="preserve">The First Teaching, </w:t>
      </w:r>
      <w:r w:rsidRPr="00656705">
        <w:rPr>
          <w:rFonts w:ascii="Times New Roman" w:hAnsi="Times New Roman" w:cs="Times New Roman"/>
          <w:sz w:val="20"/>
          <w:szCs w:val="20"/>
        </w:rPr>
        <w:t xml:space="preserve">“Modernity” and “Modern” retain their original etymologies and simply refer to the “mode” or “state” of things as they currently are. </w:t>
      </w:r>
      <w:r w:rsidRPr="00656705">
        <w:rPr>
          <w:rFonts w:ascii="Times New Roman" w:hAnsi="Times New Roman" w:cs="Times New Roman"/>
          <w:sz w:val="20"/>
          <w:szCs w:val="20"/>
          <w:u w:val="single"/>
        </w:rPr>
        <w:t>Modernity and all that is Modern are not themselves an issue for Islam and Muslims, since they merely describe the reality that we are living in and to which we must respond intelligently</w:t>
      </w:r>
      <w:r w:rsidRPr="00656705">
        <w:rPr>
          <w:rFonts w:ascii="Times New Roman" w:hAnsi="Times New Roman" w:cs="Times New Roman"/>
          <w:sz w:val="20"/>
          <w:szCs w:val="20"/>
        </w:rPr>
        <w:t>. Given its comprehensive inclusion of all that presently exists, Modernity includes the Amish, their horse-drawn buggies, and their old-fashioned farms, just as it comprise big city skyscrapers, modern expressways, and recently developed modes of transportation on the land, skies, and seas.</w:t>
      </w:r>
    </w:p>
    <w:p w14:paraId="780C42D3" w14:textId="77777777" w:rsidR="002C6C0B" w:rsidRPr="00656705" w:rsidRDefault="002C6C0B" w:rsidP="002C6C0B">
      <w:pPr>
        <w:pStyle w:val="FootnoteText"/>
        <w:rPr>
          <w:rFonts w:ascii="Times New Roman" w:hAnsi="Times New Roman" w:cs="Times New Roman"/>
          <w:sz w:val="20"/>
          <w:szCs w:val="20"/>
        </w:rPr>
      </w:pPr>
      <w:r w:rsidRPr="00656705">
        <w:rPr>
          <w:rFonts w:ascii="Times New Roman" w:hAnsi="Times New Roman" w:cs="Times New Roman"/>
          <w:sz w:val="20"/>
          <w:szCs w:val="20"/>
        </w:rPr>
        <w:t xml:space="preserve">    The various creeds of Modernism and post-Modernism, on the other hand, are the social, cultural, and political drivers of our time. They can be problematic for Muslims and others, and it is they which require careful examination. Modernism—in contrast to post-Modernism—is an ideological set of beliefs that can be applied to </w:t>
      </w:r>
      <w:r w:rsidRPr="00656705">
        <w:rPr>
          <w:rFonts w:ascii="Times New Roman" w:hAnsi="Times New Roman" w:cs="Times New Roman"/>
          <w:color w:val="000000"/>
          <w:sz w:val="20"/>
          <w:szCs w:val="20"/>
        </w:rPr>
        <w:t xml:space="preserve">many different outlooks in the contemporary world and over recent centuries. </w:t>
      </w:r>
      <w:r w:rsidRPr="00656705">
        <w:rPr>
          <w:rFonts w:ascii="Times New Roman" w:hAnsi="Times New Roman" w:cs="Times New Roman"/>
          <w:sz w:val="20"/>
          <w:szCs w:val="20"/>
        </w:rPr>
        <w:t xml:space="preserve">Unlike post-Modernism—Modernism cannot be ascribed to specific authors or times, nor can it be given a single definition, because it has so many different variations and often conflicting manifestations. </w:t>
      </w:r>
      <w:r w:rsidRPr="00656705">
        <w:rPr>
          <w:rFonts w:ascii="Times New Roman" w:hAnsi="Times New Roman" w:cs="Times New Roman"/>
          <w:color w:val="000000"/>
          <w:sz w:val="20"/>
          <w:szCs w:val="20"/>
        </w:rPr>
        <w:t>There is, however, a direct relationship between “Nominalism”—which will be discussed later in Volumes Seven and Eight in conjunction with the Metaphysics of Essence—and the proliferation of Modernist and post-Modernist ideologies and belief systems, which tend to deny Essence or any intrinsic and unseen relation between Essences and accidents—outward characteristics—which is also typical of contemporary Scientism.</w:t>
      </w:r>
      <w:r w:rsidRPr="00656705">
        <w:rPr>
          <w:rFonts w:ascii="Times New Roman" w:hAnsi="Times New Roman" w:cs="Times New Roman"/>
          <w:sz w:val="20"/>
          <w:szCs w:val="20"/>
        </w:rPr>
        <w:t xml:space="preserve"> </w:t>
      </w:r>
      <w:r w:rsidRPr="00656705">
        <w:rPr>
          <w:rFonts w:ascii="Times New Roman" w:hAnsi="Times New Roman" w:cs="Times New Roman"/>
          <w:color w:val="000000"/>
          <w:sz w:val="20"/>
          <w:szCs w:val="20"/>
        </w:rPr>
        <w:t>Modernism—again, in opposition to post-Modernism—has tended to be self-confident. But Modernism—like post-Modernism—also has a tendency to be militant. In this regard, post-Modernism’s militance has generally focused aggressively upon Modernism, as well as various established systems of authority, power, knowledge, and values. Modernism, on the other hand, has tended to take an aggressive attitude toward all that is not Modernist. It is the custom of both Modernism and post-Modernism invariably to declare winners and losers, victors and vanquished. The victorious Modernists who win the fight are worthy of the present and the future. The vanquished non-Modernists who lose out, deserve their defeat because they are “outdated,” “backward,” “reactionary,” or simply “out of touch with the times.” Many notions of progress that are central to Modernism and warrant its aggressiveness have also often exhibited essentially Darwinistic notions of the “survival of the fittest”—especially during the thirteenth/nineteenth and the first half of the fourteenth/twentieth centuries.</w:t>
      </w:r>
    </w:p>
    <w:p w14:paraId="096C9782" w14:textId="77777777" w:rsidR="002C6C0B" w:rsidRPr="00656705" w:rsidRDefault="002C6C0B" w:rsidP="002C6C0B">
      <w:pPr>
        <w:pStyle w:val="FootnoteText"/>
        <w:rPr>
          <w:rFonts w:ascii="Times New Roman" w:hAnsi="Times New Roman" w:cs="Times New Roman"/>
          <w:color w:val="000000"/>
          <w:sz w:val="20"/>
          <w:szCs w:val="20"/>
        </w:rPr>
      </w:pPr>
      <w:r w:rsidRPr="00656705">
        <w:rPr>
          <w:rFonts w:ascii="Times New Roman" w:hAnsi="Times New Roman" w:cs="Times New Roman"/>
          <w:sz w:val="20"/>
          <w:szCs w:val="20"/>
        </w:rPr>
        <w:t xml:space="preserve">    </w:t>
      </w:r>
      <w:r w:rsidRPr="00656705">
        <w:rPr>
          <w:rFonts w:ascii="Times New Roman" w:hAnsi="Times New Roman" w:cs="Times New Roman"/>
          <w:color w:val="000000"/>
          <w:sz w:val="20"/>
          <w:szCs w:val="20"/>
        </w:rPr>
        <w:t>Modernism grew up in the West over the last four centuries and constitutes an unparalleled phenomenon in the known history of Human societies and Cultures. As a mindset, Modernism has passed through many different forms and stages, and its ideological offshoots have been constantly open to change. There are, however, certain generalizations that hold true for Modernism, and we will mention some of them in this note.</w:t>
      </w:r>
      <w:r w:rsidRPr="00656705">
        <w:rPr>
          <w:rFonts w:ascii="Times New Roman" w:hAnsi="Times New Roman" w:cs="Times New Roman"/>
          <w:sz w:val="20"/>
          <w:szCs w:val="20"/>
        </w:rPr>
        <w:t xml:space="preserve"> </w:t>
      </w:r>
      <w:r w:rsidRPr="00656705">
        <w:rPr>
          <w:rFonts w:ascii="Times New Roman" w:hAnsi="Times New Roman" w:cs="Times New Roman"/>
          <w:color w:val="000000"/>
          <w:sz w:val="20"/>
          <w:szCs w:val="20"/>
        </w:rPr>
        <w:t>All manifestations of Modernism, for example, touch on the passage of time. “Permanence” is out of place in Modernism, which powerfully endorses what is “new” and even “original” and “unprecedented,” while typically fostering images of always “going forward,” “not looking back on the past,” and “not regretting what has been left behind.” For Modernists, the past—as a rule—may be seen as archaic, static, and outdated, however romantic and worthy of museums it may be. Thus, Modernism does not endorse or seek notions of a sacred or stable past, such as various forms of Traditionalism or conservatism may subscribe to. Indeed, expressions of Modernism predictably make negative assessments of the past and show little or no interest in any continuity with the past. Rather, Modernism often asserts the need for making conscious breaks with the past and any regular passage of time, often rejecting the idea that any continuity with the past could ever be something good. In contrast to post-Modernism, Modernism has been generally optimistic about the future: “Someday things will be better than they are now, and our problems will be solved.” Thus, Modernism tends to regard change as positive, and it even seeks to unleash innovative breaks with the past without feeling any imperative to consider first any potentially adverse consequences of such disruptions. Indeed, Modernism is predictably hostile to anything that inhibits or obstructs change. Consequently, Modernism is “daringly experimental” and—in one way or another—values invention, innovation, new regimes, and accelerations in change as well as welcoming—in some cases—ruptures and revolutions in individual lives and societies. Modernism displays an obsession with “information,” “data,” “facts,” and “evidence,” which make up its fundamental Epistemology, although it does not promote First Principles, understand them, or care to understand them. Modernism tends also to be preoccupied with visual culture, individualism, personal visibility, fashions, styles, and new ways of living, dressing, and building. The notion of “progress” is central to Modernism, and Modernists have often expressed their conviction that “things are getting better all the time”—which was especially true during the thirteenth/nineteenth century and prior to the two World Wars and the Nuclear Age of the fourteenth/twentieth century. Because of its broad espousal of change and its expectations regarding progress, the landmarks and landscapes of Modernism have constantly shifted, just as its values have also been subject to change and have rarely proven permanent. Since Modernism implies a state of constant “Becoming,” its enthusiasts can never ever really “stand still” or actually “</w:t>
      </w:r>
      <w:r w:rsidRPr="00656705">
        <w:rPr>
          <w:rFonts w:ascii="Times New Roman" w:hAnsi="Times New Roman" w:cs="Times New Roman"/>
          <w:i/>
          <w:iCs/>
          <w:color w:val="000000"/>
          <w:sz w:val="20"/>
          <w:szCs w:val="20"/>
        </w:rPr>
        <w:t>be</w:t>
      </w:r>
      <w:r w:rsidRPr="00656705">
        <w:rPr>
          <w:rFonts w:ascii="Times New Roman" w:hAnsi="Times New Roman" w:cs="Times New Roman"/>
          <w:color w:val="000000"/>
          <w:sz w:val="20"/>
          <w:szCs w:val="20"/>
        </w:rPr>
        <w:t xml:space="preserve"> something.” Rather, they are always on the move and in the process of reassessing themselves, their careers, and what new things they need to accomplish. Yet Modernists generally aspire positively to a notion of “what things will be or should be someday.”</w:t>
      </w:r>
    </w:p>
    <w:p w14:paraId="25FD1DA3" w14:textId="77777777" w:rsidR="002C6C0B" w:rsidRPr="00656705" w:rsidRDefault="002C6C0B" w:rsidP="002C6C0B">
      <w:pPr>
        <w:pStyle w:val="FootnoteText"/>
        <w:rPr>
          <w:rFonts w:ascii="Times New Roman" w:hAnsi="Times New Roman" w:cs="Times New Roman"/>
          <w:sz w:val="20"/>
          <w:szCs w:val="20"/>
        </w:rPr>
      </w:pPr>
      <w:r w:rsidRPr="00656705">
        <w:rPr>
          <w:rFonts w:ascii="Times New Roman" w:hAnsi="Times New Roman" w:cs="Times New Roman"/>
          <w:color w:val="000000"/>
          <w:sz w:val="20"/>
          <w:szCs w:val="20"/>
        </w:rPr>
        <w:t xml:space="preserve">    Modernism is materialist. In this regard and others as well, Modernism shares significant similarities with Secularism—about which we will also speak later in Volume Ten. The two outlooks are not identical, but they do often go together. Both Modernism and Secularism are “at home” in this world and do not focus on aspirations for any Spiritual world to come in a next life. Like Secularism, Modernism has also often sought to “emancipate itself” from religion as well as from all immutable sets of values, precepts, and principles. Whatever “progress” may mean in any given Modernist mindset, it is never understood as “progress in Spirituality” or “progress in other-worldliness,” which are among the forms of “progress” which the Traditional believer would acknowledge and pursue. In fact, many forms of Western Modernism and Secularism are fundamentally tied to an objection to and even rejection of traditional Christian values, especially Thomist Catholic Metaphysics as articulated by Saint Thomas Aquinas (d. 672/</w:t>
      </w:r>
      <w:r w:rsidRPr="00656705">
        <w:rPr>
          <w:rFonts w:ascii="Times New Roman" w:hAnsi="Times New Roman" w:cs="Times New Roman"/>
          <w:color w:val="202122"/>
          <w:sz w:val="20"/>
          <w:szCs w:val="20"/>
          <w:shd w:val="clear" w:color="auto" w:fill="FFFFFF"/>
        </w:rPr>
        <w:t>1274</w:t>
      </w:r>
      <w:r w:rsidRPr="00656705">
        <w:rPr>
          <w:rFonts w:ascii="Times New Roman" w:hAnsi="Times New Roman" w:cs="Times New Roman"/>
          <w:color w:val="000000"/>
          <w:sz w:val="20"/>
          <w:szCs w:val="20"/>
        </w:rPr>
        <w:t xml:space="preserve">) and other great thinkers of Western Europe’s High Middle Ages. Because Modernism and Secularism often grew up in opposition or contrast to the traditions of the Magisterial Church—both Catholic and Protestant—the two ideologies have often held anti-Traditional views of other Cultures and religious Traditions as well. </w:t>
      </w:r>
    </w:p>
  </w:footnote>
  <w:footnote w:id="187">
    <w:p w14:paraId="7D81778A" w14:textId="77777777" w:rsidR="001F4BAE" w:rsidRDefault="001F4BAE" w:rsidP="001F4BAE">
      <w:pPr>
        <w:autoSpaceDE w:val="0"/>
        <w:autoSpaceDN w:val="0"/>
        <w:adjustRightInd w:val="0"/>
        <w:rPr>
          <w:rFonts w:ascii="Helvetica" w:eastAsiaTheme="minorHAnsi" w:hAnsi="Helvetica" w:cs="Helvetica"/>
          <w:sz w:val="20"/>
          <w:szCs w:val="20"/>
          <w14:ligatures w14:val="standardContextual"/>
        </w:rPr>
      </w:pPr>
      <w:r>
        <w:rPr>
          <w:rStyle w:val="FootnoteReference"/>
        </w:rPr>
        <w:footnoteRef/>
      </w:r>
      <w:r>
        <w:t xml:space="preserve"> </w:t>
      </w:r>
      <w:r>
        <w:rPr>
          <w:rFonts w:ascii="Helvetica" w:eastAsiaTheme="minorHAnsi" w:hAnsi="Helvetica" w:cs="Helvetica"/>
          <w:b/>
          <w:bCs/>
          <w:color w:val="000000"/>
          <w:sz w:val="20"/>
          <w:szCs w:val="20"/>
          <w14:ligatures w14:val="standardContextual"/>
        </w:rPr>
        <w:t>Paradigms and Cognitive Frames</w:t>
      </w:r>
      <w:r>
        <w:rPr>
          <w:rFonts w:ascii="Helvetica" w:eastAsiaTheme="minorHAnsi" w:hAnsi="Helvetica" w:cs="Helvetica"/>
          <w:color w:val="000000"/>
          <w:sz w:val="20"/>
          <w:szCs w:val="20"/>
          <w14:ligatures w14:val="standardContextual"/>
        </w:rPr>
        <w:t xml:space="preserve"> are the basic conceptual definitions and patterns of Human thought, and they are given central importance in </w:t>
      </w:r>
      <w:r>
        <w:rPr>
          <w:rFonts w:ascii="Helvetica" w:eastAsiaTheme="minorHAnsi" w:hAnsi="Helvetica" w:cs="Helvetica"/>
          <w:i/>
          <w:iCs/>
          <w:color w:val="000000"/>
          <w:sz w:val="20"/>
          <w:szCs w:val="20"/>
          <w14:ligatures w14:val="standardContextual"/>
        </w:rPr>
        <w:t>The First Teaching</w:t>
      </w:r>
      <w:r>
        <w:rPr>
          <w:rFonts w:ascii="Helvetica" w:eastAsiaTheme="minorHAnsi" w:hAnsi="Helvetica" w:cs="Helvetica"/>
          <w:color w:val="000000"/>
          <w:sz w:val="20"/>
          <w:szCs w:val="20"/>
          <w14:ligatures w14:val="standardContextual"/>
        </w:rPr>
        <w:t xml:space="preserve">. </w:t>
      </w:r>
      <w:r>
        <w:rPr>
          <w:rFonts w:ascii="Helvetica" w:eastAsiaTheme="minorHAnsi" w:hAnsi="Helvetica" w:cs="Helvetica"/>
          <w:b/>
          <w:bCs/>
          <w:sz w:val="20"/>
          <w:szCs w:val="20"/>
          <w14:ligatures w14:val="standardContextual"/>
        </w:rPr>
        <w:t xml:space="preserve">Paradigms </w:t>
      </w:r>
      <w:r>
        <w:rPr>
          <w:rFonts w:ascii="Helvetica" w:eastAsiaTheme="minorHAnsi" w:hAnsi="Helvetica" w:cs="Helvetica"/>
          <w:sz w:val="20"/>
          <w:szCs w:val="20"/>
          <w14:ligatures w14:val="standardContextual"/>
        </w:rPr>
        <w:t xml:space="preserve">constitute broad, overarching conceptual frameworks of thought that bring together distinct sets of concepts and thought patterns which are spelled out in detail by </w:t>
      </w:r>
      <w:r>
        <w:rPr>
          <w:rFonts w:ascii="Helvetica" w:eastAsiaTheme="minorHAnsi" w:hAnsi="Helvetica" w:cs="Helvetica"/>
          <w:b/>
          <w:bCs/>
          <w:sz w:val="20"/>
          <w:szCs w:val="20"/>
          <w14:ligatures w14:val="standardContextual"/>
        </w:rPr>
        <w:t>Cognitive Frames</w:t>
      </w:r>
      <w:r>
        <w:rPr>
          <w:rFonts w:ascii="Helvetica" w:eastAsiaTheme="minorHAnsi" w:hAnsi="Helvetica" w:cs="Helvetica"/>
          <w:sz w:val="20"/>
          <w:szCs w:val="20"/>
          <w14:ligatures w14:val="standardContextual"/>
        </w:rPr>
        <w:t xml:space="preserve">. Cognitive Frames are, therefore, the elemental conceptual structures that make up Paradigms. By their nature, Paradigms and Cognitive Frames are linguistic phenomena, which distinguishes them from First Principles and other examples of </w:t>
      </w:r>
      <w:r>
        <w:rPr>
          <w:rFonts w:ascii="Helvetica" w:eastAsiaTheme="minorHAnsi" w:hAnsi="Helvetica" w:cs="Helvetica"/>
          <w:i/>
          <w:iCs/>
          <w:sz w:val="20"/>
          <w:szCs w:val="20"/>
          <w14:ligatures w14:val="standardContextual"/>
        </w:rPr>
        <w:t>A Priori</w:t>
      </w:r>
      <w:r>
        <w:rPr>
          <w:rFonts w:ascii="Helvetica" w:eastAsiaTheme="minorHAnsi" w:hAnsi="Helvetica" w:cs="Helvetica"/>
          <w:sz w:val="20"/>
          <w:szCs w:val="20"/>
          <w14:ligatures w14:val="standardContextual"/>
        </w:rPr>
        <w:t xml:space="preserve"> thought, which are direct products of the Intellect, although they too must be expressed in language. As conceived of in </w:t>
      </w:r>
      <w:r>
        <w:rPr>
          <w:rFonts w:ascii="Helvetica" w:eastAsiaTheme="minorHAnsi" w:hAnsi="Helvetica" w:cs="Helvetica"/>
          <w:i/>
          <w:iCs/>
          <w:sz w:val="20"/>
          <w:szCs w:val="20"/>
          <w14:ligatures w14:val="standardContextual"/>
        </w:rPr>
        <w:t>The First Teaching</w:t>
      </w:r>
      <w:r>
        <w:rPr>
          <w:rFonts w:ascii="Helvetica" w:eastAsiaTheme="minorHAnsi" w:hAnsi="Helvetica" w:cs="Helvetica"/>
          <w:sz w:val="20"/>
          <w:szCs w:val="20"/>
          <w14:ligatures w14:val="standardContextual"/>
        </w:rPr>
        <w:t xml:space="preserve">, Cognitive frames are simply little Paradigms—while it is the Paradigms that generate and set Cognitive Frames. Top or ruling Paradigms create fields of knowledge and thought and give them their definition. Once a Paradigm is established, those unwilling or unable to use it must work in isolation or attach themselves to other groups that advocate more compatible Paradigms and Cognitive Frames. In the Empirical Sciences and different fields of knowledge, Paradigms create professions and disciplines. Such Paradigms also warrant special places in curriculums and lead to the foundation of specialized journals and societies. </w:t>
      </w:r>
    </w:p>
    <w:p w14:paraId="6055D3B9" w14:textId="6AD3ECDB" w:rsidR="001F4BAE" w:rsidRDefault="001F4BAE" w:rsidP="001F4BAE">
      <w:pPr>
        <w:pStyle w:val="FootnoteText"/>
      </w:pPr>
      <w:r>
        <w:rPr>
          <w:rFonts w:ascii="Helvetica" w:hAnsi="Helvetica" w:cs="Helvetica"/>
          <w:sz w:val="20"/>
          <w:szCs w:val="20"/>
        </w:rPr>
        <w:t xml:space="preserve">   Examples of dominant yet limited and potentially harmful Paradigms and Cognitive Frames are the radical Metaphysical “Dualism” of Late Antiquity, the hypothesis of a lost “Islamic Golden Age,” the notion of the “Reconquest” (</w:t>
      </w:r>
      <w:r>
        <w:rPr>
          <w:rFonts w:ascii="Helvetica" w:hAnsi="Helvetica" w:cs="Helvetica"/>
          <w:i/>
          <w:iCs/>
          <w:sz w:val="20"/>
          <w:szCs w:val="20"/>
        </w:rPr>
        <w:t>la Reconquista</w:t>
      </w:r>
      <w:r>
        <w:rPr>
          <w:rFonts w:ascii="Helvetica" w:hAnsi="Helvetica" w:cs="Helvetica"/>
          <w:sz w:val="20"/>
          <w:szCs w:val="20"/>
        </w:rPr>
        <w:t xml:space="preserve">) of Muslim Iberia, “Nominalism”—or the systematic denial of Essence—“Cartesian Dualism,” the Newtonian view of the cosmos, and many other presently or formerly reigning concepts which will be examined in the coming volumes. Together, Paradigms and Cognitive Frames make up the general framework of all types of knowledge—theoretical, Philosophical, Scientific, Ethical, and so forth. Paradigms and Cognitive Frames are sets of linguistic concepts and theoretical perspectives that guide people in perceiving, organizing, teaching, and communicating about reality. They serve as points of reference for thought and lead us to conceive of further ideas, assess information, and make sense of experience. Both Paradigms and Cognitive Frames organize our basic ideas as well as vast amounts of information. In the absence of Paradigms and Cognitive Frames, all the facts of any given field are likely to seem equally relevant. Thus, Paradigms and Cognitive Frames constitute the central metaphors that we use to explain all phenomena—both simple and complex. Paradigms and Cognitive Frames act as mental prisms, and they powerfully monitor our thought processes—as will be illustrated in Volume Eight. Indeed, it is not an exaggeration to say that </w:t>
      </w:r>
      <w:r>
        <w:rPr>
          <w:rFonts w:ascii="Helvetica" w:hAnsi="Helvetica" w:cs="Helvetica"/>
          <w:color w:val="000000"/>
          <w:sz w:val="20"/>
          <w:szCs w:val="20"/>
        </w:rPr>
        <w:t>Paradigms and Cognitive Frames do not just “monitor” our perceptions and thoughts, they may also “imprison” them—and, as a consequence, “imprison” us as Human Beings in cognitive worlds from which it is difficult to escape. Thus, it is a matter of greatest importance that we set Paradigms and Cognitive Frames honestly and correctly. As a consequence—o</w:t>
      </w:r>
      <w:r>
        <w:rPr>
          <w:rFonts w:ascii="Helvetica" w:hAnsi="Helvetica" w:cs="Helvetica"/>
          <w:sz w:val="20"/>
          <w:szCs w:val="20"/>
        </w:rPr>
        <w:t xml:space="preserve">ne of the most important themes in intellectual history is the shifting and resetting of Paradigms and Cognitive Frames. Such shifts often involve radical changes in conceptual frameworks, introducing new worldviews, as well as different values and practices—beneficial or detrimental, for better or for worse.  </w:t>
      </w:r>
    </w:p>
  </w:footnote>
  <w:footnote w:id="188">
    <w:p w14:paraId="33238F1E" w14:textId="77777777" w:rsidR="00FD1A33" w:rsidRPr="00656705" w:rsidRDefault="00FD1A33" w:rsidP="00FD1A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sz w:val="20"/>
          <w:szCs w:val="20"/>
          <w:highlight w:val="yellow"/>
          <w:lang w:val="es-ES"/>
        </w:rPr>
      </w:pPr>
      <w:r w:rsidRPr="00656705">
        <w:rPr>
          <w:rStyle w:val="FootnoteReference"/>
          <w:sz w:val="20"/>
          <w:szCs w:val="20"/>
        </w:rPr>
        <w:footnoteRef/>
      </w:r>
      <w:r w:rsidRPr="00656705">
        <w:rPr>
          <w:sz w:val="20"/>
          <w:szCs w:val="20"/>
        </w:rPr>
        <w:t xml:space="preserve"> “</w:t>
      </w:r>
      <w:r w:rsidRPr="00656705">
        <w:rPr>
          <w:b/>
          <w:bCs/>
          <w:sz w:val="20"/>
          <w:szCs w:val="20"/>
        </w:rPr>
        <w:t>The Age of Plastic Words</w:t>
      </w:r>
      <w:r w:rsidRPr="00656705">
        <w:rPr>
          <w:sz w:val="20"/>
          <w:szCs w:val="20"/>
        </w:rPr>
        <w:t xml:space="preserve">” is taken from the seminal study of Uwe Poerksen, </w:t>
      </w:r>
      <w:r w:rsidRPr="00656705">
        <w:rPr>
          <w:i/>
          <w:iCs/>
          <w:sz w:val="20"/>
          <w:szCs w:val="20"/>
        </w:rPr>
        <w:t>Plastic Words: The Tyranny of Modular Language</w:t>
      </w:r>
      <w:r w:rsidRPr="00656705">
        <w:rPr>
          <w:sz w:val="20"/>
          <w:szCs w:val="20"/>
        </w:rPr>
        <w:t xml:space="preserve"> (University Park, PA: Pennsylvania State University Press, 1995).</w:t>
      </w:r>
      <w:r w:rsidRPr="00656705">
        <w:rPr>
          <w:color w:val="0F252D"/>
          <w:sz w:val="20"/>
          <w:szCs w:val="20"/>
        </w:rPr>
        <w:t xml:space="preserve"> </w:t>
      </w:r>
      <w:r w:rsidRPr="00656705">
        <w:rPr>
          <w:sz w:val="20"/>
          <w:szCs w:val="20"/>
        </w:rPr>
        <w:t>Typically, “</w:t>
      </w:r>
      <w:r w:rsidRPr="00656705">
        <w:rPr>
          <w:b/>
          <w:bCs/>
          <w:sz w:val="20"/>
          <w:szCs w:val="20"/>
        </w:rPr>
        <w:t>plastic words</w:t>
      </w:r>
      <w:r w:rsidRPr="00656705">
        <w:rPr>
          <w:sz w:val="20"/>
          <w:szCs w:val="20"/>
        </w:rPr>
        <w:t xml:space="preserve">”—according to Poerksen’s definition—have potentially unlimited connotations and associations, usually powerfully negative or positive, but lack clear denotations. </w:t>
      </w:r>
      <w:r w:rsidRPr="00656705">
        <w:rPr>
          <w:color w:val="0F252D"/>
          <w:sz w:val="20"/>
          <w:szCs w:val="20"/>
        </w:rPr>
        <w:t xml:space="preserve">Miguel de Unamuna (d. 1355/1936) held that language </w:t>
      </w:r>
      <w:r w:rsidRPr="00656705">
        <w:rPr>
          <w:color w:val="000000" w:themeColor="text1"/>
          <w:sz w:val="20"/>
          <w:szCs w:val="20"/>
        </w:rPr>
        <w:t xml:space="preserve">is the metaphorical blood of the human Soul and Spirit. </w:t>
      </w:r>
      <w:r w:rsidRPr="00656705">
        <w:rPr>
          <w:color w:val="000000" w:themeColor="text1"/>
          <w:sz w:val="20"/>
          <w:szCs w:val="20"/>
          <w:lang w:val="es-ES"/>
        </w:rPr>
        <w:t>He said:</w:t>
      </w:r>
    </w:p>
    <w:p w14:paraId="76363050" w14:textId="77777777" w:rsidR="00FD1A33" w:rsidRPr="00656705" w:rsidRDefault="00FD1A33" w:rsidP="00FD1A33">
      <w:pPr>
        <w:jc w:val="center"/>
        <w:rPr>
          <w:i/>
          <w:iCs/>
          <w:color w:val="000000" w:themeColor="text1"/>
          <w:sz w:val="20"/>
          <w:szCs w:val="20"/>
          <w:shd w:val="clear" w:color="auto" w:fill="FFFFFF"/>
          <w:lang w:val="es-ES"/>
        </w:rPr>
      </w:pPr>
      <w:r w:rsidRPr="00656705">
        <w:rPr>
          <w:i/>
          <w:iCs/>
          <w:color w:val="000000" w:themeColor="text1"/>
          <w:sz w:val="20"/>
          <w:szCs w:val="20"/>
          <w:shd w:val="clear" w:color="auto" w:fill="FFFFFF"/>
          <w:lang w:val="es-ES"/>
        </w:rPr>
        <w:t>La sangre de mi espíritu es mi lengua</w:t>
      </w:r>
      <w:r w:rsidRPr="00656705">
        <w:rPr>
          <w:i/>
          <w:iCs/>
          <w:color w:val="000000" w:themeColor="text1"/>
          <w:sz w:val="20"/>
          <w:szCs w:val="20"/>
          <w:lang w:val="es-ES"/>
        </w:rPr>
        <w:br/>
      </w:r>
      <w:r w:rsidRPr="00656705">
        <w:rPr>
          <w:i/>
          <w:iCs/>
          <w:color w:val="000000" w:themeColor="text1"/>
          <w:sz w:val="20"/>
          <w:szCs w:val="20"/>
          <w:shd w:val="clear" w:color="auto" w:fill="FFFFFF"/>
          <w:lang w:val="es-ES"/>
        </w:rPr>
        <w:t>y mi patria es allí donde resuene</w:t>
      </w:r>
      <w:r w:rsidRPr="00656705">
        <w:rPr>
          <w:i/>
          <w:iCs/>
          <w:color w:val="000000" w:themeColor="text1"/>
          <w:sz w:val="20"/>
          <w:szCs w:val="20"/>
          <w:lang w:val="es-ES"/>
        </w:rPr>
        <w:br/>
      </w:r>
      <w:r w:rsidRPr="00656705">
        <w:rPr>
          <w:i/>
          <w:iCs/>
          <w:color w:val="000000" w:themeColor="text1"/>
          <w:sz w:val="20"/>
          <w:szCs w:val="20"/>
          <w:shd w:val="clear" w:color="auto" w:fill="FFFFFF"/>
          <w:lang w:val="es-ES"/>
        </w:rPr>
        <w:t>soberano su verbo, que no amengua</w:t>
      </w:r>
      <w:r w:rsidRPr="00656705">
        <w:rPr>
          <w:i/>
          <w:iCs/>
          <w:color w:val="000000" w:themeColor="text1"/>
          <w:sz w:val="20"/>
          <w:szCs w:val="20"/>
          <w:lang w:val="es-ES"/>
        </w:rPr>
        <w:br/>
      </w:r>
      <w:r w:rsidRPr="00656705">
        <w:rPr>
          <w:i/>
          <w:iCs/>
          <w:color w:val="000000" w:themeColor="text1"/>
          <w:sz w:val="20"/>
          <w:szCs w:val="20"/>
          <w:shd w:val="clear" w:color="auto" w:fill="FFFFFF"/>
          <w:lang w:val="es-ES"/>
        </w:rPr>
        <w:t>su voz por mucho que ambos mundos llene.</w:t>
      </w:r>
    </w:p>
    <w:p w14:paraId="17E852AB" w14:textId="77777777" w:rsidR="00FD1A33" w:rsidRPr="00656705" w:rsidRDefault="00FD1A33" w:rsidP="00FD1A33">
      <w:pPr>
        <w:jc w:val="center"/>
        <w:rPr>
          <w:color w:val="000000" w:themeColor="text1"/>
          <w:sz w:val="20"/>
          <w:szCs w:val="20"/>
          <w:shd w:val="clear" w:color="auto" w:fill="FFFFFF"/>
        </w:rPr>
      </w:pPr>
      <w:r w:rsidRPr="00656705">
        <w:rPr>
          <w:color w:val="000000" w:themeColor="text1"/>
          <w:sz w:val="20"/>
          <w:szCs w:val="20"/>
          <w:shd w:val="clear" w:color="auto" w:fill="FFFFFF"/>
        </w:rPr>
        <w:t>[The blood of my Spirit is my Language:</w:t>
      </w:r>
    </w:p>
    <w:p w14:paraId="46B82949" w14:textId="77777777" w:rsidR="00FD1A33" w:rsidRPr="00656705" w:rsidRDefault="00FD1A33" w:rsidP="00FD1A33">
      <w:pPr>
        <w:jc w:val="center"/>
        <w:rPr>
          <w:color w:val="000000" w:themeColor="text1"/>
          <w:sz w:val="20"/>
          <w:szCs w:val="20"/>
          <w:shd w:val="clear" w:color="auto" w:fill="FFFFFF"/>
        </w:rPr>
      </w:pPr>
      <w:r w:rsidRPr="00656705">
        <w:rPr>
          <w:color w:val="000000" w:themeColor="text1"/>
          <w:sz w:val="20"/>
          <w:szCs w:val="20"/>
          <w:shd w:val="clear" w:color="auto" w:fill="FFFFFF"/>
        </w:rPr>
        <w:t>My Fatherland is there where its Word</w:t>
      </w:r>
    </w:p>
    <w:p w14:paraId="2214B415" w14:textId="77777777" w:rsidR="00FD1A33" w:rsidRPr="00656705" w:rsidRDefault="00FD1A33" w:rsidP="00FD1A33">
      <w:pPr>
        <w:jc w:val="center"/>
        <w:rPr>
          <w:color w:val="000000" w:themeColor="text1"/>
          <w:sz w:val="20"/>
          <w:szCs w:val="20"/>
          <w:shd w:val="clear" w:color="auto" w:fill="FFFFFF"/>
        </w:rPr>
      </w:pPr>
      <w:r w:rsidRPr="00656705">
        <w:rPr>
          <w:color w:val="000000" w:themeColor="text1"/>
          <w:sz w:val="20"/>
          <w:szCs w:val="20"/>
          <w:shd w:val="clear" w:color="auto" w:fill="FFFFFF"/>
        </w:rPr>
        <w:t xml:space="preserve">resonates supreme and its voice </w:t>
      </w:r>
    </w:p>
    <w:p w14:paraId="0F4D45F3" w14:textId="77777777" w:rsidR="00FD1A33" w:rsidRPr="00656705" w:rsidRDefault="00FD1A33" w:rsidP="00FD1A33">
      <w:pPr>
        <w:jc w:val="center"/>
        <w:rPr>
          <w:color w:val="000000" w:themeColor="text1"/>
          <w:sz w:val="20"/>
          <w:szCs w:val="20"/>
          <w:shd w:val="clear" w:color="auto" w:fill="FFFFFF"/>
        </w:rPr>
      </w:pPr>
      <w:r w:rsidRPr="00656705">
        <w:rPr>
          <w:color w:val="000000" w:themeColor="text1"/>
          <w:sz w:val="20"/>
          <w:szCs w:val="20"/>
          <w:shd w:val="clear" w:color="auto" w:fill="FFFFFF"/>
        </w:rPr>
        <w:t>is never diminished, no matter how much both worlds may be filled.]</w:t>
      </w:r>
    </w:p>
    <w:p w14:paraId="22813739" w14:textId="77777777" w:rsidR="00FD1A33" w:rsidRPr="00656705" w:rsidRDefault="00FD1A33" w:rsidP="00FD1A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323232"/>
          <w:sz w:val="20"/>
          <w:szCs w:val="20"/>
        </w:rPr>
      </w:pPr>
      <w:r w:rsidRPr="00656705">
        <w:rPr>
          <w:color w:val="000000" w:themeColor="text1"/>
          <w:sz w:val="20"/>
          <w:szCs w:val="20"/>
        </w:rPr>
        <w:t>The corruption of Human Beings and language go hand-in-hand. The opposite holds equally well: To restore language is essential to rehabilitate Humanity. Few modern developments have</w:t>
      </w:r>
      <w:r w:rsidRPr="00656705">
        <w:rPr>
          <w:color w:val="0F252D"/>
          <w:sz w:val="20"/>
          <w:szCs w:val="20"/>
        </w:rPr>
        <w:t xml:space="preserve"> done more to corrupt Man and language today than the phenomenon of “Plastic Words.” </w:t>
      </w:r>
      <w:r w:rsidRPr="00656705">
        <w:rPr>
          <w:sz w:val="20"/>
          <w:szCs w:val="20"/>
        </w:rPr>
        <w:t xml:space="preserve">Properly speaking, Plastic Words are not dictionary words, although they can usually be found in dictionaries in their original organic and non-plastic forms. Today’s dictionaries do, however, often attempt to guide us through the various mazes of plastic words and their many uprooted connotations. Nevertheless, genuine dictionary words have clear denotations. They do convey connotations—that property is partially what distinguishes one synonym from another—but their connotations are secondary and grow directly out of the denotations. In the case of today’s Plastic Words—with so many “positive” and “negative” connotations but virtually no denotations—everyone thinks they know what they mean, but, in fact, no one knows what they mean exactly. </w:t>
      </w:r>
      <w:r w:rsidRPr="00656705">
        <w:rPr>
          <w:color w:val="323232"/>
          <w:sz w:val="20"/>
          <w:szCs w:val="20"/>
        </w:rPr>
        <w:t xml:space="preserve">Plastic Words lack set definitions—they can never be pinned down—yet “positive” plastic words carry immense weight and convey powerful auras of “goodness and beneficence.” In the case of “negative” plastic words—their opposites and contraries—they effectively tarnish the people or subject matters to whom they are applied with strong associations of “baseness and harm.” Each “positive” Plastic Word awakens needs, desires, and expectations. They set up ideals and false universals. Each “positive” Plastic Word invokes contrary words that do not fit and, consequently, seem unwanted, backward, and out-of-date. Arnold </w:t>
      </w:r>
      <w:r w:rsidRPr="00656705">
        <w:rPr>
          <w:sz w:val="20"/>
          <w:szCs w:val="20"/>
        </w:rPr>
        <w:t xml:space="preserve">Toynbee observed, for example, that, among the secular elites of his day, words like “scientific” and “democratic” had become “fig leaves” that no Western savant dare discard without “falling foul of a cultural watch committee.” “Scientific” and “democratic” are excellent examples of what today we may call Plastic Words. Both words have clear denotations but have long ceased to be used carefully in a manner consistent with their true meanings. Other good examples of Plastic Words are the following: </w:t>
      </w:r>
      <w:r w:rsidRPr="00656705">
        <w:rPr>
          <w:color w:val="323232"/>
          <w:sz w:val="20"/>
          <w:szCs w:val="20"/>
        </w:rPr>
        <w:t xml:space="preserve">Authenticity, freedom, identity, equality, progress, </w:t>
      </w:r>
      <w:r w:rsidRPr="00656705">
        <w:rPr>
          <w:sz w:val="20"/>
          <w:szCs w:val="20"/>
        </w:rPr>
        <w:t>care</w:t>
      </w:r>
      <w:r w:rsidRPr="00656705">
        <w:rPr>
          <w:color w:val="323232"/>
          <w:sz w:val="20"/>
          <w:szCs w:val="20"/>
        </w:rPr>
        <w:t>, welfare, standard of living, forward-looking, ahead of the times, backward, primitive, out of date, evolution, communication, consumption, originality, development, under-development, production, project, strategy, issues, problems, resources, experts, planners, politicians, and even the word okay.</w:t>
      </w:r>
      <w:r w:rsidRPr="00656705">
        <w:rPr>
          <w:sz w:val="20"/>
          <w:szCs w:val="20"/>
        </w:rPr>
        <w:t xml:space="preserve"> Plastic Words infiltrate reality and—like viruses that invade our DNA—substitute new models for it. In this process, they obscure actual reality as it is and divert us from those matters which should be our principal concerns in life.</w:t>
      </w:r>
    </w:p>
  </w:footnote>
  <w:footnote w:id="189">
    <w:p w14:paraId="5230452C" w14:textId="77777777" w:rsidR="00FD1A33" w:rsidRPr="00512709" w:rsidRDefault="00FD1A33" w:rsidP="00FD1A33">
      <w:pPr>
        <w:autoSpaceDE w:val="0"/>
        <w:autoSpaceDN w:val="0"/>
        <w:adjustRightInd w:val="0"/>
        <w:rPr>
          <w:sz w:val="20"/>
          <w:szCs w:val="20"/>
        </w:rPr>
      </w:pPr>
      <w:r w:rsidRPr="00656705">
        <w:rPr>
          <w:rStyle w:val="FootnoteReference"/>
          <w:sz w:val="20"/>
          <w:szCs w:val="20"/>
        </w:rPr>
        <w:footnoteRef/>
      </w:r>
      <w:r w:rsidRPr="00656705">
        <w:rPr>
          <w:sz w:val="20"/>
          <w:szCs w:val="20"/>
        </w:rPr>
        <w:t xml:space="preserve"> Our word “</w:t>
      </w:r>
      <w:r w:rsidRPr="00656705">
        <w:rPr>
          <w:b/>
          <w:bCs/>
          <w:sz w:val="20"/>
          <w:szCs w:val="20"/>
        </w:rPr>
        <w:t>university</w:t>
      </w:r>
      <w:r w:rsidRPr="00656705">
        <w:rPr>
          <w:sz w:val="20"/>
          <w:szCs w:val="20"/>
        </w:rPr>
        <w:t xml:space="preserve">” comes from the Latin </w:t>
      </w:r>
      <w:r w:rsidRPr="00656705">
        <w:rPr>
          <w:i/>
          <w:iCs/>
          <w:sz w:val="20"/>
          <w:szCs w:val="20"/>
        </w:rPr>
        <w:t>ūniversitās</w:t>
      </w:r>
      <w:r w:rsidRPr="00656705">
        <w:rPr>
          <w:sz w:val="20"/>
          <w:szCs w:val="20"/>
        </w:rPr>
        <w:t xml:space="preserve">, which means “the whole,” “the whole world,” and “the universe.” Thus, “university” in its original conception is closely related to the Latin word </w:t>
      </w:r>
      <w:r w:rsidRPr="00656705">
        <w:rPr>
          <w:i/>
          <w:iCs/>
          <w:sz w:val="20"/>
          <w:szCs w:val="20"/>
        </w:rPr>
        <w:t>ūniversus</w:t>
      </w:r>
      <w:r w:rsidRPr="00656705">
        <w:rPr>
          <w:sz w:val="20"/>
          <w:szCs w:val="20"/>
        </w:rPr>
        <w:t xml:space="preserve">, which gives us our word “universe” but which meant more explicitly in Latin “all things that exist taken together collectively as a whole.” The Western Medieval universities—as we will show in Volume Five in our discourse on Occidentalism—were deeply influenced by their counterparts in the Islamic world. In Arabic, the word </w:t>
      </w:r>
      <w:r w:rsidRPr="00656705">
        <w:rPr>
          <w:i/>
          <w:iCs/>
          <w:sz w:val="20"/>
          <w:szCs w:val="20"/>
        </w:rPr>
        <w:t xml:space="preserve">al-jāmi‘a </w:t>
      </w:r>
      <w:r w:rsidRPr="00656705">
        <w:rPr>
          <w:sz w:val="20"/>
          <w:szCs w:val="20"/>
        </w:rPr>
        <w:t xml:space="preserve">(university) has a meaning similar to that of </w:t>
      </w:r>
      <w:r w:rsidRPr="00656705">
        <w:rPr>
          <w:i/>
          <w:iCs/>
          <w:sz w:val="20"/>
          <w:szCs w:val="20"/>
        </w:rPr>
        <w:t>ūniversitās</w:t>
      </w:r>
      <w:r w:rsidRPr="00656705">
        <w:rPr>
          <w:sz w:val="20"/>
          <w:szCs w:val="20"/>
        </w:rPr>
        <w:t>, except that it is an active participle, conveying the sense of an institution that literally “brings all things together as a collective whole.”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21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637DE5"/>
    <w:multiLevelType w:val="hybridMultilevel"/>
    <w:tmpl w:val="29421E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C83620"/>
    <w:multiLevelType w:val="hybridMultilevel"/>
    <w:tmpl w:val="40B49F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185093A"/>
    <w:multiLevelType w:val="hybridMultilevel"/>
    <w:tmpl w:val="67687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D646F3"/>
    <w:multiLevelType w:val="hybridMultilevel"/>
    <w:tmpl w:val="599E9272"/>
    <w:lvl w:ilvl="0" w:tplc="04090001">
      <w:start w:val="1"/>
      <w:numFmt w:val="bullet"/>
      <w:lvlText w:val=""/>
      <w:lvlJc w:val="left"/>
      <w:pPr>
        <w:ind w:left="1775" w:hanging="360"/>
      </w:pPr>
      <w:rPr>
        <w:rFonts w:ascii="Symbol" w:hAnsi="Symbol" w:hint="default"/>
      </w:rPr>
    </w:lvl>
    <w:lvl w:ilvl="1" w:tplc="04090003" w:tentative="1">
      <w:start w:val="1"/>
      <w:numFmt w:val="bullet"/>
      <w:lvlText w:val="o"/>
      <w:lvlJc w:val="left"/>
      <w:pPr>
        <w:ind w:left="2495" w:hanging="360"/>
      </w:pPr>
      <w:rPr>
        <w:rFonts w:ascii="Courier New" w:hAnsi="Courier New" w:cs="Courier New" w:hint="default"/>
      </w:rPr>
    </w:lvl>
    <w:lvl w:ilvl="2" w:tplc="04090005" w:tentative="1">
      <w:start w:val="1"/>
      <w:numFmt w:val="bullet"/>
      <w:lvlText w:val=""/>
      <w:lvlJc w:val="left"/>
      <w:pPr>
        <w:ind w:left="3215" w:hanging="360"/>
      </w:pPr>
      <w:rPr>
        <w:rFonts w:ascii="Wingdings" w:hAnsi="Wingdings" w:hint="default"/>
      </w:rPr>
    </w:lvl>
    <w:lvl w:ilvl="3" w:tplc="04090001" w:tentative="1">
      <w:start w:val="1"/>
      <w:numFmt w:val="bullet"/>
      <w:lvlText w:val=""/>
      <w:lvlJc w:val="left"/>
      <w:pPr>
        <w:ind w:left="3935" w:hanging="360"/>
      </w:pPr>
      <w:rPr>
        <w:rFonts w:ascii="Symbol" w:hAnsi="Symbol" w:hint="default"/>
      </w:rPr>
    </w:lvl>
    <w:lvl w:ilvl="4" w:tplc="04090003" w:tentative="1">
      <w:start w:val="1"/>
      <w:numFmt w:val="bullet"/>
      <w:lvlText w:val="o"/>
      <w:lvlJc w:val="left"/>
      <w:pPr>
        <w:ind w:left="4655" w:hanging="360"/>
      </w:pPr>
      <w:rPr>
        <w:rFonts w:ascii="Courier New" w:hAnsi="Courier New" w:cs="Courier New" w:hint="default"/>
      </w:rPr>
    </w:lvl>
    <w:lvl w:ilvl="5" w:tplc="04090005" w:tentative="1">
      <w:start w:val="1"/>
      <w:numFmt w:val="bullet"/>
      <w:lvlText w:val=""/>
      <w:lvlJc w:val="left"/>
      <w:pPr>
        <w:ind w:left="5375" w:hanging="360"/>
      </w:pPr>
      <w:rPr>
        <w:rFonts w:ascii="Wingdings" w:hAnsi="Wingdings" w:hint="default"/>
      </w:rPr>
    </w:lvl>
    <w:lvl w:ilvl="6" w:tplc="04090001" w:tentative="1">
      <w:start w:val="1"/>
      <w:numFmt w:val="bullet"/>
      <w:lvlText w:val=""/>
      <w:lvlJc w:val="left"/>
      <w:pPr>
        <w:ind w:left="6095" w:hanging="360"/>
      </w:pPr>
      <w:rPr>
        <w:rFonts w:ascii="Symbol" w:hAnsi="Symbol" w:hint="default"/>
      </w:rPr>
    </w:lvl>
    <w:lvl w:ilvl="7" w:tplc="04090003" w:tentative="1">
      <w:start w:val="1"/>
      <w:numFmt w:val="bullet"/>
      <w:lvlText w:val="o"/>
      <w:lvlJc w:val="left"/>
      <w:pPr>
        <w:ind w:left="6815" w:hanging="360"/>
      </w:pPr>
      <w:rPr>
        <w:rFonts w:ascii="Courier New" w:hAnsi="Courier New" w:cs="Courier New" w:hint="default"/>
      </w:rPr>
    </w:lvl>
    <w:lvl w:ilvl="8" w:tplc="04090005" w:tentative="1">
      <w:start w:val="1"/>
      <w:numFmt w:val="bullet"/>
      <w:lvlText w:val=""/>
      <w:lvlJc w:val="left"/>
      <w:pPr>
        <w:ind w:left="7535" w:hanging="360"/>
      </w:pPr>
      <w:rPr>
        <w:rFonts w:ascii="Wingdings" w:hAnsi="Wingdings" w:hint="default"/>
      </w:rPr>
    </w:lvl>
  </w:abstractNum>
  <w:abstractNum w:abstractNumId="9" w15:restartNumberingAfterBreak="0">
    <w:nsid w:val="03D81F5E"/>
    <w:multiLevelType w:val="hybridMultilevel"/>
    <w:tmpl w:val="15E8D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DF3DD9"/>
    <w:multiLevelType w:val="hybridMultilevel"/>
    <w:tmpl w:val="B43AC8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13926F"/>
    <w:multiLevelType w:val="hybridMultilevel"/>
    <w:tmpl w:val="FFFFFFFF"/>
    <w:lvl w:ilvl="0" w:tplc="F0F68EB0">
      <w:start w:val="1"/>
      <w:numFmt w:val="bullet"/>
      <w:lvlText w:val=""/>
      <w:lvlJc w:val="left"/>
      <w:pPr>
        <w:ind w:left="720" w:hanging="360"/>
      </w:pPr>
      <w:rPr>
        <w:rFonts w:ascii="Symbol" w:hAnsi="Symbol" w:hint="default"/>
      </w:rPr>
    </w:lvl>
    <w:lvl w:ilvl="1" w:tplc="68B41D26">
      <w:start w:val="1"/>
      <w:numFmt w:val="bullet"/>
      <w:lvlText w:val="o"/>
      <w:lvlJc w:val="left"/>
      <w:pPr>
        <w:ind w:left="1440" w:hanging="360"/>
      </w:pPr>
      <w:rPr>
        <w:rFonts w:ascii="Courier New" w:hAnsi="Courier New" w:hint="default"/>
      </w:rPr>
    </w:lvl>
    <w:lvl w:ilvl="2" w:tplc="9084AC5C">
      <w:start w:val="1"/>
      <w:numFmt w:val="bullet"/>
      <w:lvlText w:val=""/>
      <w:lvlJc w:val="left"/>
      <w:pPr>
        <w:ind w:left="2160" w:hanging="360"/>
      </w:pPr>
      <w:rPr>
        <w:rFonts w:ascii="Wingdings" w:hAnsi="Wingdings" w:hint="default"/>
      </w:rPr>
    </w:lvl>
    <w:lvl w:ilvl="3" w:tplc="BDD4F158">
      <w:start w:val="1"/>
      <w:numFmt w:val="bullet"/>
      <w:lvlText w:val=""/>
      <w:lvlJc w:val="left"/>
      <w:pPr>
        <w:ind w:left="2880" w:hanging="360"/>
      </w:pPr>
      <w:rPr>
        <w:rFonts w:ascii="Symbol" w:hAnsi="Symbol" w:hint="default"/>
      </w:rPr>
    </w:lvl>
    <w:lvl w:ilvl="4" w:tplc="813EB028">
      <w:start w:val="1"/>
      <w:numFmt w:val="bullet"/>
      <w:lvlText w:val="o"/>
      <w:lvlJc w:val="left"/>
      <w:pPr>
        <w:ind w:left="3600" w:hanging="360"/>
      </w:pPr>
      <w:rPr>
        <w:rFonts w:ascii="Courier New" w:hAnsi="Courier New" w:hint="default"/>
      </w:rPr>
    </w:lvl>
    <w:lvl w:ilvl="5" w:tplc="8BB87838">
      <w:start w:val="1"/>
      <w:numFmt w:val="bullet"/>
      <w:lvlText w:val=""/>
      <w:lvlJc w:val="left"/>
      <w:pPr>
        <w:ind w:left="4320" w:hanging="360"/>
      </w:pPr>
      <w:rPr>
        <w:rFonts w:ascii="Wingdings" w:hAnsi="Wingdings" w:hint="default"/>
      </w:rPr>
    </w:lvl>
    <w:lvl w:ilvl="6" w:tplc="9D5C4490">
      <w:start w:val="1"/>
      <w:numFmt w:val="bullet"/>
      <w:lvlText w:val=""/>
      <w:lvlJc w:val="left"/>
      <w:pPr>
        <w:ind w:left="5040" w:hanging="360"/>
      </w:pPr>
      <w:rPr>
        <w:rFonts w:ascii="Symbol" w:hAnsi="Symbol" w:hint="default"/>
      </w:rPr>
    </w:lvl>
    <w:lvl w:ilvl="7" w:tplc="D5F6F0B2">
      <w:start w:val="1"/>
      <w:numFmt w:val="bullet"/>
      <w:lvlText w:val="o"/>
      <w:lvlJc w:val="left"/>
      <w:pPr>
        <w:ind w:left="5760" w:hanging="360"/>
      </w:pPr>
      <w:rPr>
        <w:rFonts w:ascii="Courier New" w:hAnsi="Courier New" w:hint="default"/>
      </w:rPr>
    </w:lvl>
    <w:lvl w:ilvl="8" w:tplc="6E0AD2BA">
      <w:start w:val="1"/>
      <w:numFmt w:val="bullet"/>
      <w:lvlText w:val=""/>
      <w:lvlJc w:val="left"/>
      <w:pPr>
        <w:ind w:left="6480" w:hanging="360"/>
      </w:pPr>
      <w:rPr>
        <w:rFonts w:ascii="Wingdings" w:hAnsi="Wingdings" w:hint="default"/>
      </w:rPr>
    </w:lvl>
  </w:abstractNum>
  <w:abstractNum w:abstractNumId="12" w15:restartNumberingAfterBreak="0">
    <w:nsid w:val="04B9603B"/>
    <w:multiLevelType w:val="hybridMultilevel"/>
    <w:tmpl w:val="F9EC6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4C611D"/>
    <w:multiLevelType w:val="hybridMultilevel"/>
    <w:tmpl w:val="E22408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DC6B94"/>
    <w:multiLevelType w:val="hybridMultilevel"/>
    <w:tmpl w:val="A1CA4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7310EDB"/>
    <w:multiLevelType w:val="multilevel"/>
    <w:tmpl w:val="B346FFD6"/>
    <w:lvl w:ilvl="0">
      <w:start w:val="1"/>
      <w:numFmt w:val="decimal"/>
      <w:lvlText w:val="%1."/>
      <w:lvlJc w:val="left"/>
      <w:pPr>
        <w:tabs>
          <w:tab w:val="num" w:pos="990"/>
        </w:tabs>
        <w:ind w:left="990" w:hanging="360"/>
      </w:pPr>
      <w:rPr>
        <w:color w:val="C0000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numFmt w:val="bullet"/>
      <w:lvlText w:val=""/>
      <w:lvlJc w:val="left"/>
      <w:pPr>
        <w:ind w:left="360" w:hanging="360"/>
      </w:pPr>
      <w:rPr>
        <w:rFonts w:ascii="Symbol" w:eastAsiaTheme="minorHAnsi" w:hAnsi="Symbol"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682B13"/>
    <w:multiLevelType w:val="hybridMultilevel"/>
    <w:tmpl w:val="48AA1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9243AA"/>
    <w:multiLevelType w:val="hybridMultilevel"/>
    <w:tmpl w:val="44AA7B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9D5E4F"/>
    <w:multiLevelType w:val="hybridMultilevel"/>
    <w:tmpl w:val="B262E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C51298F"/>
    <w:multiLevelType w:val="hybridMultilevel"/>
    <w:tmpl w:val="1C8EC3FA"/>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0" w15:restartNumberingAfterBreak="0">
    <w:nsid w:val="0D077B7C"/>
    <w:multiLevelType w:val="multilevel"/>
    <w:tmpl w:val="35A8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6564B1"/>
    <w:multiLevelType w:val="hybridMultilevel"/>
    <w:tmpl w:val="3118D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B30C3C"/>
    <w:multiLevelType w:val="multilevel"/>
    <w:tmpl w:val="B346FFD6"/>
    <w:lvl w:ilvl="0">
      <w:start w:val="1"/>
      <w:numFmt w:val="decimal"/>
      <w:lvlText w:val="%1."/>
      <w:lvlJc w:val="left"/>
      <w:pPr>
        <w:tabs>
          <w:tab w:val="num" w:pos="990"/>
        </w:tabs>
        <w:ind w:left="990" w:hanging="360"/>
      </w:pPr>
      <w:rPr>
        <w:color w:val="C0000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ind w:left="360" w:hanging="360"/>
      </w:pPr>
      <w:rPr>
        <w:rFonts w:ascii="Symbol" w:hAnsi="Symbol" w:hint="default"/>
      </w:rPr>
    </w:lvl>
    <w:lvl w:ilvl="4">
      <w:start w:val="1"/>
      <w:numFmt w:val="decimal"/>
      <w:lvlText w:val="%5."/>
      <w:lvlJc w:val="left"/>
      <w:pPr>
        <w:tabs>
          <w:tab w:val="num" w:pos="1440"/>
        </w:tabs>
        <w:ind w:left="144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2D5D78"/>
    <w:multiLevelType w:val="hybridMultilevel"/>
    <w:tmpl w:val="286E7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2254E33"/>
    <w:multiLevelType w:val="hybridMultilevel"/>
    <w:tmpl w:val="8F8EB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2F14C36"/>
    <w:multiLevelType w:val="hybridMultilevel"/>
    <w:tmpl w:val="D9DEA0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3471CC"/>
    <w:multiLevelType w:val="hybridMultilevel"/>
    <w:tmpl w:val="ED22F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36F35B9"/>
    <w:multiLevelType w:val="hybridMultilevel"/>
    <w:tmpl w:val="4D38B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741469A"/>
    <w:multiLevelType w:val="hybridMultilevel"/>
    <w:tmpl w:val="A8CAE2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751214E"/>
    <w:multiLevelType w:val="hybridMultilevel"/>
    <w:tmpl w:val="E4EA9656"/>
    <w:lvl w:ilvl="0" w:tplc="04090001">
      <w:start w:val="1"/>
      <w:numFmt w:val="bullet"/>
      <w:lvlText w:val=""/>
      <w:lvlJc w:val="left"/>
      <w:pPr>
        <w:ind w:left="834" w:hanging="360"/>
      </w:pPr>
      <w:rPr>
        <w:rFonts w:ascii="Symbol" w:hAnsi="Symbol" w:hint="default"/>
      </w:rPr>
    </w:lvl>
    <w:lvl w:ilvl="1" w:tplc="04090003">
      <w:start w:val="1"/>
      <w:numFmt w:val="bullet"/>
      <w:lvlText w:val="o"/>
      <w:lvlJc w:val="left"/>
      <w:pPr>
        <w:ind w:left="1554" w:hanging="360"/>
      </w:pPr>
      <w:rPr>
        <w:rFonts w:ascii="Courier New" w:hAnsi="Courier New" w:cs="Courier New" w:hint="default"/>
      </w:rPr>
    </w:lvl>
    <w:lvl w:ilvl="2" w:tplc="515A3C70">
      <w:numFmt w:val="bullet"/>
      <w:lvlText w:val="•"/>
      <w:lvlJc w:val="left"/>
      <w:pPr>
        <w:ind w:left="2294" w:hanging="380"/>
      </w:pPr>
      <w:rPr>
        <w:rFonts w:ascii="Times New Roman" w:eastAsiaTheme="minorHAnsi" w:hAnsi="Times New Roman" w:cs="Times New Roman" w:hint="default"/>
      </w:rPr>
    </w:lvl>
    <w:lvl w:ilvl="3" w:tplc="04090001" w:tentative="1">
      <w:start w:val="1"/>
      <w:numFmt w:val="bullet"/>
      <w:lvlText w:val=""/>
      <w:lvlJc w:val="left"/>
      <w:pPr>
        <w:ind w:left="2994" w:hanging="360"/>
      </w:pPr>
      <w:rPr>
        <w:rFonts w:ascii="Symbol" w:hAnsi="Symbol" w:hint="default"/>
      </w:rPr>
    </w:lvl>
    <w:lvl w:ilvl="4" w:tplc="04090003" w:tentative="1">
      <w:start w:val="1"/>
      <w:numFmt w:val="bullet"/>
      <w:lvlText w:val="o"/>
      <w:lvlJc w:val="left"/>
      <w:pPr>
        <w:ind w:left="3714" w:hanging="360"/>
      </w:pPr>
      <w:rPr>
        <w:rFonts w:ascii="Courier New" w:hAnsi="Courier New" w:cs="Courier New" w:hint="default"/>
      </w:rPr>
    </w:lvl>
    <w:lvl w:ilvl="5" w:tplc="04090005" w:tentative="1">
      <w:start w:val="1"/>
      <w:numFmt w:val="bullet"/>
      <w:lvlText w:val=""/>
      <w:lvlJc w:val="left"/>
      <w:pPr>
        <w:ind w:left="4434" w:hanging="360"/>
      </w:pPr>
      <w:rPr>
        <w:rFonts w:ascii="Wingdings" w:hAnsi="Wingdings" w:hint="default"/>
      </w:rPr>
    </w:lvl>
    <w:lvl w:ilvl="6" w:tplc="04090001" w:tentative="1">
      <w:start w:val="1"/>
      <w:numFmt w:val="bullet"/>
      <w:lvlText w:val=""/>
      <w:lvlJc w:val="left"/>
      <w:pPr>
        <w:ind w:left="5154" w:hanging="360"/>
      </w:pPr>
      <w:rPr>
        <w:rFonts w:ascii="Symbol" w:hAnsi="Symbol" w:hint="default"/>
      </w:rPr>
    </w:lvl>
    <w:lvl w:ilvl="7" w:tplc="04090003" w:tentative="1">
      <w:start w:val="1"/>
      <w:numFmt w:val="bullet"/>
      <w:lvlText w:val="o"/>
      <w:lvlJc w:val="left"/>
      <w:pPr>
        <w:ind w:left="5874" w:hanging="360"/>
      </w:pPr>
      <w:rPr>
        <w:rFonts w:ascii="Courier New" w:hAnsi="Courier New" w:cs="Courier New" w:hint="default"/>
      </w:rPr>
    </w:lvl>
    <w:lvl w:ilvl="8" w:tplc="04090005" w:tentative="1">
      <w:start w:val="1"/>
      <w:numFmt w:val="bullet"/>
      <w:lvlText w:val=""/>
      <w:lvlJc w:val="left"/>
      <w:pPr>
        <w:ind w:left="6594" w:hanging="360"/>
      </w:pPr>
      <w:rPr>
        <w:rFonts w:ascii="Wingdings" w:hAnsi="Wingdings" w:hint="default"/>
      </w:rPr>
    </w:lvl>
  </w:abstractNum>
  <w:abstractNum w:abstractNumId="30" w15:restartNumberingAfterBreak="0">
    <w:nsid w:val="19906E50"/>
    <w:multiLevelType w:val="hybridMultilevel"/>
    <w:tmpl w:val="92FC4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A847360"/>
    <w:multiLevelType w:val="hybridMultilevel"/>
    <w:tmpl w:val="2F680C08"/>
    <w:lvl w:ilvl="0" w:tplc="04090001">
      <w:start w:val="1"/>
      <w:numFmt w:val="bullet"/>
      <w:lvlText w:val=""/>
      <w:lvlJc w:val="left"/>
      <w:pPr>
        <w:ind w:left="1890" w:hanging="360"/>
      </w:pPr>
      <w:rPr>
        <w:rFonts w:ascii="Symbol" w:hAnsi="Symbol" w:hint="default"/>
      </w:rPr>
    </w:lvl>
    <w:lvl w:ilvl="1" w:tplc="04090003">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2" w15:restartNumberingAfterBreak="0">
    <w:nsid w:val="1ABB1B77"/>
    <w:multiLevelType w:val="hybridMultilevel"/>
    <w:tmpl w:val="BEBE0D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B705F01"/>
    <w:multiLevelType w:val="hybridMultilevel"/>
    <w:tmpl w:val="D37A8B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FF246AF"/>
    <w:multiLevelType w:val="hybridMultilevel"/>
    <w:tmpl w:val="26F867E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20B03A6D"/>
    <w:multiLevelType w:val="hybridMultilevel"/>
    <w:tmpl w:val="5CCED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1DA6768"/>
    <w:multiLevelType w:val="hybridMultilevel"/>
    <w:tmpl w:val="E9B8E4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1ED4910"/>
    <w:multiLevelType w:val="hybridMultilevel"/>
    <w:tmpl w:val="4A389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3822D48"/>
    <w:multiLevelType w:val="hybridMultilevel"/>
    <w:tmpl w:val="FFFFFFFF"/>
    <w:lvl w:ilvl="0" w:tplc="72242A52">
      <w:start w:val="1"/>
      <w:numFmt w:val="bullet"/>
      <w:lvlText w:val=""/>
      <w:lvlJc w:val="left"/>
      <w:pPr>
        <w:ind w:left="720" w:hanging="360"/>
      </w:pPr>
      <w:rPr>
        <w:rFonts w:ascii="Symbol" w:hAnsi="Symbol" w:hint="default"/>
      </w:rPr>
    </w:lvl>
    <w:lvl w:ilvl="1" w:tplc="E6526700">
      <w:start w:val="1"/>
      <w:numFmt w:val="bullet"/>
      <w:lvlText w:val="o"/>
      <w:lvlJc w:val="left"/>
      <w:pPr>
        <w:ind w:left="1440" w:hanging="360"/>
      </w:pPr>
      <w:rPr>
        <w:rFonts w:ascii="Courier New" w:hAnsi="Courier New" w:hint="default"/>
      </w:rPr>
    </w:lvl>
    <w:lvl w:ilvl="2" w:tplc="D4461826">
      <w:start w:val="1"/>
      <w:numFmt w:val="bullet"/>
      <w:lvlText w:val=""/>
      <w:lvlJc w:val="left"/>
      <w:pPr>
        <w:ind w:left="2160" w:hanging="360"/>
      </w:pPr>
      <w:rPr>
        <w:rFonts w:ascii="Wingdings" w:hAnsi="Wingdings" w:hint="default"/>
      </w:rPr>
    </w:lvl>
    <w:lvl w:ilvl="3" w:tplc="ACF26DB8">
      <w:start w:val="1"/>
      <w:numFmt w:val="bullet"/>
      <w:lvlText w:val=""/>
      <w:lvlJc w:val="left"/>
      <w:pPr>
        <w:ind w:left="2880" w:hanging="360"/>
      </w:pPr>
      <w:rPr>
        <w:rFonts w:ascii="Symbol" w:hAnsi="Symbol" w:hint="default"/>
      </w:rPr>
    </w:lvl>
    <w:lvl w:ilvl="4" w:tplc="AD6A6B92">
      <w:start w:val="1"/>
      <w:numFmt w:val="bullet"/>
      <w:lvlText w:val="o"/>
      <w:lvlJc w:val="left"/>
      <w:pPr>
        <w:ind w:left="3600" w:hanging="360"/>
      </w:pPr>
      <w:rPr>
        <w:rFonts w:ascii="Courier New" w:hAnsi="Courier New" w:hint="default"/>
      </w:rPr>
    </w:lvl>
    <w:lvl w:ilvl="5" w:tplc="5660284E">
      <w:start w:val="1"/>
      <w:numFmt w:val="bullet"/>
      <w:lvlText w:val=""/>
      <w:lvlJc w:val="left"/>
      <w:pPr>
        <w:ind w:left="4320" w:hanging="360"/>
      </w:pPr>
      <w:rPr>
        <w:rFonts w:ascii="Wingdings" w:hAnsi="Wingdings" w:hint="default"/>
      </w:rPr>
    </w:lvl>
    <w:lvl w:ilvl="6" w:tplc="7F8A79AE">
      <w:start w:val="1"/>
      <w:numFmt w:val="bullet"/>
      <w:lvlText w:val=""/>
      <w:lvlJc w:val="left"/>
      <w:pPr>
        <w:ind w:left="5040" w:hanging="360"/>
      </w:pPr>
      <w:rPr>
        <w:rFonts w:ascii="Symbol" w:hAnsi="Symbol" w:hint="default"/>
      </w:rPr>
    </w:lvl>
    <w:lvl w:ilvl="7" w:tplc="7E561472">
      <w:start w:val="1"/>
      <w:numFmt w:val="bullet"/>
      <w:lvlText w:val="o"/>
      <w:lvlJc w:val="left"/>
      <w:pPr>
        <w:ind w:left="5760" w:hanging="360"/>
      </w:pPr>
      <w:rPr>
        <w:rFonts w:ascii="Courier New" w:hAnsi="Courier New" w:hint="default"/>
      </w:rPr>
    </w:lvl>
    <w:lvl w:ilvl="8" w:tplc="C05AD672">
      <w:start w:val="1"/>
      <w:numFmt w:val="bullet"/>
      <w:lvlText w:val=""/>
      <w:lvlJc w:val="left"/>
      <w:pPr>
        <w:ind w:left="6480" w:hanging="360"/>
      </w:pPr>
      <w:rPr>
        <w:rFonts w:ascii="Wingdings" w:hAnsi="Wingdings" w:hint="default"/>
      </w:rPr>
    </w:lvl>
  </w:abstractNum>
  <w:abstractNum w:abstractNumId="39" w15:restartNumberingAfterBreak="0">
    <w:nsid w:val="246C0884"/>
    <w:multiLevelType w:val="hybridMultilevel"/>
    <w:tmpl w:val="E702C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35666F"/>
    <w:multiLevelType w:val="hybridMultilevel"/>
    <w:tmpl w:val="795C2D08"/>
    <w:lvl w:ilvl="0" w:tplc="04090001">
      <w:start w:val="1"/>
      <w:numFmt w:val="bullet"/>
      <w:lvlText w:val=""/>
      <w:lvlJc w:val="left"/>
      <w:pPr>
        <w:ind w:left="1561" w:hanging="360"/>
      </w:pPr>
      <w:rPr>
        <w:rFonts w:ascii="Symbol" w:hAnsi="Symbol" w:hint="default"/>
      </w:rPr>
    </w:lvl>
    <w:lvl w:ilvl="1" w:tplc="04090003" w:tentative="1">
      <w:start w:val="1"/>
      <w:numFmt w:val="bullet"/>
      <w:lvlText w:val="o"/>
      <w:lvlJc w:val="left"/>
      <w:pPr>
        <w:ind w:left="2281" w:hanging="360"/>
      </w:pPr>
      <w:rPr>
        <w:rFonts w:ascii="Courier New" w:hAnsi="Courier New" w:cs="Courier New" w:hint="default"/>
      </w:rPr>
    </w:lvl>
    <w:lvl w:ilvl="2" w:tplc="04090005" w:tentative="1">
      <w:start w:val="1"/>
      <w:numFmt w:val="bullet"/>
      <w:lvlText w:val=""/>
      <w:lvlJc w:val="left"/>
      <w:pPr>
        <w:ind w:left="3001" w:hanging="360"/>
      </w:pPr>
      <w:rPr>
        <w:rFonts w:ascii="Wingdings" w:hAnsi="Wingdings" w:hint="default"/>
      </w:rPr>
    </w:lvl>
    <w:lvl w:ilvl="3" w:tplc="04090001" w:tentative="1">
      <w:start w:val="1"/>
      <w:numFmt w:val="bullet"/>
      <w:lvlText w:val=""/>
      <w:lvlJc w:val="left"/>
      <w:pPr>
        <w:ind w:left="3721" w:hanging="360"/>
      </w:pPr>
      <w:rPr>
        <w:rFonts w:ascii="Symbol" w:hAnsi="Symbol" w:hint="default"/>
      </w:rPr>
    </w:lvl>
    <w:lvl w:ilvl="4" w:tplc="04090003" w:tentative="1">
      <w:start w:val="1"/>
      <w:numFmt w:val="bullet"/>
      <w:lvlText w:val="o"/>
      <w:lvlJc w:val="left"/>
      <w:pPr>
        <w:ind w:left="4441" w:hanging="360"/>
      </w:pPr>
      <w:rPr>
        <w:rFonts w:ascii="Courier New" w:hAnsi="Courier New" w:cs="Courier New" w:hint="default"/>
      </w:rPr>
    </w:lvl>
    <w:lvl w:ilvl="5" w:tplc="04090005" w:tentative="1">
      <w:start w:val="1"/>
      <w:numFmt w:val="bullet"/>
      <w:lvlText w:val=""/>
      <w:lvlJc w:val="left"/>
      <w:pPr>
        <w:ind w:left="5161" w:hanging="360"/>
      </w:pPr>
      <w:rPr>
        <w:rFonts w:ascii="Wingdings" w:hAnsi="Wingdings" w:hint="default"/>
      </w:rPr>
    </w:lvl>
    <w:lvl w:ilvl="6" w:tplc="04090001" w:tentative="1">
      <w:start w:val="1"/>
      <w:numFmt w:val="bullet"/>
      <w:lvlText w:val=""/>
      <w:lvlJc w:val="left"/>
      <w:pPr>
        <w:ind w:left="5881" w:hanging="360"/>
      </w:pPr>
      <w:rPr>
        <w:rFonts w:ascii="Symbol" w:hAnsi="Symbol" w:hint="default"/>
      </w:rPr>
    </w:lvl>
    <w:lvl w:ilvl="7" w:tplc="04090003" w:tentative="1">
      <w:start w:val="1"/>
      <w:numFmt w:val="bullet"/>
      <w:lvlText w:val="o"/>
      <w:lvlJc w:val="left"/>
      <w:pPr>
        <w:ind w:left="6601" w:hanging="360"/>
      </w:pPr>
      <w:rPr>
        <w:rFonts w:ascii="Courier New" w:hAnsi="Courier New" w:cs="Courier New" w:hint="default"/>
      </w:rPr>
    </w:lvl>
    <w:lvl w:ilvl="8" w:tplc="04090005" w:tentative="1">
      <w:start w:val="1"/>
      <w:numFmt w:val="bullet"/>
      <w:lvlText w:val=""/>
      <w:lvlJc w:val="left"/>
      <w:pPr>
        <w:ind w:left="7321" w:hanging="360"/>
      </w:pPr>
      <w:rPr>
        <w:rFonts w:ascii="Wingdings" w:hAnsi="Wingdings" w:hint="default"/>
      </w:rPr>
    </w:lvl>
  </w:abstractNum>
  <w:abstractNum w:abstractNumId="41" w15:restartNumberingAfterBreak="0">
    <w:nsid w:val="26750092"/>
    <w:multiLevelType w:val="hybridMultilevel"/>
    <w:tmpl w:val="1878F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6BE7AD2"/>
    <w:multiLevelType w:val="multilevel"/>
    <w:tmpl w:val="34FE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AE4817"/>
    <w:multiLevelType w:val="hybridMultilevel"/>
    <w:tmpl w:val="B7105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A941B41"/>
    <w:multiLevelType w:val="hybridMultilevel"/>
    <w:tmpl w:val="29F40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BAA49B5"/>
    <w:multiLevelType w:val="hybridMultilevel"/>
    <w:tmpl w:val="829055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C248F87"/>
    <w:multiLevelType w:val="hybridMultilevel"/>
    <w:tmpl w:val="FFFFFFFF"/>
    <w:lvl w:ilvl="0" w:tplc="7DC092C4">
      <w:start w:val="1"/>
      <w:numFmt w:val="bullet"/>
      <w:lvlText w:val=""/>
      <w:lvlJc w:val="left"/>
      <w:pPr>
        <w:ind w:left="720" w:hanging="360"/>
      </w:pPr>
      <w:rPr>
        <w:rFonts w:ascii="Symbol" w:hAnsi="Symbol" w:hint="default"/>
      </w:rPr>
    </w:lvl>
    <w:lvl w:ilvl="1" w:tplc="04987D94">
      <w:start w:val="1"/>
      <w:numFmt w:val="bullet"/>
      <w:lvlText w:val="o"/>
      <w:lvlJc w:val="left"/>
      <w:pPr>
        <w:ind w:left="1440" w:hanging="360"/>
      </w:pPr>
      <w:rPr>
        <w:rFonts w:ascii="Courier New" w:hAnsi="Courier New" w:hint="default"/>
      </w:rPr>
    </w:lvl>
    <w:lvl w:ilvl="2" w:tplc="146E02D4">
      <w:start w:val="1"/>
      <w:numFmt w:val="bullet"/>
      <w:lvlText w:val=""/>
      <w:lvlJc w:val="left"/>
      <w:pPr>
        <w:ind w:left="2160" w:hanging="360"/>
      </w:pPr>
      <w:rPr>
        <w:rFonts w:ascii="Wingdings" w:hAnsi="Wingdings" w:hint="default"/>
      </w:rPr>
    </w:lvl>
    <w:lvl w:ilvl="3" w:tplc="C26A1222">
      <w:start w:val="1"/>
      <w:numFmt w:val="bullet"/>
      <w:lvlText w:val=""/>
      <w:lvlJc w:val="left"/>
      <w:pPr>
        <w:ind w:left="2880" w:hanging="360"/>
      </w:pPr>
      <w:rPr>
        <w:rFonts w:ascii="Symbol" w:hAnsi="Symbol" w:hint="default"/>
      </w:rPr>
    </w:lvl>
    <w:lvl w:ilvl="4" w:tplc="19AC1CA2">
      <w:start w:val="1"/>
      <w:numFmt w:val="bullet"/>
      <w:lvlText w:val="o"/>
      <w:lvlJc w:val="left"/>
      <w:pPr>
        <w:ind w:left="3600" w:hanging="360"/>
      </w:pPr>
      <w:rPr>
        <w:rFonts w:ascii="Courier New" w:hAnsi="Courier New" w:hint="default"/>
      </w:rPr>
    </w:lvl>
    <w:lvl w:ilvl="5" w:tplc="B2F4D6CE">
      <w:start w:val="1"/>
      <w:numFmt w:val="bullet"/>
      <w:lvlText w:val=""/>
      <w:lvlJc w:val="left"/>
      <w:pPr>
        <w:ind w:left="4320" w:hanging="360"/>
      </w:pPr>
      <w:rPr>
        <w:rFonts w:ascii="Wingdings" w:hAnsi="Wingdings" w:hint="default"/>
      </w:rPr>
    </w:lvl>
    <w:lvl w:ilvl="6" w:tplc="2C88B59C">
      <w:start w:val="1"/>
      <w:numFmt w:val="bullet"/>
      <w:lvlText w:val=""/>
      <w:lvlJc w:val="left"/>
      <w:pPr>
        <w:ind w:left="5040" w:hanging="360"/>
      </w:pPr>
      <w:rPr>
        <w:rFonts w:ascii="Symbol" w:hAnsi="Symbol" w:hint="default"/>
      </w:rPr>
    </w:lvl>
    <w:lvl w:ilvl="7" w:tplc="A4FA8676">
      <w:start w:val="1"/>
      <w:numFmt w:val="bullet"/>
      <w:lvlText w:val="o"/>
      <w:lvlJc w:val="left"/>
      <w:pPr>
        <w:ind w:left="5760" w:hanging="360"/>
      </w:pPr>
      <w:rPr>
        <w:rFonts w:ascii="Courier New" w:hAnsi="Courier New" w:hint="default"/>
      </w:rPr>
    </w:lvl>
    <w:lvl w:ilvl="8" w:tplc="FD6CDED8">
      <w:start w:val="1"/>
      <w:numFmt w:val="bullet"/>
      <w:lvlText w:val=""/>
      <w:lvlJc w:val="left"/>
      <w:pPr>
        <w:ind w:left="6480" w:hanging="360"/>
      </w:pPr>
      <w:rPr>
        <w:rFonts w:ascii="Wingdings" w:hAnsi="Wingdings" w:hint="default"/>
      </w:rPr>
    </w:lvl>
  </w:abstractNum>
  <w:abstractNum w:abstractNumId="47" w15:restartNumberingAfterBreak="0">
    <w:nsid w:val="2E2D4135"/>
    <w:multiLevelType w:val="hybridMultilevel"/>
    <w:tmpl w:val="BDF02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E483659"/>
    <w:multiLevelType w:val="multilevel"/>
    <w:tmpl w:val="B346FFD6"/>
    <w:styleLink w:val="CurrentList1"/>
    <w:lvl w:ilvl="0">
      <w:start w:val="1"/>
      <w:numFmt w:val="decimal"/>
      <w:lvlText w:val="%1."/>
      <w:lvlJc w:val="left"/>
      <w:pPr>
        <w:tabs>
          <w:tab w:val="num" w:pos="990"/>
        </w:tabs>
        <w:ind w:left="990" w:hanging="360"/>
      </w:pPr>
      <w:rPr>
        <w:color w:val="C0000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numFmt w:val="bullet"/>
      <w:lvlText w:val=""/>
      <w:lvlJc w:val="left"/>
      <w:pPr>
        <w:ind w:left="360" w:hanging="360"/>
      </w:pPr>
      <w:rPr>
        <w:rFonts w:ascii="Symbol" w:eastAsiaTheme="minorHAnsi" w:hAnsi="Symbol" w:cs="Times New Roman" w:hint="default"/>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2F1D1FD2"/>
    <w:multiLevelType w:val="hybridMultilevel"/>
    <w:tmpl w:val="D4847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0CE1493"/>
    <w:multiLevelType w:val="hybridMultilevel"/>
    <w:tmpl w:val="204AF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10829F1"/>
    <w:multiLevelType w:val="hybridMultilevel"/>
    <w:tmpl w:val="558EA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10D0CCC"/>
    <w:multiLevelType w:val="hybridMultilevel"/>
    <w:tmpl w:val="7054DA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30D418C"/>
    <w:multiLevelType w:val="hybridMultilevel"/>
    <w:tmpl w:val="B71E80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336A2651"/>
    <w:multiLevelType w:val="hybridMultilevel"/>
    <w:tmpl w:val="3F1C9D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15:restartNumberingAfterBreak="0">
    <w:nsid w:val="338A02BB"/>
    <w:multiLevelType w:val="hybridMultilevel"/>
    <w:tmpl w:val="EF34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4155922"/>
    <w:multiLevelType w:val="hybridMultilevel"/>
    <w:tmpl w:val="9B0818F8"/>
    <w:lvl w:ilvl="0" w:tplc="FFFFFFFF">
      <w:start w:val="1"/>
      <w:numFmt w:val="decimal"/>
      <w:lvlText w:val="%1."/>
      <w:lvlJc w:val="left"/>
      <w:pPr>
        <w:ind w:left="810" w:hanging="360"/>
      </w:pPr>
    </w:lvl>
    <w:lvl w:ilvl="1" w:tplc="3F92524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6202AE5"/>
    <w:multiLevelType w:val="hybridMultilevel"/>
    <w:tmpl w:val="82B01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6581AB0"/>
    <w:multiLevelType w:val="hybridMultilevel"/>
    <w:tmpl w:val="D3A4F0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9" w15:restartNumberingAfterBreak="0">
    <w:nsid w:val="36633FBA"/>
    <w:multiLevelType w:val="hybridMultilevel"/>
    <w:tmpl w:val="EA16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71C5A17"/>
    <w:multiLevelType w:val="hybridMultilevel"/>
    <w:tmpl w:val="F0905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7DA6D1D"/>
    <w:multiLevelType w:val="hybridMultilevel"/>
    <w:tmpl w:val="A12EE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97208EF"/>
    <w:multiLevelType w:val="hybridMultilevel"/>
    <w:tmpl w:val="F524E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A423DB6"/>
    <w:multiLevelType w:val="hybridMultilevel"/>
    <w:tmpl w:val="846A7A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ADA0AB9"/>
    <w:multiLevelType w:val="hybridMultilevel"/>
    <w:tmpl w:val="02245A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DA77CE6"/>
    <w:multiLevelType w:val="hybridMultilevel"/>
    <w:tmpl w:val="D03E6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F987BEC"/>
    <w:multiLevelType w:val="hybridMultilevel"/>
    <w:tmpl w:val="A1106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2272168"/>
    <w:multiLevelType w:val="hybridMultilevel"/>
    <w:tmpl w:val="79DC8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34C6EE5"/>
    <w:multiLevelType w:val="hybridMultilevel"/>
    <w:tmpl w:val="92ECE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39441D1"/>
    <w:multiLevelType w:val="hybridMultilevel"/>
    <w:tmpl w:val="581C9B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49E1FBF"/>
    <w:multiLevelType w:val="hybridMultilevel"/>
    <w:tmpl w:val="43E05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5523016"/>
    <w:multiLevelType w:val="hybridMultilevel"/>
    <w:tmpl w:val="00D6560C"/>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72" w15:restartNumberingAfterBreak="0">
    <w:nsid w:val="4558032F"/>
    <w:multiLevelType w:val="hybridMultilevel"/>
    <w:tmpl w:val="9F9478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55D53E3"/>
    <w:multiLevelType w:val="hybridMultilevel"/>
    <w:tmpl w:val="0390FF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5ABDFD7"/>
    <w:multiLevelType w:val="hybridMultilevel"/>
    <w:tmpl w:val="FFFFFFFF"/>
    <w:lvl w:ilvl="0" w:tplc="97CCFBF2">
      <w:start w:val="1"/>
      <w:numFmt w:val="bullet"/>
      <w:lvlText w:val=""/>
      <w:lvlJc w:val="left"/>
      <w:pPr>
        <w:ind w:left="720" w:hanging="360"/>
      </w:pPr>
      <w:rPr>
        <w:rFonts w:ascii="Symbol" w:hAnsi="Symbol" w:hint="default"/>
      </w:rPr>
    </w:lvl>
    <w:lvl w:ilvl="1" w:tplc="FC2A5B08">
      <w:start w:val="1"/>
      <w:numFmt w:val="bullet"/>
      <w:lvlText w:val="o"/>
      <w:lvlJc w:val="left"/>
      <w:pPr>
        <w:ind w:left="1440" w:hanging="360"/>
      </w:pPr>
      <w:rPr>
        <w:rFonts w:ascii="Courier New" w:hAnsi="Courier New" w:hint="default"/>
      </w:rPr>
    </w:lvl>
    <w:lvl w:ilvl="2" w:tplc="DF6490E0">
      <w:start w:val="1"/>
      <w:numFmt w:val="bullet"/>
      <w:lvlText w:val=""/>
      <w:lvlJc w:val="left"/>
      <w:pPr>
        <w:ind w:left="2160" w:hanging="360"/>
      </w:pPr>
      <w:rPr>
        <w:rFonts w:ascii="Wingdings" w:hAnsi="Wingdings" w:hint="default"/>
      </w:rPr>
    </w:lvl>
    <w:lvl w:ilvl="3" w:tplc="4DECB242">
      <w:start w:val="1"/>
      <w:numFmt w:val="bullet"/>
      <w:lvlText w:val=""/>
      <w:lvlJc w:val="left"/>
      <w:pPr>
        <w:ind w:left="2880" w:hanging="360"/>
      </w:pPr>
      <w:rPr>
        <w:rFonts w:ascii="Symbol" w:hAnsi="Symbol" w:hint="default"/>
      </w:rPr>
    </w:lvl>
    <w:lvl w:ilvl="4" w:tplc="288CDC42">
      <w:start w:val="1"/>
      <w:numFmt w:val="bullet"/>
      <w:lvlText w:val="o"/>
      <w:lvlJc w:val="left"/>
      <w:pPr>
        <w:ind w:left="3600" w:hanging="360"/>
      </w:pPr>
      <w:rPr>
        <w:rFonts w:ascii="Courier New" w:hAnsi="Courier New" w:hint="default"/>
      </w:rPr>
    </w:lvl>
    <w:lvl w:ilvl="5" w:tplc="676E56AC">
      <w:start w:val="1"/>
      <w:numFmt w:val="bullet"/>
      <w:lvlText w:val=""/>
      <w:lvlJc w:val="left"/>
      <w:pPr>
        <w:ind w:left="4320" w:hanging="360"/>
      </w:pPr>
      <w:rPr>
        <w:rFonts w:ascii="Wingdings" w:hAnsi="Wingdings" w:hint="default"/>
      </w:rPr>
    </w:lvl>
    <w:lvl w:ilvl="6" w:tplc="95D6BAFA">
      <w:start w:val="1"/>
      <w:numFmt w:val="bullet"/>
      <w:lvlText w:val=""/>
      <w:lvlJc w:val="left"/>
      <w:pPr>
        <w:ind w:left="5040" w:hanging="360"/>
      </w:pPr>
      <w:rPr>
        <w:rFonts w:ascii="Symbol" w:hAnsi="Symbol" w:hint="default"/>
      </w:rPr>
    </w:lvl>
    <w:lvl w:ilvl="7" w:tplc="799A7138">
      <w:start w:val="1"/>
      <w:numFmt w:val="bullet"/>
      <w:lvlText w:val="o"/>
      <w:lvlJc w:val="left"/>
      <w:pPr>
        <w:ind w:left="5760" w:hanging="360"/>
      </w:pPr>
      <w:rPr>
        <w:rFonts w:ascii="Courier New" w:hAnsi="Courier New" w:hint="default"/>
      </w:rPr>
    </w:lvl>
    <w:lvl w:ilvl="8" w:tplc="ED20770C">
      <w:start w:val="1"/>
      <w:numFmt w:val="bullet"/>
      <w:lvlText w:val=""/>
      <w:lvlJc w:val="left"/>
      <w:pPr>
        <w:ind w:left="6480" w:hanging="360"/>
      </w:pPr>
      <w:rPr>
        <w:rFonts w:ascii="Wingdings" w:hAnsi="Wingdings" w:hint="default"/>
      </w:rPr>
    </w:lvl>
  </w:abstractNum>
  <w:abstractNum w:abstractNumId="75" w15:restartNumberingAfterBreak="0">
    <w:nsid w:val="472C3825"/>
    <w:multiLevelType w:val="multilevel"/>
    <w:tmpl w:val="CF06CDEE"/>
    <w:lvl w:ilvl="0">
      <w:start w:val="1"/>
      <w:numFmt w:val="bullet"/>
      <w:lvlText w:val=""/>
      <w:lvlJc w:val="left"/>
      <w:pPr>
        <w:ind w:left="990" w:hanging="360"/>
      </w:pPr>
      <w:rPr>
        <w:rFonts w:ascii="Symbol" w:hAnsi="Symbol" w:hint="default"/>
        <w:color w:val="C0000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numFmt w:val="bullet"/>
      <w:lvlText w:val=""/>
      <w:lvlJc w:val="left"/>
      <w:pPr>
        <w:ind w:left="360" w:hanging="360"/>
      </w:pPr>
      <w:rPr>
        <w:rFonts w:ascii="Symbol" w:eastAsiaTheme="minorHAnsi" w:hAnsi="Symbol"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7567E97"/>
    <w:multiLevelType w:val="hybridMultilevel"/>
    <w:tmpl w:val="884A0D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7" w15:restartNumberingAfterBreak="0">
    <w:nsid w:val="47F23FFC"/>
    <w:multiLevelType w:val="hybridMultilevel"/>
    <w:tmpl w:val="BEDEC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A2D5DB5"/>
    <w:multiLevelType w:val="hybridMultilevel"/>
    <w:tmpl w:val="86DC38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A32162D"/>
    <w:multiLevelType w:val="hybridMultilevel"/>
    <w:tmpl w:val="DE609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AE14F04"/>
    <w:multiLevelType w:val="hybridMultilevel"/>
    <w:tmpl w:val="2FECF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B0E2334"/>
    <w:multiLevelType w:val="hybridMultilevel"/>
    <w:tmpl w:val="815E59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B4DE3B3"/>
    <w:multiLevelType w:val="hybridMultilevel"/>
    <w:tmpl w:val="FFFFFFFF"/>
    <w:lvl w:ilvl="0" w:tplc="DD9AF43E">
      <w:start w:val="1"/>
      <w:numFmt w:val="bullet"/>
      <w:lvlText w:val=""/>
      <w:lvlJc w:val="left"/>
      <w:pPr>
        <w:ind w:left="720" w:hanging="360"/>
      </w:pPr>
      <w:rPr>
        <w:rFonts w:ascii="Symbol" w:hAnsi="Symbol" w:hint="default"/>
      </w:rPr>
    </w:lvl>
    <w:lvl w:ilvl="1" w:tplc="7974E166">
      <w:start w:val="1"/>
      <w:numFmt w:val="bullet"/>
      <w:lvlText w:val="o"/>
      <w:lvlJc w:val="left"/>
      <w:pPr>
        <w:ind w:left="1440" w:hanging="360"/>
      </w:pPr>
      <w:rPr>
        <w:rFonts w:ascii="Courier New" w:hAnsi="Courier New" w:hint="default"/>
      </w:rPr>
    </w:lvl>
    <w:lvl w:ilvl="2" w:tplc="CB0E7F78">
      <w:start w:val="1"/>
      <w:numFmt w:val="bullet"/>
      <w:lvlText w:val=""/>
      <w:lvlJc w:val="left"/>
      <w:pPr>
        <w:ind w:left="2160" w:hanging="360"/>
      </w:pPr>
      <w:rPr>
        <w:rFonts w:ascii="Wingdings" w:hAnsi="Wingdings" w:hint="default"/>
      </w:rPr>
    </w:lvl>
    <w:lvl w:ilvl="3" w:tplc="A228569C">
      <w:start w:val="1"/>
      <w:numFmt w:val="bullet"/>
      <w:lvlText w:val=""/>
      <w:lvlJc w:val="left"/>
      <w:pPr>
        <w:ind w:left="2880" w:hanging="360"/>
      </w:pPr>
      <w:rPr>
        <w:rFonts w:ascii="Symbol" w:hAnsi="Symbol" w:hint="default"/>
      </w:rPr>
    </w:lvl>
    <w:lvl w:ilvl="4" w:tplc="F18C13F0">
      <w:start w:val="1"/>
      <w:numFmt w:val="bullet"/>
      <w:lvlText w:val="o"/>
      <w:lvlJc w:val="left"/>
      <w:pPr>
        <w:ind w:left="3600" w:hanging="360"/>
      </w:pPr>
      <w:rPr>
        <w:rFonts w:ascii="Courier New" w:hAnsi="Courier New" w:hint="default"/>
      </w:rPr>
    </w:lvl>
    <w:lvl w:ilvl="5" w:tplc="24A29DC2">
      <w:start w:val="1"/>
      <w:numFmt w:val="bullet"/>
      <w:lvlText w:val=""/>
      <w:lvlJc w:val="left"/>
      <w:pPr>
        <w:ind w:left="4320" w:hanging="360"/>
      </w:pPr>
      <w:rPr>
        <w:rFonts w:ascii="Wingdings" w:hAnsi="Wingdings" w:hint="default"/>
      </w:rPr>
    </w:lvl>
    <w:lvl w:ilvl="6" w:tplc="C7E8C576">
      <w:start w:val="1"/>
      <w:numFmt w:val="bullet"/>
      <w:lvlText w:val=""/>
      <w:lvlJc w:val="left"/>
      <w:pPr>
        <w:ind w:left="5040" w:hanging="360"/>
      </w:pPr>
      <w:rPr>
        <w:rFonts w:ascii="Symbol" w:hAnsi="Symbol" w:hint="default"/>
      </w:rPr>
    </w:lvl>
    <w:lvl w:ilvl="7" w:tplc="ED60185A">
      <w:start w:val="1"/>
      <w:numFmt w:val="bullet"/>
      <w:lvlText w:val="o"/>
      <w:lvlJc w:val="left"/>
      <w:pPr>
        <w:ind w:left="5760" w:hanging="360"/>
      </w:pPr>
      <w:rPr>
        <w:rFonts w:ascii="Courier New" w:hAnsi="Courier New" w:hint="default"/>
      </w:rPr>
    </w:lvl>
    <w:lvl w:ilvl="8" w:tplc="A04C0D82">
      <w:start w:val="1"/>
      <w:numFmt w:val="bullet"/>
      <w:lvlText w:val=""/>
      <w:lvlJc w:val="left"/>
      <w:pPr>
        <w:ind w:left="6480" w:hanging="360"/>
      </w:pPr>
      <w:rPr>
        <w:rFonts w:ascii="Wingdings" w:hAnsi="Wingdings" w:hint="default"/>
      </w:rPr>
    </w:lvl>
  </w:abstractNum>
  <w:abstractNum w:abstractNumId="83" w15:restartNumberingAfterBreak="0">
    <w:nsid w:val="4D7C63BD"/>
    <w:multiLevelType w:val="hybridMultilevel"/>
    <w:tmpl w:val="378E8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E48735F"/>
    <w:multiLevelType w:val="hybridMultilevel"/>
    <w:tmpl w:val="0F163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E9E3AD5"/>
    <w:multiLevelType w:val="hybridMultilevel"/>
    <w:tmpl w:val="6A04A7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F163DE4"/>
    <w:multiLevelType w:val="hybridMultilevel"/>
    <w:tmpl w:val="07140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F4C55B9"/>
    <w:multiLevelType w:val="multilevel"/>
    <w:tmpl w:val="D5FA53C0"/>
    <w:lvl w:ilvl="0">
      <w:start w:val="1"/>
      <w:numFmt w:val="decimal"/>
      <w:lvlText w:val="%1."/>
      <w:lvlJc w:val="left"/>
      <w:pPr>
        <w:tabs>
          <w:tab w:val="num" w:pos="990"/>
        </w:tabs>
        <w:ind w:left="990" w:hanging="360"/>
      </w:pPr>
      <w:rPr>
        <w:color w:val="C0000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FDC695B"/>
    <w:multiLevelType w:val="hybridMultilevel"/>
    <w:tmpl w:val="43AC9E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FF93943"/>
    <w:multiLevelType w:val="hybridMultilevel"/>
    <w:tmpl w:val="FDFA0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0307E33"/>
    <w:multiLevelType w:val="hybridMultilevel"/>
    <w:tmpl w:val="5D10B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0F04E10"/>
    <w:multiLevelType w:val="hybridMultilevel"/>
    <w:tmpl w:val="219CC76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2" w15:restartNumberingAfterBreak="0">
    <w:nsid w:val="513B0617"/>
    <w:multiLevelType w:val="hybridMultilevel"/>
    <w:tmpl w:val="B106B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1E1629D"/>
    <w:multiLevelType w:val="hybridMultilevel"/>
    <w:tmpl w:val="C89EDC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1E50A5F"/>
    <w:multiLevelType w:val="hybridMultilevel"/>
    <w:tmpl w:val="05EC7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2A4226F"/>
    <w:multiLevelType w:val="hybridMultilevel"/>
    <w:tmpl w:val="A2A06E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2A71D36"/>
    <w:multiLevelType w:val="hybridMultilevel"/>
    <w:tmpl w:val="86F6F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3B460B4"/>
    <w:multiLevelType w:val="hybridMultilevel"/>
    <w:tmpl w:val="6B60A0D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8" w15:restartNumberingAfterBreak="0">
    <w:nsid w:val="54296F4F"/>
    <w:multiLevelType w:val="hybridMultilevel"/>
    <w:tmpl w:val="FFFFFFFF"/>
    <w:lvl w:ilvl="0" w:tplc="26FE45FA">
      <w:start w:val="1"/>
      <w:numFmt w:val="bullet"/>
      <w:lvlText w:val=""/>
      <w:lvlJc w:val="left"/>
      <w:pPr>
        <w:ind w:left="720" w:hanging="360"/>
      </w:pPr>
      <w:rPr>
        <w:rFonts w:ascii="Symbol" w:hAnsi="Symbol" w:hint="default"/>
      </w:rPr>
    </w:lvl>
    <w:lvl w:ilvl="1" w:tplc="EAA0931C">
      <w:start w:val="1"/>
      <w:numFmt w:val="bullet"/>
      <w:lvlText w:val="o"/>
      <w:lvlJc w:val="left"/>
      <w:pPr>
        <w:ind w:left="1440" w:hanging="360"/>
      </w:pPr>
      <w:rPr>
        <w:rFonts w:ascii="Courier New" w:hAnsi="Courier New" w:hint="default"/>
      </w:rPr>
    </w:lvl>
    <w:lvl w:ilvl="2" w:tplc="1554A4CA">
      <w:start w:val="1"/>
      <w:numFmt w:val="bullet"/>
      <w:lvlText w:val=""/>
      <w:lvlJc w:val="left"/>
      <w:pPr>
        <w:ind w:left="2160" w:hanging="360"/>
      </w:pPr>
      <w:rPr>
        <w:rFonts w:ascii="Wingdings" w:hAnsi="Wingdings" w:hint="default"/>
      </w:rPr>
    </w:lvl>
    <w:lvl w:ilvl="3" w:tplc="8BE4166C">
      <w:start w:val="1"/>
      <w:numFmt w:val="bullet"/>
      <w:lvlText w:val=""/>
      <w:lvlJc w:val="left"/>
      <w:pPr>
        <w:ind w:left="2880" w:hanging="360"/>
      </w:pPr>
      <w:rPr>
        <w:rFonts w:ascii="Symbol" w:hAnsi="Symbol" w:hint="default"/>
      </w:rPr>
    </w:lvl>
    <w:lvl w:ilvl="4" w:tplc="943EA9E8">
      <w:start w:val="1"/>
      <w:numFmt w:val="bullet"/>
      <w:lvlText w:val="o"/>
      <w:lvlJc w:val="left"/>
      <w:pPr>
        <w:ind w:left="3600" w:hanging="360"/>
      </w:pPr>
      <w:rPr>
        <w:rFonts w:ascii="Courier New" w:hAnsi="Courier New" w:hint="default"/>
      </w:rPr>
    </w:lvl>
    <w:lvl w:ilvl="5" w:tplc="C73CBFFA">
      <w:start w:val="1"/>
      <w:numFmt w:val="bullet"/>
      <w:lvlText w:val=""/>
      <w:lvlJc w:val="left"/>
      <w:pPr>
        <w:ind w:left="4320" w:hanging="360"/>
      </w:pPr>
      <w:rPr>
        <w:rFonts w:ascii="Wingdings" w:hAnsi="Wingdings" w:hint="default"/>
      </w:rPr>
    </w:lvl>
    <w:lvl w:ilvl="6" w:tplc="5C1CF952">
      <w:start w:val="1"/>
      <w:numFmt w:val="bullet"/>
      <w:lvlText w:val=""/>
      <w:lvlJc w:val="left"/>
      <w:pPr>
        <w:ind w:left="5040" w:hanging="360"/>
      </w:pPr>
      <w:rPr>
        <w:rFonts w:ascii="Symbol" w:hAnsi="Symbol" w:hint="default"/>
      </w:rPr>
    </w:lvl>
    <w:lvl w:ilvl="7" w:tplc="4B0C84F6">
      <w:start w:val="1"/>
      <w:numFmt w:val="bullet"/>
      <w:lvlText w:val="o"/>
      <w:lvlJc w:val="left"/>
      <w:pPr>
        <w:ind w:left="5760" w:hanging="360"/>
      </w:pPr>
      <w:rPr>
        <w:rFonts w:ascii="Courier New" w:hAnsi="Courier New" w:hint="default"/>
      </w:rPr>
    </w:lvl>
    <w:lvl w:ilvl="8" w:tplc="463E431A">
      <w:start w:val="1"/>
      <w:numFmt w:val="bullet"/>
      <w:lvlText w:val=""/>
      <w:lvlJc w:val="left"/>
      <w:pPr>
        <w:ind w:left="6480" w:hanging="360"/>
      </w:pPr>
      <w:rPr>
        <w:rFonts w:ascii="Wingdings" w:hAnsi="Wingdings" w:hint="default"/>
      </w:rPr>
    </w:lvl>
  </w:abstractNum>
  <w:abstractNum w:abstractNumId="99" w15:restartNumberingAfterBreak="0">
    <w:nsid w:val="543A0884"/>
    <w:multiLevelType w:val="hybridMultilevel"/>
    <w:tmpl w:val="CD2A4B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44107FE"/>
    <w:multiLevelType w:val="hybridMultilevel"/>
    <w:tmpl w:val="8E6E93D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1" w15:restartNumberingAfterBreak="0">
    <w:nsid w:val="568B609E"/>
    <w:multiLevelType w:val="hybridMultilevel"/>
    <w:tmpl w:val="BB88E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6F41721"/>
    <w:multiLevelType w:val="hybridMultilevel"/>
    <w:tmpl w:val="029C8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74C528A"/>
    <w:multiLevelType w:val="hybridMultilevel"/>
    <w:tmpl w:val="6B3C66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74E0BC4"/>
    <w:multiLevelType w:val="hybridMultilevel"/>
    <w:tmpl w:val="A3CC72FE"/>
    <w:lvl w:ilvl="0" w:tplc="D96ED8A8">
      <w:start w:val="1"/>
      <w:numFmt w:val="decimal"/>
      <w:lvlText w:val="%1."/>
      <w:lvlJc w:val="left"/>
      <w:pPr>
        <w:ind w:left="810" w:hanging="360"/>
      </w:pPr>
      <w:rPr>
        <w:b/>
        <w:bCs/>
        <w:i/>
        <w:iCs/>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7800DFB"/>
    <w:multiLevelType w:val="hybridMultilevel"/>
    <w:tmpl w:val="7A384C8C"/>
    <w:lvl w:ilvl="0" w:tplc="04090001">
      <w:start w:val="1"/>
      <w:numFmt w:val="bullet"/>
      <w:lvlText w:val=""/>
      <w:lvlJc w:val="left"/>
      <w:pPr>
        <w:ind w:left="1915" w:hanging="360"/>
      </w:pPr>
      <w:rPr>
        <w:rFonts w:ascii="Symbol" w:hAnsi="Symbol" w:hint="default"/>
      </w:rPr>
    </w:lvl>
    <w:lvl w:ilvl="1" w:tplc="04090003" w:tentative="1">
      <w:start w:val="1"/>
      <w:numFmt w:val="bullet"/>
      <w:lvlText w:val="o"/>
      <w:lvlJc w:val="left"/>
      <w:pPr>
        <w:ind w:left="2635" w:hanging="360"/>
      </w:pPr>
      <w:rPr>
        <w:rFonts w:ascii="Courier New" w:hAnsi="Courier New" w:cs="Courier New" w:hint="default"/>
      </w:rPr>
    </w:lvl>
    <w:lvl w:ilvl="2" w:tplc="04090005" w:tentative="1">
      <w:start w:val="1"/>
      <w:numFmt w:val="bullet"/>
      <w:lvlText w:val=""/>
      <w:lvlJc w:val="left"/>
      <w:pPr>
        <w:ind w:left="3355" w:hanging="360"/>
      </w:pPr>
      <w:rPr>
        <w:rFonts w:ascii="Wingdings" w:hAnsi="Wingdings" w:hint="default"/>
      </w:rPr>
    </w:lvl>
    <w:lvl w:ilvl="3" w:tplc="04090001" w:tentative="1">
      <w:start w:val="1"/>
      <w:numFmt w:val="bullet"/>
      <w:lvlText w:val=""/>
      <w:lvlJc w:val="left"/>
      <w:pPr>
        <w:ind w:left="4075" w:hanging="360"/>
      </w:pPr>
      <w:rPr>
        <w:rFonts w:ascii="Symbol" w:hAnsi="Symbol" w:hint="default"/>
      </w:rPr>
    </w:lvl>
    <w:lvl w:ilvl="4" w:tplc="04090003" w:tentative="1">
      <w:start w:val="1"/>
      <w:numFmt w:val="bullet"/>
      <w:lvlText w:val="o"/>
      <w:lvlJc w:val="left"/>
      <w:pPr>
        <w:ind w:left="4795" w:hanging="360"/>
      </w:pPr>
      <w:rPr>
        <w:rFonts w:ascii="Courier New" w:hAnsi="Courier New" w:cs="Courier New" w:hint="default"/>
      </w:rPr>
    </w:lvl>
    <w:lvl w:ilvl="5" w:tplc="04090005" w:tentative="1">
      <w:start w:val="1"/>
      <w:numFmt w:val="bullet"/>
      <w:lvlText w:val=""/>
      <w:lvlJc w:val="left"/>
      <w:pPr>
        <w:ind w:left="5515" w:hanging="360"/>
      </w:pPr>
      <w:rPr>
        <w:rFonts w:ascii="Wingdings" w:hAnsi="Wingdings" w:hint="default"/>
      </w:rPr>
    </w:lvl>
    <w:lvl w:ilvl="6" w:tplc="04090001" w:tentative="1">
      <w:start w:val="1"/>
      <w:numFmt w:val="bullet"/>
      <w:lvlText w:val=""/>
      <w:lvlJc w:val="left"/>
      <w:pPr>
        <w:ind w:left="6235" w:hanging="360"/>
      </w:pPr>
      <w:rPr>
        <w:rFonts w:ascii="Symbol" w:hAnsi="Symbol" w:hint="default"/>
      </w:rPr>
    </w:lvl>
    <w:lvl w:ilvl="7" w:tplc="04090003" w:tentative="1">
      <w:start w:val="1"/>
      <w:numFmt w:val="bullet"/>
      <w:lvlText w:val="o"/>
      <w:lvlJc w:val="left"/>
      <w:pPr>
        <w:ind w:left="6955" w:hanging="360"/>
      </w:pPr>
      <w:rPr>
        <w:rFonts w:ascii="Courier New" w:hAnsi="Courier New" w:cs="Courier New" w:hint="default"/>
      </w:rPr>
    </w:lvl>
    <w:lvl w:ilvl="8" w:tplc="04090005" w:tentative="1">
      <w:start w:val="1"/>
      <w:numFmt w:val="bullet"/>
      <w:lvlText w:val=""/>
      <w:lvlJc w:val="left"/>
      <w:pPr>
        <w:ind w:left="7675" w:hanging="360"/>
      </w:pPr>
      <w:rPr>
        <w:rFonts w:ascii="Wingdings" w:hAnsi="Wingdings" w:hint="default"/>
      </w:rPr>
    </w:lvl>
  </w:abstractNum>
  <w:abstractNum w:abstractNumId="106" w15:restartNumberingAfterBreak="0">
    <w:nsid w:val="57FC2059"/>
    <w:multiLevelType w:val="hybridMultilevel"/>
    <w:tmpl w:val="4B36BC9A"/>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07" w15:restartNumberingAfterBreak="0">
    <w:nsid w:val="581905DF"/>
    <w:multiLevelType w:val="hybridMultilevel"/>
    <w:tmpl w:val="DBCC9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8563337"/>
    <w:multiLevelType w:val="hybridMultilevel"/>
    <w:tmpl w:val="FA9CE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B366114"/>
    <w:multiLevelType w:val="hybridMultilevel"/>
    <w:tmpl w:val="116CC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DE5747F"/>
    <w:multiLevelType w:val="hybridMultilevel"/>
    <w:tmpl w:val="F1DAF150"/>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11" w15:restartNumberingAfterBreak="0">
    <w:nsid w:val="5DF247B4"/>
    <w:multiLevelType w:val="hybridMultilevel"/>
    <w:tmpl w:val="23C0002A"/>
    <w:lvl w:ilvl="0" w:tplc="FFFFFFFF">
      <w:start w:val="1"/>
      <w:numFmt w:val="decimal"/>
      <w:lvlText w:val="%1."/>
      <w:lvlJc w:val="left"/>
      <w:pPr>
        <w:ind w:left="81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5E3C6BF3"/>
    <w:multiLevelType w:val="hybridMultilevel"/>
    <w:tmpl w:val="132A9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F272C66"/>
    <w:multiLevelType w:val="hybridMultilevel"/>
    <w:tmpl w:val="53706B16"/>
    <w:lvl w:ilvl="0" w:tplc="04090001">
      <w:start w:val="1"/>
      <w:numFmt w:val="bullet"/>
      <w:lvlText w:val=""/>
      <w:lvlJc w:val="left"/>
      <w:pPr>
        <w:ind w:left="834" w:hanging="360"/>
      </w:pPr>
      <w:rPr>
        <w:rFonts w:ascii="Symbol" w:hAnsi="Symbol" w:hint="default"/>
      </w:rPr>
    </w:lvl>
    <w:lvl w:ilvl="1" w:tplc="04090003" w:tentative="1">
      <w:start w:val="1"/>
      <w:numFmt w:val="bullet"/>
      <w:lvlText w:val="o"/>
      <w:lvlJc w:val="left"/>
      <w:pPr>
        <w:ind w:left="1554" w:hanging="360"/>
      </w:pPr>
      <w:rPr>
        <w:rFonts w:ascii="Courier New" w:hAnsi="Courier New" w:cs="Courier New" w:hint="default"/>
      </w:rPr>
    </w:lvl>
    <w:lvl w:ilvl="2" w:tplc="04090005" w:tentative="1">
      <w:start w:val="1"/>
      <w:numFmt w:val="bullet"/>
      <w:lvlText w:val=""/>
      <w:lvlJc w:val="left"/>
      <w:pPr>
        <w:ind w:left="2274" w:hanging="360"/>
      </w:pPr>
      <w:rPr>
        <w:rFonts w:ascii="Wingdings" w:hAnsi="Wingdings" w:hint="default"/>
      </w:rPr>
    </w:lvl>
    <w:lvl w:ilvl="3" w:tplc="04090001" w:tentative="1">
      <w:start w:val="1"/>
      <w:numFmt w:val="bullet"/>
      <w:lvlText w:val=""/>
      <w:lvlJc w:val="left"/>
      <w:pPr>
        <w:ind w:left="2994" w:hanging="360"/>
      </w:pPr>
      <w:rPr>
        <w:rFonts w:ascii="Symbol" w:hAnsi="Symbol" w:hint="default"/>
      </w:rPr>
    </w:lvl>
    <w:lvl w:ilvl="4" w:tplc="04090003" w:tentative="1">
      <w:start w:val="1"/>
      <w:numFmt w:val="bullet"/>
      <w:lvlText w:val="o"/>
      <w:lvlJc w:val="left"/>
      <w:pPr>
        <w:ind w:left="3714" w:hanging="360"/>
      </w:pPr>
      <w:rPr>
        <w:rFonts w:ascii="Courier New" w:hAnsi="Courier New" w:cs="Courier New" w:hint="default"/>
      </w:rPr>
    </w:lvl>
    <w:lvl w:ilvl="5" w:tplc="04090005" w:tentative="1">
      <w:start w:val="1"/>
      <w:numFmt w:val="bullet"/>
      <w:lvlText w:val=""/>
      <w:lvlJc w:val="left"/>
      <w:pPr>
        <w:ind w:left="4434" w:hanging="360"/>
      </w:pPr>
      <w:rPr>
        <w:rFonts w:ascii="Wingdings" w:hAnsi="Wingdings" w:hint="default"/>
      </w:rPr>
    </w:lvl>
    <w:lvl w:ilvl="6" w:tplc="04090001" w:tentative="1">
      <w:start w:val="1"/>
      <w:numFmt w:val="bullet"/>
      <w:lvlText w:val=""/>
      <w:lvlJc w:val="left"/>
      <w:pPr>
        <w:ind w:left="5154" w:hanging="360"/>
      </w:pPr>
      <w:rPr>
        <w:rFonts w:ascii="Symbol" w:hAnsi="Symbol" w:hint="default"/>
      </w:rPr>
    </w:lvl>
    <w:lvl w:ilvl="7" w:tplc="04090003" w:tentative="1">
      <w:start w:val="1"/>
      <w:numFmt w:val="bullet"/>
      <w:lvlText w:val="o"/>
      <w:lvlJc w:val="left"/>
      <w:pPr>
        <w:ind w:left="5874" w:hanging="360"/>
      </w:pPr>
      <w:rPr>
        <w:rFonts w:ascii="Courier New" w:hAnsi="Courier New" w:cs="Courier New" w:hint="default"/>
      </w:rPr>
    </w:lvl>
    <w:lvl w:ilvl="8" w:tplc="04090005" w:tentative="1">
      <w:start w:val="1"/>
      <w:numFmt w:val="bullet"/>
      <w:lvlText w:val=""/>
      <w:lvlJc w:val="left"/>
      <w:pPr>
        <w:ind w:left="6594" w:hanging="360"/>
      </w:pPr>
      <w:rPr>
        <w:rFonts w:ascii="Wingdings" w:hAnsi="Wingdings" w:hint="default"/>
      </w:rPr>
    </w:lvl>
  </w:abstractNum>
  <w:abstractNum w:abstractNumId="114" w15:restartNumberingAfterBreak="0">
    <w:nsid w:val="606E255A"/>
    <w:multiLevelType w:val="hybridMultilevel"/>
    <w:tmpl w:val="3FE6D0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1401E23"/>
    <w:multiLevelType w:val="hybridMultilevel"/>
    <w:tmpl w:val="94F60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16A6052"/>
    <w:multiLevelType w:val="hybridMultilevel"/>
    <w:tmpl w:val="644E8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256526C"/>
    <w:multiLevelType w:val="hybridMultilevel"/>
    <w:tmpl w:val="8CDA1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4376E78"/>
    <w:multiLevelType w:val="hybridMultilevel"/>
    <w:tmpl w:val="5C4EB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5042247"/>
    <w:multiLevelType w:val="hybridMultilevel"/>
    <w:tmpl w:val="87EC09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5832716"/>
    <w:multiLevelType w:val="hybridMultilevel"/>
    <w:tmpl w:val="5992B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6004882"/>
    <w:multiLevelType w:val="hybridMultilevel"/>
    <w:tmpl w:val="D1982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6977E44"/>
    <w:multiLevelType w:val="hybridMultilevel"/>
    <w:tmpl w:val="B9486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6AC1AA1"/>
    <w:multiLevelType w:val="hybridMultilevel"/>
    <w:tmpl w:val="70481654"/>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24" w15:restartNumberingAfterBreak="0">
    <w:nsid w:val="68AD7E05"/>
    <w:multiLevelType w:val="hybridMultilevel"/>
    <w:tmpl w:val="8F366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8BC4126"/>
    <w:multiLevelType w:val="hybridMultilevel"/>
    <w:tmpl w:val="239A4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AE223E7"/>
    <w:multiLevelType w:val="hybridMultilevel"/>
    <w:tmpl w:val="FB2A1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CCC2847"/>
    <w:multiLevelType w:val="hybridMultilevel"/>
    <w:tmpl w:val="CB6A5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EAE513F"/>
    <w:multiLevelType w:val="multilevel"/>
    <w:tmpl w:val="04090021"/>
    <w:lvl w:ilvl="0">
      <w:start w:val="1"/>
      <w:numFmt w:val="bullet"/>
      <w:lvlText w:val=""/>
      <w:lvlJc w:val="left"/>
      <w:pPr>
        <w:ind w:left="360" w:hanging="360"/>
      </w:pPr>
      <w:rPr>
        <w:rFonts w:ascii="Wingdings" w:hAnsi="Wingdings" w:hint="default"/>
        <w:color w:val="C00000"/>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9" w15:restartNumberingAfterBreak="0">
    <w:nsid w:val="6FC93B73"/>
    <w:multiLevelType w:val="hybridMultilevel"/>
    <w:tmpl w:val="BBAE74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0D14DCE"/>
    <w:multiLevelType w:val="hybridMultilevel"/>
    <w:tmpl w:val="D0225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225474C"/>
    <w:multiLevelType w:val="hybridMultilevel"/>
    <w:tmpl w:val="CAD84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22B2057"/>
    <w:multiLevelType w:val="hybridMultilevel"/>
    <w:tmpl w:val="C1321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46937BC"/>
    <w:multiLevelType w:val="hybridMultilevel"/>
    <w:tmpl w:val="DB446DDC"/>
    <w:lvl w:ilvl="0" w:tplc="04090001">
      <w:start w:val="1"/>
      <w:numFmt w:val="bullet"/>
      <w:lvlText w:val=""/>
      <w:lvlJc w:val="left"/>
      <w:pPr>
        <w:ind w:left="2131" w:hanging="360"/>
      </w:pPr>
      <w:rPr>
        <w:rFonts w:ascii="Symbol" w:hAnsi="Symbol" w:hint="default"/>
      </w:rPr>
    </w:lvl>
    <w:lvl w:ilvl="1" w:tplc="04090003" w:tentative="1">
      <w:start w:val="1"/>
      <w:numFmt w:val="bullet"/>
      <w:lvlText w:val="o"/>
      <w:lvlJc w:val="left"/>
      <w:pPr>
        <w:ind w:left="2851" w:hanging="360"/>
      </w:pPr>
      <w:rPr>
        <w:rFonts w:ascii="Courier New" w:hAnsi="Courier New" w:cs="Courier New" w:hint="default"/>
      </w:rPr>
    </w:lvl>
    <w:lvl w:ilvl="2" w:tplc="04090005" w:tentative="1">
      <w:start w:val="1"/>
      <w:numFmt w:val="bullet"/>
      <w:lvlText w:val=""/>
      <w:lvlJc w:val="left"/>
      <w:pPr>
        <w:ind w:left="3571" w:hanging="360"/>
      </w:pPr>
      <w:rPr>
        <w:rFonts w:ascii="Wingdings" w:hAnsi="Wingdings" w:hint="default"/>
      </w:rPr>
    </w:lvl>
    <w:lvl w:ilvl="3" w:tplc="04090001" w:tentative="1">
      <w:start w:val="1"/>
      <w:numFmt w:val="bullet"/>
      <w:lvlText w:val=""/>
      <w:lvlJc w:val="left"/>
      <w:pPr>
        <w:ind w:left="4291" w:hanging="360"/>
      </w:pPr>
      <w:rPr>
        <w:rFonts w:ascii="Symbol" w:hAnsi="Symbol" w:hint="default"/>
      </w:rPr>
    </w:lvl>
    <w:lvl w:ilvl="4" w:tplc="04090003" w:tentative="1">
      <w:start w:val="1"/>
      <w:numFmt w:val="bullet"/>
      <w:lvlText w:val="o"/>
      <w:lvlJc w:val="left"/>
      <w:pPr>
        <w:ind w:left="5011" w:hanging="360"/>
      </w:pPr>
      <w:rPr>
        <w:rFonts w:ascii="Courier New" w:hAnsi="Courier New" w:cs="Courier New" w:hint="default"/>
      </w:rPr>
    </w:lvl>
    <w:lvl w:ilvl="5" w:tplc="04090005" w:tentative="1">
      <w:start w:val="1"/>
      <w:numFmt w:val="bullet"/>
      <w:lvlText w:val=""/>
      <w:lvlJc w:val="left"/>
      <w:pPr>
        <w:ind w:left="5731" w:hanging="360"/>
      </w:pPr>
      <w:rPr>
        <w:rFonts w:ascii="Wingdings" w:hAnsi="Wingdings" w:hint="default"/>
      </w:rPr>
    </w:lvl>
    <w:lvl w:ilvl="6" w:tplc="04090001" w:tentative="1">
      <w:start w:val="1"/>
      <w:numFmt w:val="bullet"/>
      <w:lvlText w:val=""/>
      <w:lvlJc w:val="left"/>
      <w:pPr>
        <w:ind w:left="6451" w:hanging="360"/>
      </w:pPr>
      <w:rPr>
        <w:rFonts w:ascii="Symbol" w:hAnsi="Symbol" w:hint="default"/>
      </w:rPr>
    </w:lvl>
    <w:lvl w:ilvl="7" w:tplc="04090003" w:tentative="1">
      <w:start w:val="1"/>
      <w:numFmt w:val="bullet"/>
      <w:lvlText w:val="o"/>
      <w:lvlJc w:val="left"/>
      <w:pPr>
        <w:ind w:left="7171" w:hanging="360"/>
      </w:pPr>
      <w:rPr>
        <w:rFonts w:ascii="Courier New" w:hAnsi="Courier New" w:cs="Courier New" w:hint="default"/>
      </w:rPr>
    </w:lvl>
    <w:lvl w:ilvl="8" w:tplc="04090005" w:tentative="1">
      <w:start w:val="1"/>
      <w:numFmt w:val="bullet"/>
      <w:lvlText w:val=""/>
      <w:lvlJc w:val="left"/>
      <w:pPr>
        <w:ind w:left="7891" w:hanging="360"/>
      </w:pPr>
      <w:rPr>
        <w:rFonts w:ascii="Wingdings" w:hAnsi="Wingdings" w:hint="default"/>
      </w:rPr>
    </w:lvl>
  </w:abstractNum>
  <w:abstractNum w:abstractNumId="134" w15:restartNumberingAfterBreak="0">
    <w:nsid w:val="748D27F9"/>
    <w:multiLevelType w:val="hybridMultilevel"/>
    <w:tmpl w:val="865E6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4F0638D"/>
    <w:multiLevelType w:val="hybridMultilevel"/>
    <w:tmpl w:val="9B64C3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58F49AC"/>
    <w:multiLevelType w:val="hybridMultilevel"/>
    <w:tmpl w:val="0924F6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5FB745B"/>
    <w:multiLevelType w:val="hybridMultilevel"/>
    <w:tmpl w:val="4434FB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8" w15:restartNumberingAfterBreak="0">
    <w:nsid w:val="782275C7"/>
    <w:multiLevelType w:val="hybridMultilevel"/>
    <w:tmpl w:val="6B8E9A36"/>
    <w:lvl w:ilvl="0" w:tplc="04090001">
      <w:start w:val="1"/>
      <w:numFmt w:val="bullet"/>
      <w:lvlText w:val=""/>
      <w:lvlJc w:val="left"/>
      <w:pPr>
        <w:ind w:left="834" w:hanging="360"/>
      </w:pPr>
      <w:rPr>
        <w:rFonts w:ascii="Symbol" w:hAnsi="Symbol" w:hint="default"/>
      </w:rPr>
    </w:lvl>
    <w:lvl w:ilvl="1" w:tplc="04090003" w:tentative="1">
      <w:start w:val="1"/>
      <w:numFmt w:val="bullet"/>
      <w:lvlText w:val="o"/>
      <w:lvlJc w:val="left"/>
      <w:pPr>
        <w:ind w:left="1554" w:hanging="360"/>
      </w:pPr>
      <w:rPr>
        <w:rFonts w:ascii="Courier New" w:hAnsi="Courier New" w:cs="Courier New" w:hint="default"/>
      </w:rPr>
    </w:lvl>
    <w:lvl w:ilvl="2" w:tplc="04090005" w:tentative="1">
      <w:start w:val="1"/>
      <w:numFmt w:val="bullet"/>
      <w:lvlText w:val=""/>
      <w:lvlJc w:val="left"/>
      <w:pPr>
        <w:ind w:left="2274" w:hanging="360"/>
      </w:pPr>
      <w:rPr>
        <w:rFonts w:ascii="Wingdings" w:hAnsi="Wingdings" w:hint="default"/>
      </w:rPr>
    </w:lvl>
    <w:lvl w:ilvl="3" w:tplc="04090001" w:tentative="1">
      <w:start w:val="1"/>
      <w:numFmt w:val="bullet"/>
      <w:lvlText w:val=""/>
      <w:lvlJc w:val="left"/>
      <w:pPr>
        <w:ind w:left="2994" w:hanging="360"/>
      </w:pPr>
      <w:rPr>
        <w:rFonts w:ascii="Symbol" w:hAnsi="Symbol" w:hint="default"/>
      </w:rPr>
    </w:lvl>
    <w:lvl w:ilvl="4" w:tplc="04090003" w:tentative="1">
      <w:start w:val="1"/>
      <w:numFmt w:val="bullet"/>
      <w:lvlText w:val="o"/>
      <w:lvlJc w:val="left"/>
      <w:pPr>
        <w:ind w:left="3714" w:hanging="360"/>
      </w:pPr>
      <w:rPr>
        <w:rFonts w:ascii="Courier New" w:hAnsi="Courier New" w:cs="Courier New" w:hint="default"/>
      </w:rPr>
    </w:lvl>
    <w:lvl w:ilvl="5" w:tplc="04090005" w:tentative="1">
      <w:start w:val="1"/>
      <w:numFmt w:val="bullet"/>
      <w:lvlText w:val=""/>
      <w:lvlJc w:val="left"/>
      <w:pPr>
        <w:ind w:left="4434" w:hanging="360"/>
      </w:pPr>
      <w:rPr>
        <w:rFonts w:ascii="Wingdings" w:hAnsi="Wingdings" w:hint="default"/>
      </w:rPr>
    </w:lvl>
    <w:lvl w:ilvl="6" w:tplc="04090001" w:tentative="1">
      <w:start w:val="1"/>
      <w:numFmt w:val="bullet"/>
      <w:lvlText w:val=""/>
      <w:lvlJc w:val="left"/>
      <w:pPr>
        <w:ind w:left="5154" w:hanging="360"/>
      </w:pPr>
      <w:rPr>
        <w:rFonts w:ascii="Symbol" w:hAnsi="Symbol" w:hint="default"/>
      </w:rPr>
    </w:lvl>
    <w:lvl w:ilvl="7" w:tplc="04090003" w:tentative="1">
      <w:start w:val="1"/>
      <w:numFmt w:val="bullet"/>
      <w:lvlText w:val="o"/>
      <w:lvlJc w:val="left"/>
      <w:pPr>
        <w:ind w:left="5874" w:hanging="360"/>
      </w:pPr>
      <w:rPr>
        <w:rFonts w:ascii="Courier New" w:hAnsi="Courier New" w:cs="Courier New" w:hint="default"/>
      </w:rPr>
    </w:lvl>
    <w:lvl w:ilvl="8" w:tplc="04090005" w:tentative="1">
      <w:start w:val="1"/>
      <w:numFmt w:val="bullet"/>
      <w:lvlText w:val=""/>
      <w:lvlJc w:val="left"/>
      <w:pPr>
        <w:ind w:left="6594" w:hanging="360"/>
      </w:pPr>
      <w:rPr>
        <w:rFonts w:ascii="Wingdings" w:hAnsi="Wingdings" w:hint="default"/>
      </w:rPr>
    </w:lvl>
  </w:abstractNum>
  <w:abstractNum w:abstractNumId="139" w15:restartNumberingAfterBreak="0">
    <w:nsid w:val="79718B91"/>
    <w:multiLevelType w:val="hybridMultilevel"/>
    <w:tmpl w:val="FFFFFFFF"/>
    <w:lvl w:ilvl="0" w:tplc="4D5881C8">
      <w:start w:val="1"/>
      <w:numFmt w:val="bullet"/>
      <w:lvlText w:val=""/>
      <w:lvlJc w:val="left"/>
      <w:pPr>
        <w:ind w:left="720" w:hanging="360"/>
      </w:pPr>
      <w:rPr>
        <w:rFonts w:ascii="Symbol" w:hAnsi="Symbol" w:hint="default"/>
      </w:rPr>
    </w:lvl>
    <w:lvl w:ilvl="1" w:tplc="50DC7494">
      <w:start w:val="1"/>
      <w:numFmt w:val="bullet"/>
      <w:lvlText w:val="o"/>
      <w:lvlJc w:val="left"/>
      <w:pPr>
        <w:ind w:left="1440" w:hanging="360"/>
      </w:pPr>
      <w:rPr>
        <w:rFonts w:ascii="Courier New" w:hAnsi="Courier New" w:hint="default"/>
      </w:rPr>
    </w:lvl>
    <w:lvl w:ilvl="2" w:tplc="C7B05816">
      <w:start w:val="1"/>
      <w:numFmt w:val="bullet"/>
      <w:lvlText w:val=""/>
      <w:lvlJc w:val="left"/>
      <w:pPr>
        <w:ind w:left="2160" w:hanging="360"/>
      </w:pPr>
      <w:rPr>
        <w:rFonts w:ascii="Wingdings" w:hAnsi="Wingdings" w:hint="default"/>
      </w:rPr>
    </w:lvl>
    <w:lvl w:ilvl="3" w:tplc="BF7201D6">
      <w:start w:val="1"/>
      <w:numFmt w:val="bullet"/>
      <w:lvlText w:val=""/>
      <w:lvlJc w:val="left"/>
      <w:pPr>
        <w:ind w:left="2880" w:hanging="360"/>
      </w:pPr>
      <w:rPr>
        <w:rFonts w:ascii="Symbol" w:hAnsi="Symbol" w:hint="default"/>
      </w:rPr>
    </w:lvl>
    <w:lvl w:ilvl="4" w:tplc="C798C260">
      <w:start w:val="1"/>
      <w:numFmt w:val="bullet"/>
      <w:lvlText w:val="o"/>
      <w:lvlJc w:val="left"/>
      <w:pPr>
        <w:ind w:left="3600" w:hanging="360"/>
      </w:pPr>
      <w:rPr>
        <w:rFonts w:ascii="Courier New" w:hAnsi="Courier New" w:hint="default"/>
      </w:rPr>
    </w:lvl>
    <w:lvl w:ilvl="5" w:tplc="4DAAC4AC">
      <w:start w:val="1"/>
      <w:numFmt w:val="bullet"/>
      <w:lvlText w:val=""/>
      <w:lvlJc w:val="left"/>
      <w:pPr>
        <w:ind w:left="4320" w:hanging="360"/>
      </w:pPr>
      <w:rPr>
        <w:rFonts w:ascii="Wingdings" w:hAnsi="Wingdings" w:hint="default"/>
      </w:rPr>
    </w:lvl>
    <w:lvl w:ilvl="6" w:tplc="81EEECB6">
      <w:start w:val="1"/>
      <w:numFmt w:val="bullet"/>
      <w:lvlText w:val=""/>
      <w:lvlJc w:val="left"/>
      <w:pPr>
        <w:ind w:left="5040" w:hanging="360"/>
      </w:pPr>
      <w:rPr>
        <w:rFonts w:ascii="Symbol" w:hAnsi="Symbol" w:hint="default"/>
      </w:rPr>
    </w:lvl>
    <w:lvl w:ilvl="7" w:tplc="8416A7E8">
      <w:start w:val="1"/>
      <w:numFmt w:val="bullet"/>
      <w:lvlText w:val="o"/>
      <w:lvlJc w:val="left"/>
      <w:pPr>
        <w:ind w:left="5760" w:hanging="360"/>
      </w:pPr>
      <w:rPr>
        <w:rFonts w:ascii="Courier New" w:hAnsi="Courier New" w:hint="default"/>
      </w:rPr>
    </w:lvl>
    <w:lvl w:ilvl="8" w:tplc="2048D246">
      <w:start w:val="1"/>
      <w:numFmt w:val="bullet"/>
      <w:lvlText w:val=""/>
      <w:lvlJc w:val="left"/>
      <w:pPr>
        <w:ind w:left="6480" w:hanging="360"/>
      </w:pPr>
      <w:rPr>
        <w:rFonts w:ascii="Wingdings" w:hAnsi="Wingdings" w:hint="default"/>
      </w:rPr>
    </w:lvl>
  </w:abstractNum>
  <w:abstractNum w:abstractNumId="140" w15:restartNumberingAfterBreak="0">
    <w:nsid w:val="7A6B3745"/>
    <w:multiLevelType w:val="hybridMultilevel"/>
    <w:tmpl w:val="36222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B4850F3"/>
    <w:multiLevelType w:val="hybridMultilevel"/>
    <w:tmpl w:val="6EB82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D1E3EC9"/>
    <w:multiLevelType w:val="hybridMultilevel"/>
    <w:tmpl w:val="05F4C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D72155"/>
    <w:multiLevelType w:val="hybridMultilevel"/>
    <w:tmpl w:val="E1622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6759003">
    <w:abstractNumId w:val="68"/>
  </w:num>
  <w:num w:numId="2" w16cid:durableId="705300521">
    <w:abstractNumId w:val="131"/>
  </w:num>
  <w:num w:numId="3" w16cid:durableId="1288507727">
    <w:abstractNumId w:val="87"/>
  </w:num>
  <w:num w:numId="4" w16cid:durableId="1521550864">
    <w:abstractNumId w:val="116"/>
  </w:num>
  <w:num w:numId="5" w16cid:durableId="1526288498">
    <w:abstractNumId w:val="121"/>
  </w:num>
  <w:num w:numId="6" w16cid:durableId="814838001">
    <w:abstractNumId w:val="22"/>
  </w:num>
  <w:num w:numId="7" w16cid:durableId="1830169978">
    <w:abstractNumId w:val="104"/>
  </w:num>
  <w:num w:numId="8" w16cid:durableId="432551959">
    <w:abstractNumId w:val="111"/>
  </w:num>
  <w:num w:numId="9" w16cid:durableId="609438025">
    <w:abstractNumId w:val="56"/>
  </w:num>
  <w:num w:numId="10" w16cid:durableId="41449053">
    <w:abstractNumId w:val="31"/>
  </w:num>
  <w:num w:numId="11" w16cid:durableId="1642072737">
    <w:abstractNumId w:val="7"/>
  </w:num>
  <w:num w:numId="12" w16cid:durableId="1936094011">
    <w:abstractNumId w:val="114"/>
  </w:num>
  <w:num w:numId="13" w16cid:durableId="1414937718">
    <w:abstractNumId w:val="80"/>
  </w:num>
  <w:num w:numId="14" w16cid:durableId="313678862">
    <w:abstractNumId w:val="76"/>
  </w:num>
  <w:num w:numId="15" w16cid:durableId="920522945">
    <w:abstractNumId w:val="119"/>
  </w:num>
  <w:num w:numId="16" w16cid:durableId="112407117">
    <w:abstractNumId w:val="122"/>
  </w:num>
  <w:num w:numId="17" w16cid:durableId="1929922031">
    <w:abstractNumId w:val="54"/>
  </w:num>
  <w:num w:numId="18" w16cid:durableId="2101944514">
    <w:abstractNumId w:val="105"/>
  </w:num>
  <w:num w:numId="19" w16cid:durableId="369453183">
    <w:abstractNumId w:val="44"/>
  </w:num>
  <w:num w:numId="20" w16cid:durableId="1746295408">
    <w:abstractNumId w:val="96"/>
  </w:num>
  <w:num w:numId="21" w16cid:durableId="2036074809">
    <w:abstractNumId w:val="137"/>
  </w:num>
  <w:num w:numId="22" w16cid:durableId="293172679">
    <w:abstractNumId w:val="34"/>
  </w:num>
  <w:num w:numId="23" w16cid:durableId="1771463758">
    <w:abstractNumId w:val="91"/>
  </w:num>
  <w:num w:numId="24" w16cid:durableId="977613138">
    <w:abstractNumId w:val="71"/>
  </w:num>
  <w:num w:numId="25" w16cid:durableId="10189176">
    <w:abstractNumId w:val="66"/>
  </w:num>
  <w:num w:numId="26" w16cid:durableId="1378970980">
    <w:abstractNumId w:val="20"/>
  </w:num>
  <w:num w:numId="27" w16cid:durableId="1606844274">
    <w:abstractNumId w:val="18"/>
  </w:num>
  <w:num w:numId="28" w16cid:durableId="1869289908">
    <w:abstractNumId w:val="94"/>
  </w:num>
  <w:num w:numId="29" w16cid:durableId="633025174">
    <w:abstractNumId w:val="117"/>
  </w:num>
  <w:num w:numId="30" w16cid:durableId="1821460116">
    <w:abstractNumId w:val="97"/>
  </w:num>
  <w:num w:numId="31" w16cid:durableId="825628967">
    <w:abstractNumId w:val="53"/>
  </w:num>
  <w:num w:numId="32" w16cid:durableId="1743329643">
    <w:abstractNumId w:val="109"/>
  </w:num>
  <w:num w:numId="33" w16cid:durableId="1481918003">
    <w:abstractNumId w:val="123"/>
  </w:num>
  <w:num w:numId="34" w16cid:durableId="1651179651">
    <w:abstractNumId w:val="106"/>
  </w:num>
  <w:num w:numId="35" w16cid:durableId="400517195">
    <w:abstractNumId w:val="110"/>
  </w:num>
  <w:num w:numId="36" w16cid:durableId="1014069019">
    <w:abstractNumId w:val="19"/>
  </w:num>
  <w:num w:numId="37" w16cid:durableId="1842506369">
    <w:abstractNumId w:val="58"/>
  </w:num>
  <w:num w:numId="38" w16cid:durableId="1405570488">
    <w:abstractNumId w:val="113"/>
  </w:num>
  <w:num w:numId="39" w16cid:durableId="269095143">
    <w:abstractNumId w:val="29"/>
  </w:num>
  <w:num w:numId="40" w16cid:durableId="778260631">
    <w:abstractNumId w:val="138"/>
  </w:num>
  <w:num w:numId="41" w16cid:durableId="721826552">
    <w:abstractNumId w:val="8"/>
  </w:num>
  <w:num w:numId="42" w16cid:durableId="29648011">
    <w:abstractNumId w:val="133"/>
  </w:num>
  <w:num w:numId="43" w16cid:durableId="1791506709">
    <w:abstractNumId w:val="40"/>
  </w:num>
  <w:num w:numId="44" w16cid:durableId="649789734">
    <w:abstractNumId w:val="86"/>
  </w:num>
  <w:num w:numId="45" w16cid:durableId="1964845404">
    <w:abstractNumId w:val="102"/>
  </w:num>
  <w:num w:numId="46" w16cid:durableId="1731221889">
    <w:abstractNumId w:val="126"/>
  </w:num>
  <w:num w:numId="47" w16cid:durableId="1768963677">
    <w:abstractNumId w:val="61"/>
  </w:num>
  <w:num w:numId="48" w16cid:durableId="1827699330">
    <w:abstractNumId w:val="24"/>
  </w:num>
  <w:num w:numId="49" w16cid:durableId="1390153928">
    <w:abstractNumId w:val="132"/>
  </w:num>
  <w:num w:numId="50" w16cid:durableId="1930498240">
    <w:abstractNumId w:val="67"/>
  </w:num>
  <w:num w:numId="51" w16cid:durableId="459812208">
    <w:abstractNumId w:val="101"/>
  </w:num>
  <w:num w:numId="52" w16cid:durableId="1572617882">
    <w:abstractNumId w:val="90"/>
  </w:num>
  <w:num w:numId="53" w16cid:durableId="1072192740">
    <w:abstractNumId w:val="120"/>
  </w:num>
  <w:num w:numId="54" w16cid:durableId="188836732">
    <w:abstractNumId w:val="59"/>
  </w:num>
  <w:num w:numId="55" w16cid:durableId="87849270">
    <w:abstractNumId w:val="95"/>
  </w:num>
  <w:num w:numId="56" w16cid:durableId="1349329117">
    <w:abstractNumId w:val="130"/>
  </w:num>
  <w:num w:numId="57" w16cid:durableId="1598246012">
    <w:abstractNumId w:val="118"/>
  </w:num>
  <w:num w:numId="58" w16cid:durableId="2037460961">
    <w:abstractNumId w:val="142"/>
  </w:num>
  <w:num w:numId="59" w16cid:durableId="70204105">
    <w:abstractNumId w:val="129"/>
  </w:num>
  <w:num w:numId="60" w16cid:durableId="256910982">
    <w:abstractNumId w:val="27"/>
  </w:num>
  <w:num w:numId="61" w16cid:durableId="710300497">
    <w:abstractNumId w:val="37"/>
  </w:num>
  <w:num w:numId="62" w16cid:durableId="63381299">
    <w:abstractNumId w:val="52"/>
  </w:num>
  <w:num w:numId="63" w16cid:durableId="1852644103">
    <w:abstractNumId w:val="13"/>
  </w:num>
  <w:num w:numId="64" w16cid:durableId="108664914">
    <w:abstractNumId w:val="39"/>
  </w:num>
  <w:num w:numId="65" w16cid:durableId="992755102">
    <w:abstractNumId w:val="17"/>
  </w:num>
  <w:num w:numId="66" w16cid:durableId="767896627">
    <w:abstractNumId w:val="81"/>
  </w:num>
  <w:num w:numId="67" w16cid:durableId="1053307453">
    <w:abstractNumId w:val="14"/>
  </w:num>
  <w:num w:numId="68" w16cid:durableId="81218078">
    <w:abstractNumId w:val="47"/>
  </w:num>
  <w:num w:numId="69" w16cid:durableId="1472136999">
    <w:abstractNumId w:val="35"/>
  </w:num>
  <w:num w:numId="70" w16cid:durableId="1638416596">
    <w:abstractNumId w:val="65"/>
  </w:num>
  <w:num w:numId="71" w16cid:durableId="2123718807">
    <w:abstractNumId w:val="70"/>
  </w:num>
  <w:num w:numId="72" w16cid:durableId="2080861784">
    <w:abstractNumId w:val="9"/>
  </w:num>
  <w:num w:numId="73" w16cid:durableId="872965086">
    <w:abstractNumId w:val="12"/>
  </w:num>
  <w:num w:numId="74" w16cid:durableId="1356887539">
    <w:abstractNumId w:val="88"/>
  </w:num>
  <w:num w:numId="75" w16cid:durableId="395671415">
    <w:abstractNumId w:val="115"/>
  </w:num>
  <w:num w:numId="76" w16cid:durableId="511455589">
    <w:abstractNumId w:val="36"/>
  </w:num>
  <w:num w:numId="77" w16cid:durableId="2111469128">
    <w:abstractNumId w:val="124"/>
  </w:num>
  <w:num w:numId="78" w16cid:durableId="1563952961">
    <w:abstractNumId w:val="141"/>
  </w:num>
  <w:num w:numId="79" w16cid:durableId="72556332">
    <w:abstractNumId w:val="30"/>
  </w:num>
  <w:num w:numId="80" w16cid:durableId="1438209360">
    <w:abstractNumId w:val="45"/>
  </w:num>
  <w:num w:numId="81" w16cid:durableId="1622110040">
    <w:abstractNumId w:val="69"/>
  </w:num>
  <w:num w:numId="82" w16cid:durableId="1638686551">
    <w:abstractNumId w:val="99"/>
  </w:num>
  <w:num w:numId="83" w16cid:durableId="1626426555">
    <w:abstractNumId w:val="136"/>
  </w:num>
  <w:num w:numId="84" w16cid:durableId="489835304">
    <w:abstractNumId w:val="6"/>
  </w:num>
  <w:num w:numId="85" w16cid:durableId="2076394124">
    <w:abstractNumId w:val="62"/>
  </w:num>
  <w:num w:numId="86" w16cid:durableId="415631895">
    <w:abstractNumId w:val="83"/>
  </w:num>
  <w:num w:numId="87" w16cid:durableId="1210454300">
    <w:abstractNumId w:val="16"/>
  </w:num>
  <w:num w:numId="88" w16cid:durableId="1876505011">
    <w:abstractNumId w:val="127"/>
  </w:num>
  <w:num w:numId="89" w16cid:durableId="1172376480">
    <w:abstractNumId w:val="60"/>
  </w:num>
  <w:num w:numId="90" w16cid:durableId="1297416874">
    <w:abstractNumId w:val="92"/>
  </w:num>
  <w:num w:numId="91" w16cid:durableId="533737363">
    <w:abstractNumId w:val="100"/>
  </w:num>
  <w:num w:numId="92" w16cid:durableId="2111659189">
    <w:abstractNumId w:val="77"/>
  </w:num>
  <w:num w:numId="93" w16cid:durableId="702248663">
    <w:abstractNumId w:val="134"/>
  </w:num>
  <w:num w:numId="94" w16cid:durableId="964118214">
    <w:abstractNumId w:val="108"/>
  </w:num>
  <w:num w:numId="95" w16cid:durableId="1768503172">
    <w:abstractNumId w:val="143"/>
  </w:num>
  <w:num w:numId="96" w16cid:durableId="1076707517">
    <w:abstractNumId w:val="89"/>
  </w:num>
  <w:num w:numId="97" w16cid:durableId="2097095917">
    <w:abstractNumId w:val="107"/>
  </w:num>
  <w:num w:numId="98" w16cid:durableId="1844852091">
    <w:abstractNumId w:val="140"/>
  </w:num>
  <w:num w:numId="99" w16cid:durableId="581526935">
    <w:abstractNumId w:val="25"/>
  </w:num>
  <w:num w:numId="100" w16cid:durableId="1553541183">
    <w:abstractNumId w:val="50"/>
  </w:num>
  <w:num w:numId="101" w16cid:durableId="478695574">
    <w:abstractNumId w:val="85"/>
  </w:num>
  <w:num w:numId="102" w16cid:durableId="1193154851">
    <w:abstractNumId w:val="28"/>
  </w:num>
  <w:num w:numId="103" w16cid:durableId="598222130">
    <w:abstractNumId w:val="63"/>
  </w:num>
  <w:num w:numId="104" w16cid:durableId="1048602564">
    <w:abstractNumId w:val="21"/>
  </w:num>
  <w:num w:numId="105" w16cid:durableId="1066027707">
    <w:abstractNumId w:val="64"/>
  </w:num>
  <w:num w:numId="106" w16cid:durableId="1446851294">
    <w:abstractNumId w:val="49"/>
  </w:num>
  <w:num w:numId="107" w16cid:durableId="786313877">
    <w:abstractNumId w:val="84"/>
  </w:num>
  <w:num w:numId="108" w16cid:durableId="672219302">
    <w:abstractNumId w:val="0"/>
  </w:num>
  <w:num w:numId="109" w16cid:durableId="1214583833">
    <w:abstractNumId w:val="73"/>
  </w:num>
  <w:num w:numId="110" w16cid:durableId="367150135">
    <w:abstractNumId w:val="57"/>
  </w:num>
  <w:num w:numId="111" w16cid:durableId="1660305042">
    <w:abstractNumId w:val="41"/>
  </w:num>
  <w:num w:numId="112" w16cid:durableId="1747343470">
    <w:abstractNumId w:val="1"/>
  </w:num>
  <w:num w:numId="113" w16cid:durableId="913053478">
    <w:abstractNumId w:val="2"/>
  </w:num>
  <w:num w:numId="114" w16cid:durableId="950285645">
    <w:abstractNumId w:val="3"/>
  </w:num>
  <w:num w:numId="115" w16cid:durableId="311444623">
    <w:abstractNumId w:val="4"/>
  </w:num>
  <w:num w:numId="116" w16cid:durableId="570776397">
    <w:abstractNumId w:val="125"/>
  </w:num>
  <w:num w:numId="117" w16cid:durableId="1434546381">
    <w:abstractNumId w:val="51"/>
  </w:num>
  <w:num w:numId="118" w16cid:durableId="685523591">
    <w:abstractNumId w:val="10"/>
  </w:num>
  <w:num w:numId="119" w16cid:durableId="2081710911">
    <w:abstractNumId w:val="43"/>
  </w:num>
  <w:num w:numId="120" w16cid:durableId="1312831611">
    <w:abstractNumId w:val="26"/>
  </w:num>
  <w:num w:numId="121" w16cid:durableId="1957979553">
    <w:abstractNumId w:val="32"/>
  </w:num>
  <w:num w:numId="122" w16cid:durableId="318582331">
    <w:abstractNumId w:val="93"/>
  </w:num>
  <w:num w:numId="123" w16cid:durableId="221061213">
    <w:abstractNumId w:val="78"/>
  </w:num>
  <w:num w:numId="124" w16cid:durableId="566453673">
    <w:abstractNumId w:val="103"/>
  </w:num>
  <w:num w:numId="125" w16cid:durableId="1925600472">
    <w:abstractNumId w:val="33"/>
  </w:num>
  <w:num w:numId="126" w16cid:durableId="908224303">
    <w:abstractNumId w:val="42"/>
  </w:num>
  <w:num w:numId="127" w16cid:durableId="52432505">
    <w:abstractNumId w:val="135"/>
  </w:num>
  <w:num w:numId="128" w16cid:durableId="1250895604">
    <w:abstractNumId w:val="23"/>
  </w:num>
  <w:num w:numId="129" w16cid:durableId="1315841442">
    <w:abstractNumId w:val="112"/>
  </w:num>
  <w:num w:numId="130" w16cid:durableId="1287082854">
    <w:abstractNumId w:val="72"/>
  </w:num>
  <w:num w:numId="131" w16cid:durableId="386728333">
    <w:abstractNumId w:val="55"/>
  </w:num>
  <w:num w:numId="132" w16cid:durableId="384531455">
    <w:abstractNumId w:val="79"/>
  </w:num>
  <w:num w:numId="133" w16cid:durableId="1455827997">
    <w:abstractNumId w:val="5"/>
  </w:num>
  <w:num w:numId="134" w16cid:durableId="793206956">
    <w:abstractNumId w:val="75"/>
  </w:num>
  <w:num w:numId="135" w16cid:durableId="1133520589">
    <w:abstractNumId w:val="46"/>
  </w:num>
  <w:num w:numId="136" w16cid:durableId="2119333476">
    <w:abstractNumId w:val="82"/>
  </w:num>
  <w:num w:numId="137" w16cid:durableId="260575064">
    <w:abstractNumId w:val="74"/>
  </w:num>
  <w:num w:numId="138" w16cid:durableId="1626962001">
    <w:abstractNumId w:val="11"/>
  </w:num>
  <w:num w:numId="139" w16cid:durableId="185143297">
    <w:abstractNumId w:val="139"/>
  </w:num>
  <w:num w:numId="140" w16cid:durableId="1563641749">
    <w:abstractNumId w:val="98"/>
  </w:num>
  <w:num w:numId="141" w16cid:durableId="1959139347">
    <w:abstractNumId w:val="38"/>
  </w:num>
  <w:num w:numId="142" w16cid:durableId="9141719">
    <w:abstractNumId w:val="128"/>
  </w:num>
  <w:num w:numId="143" w16cid:durableId="600841270">
    <w:abstractNumId w:val="15"/>
  </w:num>
  <w:num w:numId="144" w16cid:durableId="1013917176">
    <w:abstractNumId w:val="48"/>
  </w:num>
  <w:numIdMacAtCleanup w:val="1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ooq Chaudhry (CH)">
    <w15:presenceInfo w15:providerId="AD" w15:userId="S::Farooq.Chaudhry@lw.com::492eb27d-1ddd-4262-bea2-2b92a592edb3"/>
  </w15:person>
  <w15:person w15:author="Zahid Syed">
    <w15:presenceInfo w15:providerId="Windows Live" w15:userId="6754885cef43792c"/>
  </w15:person>
  <w15:person w15:author="Lacina, Raymond - Faculty &lt;raymondlacina@delta.edu&gt;">
    <w15:presenceInfo w15:providerId="AD" w15:userId="S::raymondlacina@delta.edu::a58f4c6b-230c-4a0d-9bfd-6d4d78786eb7"/>
  </w15:person>
  <w15:person w15:author="Farooq Chaudhry">
    <w15:presenceInfo w15:providerId="AD" w15:userId="S::farooq@UCHICAGO.EDU::80224dee-71b1-4d11-9ba2-521ee43b9a43"/>
  </w15:person>
  <w15:person w15:author="Lacina, Raymond - Faculty">
    <w15:presenceInfo w15:providerId="AD" w15:userId="S::raymondlacina@delta.edu::a58f4c6b-230c-4a0d-9bfd-6d4d78786e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A33"/>
    <w:rsid w:val="00002D69"/>
    <w:rsid w:val="00004BCC"/>
    <w:rsid w:val="00010369"/>
    <w:rsid w:val="00011585"/>
    <w:rsid w:val="000138CE"/>
    <w:rsid w:val="00013FAE"/>
    <w:rsid w:val="00014A8F"/>
    <w:rsid w:val="00017560"/>
    <w:rsid w:val="000237A0"/>
    <w:rsid w:val="00025152"/>
    <w:rsid w:val="000300FF"/>
    <w:rsid w:val="000329E5"/>
    <w:rsid w:val="00033D6E"/>
    <w:rsid w:val="00036925"/>
    <w:rsid w:val="00037630"/>
    <w:rsid w:val="00037C38"/>
    <w:rsid w:val="00037F81"/>
    <w:rsid w:val="00041082"/>
    <w:rsid w:val="00041AC8"/>
    <w:rsid w:val="00043837"/>
    <w:rsid w:val="00044B55"/>
    <w:rsid w:val="00046CB7"/>
    <w:rsid w:val="00051C29"/>
    <w:rsid w:val="00052963"/>
    <w:rsid w:val="0005328E"/>
    <w:rsid w:val="000552A5"/>
    <w:rsid w:val="00060A58"/>
    <w:rsid w:val="000619D1"/>
    <w:rsid w:val="00061A9D"/>
    <w:rsid w:val="00062D6B"/>
    <w:rsid w:val="00066957"/>
    <w:rsid w:val="000701DF"/>
    <w:rsid w:val="00071A8D"/>
    <w:rsid w:val="00072CF7"/>
    <w:rsid w:val="0007441D"/>
    <w:rsid w:val="00075264"/>
    <w:rsid w:val="000757A9"/>
    <w:rsid w:val="00076843"/>
    <w:rsid w:val="000906A7"/>
    <w:rsid w:val="0009652C"/>
    <w:rsid w:val="000A0E0A"/>
    <w:rsid w:val="000A4C66"/>
    <w:rsid w:val="000A545F"/>
    <w:rsid w:val="000B00A2"/>
    <w:rsid w:val="000B3E60"/>
    <w:rsid w:val="000B416F"/>
    <w:rsid w:val="000B5732"/>
    <w:rsid w:val="000B6DC8"/>
    <w:rsid w:val="000B72D4"/>
    <w:rsid w:val="000C065E"/>
    <w:rsid w:val="000C13D0"/>
    <w:rsid w:val="000C3839"/>
    <w:rsid w:val="000C484F"/>
    <w:rsid w:val="000D1748"/>
    <w:rsid w:val="000D4488"/>
    <w:rsid w:val="000D59E3"/>
    <w:rsid w:val="000D7AC4"/>
    <w:rsid w:val="000E2A5D"/>
    <w:rsid w:val="000E697C"/>
    <w:rsid w:val="000F41E1"/>
    <w:rsid w:val="000F47D3"/>
    <w:rsid w:val="000F6A5D"/>
    <w:rsid w:val="00100680"/>
    <w:rsid w:val="0010131D"/>
    <w:rsid w:val="001013CD"/>
    <w:rsid w:val="00106AF6"/>
    <w:rsid w:val="00114A19"/>
    <w:rsid w:val="00114B49"/>
    <w:rsid w:val="00116DBF"/>
    <w:rsid w:val="00117C36"/>
    <w:rsid w:val="00122537"/>
    <w:rsid w:val="001257EB"/>
    <w:rsid w:val="001302AF"/>
    <w:rsid w:val="001317D7"/>
    <w:rsid w:val="001333F0"/>
    <w:rsid w:val="0014452B"/>
    <w:rsid w:val="00147B26"/>
    <w:rsid w:val="00151605"/>
    <w:rsid w:val="0015312F"/>
    <w:rsid w:val="001572ED"/>
    <w:rsid w:val="00162E0F"/>
    <w:rsid w:val="0016370D"/>
    <w:rsid w:val="00173A47"/>
    <w:rsid w:val="00173D51"/>
    <w:rsid w:val="00176406"/>
    <w:rsid w:val="00176A5D"/>
    <w:rsid w:val="001818FF"/>
    <w:rsid w:val="00183A55"/>
    <w:rsid w:val="001854AA"/>
    <w:rsid w:val="00185EDE"/>
    <w:rsid w:val="00186F10"/>
    <w:rsid w:val="00191013"/>
    <w:rsid w:val="001A1053"/>
    <w:rsid w:val="001A1CDD"/>
    <w:rsid w:val="001A4035"/>
    <w:rsid w:val="001A592A"/>
    <w:rsid w:val="001A757F"/>
    <w:rsid w:val="001B0659"/>
    <w:rsid w:val="001B4BBC"/>
    <w:rsid w:val="001B566E"/>
    <w:rsid w:val="001B65C8"/>
    <w:rsid w:val="001B7006"/>
    <w:rsid w:val="001C060B"/>
    <w:rsid w:val="001C19DC"/>
    <w:rsid w:val="001C5FA6"/>
    <w:rsid w:val="001C66F3"/>
    <w:rsid w:val="001D0002"/>
    <w:rsid w:val="001D0284"/>
    <w:rsid w:val="001D3AB7"/>
    <w:rsid w:val="001D566A"/>
    <w:rsid w:val="001E561D"/>
    <w:rsid w:val="001F0759"/>
    <w:rsid w:val="001F4BAE"/>
    <w:rsid w:val="001F61B7"/>
    <w:rsid w:val="001F7EBE"/>
    <w:rsid w:val="0020140F"/>
    <w:rsid w:val="00205505"/>
    <w:rsid w:val="00205B27"/>
    <w:rsid w:val="00205F14"/>
    <w:rsid w:val="002067ED"/>
    <w:rsid w:val="00206863"/>
    <w:rsid w:val="00207337"/>
    <w:rsid w:val="0021071E"/>
    <w:rsid w:val="00211D3E"/>
    <w:rsid w:val="002139A4"/>
    <w:rsid w:val="00213DCE"/>
    <w:rsid w:val="00214C24"/>
    <w:rsid w:val="00215DEE"/>
    <w:rsid w:val="00222F91"/>
    <w:rsid w:val="002356A8"/>
    <w:rsid w:val="00237679"/>
    <w:rsid w:val="002416F8"/>
    <w:rsid w:val="00252881"/>
    <w:rsid w:val="002528BD"/>
    <w:rsid w:val="0025343E"/>
    <w:rsid w:val="00254B93"/>
    <w:rsid w:val="00256E95"/>
    <w:rsid w:val="00257DBF"/>
    <w:rsid w:val="00257E9F"/>
    <w:rsid w:val="00263813"/>
    <w:rsid w:val="00272611"/>
    <w:rsid w:val="00272613"/>
    <w:rsid w:val="00272F18"/>
    <w:rsid w:val="002746DF"/>
    <w:rsid w:val="00274934"/>
    <w:rsid w:val="0027695E"/>
    <w:rsid w:val="00277DAD"/>
    <w:rsid w:val="002828AB"/>
    <w:rsid w:val="00283932"/>
    <w:rsid w:val="00284793"/>
    <w:rsid w:val="00295BFA"/>
    <w:rsid w:val="00297A03"/>
    <w:rsid w:val="00297E5D"/>
    <w:rsid w:val="002A36AD"/>
    <w:rsid w:val="002A5E32"/>
    <w:rsid w:val="002B1B37"/>
    <w:rsid w:val="002B3488"/>
    <w:rsid w:val="002B3D02"/>
    <w:rsid w:val="002B7877"/>
    <w:rsid w:val="002C0182"/>
    <w:rsid w:val="002C0B7E"/>
    <w:rsid w:val="002C3F54"/>
    <w:rsid w:val="002C6C0B"/>
    <w:rsid w:val="002C6FB3"/>
    <w:rsid w:val="002C7771"/>
    <w:rsid w:val="002D363C"/>
    <w:rsid w:val="002D375F"/>
    <w:rsid w:val="002D54BB"/>
    <w:rsid w:val="002D6854"/>
    <w:rsid w:val="002E26E6"/>
    <w:rsid w:val="002E2BA3"/>
    <w:rsid w:val="002E4C88"/>
    <w:rsid w:val="002E50C7"/>
    <w:rsid w:val="002E64BE"/>
    <w:rsid w:val="002F0715"/>
    <w:rsid w:val="002F1878"/>
    <w:rsid w:val="002F4929"/>
    <w:rsid w:val="002F541F"/>
    <w:rsid w:val="002F6FCE"/>
    <w:rsid w:val="00303E7C"/>
    <w:rsid w:val="00307BA3"/>
    <w:rsid w:val="00314BAF"/>
    <w:rsid w:val="003158C0"/>
    <w:rsid w:val="00315D6F"/>
    <w:rsid w:val="00316EB1"/>
    <w:rsid w:val="003252E4"/>
    <w:rsid w:val="00325FD2"/>
    <w:rsid w:val="00333E0B"/>
    <w:rsid w:val="00336A0D"/>
    <w:rsid w:val="00342122"/>
    <w:rsid w:val="00344F6A"/>
    <w:rsid w:val="00345A06"/>
    <w:rsid w:val="00351881"/>
    <w:rsid w:val="003560B1"/>
    <w:rsid w:val="00362358"/>
    <w:rsid w:val="00364F75"/>
    <w:rsid w:val="00365029"/>
    <w:rsid w:val="00365391"/>
    <w:rsid w:val="0036637E"/>
    <w:rsid w:val="0036659A"/>
    <w:rsid w:val="00370685"/>
    <w:rsid w:val="003718B7"/>
    <w:rsid w:val="00374170"/>
    <w:rsid w:val="00375924"/>
    <w:rsid w:val="00380C14"/>
    <w:rsid w:val="003822FA"/>
    <w:rsid w:val="00385C63"/>
    <w:rsid w:val="003903C6"/>
    <w:rsid w:val="003946E7"/>
    <w:rsid w:val="003A2146"/>
    <w:rsid w:val="003A4360"/>
    <w:rsid w:val="003A4BED"/>
    <w:rsid w:val="003A514B"/>
    <w:rsid w:val="003A71D6"/>
    <w:rsid w:val="003B5466"/>
    <w:rsid w:val="003B5D2D"/>
    <w:rsid w:val="003C11B6"/>
    <w:rsid w:val="003C1B60"/>
    <w:rsid w:val="003C2023"/>
    <w:rsid w:val="003C2333"/>
    <w:rsid w:val="003D12EB"/>
    <w:rsid w:val="003D1674"/>
    <w:rsid w:val="003D55BD"/>
    <w:rsid w:val="003E08DB"/>
    <w:rsid w:val="003E57BF"/>
    <w:rsid w:val="003E5D0B"/>
    <w:rsid w:val="003E6150"/>
    <w:rsid w:val="003E77E8"/>
    <w:rsid w:val="003F1800"/>
    <w:rsid w:val="003F723C"/>
    <w:rsid w:val="0040087E"/>
    <w:rsid w:val="00402FF4"/>
    <w:rsid w:val="00404731"/>
    <w:rsid w:val="00406E63"/>
    <w:rsid w:val="00407C85"/>
    <w:rsid w:val="00411A52"/>
    <w:rsid w:val="00411B26"/>
    <w:rsid w:val="0041256C"/>
    <w:rsid w:val="00420DC8"/>
    <w:rsid w:val="00422AE1"/>
    <w:rsid w:val="00422CBA"/>
    <w:rsid w:val="0042463E"/>
    <w:rsid w:val="00427701"/>
    <w:rsid w:val="00430DC9"/>
    <w:rsid w:val="00431BCF"/>
    <w:rsid w:val="004349AF"/>
    <w:rsid w:val="004379AB"/>
    <w:rsid w:val="00440FC3"/>
    <w:rsid w:val="0044519C"/>
    <w:rsid w:val="0045168D"/>
    <w:rsid w:val="00452989"/>
    <w:rsid w:val="00452D34"/>
    <w:rsid w:val="00455C93"/>
    <w:rsid w:val="00462DD3"/>
    <w:rsid w:val="00465338"/>
    <w:rsid w:val="00466008"/>
    <w:rsid w:val="00467C56"/>
    <w:rsid w:val="0047293C"/>
    <w:rsid w:val="0047301B"/>
    <w:rsid w:val="00474FB2"/>
    <w:rsid w:val="004755AB"/>
    <w:rsid w:val="00477976"/>
    <w:rsid w:val="00480E98"/>
    <w:rsid w:val="00481038"/>
    <w:rsid w:val="00482DB8"/>
    <w:rsid w:val="00483A5C"/>
    <w:rsid w:val="00492617"/>
    <w:rsid w:val="004934AB"/>
    <w:rsid w:val="00496953"/>
    <w:rsid w:val="00497197"/>
    <w:rsid w:val="004A2291"/>
    <w:rsid w:val="004A3147"/>
    <w:rsid w:val="004A6EDB"/>
    <w:rsid w:val="004B1C96"/>
    <w:rsid w:val="004B2C7D"/>
    <w:rsid w:val="004B6295"/>
    <w:rsid w:val="004D1CA7"/>
    <w:rsid w:val="004D468B"/>
    <w:rsid w:val="004D5261"/>
    <w:rsid w:val="004D6BDC"/>
    <w:rsid w:val="004D7334"/>
    <w:rsid w:val="004E1CF0"/>
    <w:rsid w:val="004E40EB"/>
    <w:rsid w:val="004E442D"/>
    <w:rsid w:val="004E7397"/>
    <w:rsid w:val="004F4FA3"/>
    <w:rsid w:val="004F60A6"/>
    <w:rsid w:val="0050757F"/>
    <w:rsid w:val="005120DC"/>
    <w:rsid w:val="00512969"/>
    <w:rsid w:val="00513B4F"/>
    <w:rsid w:val="00520D3C"/>
    <w:rsid w:val="005247D6"/>
    <w:rsid w:val="00533FB3"/>
    <w:rsid w:val="00534E3C"/>
    <w:rsid w:val="005351D7"/>
    <w:rsid w:val="00536544"/>
    <w:rsid w:val="00540EA0"/>
    <w:rsid w:val="0054641B"/>
    <w:rsid w:val="0055111E"/>
    <w:rsid w:val="0055460B"/>
    <w:rsid w:val="0055573C"/>
    <w:rsid w:val="005574B6"/>
    <w:rsid w:val="005615CB"/>
    <w:rsid w:val="00566393"/>
    <w:rsid w:val="00570B07"/>
    <w:rsid w:val="00574780"/>
    <w:rsid w:val="00581C4A"/>
    <w:rsid w:val="00583578"/>
    <w:rsid w:val="005839E1"/>
    <w:rsid w:val="005908E4"/>
    <w:rsid w:val="00595172"/>
    <w:rsid w:val="00595948"/>
    <w:rsid w:val="00595DB8"/>
    <w:rsid w:val="005A114A"/>
    <w:rsid w:val="005A35F0"/>
    <w:rsid w:val="005A3656"/>
    <w:rsid w:val="005A75A8"/>
    <w:rsid w:val="005A779B"/>
    <w:rsid w:val="005B2025"/>
    <w:rsid w:val="005B21DE"/>
    <w:rsid w:val="005B698B"/>
    <w:rsid w:val="005C00AB"/>
    <w:rsid w:val="005C1BF4"/>
    <w:rsid w:val="005C1E33"/>
    <w:rsid w:val="005C1F84"/>
    <w:rsid w:val="005C315C"/>
    <w:rsid w:val="005C4897"/>
    <w:rsid w:val="005D17CA"/>
    <w:rsid w:val="005D4D7D"/>
    <w:rsid w:val="005D6EC2"/>
    <w:rsid w:val="005D7502"/>
    <w:rsid w:val="005E1085"/>
    <w:rsid w:val="005E1C48"/>
    <w:rsid w:val="005E2AB1"/>
    <w:rsid w:val="005E6762"/>
    <w:rsid w:val="005F0CB4"/>
    <w:rsid w:val="005F1ECA"/>
    <w:rsid w:val="005F4C62"/>
    <w:rsid w:val="005F4E15"/>
    <w:rsid w:val="005F5D39"/>
    <w:rsid w:val="005F6308"/>
    <w:rsid w:val="005F662C"/>
    <w:rsid w:val="00607BE0"/>
    <w:rsid w:val="006126AC"/>
    <w:rsid w:val="006155D6"/>
    <w:rsid w:val="0061757F"/>
    <w:rsid w:val="00622859"/>
    <w:rsid w:val="006234D2"/>
    <w:rsid w:val="006240F1"/>
    <w:rsid w:val="00625D4F"/>
    <w:rsid w:val="00625EA8"/>
    <w:rsid w:val="006275A4"/>
    <w:rsid w:val="006301E6"/>
    <w:rsid w:val="00633836"/>
    <w:rsid w:val="00635E76"/>
    <w:rsid w:val="00637731"/>
    <w:rsid w:val="006416F2"/>
    <w:rsid w:val="006422C5"/>
    <w:rsid w:val="00642396"/>
    <w:rsid w:val="00642B55"/>
    <w:rsid w:val="0064381D"/>
    <w:rsid w:val="00645FC0"/>
    <w:rsid w:val="00647E13"/>
    <w:rsid w:val="00652381"/>
    <w:rsid w:val="00653866"/>
    <w:rsid w:val="00655236"/>
    <w:rsid w:val="006563D7"/>
    <w:rsid w:val="00656705"/>
    <w:rsid w:val="0065684B"/>
    <w:rsid w:val="0065762C"/>
    <w:rsid w:val="006577A9"/>
    <w:rsid w:val="00657B41"/>
    <w:rsid w:val="00660DDB"/>
    <w:rsid w:val="006648C2"/>
    <w:rsid w:val="00670B83"/>
    <w:rsid w:val="0067380D"/>
    <w:rsid w:val="00673A51"/>
    <w:rsid w:val="00675155"/>
    <w:rsid w:val="0067682B"/>
    <w:rsid w:val="00683BA7"/>
    <w:rsid w:val="00684FE2"/>
    <w:rsid w:val="00685C5A"/>
    <w:rsid w:val="0069229C"/>
    <w:rsid w:val="00693441"/>
    <w:rsid w:val="00697059"/>
    <w:rsid w:val="006A035D"/>
    <w:rsid w:val="006A17B1"/>
    <w:rsid w:val="006A2255"/>
    <w:rsid w:val="006A2DCC"/>
    <w:rsid w:val="006A300D"/>
    <w:rsid w:val="006A3691"/>
    <w:rsid w:val="006A3EEE"/>
    <w:rsid w:val="006B0D0A"/>
    <w:rsid w:val="006B2ACC"/>
    <w:rsid w:val="006B457E"/>
    <w:rsid w:val="006C285F"/>
    <w:rsid w:val="006C2F99"/>
    <w:rsid w:val="006C5EE2"/>
    <w:rsid w:val="006C644A"/>
    <w:rsid w:val="006C6A2B"/>
    <w:rsid w:val="006C75DB"/>
    <w:rsid w:val="006D0DCF"/>
    <w:rsid w:val="006D2445"/>
    <w:rsid w:val="006D28AC"/>
    <w:rsid w:val="006D4F79"/>
    <w:rsid w:val="006D6A4E"/>
    <w:rsid w:val="006E5D37"/>
    <w:rsid w:val="006F06B2"/>
    <w:rsid w:val="006F0E1C"/>
    <w:rsid w:val="006F292C"/>
    <w:rsid w:val="006F382B"/>
    <w:rsid w:val="006F69C4"/>
    <w:rsid w:val="006F69E8"/>
    <w:rsid w:val="00706A20"/>
    <w:rsid w:val="00706CFD"/>
    <w:rsid w:val="00710824"/>
    <w:rsid w:val="00714050"/>
    <w:rsid w:val="007141D3"/>
    <w:rsid w:val="00715FD8"/>
    <w:rsid w:val="0071610D"/>
    <w:rsid w:val="00721932"/>
    <w:rsid w:val="0072313F"/>
    <w:rsid w:val="007239C9"/>
    <w:rsid w:val="007244A0"/>
    <w:rsid w:val="00726F1F"/>
    <w:rsid w:val="00733D20"/>
    <w:rsid w:val="0074237F"/>
    <w:rsid w:val="00744A7A"/>
    <w:rsid w:val="007453D6"/>
    <w:rsid w:val="0074741B"/>
    <w:rsid w:val="007519F7"/>
    <w:rsid w:val="00752A4B"/>
    <w:rsid w:val="00753100"/>
    <w:rsid w:val="00755F3B"/>
    <w:rsid w:val="007578C4"/>
    <w:rsid w:val="007620FF"/>
    <w:rsid w:val="00772EEB"/>
    <w:rsid w:val="00774F9E"/>
    <w:rsid w:val="00777361"/>
    <w:rsid w:val="00783727"/>
    <w:rsid w:val="00784EBF"/>
    <w:rsid w:val="007860EE"/>
    <w:rsid w:val="0078722E"/>
    <w:rsid w:val="007918EA"/>
    <w:rsid w:val="00792880"/>
    <w:rsid w:val="00792A9D"/>
    <w:rsid w:val="00793738"/>
    <w:rsid w:val="0079407A"/>
    <w:rsid w:val="00794C92"/>
    <w:rsid w:val="00797345"/>
    <w:rsid w:val="007A018A"/>
    <w:rsid w:val="007A4EAB"/>
    <w:rsid w:val="007B145D"/>
    <w:rsid w:val="007B39FE"/>
    <w:rsid w:val="007C50FC"/>
    <w:rsid w:val="007C629E"/>
    <w:rsid w:val="007C6D57"/>
    <w:rsid w:val="007C7108"/>
    <w:rsid w:val="007D078B"/>
    <w:rsid w:val="007D1875"/>
    <w:rsid w:val="007D6212"/>
    <w:rsid w:val="007E366D"/>
    <w:rsid w:val="007F15E7"/>
    <w:rsid w:val="007F5026"/>
    <w:rsid w:val="007F57B1"/>
    <w:rsid w:val="007F744C"/>
    <w:rsid w:val="00803006"/>
    <w:rsid w:val="0080452A"/>
    <w:rsid w:val="00804982"/>
    <w:rsid w:val="008050B7"/>
    <w:rsid w:val="00806045"/>
    <w:rsid w:val="008064E2"/>
    <w:rsid w:val="00806616"/>
    <w:rsid w:val="008066F8"/>
    <w:rsid w:val="00815B46"/>
    <w:rsid w:val="00816D95"/>
    <w:rsid w:val="008253C2"/>
    <w:rsid w:val="0082796D"/>
    <w:rsid w:val="00830810"/>
    <w:rsid w:val="00831BB5"/>
    <w:rsid w:val="008323D7"/>
    <w:rsid w:val="008336D4"/>
    <w:rsid w:val="00840D88"/>
    <w:rsid w:val="00842684"/>
    <w:rsid w:val="00847078"/>
    <w:rsid w:val="00855FD4"/>
    <w:rsid w:val="00860AB6"/>
    <w:rsid w:val="00862EB6"/>
    <w:rsid w:val="008649C3"/>
    <w:rsid w:val="00870B05"/>
    <w:rsid w:val="00871136"/>
    <w:rsid w:val="00872FCC"/>
    <w:rsid w:val="00874B79"/>
    <w:rsid w:val="00876195"/>
    <w:rsid w:val="00876589"/>
    <w:rsid w:val="0088090E"/>
    <w:rsid w:val="00881827"/>
    <w:rsid w:val="00883737"/>
    <w:rsid w:val="008849EE"/>
    <w:rsid w:val="008854EE"/>
    <w:rsid w:val="008868BF"/>
    <w:rsid w:val="0088729E"/>
    <w:rsid w:val="00897B0B"/>
    <w:rsid w:val="008A3A7E"/>
    <w:rsid w:val="008A464F"/>
    <w:rsid w:val="008A522C"/>
    <w:rsid w:val="008A52DB"/>
    <w:rsid w:val="008A7DA6"/>
    <w:rsid w:val="008B13BE"/>
    <w:rsid w:val="008B293D"/>
    <w:rsid w:val="008B3337"/>
    <w:rsid w:val="008B38FC"/>
    <w:rsid w:val="008B7BC9"/>
    <w:rsid w:val="008C1E12"/>
    <w:rsid w:val="008C2087"/>
    <w:rsid w:val="008C3665"/>
    <w:rsid w:val="008C39B2"/>
    <w:rsid w:val="008C6421"/>
    <w:rsid w:val="008D155E"/>
    <w:rsid w:val="008D53E1"/>
    <w:rsid w:val="008E27EB"/>
    <w:rsid w:val="008E35C7"/>
    <w:rsid w:val="008E4D81"/>
    <w:rsid w:val="008F15BD"/>
    <w:rsid w:val="008F1B19"/>
    <w:rsid w:val="008F39AB"/>
    <w:rsid w:val="008F3D70"/>
    <w:rsid w:val="008F4509"/>
    <w:rsid w:val="008F454D"/>
    <w:rsid w:val="008F4620"/>
    <w:rsid w:val="008F5C44"/>
    <w:rsid w:val="008F6898"/>
    <w:rsid w:val="00903C65"/>
    <w:rsid w:val="0090428D"/>
    <w:rsid w:val="00904507"/>
    <w:rsid w:val="0090700D"/>
    <w:rsid w:val="00911286"/>
    <w:rsid w:val="00912DC8"/>
    <w:rsid w:val="009142F4"/>
    <w:rsid w:val="00914A1F"/>
    <w:rsid w:val="00915597"/>
    <w:rsid w:val="00921A3A"/>
    <w:rsid w:val="009223E3"/>
    <w:rsid w:val="00924FBA"/>
    <w:rsid w:val="0092736D"/>
    <w:rsid w:val="009274DB"/>
    <w:rsid w:val="00927515"/>
    <w:rsid w:val="0093086E"/>
    <w:rsid w:val="00931B62"/>
    <w:rsid w:val="00932BC4"/>
    <w:rsid w:val="00933485"/>
    <w:rsid w:val="009334D2"/>
    <w:rsid w:val="00933C05"/>
    <w:rsid w:val="00935084"/>
    <w:rsid w:val="009357F3"/>
    <w:rsid w:val="00936ACB"/>
    <w:rsid w:val="00942D01"/>
    <w:rsid w:val="00943E83"/>
    <w:rsid w:val="00944175"/>
    <w:rsid w:val="00946E94"/>
    <w:rsid w:val="009476A8"/>
    <w:rsid w:val="00947A69"/>
    <w:rsid w:val="00947AA1"/>
    <w:rsid w:val="009626E3"/>
    <w:rsid w:val="00962F52"/>
    <w:rsid w:val="00964438"/>
    <w:rsid w:val="00964473"/>
    <w:rsid w:val="009675EA"/>
    <w:rsid w:val="00975024"/>
    <w:rsid w:val="00975601"/>
    <w:rsid w:val="00982126"/>
    <w:rsid w:val="0098254C"/>
    <w:rsid w:val="00983D27"/>
    <w:rsid w:val="00984A75"/>
    <w:rsid w:val="009857B5"/>
    <w:rsid w:val="00987553"/>
    <w:rsid w:val="00993E6D"/>
    <w:rsid w:val="00995A1A"/>
    <w:rsid w:val="00995AEF"/>
    <w:rsid w:val="00997D16"/>
    <w:rsid w:val="009A4DB5"/>
    <w:rsid w:val="009B670C"/>
    <w:rsid w:val="009B6D72"/>
    <w:rsid w:val="009B7839"/>
    <w:rsid w:val="009C06BB"/>
    <w:rsid w:val="009C1AD3"/>
    <w:rsid w:val="009C436F"/>
    <w:rsid w:val="009C43DF"/>
    <w:rsid w:val="009D034F"/>
    <w:rsid w:val="009D0B5C"/>
    <w:rsid w:val="009DEC80"/>
    <w:rsid w:val="009E02FA"/>
    <w:rsid w:val="009E35A9"/>
    <w:rsid w:val="009E3BBA"/>
    <w:rsid w:val="009E66E7"/>
    <w:rsid w:val="009E7962"/>
    <w:rsid w:val="009F1D5A"/>
    <w:rsid w:val="009F2FBB"/>
    <w:rsid w:val="009F52EF"/>
    <w:rsid w:val="00A010CF"/>
    <w:rsid w:val="00A01699"/>
    <w:rsid w:val="00A103F5"/>
    <w:rsid w:val="00A13BDC"/>
    <w:rsid w:val="00A14440"/>
    <w:rsid w:val="00A179D2"/>
    <w:rsid w:val="00A20DAC"/>
    <w:rsid w:val="00A21E42"/>
    <w:rsid w:val="00A225F5"/>
    <w:rsid w:val="00A22A16"/>
    <w:rsid w:val="00A265E3"/>
    <w:rsid w:val="00A310B7"/>
    <w:rsid w:val="00A3127A"/>
    <w:rsid w:val="00A369DD"/>
    <w:rsid w:val="00A3753F"/>
    <w:rsid w:val="00A41986"/>
    <w:rsid w:val="00A42B7C"/>
    <w:rsid w:val="00A430E8"/>
    <w:rsid w:val="00A431D4"/>
    <w:rsid w:val="00A43203"/>
    <w:rsid w:val="00A4326E"/>
    <w:rsid w:val="00A43431"/>
    <w:rsid w:val="00A449D9"/>
    <w:rsid w:val="00A470A6"/>
    <w:rsid w:val="00A4798F"/>
    <w:rsid w:val="00A523D2"/>
    <w:rsid w:val="00A5250C"/>
    <w:rsid w:val="00A55E0A"/>
    <w:rsid w:val="00A57D52"/>
    <w:rsid w:val="00A6589D"/>
    <w:rsid w:val="00A675A0"/>
    <w:rsid w:val="00A71945"/>
    <w:rsid w:val="00A7527E"/>
    <w:rsid w:val="00A757CC"/>
    <w:rsid w:val="00A76166"/>
    <w:rsid w:val="00A76CED"/>
    <w:rsid w:val="00A82D97"/>
    <w:rsid w:val="00A833E8"/>
    <w:rsid w:val="00A850CA"/>
    <w:rsid w:val="00A8543F"/>
    <w:rsid w:val="00A857BF"/>
    <w:rsid w:val="00A871A7"/>
    <w:rsid w:val="00A873CC"/>
    <w:rsid w:val="00A932FF"/>
    <w:rsid w:val="00A93D59"/>
    <w:rsid w:val="00A95854"/>
    <w:rsid w:val="00A9655D"/>
    <w:rsid w:val="00A97F92"/>
    <w:rsid w:val="00A9F920"/>
    <w:rsid w:val="00AA0F01"/>
    <w:rsid w:val="00AA18A7"/>
    <w:rsid w:val="00AA2E47"/>
    <w:rsid w:val="00AA6B17"/>
    <w:rsid w:val="00AB4FB8"/>
    <w:rsid w:val="00AB61C1"/>
    <w:rsid w:val="00AC17F6"/>
    <w:rsid w:val="00AC48EC"/>
    <w:rsid w:val="00AC680C"/>
    <w:rsid w:val="00AD1AED"/>
    <w:rsid w:val="00AD1B38"/>
    <w:rsid w:val="00AD24C5"/>
    <w:rsid w:val="00AD6844"/>
    <w:rsid w:val="00AE003F"/>
    <w:rsid w:val="00AE1985"/>
    <w:rsid w:val="00AE2FC9"/>
    <w:rsid w:val="00AE412A"/>
    <w:rsid w:val="00AF0F69"/>
    <w:rsid w:val="00AF152D"/>
    <w:rsid w:val="00AF2DC8"/>
    <w:rsid w:val="00AF5397"/>
    <w:rsid w:val="00B064D9"/>
    <w:rsid w:val="00B121EA"/>
    <w:rsid w:val="00B1688C"/>
    <w:rsid w:val="00B25487"/>
    <w:rsid w:val="00B32EEB"/>
    <w:rsid w:val="00B40288"/>
    <w:rsid w:val="00B414F4"/>
    <w:rsid w:val="00B42712"/>
    <w:rsid w:val="00B42723"/>
    <w:rsid w:val="00B44822"/>
    <w:rsid w:val="00B44B34"/>
    <w:rsid w:val="00B44D7C"/>
    <w:rsid w:val="00B461FB"/>
    <w:rsid w:val="00B47FC7"/>
    <w:rsid w:val="00B50683"/>
    <w:rsid w:val="00B50FA0"/>
    <w:rsid w:val="00B54167"/>
    <w:rsid w:val="00B55037"/>
    <w:rsid w:val="00B56A92"/>
    <w:rsid w:val="00B56C73"/>
    <w:rsid w:val="00B638F9"/>
    <w:rsid w:val="00B63FB8"/>
    <w:rsid w:val="00B67BCC"/>
    <w:rsid w:val="00B67F17"/>
    <w:rsid w:val="00B71CD6"/>
    <w:rsid w:val="00B72376"/>
    <w:rsid w:val="00B735BC"/>
    <w:rsid w:val="00B74E2A"/>
    <w:rsid w:val="00B751E6"/>
    <w:rsid w:val="00B7614F"/>
    <w:rsid w:val="00B770D2"/>
    <w:rsid w:val="00B77785"/>
    <w:rsid w:val="00B80097"/>
    <w:rsid w:val="00B80384"/>
    <w:rsid w:val="00B82DE1"/>
    <w:rsid w:val="00B87DED"/>
    <w:rsid w:val="00B87F57"/>
    <w:rsid w:val="00B90079"/>
    <w:rsid w:val="00B92EAD"/>
    <w:rsid w:val="00B9568C"/>
    <w:rsid w:val="00BA3624"/>
    <w:rsid w:val="00BA7BDE"/>
    <w:rsid w:val="00BB1ED9"/>
    <w:rsid w:val="00BB2AC9"/>
    <w:rsid w:val="00BB36E2"/>
    <w:rsid w:val="00BB7A4D"/>
    <w:rsid w:val="00BC75CB"/>
    <w:rsid w:val="00BC7EA1"/>
    <w:rsid w:val="00BD1D06"/>
    <w:rsid w:val="00BD35E5"/>
    <w:rsid w:val="00BD3B27"/>
    <w:rsid w:val="00BD50B3"/>
    <w:rsid w:val="00BE19F7"/>
    <w:rsid w:val="00BE1BAD"/>
    <w:rsid w:val="00BE1F88"/>
    <w:rsid w:val="00BE6C0A"/>
    <w:rsid w:val="00BF16C0"/>
    <w:rsid w:val="00BF3F06"/>
    <w:rsid w:val="00BF426D"/>
    <w:rsid w:val="00BF59BA"/>
    <w:rsid w:val="00C0216F"/>
    <w:rsid w:val="00C0569C"/>
    <w:rsid w:val="00C0628A"/>
    <w:rsid w:val="00C06C12"/>
    <w:rsid w:val="00C11391"/>
    <w:rsid w:val="00C11A7B"/>
    <w:rsid w:val="00C137CE"/>
    <w:rsid w:val="00C20C93"/>
    <w:rsid w:val="00C2298A"/>
    <w:rsid w:val="00C26829"/>
    <w:rsid w:val="00C27080"/>
    <w:rsid w:val="00C32E78"/>
    <w:rsid w:val="00C4390A"/>
    <w:rsid w:val="00C449D6"/>
    <w:rsid w:val="00C54577"/>
    <w:rsid w:val="00C546B0"/>
    <w:rsid w:val="00C6052F"/>
    <w:rsid w:val="00C61EBD"/>
    <w:rsid w:val="00C652A3"/>
    <w:rsid w:val="00C663BD"/>
    <w:rsid w:val="00C726D1"/>
    <w:rsid w:val="00C75D1E"/>
    <w:rsid w:val="00C76C96"/>
    <w:rsid w:val="00C80E8F"/>
    <w:rsid w:val="00C83502"/>
    <w:rsid w:val="00C86A3C"/>
    <w:rsid w:val="00C9179D"/>
    <w:rsid w:val="00C9280A"/>
    <w:rsid w:val="00C94356"/>
    <w:rsid w:val="00C96944"/>
    <w:rsid w:val="00C96CD2"/>
    <w:rsid w:val="00CA141F"/>
    <w:rsid w:val="00CA3614"/>
    <w:rsid w:val="00CA5BEB"/>
    <w:rsid w:val="00CA65B3"/>
    <w:rsid w:val="00CC3153"/>
    <w:rsid w:val="00CC3737"/>
    <w:rsid w:val="00CC65C7"/>
    <w:rsid w:val="00CD17CC"/>
    <w:rsid w:val="00CD19B6"/>
    <w:rsid w:val="00CD5703"/>
    <w:rsid w:val="00CE50E4"/>
    <w:rsid w:val="00CE52C8"/>
    <w:rsid w:val="00CE6876"/>
    <w:rsid w:val="00CF3577"/>
    <w:rsid w:val="00CF3DA8"/>
    <w:rsid w:val="00CF3EA0"/>
    <w:rsid w:val="00CF6D93"/>
    <w:rsid w:val="00D019ED"/>
    <w:rsid w:val="00D027A9"/>
    <w:rsid w:val="00D03404"/>
    <w:rsid w:val="00D03B3C"/>
    <w:rsid w:val="00D04C8B"/>
    <w:rsid w:val="00D04D63"/>
    <w:rsid w:val="00D05E76"/>
    <w:rsid w:val="00D10B86"/>
    <w:rsid w:val="00D10D89"/>
    <w:rsid w:val="00D15044"/>
    <w:rsid w:val="00D16A7E"/>
    <w:rsid w:val="00D23BC6"/>
    <w:rsid w:val="00D32762"/>
    <w:rsid w:val="00D37C12"/>
    <w:rsid w:val="00D41995"/>
    <w:rsid w:val="00D41E5E"/>
    <w:rsid w:val="00D43DD8"/>
    <w:rsid w:val="00D4715A"/>
    <w:rsid w:val="00D473B0"/>
    <w:rsid w:val="00D53A97"/>
    <w:rsid w:val="00D54349"/>
    <w:rsid w:val="00D54382"/>
    <w:rsid w:val="00D56E28"/>
    <w:rsid w:val="00D57534"/>
    <w:rsid w:val="00D641D8"/>
    <w:rsid w:val="00D678DB"/>
    <w:rsid w:val="00D70C1B"/>
    <w:rsid w:val="00D730E6"/>
    <w:rsid w:val="00D7368E"/>
    <w:rsid w:val="00D745F5"/>
    <w:rsid w:val="00D80C8A"/>
    <w:rsid w:val="00D90B4D"/>
    <w:rsid w:val="00D91303"/>
    <w:rsid w:val="00D9357C"/>
    <w:rsid w:val="00D962E1"/>
    <w:rsid w:val="00DA0DA1"/>
    <w:rsid w:val="00DA3F3C"/>
    <w:rsid w:val="00DA5998"/>
    <w:rsid w:val="00DB1579"/>
    <w:rsid w:val="00DB19AA"/>
    <w:rsid w:val="00DB5656"/>
    <w:rsid w:val="00DB5D98"/>
    <w:rsid w:val="00DC3F8D"/>
    <w:rsid w:val="00DC40D6"/>
    <w:rsid w:val="00DC47CE"/>
    <w:rsid w:val="00DC7347"/>
    <w:rsid w:val="00DD17A1"/>
    <w:rsid w:val="00DD2C98"/>
    <w:rsid w:val="00DD7140"/>
    <w:rsid w:val="00DE0F3A"/>
    <w:rsid w:val="00DE2C1D"/>
    <w:rsid w:val="00DE376B"/>
    <w:rsid w:val="00DE425E"/>
    <w:rsid w:val="00DE52FA"/>
    <w:rsid w:val="00DE548D"/>
    <w:rsid w:val="00DEC1B0"/>
    <w:rsid w:val="00DF0F07"/>
    <w:rsid w:val="00DF3512"/>
    <w:rsid w:val="00DF54E5"/>
    <w:rsid w:val="00DF57CA"/>
    <w:rsid w:val="00E0244A"/>
    <w:rsid w:val="00E05C8E"/>
    <w:rsid w:val="00E142AD"/>
    <w:rsid w:val="00E14B3E"/>
    <w:rsid w:val="00E22164"/>
    <w:rsid w:val="00E30FF0"/>
    <w:rsid w:val="00E3497B"/>
    <w:rsid w:val="00E40957"/>
    <w:rsid w:val="00E43251"/>
    <w:rsid w:val="00E47452"/>
    <w:rsid w:val="00E54ED5"/>
    <w:rsid w:val="00E5717C"/>
    <w:rsid w:val="00E616ED"/>
    <w:rsid w:val="00E6497E"/>
    <w:rsid w:val="00E73A11"/>
    <w:rsid w:val="00E747EB"/>
    <w:rsid w:val="00E751AE"/>
    <w:rsid w:val="00E76A9E"/>
    <w:rsid w:val="00E864E4"/>
    <w:rsid w:val="00E874CD"/>
    <w:rsid w:val="00E902FB"/>
    <w:rsid w:val="00E93309"/>
    <w:rsid w:val="00E93B4A"/>
    <w:rsid w:val="00E965D7"/>
    <w:rsid w:val="00E96754"/>
    <w:rsid w:val="00E967D4"/>
    <w:rsid w:val="00EA01B4"/>
    <w:rsid w:val="00EA1803"/>
    <w:rsid w:val="00EA6117"/>
    <w:rsid w:val="00EA6B09"/>
    <w:rsid w:val="00EA7321"/>
    <w:rsid w:val="00EA780E"/>
    <w:rsid w:val="00EB308A"/>
    <w:rsid w:val="00EB32E0"/>
    <w:rsid w:val="00EB3401"/>
    <w:rsid w:val="00EB695F"/>
    <w:rsid w:val="00EC3237"/>
    <w:rsid w:val="00EC3971"/>
    <w:rsid w:val="00EC3A16"/>
    <w:rsid w:val="00EC3C04"/>
    <w:rsid w:val="00EC4D15"/>
    <w:rsid w:val="00EC7E95"/>
    <w:rsid w:val="00ED11E2"/>
    <w:rsid w:val="00ED1495"/>
    <w:rsid w:val="00EE337E"/>
    <w:rsid w:val="00EE4E4C"/>
    <w:rsid w:val="00EE6734"/>
    <w:rsid w:val="00EE7E1D"/>
    <w:rsid w:val="00EF1419"/>
    <w:rsid w:val="00EF1EC6"/>
    <w:rsid w:val="00EF4848"/>
    <w:rsid w:val="00F02CAA"/>
    <w:rsid w:val="00F02EEB"/>
    <w:rsid w:val="00F04937"/>
    <w:rsid w:val="00F04E71"/>
    <w:rsid w:val="00F0643C"/>
    <w:rsid w:val="00F06F2C"/>
    <w:rsid w:val="00F0747D"/>
    <w:rsid w:val="00F11A0C"/>
    <w:rsid w:val="00F13AC3"/>
    <w:rsid w:val="00F1444E"/>
    <w:rsid w:val="00F16E7D"/>
    <w:rsid w:val="00F22034"/>
    <w:rsid w:val="00F24254"/>
    <w:rsid w:val="00F25619"/>
    <w:rsid w:val="00F25855"/>
    <w:rsid w:val="00F26895"/>
    <w:rsid w:val="00F312C1"/>
    <w:rsid w:val="00F31B8B"/>
    <w:rsid w:val="00F406EF"/>
    <w:rsid w:val="00F417C9"/>
    <w:rsid w:val="00F42658"/>
    <w:rsid w:val="00F51155"/>
    <w:rsid w:val="00F54ED8"/>
    <w:rsid w:val="00F567C6"/>
    <w:rsid w:val="00F62221"/>
    <w:rsid w:val="00F62F4C"/>
    <w:rsid w:val="00F63599"/>
    <w:rsid w:val="00F65E37"/>
    <w:rsid w:val="00F65F74"/>
    <w:rsid w:val="00F70BDD"/>
    <w:rsid w:val="00F71878"/>
    <w:rsid w:val="00F73D06"/>
    <w:rsid w:val="00F75778"/>
    <w:rsid w:val="00F75A74"/>
    <w:rsid w:val="00F771FA"/>
    <w:rsid w:val="00F81210"/>
    <w:rsid w:val="00F81924"/>
    <w:rsid w:val="00F82748"/>
    <w:rsid w:val="00F85535"/>
    <w:rsid w:val="00F85FD0"/>
    <w:rsid w:val="00F87770"/>
    <w:rsid w:val="00F92755"/>
    <w:rsid w:val="00F95ED7"/>
    <w:rsid w:val="00F96F81"/>
    <w:rsid w:val="00F9723B"/>
    <w:rsid w:val="00F9743F"/>
    <w:rsid w:val="00F97F19"/>
    <w:rsid w:val="00FA0B1C"/>
    <w:rsid w:val="00FA4B85"/>
    <w:rsid w:val="00FA5518"/>
    <w:rsid w:val="00FA5687"/>
    <w:rsid w:val="00FB2AD7"/>
    <w:rsid w:val="00FB4989"/>
    <w:rsid w:val="00FB522B"/>
    <w:rsid w:val="00FB5C5A"/>
    <w:rsid w:val="00FC1A04"/>
    <w:rsid w:val="00FC6D3B"/>
    <w:rsid w:val="00FD1A33"/>
    <w:rsid w:val="00FD302E"/>
    <w:rsid w:val="00FE1D62"/>
    <w:rsid w:val="00FE2E12"/>
    <w:rsid w:val="00FE5015"/>
    <w:rsid w:val="00FF1296"/>
    <w:rsid w:val="00FF30D6"/>
    <w:rsid w:val="00FF764C"/>
    <w:rsid w:val="013C819F"/>
    <w:rsid w:val="021C6C33"/>
    <w:rsid w:val="04B86E18"/>
    <w:rsid w:val="052E4F3D"/>
    <w:rsid w:val="058DE0EF"/>
    <w:rsid w:val="0751AC93"/>
    <w:rsid w:val="078C69DC"/>
    <w:rsid w:val="08DC7031"/>
    <w:rsid w:val="090E55A5"/>
    <w:rsid w:val="09A191C3"/>
    <w:rsid w:val="09AA3444"/>
    <w:rsid w:val="0A772A36"/>
    <w:rsid w:val="0A910C68"/>
    <w:rsid w:val="0B590219"/>
    <w:rsid w:val="0BCA417F"/>
    <w:rsid w:val="0C7FD3DB"/>
    <w:rsid w:val="0D9933B7"/>
    <w:rsid w:val="0DB53DCA"/>
    <w:rsid w:val="0E53FC82"/>
    <w:rsid w:val="0E5B630A"/>
    <w:rsid w:val="0E8042A9"/>
    <w:rsid w:val="0EDB5CF4"/>
    <w:rsid w:val="0F4A7B1A"/>
    <w:rsid w:val="11677052"/>
    <w:rsid w:val="11B44CD8"/>
    <w:rsid w:val="11FF43D9"/>
    <w:rsid w:val="12E82561"/>
    <w:rsid w:val="143F60AA"/>
    <w:rsid w:val="1598492F"/>
    <w:rsid w:val="15A8DF99"/>
    <w:rsid w:val="15C97F0F"/>
    <w:rsid w:val="15EF2B8A"/>
    <w:rsid w:val="169F6937"/>
    <w:rsid w:val="16B283B5"/>
    <w:rsid w:val="17ADE583"/>
    <w:rsid w:val="183287DD"/>
    <w:rsid w:val="19736EA0"/>
    <w:rsid w:val="1A31E369"/>
    <w:rsid w:val="1BC9F11D"/>
    <w:rsid w:val="1C855D21"/>
    <w:rsid w:val="1CAE2FE2"/>
    <w:rsid w:val="1E75546E"/>
    <w:rsid w:val="1EE2DE49"/>
    <w:rsid w:val="1F8CFEB4"/>
    <w:rsid w:val="1FA5212A"/>
    <w:rsid w:val="1FB01202"/>
    <w:rsid w:val="2067AD9F"/>
    <w:rsid w:val="208252D1"/>
    <w:rsid w:val="20AB5170"/>
    <w:rsid w:val="20FC54BA"/>
    <w:rsid w:val="2140C929"/>
    <w:rsid w:val="2190E8F5"/>
    <w:rsid w:val="2200D69B"/>
    <w:rsid w:val="23AB426C"/>
    <w:rsid w:val="248377B5"/>
    <w:rsid w:val="24A34A0B"/>
    <w:rsid w:val="25B0B932"/>
    <w:rsid w:val="25F8AE4E"/>
    <w:rsid w:val="268DAB00"/>
    <w:rsid w:val="26C36491"/>
    <w:rsid w:val="26F76FA3"/>
    <w:rsid w:val="273169E2"/>
    <w:rsid w:val="2768761E"/>
    <w:rsid w:val="27A828AE"/>
    <w:rsid w:val="27AFF1DA"/>
    <w:rsid w:val="27D62F10"/>
    <w:rsid w:val="28DC7BC1"/>
    <w:rsid w:val="292B21C4"/>
    <w:rsid w:val="29460814"/>
    <w:rsid w:val="299D825D"/>
    <w:rsid w:val="29BB394B"/>
    <w:rsid w:val="29D3676A"/>
    <w:rsid w:val="2CF55C27"/>
    <w:rsid w:val="2D69C546"/>
    <w:rsid w:val="2DB5951F"/>
    <w:rsid w:val="2DC075A4"/>
    <w:rsid w:val="2EF11857"/>
    <w:rsid w:val="315DABCF"/>
    <w:rsid w:val="32563F95"/>
    <w:rsid w:val="331A289C"/>
    <w:rsid w:val="34910D99"/>
    <w:rsid w:val="34A4DC3C"/>
    <w:rsid w:val="34AE45F4"/>
    <w:rsid w:val="35F7381F"/>
    <w:rsid w:val="361121C9"/>
    <w:rsid w:val="365A9C6D"/>
    <w:rsid w:val="36BEFCDE"/>
    <w:rsid w:val="37E67BEA"/>
    <w:rsid w:val="3809FEE7"/>
    <w:rsid w:val="3964DD35"/>
    <w:rsid w:val="39D6E3B4"/>
    <w:rsid w:val="3A0C8316"/>
    <w:rsid w:val="3AA1A729"/>
    <w:rsid w:val="3AECA3AC"/>
    <w:rsid w:val="3BCF62C3"/>
    <w:rsid w:val="3BFABCF7"/>
    <w:rsid w:val="3C483B93"/>
    <w:rsid w:val="3CAB2FF1"/>
    <w:rsid w:val="3CC9D317"/>
    <w:rsid w:val="3D0B06C3"/>
    <w:rsid w:val="3D2D3C0A"/>
    <w:rsid w:val="3D368FBF"/>
    <w:rsid w:val="40AE249C"/>
    <w:rsid w:val="41090F7B"/>
    <w:rsid w:val="414E6CB4"/>
    <w:rsid w:val="41C06BFB"/>
    <w:rsid w:val="421F973B"/>
    <w:rsid w:val="42822F9C"/>
    <w:rsid w:val="439916A0"/>
    <w:rsid w:val="4479F691"/>
    <w:rsid w:val="447E987B"/>
    <w:rsid w:val="44AE9E39"/>
    <w:rsid w:val="44D077F0"/>
    <w:rsid w:val="452CE9E3"/>
    <w:rsid w:val="452FECDC"/>
    <w:rsid w:val="456B9232"/>
    <w:rsid w:val="47055A87"/>
    <w:rsid w:val="477FC3FF"/>
    <w:rsid w:val="47B7ACBC"/>
    <w:rsid w:val="47C4F3EF"/>
    <w:rsid w:val="48304A10"/>
    <w:rsid w:val="487F9550"/>
    <w:rsid w:val="4889BAA6"/>
    <w:rsid w:val="4A8DF301"/>
    <w:rsid w:val="4AD865EE"/>
    <w:rsid w:val="4B974945"/>
    <w:rsid w:val="4BFF0454"/>
    <w:rsid w:val="4C0534C2"/>
    <w:rsid w:val="4CE00B88"/>
    <w:rsid w:val="4D552606"/>
    <w:rsid w:val="4E6DB171"/>
    <w:rsid w:val="5077E2C8"/>
    <w:rsid w:val="5118E7E3"/>
    <w:rsid w:val="516697D4"/>
    <w:rsid w:val="51B57790"/>
    <w:rsid w:val="522491C6"/>
    <w:rsid w:val="53589090"/>
    <w:rsid w:val="549C00C1"/>
    <w:rsid w:val="559B52A2"/>
    <w:rsid w:val="55D150ED"/>
    <w:rsid w:val="5610ADB8"/>
    <w:rsid w:val="573A8B7F"/>
    <w:rsid w:val="576C71FA"/>
    <w:rsid w:val="58E26ED8"/>
    <w:rsid w:val="5902B5F2"/>
    <w:rsid w:val="591C1E36"/>
    <w:rsid w:val="5A6DDFD4"/>
    <w:rsid w:val="5B395647"/>
    <w:rsid w:val="5BC7EAE7"/>
    <w:rsid w:val="5C1B0047"/>
    <w:rsid w:val="5C787B15"/>
    <w:rsid w:val="5C983D70"/>
    <w:rsid w:val="5CF5B3FD"/>
    <w:rsid w:val="5D2E6DA3"/>
    <w:rsid w:val="5E5D3969"/>
    <w:rsid w:val="5E8721AF"/>
    <w:rsid w:val="5F3DC233"/>
    <w:rsid w:val="5F9760C0"/>
    <w:rsid w:val="5FF5D77B"/>
    <w:rsid w:val="616E4D70"/>
    <w:rsid w:val="61F7CF88"/>
    <w:rsid w:val="62ED6EB9"/>
    <w:rsid w:val="62F37621"/>
    <w:rsid w:val="632438B2"/>
    <w:rsid w:val="6362BCA2"/>
    <w:rsid w:val="63AD7F4C"/>
    <w:rsid w:val="64204117"/>
    <w:rsid w:val="6421407D"/>
    <w:rsid w:val="654DE6D3"/>
    <w:rsid w:val="67D65C16"/>
    <w:rsid w:val="68E25572"/>
    <w:rsid w:val="694A2587"/>
    <w:rsid w:val="6998131C"/>
    <w:rsid w:val="6A48C19F"/>
    <w:rsid w:val="6C1E8E21"/>
    <w:rsid w:val="6CD4B9A5"/>
    <w:rsid w:val="6D3BBC17"/>
    <w:rsid w:val="6DF76EEC"/>
    <w:rsid w:val="6EADA13E"/>
    <w:rsid w:val="6F5A297D"/>
    <w:rsid w:val="6FE62D79"/>
    <w:rsid w:val="73B2B3CB"/>
    <w:rsid w:val="73B6B265"/>
    <w:rsid w:val="73CD6A10"/>
    <w:rsid w:val="742821B2"/>
    <w:rsid w:val="7467CB69"/>
    <w:rsid w:val="74D88B0B"/>
    <w:rsid w:val="750106DE"/>
    <w:rsid w:val="76592889"/>
    <w:rsid w:val="778F726A"/>
    <w:rsid w:val="77E984F9"/>
    <w:rsid w:val="785C8921"/>
    <w:rsid w:val="7982E208"/>
    <w:rsid w:val="7A97B32D"/>
    <w:rsid w:val="7B010CB7"/>
    <w:rsid w:val="7B3196B5"/>
    <w:rsid w:val="7BECAD02"/>
    <w:rsid w:val="7E01E8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8D0EE"/>
  <w15:chartTrackingRefBased/>
  <w15:docId w15:val="{86B1ABD7-2370-4C63-95BB-91461C304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B3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D1A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Heading3"/>
    <w:next w:val="Normal"/>
    <w:link w:val="Heading2Char"/>
    <w:uiPriority w:val="9"/>
    <w:unhideWhenUsed/>
    <w:qFormat/>
    <w:rsid w:val="000E697C"/>
    <w:pPr>
      <w:outlineLvl w:val="1"/>
    </w:pPr>
    <w:rPr>
      <w:rFonts w:asciiTheme="majorBidi" w:eastAsiaTheme="minorHAnsi" w:hAnsiTheme="majorBidi"/>
      <w:b/>
      <w:bCs/>
      <w:i/>
      <w:iCs/>
      <w:color w:val="0070C0"/>
      <w:sz w:val="36"/>
      <w:szCs w:val="36"/>
    </w:rPr>
  </w:style>
  <w:style w:type="paragraph" w:styleId="Heading3">
    <w:name w:val="heading 3"/>
    <w:basedOn w:val="Normal"/>
    <w:next w:val="Normal"/>
    <w:link w:val="Heading3Char"/>
    <w:uiPriority w:val="9"/>
    <w:unhideWhenUsed/>
    <w:qFormat/>
    <w:rsid w:val="00FD1A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D1A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D1A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D1A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D1A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D1A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D1A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A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E697C"/>
    <w:rPr>
      <w:rFonts w:asciiTheme="majorBidi" w:hAnsiTheme="majorBidi" w:cstheme="majorBidi"/>
      <w:b/>
      <w:bCs/>
      <w:i/>
      <w:iCs/>
      <w:color w:val="0070C0"/>
      <w:kern w:val="0"/>
      <w:sz w:val="36"/>
      <w:szCs w:val="36"/>
      <w14:ligatures w14:val="none"/>
    </w:rPr>
  </w:style>
  <w:style w:type="character" w:customStyle="1" w:styleId="Heading3Char">
    <w:name w:val="Heading 3 Char"/>
    <w:basedOn w:val="DefaultParagraphFont"/>
    <w:link w:val="Heading3"/>
    <w:uiPriority w:val="9"/>
    <w:rsid w:val="00FD1A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D1A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D1A33"/>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D1A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FD1A3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FD1A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FD1A33"/>
    <w:rPr>
      <w:rFonts w:eastAsiaTheme="majorEastAsia" w:cstheme="majorBidi"/>
      <w:color w:val="272727" w:themeColor="text1" w:themeTint="D8"/>
    </w:rPr>
  </w:style>
  <w:style w:type="paragraph" w:styleId="Title">
    <w:name w:val="Title"/>
    <w:basedOn w:val="Normal"/>
    <w:next w:val="Normal"/>
    <w:link w:val="TitleChar"/>
    <w:uiPriority w:val="10"/>
    <w:qFormat/>
    <w:rsid w:val="00FD1A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A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A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A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A33"/>
    <w:pPr>
      <w:spacing w:before="160"/>
      <w:jc w:val="center"/>
    </w:pPr>
    <w:rPr>
      <w:i/>
      <w:iCs/>
      <w:color w:val="404040" w:themeColor="text1" w:themeTint="BF"/>
    </w:rPr>
  </w:style>
  <w:style w:type="character" w:customStyle="1" w:styleId="QuoteChar">
    <w:name w:val="Quote Char"/>
    <w:basedOn w:val="DefaultParagraphFont"/>
    <w:link w:val="Quote"/>
    <w:uiPriority w:val="29"/>
    <w:rsid w:val="00FD1A33"/>
    <w:rPr>
      <w:i/>
      <w:iCs/>
      <w:color w:val="404040" w:themeColor="text1" w:themeTint="BF"/>
    </w:rPr>
  </w:style>
  <w:style w:type="paragraph" w:styleId="ListParagraph">
    <w:name w:val="List Paragraph"/>
    <w:basedOn w:val="Normal"/>
    <w:uiPriority w:val="34"/>
    <w:qFormat/>
    <w:rsid w:val="00FD1A33"/>
    <w:pPr>
      <w:ind w:left="720"/>
      <w:contextualSpacing/>
    </w:pPr>
  </w:style>
  <w:style w:type="character" w:styleId="IntenseEmphasis">
    <w:name w:val="Intense Emphasis"/>
    <w:basedOn w:val="DefaultParagraphFont"/>
    <w:uiPriority w:val="21"/>
    <w:qFormat/>
    <w:rsid w:val="00FD1A33"/>
    <w:rPr>
      <w:i/>
      <w:iCs/>
      <w:color w:val="2F5496" w:themeColor="accent1" w:themeShade="BF"/>
    </w:rPr>
  </w:style>
  <w:style w:type="paragraph" w:styleId="IntenseQuote">
    <w:name w:val="Intense Quote"/>
    <w:basedOn w:val="Normal"/>
    <w:next w:val="Normal"/>
    <w:link w:val="IntenseQuoteChar"/>
    <w:uiPriority w:val="30"/>
    <w:qFormat/>
    <w:rsid w:val="00FD1A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1A33"/>
    <w:rPr>
      <w:i/>
      <w:iCs/>
      <w:color w:val="2F5496" w:themeColor="accent1" w:themeShade="BF"/>
    </w:rPr>
  </w:style>
  <w:style w:type="character" w:styleId="IntenseReference">
    <w:name w:val="Intense Reference"/>
    <w:basedOn w:val="DefaultParagraphFont"/>
    <w:uiPriority w:val="32"/>
    <w:qFormat/>
    <w:rsid w:val="00FD1A33"/>
    <w:rPr>
      <w:b/>
      <w:bCs/>
      <w:smallCaps/>
      <w:color w:val="2F5496" w:themeColor="accent1" w:themeShade="BF"/>
      <w:spacing w:val="5"/>
    </w:rPr>
  </w:style>
  <w:style w:type="character" w:styleId="Emphasis">
    <w:name w:val="Emphasis"/>
    <w:basedOn w:val="DefaultParagraphFont"/>
    <w:uiPriority w:val="20"/>
    <w:qFormat/>
    <w:rsid w:val="00FD1A33"/>
    <w:rPr>
      <w:i/>
      <w:iCs/>
    </w:rPr>
  </w:style>
  <w:style w:type="paragraph" w:customStyle="1" w:styleId="Default">
    <w:name w:val="Default"/>
    <w:rsid w:val="00FD1A33"/>
    <w:pPr>
      <w:spacing w:after="0" w:line="240" w:lineRule="auto"/>
    </w:pPr>
    <w:rPr>
      <w:rFonts w:ascii="Helvetica" w:eastAsia="Arial Unicode MS" w:hAnsi="Helvetica" w:cs="Arial Unicode MS"/>
      <w:color w:val="000000"/>
      <w:kern w:val="0"/>
      <w:sz w:val="22"/>
      <w:szCs w:val="22"/>
      <w:u w:color="000000"/>
      <w14:ligatures w14:val="none"/>
    </w:rPr>
  </w:style>
  <w:style w:type="paragraph" w:styleId="BalloonText">
    <w:name w:val="Balloon Text"/>
    <w:basedOn w:val="Normal"/>
    <w:link w:val="BalloonTextChar"/>
    <w:uiPriority w:val="99"/>
    <w:semiHidden/>
    <w:unhideWhenUsed/>
    <w:rsid w:val="00FD1A33"/>
    <w:rPr>
      <w:sz w:val="18"/>
      <w:szCs w:val="18"/>
    </w:rPr>
  </w:style>
  <w:style w:type="character" w:customStyle="1" w:styleId="BalloonTextChar">
    <w:name w:val="Balloon Text Char"/>
    <w:basedOn w:val="DefaultParagraphFont"/>
    <w:link w:val="BalloonText"/>
    <w:uiPriority w:val="99"/>
    <w:semiHidden/>
    <w:rsid w:val="00FD1A33"/>
    <w:rPr>
      <w:rFonts w:ascii="Times New Roman" w:eastAsia="Times New Roman" w:hAnsi="Times New Roman" w:cs="Times New Roman"/>
      <w:kern w:val="0"/>
      <w:sz w:val="18"/>
      <w:szCs w:val="18"/>
      <w14:ligatures w14:val="none"/>
    </w:rPr>
  </w:style>
  <w:style w:type="character" w:styleId="Hyperlink">
    <w:name w:val="Hyperlink"/>
    <w:basedOn w:val="DefaultParagraphFont"/>
    <w:uiPriority w:val="99"/>
    <w:unhideWhenUsed/>
    <w:rsid w:val="00FD1A33"/>
    <w:rPr>
      <w:color w:val="0000FF"/>
      <w:u w:val="single"/>
    </w:rPr>
  </w:style>
  <w:style w:type="paragraph" w:styleId="TOCHeading">
    <w:name w:val="TOC Heading"/>
    <w:basedOn w:val="Heading1"/>
    <w:next w:val="Normal"/>
    <w:uiPriority w:val="39"/>
    <w:unhideWhenUsed/>
    <w:qFormat/>
    <w:rsid w:val="00FD1A33"/>
    <w:pPr>
      <w:spacing w:before="480" w:after="0" w:line="276" w:lineRule="auto"/>
      <w:outlineLvl w:val="9"/>
    </w:pPr>
    <w:rPr>
      <w:rFonts w:ascii="Times" w:hAnsi="Times" w:cs="Times New Roman"/>
      <w:b/>
      <w:bCs/>
      <w:sz w:val="28"/>
      <w:szCs w:val="28"/>
    </w:rPr>
  </w:style>
  <w:style w:type="paragraph" w:styleId="TOC1">
    <w:name w:val="toc 1"/>
    <w:basedOn w:val="Normal"/>
    <w:next w:val="Normal"/>
    <w:autoRedefine/>
    <w:uiPriority w:val="39"/>
    <w:unhideWhenUsed/>
    <w:rsid w:val="00FD1A33"/>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FD1A33"/>
    <w:pPr>
      <w:ind w:left="280"/>
    </w:pPr>
    <w:rPr>
      <w:rFonts w:asciiTheme="minorHAnsi" w:hAnsiTheme="minorHAnsi"/>
      <w:smallCaps/>
      <w:sz w:val="20"/>
      <w:szCs w:val="20"/>
    </w:rPr>
  </w:style>
  <w:style w:type="paragraph" w:styleId="TOC3">
    <w:name w:val="toc 3"/>
    <w:basedOn w:val="Normal"/>
    <w:next w:val="Normal"/>
    <w:autoRedefine/>
    <w:uiPriority w:val="39"/>
    <w:unhideWhenUsed/>
    <w:rsid w:val="00FD1A33"/>
    <w:pPr>
      <w:ind w:left="560"/>
    </w:pPr>
    <w:rPr>
      <w:rFonts w:asciiTheme="minorHAnsi" w:hAnsiTheme="minorHAnsi"/>
      <w:i/>
      <w:iCs/>
      <w:sz w:val="20"/>
      <w:szCs w:val="20"/>
    </w:rPr>
  </w:style>
  <w:style w:type="paragraph" w:styleId="TOC4">
    <w:name w:val="toc 4"/>
    <w:basedOn w:val="Normal"/>
    <w:next w:val="Normal"/>
    <w:autoRedefine/>
    <w:uiPriority w:val="39"/>
    <w:unhideWhenUsed/>
    <w:rsid w:val="00FD1A33"/>
    <w:pPr>
      <w:ind w:left="840"/>
    </w:pPr>
    <w:rPr>
      <w:rFonts w:asciiTheme="minorHAnsi" w:hAnsiTheme="minorHAnsi"/>
      <w:sz w:val="18"/>
      <w:szCs w:val="18"/>
    </w:rPr>
  </w:style>
  <w:style w:type="paragraph" w:styleId="TOC5">
    <w:name w:val="toc 5"/>
    <w:basedOn w:val="Normal"/>
    <w:next w:val="Normal"/>
    <w:autoRedefine/>
    <w:uiPriority w:val="39"/>
    <w:unhideWhenUsed/>
    <w:rsid w:val="00FD1A33"/>
    <w:pPr>
      <w:ind w:left="1120"/>
    </w:pPr>
    <w:rPr>
      <w:rFonts w:asciiTheme="minorHAnsi" w:hAnsiTheme="minorHAnsi"/>
      <w:sz w:val="18"/>
      <w:szCs w:val="18"/>
    </w:rPr>
  </w:style>
  <w:style w:type="paragraph" w:styleId="TOC6">
    <w:name w:val="toc 6"/>
    <w:basedOn w:val="Normal"/>
    <w:next w:val="Normal"/>
    <w:autoRedefine/>
    <w:uiPriority w:val="39"/>
    <w:unhideWhenUsed/>
    <w:rsid w:val="00FD1A33"/>
    <w:pPr>
      <w:ind w:left="1400"/>
    </w:pPr>
    <w:rPr>
      <w:rFonts w:asciiTheme="minorHAnsi" w:hAnsiTheme="minorHAnsi"/>
      <w:sz w:val="18"/>
      <w:szCs w:val="18"/>
    </w:rPr>
  </w:style>
  <w:style w:type="paragraph" w:styleId="TOC7">
    <w:name w:val="toc 7"/>
    <w:basedOn w:val="Normal"/>
    <w:next w:val="Normal"/>
    <w:autoRedefine/>
    <w:uiPriority w:val="39"/>
    <w:unhideWhenUsed/>
    <w:rsid w:val="00FD1A33"/>
    <w:pPr>
      <w:ind w:left="1680"/>
    </w:pPr>
    <w:rPr>
      <w:rFonts w:asciiTheme="minorHAnsi" w:hAnsiTheme="minorHAnsi"/>
      <w:sz w:val="18"/>
      <w:szCs w:val="18"/>
    </w:rPr>
  </w:style>
  <w:style w:type="paragraph" w:styleId="TOC8">
    <w:name w:val="toc 8"/>
    <w:basedOn w:val="Normal"/>
    <w:next w:val="Normal"/>
    <w:autoRedefine/>
    <w:uiPriority w:val="39"/>
    <w:unhideWhenUsed/>
    <w:rsid w:val="00FD1A33"/>
    <w:pPr>
      <w:ind w:left="1960"/>
    </w:pPr>
    <w:rPr>
      <w:rFonts w:asciiTheme="minorHAnsi" w:hAnsiTheme="minorHAnsi"/>
      <w:sz w:val="18"/>
      <w:szCs w:val="18"/>
    </w:rPr>
  </w:style>
  <w:style w:type="paragraph" w:styleId="TOC9">
    <w:name w:val="toc 9"/>
    <w:basedOn w:val="Normal"/>
    <w:next w:val="Normal"/>
    <w:autoRedefine/>
    <w:uiPriority w:val="39"/>
    <w:unhideWhenUsed/>
    <w:rsid w:val="00FD1A33"/>
    <w:pPr>
      <w:ind w:left="2240"/>
    </w:pPr>
    <w:rPr>
      <w:rFonts w:asciiTheme="minorHAnsi" w:hAnsiTheme="minorHAnsi"/>
      <w:sz w:val="18"/>
      <w:szCs w:val="18"/>
    </w:rPr>
  </w:style>
  <w:style w:type="character" w:styleId="FootnoteReference">
    <w:name w:val="footnote reference"/>
    <w:basedOn w:val="DefaultParagraphFont"/>
    <w:uiPriority w:val="99"/>
    <w:unhideWhenUsed/>
    <w:rsid w:val="00FD1A33"/>
    <w:rPr>
      <w:vertAlign w:val="superscript"/>
    </w:rPr>
  </w:style>
  <w:style w:type="character" w:customStyle="1" w:styleId="FootnoteTextChar">
    <w:name w:val="Footnote Text Char"/>
    <w:basedOn w:val="DefaultParagraphFont"/>
    <w:link w:val="FootnoteText"/>
    <w:rsid w:val="00FD1A33"/>
  </w:style>
  <w:style w:type="paragraph" w:styleId="FootnoteText">
    <w:name w:val="footnote text"/>
    <w:basedOn w:val="Normal"/>
    <w:link w:val="FootnoteTextChar"/>
    <w:unhideWhenUsed/>
    <w:rsid w:val="00FD1A33"/>
    <w:rPr>
      <w:rFonts w:asciiTheme="minorHAnsi" w:eastAsiaTheme="minorHAnsi" w:hAnsiTheme="minorHAnsi" w:cstheme="minorBidi"/>
      <w:kern w:val="2"/>
      <w14:ligatures w14:val="standardContextual"/>
    </w:rPr>
  </w:style>
  <w:style w:type="character" w:customStyle="1" w:styleId="FootnoteTextChar1">
    <w:name w:val="Footnote Text Char1"/>
    <w:basedOn w:val="DefaultParagraphFont"/>
    <w:uiPriority w:val="99"/>
    <w:semiHidden/>
    <w:rsid w:val="00FD1A33"/>
    <w:rPr>
      <w:rFonts w:ascii="Times New Roman" w:eastAsia="Times New Roman" w:hAnsi="Times New Roman" w:cs="Times New Roman"/>
      <w:kern w:val="0"/>
      <w:sz w:val="20"/>
      <w:szCs w:val="20"/>
      <w14:ligatures w14:val="none"/>
    </w:rPr>
  </w:style>
  <w:style w:type="character" w:customStyle="1" w:styleId="UnresolvedMention1">
    <w:name w:val="Unresolved Mention1"/>
    <w:basedOn w:val="DefaultParagraphFont"/>
    <w:uiPriority w:val="99"/>
    <w:semiHidden/>
    <w:unhideWhenUsed/>
    <w:rsid w:val="00FD1A33"/>
    <w:rPr>
      <w:color w:val="605E5C"/>
      <w:shd w:val="clear" w:color="auto" w:fill="E1DFDD"/>
    </w:rPr>
  </w:style>
  <w:style w:type="paragraph" w:styleId="Header">
    <w:name w:val="header"/>
    <w:basedOn w:val="Normal"/>
    <w:link w:val="HeaderChar"/>
    <w:uiPriority w:val="99"/>
    <w:unhideWhenUsed/>
    <w:rsid w:val="00FD1A33"/>
    <w:pPr>
      <w:tabs>
        <w:tab w:val="center" w:pos="4320"/>
        <w:tab w:val="right" w:pos="8640"/>
      </w:tabs>
    </w:pPr>
    <w:rPr>
      <w:color w:val="000000" w:themeColor="text1"/>
    </w:rPr>
  </w:style>
  <w:style w:type="character" w:customStyle="1" w:styleId="HeaderChar">
    <w:name w:val="Header Char"/>
    <w:basedOn w:val="DefaultParagraphFont"/>
    <w:link w:val="Header"/>
    <w:uiPriority w:val="99"/>
    <w:rsid w:val="00FD1A33"/>
    <w:rPr>
      <w:rFonts w:ascii="Times New Roman" w:eastAsia="Times New Roman" w:hAnsi="Times New Roman" w:cs="Times New Roman"/>
      <w:color w:val="000000" w:themeColor="text1"/>
      <w:kern w:val="0"/>
      <w14:ligatures w14:val="none"/>
    </w:rPr>
  </w:style>
  <w:style w:type="paragraph" w:styleId="Footer">
    <w:name w:val="footer"/>
    <w:basedOn w:val="Normal"/>
    <w:link w:val="FooterChar"/>
    <w:uiPriority w:val="99"/>
    <w:unhideWhenUsed/>
    <w:rsid w:val="00FD1A33"/>
    <w:pPr>
      <w:tabs>
        <w:tab w:val="center" w:pos="4320"/>
        <w:tab w:val="right" w:pos="8640"/>
      </w:tabs>
    </w:pPr>
    <w:rPr>
      <w:color w:val="000000" w:themeColor="text1"/>
    </w:rPr>
  </w:style>
  <w:style w:type="character" w:customStyle="1" w:styleId="FooterChar">
    <w:name w:val="Footer Char"/>
    <w:basedOn w:val="DefaultParagraphFont"/>
    <w:link w:val="Footer"/>
    <w:uiPriority w:val="99"/>
    <w:rsid w:val="00FD1A33"/>
    <w:rPr>
      <w:rFonts w:ascii="Times New Roman" w:eastAsia="Times New Roman" w:hAnsi="Times New Roman" w:cs="Times New Roman"/>
      <w:color w:val="000000" w:themeColor="text1"/>
      <w:kern w:val="0"/>
      <w14:ligatures w14:val="none"/>
    </w:rPr>
  </w:style>
  <w:style w:type="character" w:styleId="FollowedHyperlink">
    <w:name w:val="FollowedHyperlink"/>
    <w:basedOn w:val="DefaultParagraphFont"/>
    <w:uiPriority w:val="99"/>
    <w:semiHidden/>
    <w:unhideWhenUsed/>
    <w:rsid w:val="00FD1A33"/>
    <w:rPr>
      <w:color w:val="954F72" w:themeColor="followedHyperlink"/>
      <w:u w:val="single"/>
    </w:rPr>
  </w:style>
  <w:style w:type="character" w:styleId="UnresolvedMention">
    <w:name w:val="Unresolved Mention"/>
    <w:basedOn w:val="DefaultParagraphFont"/>
    <w:uiPriority w:val="99"/>
    <w:unhideWhenUsed/>
    <w:rsid w:val="00FD1A33"/>
    <w:rPr>
      <w:color w:val="605E5C"/>
      <w:shd w:val="clear" w:color="auto" w:fill="E1DFDD"/>
    </w:rPr>
  </w:style>
  <w:style w:type="character" w:styleId="CommentReference">
    <w:name w:val="annotation reference"/>
    <w:basedOn w:val="DefaultParagraphFont"/>
    <w:uiPriority w:val="99"/>
    <w:semiHidden/>
    <w:unhideWhenUsed/>
    <w:rsid w:val="00FD1A33"/>
    <w:rPr>
      <w:sz w:val="16"/>
      <w:szCs w:val="16"/>
    </w:rPr>
  </w:style>
  <w:style w:type="paragraph" w:styleId="CommentText">
    <w:name w:val="annotation text"/>
    <w:basedOn w:val="Normal"/>
    <w:link w:val="CommentTextChar"/>
    <w:uiPriority w:val="99"/>
    <w:unhideWhenUsed/>
    <w:rsid w:val="00FD1A33"/>
    <w:rPr>
      <w:rFonts w:ascii="SabondiacriticRoman" w:hAnsi="SabondiacriticRoman"/>
      <w:sz w:val="20"/>
      <w:szCs w:val="20"/>
    </w:rPr>
  </w:style>
  <w:style w:type="character" w:customStyle="1" w:styleId="CommentTextChar">
    <w:name w:val="Comment Text Char"/>
    <w:basedOn w:val="DefaultParagraphFont"/>
    <w:link w:val="CommentText"/>
    <w:uiPriority w:val="99"/>
    <w:rsid w:val="00FD1A33"/>
    <w:rPr>
      <w:rFonts w:ascii="SabondiacriticRoman" w:eastAsia="Times New Roman" w:hAnsi="SabondiacriticRoman" w:cs="Times New Roman"/>
      <w:kern w:val="0"/>
      <w:sz w:val="20"/>
      <w:szCs w:val="20"/>
      <w14:ligatures w14:val="none"/>
    </w:rPr>
  </w:style>
  <w:style w:type="character" w:styleId="Strong">
    <w:name w:val="Strong"/>
    <w:basedOn w:val="DefaultParagraphFont"/>
    <w:uiPriority w:val="22"/>
    <w:qFormat/>
    <w:rsid w:val="00FD1A33"/>
    <w:rPr>
      <w:b/>
      <w:bCs/>
    </w:rPr>
  </w:style>
  <w:style w:type="paragraph" w:customStyle="1" w:styleId="meanings-body">
    <w:name w:val="meanings-body"/>
    <w:basedOn w:val="Normal"/>
    <w:rsid w:val="00FD1A33"/>
    <w:pPr>
      <w:spacing w:before="100" w:beforeAutospacing="1" w:after="100" w:afterAutospacing="1"/>
    </w:pPr>
  </w:style>
  <w:style w:type="character" w:customStyle="1" w:styleId="apple-converted-space">
    <w:name w:val="apple-converted-space"/>
    <w:basedOn w:val="DefaultParagraphFont"/>
    <w:rsid w:val="00FD1A33"/>
  </w:style>
  <w:style w:type="table" w:customStyle="1" w:styleId="20">
    <w:name w:val="20"/>
    <w:basedOn w:val="TableNormal"/>
    <w:rsid w:val="00FD1A33"/>
    <w:pPr>
      <w:spacing w:after="0" w:line="240" w:lineRule="auto"/>
    </w:pPr>
    <w:rPr>
      <w:rFonts w:ascii="Times New Roman" w:eastAsia="Times New Roman" w:hAnsi="Times New Roman" w:cs="Times New Roman"/>
      <w:color w:val="000000"/>
      <w:kern w:val="0"/>
      <w:sz w:val="28"/>
      <w:szCs w:val="20"/>
      <w14:ligatures w14:val="none"/>
    </w:rPr>
    <w:tblPr>
      <w:tblStyleRowBandSize w:val="1"/>
      <w:tblStyleColBandSize w:val="1"/>
    </w:tblPr>
  </w:style>
  <w:style w:type="table" w:customStyle="1" w:styleId="17">
    <w:name w:val="17"/>
    <w:basedOn w:val="TableNormal"/>
    <w:rsid w:val="00FD1A33"/>
    <w:pPr>
      <w:spacing w:after="0" w:line="240" w:lineRule="auto"/>
    </w:pPr>
    <w:rPr>
      <w:rFonts w:ascii="Times New Roman" w:eastAsia="Times New Roman" w:hAnsi="Times New Roman" w:cs="Times New Roman"/>
      <w:color w:val="000000"/>
      <w:kern w:val="0"/>
      <w:sz w:val="28"/>
      <w:szCs w:val="20"/>
      <w14:ligatures w14:val="none"/>
    </w:rPr>
    <w:tblPr>
      <w:tblStyleRowBandSize w:val="1"/>
      <w:tblStyleColBandSize w:val="1"/>
    </w:tblPr>
  </w:style>
  <w:style w:type="table" w:customStyle="1" w:styleId="15">
    <w:name w:val="15"/>
    <w:basedOn w:val="TableNormal"/>
    <w:rsid w:val="00FD1A33"/>
    <w:pPr>
      <w:spacing w:after="0" w:line="240" w:lineRule="auto"/>
    </w:pPr>
    <w:rPr>
      <w:rFonts w:ascii="Times New Roman" w:eastAsia="Times New Roman" w:hAnsi="Times New Roman" w:cs="Times New Roman"/>
      <w:color w:val="000000"/>
      <w:kern w:val="0"/>
      <w:sz w:val="28"/>
      <w:szCs w:val="20"/>
      <w14:ligatures w14:val="none"/>
    </w:rPr>
    <w:tblPr>
      <w:tblStyleRowBandSize w:val="1"/>
      <w:tblStyleColBandSize w:val="1"/>
    </w:tblPr>
  </w:style>
  <w:style w:type="table" w:customStyle="1" w:styleId="11">
    <w:name w:val="11"/>
    <w:basedOn w:val="TableNormal"/>
    <w:rsid w:val="00FD1A33"/>
    <w:pPr>
      <w:spacing w:after="0" w:line="240" w:lineRule="auto"/>
    </w:pPr>
    <w:rPr>
      <w:rFonts w:ascii="Times New Roman" w:eastAsia="Times New Roman" w:hAnsi="Times New Roman" w:cs="Times New Roman"/>
      <w:color w:val="000000"/>
      <w:kern w:val="0"/>
      <w:sz w:val="28"/>
      <w:szCs w:val="20"/>
      <w14:ligatures w14:val="none"/>
    </w:rPr>
    <w:tblPr>
      <w:tblStyleRowBandSize w:val="1"/>
      <w:tblStyleColBandSize w:val="1"/>
    </w:tblPr>
  </w:style>
  <w:style w:type="table" w:customStyle="1" w:styleId="10">
    <w:name w:val="10"/>
    <w:basedOn w:val="TableNormal"/>
    <w:rsid w:val="00FD1A33"/>
    <w:pPr>
      <w:spacing w:after="0" w:line="240" w:lineRule="auto"/>
    </w:pPr>
    <w:rPr>
      <w:rFonts w:ascii="Times New Roman" w:eastAsia="Times New Roman" w:hAnsi="Times New Roman" w:cs="Times New Roman"/>
      <w:color w:val="000000"/>
      <w:kern w:val="0"/>
      <w:sz w:val="28"/>
      <w:szCs w:val="20"/>
      <w14:ligatures w14:val="none"/>
    </w:rPr>
    <w:tblPr>
      <w:tblStyleRowBandSize w:val="1"/>
      <w:tblStyleColBandSize w:val="1"/>
    </w:tblPr>
  </w:style>
  <w:style w:type="table" w:customStyle="1" w:styleId="9">
    <w:name w:val="9"/>
    <w:basedOn w:val="TableNormal"/>
    <w:rsid w:val="00FD1A33"/>
    <w:pPr>
      <w:spacing w:after="0" w:line="240" w:lineRule="auto"/>
    </w:pPr>
    <w:rPr>
      <w:rFonts w:ascii="Times New Roman" w:eastAsia="Times New Roman" w:hAnsi="Times New Roman" w:cs="Times New Roman"/>
      <w:color w:val="000000"/>
      <w:kern w:val="0"/>
      <w:sz w:val="28"/>
      <w:szCs w:val="20"/>
      <w14:ligatures w14:val="none"/>
    </w:rPr>
    <w:tblPr>
      <w:tblStyleRowBandSize w:val="1"/>
      <w:tblStyleColBandSize w:val="1"/>
    </w:tblPr>
  </w:style>
  <w:style w:type="character" w:customStyle="1" w:styleId="sdzsvb">
    <w:name w:val="sdzsvb"/>
    <w:basedOn w:val="DefaultParagraphFont"/>
    <w:rsid w:val="00FD1A33"/>
  </w:style>
  <w:style w:type="character" w:customStyle="1" w:styleId="lrdctmorebtn">
    <w:name w:val="lr_dct_more_btn"/>
    <w:basedOn w:val="DefaultParagraphFont"/>
    <w:rsid w:val="00FD1A33"/>
  </w:style>
  <w:style w:type="paragraph" w:customStyle="1" w:styleId="vmod1">
    <w:name w:val="vmod1"/>
    <w:basedOn w:val="Normal"/>
    <w:rsid w:val="00FD1A33"/>
    <w:pPr>
      <w:spacing w:before="100" w:beforeAutospacing="1" w:after="100" w:afterAutospacing="1"/>
    </w:pPr>
  </w:style>
  <w:style w:type="character" w:styleId="PageNumber">
    <w:name w:val="page number"/>
    <w:basedOn w:val="DefaultParagraphFont"/>
    <w:uiPriority w:val="99"/>
    <w:semiHidden/>
    <w:unhideWhenUsed/>
    <w:rsid w:val="00FD1A33"/>
  </w:style>
  <w:style w:type="paragraph" w:styleId="NormalWeb">
    <w:name w:val="Normal (Web)"/>
    <w:basedOn w:val="Normal"/>
    <w:uiPriority w:val="99"/>
    <w:unhideWhenUsed/>
    <w:rsid w:val="00FD1A33"/>
    <w:pPr>
      <w:spacing w:before="100" w:beforeAutospacing="1" w:after="100" w:afterAutospacing="1"/>
    </w:pPr>
  </w:style>
  <w:style w:type="paragraph" w:styleId="BodyText2">
    <w:name w:val="Body Text 2"/>
    <w:basedOn w:val="Normal"/>
    <w:link w:val="BodyText2Char"/>
    <w:rsid w:val="00FD1A33"/>
    <w:pPr>
      <w:widowControl w:val="0"/>
      <w:suppressAutoHyphens/>
      <w:autoSpaceDN w:val="0"/>
      <w:jc w:val="both"/>
      <w:textAlignment w:val="baseline"/>
    </w:pPr>
    <w:rPr>
      <w:rFonts w:ascii="Arial" w:eastAsia="Arial" w:hAnsi="Arial" w:cs="Arial"/>
      <w:kern w:val="3"/>
    </w:rPr>
  </w:style>
  <w:style w:type="character" w:customStyle="1" w:styleId="BodyText2Char">
    <w:name w:val="Body Text 2 Char"/>
    <w:basedOn w:val="DefaultParagraphFont"/>
    <w:link w:val="BodyText2"/>
    <w:rsid w:val="00FD1A33"/>
    <w:rPr>
      <w:rFonts w:ascii="Arial" w:eastAsia="Arial" w:hAnsi="Arial" w:cs="Arial"/>
      <w:kern w:val="3"/>
      <w14:ligatures w14:val="none"/>
    </w:rPr>
  </w:style>
  <w:style w:type="paragraph" w:styleId="BodyText3">
    <w:name w:val="Body Text 3"/>
    <w:basedOn w:val="Normal"/>
    <w:link w:val="BodyText3Char"/>
    <w:uiPriority w:val="99"/>
    <w:unhideWhenUsed/>
    <w:rsid w:val="00FD1A33"/>
    <w:pPr>
      <w:spacing w:after="120"/>
    </w:pPr>
    <w:rPr>
      <w:sz w:val="16"/>
      <w:szCs w:val="16"/>
    </w:rPr>
  </w:style>
  <w:style w:type="character" w:customStyle="1" w:styleId="BodyText3Char">
    <w:name w:val="Body Text 3 Char"/>
    <w:basedOn w:val="DefaultParagraphFont"/>
    <w:link w:val="BodyText3"/>
    <w:uiPriority w:val="99"/>
    <w:rsid w:val="00FD1A33"/>
    <w:rPr>
      <w:rFonts w:ascii="Times New Roman" w:eastAsia="Times New Roman" w:hAnsi="Times New Roman" w:cs="Times New Roman"/>
      <w:kern w:val="0"/>
      <w:sz w:val="16"/>
      <w:szCs w:val="16"/>
      <w14:ligatures w14:val="none"/>
    </w:rPr>
  </w:style>
  <w:style w:type="paragraph" w:customStyle="1" w:styleId="Standard">
    <w:name w:val="Standard"/>
    <w:rsid w:val="00FD1A33"/>
    <w:pPr>
      <w:widowControl w:val="0"/>
      <w:suppressAutoHyphens/>
      <w:autoSpaceDN w:val="0"/>
      <w:spacing w:after="0" w:line="240" w:lineRule="auto"/>
      <w:jc w:val="right"/>
      <w:textAlignment w:val="baseline"/>
    </w:pPr>
    <w:rPr>
      <w:rFonts w:ascii="Times New Roman" w:eastAsia="Tahoma" w:hAnsi="Times New Roman" w:cs="Tahoma"/>
      <w:kern w:val="3"/>
      <w:sz w:val="28"/>
      <w:szCs w:val="28"/>
      <w14:ligatures w14:val="none"/>
    </w:rPr>
  </w:style>
  <w:style w:type="numbering" w:customStyle="1" w:styleId="RTFNum5">
    <w:name w:val="RTF_Num 5"/>
    <w:basedOn w:val="NoList"/>
    <w:rsid w:val="00FD1A33"/>
  </w:style>
  <w:style w:type="character" w:customStyle="1" w:styleId="mw-headline">
    <w:name w:val="mw-headline"/>
    <w:basedOn w:val="DefaultParagraphFont"/>
    <w:rsid w:val="00FD1A33"/>
  </w:style>
  <w:style w:type="character" w:customStyle="1" w:styleId="mw-editsection">
    <w:name w:val="mw-editsection"/>
    <w:basedOn w:val="DefaultParagraphFont"/>
    <w:rsid w:val="00FD1A33"/>
  </w:style>
  <w:style w:type="character" w:customStyle="1" w:styleId="mw-editsection-bracket">
    <w:name w:val="mw-editsection-bracket"/>
    <w:basedOn w:val="DefaultParagraphFont"/>
    <w:rsid w:val="00FD1A33"/>
  </w:style>
  <w:style w:type="character" w:styleId="LineNumber">
    <w:name w:val="line number"/>
    <w:basedOn w:val="DefaultParagraphFont"/>
    <w:uiPriority w:val="99"/>
    <w:semiHidden/>
    <w:unhideWhenUsed/>
    <w:rsid w:val="00FD1A33"/>
  </w:style>
  <w:style w:type="paragraph" w:customStyle="1" w:styleId="PullQuote">
    <w:name w:val="Pull Quote"/>
    <w:basedOn w:val="Normal"/>
    <w:next w:val="Normal"/>
    <w:qFormat/>
    <w:rsid w:val="00FD1A33"/>
    <w:pPr>
      <w:spacing w:before="120" w:after="120"/>
      <w:ind w:left="1080" w:right="1080"/>
    </w:pPr>
    <w:rPr>
      <w:rFonts w:asciiTheme="majorBidi" w:hAnsiTheme="majorBidi" w:cstheme="majorBidi"/>
    </w:rPr>
  </w:style>
  <w:style w:type="character" w:customStyle="1" w:styleId="reftext">
    <w:name w:val="reftext"/>
    <w:basedOn w:val="DefaultParagraphFont"/>
    <w:rsid w:val="00FD1A33"/>
  </w:style>
  <w:style w:type="character" w:customStyle="1" w:styleId="highl">
    <w:name w:val="highl"/>
    <w:basedOn w:val="DefaultParagraphFont"/>
    <w:rsid w:val="00FD1A33"/>
  </w:style>
  <w:style w:type="character" w:customStyle="1" w:styleId="ipa">
    <w:name w:val="ipa"/>
    <w:basedOn w:val="DefaultParagraphFont"/>
    <w:rsid w:val="00FD1A33"/>
  </w:style>
  <w:style w:type="character" w:customStyle="1" w:styleId="fn">
    <w:name w:val="fn"/>
    <w:basedOn w:val="DefaultParagraphFont"/>
    <w:rsid w:val="00FD1A33"/>
  </w:style>
  <w:style w:type="character" w:customStyle="1" w:styleId="birthplace">
    <w:name w:val="birthplace"/>
    <w:basedOn w:val="DefaultParagraphFont"/>
    <w:rsid w:val="00FD1A33"/>
  </w:style>
  <w:style w:type="character" w:customStyle="1" w:styleId="deathplace">
    <w:name w:val="deathplace"/>
    <w:basedOn w:val="DefaultParagraphFont"/>
    <w:rsid w:val="00FD1A33"/>
  </w:style>
  <w:style w:type="character" w:customStyle="1" w:styleId="plainlinks">
    <w:name w:val="plainlinks"/>
    <w:basedOn w:val="DefaultParagraphFont"/>
    <w:rsid w:val="00FD1A33"/>
  </w:style>
  <w:style w:type="character" w:customStyle="1" w:styleId="latitude">
    <w:name w:val="latitude"/>
    <w:basedOn w:val="DefaultParagraphFont"/>
    <w:rsid w:val="00FD1A33"/>
  </w:style>
  <w:style w:type="character" w:customStyle="1" w:styleId="longitude">
    <w:name w:val="longitude"/>
    <w:basedOn w:val="DefaultParagraphFont"/>
    <w:rsid w:val="00FD1A33"/>
  </w:style>
  <w:style w:type="character" w:customStyle="1" w:styleId="nowrap">
    <w:name w:val="nowrap"/>
    <w:basedOn w:val="DefaultParagraphFont"/>
    <w:rsid w:val="00FD1A33"/>
  </w:style>
  <w:style w:type="character" w:customStyle="1" w:styleId="citation-needed-content">
    <w:name w:val="citation-needed-content"/>
    <w:basedOn w:val="DefaultParagraphFont"/>
    <w:rsid w:val="00FD1A33"/>
  </w:style>
  <w:style w:type="character" w:customStyle="1" w:styleId="sfrac">
    <w:name w:val="sfrac"/>
    <w:basedOn w:val="DefaultParagraphFont"/>
    <w:rsid w:val="00FD1A33"/>
  </w:style>
  <w:style w:type="character" w:customStyle="1" w:styleId="visualhide">
    <w:name w:val="visualhide"/>
    <w:basedOn w:val="DefaultParagraphFont"/>
    <w:rsid w:val="00FD1A33"/>
  </w:style>
  <w:style w:type="character" w:customStyle="1" w:styleId="noexcerpt">
    <w:name w:val="noexcerpt"/>
    <w:basedOn w:val="DefaultParagraphFont"/>
    <w:rsid w:val="00FD1A33"/>
  </w:style>
  <w:style w:type="paragraph" w:styleId="Revision">
    <w:name w:val="Revision"/>
    <w:hidden/>
    <w:uiPriority w:val="99"/>
    <w:semiHidden/>
    <w:rsid w:val="00FD1A33"/>
    <w:pPr>
      <w:spacing w:after="0" w:line="240" w:lineRule="auto"/>
    </w:pPr>
    <w:rPr>
      <w:rFonts w:ascii="Times New Roman" w:eastAsia="Times New Roman" w:hAnsi="Times New Roman" w:cs="Times New Roman"/>
      <w:kern w:val="0"/>
      <w:sz w:val="28"/>
      <w14:ligatures w14:val="none"/>
    </w:rPr>
  </w:style>
  <w:style w:type="character" w:customStyle="1" w:styleId="texhtml">
    <w:name w:val="texhtml"/>
    <w:basedOn w:val="DefaultParagraphFont"/>
    <w:rsid w:val="00FD1A33"/>
  </w:style>
  <w:style w:type="paragraph" w:styleId="CommentSubject">
    <w:name w:val="annotation subject"/>
    <w:basedOn w:val="CommentText"/>
    <w:next w:val="CommentText"/>
    <w:link w:val="CommentSubjectChar"/>
    <w:uiPriority w:val="99"/>
    <w:semiHidden/>
    <w:unhideWhenUsed/>
    <w:rsid w:val="00FD1A33"/>
    <w:rPr>
      <w:rFonts w:ascii="Times New Roman" w:hAnsi="Times New Roman"/>
      <w:b/>
      <w:bCs/>
      <w:color w:val="000000" w:themeColor="text1"/>
    </w:rPr>
  </w:style>
  <w:style w:type="character" w:customStyle="1" w:styleId="CommentSubjectChar">
    <w:name w:val="Comment Subject Char"/>
    <w:basedOn w:val="CommentTextChar"/>
    <w:link w:val="CommentSubject"/>
    <w:uiPriority w:val="99"/>
    <w:semiHidden/>
    <w:rsid w:val="00FD1A33"/>
    <w:rPr>
      <w:rFonts w:ascii="Times New Roman" w:eastAsia="Times New Roman" w:hAnsi="Times New Roman" w:cs="Times New Roman"/>
      <w:b/>
      <w:bCs/>
      <w:color w:val="000000" w:themeColor="text1"/>
      <w:kern w:val="0"/>
      <w:sz w:val="20"/>
      <w:szCs w:val="20"/>
      <w14:ligatures w14:val="none"/>
    </w:rPr>
  </w:style>
  <w:style w:type="character" w:customStyle="1" w:styleId="Emphasis1">
    <w:name w:val="Emphasis1"/>
    <w:basedOn w:val="DefaultParagraphFont"/>
    <w:rsid w:val="00FD1A33"/>
  </w:style>
  <w:style w:type="character" w:customStyle="1" w:styleId="thbullet-lvl2">
    <w:name w:val="thbullet-lvl2"/>
    <w:basedOn w:val="DefaultParagraphFont"/>
    <w:rsid w:val="00FD1A33"/>
  </w:style>
  <w:style w:type="character" w:customStyle="1" w:styleId="author-abbreviation">
    <w:name w:val="author-abbreviation"/>
    <w:basedOn w:val="DefaultParagraphFont"/>
    <w:rsid w:val="00FD1A33"/>
  </w:style>
  <w:style w:type="character" w:customStyle="1" w:styleId="gd">
    <w:name w:val="gd"/>
    <w:basedOn w:val="DefaultParagraphFont"/>
    <w:rsid w:val="00FD1A33"/>
  </w:style>
  <w:style w:type="character" w:customStyle="1" w:styleId="g3">
    <w:name w:val="g3"/>
    <w:basedOn w:val="DefaultParagraphFont"/>
    <w:rsid w:val="00FD1A33"/>
  </w:style>
  <w:style w:type="character" w:customStyle="1" w:styleId="hb">
    <w:name w:val="hb"/>
    <w:basedOn w:val="DefaultParagraphFont"/>
    <w:rsid w:val="00FD1A33"/>
  </w:style>
  <w:style w:type="character" w:customStyle="1" w:styleId="g2">
    <w:name w:val="g2"/>
    <w:basedOn w:val="DefaultParagraphFont"/>
    <w:rsid w:val="00FD1A33"/>
  </w:style>
  <w:style w:type="character" w:customStyle="1" w:styleId="etyl">
    <w:name w:val="etyl"/>
    <w:basedOn w:val="DefaultParagraphFont"/>
    <w:rsid w:val="00FD1A33"/>
  </w:style>
  <w:style w:type="character" w:customStyle="1" w:styleId="mention-gloss-paren">
    <w:name w:val="mention-gloss-paren"/>
    <w:basedOn w:val="DefaultParagraphFont"/>
    <w:rsid w:val="00FD1A33"/>
  </w:style>
  <w:style w:type="character" w:customStyle="1" w:styleId="mention-tr">
    <w:name w:val="mention-tr"/>
    <w:basedOn w:val="DefaultParagraphFont"/>
    <w:rsid w:val="00FD1A33"/>
  </w:style>
  <w:style w:type="character" w:customStyle="1" w:styleId="mention-gloss-double-quote">
    <w:name w:val="mention-gloss-double-quote"/>
    <w:basedOn w:val="DefaultParagraphFont"/>
    <w:rsid w:val="00FD1A33"/>
  </w:style>
  <w:style w:type="character" w:customStyle="1" w:styleId="mention-gloss">
    <w:name w:val="mention-gloss"/>
    <w:basedOn w:val="DefaultParagraphFont"/>
    <w:rsid w:val="00FD1A33"/>
  </w:style>
  <w:style w:type="character" w:customStyle="1" w:styleId="latn">
    <w:name w:val="latn"/>
    <w:basedOn w:val="DefaultParagraphFont"/>
    <w:rsid w:val="00FD1A33"/>
  </w:style>
  <w:style w:type="character" w:customStyle="1" w:styleId="uiqtextrenderedqtext">
    <w:name w:val="ui_qtext_rendered_qtext"/>
    <w:basedOn w:val="DefaultParagraphFont"/>
    <w:rsid w:val="00FD1A33"/>
  </w:style>
  <w:style w:type="character" w:customStyle="1" w:styleId="text-smallcaps">
    <w:name w:val="text-smallcaps"/>
    <w:basedOn w:val="DefaultParagraphFont"/>
    <w:rsid w:val="00FD1A33"/>
  </w:style>
  <w:style w:type="character" w:styleId="HTMLCite">
    <w:name w:val="HTML Cite"/>
    <w:basedOn w:val="DefaultParagraphFont"/>
    <w:uiPriority w:val="99"/>
    <w:semiHidden/>
    <w:unhideWhenUsed/>
    <w:rsid w:val="00FD1A33"/>
    <w:rPr>
      <w:i/>
      <w:iCs/>
    </w:rPr>
  </w:style>
  <w:style w:type="character" w:customStyle="1" w:styleId="w8qarf">
    <w:name w:val="w8qarf"/>
    <w:basedOn w:val="DefaultParagraphFont"/>
    <w:rsid w:val="00FD1A33"/>
  </w:style>
  <w:style w:type="character" w:customStyle="1" w:styleId="lrzxr">
    <w:name w:val="lrzxr"/>
    <w:basedOn w:val="DefaultParagraphFont"/>
    <w:rsid w:val="00FD1A33"/>
  </w:style>
  <w:style w:type="paragraph" w:styleId="HTMLPreformatted">
    <w:name w:val="HTML Preformatted"/>
    <w:basedOn w:val="Normal"/>
    <w:link w:val="HTMLPreformattedChar"/>
    <w:uiPriority w:val="99"/>
    <w:unhideWhenUsed/>
    <w:rsid w:val="00FD1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FD1A33"/>
    <w:rPr>
      <w:rFonts w:ascii="Courier New" w:eastAsia="Times New Roman" w:hAnsi="Courier New" w:cs="Courier New"/>
      <w:kern w:val="0"/>
      <w:sz w:val="20"/>
      <w:szCs w:val="20"/>
      <w14:ligatures w14:val="none"/>
    </w:rPr>
  </w:style>
  <w:style w:type="character" w:customStyle="1" w:styleId="script-hebrew">
    <w:name w:val="script-hebrew"/>
    <w:basedOn w:val="DefaultParagraphFont"/>
    <w:rsid w:val="00FD1A33"/>
  </w:style>
  <w:style w:type="paragraph" w:styleId="BodyTextIndent">
    <w:name w:val="Body Text Indent"/>
    <w:basedOn w:val="Normal"/>
    <w:link w:val="BodyTextIndentChar"/>
    <w:uiPriority w:val="99"/>
    <w:semiHidden/>
    <w:unhideWhenUsed/>
    <w:rsid w:val="00FD1A33"/>
    <w:pPr>
      <w:spacing w:after="120"/>
      <w:ind w:left="360"/>
    </w:pPr>
  </w:style>
  <w:style w:type="character" w:customStyle="1" w:styleId="BodyTextIndentChar">
    <w:name w:val="Body Text Indent Char"/>
    <w:basedOn w:val="DefaultParagraphFont"/>
    <w:link w:val="BodyTextIndent"/>
    <w:uiPriority w:val="99"/>
    <w:semiHidden/>
    <w:rsid w:val="00FD1A33"/>
    <w:rPr>
      <w:rFonts w:ascii="Times New Roman" w:eastAsia="Times New Roman" w:hAnsi="Times New Roman" w:cs="Times New Roman"/>
      <w:kern w:val="0"/>
      <w14:ligatures w14:val="none"/>
    </w:rPr>
  </w:style>
  <w:style w:type="character" w:customStyle="1" w:styleId="gp">
    <w:name w:val="gp"/>
    <w:basedOn w:val="DefaultParagraphFont"/>
    <w:rsid w:val="00FD1A33"/>
  </w:style>
  <w:style w:type="character" w:customStyle="1" w:styleId="rt-commentedtext">
    <w:name w:val="rt-commentedtext"/>
    <w:basedOn w:val="DefaultParagraphFont"/>
    <w:rsid w:val="00FD1A33"/>
  </w:style>
  <w:style w:type="character" w:customStyle="1" w:styleId="unicode">
    <w:name w:val="unicode"/>
    <w:basedOn w:val="DefaultParagraphFont"/>
    <w:rsid w:val="00FD1A33"/>
  </w:style>
  <w:style w:type="character" w:customStyle="1" w:styleId="headword-tr">
    <w:name w:val="headword-tr"/>
    <w:basedOn w:val="DefaultParagraphFont"/>
    <w:rsid w:val="00FD1A33"/>
  </w:style>
  <w:style w:type="character" w:customStyle="1" w:styleId="gender">
    <w:name w:val="gender"/>
    <w:basedOn w:val="DefaultParagraphFont"/>
    <w:rsid w:val="00FD1A33"/>
  </w:style>
  <w:style w:type="character" w:customStyle="1" w:styleId="form-of-definition">
    <w:name w:val="form-of-definition"/>
    <w:basedOn w:val="DefaultParagraphFont"/>
    <w:rsid w:val="00FD1A33"/>
  </w:style>
  <w:style w:type="character" w:customStyle="1" w:styleId="form-of-definition-link">
    <w:name w:val="form-of-definition-link"/>
    <w:basedOn w:val="DefaultParagraphFont"/>
    <w:rsid w:val="00FD1A33"/>
  </w:style>
  <w:style w:type="character" w:customStyle="1" w:styleId="e24kjd">
    <w:name w:val="e24kjd"/>
    <w:basedOn w:val="DefaultParagraphFont"/>
    <w:rsid w:val="00FD1A33"/>
  </w:style>
  <w:style w:type="paragraph" w:customStyle="1" w:styleId="Body">
    <w:name w:val="Body"/>
    <w:rsid w:val="00FD1A33"/>
    <w:pPr>
      <w:pBdr>
        <w:top w:val="nil"/>
        <w:left w:val="nil"/>
        <w:bottom w:val="nil"/>
        <w:right w:val="nil"/>
        <w:between w:val="nil"/>
        <w:bar w:val="nil"/>
      </w:pBdr>
      <w:spacing w:after="0" w:line="240" w:lineRule="auto"/>
    </w:pPr>
    <w:rPr>
      <w:rFonts w:ascii="Cambria" w:eastAsia="Cambria" w:hAnsi="Cambria" w:cs="Cambria"/>
      <w:color w:val="000000"/>
      <w:kern w:val="0"/>
      <w:u w:color="000000"/>
      <w:bdr w:val="nil"/>
      <w14:ligatures w14:val="none"/>
    </w:rPr>
  </w:style>
  <w:style w:type="character" w:customStyle="1" w:styleId="smartbodylead-in">
    <w:name w:val="smartbody__lead-in"/>
    <w:basedOn w:val="DefaultParagraphFont"/>
    <w:rsid w:val="00FD1A33"/>
  </w:style>
  <w:style w:type="numbering" w:customStyle="1" w:styleId="RTFNum7">
    <w:name w:val="RTF_Num 7"/>
    <w:basedOn w:val="NoList"/>
    <w:rsid w:val="00FD1A33"/>
  </w:style>
  <w:style w:type="paragraph" w:styleId="EndnoteText">
    <w:name w:val="endnote text"/>
    <w:basedOn w:val="Normal"/>
    <w:link w:val="EndnoteTextChar"/>
    <w:uiPriority w:val="99"/>
    <w:unhideWhenUsed/>
    <w:rsid w:val="00FD1A33"/>
    <w:rPr>
      <w:sz w:val="20"/>
      <w:szCs w:val="20"/>
    </w:rPr>
  </w:style>
  <w:style w:type="character" w:customStyle="1" w:styleId="EndnoteTextChar">
    <w:name w:val="Endnote Text Char"/>
    <w:basedOn w:val="DefaultParagraphFont"/>
    <w:link w:val="EndnoteText"/>
    <w:uiPriority w:val="99"/>
    <w:rsid w:val="00FD1A33"/>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unhideWhenUsed/>
    <w:rsid w:val="00FD1A33"/>
    <w:rPr>
      <w:vertAlign w:val="superscript"/>
    </w:rPr>
  </w:style>
  <w:style w:type="character" w:customStyle="1" w:styleId="ll">
    <w:name w:val="ll"/>
    <w:basedOn w:val="DefaultParagraphFont"/>
    <w:rsid w:val="00FD1A33"/>
  </w:style>
  <w:style w:type="character" w:customStyle="1" w:styleId="hatnote">
    <w:name w:val="hatnote"/>
    <w:basedOn w:val="DefaultParagraphFont"/>
    <w:rsid w:val="00FD1A33"/>
  </w:style>
  <w:style w:type="character" w:customStyle="1" w:styleId="nastaliq">
    <w:name w:val="nastaliq"/>
    <w:basedOn w:val="DefaultParagraphFont"/>
    <w:rsid w:val="00FD1A33"/>
  </w:style>
  <w:style w:type="paragraph" w:customStyle="1" w:styleId="f22z0e">
    <w:name w:val="f22z0e"/>
    <w:basedOn w:val="Normal"/>
    <w:rsid w:val="00FD1A33"/>
    <w:pPr>
      <w:spacing w:before="100" w:beforeAutospacing="1" w:after="100" w:afterAutospacing="1"/>
    </w:pPr>
  </w:style>
  <w:style w:type="character" w:customStyle="1" w:styleId="sj">
    <w:name w:val="sj"/>
    <w:basedOn w:val="DefaultParagraphFont"/>
    <w:rsid w:val="00FD1A33"/>
  </w:style>
  <w:style w:type="character" w:customStyle="1" w:styleId="df">
    <w:name w:val="df"/>
    <w:basedOn w:val="DefaultParagraphFont"/>
    <w:rsid w:val="00FD1A33"/>
  </w:style>
  <w:style w:type="character" w:customStyle="1" w:styleId="italic">
    <w:name w:val="italic"/>
    <w:basedOn w:val="DefaultParagraphFont"/>
    <w:rsid w:val="00FD1A33"/>
  </w:style>
  <w:style w:type="character" w:customStyle="1" w:styleId="ex">
    <w:name w:val="ex"/>
    <w:basedOn w:val="DefaultParagraphFont"/>
    <w:rsid w:val="00FD1A33"/>
  </w:style>
  <w:style w:type="character" w:customStyle="1" w:styleId="ff">
    <w:name w:val="ff"/>
    <w:basedOn w:val="DefaultParagraphFont"/>
    <w:rsid w:val="00FD1A33"/>
  </w:style>
  <w:style w:type="character" w:customStyle="1" w:styleId="trans">
    <w:name w:val="trans"/>
    <w:basedOn w:val="DefaultParagraphFont"/>
    <w:rsid w:val="00FD1A33"/>
  </w:style>
  <w:style w:type="character" w:customStyle="1" w:styleId="UnresolvedMention2">
    <w:name w:val="Unresolved Mention2"/>
    <w:basedOn w:val="DefaultParagraphFont"/>
    <w:uiPriority w:val="99"/>
    <w:unhideWhenUsed/>
    <w:rsid w:val="00FD1A33"/>
    <w:rPr>
      <w:color w:val="605E5C"/>
      <w:shd w:val="clear" w:color="auto" w:fill="E1DFDD"/>
    </w:rPr>
  </w:style>
  <w:style w:type="character" w:customStyle="1" w:styleId="Date1">
    <w:name w:val="Date1"/>
    <w:basedOn w:val="DefaultParagraphFont"/>
    <w:rsid w:val="00FD1A33"/>
  </w:style>
  <w:style w:type="character" w:customStyle="1" w:styleId="la">
    <w:name w:val="la"/>
    <w:basedOn w:val="DefaultParagraphFont"/>
    <w:rsid w:val="00FD1A33"/>
  </w:style>
  <w:style w:type="character" w:customStyle="1" w:styleId="q">
    <w:name w:val="q"/>
    <w:basedOn w:val="DefaultParagraphFont"/>
    <w:rsid w:val="00FD1A33"/>
  </w:style>
  <w:style w:type="character" w:customStyle="1" w:styleId="mw-collapsible-toggle">
    <w:name w:val="mw-collapsible-toggle"/>
    <w:basedOn w:val="DefaultParagraphFont"/>
    <w:rsid w:val="00FD1A33"/>
  </w:style>
  <w:style w:type="paragraph" w:customStyle="1" w:styleId="nv-view">
    <w:name w:val="nv-view"/>
    <w:basedOn w:val="Normal"/>
    <w:rsid w:val="00FD1A33"/>
    <w:pPr>
      <w:spacing w:before="100" w:beforeAutospacing="1" w:after="100" w:afterAutospacing="1"/>
    </w:pPr>
  </w:style>
  <w:style w:type="paragraph" w:customStyle="1" w:styleId="nv-talk">
    <w:name w:val="nv-talk"/>
    <w:basedOn w:val="Normal"/>
    <w:rsid w:val="00FD1A33"/>
    <w:pPr>
      <w:spacing w:before="100" w:beforeAutospacing="1" w:after="100" w:afterAutospacing="1"/>
    </w:pPr>
  </w:style>
  <w:style w:type="paragraph" w:customStyle="1" w:styleId="nv-edit">
    <w:name w:val="nv-edit"/>
    <w:basedOn w:val="Normal"/>
    <w:rsid w:val="00FD1A33"/>
    <w:pPr>
      <w:spacing w:before="100" w:beforeAutospacing="1" w:after="100" w:afterAutospacing="1"/>
    </w:pPr>
  </w:style>
  <w:style w:type="paragraph" w:customStyle="1" w:styleId="short">
    <w:name w:val="short"/>
    <w:basedOn w:val="Normal"/>
    <w:rsid w:val="00FD1A33"/>
    <w:pPr>
      <w:spacing w:before="100" w:beforeAutospacing="1" w:after="100" w:afterAutospacing="1"/>
    </w:pPr>
  </w:style>
  <w:style w:type="paragraph" w:customStyle="1" w:styleId="long">
    <w:name w:val="long"/>
    <w:basedOn w:val="Normal"/>
    <w:rsid w:val="00FD1A33"/>
    <w:pPr>
      <w:spacing w:before="100" w:beforeAutospacing="1" w:after="100" w:afterAutospacing="1"/>
    </w:pPr>
  </w:style>
  <w:style w:type="paragraph" w:styleId="PlainText">
    <w:name w:val="Plain Text"/>
    <w:basedOn w:val="Normal"/>
    <w:link w:val="PlainTextChar"/>
    <w:rsid w:val="00FD1A33"/>
    <w:pPr>
      <w:autoSpaceDE w:val="0"/>
      <w:autoSpaceDN w:val="0"/>
      <w:jc w:val="right"/>
    </w:pPr>
    <w:rPr>
      <w:rFonts w:ascii="Courier New" w:hAnsi="Courier New"/>
      <w:sz w:val="20"/>
      <w:szCs w:val="20"/>
    </w:rPr>
  </w:style>
  <w:style w:type="character" w:customStyle="1" w:styleId="PlainTextChar">
    <w:name w:val="Plain Text Char"/>
    <w:basedOn w:val="DefaultParagraphFont"/>
    <w:link w:val="PlainText"/>
    <w:rsid w:val="00FD1A33"/>
    <w:rPr>
      <w:rFonts w:ascii="Courier New" w:eastAsia="Times New Roman" w:hAnsi="Courier New" w:cs="Times New Roman"/>
      <w:kern w:val="0"/>
      <w:sz w:val="20"/>
      <w:szCs w:val="20"/>
      <w14:ligatures w14:val="none"/>
    </w:rPr>
  </w:style>
  <w:style w:type="character" w:customStyle="1" w:styleId="articletitle">
    <w:name w:val="articletitle"/>
    <w:basedOn w:val="DefaultParagraphFont"/>
    <w:rsid w:val="00FD1A33"/>
  </w:style>
  <w:style w:type="character" w:customStyle="1" w:styleId="jpfdse">
    <w:name w:val="jpfdse"/>
    <w:basedOn w:val="DefaultParagraphFont"/>
    <w:rsid w:val="00FD1A33"/>
  </w:style>
  <w:style w:type="character" w:customStyle="1" w:styleId="text">
    <w:name w:val="text"/>
    <w:basedOn w:val="DefaultParagraphFont"/>
    <w:rsid w:val="00FD1A33"/>
  </w:style>
  <w:style w:type="character" w:customStyle="1" w:styleId="tr">
    <w:name w:val="tr"/>
    <w:basedOn w:val="DefaultParagraphFont"/>
    <w:rsid w:val="00FD1A33"/>
  </w:style>
  <w:style w:type="character" w:customStyle="1" w:styleId="smallcaps">
    <w:name w:val="smallcaps"/>
    <w:basedOn w:val="DefaultParagraphFont"/>
    <w:rsid w:val="00FD1A33"/>
  </w:style>
  <w:style w:type="character" w:customStyle="1" w:styleId="xrg">
    <w:name w:val="xrg"/>
    <w:basedOn w:val="DefaultParagraphFont"/>
    <w:rsid w:val="00FD1A33"/>
  </w:style>
  <w:style w:type="character" w:customStyle="1" w:styleId="xr">
    <w:name w:val="xr"/>
    <w:basedOn w:val="DefaultParagraphFont"/>
    <w:rsid w:val="00FD1A33"/>
  </w:style>
  <w:style w:type="character" w:customStyle="1" w:styleId="bbcsize">
    <w:name w:val="bbc_size"/>
    <w:basedOn w:val="DefaultParagraphFont"/>
    <w:rsid w:val="00FD1A33"/>
  </w:style>
  <w:style w:type="character" w:customStyle="1" w:styleId="hqtoggle">
    <w:name w:val="hqtoggle"/>
    <w:basedOn w:val="DefaultParagraphFont"/>
    <w:rsid w:val="00FD1A33"/>
  </w:style>
  <w:style w:type="character" w:customStyle="1" w:styleId="e-translation">
    <w:name w:val="e-translation"/>
    <w:basedOn w:val="DefaultParagraphFont"/>
    <w:rsid w:val="00FD1A33"/>
  </w:style>
  <w:style w:type="character" w:customStyle="1" w:styleId="nyms">
    <w:name w:val="nyms"/>
    <w:basedOn w:val="DefaultParagraphFont"/>
    <w:rsid w:val="00FD1A33"/>
  </w:style>
  <w:style w:type="character" w:customStyle="1" w:styleId="defdate">
    <w:name w:val="defdate"/>
    <w:basedOn w:val="DefaultParagraphFont"/>
    <w:rsid w:val="00FD1A33"/>
  </w:style>
  <w:style w:type="character" w:customStyle="1" w:styleId="ib-brac">
    <w:name w:val="ib-brac"/>
    <w:basedOn w:val="DefaultParagraphFont"/>
    <w:rsid w:val="00FD1A33"/>
  </w:style>
  <w:style w:type="character" w:customStyle="1" w:styleId="ib-content">
    <w:name w:val="ib-content"/>
    <w:basedOn w:val="DefaultParagraphFont"/>
    <w:rsid w:val="00FD1A33"/>
  </w:style>
  <w:style w:type="character" w:customStyle="1" w:styleId="ib-colon">
    <w:name w:val="ib-colon"/>
    <w:basedOn w:val="DefaultParagraphFont"/>
    <w:rsid w:val="00FD1A33"/>
  </w:style>
  <w:style w:type="character" w:customStyle="1" w:styleId="gloss-brac">
    <w:name w:val="gloss-brac"/>
    <w:basedOn w:val="DefaultParagraphFont"/>
    <w:rsid w:val="00FD1A33"/>
  </w:style>
  <w:style w:type="character" w:customStyle="1" w:styleId="gloss-content">
    <w:name w:val="gloss-content"/>
    <w:basedOn w:val="DefaultParagraphFont"/>
    <w:rsid w:val="00FD1A33"/>
  </w:style>
  <w:style w:type="character" w:customStyle="1" w:styleId="Date2">
    <w:name w:val="Date2"/>
    <w:basedOn w:val="DefaultParagraphFont"/>
    <w:rsid w:val="00FD1A33"/>
  </w:style>
  <w:style w:type="character" w:customStyle="1" w:styleId="hw">
    <w:name w:val="hw"/>
    <w:basedOn w:val="DefaultParagraphFont"/>
    <w:rsid w:val="00FD1A33"/>
  </w:style>
  <w:style w:type="character" w:customStyle="1" w:styleId="prx">
    <w:name w:val="prx"/>
    <w:basedOn w:val="DefaultParagraphFont"/>
    <w:rsid w:val="00FD1A33"/>
  </w:style>
  <w:style w:type="character" w:customStyle="1" w:styleId="ph">
    <w:name w:val="ph"/>
    <w:basedOn w:val="DefaultParagraphFont"/>
    <w:rsid w:val="00FD1A33"/>
  </w:style>
  <w:style w:type="character" w:customStyle="1" w:styleId="bold">
    <w:name w:val="bold"/>
    <w:basedOn w:val="DefaultParagraphFont"/>
    <w:rsid w:val="00FD1A33"/>
  </w:style>
  <w:style w:type="character" w:customStyle="1" w:styleId="sy">
    <w:name w:val="sy"/>
    <w:basedOn w:val="DefaultParagraphFont"/>
    <w:rsid w:val="00FD1A33"/>
  </w:style>
  <w:style w:type="character" w:customStyle="1" w:styleId="inf">
    <w:name w:val="inf"/>
    <w:basedOn w:val="DefaultParagraphFont"/>
    <w:rsid w:val="00FD1A33"/>
  </w:style>
  <w:style w:type="character" w:customStyle="1" w:styleId="xxo1">
    <w:name w:val="x_xo1"/>
    <w:basedOn w:val="DefaultParagraphFont"/>
    <w:rsid w:val="00FD1A33"/>
  </w:style>
  <w:style w:type="character" w:customStyle="1" w:styleId="vg">
    <w:name w:val="vg"/>
    <w:basedOn w:val="DefaultParagraphFont"/>
    <w:rsid w:val="00FD1A33"/>
  </w:style>
  <w:style w:type="character" w:customStyle="1" w:styleId="v">
    <w:name w:val="v"/>
    <w:basedOn w:val="DefaultParagraphFont"/>
    <w:rsid w:val="00FD1A33"/>
  </w:style>
  <w:style w:type="character" w:customStyle="1" w:styleId="pr">
    <w:name w:val="pr"/>
    <w:basedOn w:val="DefaultParagraphFont"/>
    <w:rsid w:val="00FD1A33"/>
  </w:style>
  <w:style w:type="character" w:customStyle="1" w:styleId="reg">
    <w:name w:val="reg"/>
    <w:basedOn w:val="DefaultParagraphFont"/>
    <w:rsid w:val="00FD1A33"/>
  </w:style>
  <w:style w:type="character" w:customStyle="1" w:styleId="l">
    <w:name w:val="l"/>
    <w:basedOn w:val="DefaultParagraphFont"/>
    <w:rsid w:val="00FD1A33"/>
  </w:style>
  <w:style w:type="paragraph" w:customStyle="1" w:styleId="p">
    <w:name w:val="p"/>
    <w:basedOn w:val="Normal"/>
    <w:rsid w:val="00FD1A33"/>
    <w:pPr>
      <w:spacing w:before="100" w:beforeAutospacing="1" w:after="100" w:afterAutospacing="1"/>
    </w:pPr>
  </w:style>
  <w:style w:type="character" w:customStyle="1" w:styleId="encheading">
    <w:name w:val="encheading"/>
    <w:basedOn w:val="DefaultParagraphFont"/>
    <w:rsid w:val="00FD1A33"/>
  </w:style>
  <w:style w:type="character" w:customStyle="1" w:styleId="greek">
    <w:name w:val="greek"/>
    <w:basedOn w:val="DefaultParagraphFont"/>
    <w:rsid w:val="00FD1A33"/>
  </w:style>
  <w:style w:type="character" w:customStyle="1" w:styleId="verse">
    <w:name w:val="verse"/>
    <w:basedOn w:val="DefaultParagraphFont"/>
    <w:rsid w:val="00FD1A33"/>
  </w:style>
  <w:style w:type="paragraph" w:customStyle="1" w:styleId="list-group-item">
    <w:name w:val="list-group-item"/>
    <w:basedOn w:val="Normal"/>
    <w:rsid w:val="00FD1A33"/>
    <w:pPr>
      <w:spacing w:before="100" w:beforeAutospacing="1" w:after="100" w:afterAutospacing="1"/>
    </w:pPr>
  </w:style>
  <w:style w:type="character" w:customStyle="1" w:styleId="versiontext">
    <w:name w:val="versiontext"/>
    <w:basedOn w:val="DefaultParagraphFont"/>
    <w:rsid w:val="00FD1A33"/>
  </w:style>
  <w:style w:type="character" w:customStyle="1" w:styleId="nourlexpansion">
    <w:name w:val="nourlexpansion"/>
    <w:basedOn w:val="DefaultParagraphFont"/>
    <w:rsid w:val="00FD1A33"/>
  </w:style>
  <w:style w:type="character" w:customStyle="1" w:styleId="bibleref">
    <w:name w:val="bibleref"/>
    <w:basedOn w:val="DefaultParagraphFont"/>
    <w:rsid w:val="00FD1A33"/>
  </w:style>
  <w:style w:type="character" w:customStyle="1" w:styleId="hebf">
    <w:name w:val="hebf"/>
    <w:basedOn w:val="DefaultParagraphFont"/>
    <w:rsid w:val="00FD1A33"/>
  </w:style>
  <w:style w:type="character" w:customStyle="1" w:styleId="bls">
    <w:name w:val="bls"/>
    <w:basedOn w:val="DefaultParagraphFont"/>
    <w:rsid w:val="00FD1A33"/>
  </w:style>
  <w:style w:type="character" w:customStyle="1" w:styleId="a-size-extra-large">
    <w:name w:val="a-size-extra-large"/>
    <w:basedOn w:val="DefaultParagraphFont"/>
    <w:rsid w:val="00FD1A33"/>
  </w:style>
  <w:style w:type="character" w:customStyle="1" w:styleId="metadata">
    <w:name w:val="metadata"/>
    <w:basedOn w:val="DefaultParagraphFont"/>
    <w:rsid w:val="00FD1A33"/>
  </w:style>
  <w:style w:type="paragraph" w:customStyle="1" w:styleId="comp">
    <w:name w:val="comp"/>
    <w:basedOn w:val="Normal"/>
    <w:rsid w:val="00FD1A33"/>
    <w:pPr>
      <w:spacing w:before="100" w:beforeAutospacing="1" w:after="100" w:afterAutospacing="1"/>
    </w:pPr>
  </w:style>
  <w:style w:type="paragraph" w:customStyle="1" w:styleId="hang-1">
    <w:name w:val="hang-1"/>
    <w:basedOn w:val="Normal"/>
    <w:rsid w:val="00FD1A33"/>
    <w:pPr>
      <w:spacing w:before="100" w:beforeAutospacing="1" w:after="100" w:afterAutospacing="1"/>
    </w:pPr>
  </w:style>
  <w:style w:type="character" w:customStyle="1" w:styleId="gg">
    <w:name w:val="gg"/>
    <w:basedOn w:val="DefaultParagraphFont"/>
    <w:rsid w:val="00FD1A33"/>
  </w:style>
  <w:style w:type="character" w:customStyle="1" w:styleId="lbl">
    <w:name w:val="lbl"/>
    <w:basedOn w:val="DefaultParagraphFont"/>
    <w:rsid w:val="00FD1A33"/>
  </w:style>
  <w:style w:type="character" w:customStyle="1" w:styleId="f">
    <w:name w:val="f"/>
    <w:basedOn w:val="DefaultParagraphFont"/>
    <w:rsid w:val="00FD1A33"/>
  </w:style>
  <w:style w:type="character" w:customStyle="1" w:styleId="greek-hebrew">
    <w:name w:val="greek-hebrew"/>
    <w:basedOn w:val="DefaultParagraphFont"/>
    <w:rsid w:val="00FD1A33"/>
  </w:style>
  <w:style w:type="character" w:customStyle="1" w:styleId="scriptref">
    <w:name w:val="scriptref"/>
    <w:basedOn w:val="DefaultParagraphFont"/>
    <w:rsid w:val="00FD1A33"/>
  </w:style>
  <w:style w:type="character" w:customStyle="1" w:styleId="luna-form">
    <w:name w:val="luna-form"/>
    <w:basedOn w:val="DefaultParagraphFont"/>
    <w:rsid w:val="00FD1A33"/>
  </w:style>
  <w:style w:type="character" w:customStyle="1" w:styleId="pron-spell-content">
    <w:name w:val="pron-spell-content"/>
    <w:basedOn w:val="DefaultParagraphFont"/>
    <w:rsid w:val="00FD1A33"/>
  </w:style>
  <w:style w:type="character" w:customStyle="1" w:styleId="css-1jwcxx3">
    <w:name w:val="css-1jwcxx3"/>
    <w:basedOn w:val="DefaultParagraphFont"/>
    <w:rsid w:val="00FD1A33"/>
  </w:style>
  <w:style w:type="character" w:customStyle="1" w:styleId="luna-pos">
    <w:name w:val="luna-pos"/>
    <w:basedOn w:val="DefaultParagraphFont"/>
    <w:rsid w:val="00FD1A33"/>
  </w:style>
  <w:style w:type="character" w:customStyle="1" w:styleId="luna-inflected-form">
    <w:name w:val="luna-inflected-form"/>
    <w:basedOn w:val="DefaultParagraphFont"/>
    <w:rsid w:val="00FD1A33"/>
  </w:style>
  <w:style w:type="character" w:customStyle="1" w:styleId="one-click-content">
    <w:name w:val="one-click-content"/>
    <w:basedOn w:val="DefaultParagraphFont"/>
    <w:rsid w:val="00FD1A33"/>
  </w:style>
  <w:style w:type="character" w:customStyle="1" w:styleId="luna-label">
    <w:name w:val="luna-label"/>
    <w:basedOn w:val="DefaultParagraphFont"/>
    <w:rsid w:val="00FD1A33"/>
  </w:style>
  <w:style w:type="character" w:customStyle="1" w:styleId="grkhzd">
    <w:name w:val="grkhzd"/>
    <w:basedOn w:val="DefaultParagraphFont"/>
    <w:rsid w:val="00FD1A33"/>
  </w:style>
  <w:style w:type="character" w:customStyle="1" w:styleId="eq0j8">
    <w:name w:val="eq0j8"/>
    <w:basedOn w:val="DefaultParagraphFont"/>
    <w:rsid w:val="00FD1A33"/>
  </w:style>
  <w:style w:type="paragraph" w:customStyle="1" w:styleId="topic-paragraph">
    <w:name w:val="topic-paragraph"/>
    <w:basedOn w:val="Normal"/>
    <w:rsid w:val="00FD1A33"/>
    <w:pPr>
      <w:spacing w:before="100" w:beforeAutospacing="1" w:after="100" w:afterAutospacing="1"/>
    </w:pPr>
  </w:style>
  <w:style w:type="character" w:customStyle="1" w:styleId="mwe-math-mathml-inline">
    <w:name w:val="mwe-math-mathml-inline"/>
    <w:basedOn w:val="DefaultParagraphFont"/>
    <w:rsid w:val="00FD1A33"/>
  </w:style>
  <w:style w:type="character" w:customStyle="1" w:styleId="hebrew">
    <w:name w:val="hebrew"/>
    <w:basedOn w:val="DefaultParagraphFont"/>
    <w:rsid w:val="00FD1A33"/>
  </w:style>
  <w:style w:type="character" w:customStyle="1" w:styleId="gknumber">
    <w:name w:val="gknumber"/>
    <w:basedOn w:val="DefaultParagraphFont"/>
    <w:rsid w:val="00FD1A33"/>
  </w:style>
  <w:style w:type="character" w:customStyle="1" w:styleId="small-caps">
    <w:name w:val="small-caps"/>
    <w:basedOn w:val="DefaultParagraphFont"/>
    <w:rsid w:val="00FD1A33"/>
  </w:style>
  <w:style w:type="paragraph" w:customStyle="1" w:styleId="scripture">
    <w:name w:val="scripture"/>
    <w:basedOn w:val="Normal"/>
    <w:rsid w:val="00FD1A33"/>
    <w:pPr>
      <w:spacing w:before="100" w:beforeAutospacing="1" w:after="100" w:afterAutospacing="1"/>
    </w:pPr>
  </w:style>
  <w:style w:type="paragraph" w:customStyle="1" w:styleId="first-paragraph-bold">
    <w:name w:val="first-paragraph-bold"/>
    <w:basedOn w:val="Normal"/>
    <w:rsid w:val="00FD1A33"/>
    <w:pPr>
      <w:spacing w:before="100" w:beforeAutospacing="1" w:after="100" w:afterAutospacing="1"/>
    </w:pPr>
  </w:style>
  <w:style w:type="character" w:customStyle="1" w:styleId="hvr">
    <w:name w:val="hvr"/>
    <w:basedOn w:val="DefaultParagraphFont"/>
    <w:rsid w:val="00FD1A33"/>
  </w:style>
  <w:style w:type="table" w:styleId="TableGrid">
    <w:name w:val="Table Grid"/>
    <w:basedOn w:val="TableNormal"/>
    <w:uiPriority w:val="59"/>
    <w:rsid w:val="00FD1A3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aningword">
    <w:name w:val="meaningword"/>
    <w:basedOn w:val="DefaultParagraphFont"/>
    <w:rsid w:val="00FD1A33"/>
  </w:style>
  <w:style w:type="character" w:customStyle="1" w:styleId="meaningtype">
    <w:name w:val="meaningtype"/>
    <w:basedOn w:val="DefaultParagraphFont"/>
    <w:rsid w:val="00FD1A33"/>
  </w:style>
  <w:style w:type="character" w:customStyle="1" w:styleId="meaningalphabetical">
    <w:name w:val="meaningalphabetical"/>
    <w:basedOn w:val="DefaultParagraphFont"/>
    <w:rsid w:val="00FD1A33"/>
  </w:style>
  <w:style w:type="character" w:customStyle="1" w:styleId="contextwords">
    <w:name w:val="contextwords"/>
    <w:basedOn w:val="DefaultParagraphFont"/>
    <w:rsid w:val="00FD1A33"/>
  </w:style>
  <w:style w:type="character" w:customStyle="1" w:styleId="mng">
    <w:name w:val="mng"/>
    <w:basedOn w:val="DefaultParagraphFont"/>
    <w:rsid w:val="00FD1A33"/>
  </w:style>
  <w:style w:type="paragraph" w:customStyle="1" w:styleId="pf0">
    <w:name w:val="pf0"/>
    <w:basedOn w:val="Normal"/>
    <w:rsid w:val="00FD1A33"/>
    <w:pPr>
      <w:spacing w:before="100" w:beforeAutospacing="1" w:after="100" w:afterAutospacing="1"/>
    </w:pPr>
  </w:style>
  <w:style w:type="character" w:customStyle="1" w:styleId="cf01">
    <w:name w:val="cf01"/>
    <w:basedOn w:val="DefaultParagraphFont"/>
    <w:rsid w:val="00FD1A33"/>
    <w:rPr>
      <w:rFonts w:ascii="Segoe UI" w:hAnsi="Segoe UI" w:cs="Segoe UI" w:hint="default"/>
      <w:sz w:val="18"/>
      <w:szCs w:val="18"/>
    </w:rPr>
  </w:style>
  <w:style w:type="character" w:customStyle="1" w:styleId="gk">
    <w:name w:val="gk"/>
    <w:basedOn w:val="DefaultParagraphFont"/>
    <w:rsid w:val="00FD1A33"/>
  </w:style>
  <w:style w:type="character" w:customStyle="1" w:styleId="Emphasis2">
    <w:name w:val="Emphasis2"/>
    <w:basedOn w:val="DefaultParagraphFont"/>
    <w:rsid w:val="00FD1A33"/>
  </w:style>
  <w:style w:type="character" w:customStyle="1" w:styleId="text-abbreviation">
    <w:name w:val="text-abbreviation"/>
    <w:basedOn w:val="DefaultParagraphFont"/>
    <w:rsid w:val="00FD1A33"/>
  </w:style>
  <w:style w:type="character" w:customStyle="1" w:styleId="y2iqfc">
    <w:name w:val="y2iqfc"/>
    <w:basedOn w:val="DefaultParagraphFont"/>
    <w:rsid w:val="00FD1A33"/>
  </w:style>
  <w:style w:type="character" w:customStyle="1" w:styleId="Date3">
    <w:name w:val="Date3"/>
    <w:basedOn w:val="DefaultParagraphFont"/>
    <w:rsid w:val="00FD1A33"/>
  </w:style>
  <w:style w:type="character" w:customStyle="1" w:styleId="lg">
    <w:name w:val="lg"/>
    <w:basedOn w:val="DefaultParagraphFont"/>
    <w:rsid w:val="00FD1A33"/>
  </w:style>
  <w:style w:type="character" w:customStyle="1" w:styleId="wrap">
    <w:name w:val="wrap"/>
    <w:basedOn w:val="DefaultParagraphFont"/>
    <w:rsid w:val="00FD1A33"/>
  </w:style>
  <w:style w:type="character" w:customStyle="1" w:styleId="Date4">
    <w:name w:val="Date4"/>
    <w:basedOn w:val="DefaultParagraphFont"/>
    <w:rsid w:val="00FD1A33"/>
  </w:style>
  <w:style w:type="paragraph" w:customStyle="1" w:styleId="poem">
    <w:name w:val="poem"/>
    <w:basedOn w:val="Normal"/>
    <w:rsid w:val="00FD1A33"/>
    <w:pPr>
      <w:spacing w:before="100" w:beforeAutospacing="1" w:after="100" w:afterAutospacing="1"/>
    </w:pPr>
  </w:style>
  <w:style w:type="character" w:customStyle="1" w:styleId="hgkelc">
    <w:name w:val="hgkelc"/>
    <w:basedOn w:val="DefaultParagraphFont"/>
    <w:rsid w:val="00FD1A33"/>
  </w:style>
  <w:style w:type="character" w:customStyle="1" w:styleId="apple-tab-span">
    <w:name w:val="apple-tab-span"/>
    <w:basedOn w:val="DefaultParagraphFont"/>
    <w:rsid w:val="00FD1A33"/>
  </w:style>
  <w:style w:type="character" w:customStyle="1" w:styleId="dg">
    <w:name w:val="dg"/>
    <w:basedOn w:val="DefaultParagraphFont"/>
    <w:rsid w:val="00FD1A33"/>
  </w:style>
  <w:style w:type="character" w:customStyle="1" w:styleId="Date5">
    <w:name w:val="Date5"/>
    <w:basedOn w:val="DefaultParagraphFont"/>
    <w:rsid w:val="00FD1A33"/>
  </w:style>
  <w:style w:type="character" w:customStyle="1" w:styleId="work">
    <w:name w:val="work"/>
    <w:basedOn w:val="DefaultParagraphFont"/>
    <w:rsid w:val="00FD1A33"/>
  </w:style>
  <w:style w:type="paragraph" w:customStyle="1" w:styleId="msonormal0">
    <w:name w:val="msonormal"/>
    <w:basedOn w:val="Normal"/>
    <w:rsid w:val="00FD1A33"/>
    <w:pPr>
      <w:spacing w:before="100" w:beforeAutospacing="1" w:after="100" w:afterAutospacing="1"/>
    </w:pPr>
  </w:style>
  <w:style w:type="character" w:customStyle="1" w:styleId="hide-when-compact">
    <w:name w:val="hide-when-compact"/>
    <w:basedOn w:val="DefaultParagraphFont"/>
    <w:rsid w:val="00FD1A33"/>
  </w:style>
  <w:style w:type="character" w:customStyle="1" w:styleId="date-container">
    <w:name w:val="date-container"/>
    <w:basedOn w:val="DefaultParagraphFont"/>
    <w:rsid w:val="00FD1A33"/>
  </w:style>
  <w:style w:type="character" w:customStyle="1" w:styleId="Date6">
    <w:name w:val="Date6"/>
    <w:basedOn w:val="DefaultParagraphFont"/>
    <w:rsid w:val="00FD1A33"/>
  </w:style>
  <w:style w:type="character" w:customStyle="1" w:styleId="Date7">
    <w:name w:val="Date7"/>
    <w:basedOn w:val="DefaultParagraphFont"/>
    <w:rsid w:val="00FD1A33"/>
  </w:style>
  <w:style w:type="character" w:customStyle="1" w:styleId="mw-page-title-main">
    <w:name w:val="mw-page-title-main"/>
    <w:basedOn w:val="DefaultParagraphFont"/>
    <w:rsid w:val="00FD1A33"/>
  </w:style>
  <w:style w:type="character" w:customStyle="1" w:styleId="script-palm">
    <w:name w:val="script-palm"/>
    <w:basedOn w:val="DefaultParagraphFont"/>
    <w:rsid w:val="00FD1A33"/>
  </w:style>
  <w:style w:type="character" w:customStyle="1" w:styleId="vector-menu-heading-label">
    <w:name w:val="vector-menu-heading-label"/>
    <w:basedOn w:val="DefaultParagraphFont"/>
    <w:rsid w:val="00FD1A33"/>
  </w:style>
  <w:style w:type="paragraph" w:customStyle="1" w:styleId="selected">
    <w:name w:val="selected"/>
    <w:basedOn w:val="Normal"/>
    <w:rsid w:val="00FD1A33"/>
    <w:pPr>
      <w:spacing w:before="100" w:beforeAutospacing="1" w:after="100" w:afterAutospacing="1"/>
    </w:pPr>
  </w:style>
  <w:style w:type="paragraph" w:customStyle="1" w:styleId="vector-tab-noicon">
    <w:name w:val="vector-tab-noicon"/>
    <w:basedOn w:val="Normal"/>
    <w:rsid w:val="00FD1A33"/>
    <w:pPr>
      <w:spacing w:before="100" w:beforeAutospacing="1" w:after="100" w:afterAutospacing="1"/>
    </w:pPr>
  </w:style>
  <w:style w:type="character" w:customStyle="1" w:styleId="noprint">
    <w:name w:val="noprint"/>
    <w:basedOn w:val="DefaultParagraphFont"/>
    <w:rsid w:val="00FD1A33"/>
  </w:style>
  <w:style w:type="character" w:customStyle="1" w:styleId="mw-redirectedfrom">
    <w:name w:val="mw-redirectedfrom"/>
    <w:basedOn w:val="DefaultParagraphFont"/>
    <w:rsid w:val="00FD1A33"/>
  </w:style>
  <w:style w:type="paragraph" w:customStyle="1" w:styleId="portalbox-entry">
    <w:name w:val="portalbox-entry"/>
    <w:basedOn w:val="Normal"/>
    <w:rsid w:val="00FD1A33"/>
    <w:pPr>
      <w:spacing w:before="100" w:beforeAutospacing="1" w:after="100" w:afterAutospacing="1"/>
    </w:pPr>
  </w:style>
  <w:style w:type="character" w:customStyle="1" w:styleId="portalbox-image">
    <w:name w:val="portalbox-image"/>
    <w:basedOn w:val="DefaultParagraphFont"/>
    <w:rsid w:val="00FD1A33"/>
  </w:style>
  <w:style w:type="character" w:customStyle="1" w:styleId="portalbox-link">
    <w:name w:val="portalbox-link"/>
    <w:basedOn w:val="DefaultParagraphFont"/>
    <w:rsid w:val="00FD1A33"/>
  </w:style>
  <w:style w:type="paragraph" w:customStyle="1" w:styleId="has-text-align-center">
    <w:name w:val="has-text-align-center"/>
    <w:basedOn w:val="Normal"/>
    <w:rsid w:val="00FD1A33"/>
    <w:pPr>
      <w:spacing w:before="100" w:beforeAutospacing="1" w:after="100" w:afterAutospacing="1"/>
    </w:pPr>
  </w:style>
  <w:style w:type="character" w:customStyle="1" w:styleId="Date8">
    <w:name w:val="Date8"/>
    <w:basedOn w:val="DefaultParagraphFont"/>
    <w:rsid w:val="00FD1A33"/>
  </w:style>
  <w:style w:type="character" w:customStyle="1" w:styleId="script-arabic">
    <w:name w:val="script-arabic"/>
    <w:basedOn w:val="DefaultParagraphFont"/>
    <w:rsid w:val="00FD1A33"/>
  </w:style>
  <w:style w:type="character" w:customStyle="1" w:styleId="cleanup-needed-content">
    <w:name w:val="cleanup-needed-content"/>
    <w:basedOn w:val="DefaultParagraphFont"/>
    <w:rsid w:val="00FD1A33"/>
  </w:style>
  <w:style w:type="character" w:customStyle="1" w:styleId="script-cyrs">
    <w:name w:val="script-cyrs"/>
    <w:basedOn w:val="DefaultParagraphFont"/>
    <w:rsid w:val="00FD1A33"/>
  </w:style>
  <w:style w:type="character" w:customStyle="1" w:styleId="script-sogdian">
    <w:name w:val="script-sogdian"/>
    <w:basedOn w:val="DefaultParagraphFont"/>
    <w:rsid w:val="00FD1A33"/>
  </w:style>
  <w:style w:type="character" w:customStyle="1" w:styleId="Date9">
    <w:name w:val="Date9"/>
    <w:basedOn w:val="DefaultParagraphFont"/>
    <w:rsid w:val="00FD1A33"/>
  </w:style>
  <w:style w:type="character" w:customStyle="1" w:styleId="anchor">
    <w:name w:val="anchor"/>
    <w:basedOn w:val="DefaultParagraphFont"/>
    <w:rsid w:val="00FD1A33"/>
  </w:style>
  <w:style w:type="paragraph" w:customStyle="1" w:styleId="gallerybox">
    <w:name w:val="gallerybox"/>
    <w:basedOn w:val="Normal"/>
    <w:rsid w:val="00FD1A33"/>
    <w:pPr>
      <w:spacing w:before="100" w:beforeAutospacing="1" w:after="100" w:afterAutospacing="1"/>
    </w:pPr>
  </w:style>
  <w:style w:type="character" w:customStyle="1" w:styleId="clarify-content">
    <w:name w:val="clarify-content"/>
    <w:basedOn w:val="DefaultParagraphFont"/>
    <w:rsid w:val="00FD1A33"/>
  </w:style>
  <w:style w:type="character" w:customStyle="1" w:styleId="Date10">
    <w:name w:val="Date10"/>
    <w:basedOn w:val="DefaultParagraphFont"/>
    <w:rsid w:val="00FD1A33"/>
  </w:style>
  <w:style w:type="character" w:customStyle="1" w:styleId="ata-controlscomplain-btn">
    <w:name w:val="ata-controls__complain-btn"/>
    <w:basedOn w:val="DefaultParagraphFont"/>
    <w:rsid w:val="00FD1A33"/>
  </w:style>
  <w:style w:type="character" w:customStyle="1" w:styleId="glossary-link">
    <w:name w:val="glossary-link"/>
    <w:basedOn w:val="DefaultParagraphFont"/>
    <w:rsid w:val="00FD1A33"/>
  </w:style>
  <w:style w:type="character" w:customStyle="1" w:styleId="glossary-tooltip-text">
    <w:name w:val="glossary-tooltip-text"/>
    <w:basedOn w:val="DefaultParagraphFont"/>
    <w:rsid w:val="00FD1A33"/>
  </w:style>
  <w:style w:type="character" w:customStyle="1" w:styleId="description-modified">
    <w:name w:val="description-modified"/>
    <w:basedOn w:val="DefaultParagraphFont"/>
    <w:rsid w:val="00FD1A33"/>
  </w:style>
  <w:style w:type="character" w:customStyle="1" w:styleId="below-video-controlstext">
    <w:name w:val="below-video-controls__text"/>
    <w:basedOn w:val="DefaultParagraphFont"/>
    <w:rsid w:val="00FD1A33"/>
  </w:style>
  <w:style w:type="character" w:customStyle="1" w:styleId="autoplaylabel">
    <w:name w:val="autoplaylabel"/>
    <w:basedOn w:val="DefaultParagraphFont"/>
    <w:rsid w:val="00FD1A33"/>
  </w:style>
  <w:style w:type="paragraph" w:customStyle="1" w:styleId="active">
    <w:name w:val="active"/>
    <w:basedOn w:val="Normal"/>
    <w:rsid w:val="00FD1A33"/>
    <w:pPr>
      <w:spacing w:before="100" w:beforeAutospacing="1" w:after="100" w:afterAutospacing="1"/>
    </w:pPr>
  </w:style>
  <w:style w:type="paragraph" w:customStyle="1" w:styleId="tab-linkquiz">
    <w:name w:val="tab-link__quiz"/>
    <w:basedOn w:val="Normal"/>
    <w:rsid w:val="00FD1A33"/>
    <w:pPr>
      <w:spacing w:before="100" w:beforeAutospacing="1" w:after="100" w:afterAutospacing="1"/>
    </w:pPr>
  </w:style>
  <w:style w:type="paragraph" w:customStyle="1" w:styleId="tab-linkcourse">
    <w:name w:val="tab-link__course"/>
    <w:basedOn w:val="Normal"/>
    <w:rsid w:val="00FD1A33"/>
    <w:pPr>
      <w:spacing w:before="100" w:beforeAutospacing="1" w:after="100" w:afterAutospacing="1"/>
    </w:pPr>
  </w:style>
  <w:style w:type="character" w:customStyle="1" w:styleId="geo-default">
    <w:name w:val="geo-default"/>
    <w:basedOn w:val="DefaultParagraphFont"/>
    <w:rsid w:val="00FD1A33"/>
  </w:style>
  <w:style w:type="character" w:customStyle="1" w:styleId="geo-dms">
    <w:name w:val="geo-dms"/>
    <w:basedOn w:val="DefaultParagraphFont"/>
    <w:rsid w:val="00FD1A33"/>
  </w:style>
  <w:style w:type="character" w:customStyle="1" w:styleId="Date11">
    <w:name w:val="Date11"/>
    <w:basedOn w:val="DefaultParagraphFont"/>
    <w:rsid w:val="00FD1A33"/>
  </w:style>
  <w:style w:type="character" w:customStyle="1" w:styleId="avoidwrap">
    <w:name w:val="avoidwrap"/>
    <w:basedOn w:val="DefaultParagraphFont"/>
    <w:rsid w:val="00FD1A33"/>
  </w:style>
  <w:style w:type="character" w:customStyle="1" w:styleId="nobold">
    <w:name w:val="nobold"/>
    <w:basedOn w:val="DefaultParagraphFont"/>
    <w:rsid w:val="00FD1A33"/>
  </w:style>
  <w:style w:type="character" w:customStyle="1" w:styleId="flagicon">
    <w:name w:val="flagicon"/>
    <w:basedOn w:val="DefaultParagraphFont"/>
    <w:rsid w:val="00FD1A33"/>
  </w:style>
  <w:style w:type="character" w:customStyle="1" w:styleId="glossaryterm">
    <w:name w:val="glossaryterm"/>
    <w:basedOn w:val="DefaultParagraphFont"/>
    <w:rsid w:val="00FD1A33"/>
  </w:style>
  <w:style w:type="paragraph" w:customStyle="1" w:styleId="entradilla">
    <w:name w:val="entradilla"/>
    <w:basedOn w:val="Normal"/>
    <w:rsid w:val="00FD1A33"/>
    <w:pPr>
      <w:spacing w:before="100" w:beforeAutospacing="1" w:after="100" w:afterAutospacing="1"/>
    </w:pPr>
  </w:style>
  <w:style w:type="character" w:customStyle="1" w:styleId="mw-collapsible-text">
    <w:name w:val="mw-collapsible-text"/>
    <w:basedOn w:val="DefaultParagraphFont"/>
    <w:rsid w:val="00FD1A33"/>
  </w:style>
  <w:style w:type="character" w:customStyle="1" w:styleId="nlk">
    <w:name w:val="nlk"/>
    <w:basedOn w:val="DefaultParagraphFont"/>
    <w:rsid w:val="00FD1A33"/>
  </w:style>
  <w:style w:type="character" w:customStyle="1" w:styleId="marker">
    <w:name w:val="marker"/>
    <w:basedOn w:val="DefaultParagraphFont"/>
    <w:rsid w:val="00FD1A33"/>
  </w:style>
  <w:style w:type="character" w:customStyle="1" w:styleId="md-signature">
    <w:name w:val="md-signature"/>
    <w:basedOn w:val="DefaultParagraphFont"/>
    <w:rsid w:val="00FD1A33"/>
  </w:style>
  <w:style w:type="character" w:customStyle="1" w:styleId="material-icons">
    <w:name w:val="material-icons"/>
    <w:basedOn w:val="DefaultParagraphFont"/>
    <w:rsid w:val="00FD1A33"/>
  </w:style>
  <w:style w:type="character" w:customStyle="1" w:styleId="frac">
    <w:name w:val="frac"/>
    <w:basedOn w:val="DefaultParagraphFont"/>
    <w:rsid w:val="00FD1A33"/>
  </w:style>
  <w:style w:type="character" w:customStyle="1" w:styleId="sr-only">
    <w:name w:val="sr-only"/>
    <w:basedOn w:val="DefaultParagraphFont"/>
    <w:rsid w:val="00FD1A33"/>
  </w:style>
  <w:style w:type="character" w:customStyle="1" w:styleId="num">
    <w:name w:val="num"/>
    <w:basedOn w:val="DefaultParagraphFont"/>
    <w:rsid w:val="00FD1A33"/>
  </w:style>
  <w:style w:type="character" w:customStyle="1" w:styleId="den">
    <w:name w:val="den"/>
    <w:basedOn w:val="DefaultParagraphFont"/>
    <w:rsid w:val="00FD1A33"/>
  </w:style>
  <w:style w:type="paragraph" w:customStyle="1" w:styleId="re">
    <w:name w:val="re"/>
    <w:basedOn w:val="Normal"/>
    <w:rsid w:val="00FD1A33"/>
    <w:pPr>
      <w:spacing w:before="100" w:beforeAutospacing="1" w:after="100" w:afterAutospacing="1"/>
    </w:pPr>
  </w:style>
  <w:style w:type="character" w:customStyle="1" w:styleId="aranob">
    <w:name w:val="aranob"/>
    <w:basedOn w:val="DefaultParagraphFont"/>
    <w:rsid w:val="00FD1A33"/>
  </w:style>
  <w:style w:type="character" w:customStyle="1" w:styleId="mw-editsection-like">
    <w:name w:val="mw-editsection-like"/>
    <w:basedOn w:val="DefaultParagraphFont"/>
    <w:rsid w:val="00FD1A33"/>
  </w:style>
  <w:style w:type="character" w:customStyle="1" w:styleId="Date12">
    <w:name w:val="Date12"/>
    <w:basedOn w:val="DefaultParagraphFont"/>
    <w:rsid w:val="00FD1A33"/>
  </w:style>
  <w:style w:type="character" w:customStyle="1" w:styleId="a-text-italic">
    <w:name w:val="a-text-italic"/>
    <w:basedOn w:val="DefaultParagraphFont"/>
    <w:rsid w:val="00FD1A33"/>
  </w:style>
  <w:style w:type="paragraph" w:customStyle="1" w:styleId="mw-list-item">
    <w:name w:val="mw-list-item"/>
    <w:basedOn w:val="Normal"/>
    <w:rsid w:val="00FD1A33"/>
    <w:pPr>
      <w:spacing w:before="100" w:beforeAutospacing="1" w:after="100" w:afterAutospacing="1"/>
    </w:pPr>
  </w:style>
  <w:style w:type="paragraph" w:customStyle="1" w:styleId="wb-otherproject-link">
    <w:name w:val="wb-otherproject-link"/>
    <w:basedOn w:val="Normal"/>
    <w:rsid w:val="00FD1A33"/>
    <w:pPr>
      <w:spacing w:before="100" w:beforeAutospacing="1" w:after="100" w:afterAutospacing="1"/>
    </w:pPr>
  </w:style>
  <w:style w:type="character" w:customStyle="1" w:styleId="url">
    <w:name w:val="url"/>
    <w:basedOn w:val="DefaultParagraphFont"/>
    <w:rsid w:val="00FD1A33"/>
  </w:style>
  <w:style w:type="character" w:customStyle="1" w:styleId="square-capitals">
    <w:name w:val="square-capitals"/>
    <w:basedOn w:val="DefaultParagraphFont"/>
    <w:rsid w:val="00FD1A33"/>
  </w:style>
  <w:style w:type="paragraph" w:customStyle="1" w:styleId="spy-active">
    <w:name w:val="spy-active"/>
    <w:basedOn w:val="Normal"/>
    <w:rsid w:val="00FD1A33"/>
    <w:pPr>
      <w:spacing w:before="100" w:beforeAutospacing="1" w:after="100" w:afterAutospacing="1"/>
    </w:pPr>
  </w:style>
  <w:style w:type="character" w:customStyle="1" w:styleId="breadcrumb-item">
    <w:name w:val="breadcrumb-item"/>
    <w:basedOn w:val="DefaultParagraphFont"/>
    <w:rsid w:val="00FD1A33"/>
  </w:style>
  <w:style w:type="character" w:customStyle="1" w:styleId="written-by">
    <w:name w:val="written-by"/>
    <w:basedOn w:val="DefaultParagraphFont"/>
    <w:rsid w:val="00FD1A33"/>
  </w:style>
  <w:style w:type="character" w:customStyle="1" w:styleId="btn">
    <w:name w:val="btn"/>
    <w:basedOn w:val="DefaultParagraphFont"/>
    <w:rsid w:val="00FD1A33"/>
  </w:style>
  <w:style w:type="character" w:customStyle="1" w:styleId="text-gray-700">
    <w:name w:val="text-gray-700"/>
    <w:basedOn w:val="DefaultParagraphFont"/>
    <w:rsid w:val="00FD1A33"/>
  </w:style>
  <w:style w:type="character" w:customStyle="1" w:styleId="fact-item">
    <w:name w:val="fact-item"/>
    <w:basedOn w:val="DefaultParagraphFont"/>
    <w:rsid w:val="00FD1A33"/>
  </w:style>
  <w:style w:type="paragraph" w:customStyle="1" w:styleId="ds-body-lg-regular">
    <w:name w:val="ds-body-lg-regular"/>
    <w:basedOn w:val="Normal"/>
    <w:rsid w:val="00FD1A33"/>
    <w:pPr>
      <w:spacing w:before="100" w:beforeAutospacing="1" w:after="100" w:afterAutospacing="1"/>
    </w:pPr>
  </w:style>
  <w:style w:type="character" w:customStyle="1" w:styleId="Date13">
    <w:name w:val="Date13"/>
    <w:basedOn w:val="DefaultParagraphFont"/>
    <w:rsid w:val="00FD1A33"/>
  </w:style>
  <w:style w:type="paragraph" w:customStyle="1" w:styleId="texte">
    <w:name w:val="texte"/>
    <w:basedOn w:val="Normal"/>
    <w:rsid w:val="00FD1A33"/>
    <w:pPr>
      <w:spacing w:before="100" w:beforeAutospacing="1" w:after="100" w:afterAutospacing="1"/>
    </w:pPr>
  </w:style>
  <w:style w:type="character" w:customStyle="1" w:styleId="paranumber">
    <w:name w:val="paranumber"/>
    <w:basedOn w:val="DefaultParagraphFont"/>
    <w:rsid w:val="00FD1A33"/>
  </w:style>
  <w:style w:type="paragraph" w:customStyle="1" w:styleId="citation">
    <w:name w:val="citation"/>
    <w:basedOn w:val="Normal"/>
    <w:rsid w:val="00FD1A33"/>
    <w:pPr>
      <w:spacing w:before="100" w:beforeAutospacing="1" w:after="100" w:afterAutospacing="1"/>
    </w:pPr>
  </w:style>
  <w:style w:type="character" w:customStyle="1" w:styleId="datasortkey">
    <w:name w:val="datasortkey"/>
    <w:basedOn w:val="DefaultParagraphFont"/>
    <w:rsid w:val="00FD1A33"/>
  </w:style>
  <w:style w:type="character" w:customStyle="1" w:styleId="mw-ui-icon">
    <w:name w:val="mw-ui-icon"/>
    <w:basedOn w:val="DefaultParagraphFont"/>
    <w:rsid w:val="00FD1A33"/>
  </w:style>
  <w:style w:type="character" w:customStyle="1" w:styleId="sc">
    <w:name w:val="sc"/>
    <w:basedOn w:val="DefaultParagraphFont"/>
    <w:rsid w:val="00FD1A33"/>
  </w:style>
  <w:style w:type="character" w:customStyle="1" w:styleId="underline">
    <w:name w:val="underline"/>
    <w:basedOn w:val="DefaultParagraphFont"/>
    <w:rsid w:val="00FD1A33"/>
  </w:style>
  <w:style w:type="character" w:customStyle="1" w:styleId="Date14">
    <w:name w:val="Date14"/>
    <w:basedOn w:val="DefaultParagraphFont"/>
    <w:rsid w:val="00FD1A33"/>
  </w:style>
  <w:style w:type="character" w:customStyle="1" w:styleId="vcard">
    <w:name w:val="vcard"/>
    <w:basedOn w:val="DefaultParagraphFont"/>
    <w:rsid w:val="00FD1A33"/>
  </w:style>
  <w:style w:type="character" w:customStyle="1" w:styleId="Date15">
    <w:name w:val="Date15"/>
    <w:basedOn w:val="DefaultParagraphFont"/>
    <w:rsid w:val="00FD1A33"/>
  </w:style>
  <w:style w:type="character" w:customStyle="1" w:styleId="legend-color">
    <w:name w:val="legend-color"/>
    <w:basedOn w:val="DefaultParagraphFont"/>
    <w:rsid w:val="00FD1A33"/>
  </w:style>
  <w:style w:type="paragraph" w:customStyle="1" w:styleId="defaultstyledtext-sc-1jtxuc8-1">
    <w:name w:val="default__styledtext-sc-1jtxuc8-1"/>
    <w:basedOn w:val="Normal"/>
    <w:rsid w:val="00FD1A33"/>
    <w:pPr>
      <w:spacing w:before="100" w:beforeAutospacing="1" w:after="100" w:afterAutospacing="1"/>
    </w:pPr>
  </w:style>
  <w:style w:type="character" w:customStyle="1" w:styleId="contributorlinkname">
    <w:name w:val="contributorlink__name"/>
    <w:basedOn w:val="DefaultParagraphFont"/>
    <w:rsid w:val="00FD1A33"/>
  </w:style>
  <w:style w:type="character" w:customStyle="1" w:styleId="notpageimage">
    <w:name w:val="notpageimage"/>
    <w:basedOn w:val="DefaultParagraphFont"/>
    <w:rsid w:val="00FD1A33"/>
  </w:style>
  <w:style w:type="character" w:customStyle="1" w:styleId="mw-no-invert">
    <w:name w:val="mw-no-invert"/>
    <w:basedOn w:val="DefaultParagraphFont"/>
    <w:rsid w:val="00FD1A33"/>
  </w:style>
  <w:style w:type="character" w:customStyle="1" w:styleId="mw-default-size">
    <w:name w:val="mw-default-size"/>
    <w:basedOn w:val="DefaultParagraphFont"/>
    <w:rsid w:val="00FD1A33"/>
  </w:style>
  <w:style w:type="character" w:customStyle="1" w:styleId="mw-image-border">
    <w:name w:val="mw-image-border"/>
    <w:basedOn w:val="DefaultParagraphFont"/>
    <w:rsid w:val="00FD1A33"/>
  </w:style>
  <w:style w:type="character" w:customStyle="1" w:styleId="noviewer">
    <w:name w:val="noviewer"/>
    <w:basedOn w:val="DefaultParagraphFont"/>
    <w:rsid w:val="00FD1A33"/>
  </w:style>
  <w:style w:type="character" w:customStyle="1" w:styleId="Date16">
    <w:name w:val="Date16"/>
    <w:basedOn w:val="DefaultParagraphFont"/>
    <w:rsid w:val="00FD1A33"/>
  </w:style>
  <w:style w:type="character" w:customStyle="1" w:styleId="ipa-label">
    <w:name w:val="ipa-label"/>
    <w:basedOn w:val="DefaultParagraphFont"/>
    <w:rsid w:val="00FD1A33"/>
  </w:style>
  <w:style w:type="character" w:customStyle="1" w:styleId="new">
    <w:name w:val="new"/>
    <w:basedOn w:val="DefaultParagraphFont"/>
    <w:rsid w:val="00FD1A33"/>
  </w:style>
  <w:style w:type="paragraph" w:customStyle="1" w:styleId="toclevel-1">
    <w:name w:val="toclevel-1"/>
    <w:basedOn w:val="Normal"/>
    <w:rsid w:val="00FD1A33"/>
    <w:pPr>
      <w:spacing w:before="100" w:beforeAutospacing="1" w:after="100" w:afterAutospacing="1"/>
    </w:pPr>
  </w:style>
  <w:style w:type="character" w:customStyle="1" w:styleId="tocnumber">
    <w:name w:val="tocnumber"/>
    <w:basedOn w:val="DefaultParagraphFont"/>
    <w:rsid w:val="00FD1A33"/>
  </w:style>
  <w:style w:type="character" w:customStyle="1" w:styleId="toctext">
    <w:name w:val="toctext"/>
    <w:basedOn w:val="DefaultParagraphFont"/>
    <w:rsid w:val="00FD1A33"/>
  </w:style>
  <w:style w:type="paragraph" w:customStyle="1" w:styleId="toclevel-2">
    <w:name w:val="toclevel-2"/>
    <w:basedOn w:val="Normal"/>
    <w:rsid w:val="00FD1A33"/>
    <w:pPr>
      <w:spacing w:before="100" w:beforeAutospacing="1" w:after="100" w:afterAutospacing="1"/>
    </w:pPr>
  </w:style>
  <w:style w:type="paragraph" w:customStyle="1" w:styleId="toclevel-3">
    <w:name w:val="toclevel-3"/>
    <w:basedOn w:val="Normal"/>
    <w:rsid w:val="00FD1A33"/>
    <w:pPr>
      <w:spacing w:before="100" w:beforeAutospacing="1" w:after="100" w:afterAutospacing="1"/>
    </w:pPr>
  </w:style>
  <w:style w:type="character" w:customStyle="1" w:styleId="noitalic">
    <w:name w:val="noitalic"/>
    <w:basedOn w:val="DefaultParagraphFont"/>
    <w:rsid w:val="00FD1A33"/>
  </w:style>
  <w:style w:type="character" w:customStyle="1" w:styleId="Date17">
    <w:name w:val="Date17"/>
    <w:basedOn w:val="DefaultParagraphFont"/>
    <w:rsid w:val="00FD1A33"/>
  </w:style>
  <w:style w:type="character" w:customStyle="1" w:styleId="reference-text">
    <w:name w:val="reference-text"/>
    <w:basedOn w:val="DefaultParagraphFont"/>
    <w:rsid w:val="00FD1A33"/>
  </w:style>
  <w:style w:type="character" w:customStyle="1" w:styleId="languageicon">
    <w:name w:val="languageicon"/>
    <w:basedOn w:val="DefaultParagraphFont"/>
    <w:rsid w:val="00FD1A33"/>
  </w:style>
  <w:style w:type="character" w:customStyle="1" w:styleId="geo-inline">
    <w:name w:val="geo-inline"/>
    <w:basedOn w:val="DefaultParagraphFont"/>
    <w:rsid w:val="00FD1A33"/>
  </w:style>
  <w:style w:type="character" w:customStyle="1" w:styleId="oo-ui-widget">
    <w:name w:val="oo-ui-widget"/>
    <w:basedOn w:val="DefaultParagraphFont"/>
    <w:rsid w:val="00FD1A33"/>
  </w:style>
  <w:style w:type="character" w:customStyle="1" w:styleId="ext-phonos">
    <w:name w:val="ext-phonos"/>
    <w:basedOn w:val="DefaultParagraphFont"/>
    <w:rsid w:val="00FD1A33"/>
  </w:style>
  <w:style w:type="character" w:customStyle="1" w:styleId="geo-dec">
    <w:name w:val="geo-dec"/>
    <w:basedOn w:val="DefaultParagraphFont"/>
    <w:rsid w:val="00FD1A33"/>
  </w:style>
  <w:style w:type="character" w:customStyle="1" w:styleId="oo-ui-iconelement-icon">
    <w:name w:val="oo-ui-iconelement-icon"/>
    <w:basedOn w:val="DefaultParagraphFont"/>
    <w:rsid w:val="00FD1A33"/>
  </w:style>
  <w:style w:type="character" w:customStyle="1" w:styleId="oo-ui-labelelement-label">
    <w:name w:val="oo-ui-labelelement-label"/>
    <w:basedOn w:val="DefaultParagraphFont"/>
    <w:rsid w:val="00FD1A33"/>
  </w:style>
  <w:style w:type="character" w:customStyle="1" w:styleId="oo-ui-indicatorelement-indicator">
    <w:name w:val="oo-ui-indicatorelement-indicator"/>
    <w:basedOn w:val="DefaultParagraphFont"/>
    <w:rsid w:val="00FD1A33"/>
  </w:style>
  <w:style w:type="character" w:customStyle="1" w:styleId="w">
    <w:name w:val="w"/>
    <w:basedOn w:val="DefaultParagraphFont"/>
    <w:rsid w:val="00FD1A33"/>
  </w:style>
  <w:style w:type="character" w:customStyle="1" w:styleId="binomial">
    <w:name w:val="binomial"/>
    <w:basedOn w:val="DefaultParagraphFont"/>
    <w:rsid w:val="00FD1A33"/>
  </w:style>
  <w:style w:type="character" w:customStyle="1" w:styleId="Date18">
    <w:name w:val="Date18"/>
    <w:basedOn w:val="DefaultParagraphFont"/>
    <w:rsid w:val="00FD1A33"/>
  </w:style>
  <w:style w:type="character" w:customStyle="1" w:styleId="Date19">
    <w:name w:val="Date19"/>
    <w:basedOn w:val="DefaultParagraphFont"/>
    <w:rsid w:val="00FD1A33"/>
  </w:style>
  <w:style w:type="character" w:customStyle="1" w:styleId="vector-dropdown-label-text">
    <w:name w:val="vector-dropdown-label-text"/>
    <w:basedOn w:val="DefaultParagraphFont"/>
    <w:rsid w:val="00FD1A33"/>
  </w:style>
  <w:style w:type="character" w:customStyle="1" w:styleId="Date20">
    <w:name w:val="Date20"/>
    <w:basedOn w:val="DefaultParagraphFont"/>
    <w:rsid w:val="00FD1A33"/>
  </w:style>
  <w:style w:type="character" w:customStyle="1" w:styleId="script-linb">
    <w:name w:val="script-linb"/>
    <w:basedOn w:val="DefaultParagraphFont"/>
    <w:rsid w:val="00FD1A33"/>
  </w:style>
  <w:style w:type="paragraph" w:customStyle="1" w:styleId="quiet">
    <w:name w:val="quiet"/>
    <w:basedOn w:val="Normal"/>
    <w:rsid w:val="00FD1A33"/>
    <w:pPr>
      <w:spacing w:before="100" w:beforeAutospacing="1" w:after="100" w:afterAutospacing="1"/>
    </w:pPr>
  </w:style>
  <w:style w:type="paragraph" w:customStyle="1" w:styleId="txtc">
    <w:name w:val="txt_c"/>
    <w:basedOn w:val="Normal"/>
    <w:rsid w:val="00FD1A33"/>
    <w:pPr>
      <w:spacing w:before="100" w:beforeAutospacing="1" w:after="100" w:afterAutospacing="1"/>
    </w:pPr>
  </w:style>
  <w:style w:type="character" w:customStyle="1" w:styleId="language-label">
    <w:name w:val="language-label"/>
    <w:basedOn w:val="DefaultParagraphFont"/>
    <w:rsid w:val="00FD1A33"/>
  </w:style>
  <w:style w:type="character" w:customStyle="1" w:styleId="mw-tmh-player">
    <w:name w:val="mw-tmh-player"/>
    <w:basedOn w:val="DefaultParagraphFont"/>
    <w:rsid w:val="00FD1A33"/>
  </w:style>
  <w:style w:type="character" w:customStyle="1" w:styleId="mw-tmh-play-icon">
    <w:name w:val="mw-tmh-play-icon"/>
    <w:basedOn w:val="DefaultParagraphFont"/>
    <w:rsid w:val="00FD1A33"/>
  </w:style>
  <w:style w:type="character" w:customStyle="1" w:styleId="mw-tmh-duration">
    <w:name w:val="mw-tmh-duration"/>
    <w:basedOn w:val="DefaultParagraphFont"/>
    <w:rsid w:val="00FD1A33"/>
  </w:style>
  <w:style w:type="character" w:customStyle="1" w:styleId="mw-valign-text-top">
    <w:name w:val="mw-valign-text-top"/>
    <w:basedOn w:val="DefaultParagraphFont"/>
    <w:rsid w:val="00FD1A33"/>
  </w:style>
  <w:style w:type="character" w:customStyle="1" w:styleId="z3988">
    <w:name w:val="z3988"/>
    <w:basedOn w:val="DefaultParagraphFont"/>
    <w:rsid w:val="00FD1A33"/>
  </w:style>
  <w:style w:type="character" w:customStyle="1" w:styleId="vector-icon">
    <w:name w:val="vector-icon"/>
    <w:basedOn w:val="DefaultParagraphFont"/>
    <w:rsid w:val="00FD1A33"/>
  </w:style>
  <w:style w:type="character" w:customStyle="1" w:styleId="wdp31">
    <w:name w:val="wd_p31"/>
    <w:basedOn w:val="DefaultParagraphFont"/>
    <w:rsid w:val="00FD1A33"/>
  </w:style>
  <w:style w:type="character" w:customStyle="1" w:styleId="romain">
    <w:name w:val="romain"/>
    <w:basedOn w:val="DefaultParagraphFont"/>
    <w:rsid w:val="00FD1A33"/>
  </w:style>
  <w:style w:type="character" w:customStyle="1" w:styleId="wdp1435">
    <w:name w:val="wd_p1435"/>
    <w:basedOn w:val="DefaultParagraphFont"/>
    <w:rsid w:val="00FD1A33"/>
  </w:style>
  <w:style w:type="character" w:customStyle="1" w:styleId="wdp625">
    <w:name w:val="wd_p625"/>
    <w:basedOn w:val="DefaultParagraphFont"/>
    <w:rsid w:val="00FD1A33"/>
  </w:style>
  <w:style w:type="paragraph" w:customStyle="1" w:styleId="navbar">
    <w:name w:val="navbar"/>
    <w:basedOn w:val="Normal"/>
    <w:rsid w:val="00FD1A33"/>
    <w:pPr>
      <w:spacing w:before="100" w:beforeAutospacing="1" w:after="100" w:afterAutospacing="1"/>
    </w:pPr>
  </w:style>
  <w:style w:type="paragraph" w:customStyle="1" w:styleId="center">
    <w:name w:val="center"/>
    <w:basedOn w:val="Normal"/>
    <w:rsid w:val="00FD1A33"/>
    <w:pPr>
      <w:spacing w:before="100" w:beforeAutospacing="1" w:after="100" w:afterAutospacing="1"/>
    </w:pPr>
  </w:style>
  <w:style w:type="character" w:customStyle="1" w:styleId="Date21">
    <w:name w:val="Date21"/>
    <w:basedOn w:val="DefaultParagraphFont"/>
    <w:rsid w:val="00FD1A33"/>
  </w:style>
  <w:style w:type="paragraph" w:customStyle="1" w:styleId="gallerycaption">
    <w:name w:val="gallerycaption"/>
    <w:basedOn w:val="Normal"/>
    <w:rsid w:val="00FD1A33"/>
    <w:pPr>
      <w:spacing w:before="100" w:beforeAutospacing="1" w:after="100" w:afterAutospacing="1"/>
    </w:pPr>
  </w:style>
  <w:style w:type="character" w:customStyle="1" w:styleId="Date22">
    <w:name w:val="Date22"/>
    <w:basedOn w:val="DefaultParagraphFont"/>
    <w:rsid w:val="00FD1A33"/>
  </w:style>
  <w:style w:type="character" w:customStyle="1" w:styleId="metrics">
    <w:name w:val="metrics"/>
    <w:basedOn w:val="DefaultParagraphFont"/>
    <w:rsid w:val="00FD1A33"/>
  </w:style>
  <w:style w:type="paragraph" w:customStyle="1" w:styleId="sumpara">
    <w:name w:val="sumpara"/>
    <w:basedOn w:val="Normal"/>
    <w:rsid w:val="00FD1A33"/>
    <w:pPr>
      <w:spacing w:before="100" w:beforeAutospacing="1" w:after="100" w:afterAutospacing="1"/>
    </w:pPr>
  </w:style>
  <w:style w:type="paragraph" w:customStyle="1" w:styleId="senseid">
    <w:name w:val="senseid"/>
    <w:basedOn w:val="Normal"/>
    <w:rsid w:val="00FD1A33"/>
    <w:pPr>
      <w:spacing w:before="100" w:beforeAutospacing="1" w:after="100" w:afterAutospacing="1"/>
    </w:pPr>
  </w:style>
  <w:style w:type="character" w:customStyle="1" w:styleId="ext-phonos-phonosbutton">
    <w:name w:val="ext-phonos-phonosbutton"/>
    <w:basedOn w:val="DefaultParagraphFont"/>
    <w:rsid w:val="00FD1A33"/>
  </w:style>
  <w:style w:type="paragraph" w:styleId="BodyText">
    <w:name w:val="Body Text"/>
    <w:basedOn w:val="Normal"/>
    <w:link w:val="BodyTextChar"/>
    <w:uiPriority w:val="99"/>
    <w:semiHidden/>
    <w:unhideWhenUsed/>
    <w:rsid w:val="00FD1A33"/>
    <w:pPr>
      <w:spacing w:after="120"/>
    </w:pPr>
  </w:style>
  <w:style w:type="character" w:customStyle="1" w:styleId="BodyTextChar">
    <w:name w:val="Body Text Char"/>
    <w:basedOn w:val="DefaultParagraphFont"/>
    <w:link w:val="BodyText"/>
    <w:uiPriority w:val="99"/>
    <w:semiHidden/>
    <w:rsid w:val="00FD1A33"/>
    <w:rPr>
      <w:rFonts w:ascii="Times New Roman" w:eastAsia="Times New Roman" w:hAnsi="Times New Roman" w:cs="Times New Roman"/>
      <w:kern w:val="0"/>
      <w14:ligatures w14:val="none"/>
    </w:rPr>
  </w:style>
  <w:style w:type="character" w:customStyle="1" w:styleId="ge">
    <w:name w:val="ge"/>
    <w:basedOn w:val="DefaultParagraphFont"/>
    <w:rsid w:val="00FD1A33"/>
  </w:style>
  <w:style w:type="character" w:customStyle="1" w:styleId="Date23">
    <w:name w:val="Date23"/>
    <w:basedOn w:val="DefaultParagraphFont"/>
    <w:rsid w:val="00FD1A33"/>
  </w:style>
  <w:style w:type="character" w:customStyle="1" w:styleId="Date24">
    <w:name w:val="Date24"/>
    <w:basedOn w:val="DefaultParagraphFont"/>
    <w:rsid w:val="00FD1A33"/>
  </w:style>
  <w:style w:type="character" w:customStyle="1" w:styleId="gloss-quot">
    <w:name w:val="gloss-quot"/>
    <w:basedOn w:val="DefaultParagraphFont"/>
    <w:rsid w:val="00FD1A33"/>
  </w:style>
  <w:style w:type="character" w:customStyle="1" w:styleId="gloss-text">
    <w:name w:val="gloss-text"/>
    <w:basedOn w:val="DefaultParagraphFont"/>
    <w:rsid w:val="00FD1A33"/>
  </w:style>
  <w:style w:type="character" w:customStyle="1" w:styleId="polyt">
    <w:name w:val="polyt"/>
    <w:basedOn w:val="DefaultParagraphFont"/>
    <w:rsid w:val="00FD1A33"/>
  </w:style>
  <w:style w:type="character" w:customStyle="1" w:styleId="accordion-tabbedtab-mobile">
    <w:name w:val="accordion-tabbed__tab-mobile"/>
    <w:basedOn w:val="DefaultParagraphFont"/>
    <w:rsid w:val="00FD1A33"/>
  </w:style>
  <w:style w:type="character" w:customStyle="1" w:styleId="Emphasis3">
    <w:name w:val="Emphasis3"/>
    <w:basedOn w:val="DefaultParagraphFont"/>
    <w:rsid w:val="00FD1A33"/>
  </w:style>
  <w:style w:type="character" w:customStyle="1" w:styleId="abbreviation">
    <w:name w:val="abbreviation"/>
    <w:basedOn w:val="DefaultParagraphFont"/>
    <w:rsid w:val="00FD1A33"/>
  </w:style>
  <w:style w:type="character" w:customStyle="1" w:styleId="manuref">
    <w:name w:val="manuref"/>
    <w:basedOn w:val="DefaultParagraphFont"/>
    <w:rsid w:val="00FD1A33"/>
  </w:style>
  <w:style w:type="character" w:customStyle="1" w:styleId="etym">
    <w:name w:val="etym"/>
    <w:basedOn w:val="DefaultParagraphFont"/>
    <w:rsid w:val="00FD1A33"/>
  </w:style>
  <w:style w:type="character" w:customStyle="1" w:styleId="Date25">
    <w:name w:val="Date25"/>
    <w:basedOn w:val="DefaultParagraphFont"/>
    <w:rsid w:val="00FD1A33"/>
  </w:style>
  <w:style w:type="character" w:customStyle="1" w:styleId="xrlabel">
    <w:name w:val="xrlabel"/>
    <w:basedOn w:val="DefaultParagraphFont"/>
    <w:rsid w:val="00FD1A33"/>
  </w:style>
  <w:style w:type="character" w:customStyle="1" w:styleId="infg">
    <w:name w:val="infg"/>
    <w:basedOn w:val="DefaultParagraphFont"/>
    <w:rsid w:val="00FD1A33"/>
  </w:style>
  <w:style w:type="character" w:customStyle="1" w:styleId="foreign">
    <w:name w:val="foreign"/>
    <w:basedOn w:val="DefaultParagraphFont"/>
    <w:rsid w:val="00FD1A33"/>
  </w:style>
  <w:style w:type="character" w:customStyle="1" w:styleId="Date26">
    <w:name w:val="Date26"/>
    <w:basedOn w:val="DefaultParagraphFont"/>
    <w:rsid w:val="00FD1A33"/>
  </w:style>
  <w:style w:type="character" w:customStyle="1" w:styleId="grek">
    <w:name w:val="grek"/>
    <w:basedOn w:val="DefaultParagraphFont"/>
    <w:rsid w:val="00FD1A33"/>
  </w:style>
  <w:style w:type="character" w:customStyle="1" w:styleId="font-bold">
    <w:name w:val="font-bold"/>
    <w:basedOn w:val="DefaultParagraphFont"/>
    <w:rsid w:val="00FD1A33"/>
  </w:style>
  <w:style w:type="character" w:customStyle="1" w:styleId="eng">
    <w:name w:val="eng"/>
    <w:basedOn w:val="DefaultParagraphFont"/>
    <w:rsid w:val="00FD1A33"/>
  </w:style>
  <w:style w:type="character" w:customStyle="1" w:styleId="strongsnt2">
    <w:name w:val="strongsnt2"/>
    <w:basedOn w:val="DefaultParagraphFont"/>
    <w:rsid w:val="00FD1A33"/>
  </w:style>
  <w:style w:type="character" w:customStyle="1" w:styleId="pos">
    <w:name w:val="pos"/>
    <w:basedOn w:val="DefaultParagraphFont"/>
    <w:rsid w:val="00FD1A33"/>
  </w:style>
  <w:style w:type="character" w:customStyle="1" w:styleId="translit">
    <w:name w:val="translit"/>
    <w:basedOn w:val="DefaultParagraphFont"/>
    <w:rsid w:val="00FD1A33"/>
  </w:style>
  <w:style w:type="paragraph" w:customStyle="1" w:styleId="hdg1">
    <w:name w:val="hdg1"/>
    <w:basedOn w:val="Normal"/>
    <w:rsid w:val="00FD1A33"/>
    <w:pPr>
      <w:spacing w:before="100" w:beforeAutospacing="1" w:after="100" w:afterAutospacing="1"/>
    </w:pPr>
  </w:style>
  <w:style w:type="character" w:customStyle="1" w:styleId="oxencycl-headword">
    <w:name w:val="oxencycl-headword"/>
    <w:basedOn w:val="DefaultParagraphFont"/>
    <w:rsid w:val="00FD1A33"/>
  </w:style>
  <w:style w:type="paragraph" w:customStyle="1" w:styleId="hang-2">
    <w:name w:val="hang-2"/>
    <w:basedOn w:val="Normal"/>
    <w:rsid w:val="00FD1A33"/>
    <w:pPr>
      <w:spacing w:before="100" w:beforeAutospacing="1" w:after="100" w:afterAutospacing="1"/>
    </w:pPr>
  </w:style>
  <w:style w:type="character" w:customStyle="1" w:styleId="monospaced">
    <w:name w:val="monospaced"/>
    <w:basedOn w:val="DefaultParagraphFont"/>
    <w:rsid w:val="00FD1A33"/>
  </w:style>
  <w:style w:type="paragraph" w:customStyle="1" w:styleId="lang-en">
    <w:name w:val="lang-en"/>
    <w:basedOn w:val="Normal"/>
    <w:rsid w:val="00FD1A33"/>
    <w:pPr>
      <w:spacing w:before="100" w:beforeAutospacing="1" w:after="100" w:afterAutospacing="1"/>
    </w:pPr>
  </w:style>
  <w:style w:type="character" w:customStyle="1" w:styleId="words-of-christ">
    <w:name w:val="words-of-christ"/>
    <w:basedOn w:val="DefaultParagraphFont"/>
    <w:rsid w:val="00FD1A33"/>
  </w:style>
  <w:style w:type="character" w:customStyle="1" w:styleId="syn">
    <w:name w:val="syn"/>
    <w:basedOn w:val="DefaultParagraphFont"/>
    <w:rsid w:val="00FD1A33"/>
  </w:style>
  <w:style w:type="character" w:customStyle="1" w:styleId="script-phoenician">
    <w:name w:val="script-phoenician"/>
    <w:basedOn w:val="DefaultParagraphFont"/>
    <w:rsid w:val="00FD1A33"/>
  </w:style>
  <w:style w:type="character" w:customStyle="1" w:styleId="titlegray">
    <w:name w:val="titlegray"/>
    <w:basedOn w:val="DefaultParagraphFont"/>
    <w:rsid w:val="00FD1A33"/>
  </w:style>
  <w:style w:type="character" w:customStyle="1" w:styleId="hebrew2">
    <w:name w:val="hebrew2"/>
    <w:basedOn w:val="DefaultParagraphFont"/>
    <w:rsid w:val="00FD1A33"/>
  </w:style>
  <w:style w:type="character" w:customStyle="1" w:styleId="era">
    <w:name w:val="era"/>
    <w:basedOn w:val="DefaultParagraphFont"/>
    <w:rsid w:val="00FD1A33"/>
  </w:style>
  <w:style w:type="character" w:customStyle="1" w:styleId="script-aramaic">
    <w:name w:val="script-aramaic"/>
    <w:basedOn w:val="DefaultParagraphFont"/>
    <w:rsid w:val="00FD1A33"/>
  </w:style>
  <w:style w:type="paragraph" w:styleId="NoSpacing">
    <w:name w:val="No Spacing"/>
    <w:uiPriority w:val="1"/>
    <w:qFormat/>
    <w:rsid w:val="00FD1A33"/>
    <w:pPr>
      <w:spacing w:after="0" w:line="240" w:lineRule="auto"/>
    </w:pPr>
    <w:rPr>
      <w:rFonts w:ascii="Times New Roman" w:hAnsi="Times New Roman" w:cs="Times New Roman"/>
      <w:kern w:val="0"/>
      <w:sz w:val="28"/>
      <w:szCs w:val="28"/>
      <w14:ligatures w14:val="none"/>
    </w:rPr>
  </w:style>
  <w:style w:type="character" w:customStyle="1" w:styleId="red-letter">
    <w:name w:val="red-letter"/>
    <w:basedOn w:val="DefaultParagraphFont"/>
    <w:rsid w:val="00FD1A33"/>
  </w:style>
  <w:style w:type="character" w:customStyle="1" w:styleId="ann-pos">
    <w:name w:val="ann-pos"/>
    <w:basedOn w:val="DefaultParagraphFont"/>
    <w:rsid w:val="00FD1A33"/>
  </w:style>
  <w:style w:type="character" w:customStyle="1" w:styleId="vstoggleelement">
    <w:name w:val="vstoggleelement"/>
    <w:basedOn w:val="DefaultParagraphFont"/>
    <w:rsid w:val="00FD1A33"/>
  </w:style>
  <w:style w:type="character" w:customStyle="1" w:styleId="navtoggle">
    <w:name w:val="navtoggle"/>
    <w:basedOn w:val="DefaultParagraphFont"/>
    <w:rsid w:val="00FD1A33"/>
  </w:style>
  <w:style w:type="character" w:customStyle="1" w:styleId="headword-line">
    <w:name w:val="headword-line"/>
    <w:basedOn w:val="DefaultParagraphFont"/>
    <w:rsid w:val="00FD1A33"/>
  </w:style>
  <w:style w:type="character" w:customStyle="1" w:styleId="indent-1-breaks">
    <w:name w:val="indent-1-breaks"/>
    <w:basedOn w:val="DefaultParagraphFont"/>
    <w:rsid w:val="00FD1A33"/>
  </w:style>
  <w:style w:type="paragraph" w:customStyle="1" w:styleId="right">
    <w:name w:val="right"/>
    <w:basedOn w:val="Normal"/>
    <w:rsid w:val="00FD1A33"/>
    <w:pPr>
      <w:spacing w:before="100" w:beforeAutospacing="1" w:after="100" w:afterAutospacing="1"/>
    </w:pPr>
  </w:style>
  <w:style w:type="character" w:customStyle="1" w:styleId="kx21rb">
    <w:name w:val="kx21rb"/>
    <w:basedOn w:val="DefaultParagraphFont"/>
    <w:rsid w:val="00FD1A33"/>
  </w:style>
  <w:style w:type="character" w:customStyle="1" w:styleId="woc">
    <w:name w:val="woc"/>
    <w:basedOn w:val="DefaultParagraphFont"/>
    <w:rsid w:val="00FD1A33"/>
  </w:style>
  <w:style w:type="character" w:customStyle="1" w:styleId="polytonic">
    <w:name w:val="polytonic"/>
    <w:basedOn w:val="DefaultParagraphFont"/>
    <w:rsid w:val="00FD1A33"/>
  </w:style>
  <w:style w:type="character" w:customStyle="1" w:styleId="woj">
    <w:name w:val="woj"/>
    <w:basedOn w:val="DefaultParagraphFont"/>
    <w:rsid w:val="00FD1A33"/>
  </w:style>
  <w:style w:type="character" w:customStyle="1" w:styleId="cs1-format">
    <w:name w:val="cs1-format"/>
    <w:basedOn w:val="DefaultParagraphFont"/>
    <w:rsid w:val="00FD1A33"/>
  </w:style>
  <w:style w:type="paragraph" w:customStyle="1" w:styleId="chapter-2">
    <w:name w:val="chapter-2"/>
    <w:basedOn w:val="Normal"/>
    <w:rsid w:val="00FD1A33"/>
    <w:pPr>
      <w:spacing w:before="100" w:beforeAutospacing="1" w:after="100" w:afterAutospacing="1"/>
    </w:pPr>
  </w:style>
  <w:style w:type="character" w:customStyle="1" w:styleId="hi">
    <w:name w:val="hi"/>
    <w:basedOn w:val="DefaultParagraphFont"/>
    <w:rsid w:val="00FD1A33"/>
  </w:style>
  <w:style w:type="character" w:customStyle="1" w:styleId="babquickresult">
    <w:name w:val="babquickresult"/>
    <w:basedOn w:val="DefaultParagraphFont"/>
    <w:rsid w:val="00FD1A33"/>
  </w:style>
  <w:style w:type="character" w:customStyle="1" w:styleId="Date27">
    <w:name w:val="Date27"/>
    <w:basedOn w:val="DefaultParagraphFont"/>
    <w:rsid w:val="00FD1A33"/>
  </w:style>
  <w:style w:type="character" w:customStyle="1" w:styleId="tmp-color">
    <w:name w:val="tmp-color"/>
    <w:basedOn w:val="DefaultParagraphFont"/>
    <w:rsid w:val="00FD1A33"/>
  </w:style>
  <w:style w:type="paragraph" w:customStyle="1" w:styleId="noprint0">
    <w:name w:val="no_print"/>
    <w:basedOn w:val="Normal"/>
    <w:rsid w:val="00FD1A33"/>
    <w:pPr>
      <w:spacing w:before="100" w:beforeAutospacing="1" w:after="100" w:afterAutospacing="1"/>
    </w:pPr>
  </w:style>
  <w:style w:type="character" w:customStyle="1" w:styleId="wikidata-link">
    <w:name w:val="wikidata-link"/>
    <w:basedOn w:val="DefaultParagraphFont"/>
    <w:rsid w:val="00FD1A33"/>
  </w:style>
  <w:style w:type="character" w:customStyle="1" w:styleId="mw-valign-baseline">
    <w:name w:val="mw-valign-baseline"/>
    <w:basedOn w:val="DefaultParagraphFont"/>
    <w:rsid w:val="00FD1A33"/>
  </w:style>
  <w:style w:type="character" w:customStyle="1" w:styleId="a">
    <w:name w:val="_"/>
    <w:basedOn w:val="DefaultParagraphFont"/>
    <w:rsid w:val="00FD1A33"/>
  </w:style>
  <w:style w:type="character" w:customStyle="1" w:styleId="ff4">
    <w:name w:val="ff4"/>
    <w:basedOn w:val="DefaultParagraphFont"/>
    <w:rsid w:val="00FD1A33"/>
  </w:style>
  <w:style w:type="character" w:customStyle="1" w:styleId="ff6">
    <w:name w:val="ff6"/>
    <w:basedOn w:val="DefaultParagraphFont"/>
    <w:rsid w:val="00FD1A33"/>
  </w:style>
  <w:style w:type="character" w:customStyle="1" w:styleId="ff5">
    <w:name w:val="ff5"/>
    <w:basedOn w:val="DefaultParagraphFont"/>
    <w:rsid w:val="00FD1A33"/>
  </w:style>
  <w:style w:type="character" w:customStyle="1" w:styleId="ff7">
    <w:name w:val="ff7"/>
    <w:basedOn w:val="DefaultParagraphFont"/>
    <w:rsid w:val="00FD1A33"/>
  </w:style>
  <w:style w:type="character" w:customStyle="1" w:styleId="ls0">
    <w:name w:val="ls0"/>
    <w:basedOn w:val="DefaultParagraphFont"/>
    <w:rsid w:val="00FD1A33"/>
  </w:style>
  <w:style w:type="character" w:customStyle="1" w:styleId="ff3">
    <w:name w:val="ff3"/>
    <w:basedOn w:val="DefaultParagraphFont"/>
    <w:rsid w:val="00FD1A33"/>
  </w:style>
  <w:style w:type="character" w:customStyle="1" w:styleId="ff1">
    <w:name w:val="ff1"/>
    <w:basedOn w:val="DefaultParagraphFont"/>
    <w:rsid w:val="00FD1A33"/>
  </w:style>
  <w:style w:type="character" w:customStyle="1" w:styleId="ff8">
    <w:name w:val="ff8"/>
    <w:basedOn w:val="DefaultParagraphFont"/>
    <w:rsid w:val="00FD1A33"/>
  </w:style>
  <w:style w:type="character" w:customStyle="1" w:styleId="v0">
    <w:name w:val="v0"/>
    <w:basedOn w:val="DefaultParagraphFont"/>
    <w:rsid w:val="00FD1A33"/>
  </w:style>
  <w:style w:type="character" w:customStyle="1" w:styleId="fsc">
    <w:name w:val="fsc"/>
    <w:basedOn w:val="DefaultParagraphFont"/>
    <w:rsid w:val="00FD1A33"/>
  </w:style>
  <w:style w:type="character" w:customStyle="1" w:styleId="fc1">
    <w:name w:val="fc1"/>
    <w:basedOn w:val="DefaultParagraphFont"/>
    <w:rsid w:val="00FD1A33"/>
  </w:style>
  <w:style w:type="character" w:customStyle="1" w:styleId="ffa">
    <w:name w:val="ffa"/>
    <w:basedOn w:val="DefaultParagraphFont"/>
    <w:rsid w:val="00FD1A33"/>
  </w:style>
  <w:style w:type="character" w:customStyle="1" w:styleId="ws5">
    <w:name w:val="ws5"/>
    <w:basedOn w:val="DefaultParagraphFont"/>
    <w:rsid w:val="00FD1A33"/>
  </w:style>
  <w:style w:type="character" w:customStyle="1" w:styleId="ws2">
    <w:name w:val="ws2"/>
    <w:basedOn w:val="DefaultParagraphFont"/>
    <w:rsid w:val="00FD1A33"/>
  </w:style>
  <w:style w:type="character" w:customStyle="1" w:styleId="ff2">
    <w:name w:val="ff2"/>
    <w:basedOn w:val="DefaultParagraphFont"/>
    <w:rsid w:val="00FD1A33"/>
  </w:style>
  <w:style w:type="paragraph" w:customStyle="1" w:styleId="campo">
    <w:name w:val="campo"/>
    <w:basedOn w:val="Normal"/>
    <w:rsid w:val="00FD1A33"/>
    <w:pPr>
      <w:spacing w:before="100" w:beforeAutospacing="1" w:after="100" w:afterAutospacing="1"/>
    </w:pPr>
  </w:style>
  <w:style w:type="character" w:customStyle="1" w:styleId="cite-bracket">
    <w:name w:val="cite-bracket"/>
    <w:basedOn w:val="DefaultParagraphFont"/>
    <w:rsid w:val="00FD1A33"/>
  </w:style>
  <w:style w:type="paragraph" w:styleId="Caption">
    <w:name w:val="caption"/>
    <w:basedOn w:val="Normal"/>
    <w:next w:val="Normal"/>
    <w:uiPriority w:val="35"/>
    <w:unhideWhenUsed/>
    <w:qFormat/>
    <w:rsid w:val="00FD1A33"/>
    <w:pPr>
      <w:spacing w:after="200"/>
    </w:pPr>
    <w:rPr>
      <w:i/>
      <w:iCs/>
      <w:color w:val="44546A" w:themeColor="text2"/>
      <w:sz w:val="18"/>
      <w:szCs w:val="18"/>
    </w:rPr>
  </w:style>
  <w:style w:type="character" w:customStyle="1" w:styleId="cskcde">
    <w:name w:val="cskcde"/>
    <w:basedOn w:val="DefaultParagraphFont"/>
    <w:rsid w:val="00FD1A33"/>
  </w:style>
  <w:style w:type="character" w:customStyle="1" w:styleId="comment-date">
    <w:name w:val="comment-date"/>
    <w:basedOn w:val="DefaultParagraphFont"/>
    <w:rsid w:val="00FD1A33"/>
  </w:style>
  <w:style w:type="character" w:customStyle="1" w:styleId="uv3um">
    <w:name w:val="uv3um"/>
    <w:basedOn w:val="DefaultParagraphFont"/>
    <w:rsid w:val="00FD1A33"/>
  </w:style>
  <w:style w:type="character" w:customStyle="1" w:styleId="greekunicode">
    <w:name w:val="greekunicode"/>
    <w:basedOn w:val="DefaultParagraphFont"/>
    <w:rsid w:val="00FD1A33"/>
  </w:style>
  <w:style w:type="paragraph" w:styleId="z-BottomofForm">
    <w:name w:val="HTML Bottom of Form"/>
    <w:basedOn w:val="Normal"/>
    <w:next w:val="Normal"/>
    <w:link w:val="z-BottomofFormChar"/>
    <w:hidden/>
    <w:uiPriority w:val="99"/>
    <w:semiHidden/>
    <w:unhideWhenUsed/>
    <w:rsid w:val="00FD1A33"/>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D1A33"/>
    <w:rPr>
      <w:rFonts w:ascii="Arial" w:eastAsia="Times New Roman" w:hAnsi="Arial" w:cs="Arial"/>
      <w:vanish/>
      <w:kern w:val="0"/>
      <w:sz w:val="16"/>
      <w:szCs w:val="16"/>
      <w14:ligatures w14:val="none"/>
    </w:rPr>
  </w:style>
  <w:style w:type="character" w:customStyle="1" w:styleId="reference-accessdate">
    <w:name w:val="reference-accessdate"/>
    <w:basedOn w:val="DefaultParagraphFont"/>
    <w:rsid w:val="00FD1A33"/>
  </w:style>
  <w:style w:type="paragraph" w:styleId="z-TopofForm">
    <w:name w:val="HTML Top of Form"/>
    <w:basedOn w:val="Normal"/>
    <w:next w:val="Normal"/>
    <w:link w:val="z-TopofFormChar"/>
    <w:hidden/>
    <w:uiPriority w:val="99"/>
    <w:semiHidden/>
    <w:unhideWhenUsed/>
    <w:rsid w:val="00FD1A33"/>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D1A33"/>
    <w:rPr>
      <w:rFonts w:ascii="Arial" w:eastAsia="Times New Roman" w:hAnsi="Arial" w:cs="Arial"/>
      <w:vanish/>
      <w:kern w:val="0"/>
      <w:sz w:val="16"/>
      <w:szCs w:val="16"/>
      <w14:ligatures w14:val="none"/>
    </w:rPr>
  </w:style>
  <w:style w:type="character" w:customStyle="1" w:styleId="mwe-math-element">
    <w:name w:val="mwe-math-element"/>
    <w:basedOn w:val="DefaultParagraphFont"/>
    <w:rsid w:val="00FD1A33"/>
  </w:style>
  <w:style w:type="character" w:customStyle="1" w:styleId="theoreme-tiret">
    <w:name w:val="theoreme-tiret"/>
    <w:basedOn w:val="DefaultParagraphFont"/>
    <w:rsid w:val="00FD1A33"/>
  </w:style>
  <w:style w:type="paragraph" w:customStyle="1" w:styleId="trt0xe">
    <w:name w:val="trt0xe"/>
    <w:basedOn w:val="Normal"/>
    <w:rsid w:val="00FD1A33"/>
    <w:pPr>
      <w:spacing w:before="100" w:beforeAutospacing="1" w:after="100" w:afterAutospacing="1"/>
    </w:pPr>
  </w:style>
  <w:style w:type="character" w:customStyle="1" w:styleId="link-blue">
    <w:name w:val="link-blue"/>
    <w:basedOn w:val="DefaultParagraphFont"/>
    <w:rsid w:val="00FD1A33"/>
  </w:style>
  <w:style w:type="character" w:customStyle="1" w:styleId="cdx-radioicon">
    <w:name w:val="cdx-radio__icon"/>
    <w:basedOn w:val="DefaultParagraphFont"/>
    <w:rsid w:val="00FD1A33"/>
  </w:style>
  <w:style w:type="character" w:customStyle="1" w:styleId="m5tqyf">
    <w:name w:val="m5tqyf"/>
    <w:basedOn w:val="DefaultParagraphFont"/>
    <w:rsid w:val="00FD1A33"/>
  </w:style>
  <w:style w:type="paragraph" w:customStyle="1" w:styleId="p1">
    <w:name w:val="p1"/>
    <w:basedOn w:val="Normal"/>
    <w:rsid w:val="00FD1A33"/>
    <w:rPr>
      <w:rFonts w:ascii="Helvetica" w:hAnsi="Helvetica"/>
      <w:color w:val="000000"/>
      <w:sz w:val="17"/>
      <w:szCs w:val="17"/>
    </w:rPr>
  </w:style>
  <w:style w:type="character" w:customStyle="1" w:styleId="s1">
    <w:name w:val="s1"/>
    <w:basedOn w:val="DefaultParagraphFont"/>
    <w:rsid w:val="00FD1A33"/>
    <w:rPr>
      <w:rFonts w:ascii="Helvetica" w:hAnsi="Helvetica" w:hint="default"/>
      <w:sz w:val="11"/>
      <w:szCs w:val="11"/>
    </w:rPr>
  </w:style>
  <w:style w:type="paragraph" w:customStyle="1" w:styleId="k3ksmc">
    <w:name w:val="k3ksmc"/>
    <w:basedOn w:val="Normal"/>
    <w:rsid w:val="00FD1A33"/>
    <w:pPr>
      <w:spacing w:before="100" w:beforeAutospacing="1" w:after="100" w:afterAutospacing="1"/>
    </w:pPr>
  </w:style>
  <w:style w:type="character" w:customStyle="1" w:styleId="vkekvd">
    <w:name w:val="vkekvd"/>
    <w:basedOn w:val="DefaultParagraphFont"/>
    <w:rsid w:val="00FD1A33"/>
  </w:style>
  <w:style w:type="character" w:customStyle="1" w:styleId="t286pc">
    <w:name w:val="t286pc"/>
    <w:basedOn w:val="DefaultParagraphFont"/>
    <w:rsid w:val="00FD1A33"/>
  </w:style>
  <w:style w:type="character" w:customStyle="1" w:styleId="sp">
    <w:name w:val="sp"/>
    <w:basedOn w:val="DefaultParagraphFont"/>
    <w:rsid w:val="00FD1A33"/>
  </w:style>
  <w:style w:type="character" w:customStyle="1" w:styleId="line">
    <w:name w:val="line"/>
    <w:basedOn w:val="DefaultParagraphFont"/>
    <w:rsid w:val="00FD1A33"/>
  </w:style>
  <w:style w:type="character" w:customStyle="1" w:styleId="mi">
    <w:name w:val="mi"/>
    <w:basedOn w:val="DefaultParagraphFont"/>
    <w:rsid w:val="00FD1A33"/>
  </w:style>
  <w:style w:type="character" w:customStyle="1" w:styleId="tooltip">
    <w:name w:val="tooltip"/>
    <w:basedOn w:val="DefaultParagraphFont"/>
    <w:rsid w:val="00FD1A33"/>
  </w:style>
  <w:style w:type="paragraph" w:customStyle="1" w:styleId="FootnoteText1">
    <w:name w:val="Footnote Text1"/>
    <w:basedOn w:val="Normal"/>
    <w:next w:val="FootnoteText"/>
    <w:unhideWhenUsed/>
    <w:rsid w:val="00FF30D6"/>
    <w:rPr>
      <w:rFonts w:eastAsiaTheme="minorHAnsi"/>
      <w:kern w:val="2"/>
      <w:sz w:val="20"/>
      <w:szCs w:val="20"/>
      <w14:ligatures w14:val="standardContextual"/>
    </w:rPr>
  </w:style>
  <w:style w:type="numbering" w:customStyle="1" w:styleId="CurrentList1">
    <w:name w:val="Current List1"/>
    <w:uiPriority w:val="99"/>
    <w:rsid w:val="00CF3EA0"/>
    <w:pPr>
      <w:numPr>
        <w:numId w:val="14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817058">
      <w:bodyDiv w:val="1"/>
      <w:marLeft w:val="0"/>
      <w:marRight w:val="0"/>
      <w:marTop w:val="0"/>
      <w:marBottom w:val="0"/>
      <w:divBdr>
        <w:top w:val="none" w:sz="0" w:space="0" w:color="auto"/>
        <w:left w:val="none" w:sz="0" w:space="0" w:color="auto"/>
        <w:bottom w:val="none" w:sz="0" w:space="0" w:color="auto"/>
        <w:right w:val="none" w:sz="0" w:space="0" w:color="auto"/>
      </w:divBdr>
    </w:div>
    <w:div w:id="828131792">
      <w:bodyDiv w:val="1"/>
      <w:marLeft w:val="0"/>
      <w:marRight w:val="0"/>
      <w:marTop w:val="0"/>
      <w:marBottom w:val="0"/>
      <w:divBdr>
        <w:top w:val="none" w:sz="0" w:space="0" w:color="auto"/>
        <w:left w:val="none" w:sz="0" w:space="0" w:color="auto"/>
        <w:bottom w:val="none" w:sz="0" w:space="0" w:color="auto"/>
        <w:right w:val="none" w:sz="0" w:space="0" w:color="auto"/>
      </w:divBdr>
    </w:div>
    <w:div w:id="122371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theoasisinitiative.org" TargetMode="Externa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en.wikipedia.org/wiki/First_Crusad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theoasisinitiative.org/publication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First_Crusade" TargetMode="External"/><Relationship Id="rId5" Type="http://schemas.openxmlformats.org/officeDocument/2006/relationships/footnotes" Target="footnotes.xml"/><Relationship Id="rId15" Type="http://schemas.openxmlformats.org/officeDocument/2006/relationships/hyperlink" Target="https://www.theoasisinitiative.org/publications" TargetMode="Externa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theoasisinitiativ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Pages>
  <Words>284385</Words>
  <Characters>1620998</Characters>
  <Application>Microsoft Office Word</Application>
  <DocSecurity>4</DocSecurity>
  <Lines>13508</Lines>
  <Paragraphs>3803</Paragraphs>
  <ScaleCrop>false</ScaleCrop>
  <Company/>
  <LinksUpToDate>false</LinksUpToDate>
  <CharactersWithSpaces>1901580</CharactersWithSpaces>
  <SharedDoc>false</SharedDoc>
  <HLinks>
    <vt:vector size="36" baseType="variant">
      <vt:variant>
        <vt:i4>2949152</vt:i4>
      </vt:variant>
      <vt:variant>
        <vt:i4>15</vt:i4>
      </vt:variant>
      <vt:variant>
        <vt:i4>0</vt:i4>
      </vt:variant>
      <vt:variant>
        <vt:i4>5</vt:i4>
      </vt:variant>
      <vt:variant>
        <vt:lpwstr>https://www.theoasisinitiative.org/publications</vt:lpwstr>
      </vt:variant>
      <vt:variant>
        <vt:lpwstr/>
      </vt:variant>
      <vt:variant>
        <vt:i4>2949152</vt:i4>
      </vt:variant>
      <vt:variant>
        <vt:i4>12</vt:i4>
      </vt:variant>
      <vt:variant>
        <vt:i4>0</vt:i4>
      </vt:variant>
      <vt:variant>
        <vt:i4>5</vt:i4>
      </vt:variant>
      <vt:variant>
        <vt:lpwstr>https://www.theoasisinitiative.org/publications</vt:lpwstr>
      </vt:variant>
      <vt:variant>
        <vt:lpwstr/>
      </vt:variant>
      <vt:variant>
        <vt:i4>3145838</vt:i4>
      </vt:variant>
      <vt:variant>
        <vt:i4>9</vt:i4>
      </vt:variant>
      <vt:variant>
        <vt:i4>0</vt:i4>
      </vt:variant>
      <vt:variant>
        <vt:i4>5</vt:i4>
      </vt:variant>
      <vt:variant>
        <vt:lpwstr>https://www.theoasisinitiative.org/</vt:lpwstr>
      </vt:variant>
      <vt:variant>
        <vt:lpwstr/>
      </vt:variant>
      <vt:variant>
        <vt:i4>3145838</vt:i4>
      </vt:variant>
      <vt:variant>
        <vt:i4>6</vt:i4>
      </vt:variant>
      <vt:variant>
        <vt:i4>0</vt:i4>
      </vt:variant>
      <vt:variant>
        <vt:i4>5</vt:i4>
      </vt:variant>
      <vt:variant>
        <vt:lpwstr>https://www.theoasisinitiative.org/</vt:lpwstr>
      </vt:variant>
      <vt:variant>
        <vt:lpwstr/>
      </vt:variant>
      <vt:variant>
        <vt:i4>852067</vt:i4>
      </vt:variant>
      <vt:variant>
        <vt:i4>3</vt:i4>
      </vt:variant>
      <vt:variant>
        <vt:i4>0</vt:i4>
      </vt:variant>
      <vt:variant>
        <vt:i4>5</vt:i4>
      </vt:variant>
      <vt:variant>
        <vt:lpwstr>https://en.wikipedia.org/wiki/First_Crusade</vt:lpwstr>
      </vt:variant>
      <vt:variant>
        <vt:lpwstr/>
      </vt:variant>
      <vt:variant>
        <vt:i4>852067</vt:i4>
      </vt:variant>
      <vt:variant>
        <vt:i4>0</vt:i4>
      </vt:variant>
      <vt:variant>
        <vt:i4>0</vt:i4>
      </vt:variant>
      <vt:variant>
        <vt:i4>5</vt:i4>
      </vt:variant>
      <vt:variant>
        <vt:lpwstr>https://en.wikipedia.org/wiki/First_Crusade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Zahid Syed</dc:creator>
  <cp:keywords/>
  <dc:description/>
  <cp:lastModifiedBy>Zahid Syed</cp:lastModifiedBy>
  <cp:revision>861</cp:revision>
  <dcterms:created xsi:type="dcterms:W3CDTF">2025-06-09T04:16:00Z</dcterms:created>
  <dcterms:modified xsi:type="dcterms:W3CDTF">2025-10-01T20:00:00Z</dcterms:modified>
</cp:coreProperties>
</file>